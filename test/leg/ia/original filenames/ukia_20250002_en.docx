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xmlns:pic="http://schemas.openxmlformats.org/drawingml/2006/picture" xmlns:a14="http://schemas.microsoft.com/office/drawing/2010/main" mc:Ignorable="w14 w15 w16se w16cid w16 w16cex w16sdtdh w16du wp14">
  <w:body>
    <w:tbl>
      <w:tblPr>
        <w:tblW w:w="10338" w:type="dxa"/>
        <w:tblInd w:w="-137" w:type="dxa"/>
        <w:tblBorders>
          <w:top w:val="single" w:color="auto" w:sz="4" w:space="0"/>
          <w:left w:val="single" w:color="auto" w:sz="4" w:space="0"/>
          <w:bottom w:val="single" w:color="auto" w:sz="4" w:space="0"/>
          <w:right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1961"/>
        <w:gridCol w:w="2240"/>
        <w:gridCol w:w="1978"/>
        <w:gridCol w:w="823"/>
        <w:gridCol w:w="3336"/>
      </w:tblGrid>
      <w:tr w:rsidRPr="00CF16A5" w:rsidR="00B50649" w:rsidTr="6401FFF9" w14:paraId="21A66AB4" w14:textId="77777777">
        <w:trPr>
          <w:trHeight w:val="2704" w:hRule="exact"/>
        </w:trPr>
        <w:tc>
          <w:tcPr>
            <w:tcW w:w="6179" w:type="dxa"/>
            <w:gridSpan w:val="3"/>
            <w:tcBorders>
              <w:top w:val="single" w:color="auto" w:sz="4" w:space="0"/>
              <w:bottom w:val="single" w:color="auto" w:sz="4" w:space="0"/>
            </w:tcBorders>
          </w:tcPr>
          <w:p w:rsidRPr="00CF16A5" w:rsidR="007F0ED9" w:rsidP="00101A16" w:rsidRDefault="00006D0D" w14:paraId="2A9EB2B7" w14:textId="4FF64B28">
            <w:pPr>
              <w:pStyle w:val="IATitle"/>
              <w:ind w:left="0"/>
            </w:pPr>
            <w:r w:rsidRPr="1170CD6D" w:rsidDel="00BE728F">
              <w:rPr>
                <w:b/>
                <w:bCs/>
              </w:rPr>
              <w:t xml:space="preserve"> </w:t>
            </w:r>
            <w:r w:rsidRPr="1170CD6D" w:rsidR="272F5ED0">
              <w:rPr>
                <w:b/>
                <w:bCs/>
              </w:rPr>
              <w:t>Title</w:t>
            </w:r>
            <w:r w:rsidRPr="1170CD6D" w:rsidR="423C43D1">
              <w:rPr>
                <w:b/>
                <w:bCs/>
              </w:rPr>
              <w:t>:</w:t>
            </w:r>
            <w:r w:rsidR="423C43D1">
              <w:t xml:space="preserve"> </w:t>
            </w:r>
            <w:r w:rsidR="45998625">
              <w:t>Simpler</w:t>
            </w:r>
            <w:r w:rsidR="35BF2680">
              <w:t xml:space="preserve"> </w:t>
            </w:r>
            <w:r w:rsidR="3038BEF8">
              <w:t>R</w:t>
            </w:r>
            <w:r w:rsidR="7229CC99">
              <w:t>ecycling in England</w:t>
            </w:r>
          </w:p>
          <w:p w:rsidRPr="00CF16A5" w:rsidR="00E14792" w:rsidP="00B00194" w:rsidRDefault="00D50283" w14:paraId="253AF0C5" w14:textId="77777777">
            <w:pPr>
              <w:pStyle w:val="IAHeadTitle"/>
              <w:ind w:left="113"/>
              <w:rPr>
                <w:rStyle w:val="IANoChar"/>
                <w:rFonts w:cs="Arial"/>
                <w:b/>
                <w:color w:val="auto"/>
                <w:sz w:val="20"/>
                <w:szCs w:val="20"/>
                <w:lang w:eastAsia="zh-CN"/>
              </w:rPr>
            </w:pPr>
            <w:r w:rsidRPr="00CF16A5">
              <w:rPr>
                <w:rFonts w:cs="Arial"/>
                <w:sz w:val="20"/>
                <w:szCs w:val="20"/>
              </w:rPr>
              <w:t>IA No:</w:t>
            </w:r>
            <w:r w:rsidRPr="00CF16A5" w:rsidR="00B00194">
              <w:rPr>
                <w:rFonts w:cs="Arial"/>
                <w:sz w:val="20"/>
                <w:szCs w:val="20"/>
              </w:rPr>
              <w:t xml:space="preserve"> </w:t>
            </w:r>
            <w:r w:rsidRPr="00CF16A5">
              <w:rPr>
                <w:rFonts w:cs="Arial"/>
                <w:sz w:val="20"/>
                <w:szCs w:val="20"/>
              </w:rPr>
              <w:t xml:space="preserve"> </w:t>
            </w:r>
            <w:bookmarkStart w:name="IANo" w:id="0"/>
            <w:r w:rsidRPr="00CF16A5" w:rsidR="00290335">
              <w:rPr>
                <w:rStyle w:val="IANoChar"/>
                <w:rFonts w:cs="Arial"/>
                <w:sz w:val="20"/>
                <w:szCs w:val="20"/>
              </w:rPr>
              <w:fldChar w:fldCharType="begin">
                <w:ffData>
                  <w:name w:val="IANo"/>
                  <w:enabled/>
                  <w:calcOnExit w:val="0"/>
                  <w:textInput>
                    <w:maxLength w:val="20"/>
                  </w:textInput>
                </w:ffData>
              </w:fldChar>
            </w:r>
            <w:r w:rsidRPr="00CF16A5" w:rsidR="00290335">
              <w:rPr>
                <w:rStyle w:val="IANoChar"/>
                <w:rFonts w:cs="Arial"/>
                <w:sz w:val="20"/>
                <w:szCs w:val="20"/>
              </w:rPr>
              <w:instrText xml:space="preserve"> FORMTEXT </w:instrText>
            </w:r>
            <w:r w:rsidRPr="00CF16A5" w:rsidR="00290335">
              <w:rPr>
                <w:rStyle w:val="IANoChar"/>
                <w:rFonts w:cs="Arial"/>
                <w:sz w:val="20"/>
                <w:szCs w:val="20"/>
              </w:rPr>
            </w:r>
            <w:r w:rsidRPr="00CF16A5" w:rsidR="00290335">
              <w:rPr>
                <w:rStyle w:val="IANoChar"/>
                <w:rFonts w:cs="Arial"/>
                <w:sz w:val="20"/>
                <w:szCs w:val="20"/>
              </w:rPr>
              <w:fldChar w:fldCharType="separate"/>
            </w:r>
            <w:r w:rsidRPr="00CF16A5" w:rsidR="00290335">
              <w:rPr>
                <w:rStyle w:val="IANoChar"/>
                <w:rFonts w:cs="Arial"/>
                <w:sz w:val="20"/>
                <w:szCs w:val="20"/>
              </w:rPr>
              <w:t> </w:t>
            </w:r>
            <w:r w:rsidRPr="00CF16A5" w:rsidR="00290335">
              <w:rPr>
                <w:rStyle w:val="IANoChar"/>
                <w:rFonts w:cs="Arial"/>
                <w:sz w:val="20"/>
                <w:szCs w:val="20"/>
              </w:rPr>
              <w:t> </w:t>
            </w:r>
            <w:r w:rsidRPr="00CF16A5" w:rsidR="00290335">
              <w:rPr>
                <w:rStyle w:val="IANoChar"/>
                <w:rFonts w:cs="Arial"/>
                <w:sz w:val="20"/>
                <w:szCs w:val="20"/>
              </w:rPr>
              <w:t> </w:t>
            </w:r>
            <w:r w:rsidRPr="00CF16A5" w:rsidR="00290335">
              <w:rPr>
                <w:rStyle w:val="IANoChar"/>
                <w:rFonts w:cs="Arial"/>
                <w:sz w:val="20"/>
                <w:szCs w:val="20"/>
              </w:rPr>
              <w:t> </w:t>
            </w:r>
            <w:r w:rsidRPr="00CF16A5" w:rsidR="00290335">
              <w:rPr>
                <w:rStyle w:val="IANoChar"/>
                <w:rFonts w:cs="Arial"/>
                <w:sz w:val="20"/>
                <w:szCs w:val="20"/>
              </w:rPr>
              <w:t> </w:t>
            </w:r>
            <w:r w:rsidRPr="00CF16A5" w:rsidR="00290335">
              <w:rPr>
                <w:rStyle w:val="IANoChar"/>
                <w:rFonts w:cs="Arial"/>
                <w:sz w:val="20"/>
                <w:szCs w:val="20"/>
              </w:rPr>
              <w:fldChar w:fldCharType="end"/>
            </w:r>
            <w:bookmarkEnd w:id="0"/>
          </w:p>
          <w:p w:rsidRPr="00CF16A5" w:rsidR="008C3539" w:rsidP="008C3539" w:rsidRDefault="008C3539" w14:paraId="61338AAF" w14:textId="49BBCBE0">
            <w:pPr>
              <w:pStyle w:val="IAHeadLabel"/>
              <w:ind w:left="113"/>
              <w:rPr>
                <w:rFonts w:cs="Arial"/>
              </w:rPr>
            </w:pPr>
            <w:r w:rsidRPr="00CF16A5">
              <w:rPr>
                <w:rFonts w:cs="Arial"/>
              </w:rPr>
              <w:t>RPC Reference No:</w:t>
            </w:r>
            <w:r w:rsidRPr="00CF16A5" w:rsidR="00E66875">
              <w:rPr>
                <w:rFonts w:cs="Arial"/>
                <w:b w:val="0"/>
                <w:bCs/>
              </w:rPr>
              <w:t xml:space="preserve"> RPC-DEFRA-4341 (</w:t>
            </w:r>
            <w:r w:rsidR="00FB7DD0">
              <w:rPr>
                <w:rFonts w:cs="Arial"/>
                <w:b w:val="0"/>
                <w:bCs/>
              </w:rPr>
              <w:t>7</w:t>
            </w:r>
            <w:r w:rsidRPr="00CF16A5" w:rsidR="00E66875">
              <w:rPr>
                <w:rFonts w:cs="Arial"/>
                <w:b w:val="0"/>
                <w:bCs/>
              </w:rPr>
              <w:t>)</w:t>
            </w:r>
          </w:p>
          <w:p w:rsidRPr="00CF16A5" w:rsidR="001D5EC9" w:rsidP="00A90857" w:rsidRDefault="00495404" w14:paraId="115C429B" w14:textId="026D8EEB">
            <w:pPr>
              <w:pStyle w:val="IALeadDept"/>
            </w:pPr>
            <w:r w:rsidRPr="00CF16A5">
              <w:rPr>
                <w:b/>
              </w:rPr>
              <w:t>Lead department or agency</w:t>
            </w:r>
            <w:r w:rsidRPr="00CF16A5" w:rsidR="00E66875">
              <w:rPr>
                <w:b/>
              </w:rPr>
              <w:t xml:space="preserve">: </w:t>
            </w:r>
            <w:r w:rsidRPr="00CF16A5" w:rsidR="00E66875">
              <w:rPr>
                <w:bCs/>
              </w:rPr>
              <w:t>Department for Environment, Food and Rural Affairs (Defra)</w:t>
            </w:r>
            <w:r w:rsidRPr="00CF16A5" w:rsidR="00B00194">
              <w:t xml:space="preserve">     </w:t>
            </w:r>
            <w:bookmarkStart w:name="IALeadDept" w:id="1"/>
            <w:r w:rsidRPr="00CF16A5" w:rsidR="00290335">
              <w:fldChar w:fldCharType="begin">
                <w:ffData>
                  <w:name w:val="IALeadDept"/>
                  <w:enabled/>
                  <w:calcOnExit w:val="0"/>
                  <w:textInput>
                    <w:maxLength w:val="100"/>
                  </w:textInput>
                </w:ffData>
              </w:fldChar>
            </w:r>
            <w:r w:rsidRPr="00CF16A5" w:rsidR="00290335">
              <w:instrText xml:space="preserve"> FORMTEXT </w:instrText>
            </w:r>
            <w:r w:rsidRPr="00CF16A5" w:rsidR="00290335">
              <w:fldChar w:fldCharType="separate"/>
            </w:r>
            <w:r w:rsidRPr="00CF16A5" w:rsidR="00290335">
              <w:t> </w:t>
            </w:r>
            <w:r w:rsidRPr="00CF16A5" w:rsidR="00B00194">
              <w:t xml:space="preserve">   </w:t>
            </w:r>
            <w:r w:rsidRPr="00CF16A5" w:rsidR="00290335">
              <w:t> </w:t>
            </w:r>
            <w:r w:rsidRPr="00CF16A5" w:rsidR="00290335">
              <w:t> </w:t>
            </w:r>
            <w:r w:rsidRPr="00CF16A5" w:rsidR="00290335">
              <w:t> </w:t>
            </w:r>
            <w:r w:rsidRPr="00CF16A5" w:rsidR="00290335">
              <w:fldChar w:fldCharType="end"/>
            </w:r>
            <w:bookmarkEnd w:id="1"/>
          </w:p>
          <w:p w:rsidRPr="00CF16A5" w:rsidR="00B93466" w:rsidP="00B00194" w:rsidRDefault="00495404" w14:paraId="1B73DE6C" w14:textId="362266EA">
            <w:pPr>
              <w:pStyle w:val="IATableLabel"/>
              <w:spacing w:after="0"/>
              <w:rPr>
                <w:rFonts w:cs="Arial"/>
              </w:rPr>
            </w:pPr>
            <w:r w:rsidRPr="00CF16A5">
              <w:rPr>
                <w:rFonts w:cs="Arial"/>
              </w:rPr>
              <w:t>Other departments or agencies:</w:t>
            </w:r>
            <w:r w:rsidRPr="00CF16A5" w:rsidR="00B00194">
              <w:rPr>
                <w:rFonts w:cs="Arial"/>
              </w:rPr>
              <w:t xml:space="preserve">  </w:t>
            </w:r>
            <w:r w:rsidRPr="00CF16A5" w:rsidR="00DF2F4B">
              <w:rPr>
                <w:rFonts w:cs="Arial"/>
              </w:rPr>
              <w:t xml:space="preserve"> </w:t>
            </w:r>
            <w:bookmarkStart w:name="IAOtherDepts" w:id="2"/>
            <w:r w:rsidRPr="00CF16A5" w:rsidR="000239A7">
              <w:rPr>
                <w:rFonts w:cs="Arial"/>
              </w:rPr>
              <w:fldChar w:fldCharType="begin">
                <w:ffData>
                  <w:name w:val="IAOtherDepts"/>
                  <w:enabled/>
                  <w:calcOnExit w:val="0"/>
                  <w:textInput>
                    <w:maxLength w:val="200"/>
                  </w:textInput>
                </w:ffData>
              </w:fldChar>
            </w:r>
            <w:r w:rsidRPr="00CF16A5" w:rsidR="000239A7">
              <w:rPr>
                <w:rFonts w:cs="Arial"/>
              </w:rPr>
              <w:instrText xml:space="preserve"> FORMTEXT </w:instrText>
            </w:r>
            <w:r w:rsidRPr="00CF16A5" w:rsidR="000239A7">
              <w:rPr>
                <w:rFonts w:cs="Arial"/>
              </w:rPr>
            </w:r>
            <w:r w:rsidRPr="00CF16A5" w:rsidR="000239A7">
              <w:rPr>
                <w:rFonts w:cs="Arial"/>
              </w:rPr>
              <w:fldChar w:fldCharType="separate"/>
            </w:r>
            <w:r w:rsidRPr="00CF16A5" w:rsidR="000239A7">
              <w:rPr>
                <w:rFonts w:cs="Arial"/>
                <w:noProof/>
              </w:rPr>
              <w:t> </w:t>
            </w:r>
            <w:r w:rsidRPr="00CF16A5" w:rsidR="000239A7">
              <w:rPr>
                <w:rFonts w:cs="Arial"/>
                <w:noProof/>
              </w:rPr>
              <w:t> </w:t>
            </w:r>
            <w:r w:rsidRPr="00CF16A5" w:rsidR="000239A7">
              <w:rPr>
                <w:rFonts w:cs="Arial"/>
                <w:noProof/>
              </w:rPr>
              <w:t> </w:t>
            </w:r>
            <w:r w:rsidRPr="00CF16A5" w:rsidR="000239A7">
              <w:rPr>
                <w:rFonts w:cs="Arial"/>
                <w:noProof/>
              </w:rPr>
              <w:t> </w:t>
            </w:r>
            <w:r w:rsidRPr="00CF16A5" w:rsidR="000239A7">
              <w:rPr>
                <w:rFonts w:cs="Arial"/>
                <w:noProof/>
              </w:rPr>
              <w:t> </w:t>
            </w:r>
            <w:r w:rsidRPr="00CF16A5" w:rsidR="000239A7">
              <w:rPr>
                <w:rFonts w:cs="Arial"/>
              </w:rPr>
              <w:fldChar w:fldCharType="end"/>
            </w:r>
            <w:bookmarkEnd w:id="2"/>
          </w:p>
        </w:tc>
        <w:tc>
          <w:tcPr>
            <w:tcW w:w="4159" w:type="dxa"/>
            <w:gridSpan w:val="2"/>
            <w:tcBorders>
              <w:top w:val="single" w:color="auto" w:sz="4" w:space="0"/>
              <w:bottom w:val="single" w:color="auto" w:sz="4" w:space="0"/>
            </w:tcBorders>
          </w:tcPr>
          <w:tbl>
            <w:tblPr>
              <w:tblW w:w="4088" w:type="dxa"/>
              <w:tblInd w:w="5" w:type="dxa"/>
              <w:tblBorders>
                <w:insideH w:val="single" w:color="333333" w:sz="4" w:space="0"/>
                <w:insideV w:val="single" w:color="333333" w:sz="4" w:space="0"/>
              </w:tblBorders>
              <w:tblLayout w:type="fixed"/>
              <w:tblCellMar>
                <w:left w:w="0" w:type="dxa"/>
                <w:right w:w="0" w:type="dxa"/>
              </w:tblCellMar>
              <w:tblLook w:val="01E0" w:firstRow="1" w:lastRow="1" w:firstColumn="1" w:lastColumn="1" w:noHBand="0" w:noVBand="0"/>
            </w:tblPr>
            <w:tblGrid>
              <w:gridCol w:w="4088"/>
            </w:tblGrid>
            <w:tr w:rsidRPr="00CF16A5" w:rsidR="00B50649" w:rsidTr="004722EA" w14:paraId="798A3A5B" w14:textId="77777777">
              <w:trPr>
                <w:trHeight w:val="539" w:hRule="exact"/>
              </w:trPr>
              <w:tc>
                <w:tcPr>
                  <w:tcW w:w="4088" w:type="dxa"/>
                  <w:tcBorders>
                    <w:bottom w:val="single" w:color="333333" w:sz="4" w:space="0"/>
                  </w:tcBorders>
                  <w:shd w:val="clear" w:color="auto" w:fill="333333"/>
                  <w:vAlign w:val="center"/>
                </w:tcPr>
                <w:p w:rsidRPr="00CF16A5" w:rsidR="00B50649" w:rsidP="00E90731" w:rsidRDefault="00B50649" w14:paraId="47288BDB" w14:textId="77777777">
                  <w:pPr>
                    <w:pStyle w:val="Title"/>
                  </w:pPr>
                  <w:r w:rsidRPr="00CF16A5">
                    <w:t>Impact Assessment (IA)</w:t>
                  </w:r>
                </w:p>
              </w:tc>
            </w:tr>
            <w:tr w:rsidRPr="00CF16A5" w:rsidR="00B50649" w:rsidTr="004722EA" w14:paraId="254D3FBF" w14:textId="77777777">
              <w:tc>
                <w:tcPr>
                  <w:tcW w:w="4088" w:type="dxa"/>
                  <w:tcBorders>
                    <w:top w:val="single" w:color="333333" w:sz="4" w:space="0"/>
                    <w:bottom w:val="single" w:color="333333" w:sz="4" w:space="0"/>
                  </w:tcBorders>
                </w:tcPr>
                <w:p w:rsidRPr="00CF16A5" w:rsidR="001F69E9" w:rsidP="00C46EA7" w:rsidRDefault="00B50649" w14:paraId="46EDA12E" w14:textId="2A11D130">
                  <w:pPr>
                    <w:pStyle w:val="IATableLabel"/>
                    <w:rPr>
                      <w:rFonts w:cs="Arial"/>
                    </w:rPr>
                  </w:pPr>
                  <w:r w:rsidRPr="004722EA">
                    <w:rPr>
                      <w:rFonts w:cs="Arial"/>
                    </w:rPr>
                    <w:t>Date:</w:t>
                  </w:r>
                  <w:r w:rsidR="008B746F">
                    <w:rPr>
                      <w:rFonts w:cs="Arial"/>
                    </w:rPr>
                    <w:t xml:space="preserve"> 0</w:t>
                  </w:r>
                  <w:r w:rsidR="00A17ACD">
                    <w:rPr>
                      <w:rFonts w:cs="Arial"/>
                    </w:rPr>
                    <w:t>3</w:t>
                  </w:r>
                  <w:r w:rsidR="008B746F">
                    <w:rPr>
                      <w:rFonts w:cs="Arial"/>
                    </w:rPr>
                    <w:t>/1</w:t>
                  </w:r>
                  <w:r w:rsidR="00A17ACD">
                    <w:rPr>
                      <w:rFonts w:cs="Arial"/>
                    </w:rPr>
                    <w:t>2</w:t>
                  </w:r>
                  <w:r w:rsidR="008B746F">
                    <w:rPr>
                      <w:rFonts w:cs="Arial"/>
                    </w:rPr>
                    <w:t>/2024</w:t>
                  </w:r>
                </w:p>
              </w:tc>
            </w:tr>
            <w:tr w:rsidRPr="00CF16A5" w:rsidR="00B50649" w:rsidTr="004722EA" w14:paraId="73099175" w14:textId="77777777">
              <w:tc>
                <w:tcPr>
                  <w:tcW w:w="4088" w:type="dxa"/>
                  <w:tcBorders>
                    <w:top w:val="single" w:color="333333" w:sz="4" w:space="0"/>
                    <w:bottom w:val="single" w:color="333333" w:sz="4" w:space="0"/>
                  </w:tcBorders>
                </w:tcPr>
                <w:p w:rsidRPr="00CF16A5" w:rsidR="00B50649" w:rsidP="00E90731" w:rsidRDefault="00941D69" w14:paraId="1F935AA8" w14:textId="68515CF4">
                  <w:pPr>
                    <w:pStyle w:val="IATableLabel"/>
                    <w:rPr>
                      <w:rFonts w:cs="Arial"/>
                    </w:rPr>
                  </w:pPr>
                  <w:bookmarkStart w:name="Stage" w:id="3"/>
                  <w:r w:rsidRPr="00CF16A5">
                    <w:rPr>
                      <w:rFonts w:cs="Arial"/>
                    </w:rPr>
                    <w:t xml:space="preserve">Stage: </w:t>
                  </w:r>
                  <w:r w:rsidRPr="00CF16A5">
                    <w:rPr>
                      <w:rStyle w:val="IAStageChar"/>
                      <w:rFonts w:cs="Arial"/>
                      <w:sz w:val="20"/>
                    </w:rPr>
                    <w:fldChar w:fldCharType="begin"/>
                  </w:r>
                  <w:r w:rsidRPr="00CF16A5">
                    <w:rPr>
                      <w:rStyle w:val="IAStageChar"/>
                      <w:rFonts w:cs="Arial"/>
                      <w:sz w:val="20"/>
                    </w:rPr>
                    <w:instrText xml:space="preserve"> DOCPROPERTY  Stage </w:instrText>
                  </w:r>
                  <w:r w:rsidRPr="00CF16A5">
                    <w:rPr>
                      <w:rStyle w:val="IAStageChar"/>
                      <w:rFonts w:cs="Arial"/>
                      <w:sz w:val="20"/>
                    </w:rPr>
                    <w:fldChar w:fldCharType="separate"/>
                  </w:r>
                  <w:r w:rsidRPr="00CF16A5" w:rsidR="00E66875">
                    <w:rPr>
                      <w:rStyle w:val="IAStageChar"/>
                      <w:rFonts w:cs="Arial"/>
                      <w:sz w:val="20"/>
                    </w:rPr>
                    <w:t>Final</w:t>
                  </w:r>
                  <w:r w:rsidRPr="00CF16A5">
                    <w:rPr>
                      <w:rStyle w:val="IAStageChar"/>
                      <w:rFonts w:cs="Arial"/>
                      <w:sz w:val="20"/>
                    </w:rPr>
                    <w:fldChar w:fldCharType="end"/>
                  </w:r>
                  <w:bookmarkEnd w:id="3"/>
                </w:p>
              </w:tc>
            </w:tr>
            <w:tr w:rsidRPr="00CF16A5" w:rsidR="00B50649" w:rsidTr="004722EA" w14:paraId="0AA6C47A" w14:textId="77777777">
              <w:tc>
                <w:tcPr>
                  <w:tcW w:w="4088" w:type="dxa"/>
                  <w:tcBorders>
                    <w:top w:val="single" w:color="333333" w:sz="4" w:space="0"/>
                    <w:bottom w:val="single" w:color="333333" w:sz="4" w:space="0"/>
                  </w:tcBorders>
                </w:tcPr>
                <w:p w:rsidRPr="00CF16A5" w:rsidR="00B50649" w:rsidP="00E90731" w:rsidRDefault="0071686F" w14:paraId="511E18B5" w14:textId="77777777">
                  <w:pPr>
                    <w:pStyle w:val="IATableLabel"/>
                    <w:rPr>
                      <w:rFonts w:cs="Arial"/>
                    </w:rPr>
                  </w:pPr>
                  <w:r w:rsidRPr="00CF16A5">
                    <w:rPr>
                      <w:rFonts w:cs="Arial"/>
                    </w:rPr>
                    <w:t xml:space="preserve">Source </w:t>
                  </w:r>
                  <w:r w:rsidRPr="00CF16A5" w:rsidR="006A56C1">
                    <w:rPr>
                      <w:rFonts w:cs="Arial"/>
                    </w:rPr>
                    <w:t xml:space="preserve">of </w:t>
                  </w:r>
                  <w:r w:rsidRPr="00CF16A5">
                    <w:rPr>
                      <w:rFonts w:cs="Arial"/>
                    </w:rPr>
                    <w:t>intervention:</w:t>
                  </w:r>
                  <w:r w:rsidRPr="00CF16A5" w:rsidR="00B50649">
                    <w:rPr>
                      <w:rFonts w:cs="Arial"/>
                    </w:rPr>
                    <w:t xml:space="preserve"> </w:t>
                  </w:r>
                  <w:bookmarkStart w:name="IAInterSource" w:id="4"/>
                  <w:r w:rsidRPr="00CF16A5" w:rsidR="00290335">
                    <w:rPr>
                      <w:rStyle w:val="IASOIChar"/>
                      <w:rFonts w:cs="Arial"/>
                      <w:sz w:val="20"/>
                    </w:rPr>
                    <w:fldChar w:fldCharType="begin">
                      <w:ffData>
                        <w:name w:val="IAInterSource"/>
                        <w:enabled/>
                        <w:calcOnExit w:val="0"/>
                        <w:ddList>
                          <w:listEntry w:val="Domestic"/>
                          <w:listEntry w:val="EU"/>
                          <w:listEntry w:val="International"/>
                        </w:ddList>
                      </w:ffData>
                    </w:fldChar>
                  </w:r>
                  <w:r w:rsidRPr="00CF16A5" w:rsidR="00290335">
                    <w:rPr>
                      <w:rStyle w:val="IASOIChar"/>
                      <w:rFonts w:cs="Arial"/>
                      <w:sz w:val="20"/>
                    </w:rPr>
                    <w:instrText xml:space="preserve"> FORMDROPDOWN </w:instrText>
                  </w:r>
                  <w:r w:rsidRPr="00CF16A5" w:rsidR="00290335">
                    <w:rPr>
                      <w:rStyle w:val="IASOIChar"/>
                      <w:rFonts w:cs="Arial"/>
                      <w:sz w:val="20"/>
                    </w:rPr>
                  </w:r>
                  <w:r w:rsidRPr="00CF16A5" w:rsidR="00290335">
                    <w:rPr>
                      <w:rStyle w:val="IASOIChar"/>
                      <w:rFonts w:cs="Arial"/>
                      <w:sz w:val="20"/>
                    </w:rPr>
                    <w:fldChar w:fldCharType="separate"/>
                  </w:r>
                  <w:r w:rsidRPr="00CF16A5" w:rsidR="00290335">
                    <w:rPr>
                      <w:rStyle w:val="IASOIChar"/>
                      <w:rFonts w:cs="Arial"/>
                      <w:sz w:val="20"/>
                    </w:rPr>
                    <w:fldChar w:fldCharType="end"/>
                  </w:r>
                  <w:bookmarkEnd w:id="4"/>
                </w:p>
              </w:tc>
            </w:tr>
            <w:tr w:rsidRPr="00CF16A5" w:rsidR="00052F44" w:rsidTr="004722EA" w14:paraId="498B71AA" w14:textId="77777777">
              <w:tc>
                <w:tcPr>
                  <w:tcW w:w="4088" w:type="dxa"/>
                  <w:tcBorders>
                    <w:top w:val="single" w:color="333333" w:sz="4" w:space="0"/>
                    <w:bottom w:val="single" w:color="333333" w:sz="4" w:space="0"/>
                  </w:tcBorders>
                </w:tcPr>
                <w:p w:rsidRPr="00CF16A5" w:rsidR="00052F44" w:rsidP="00E90731" w:rsidRDefault="00052F44" w14:paraId="3ACC454D" w14:textId="59C42794">
                  <w:pPr>
                    <w:pStyle w:val="IATableLabel"/>
                    <w:rPr>
                      <w:rFonts w:cs="Arial"/>
                      <w:b w:val="0"/>
                    </w:rPr>
                  </w:pPr>
                  <w:r w:rsidRPr="00CF16A5">
                    <w:rPr>
                      <w:rFonts w:cs="Arial"/>
                    </w:rPr>
                    <w:t xml:space="preserve">Type of measure: </w:t>
                  </w:r>
                  <w:r w:rsidR="00180408">
                    <w:rPr>
                      <w:rStyle w:val="IATOMChar"/>
                    </w:rPr>
                    <w:t>Secondary legislation</w:t>
                  </w:r>
                </w:p>
              </w:tc>
            </w:tr>
            <w:tr w:rsidRPr="00CF16A5" w:rsidR="00B50649" w:rsidTr="004722EA" w14:paraId="293374C8" w14:textId="77777777">
              <w:trPr>
                <w:trHeight w:val="1115"/>
              </w:trPr>
              <w:tc>
                <w:tcPr>
                  <w:tcW w:w="4088" w:type="dxa"/>
                  <w:tcBorders>
                    <w:top w:val="single" w:color="333333" w:sz="4" w:space="0"/>
                    <w:bottom w:val="single" w:color="333333" w:sz="4" w:space="0"/>
                  </w:tcBorders>
                </w:tcPr>
                <w:p w:rsidR="00023080" w:rsidP="007E190E" w:rsidRDefault="00773719" w14:paraId="22FF4D99" w14:textId="69925537">
                  <w:pPr>
                    <w:ind w:left="113" w:right="113"/>
                    <w:rPr>
                      <w:rStyle w:val="IACOEChar"/>
                      <w:rFonts w:cs="Arial"/>
                      <w:b w:val="0"/>
                      <w:sz w:val="20"/>
                    </w:rPr>
                  </w:pPr>
                  <w:r w:rsidRPr="00CF16A5">
                    <w:rPr>
                      <w:rStyle w:val="IATableLabelCharChar"/>
                      <w:rFonts w:cs="Arial"/>
                      <w:sz w:val="20"/>
                      <w:szCs w:val="20"/>
                    </w:rPr>
                    <w:t>Contact for enquiries:</w:t>
                  </w:r>
                  <w:r w:rsidRPr="00CF16A5">
                    <w:rPr>
                      <w:rFonts w:cs="Arial"/>
                    </w:rPr>
                    <w:t xml:space="preserve"> </w:t>
                  </w:r>
                  <w:r w:rsidR="004E28F1">
                    <w:t xml:space="preserve"> </w:t>
                  </w:r>
                  <w:r w:rsidRPr="004E28F1" w:rsidR="004E28F1">
                    <w:rPr>
                      <w:rStyle w:val="IACOEChar"/>
                      <w:rFonts w:cs="Arial"/>
                      <w:b w:val="0"/>
                      <w:sz w:val="20"/>
                    </w:rPr>
                    <w:t>recycling@defra.gov.uk</w:t>
                  </w:r>
                </w:p>
                <w:p w:rsidRPr="00CF16A5" w:rsidR="00023080" w:rsidP="007E190E" w:rsidRDefault="00023080" w14:paraId="059466AB" w14:textId="32D422C5">
                  <w:pPr>
                    <w:ind w:left="113" w:right="113"/>
                    <w:rPr>
                      <w:rFonts w:cs="Arial"/>
                    </w:rPr>
                  </w:pPr>
                </w:p>
              </w:tc>
            </w:tr>
            <w:tr w:rsidRPr="00CF16A5" w:rsidR="000C1D45" w:rsidTr="004722EA" w14:paraId="32CB0703" w14:textId="77777777">
              <w:trPr>
                <w:trHeight w:val="1115"/>
              </w:trPr>
              <w:tc>
                <w:tcPr>
                  <w:tcW w:w="4088" w:type="dxa"/>
                  <w:tcBorders>
                    <w:top w:val="single" w:color="333333" w:sz="4" w:space="0"/>
                    <w:bottom w:val="single" w:color="333333" w:sz="4" w:space="0"/>
                  </w:tcBorders>
                </w:tcPr>
                <w:p w:rsidRPr="00CF16A5" w:rsidR="000C1D45" w:rsidP="00A32793" w:rsidRDefault="000C1D45" w14:paraId="3613DB26" w14:textId="77777777">
                  <w:pPr>
                    <w:pStyle w:val="IATableLines"/>
                    <w:rPr>
                      <w:rFonts w:cs="Arial"/>
                      <w:b/>
                      <w:color w:val="000000"/>
                      <w:sz w:val="20"/>
                    </w:rPr>
                  </w:pPr>
                </w:p>
              </w:tc>
            </w:tr>
            <w:tr w:rsidRPr="00CF16A5" w:rsidR="000C1D45" w:rsidTr="004722EA" w14:paraId="6802EA12" w14:textId="77777777">
              <w:trPr>
                <w:trHeight w:val="1115"/>
              </w:trPr>
              <w:tc>
                <w:tcPr>
                  <w:tcW w:w="4088" w:type="dxa"/>
                  <w:tcBorders>
                    <w:top w:val="single" w:color="333333" w:sz="4" w:space="0"/>
                    <w:bottom w:val="single" w:color="333333" w:sz="4" w:space="0"/>
                  </w:tcBorders>
                </w:tcPr>
                <w:p w:rsidRPr="00CF16A5" w:rsidR="000C1D45" w:rsidP="00A32793" w:rsidRDefault="000C1D45" w14:paraId="31D8DF7F" w14:textId="6DAE0E0F">
                  <w:pPr>
                    <w:pStyle w:val="IATableLines"/>
                    <w:rPr>
                      <w:rFonts w:cs="Arial"/>
                      <w:b/>
                      <w:color w:val="000000"/>
                      <w:sz w:val="20"/>
                    </w:rPr>
                  </w:pPr>
                </w:p>
              </w:tc>
            </w:tr>
            <w:tr w:rsidRPr="00CF16A5" w:rsidR="000C1D45" w:rsidTr="004722EA" w14:paraId="266107BB" w14:textId="77777777">
              <w:trPr>
                <w:trHeight w:val="1115"/>
              </w:trPr>
              <w:tc>
                <w:tcPr>
                  <w:tcW w:w="4088" w:type="dxa"/>
                  <w:tcBorders>
                    <w:top w:val="single" w:color="333333" w:sz="4" w:space="0"/>
                    <w:bottom w:val="single" w:color="333333" w:sz="4" w:space="0"/>
                  </w:tcBorders>
                </w:tcPr>
                <w:p w:rsidRPr="00CF16A5" w:rsidR="000C1D45" w:rsidP="00A32793" w:rsidRDefault="000C1D45" w14:paraId="52DA93B2" w14:textId="77777777">
                  <w:pPr>
                    <w:pStyle w:val="IATableLines"/>
                    <w:rPr>
                      <w:rFonts w:cs="Arial"/>
                      <w:b/>
                      <w:color w:val="000000"/>
                      <w:sz w:val="20"/>
                    </w:rPr>
                  </w:pPr>
                </w:p>
              </w:tc>
            </w:tr>
            <w:tr w:rsidRPr="00CF16A5" w:rsidR="000C1D45" w:rsidTr="004722EA" w14:paraId="03CB09E5" w14:textId="77777777">
              <w:trPr>
                <w:trHeight w:val="1115"/>
              </w:trPr>
              <w:tc>
                <w:tcPr>
                  <w:tcW w:w="4088" w:type="dxa"/>
                  <w:tcBorders>
                    <w:top w:val="single" w:color="333333" w:sz="4" w:space="0"/>
                    <w:bottom w:val="single" w:color="333333" w:sz="4" w:space="0"/>
                  </w:tcBorders>
                </w:tcPr>
                <w:p w:rsidRPr="00CF16A5" w:rsidR="000C1D45" w:rsidP="00A32793" w:rsidRDefault="000C1D45" w14:paraId="73725245" w14:textId="77777777">
                  <w:pPr>
                    <w:pStyle w:val="IATableLines"/>
                    <w:rPr>
                      <w:rFonts w:cs="Arial"/>
                      <w:b/>
                      <w:color w:val="000000"/>
                      <w:sz w:val="20"/>
                    </w:rPr>
                  </w:pPr>
                </w:p>
              </w:tc>
            </w:tr>
            <w:tr w:rsidRPr="00CF16A5" w:rsidR="000C1D45" w:rsidTr="004722EA" w14:paraId="0D8E6F09" w14:textId="77777777">
              <w:trPr>
                <w:trHeight w:val="1115"/>
              </w:trPr>
              <w:tc>
                <w:tcPr>
                  <w:tcW w:w="4088" w:type="dxa"/>
                  <w:tcBorders>
                    <w:top w:val="single" w:color="333333" w:sz="4" w:space="0"/>
                    <w:bottom w:val="single" w:color="333333" w:sz="4" w:space="0"/>
                  </w:tcBorders>
                </w:tcPr>
                <w:p w:rsidRPr="00CF16A5" w:rsidR="000C1D45" w:rsidP="00A32793" w:rsidRDefault="000C1D45" w14:paraId="1F474E2A" w14:textId="77777777">
                  <w:pPr>
                    <w:pStyle w:val="IATableLines"/>
                    <w:rPr>
                      <w:rFonts w:cs="Arial"/>
                      <w:b/>
                      <w:color w:val="000000"/>
                      <w:sz w:val="20"/>
                    </w:rPr>
                  </w:pPr>
                </w:p>
              </w:tc>
            </w:tr>
            <w:tr w:rsidRPr="00CF16A5" w:rsidR="000C1D45" w:rsidTr="004722EA" w14:paraId="25F3101C" w14:textId="77777777">
              <w:trPr>
                <w:trHeight w:val="1115"/>
              </w:trPr>
              <w:tc>
                <w:tcPr>
                  <w:tcW w:w="4088" w:type="dxa"/>
                  <w:tcBorders>
                    <w:top w:val="single" w:color="333333" w:sz="4" w:space="0"/>
                  </w:tcBorders>
                </w:tcPr>
                <w:p w:rsidRPr="00CF16A5" w:rsidR="000C1D45" w:rsidP="00A32793" w:rsidRDefault="000C1D45" w14:paraId="2C467494" w14:textId="77777777">
                  <w:pPr>
                    <w:pStyle w:val="IATableLines"/>
                    <w:rPr>
                      <w:rFonts w:cs="Arial"/>
                      <w:b/>
                      <w:color w:val="000000"/>
                      <w:sz w:val="20"/>
                    </w:rPr>
                  </w:pPr>
                </w:p>
              </w:tc>
            </w:tr>
          </w:tbl>
          <w:p w:rsidRPr="00CF16A5" w:rsidR="00B50649" w:rsidRDefault="00B50649" w14:paraId="78BDBA71" w14:textId="77777777">
            <w:pPr>
              <w:rPr>
                <w:rFonts w:eastAsia="SimSun" w:cs="Arial"/>
              </w:rPr>
            </w:pPr>
          </w:p>
        </w:tc>
      </w:tr>
      <w:tr w:rsidRPr="00CF16A5" w:rsidR="000C1D45" w:rsidTr="6401FFF9" w14:paraId="3360621A" w14:textId="77777777">
        <w:trPr>
          <w:trHeight w:val="410" w:hRule="exact"/>
        </w:trPr>
        <w:tc>
          <w:tcPr>
            <w:tcW w:w="6179" w:type="dxa"/>
            <w:gridSpan w:val="3"/>
            <w:tcBorders>
              <w:top w:val="single" w:color="auto" w:sz="4" w:space="0"/>
              <w:left w:val="nil"/>
              <w:bottom w:val="single" w:color="auto" w:sz="4" w:space="0"/>
            </w:tcBorders>
          </w:tcPr>
          <w:p w:rsidRPr="00CF16A5" w:rsidR="000C1D45" w:rsidP="004F4F8A" w:rsidRDefault="000C1D45" w14:paraId="0858335E" w14:textId="77777777">
            <w:pPr>
              <w:pStyle w:val="Heading1"/>
              <w:spacing w:before="60"/>
              <w:jc w:val="both"/>
              <w:rPr>
                <w:rFonts w:ascii="Arial" w:hAnsi="Arial" w:eastAsia="SimSun"/>
                <w:sz w:val="28"/>
                <w:szCs w:val="28"/>
              </w:rPr>
            </w:pPr>
            <w:r w:rsidRPr="00CF16A5">
              <w:rPr>
                <w:rFonts w:ascii="Arial" w:hAnsi="Arial" w:eastAsia="SimSun"/>
                <w:sz w:val="28"/>
                <w:szCs w:val="28"/>
              </w:rPr>
              <w:t xml:space="preserve">Summary: Intervention and Options </w:t>
            </w:r>
          </w:p>
          <w:p w:rsidRPr="00CF16A5" w:rsidR="000C1D45" w:rsidP="004F4F8A" w:rsidRDefault="000C1D45" w14:paraId="3AB74490" w14:textId="77777777">
            <w:pPr>
              <w:pStyle w:val="IAHeadLabel0"/>
              <w:spacing w:before="50"/>
              <w:ind w:left="113"/>
              <w:jc w:val="both"/>
              <w:rPr>
                <w:rFonts w:cs="Arial"/>
                <w:sz w:val="28"/>
                <w:szCs w:val="28"/>
              </w:rPr>
            </w:pPr>
          </w:p>
        </w:tc>
        <w:tc>
          <w:tcPr>
            <w:tcW w:w="4159" w:type="dxa"/>
            <w:gridSpan w:val="2"/>
            <w:tcBorders>
              <w:top w:val="single" w:color="auto" w:sz="4" w:space="0"/>
              <w:bottom w:val="single" w:color="auto" w:sz="4" w:space="0"/>
            </w:tcBorders>
            <w:shd w:val="clear" w:color="auto" w:fill="E0E0E0"/>
            <w:vAlign w:val="center"/>
          </w:tcPr>
          <w:p w:rsidRPr="00CF16A5" w:rsidR="000C1D45" w:rsidP="004F4F8A" w:rsidRDefault="000C1D45" w14:paraId="23CE109F" w14:textId="15BD1DA8">
            <w:pPr>
              <w:pStyle w:val="Title"/>
              <w:jc w:val="both"/>
              <w:rPr>
                <w:rFonts w:eastAsia="SimSun"/>
                <w:b/>
                <w:color w:val="auto"/>
                <w:sz w:val="24"/>
                <w:szCs w:val="24"/>
              </w:rPr>
            </w:pPr>
            <w:r w:rsidRPr="341F5762">
              <w:rPr>
                <w:rFonts w:eastAsia="SimSun"/>
                <w:b/>
                <w:color w:val="auto"/>
                <w:sz w:val="24"/>
                <w:szCs w:val="24"/>
              </w:rPr>
              <w:t>RPC</w:t>
            </w:r>
            <w:r w:rsidRPr="341F5762" w:rsidR="00EC6B93">
              <w:rPr>
                <w:rFonts w:eastAsia="SimSun"/>
                <w:b/>
                <w:color w:val="auto"/>
                <w:sz w:val="24"/>
                <w:szCs w:val="24"/>
              </w:rPr>
              <w:t xml:space="preserve"> Opinion</w:t>
            </w:r>
            <w:r w:rsidRPr="341F5762">
              <w:rPr>
                <w:rFonts w:eastAsia="SimSun"/>
                <w:b/>
                <w:color w:val="auto"/>
                <w:sz w:val="24"/>
                <w:szCs w:val="24"/>
              </w:rPr>
              <w:t xml:space="preserve">: </w:t>
            </w:r>
            <w:r w:rsidR="0059386F">
              <w:rPr>
                <w:rStyle w:val="IARPCChar"/>
              </w:rPr>
              <w:t>GREEN</w:t>
            </w:r>
          </w:p>
        </w:tc>
      </w:tr>
      <w:tr w:rsidRPr="00CF16A5" w:rsidR="00372A69" w:rsidTr="6401FFF9" w14:paraId="0A460EEB" w14:textId="77777777">
        <w:trPr>
          <w:trHeight w:val="90" w:hRule="exact"/>
        </w:trPr>
        <w:tc>
          <w:tcPr>
            <w:tcW w:w="10338" w:type="dxa"/>
            <w:gridSpan w:val="5"/>
            <w:tcBorders>
              <w:top w:val="single" w:color="auto" w:sz="4" w:space="0"/>
              <w:left w:val="nil"/>
              <w:bottom w:val="nil"/>
            </w:tcBorders>
          </w:tcPr>
          <w:p w:rsidRPr="00CF16A5" w:rsidR="00372A69" w:rsidP="00372A69" w:rsidRDefault="00372A69" w14:paraId="13A05E15" w14:textId="77777777">
            <w:pPr>
              <w:rPr>
                <w:rFonts w:eastAsia="SimSun" w:cs="Arial"/>
              </w:rPr>
            </w:pPr>
          </w:p>
        </w:tc>
      </w:tr>
      <w:tr w:rsidRPr="00CF16A5" w:rsidR="00372A69" w:rsidTr="6401FFF9" w14:paraId="544F0F01" w14:textId="77777777">
        <w:tblPrEx>
          <w:tblBorders>
            <w:insideV w:val="none" w:color="auto" w:sz="0" w:space="0"/>
          </w:tblBorders>
        </w:tblPrEx>
        <w:trPr>
          <w:trHeight w:val="312" w:hRule="exact"/>
        </w:trPr>
        <w:tc>
          <w:tcPr>
            <w:tcW w:w="10338" w:type="dxa"/>
            <w:gridSpan w:val="5"/>
            <w:tcBorders>
              <w:top w:val="single" w:color="auto" w:sz="4" w:space="0"/>
              <w:bottom w:val="nil"/>
            </w:tcBorders>
            <w:shd w:val="clear" w:color="auto" w:fill="E0E0E0"/>
          </w:tcPr>
          <w:p w:rsidRPr="00CF16A5" w:rsidR="00372A69" w:rsidP="006A0557" w:rsidRDefault="00372A69" w14:paraId="3CB70531" w14:textId="57FFB140">
            <w:pPr>
              <w:pStyle w:val="IATableLabel"/>
              <w:ind w:left="0"/>
              <w:jc w:val="center"/>
              <w:rPr>
                <w:rFonts w:cs="Arial"/>
              </w:rPr>
            </w:pPr>
            <w:bookmarkStart w:name="CostText" w:id="5"/>
            <w:r w:rsidRPr="00CF16A5">
              <w:rPr>
                <w:rFonts w:cs="Arial"/>
              </w:rPr>
              <w:t>Cost of Preferred (or more likely) Optio</w:t>
            </w:r>
            <w:r w:rsidRPr="00CF16A5" w:rsidR="00F06858">
              <w:rPr>
                <w:rFonts w:cs="Arial"/>
              </w:rPr>
              <w:t>n</w:t>
            </w:r>
            <w:bookmarkEnd w:id="5"/>
            <w:r w:rsidRPr="00CF16A5" w:rsidR="009B5F56">
              <w:rPr>
                <w:rFonts w:cs="Arial"/>
              </w:rPr>
              <w:t xml:space="preserve"> 4</w:t>
            </w:r>
            <w:r w:rsidRPr="00CF16A5" w:rsidR="00310BBC">
              <w:rPr>
                <w:rFonts w:cs="Arial"/>
              </w:rPr>
              <w:t xml:space="preserve"> </w:t>
            </w:r>
            <w:r w:rsidRPr="00CF16A5" w:rsidR="00310BBC">
              <w:rPr>
                <w:rFonts w:cs="Arial"/>
                <w:b w:val="0"/>
              </w:rPr>
              <w:t>(in 201</w:t>
            </w:r>
            <w:r w:rsidRPr="00CF16A5" w:rsidR="00D64409">
              <w:rPr>
                <w:rFonts w:cs="Arial"/>
                <w:b w:val="0"/>
              </w:rPr>
              <w:t>9</w:t>
            </w:r>
            <w:r w:rsidRPr="00CF16A5" w:rsidR="00310BBC">
              <w:rPr>
                <w:rFonts w:cs="Arial"/>
                <w:b w:val="0"/>
              </w:rPr>
              <w:t xml:space="preserve"> prices</w:t>
            </w:r>
            <w:r w:rsidRPr="00CF16A5" w:rsidR="009B5F56">
              <w:rPr>
                <w:rFonts w:cs="Arial"/>
                <w:b w:val="0"/>
              </w:rPr>
              <w:t>, 2020 present value</w:t>
            </w:r>
            <w:r w:rsidRPr="00CF16A5" w:rsidR="00310BBC">
              <w:rPr>
                <w:rFonts w:cs="Arial"/>
                <w:b w:val="0"/>
              </w:rPr>
              <w:t>)</w:t>
            </w:r>
          </w:p>
        </w:tc>
      </w:tr>
      <w:tr w:rsidRPr="00CF16A5" w:rsidR="00DE39C4" w:rsidTr="6401FFF9" w14:paraId="03DC0428" w14:textId="77777777">
        <w:tblPrEx>
          <w:tblBorders>
            <w:insideV w:val="none" w:color="auto" w:sz="0" w:space="0"/>
          </w:tblBorders>
        </w:tblPrEx>
        <w:trPr>
          <w:trHeight w:val="571" w:hRule="exact"/>
        </w:trPr>
        <w:tc>
          <w:tcPr>
            <w:tcW w:w="1961" w:type="dxa"/>
            <w:tcBorders>
              <w:top w:val="single" w:color="auto" w:sz="4" w:space="0"/>
              <w:bottom w:val="nil"/>
              <w:right w:val="single" w:color="auto" w:sz="4" w:space="0"/>
            </w:tcBorders>
            <w:shd w:val="clear" w:color="auto" w:fill="E0E0E0"/>
            <w:vAlign w:val="center"/>
          </w:tcPr>
          <w:p w:rsidRPr="00CF16A5" w:rsidR="00DE39C4" w:rsidP="006A0557" w:rsidRDefault="00DE39C4" w14:paraId="77FF69E8" w14:textId="77777777">
            <w:pPr>
              <w:pStyle w:val="IATableLabel"/>
              <w:spacing w:before="0" w:after="0"/>
              <w:rPr>
                <w:rFonts w:cs="Arial"/>
              </w:rPr>
            </w:pPr>
            <w:r w:rsidRPr="00CF16A5">
              <w:rPr>
                <w:rFonts w:cs="Arial"/>
              </w:rPr>
              <w:t>Total Net Present Social Value</w:t>
            </w:r>
          </w:p>
        </w:tc>
        <w:tc>
          <w:tcPr>
            <w:tcW w:w="2240" w:type="dxa"/>
            <w:tcBorders>
              <w:top w:val="single" w:color="auto" w:sz="4" w:space="0"/>
              <w:bottom w:val="nil"/>
              <w:right w:val="single" w:color="auto" w:sz="4" w:space="0"/>
            </w:tcBorders>
            <w:shd w:val="clear" w:color="auto" w:fill="E0E0E0"/>
            <w:vAlign w:val="center"/>
          </w:tcPr>
          <w:p w:rsidRPr="00CF16A5" w:rsidR="00DE39C4" w:rsidP="006A0557" w:rsidRDefault="00DE39C4" w14:paraId="1C8EF39A" w14:textId="77777777">
            <w:pPr>
              <w:pStyle w:val="IATableLabel"/>
              <w:spacing w:before="0" w:after="0"/>
              <w:rPr>
                <w:rFonts w:cs="Arial"/>
              </w:rPr>
            </w:pPr>
            <w:r w:rsidRPr="00CF16A5">
              <w:rPr>
                <w:rFonts w:cs="Arial"/>
              </w:rPr>
              <w:t>Business Net Present Value</w:t>
            </w:r>
          </w:p>
        </w:tc>
        <w:tc>
          <w:tcPr>
            <w:tcW w:w="2801" w:type="dxa"/>
            <w:gridSpan w:val="2"/>
            <w:tcBorders>
              <w:top w:val="single" w:color="auto" w:sz="4" w:space="0"/>
              <w:bottom w:val="nil"/>
              <w:right w:val="single" w:color="auto" w:sz="4" w:space="0"/>
            </w:tcBorders>
            <w:shd w:val="clear" w:color="auto" w:fill="E0E0E0"/>
            <w:vAlign w:val="center"/>
          </w:tcPr>
          <w:p w:rsidRPr="00CF16A5" w:rsidR="00DE39C4" w:rsidP="006C6483" w:rsidRDefault="00DE39C4" w14:paraId="33241A69" w14:textId="178D4C49">
            <w:pPr>
              <w:pStyle w:val="IATableLabel"/>
              <w:spacing w:before="0" w:after="0"/>
              <w:rPr>
                <w:rFonts w:cs="Arial"/>
              </w:rPr>
            </w:pPr>
            <w:r w:rsidRPr="00CF16A5">
              <w:rPr>
                <w:rFonts w:cs="Arial"/>
              </w:rPr>
              <w:t xml:space="preserve">Net cost to business per year </w:t>
            </w:r>
          </w:p>
        </w:tc>
        <w:tc>
          <w:tcPr>
            <w:tcW w:w="3336" w:type="dxa"/>
            <w:tcBorders>
              <w:top w:val="single" w:color="auto" w:sz="4" w:space="0"/>
              <w:left w:val="single" w:color="auto" w:sz="4" w:space="0"/>
            </w:tcBorders>
            <w:shd w:val="clear" w:color="auto" w:fill="E0E0E0"/>
            <w:vAlign w:val="center"/>
          </w:tcPr>
          <w:p w:rsidRPr="00CF16A5" w:rsidR="00DE39C4" w:rsidP="00000766" w:rsidRDefault="00DE39C4" w14:paraId="0B160238" w14:textId="77777777">
            <w:pPr>
              <w:pStyle w:val="IATableLabel"/>
              <w:spacing w:before="0" w:after="0"/>
              <w:rPr>
                <w:rFonts w:cs="Arial"/>
              </w:rPr>
            </w:pPr>
            <w:r w:rsidRPr="00CF16A5">
              <w:rPr>
                <w:rFonts w:cs="Arial"/>
              </w:rPr>
              <w:t>Business Impact Target Status</w:t>
            </w:r>
          </w:p>
          <w:bookmarkStart w:name="IAPrefMQ" w:id="6"/>
          <w:p w:rsidRPr="00CF16A5" w:rsidR="00DE39C4" w:rsidP="008369A3" w:rsidRDefault="00DE39C4" w14:paraId="665FCA2D" w14:textId="77777777">
            <w:pPr>
              <w:pStyle w:val="IAIOPrefMQ"/>
              <w:rPr>
                <w:rFonts w:cs="Arial"/>
                <w:sz w:val="20"/>
                <w:szCs w:val="20"/>
              </w:rPr>
            </w:pPr>
            <w:r w:rsidRPr="00CF16A5">
              <w:rPr>
                <w:rFonts w:cs="Arial"/>
                <w:sz w:val="20"/>
                <w:szCs w:val="20"/>
              </w:rPr>
              <w:fldChar w:fldCharType="begin">
                <w:ffData>
                  <w:name w:val="IAPrefMQ"/>
                  <w:enabled/>
                  <w:calcOnExit w:val="0"/>
                  <w:ddList>
                    <w:listEntry w:val="Qualifying provision"/>
                    <w:listEntry w:val="Non qualifying provision"/>
                    <w:listEntry w:val="Not a regulatory provision"/>
                  </w:ddList>
                </w:ffData>
              </w:fldChar>
            </w:r>
            <w:r w:rsidRPr="00CF16A5">
              <w:rPr>
                <w:rFonts w:cs="Arial"/>
                <w:sz w:val="20"/>
                <w:szCs w:val="20"/>
              </w:rPr>
              <w:instrText xml:space="preserve"> FORMDROPDOWN </w:instrText>
            </w:r>
            <w:r w:rsidRPr="00CF16A5">
              <w:rPr>
                <w:rFonts w:cs="Arial"/>
                <w:sz w:val="20"/>
                <w:szCs w:val="20"/>
              </w:rPr>
            </w:r>
            <w:r w:rsidRPr="00CF16A5">
              <w:rPr>
                <w:rFonts w:cs="Arial"/>
                <w:sz w:val="20"/>
                <w:szCs w:val="20"/>
              </w:rPr>
              <w:fldChar w:fldCharType="separate"/>
            </w:r>
            <w:r w:rsidRPr="00CF16A5">
              <w:rPr>
                <w:rFonts w:cs="Arial"/>
                <w:sz w:val="20"/>
                <w:szCs w:val="20"/>
              </w:rPr>
              <w:fldChar w:fldCharType="end"/>
            </w:r>
            <w:bookmarkEnd w:id="6"/>
          </w:p>
        </w:tc>
      </w:tr>
      <w:tr w:rsidRPr="00CF16A5" w:rsidR="00DE39C4" w:rsidTr="6401FFF9" w14:paraId="557E95FF" w14:textId="77777777">
        <w:tblPrEx>
          <w:tblBorders>
            <w:insideV w:val="none" w:color="auto" w:sz="0" w:space="0"/>
          </w:tblBorders>
        </w:tblPrEx>
        <w:trPr>
          <w:trHeight w:val="340" w:hRule="exact"/>
        </w:trPr>
        <w:tc>
          <w:tcPr>
            <w:tcW w:w="1961" w:type="dxa"/>
            <w:tcBorders>
              <w:top w:val="nil"/>
              <w:bottom w:val="single" w:color="auto" w:sz="4" w:space="0"/>
              <w:right w:val="single" w:color="auto" w:sz="4" w:space="0"/>
            </w:tcBorders>
            <w:shd w:val="clear" w:color="auto" w:fill="E0E0E0"/>
            <w:vAlign w:val="center"/>
          </w:tcPr>
          <w:p w:rsidRPr="00CF16A5" w:rsidR="00DE39C4" w:rsidP="008369A3" w:rsidRDefault="00BE6635" w14:paraId="2A9823E9" w14:textId="0892D630">
            <w:pPr>
              <w:pStyle w:val="IAIIOTNPV"/>
              <w:rPr>
                <w:rFonts w:cs="Arial"/>
                <w:sz w:val="20"/>
                <w:szCs w:val="20"/>
              </w:rPr>
            </w:pPr>
            <w:r>
              <w:rPr>
                <w:rFonts w:cs="Arial"/>
                <w:sz w:val="20"/>
                <w:szCs w:val="20"/>
              </w:rPr>
              <w:t>£4855.6</w:t>
            </w:r>
            <w:r w:rsidR="00220543">
              <w:rPr>
                <w:rFonts w:cs="Arial"/>
                <w:sz w:val="20"/>
                <w:szCs w:val="20"/>
              </w:rPr>
              <w:t>m</w:t>
            </w:r>
          </w:p>
        </w:tc>
        <w:tc>
          <w:tcPr>
            <w:tcW w:w="2240" w:type="dxa"/>
            <w:tcBorders>
              <w:top w:val="nil"/>
              <w:bottom w:val="single" w:color="auto" w:sz="4" w:space="0"/>
              <w:right w:val="single" w:color="auto" w:sz="4" w:space="0"/>
            </w:tcBorders>
            <w:shd w:val="clear" w:color="auto" w:fill="E0E0E0"/>
            <w:vAlign w:val="center"/>
          </w:tcPr>
          <w:p w:rsidRPr="00CF16A5" w:rsidR="00DE39C4" w:rsidP="008369A3" w:rsidRDefault="00C90667" w14:paraId="29A67005" w14:textId="3358B35F">
            <w:pPr>
              <w:pStyle w:val="IAIOBNPV"/>
              <w:rPr>
                <w:rFonts w:cs="Arial"/>
                <w:sz w:val="20"/>
                <w:szCs w:val="20"/>
              </w:rPr>
            </w:pPr>
            <w:bookmarkStart w:name="IABNPV" w:id="7"/>
            <w:r>
              <w:rPr>
                <w:rFonts w:cs="Arial"/>
                <w:sz w:val="20"/>
                <w:szCs w:val="20"/>
              </w:rPr>
              <w:t>£</w:t>
            </w:r>
            <w:r w:rsidR="009112D0">
              <w:rPr>
                <w:rFonts w:cs="Arial"/>
                <w:sz w:val="20"/>
                <w:szCs w:val="20"/>
              </w:rPr>
              <w:t>1269.1</w:t>
            </w:r>
            <w:r w:rsidR="00352BFC">
              <w:rPr>
                <w:rFonts w:cs="Arial"/>
                <w:sz w:val="20"/>
                <w:szCs w:val="20"/>
              </w:rPr>
              <w:t>m</w:t>
            </w:r>
            <w:bookmarkEnd w:id="7"/>
          </w:p>
        </w:tc>
        <w:tc>
          <w:tcPr>
            <w:tcW w:w="2801" w:type="dxa"/>
            <w:gridSpan w:val="2"/>
            <w:tcBorders>
              <w:top w:val="nil"/>
              <w:bottom w:val="single" w:color="auto" w:sz="4" w:space="0"/>
              <w:right w:val="single" w:color="auto" w:sz="4" w:space="0"/>
            </w:tcBorders>
            <w:shd w:val="clear" w:color="auto" w:fill="E0E0E0"/>
            <w:vAlign w:val="center"/>
          </w:tcPr>
          <w:p w:rsidRPr="00CF16A5" w:rsidR="00DE39C4" w:rsidP="008369A3" w:rsidRDefault="00FA2BE7" w14:paraId="71244981" w14:textId="6CE600BA">
            <w:pPr>
              <w:pStyle w:val="IAIONCTBPY"/>
              <w:rPr>
                <w:rFonts w:cs="Arial"/>
                <w:sz w:val="20"/>
                <w:szCs w:val="20"/>
              </w:rPr>
            </w:pPr>
            <w:bookmarkStart w:name="IANCTBPY" w:id="8"/>
            <w:r>
              <w:rPr>
                <w:rFonts w:cs="Arial"/>
                <w:sz w:val="20"/>
                <w:szCs w:val="20"/>
              </w:rPr>
              <w:t>£</w:t>
            </w:r>
            <w:r w:rsidR="009112D0">
              <w:rPr>
                <w:rFonts w:cs="Arial"/>
                <w:sz w:val="20"/>
                <w:szCs w:val="20"/>
              </w:rPr>
              <w:t>289</w:t>
            </w:r>
            <w:r w:rsidR="00394308">
              <w:rPr>
                <w:rFonts w:cs="Arial"/>
                <w:sz w:val="20"/>
                <w:szCs w:val="20"/>
              </w:rPr>
              <w:t>.0</w:t>
            </w:r>
            <w:r w:rsidRPr="00CF16A5" w:rsidR="00DE39C4">
              <w:rPr>
                <w:rFonts w:cs="Arial"/>
                <w:sz w:val="20"/>
                <w:szCs w:val="20"/>
              </w:rPr>
              <w:fldChar w:fldCharType="begin">
                <w:ffData>
                  <w:name w:val="IANCTBPY"/>
                  <w:enabled/>
                  <w:calcOnExit w:val="0"/>
                  <w:textInput>
                    <w:default w:val="£m"/>
                    <w:maxLength w:val="9"/>
                  </w:textInput>
                </w:ffData>
              </w:fldChar>
            </w:r>
            <w:r w:rsidRPr="00CF16A5" w:rsidR="00DE39C4">
              <w:rPr>
                <w:rFonts w:cs="Arial"/>
                <w:sz w:val="20"/>
                <w:szCs w:val="20"/>
              </w:rPr>
              <w:instrText xml:space="preserve"> FORMTEXT </w:instrText>
            </w:r>
            <w:r w:rsidRPr="00CF16A5" w:rsidR="00DE39C4">
              <w:rPr>
                <w:rFonts w:cs="Arial"/>
                <w:sz w:val="20"/>
                <w:szCs w:val="20"/>
              </w:rPr>
            </w:r>
            <w:r w:rsidRPr="00CF16A5" w:rsidR="00DE39C4">
              <w:rPr>
                <w:rFonts w:cs="Arial"/>
                <w:sz w:val="20"/>
                <w:szCs w:val="20"/>
              </w:rPr>
              <w:fldChar w:fldCharType="separate"/>
            </w:r>
            <w:r w:rsidRPr="00CF16A5" w:rsidR="00DE39C4">
              <w:rPr>
                <w:rFonts w:cs="Arial"/>
                <w:noProof/>
                <w:sz w:val="20"/>
                <w:szCs w:val="20"/>
              </w:rPr>
              <w:t>m</w:t>
            </w:r>
            <w:r w:rsidRPr="00CF16A5" w:rsidR="00DE39C4">
              <w:rPr>
                <w:rFonts w:cs="Arial"/>
                <w:sz w:val="20"/>
                <w:szCs w:val="20"/>
              </w:rPr>
              <w:fldChar w:fldCharType="end"/>
            </w:r>
            <w:bookmarkEnd w:id="8"/>
          </w:p>
        </w:tc>
        <w:tc>
          <w:tcPr>
            <w:tcW w:w="3336" w:type="dxa"/>
            <w:vAlign w:val="center"/>
          </w:tcPr>
          <w:p w:rsidRPr="00CF16A5" w:rsidR="00DE39C4" w:rsidP="008369A3" w:rsidRDefault="00DE39C4" w14:paraId="1824C3F7" w14:textId="77777777">
            <w:pPr>
              <w:pStyle w:val="IAIOPrefMQ"/>
              <w:rPr>
                <w:rFonts w:cs="Arial"/>
                <w:sz w:val="20"/>
                <w:szCs w:val="20"/>
              </w:rPr>
            </w:pPr>
          </w:p>
        </w:tc>
      </w:tr>
      <w:tr w:rsidRPr="00CF16A5" w:rsidR="007208D9" w:rsidTr="6401FFF9" w14:paraId="696EFFCC" w14:textId="77777777">
        <w:trPr>
          <w:trHeight w:val="3948" w:hRule="exact"/>
        </w:trPr>
        <w:tc>
          <w:tcPr>
            <w:tcW w:w="10338" w:type="dxa"/>
            <w:gridSpan w:val="5"/>
            <w:tcBorders>
              <w:top w:val="single" w:color="auto" w:sz="4" w:space="0"/>
              <w:left w:val="single" w:color="auto" w:sz="4" w:space="0"/>
              <w:bottom w:val="single" w:color="auto" w:sz="4" w:space="0"/>
              <w:right w:val="single" w:color="auto" w:sz="4" w:space="0"/>
            </w:tcBorders>
          </w:tcPr>
          <w:p w:rsidRPr="00CF16A5" w:rsidR="007208D9" w:rsidP="008369A3" w:rsidRDefault="00686F5E" w14:paraId="744D4B79" w14:textId="545C2589">
            <w:pPr>
              <w:pStyle w:val="IAIOQ1"/>
              <w:rPr>
                <w:rFonts w:cs="Arial"/>
              </w:rPr>
            </w:pPr>
            <w:bookmarkStart w:name="Summary1" w:id="9"/>
            <w:r w:rsidRPr="00CF16A5">
              <w:rPr>
                <w:rFonts w:cs="Arial"/>
              </w:rPr>
              <w:t>What is the problem under consideration? Why is government</w:t>
            </w:r>
            <w:r w:rsidRPr="00CF16A5" w:rsidR="00D64409">
              <w:rPr>
                <w:rFonts w:cs="Arial"/>
              </w:rPr>
              <w:t xml:space="preserve"> action or</w:t>
            </w:r>
            <w:r w:rsidRPr="00CF16A5">
              <w:rPr>
                <w:rFonts w:cs="Arial"/>
              </w:rPr>
              <w:t xml:space="preserve"> intervention necessary?</w:t>
            </w:r>
            <w:bookmarkEnd w:id="9"/>
          </w:p>
          <w:p w:rsidRPr="00CF16A5" w:rsidR="00E75380" w:rsidP="6401FFF9" w:rsidRDefault="009B5F56" w14:paraId="54555A1D" w14:textId="3F32AD0F">
            <w:pPr>
              <w:pStyle w:val="IATableLines"/>
              <w:jc w:val="both"/>
              <w:rPr>
                <w:rFonts w:cs="Arial"/>
                <w:sz w:val="20"/>
              </w:rPr>
            </w:pPr>
            <w:r w:rsidRPr="6401FFF9">
              <w:rPr>
                <w:rFonts w:cs="Arial"/>
                <w:sz w:val="20"/>
              </w:rPr>
              <w:t>Waste generation produces negative environmental externalities. It emits greenhouse gases when sent to treatment such as incineration or landfill. When waste cannot be prevented, recycling reduces the environmental costs of products/materials being disposed of.</w:t>
            </w:r>
            <w:r w:rsidRPr="6401FFF9" w:rsidR="00342B1C">
              <w:rPr>
                <w:rFonts w:cs="Arial"/>
                <w:sz w:val="20"/>
              </w:rPr>
              <w:t xml:space="preserve"> This is because recycling is </w:t>
            </w:r>
            <w:r w:rsidRPr="6401FFF9" w:rsidR="000B42F3">
              <w:rPr>
                <w:rFonts w:cs="Arial"/>
                <w:sz w:val="20"/>
              </w:rPr>
              <w:t xml:space="preserve">a </w:t>
            </w:r>
            <w:r w:rsidRPr="6401FFF9" w:rsidR="00342B1C">
              <w:rPr>
                <w:rFonts w:cs="Arial"/>
                <w:sz w:val="20"/>
              </w:rPr>
              <w:t>less carbon intensive process.</w:t>
            </w:r>
            <w:r w:rsidRPr="6401FFF9">
              <w:rPr>
                <w:rFonts w:cs="Arial"/>
                <w:sz w:val="20"/>
              </w:rPr>
              <w:t xml:space="preserve"> It also generates value by providing raw materials for manufacturing. However, current measures for household collection of recyclable materials, such as landfill tax or dry recycling separation, are proving insufficient to increase </w:t>
            </w:r>
            <w:r w:rsidRPr="6401FFF9" w:rsidR="00237E7B">
              <w:rPr>
                <w:rFonts w:cs="Arial"/>
                <w:sz w:val="20"/>
              </w:rPr>
              <w:t>recycl</w:t>
            </w:r>
            <w:r w:rsidRPr="6401FFF9">
              <w:rPr>
                <w:rFonts w:cs="Arial"/>
                <w:sz w:val="20"/>
              </w:rPr>
              <w:t>ing beyond the current level of 44%-45% and reduce the amount of residual waste produced</w:t>
            </w:r>
            <w:r w:rsidRPr="6401FFF9" w:rsidR="009D3CB2">
              <w:rPr>
                <w:rFonts w:cs="Arial"/>
                <w:sz w:val="20"/>
              </w:rPr>
              <w:t xml:space="preserve">, which is </w:t>
            </w:r>
            <w:r w:rsidRPr="6401FFF9" w:rsidR="00BA0D71">
              <w:rPr>
                <w:rFonts w:cs="Arial"/>
                <w:sz w:val="20"/>
              </w:rPr>
              <w:t xml:space="preserve">required for the </w:t>
            </w:r>
            <w:r w:rsidRPr="6401FFF9" w:rsidR="00CE14CC">
              <w:rPr>
                <w:rFonts w:cs="Arial"/>
                <w:sz w:val="20"/>
              </w:rPr>
              <w:t xml:space="preserve">Government to meet its statutory Environment Act </w:t>
            </w:r>
            <w:r w:rsidRPr="6401FFF9" w:rsidR="04D645D8">
              <w:rPr>
                <w:rFonts w:cs="Arial"/>
                <w:sz w:val="20"/>
              </w:rPr>
              <w:t xml:space="preserve">2021 </w:t>
            </w:r>
            <w:r w:rsidRPr="6401FFF9" w:rsidR="00CE14CC">
              <w:rPr>
                <w:rFonts w:cs="Arial"/>
                <w:sz w:val="20"/>
              </w:rPr>
              <w:t>target</w:t>
            </w:r>
            <w:r w:rsidRPr="6401FFF9" w:rsidR="00A80EFA">
              <w:rPr>
                <w:rFonts w:cs="Arial"/>
                <w:sz w:val="20"/>
              </w:rPr>
              <w:t xml:space="preserve"> to halve residual waste per capita by the end of 204</w:t>
            </w:r>
            <w:r w:rsidRPr="6401FFF9" w:rsidR="00982066">
              <w:rPr>
                <w:rFonts w:cs="Arial"/>
                <w:sz w:val="20"/>
              </w:rPr>
              <w:t>2</w:t>
            </w:r>
            <w:r w:rsidR="00D1316A">
              <w:rPr>
                <w:rStyle w:val="FootnoteReference"/>
              </w:rPr>
              <w:footnoteReference w:id="2"/>
            </w:r>
            <w:r w:rsidRPr="6401FFF9">
              <w:rPr>
                <w:rFonts w:cs="Arial"/>
                <w:sz w:val="20"/>
              </w:rPr>
              <w:t xml:space="preserve">. </w:t>
            </w:r>
            <w:bookmarkStart w:name="_Hlk94625171" w:id="10"/>
            <w:r w:rsidRPr="6401FFF9">
              <w:rPr>
                <w:rFonts w:cs="Arial"/>
                <w:sz w:val="20"/>
              </w:rPr>
              <w:t>Loose requirements on local authority</w:t>
            </w:r>
            <w:r w:rsidRPr="6401FFF9" w:rsidR="00C10134">
              <w:rPr>
                <w:rFonts w:cs="Arial"/>
                <w:sz w:val="20"/>
              </w:rPr>
              <w:t xml:space="preserve"> (LA)</w:t>
            </w:r>
            <w:r w:rsidRPr="6401FFF9">
              <w:rPr>
                <w:rFonts w:cs="Arial"/>
                <w:sz w:val="20"/>
              </w:rPr>
              <w:t xml:space="preserve"> waste collections have led to a variety of different collection systems and materials collected, leading to different recycling performance and experience for householders across England</w:t>
            </w:r>
            <w:bookmarkEnd w:id="10"/>
            <w:r w:rsidRPr="6401FFF9">
              <w:rPr>
                <w:rFonts w:cs="Arial"/>
                <w:sz w:val="20"/>
              </w:rPr>
              <w:t xml:space="preserve">. This limits potential recycling and the environmental and economic benefits that could be achieved. </w:t>
            </w:r>
            <w:r w:rsidRPr="6401FFF9" w:rsidR="00107C0B">
              <w:rPr>
                <w:rFonts w:cs="Arial"/>
                <w:sz w:val="20"/>
              </w:rPr>
              <w:t xml:space="preserve">Furthermore, less separated waste streams are </w:t>
            </w:r>
            <w:r w:rsidRPr="6401FFF9" w:rsidR="00921DAD">
              <w:rPr>
                <w:rFonts w:cs="Arial"/>
                <w:sz w:val="20"/>
              </w:rPr>
              <w:t xml:space="preserve">associated </w:t>
            </w:r>
            <w:r w:rsidRPr="6401FFF9" w:rsidR="009E7A40">
              <w:rPr>
                <w:rFonts w:cs="Arial"/>
                <w:sz w:val="20"/>
              </w:rPr>
              <w:t>with lower</w:t>
            </w:r>
            <w:r w:rsidRPr="6401FFF9" w:rsidR="00921DAD">
              <w:rPr>
                <w:rFonts w:cs="Arial"/>
                <w:sz w:val="20"/>
              </w:rPr>
              <w:t xml:space="preserve"> quality </w:t>
            </w:r>
            <w:proofErr w:type="spellStart"/>
            <w:r w:rsidRPr="6401FFF9" w:rsidR="008968CE">
              <w:rPr>
                <w:rFonts w:cs="Arial"/>
                <w:sz w:val="20"/>
              </w:rPr>
              <w:t>recyclate</w:t>
            </w:r>
            <w:proofErr w:type="spellEnd"/>
            <w:r w:rsidRPr="6401FFF9" w:rsidR="008968CE">
              <w:rPr>
                <w:rFonts w:cs="Arial"/>
                <w:sz w:val="20"/>
              </w:rPr>
              <w:t>.</w:t>
            </w:r>
            <w:r w:rsidR="00306FC1">
              <w:rPr>
                <w:rStyle w:val="FootnoteReference"/>
              </w:rPr>
              <w:footnoteReference w:id="3"/>
            </w:r>
            <w:r w:rsidRPr="6401FFF9">
              <w:rPr>
                <w:rFonts w:cs="Arial"/>
                <w:sz w:val="20"/>
              </w:rPr>
              <w:t xml:space="preserve"> For non-household municipal waste (NHM), businesses usually pay for waste collections on a per lift or bin basis. This means that introducing additional recycling may require additional bins and this may in return increase waste management costs</w:t>
            </w:r>
            <w:r w:rsidRPr="6401FFF9" w:rsidR="00247B30">
              <w:rPr>
                <w:rFonts w:cs="Arial"/>
                <w:sz w:val="20"/>
              </w:rPr>
              <w:t xml:space="preserve">, leading to </w:t>
            </w:r>
            <w:r w:rsidRPr="6401FFF9" w:rsidR="00A47CB3">
              <w:rPr>
                <w:rFonts w:cs="Arial"/>
                <w:sz w:val="20"/>
              </w:rPr>
              <w:t>relatively</w:t>
            </w:r>
            <w:r w:rsidRPr="6401FFF9" w:rsidR="00247B30">
              <w:rPr>
                <w:rFonts w:cs="Arial"/>
                <w:sz w:val="20"/>
              </w:rPr>
              <w:t xml:space="preserve"> </w:t>
            </w:r>
            <w:r w:rsidRPr="6401FFF9" w:rsidR="00C613C1">
              <w:rPr>
                <w:rFonts w:cs="Arial"/>
                <w:sz w:val="20"/>
              </w:rPr>
              <w:t>low recycling behaviour in businesses currently</w:t>
            </w:r>
            <w:r w:rsidRPr="6401FFF9" w:rsidR="00E8425C">
              <w:rPr>
                <w:rFonts w:cs="Arial"/>
                <w:sz w:val="20"/>
              </w:rPr>
              <w:t>.</w:t>
            </w:r>
            <w:r w:rsidRPr="6401FFF9">
              <w:rPr>
                <w:rFonts w:cs="Arial"/>
                <w:sz w:val="20"/>
              </w:rPr>
              <w:t xml:space="preserve"> Government intervention is required to enable a consistent range of recyclable waste materials to be collected from households and businesses to overcome these barriers </w:t>
            </w:r>
            <w:proofErr w:type="gramStart"/>
            <w:r w:rsidRPr="6401FFF9" w:rsidR="5ABD3012">
              <w:rPr>
                <w:rFonts w:cs="Arial"/>
                <w:sz w:val="20"/>
              </w:rPr>
              <w:t>in order to</w:t>
            </w:r>
            <w:proofErr w:type="gramEnd"/>
            <w:r w:rsidRPr="6401FFF9" w:rsidR="04914DB0">
              <w:rPr>
                <w:rFonts w:cs="Arial"/>
                <w:sz w:val="20"/>
              </w:rPr>
              <w:t xml:space="preserve"> achieve high</w:t>
            </w:r>
            <w:r w:rsidR="008F23BF">
              <w:rPr>
                <w:rFonts w:cs="Arial"/>
                <w:sz w:val="20"/>
              </w:rPr>
              <w:t>er</w:t>
            </w:r>
            <w:r w:rsidRPr="6401FFF9" w:rsidR="04914DB0">
              <w:rPr>
                <w:rFonts w:cs="Arial"/>
                <w:sz w:val="20"/>
              </w:rPr>
              <w:t xml:space="preserve"> recycling</w:t>
            </w:r>
            <w:r w:rsidRPr="6401FFF9" w:rsidR="2D9894DE">
              <w:rPr>
                <w:rFonts w:cs="Arial"/>
                <w:sz w:val="20"/>
              </w:rPr>
              <w:t xml:space="preserve"> rates</w:t>
            </w:r>
            <w:r w:rsidRPr="6401FFF9">
              <w:rPr>
                <w:rFonts w:cs="Arial"/>
                <w:sz w:val="20"/>
              </w:rPr>
              <w:t>.</w:t>
            </w:r>
          </w:p>
        </w:tc>
      </w:tr>
    </w:tbl>
    <w:p w:rsidRPr="00CF16A5" w:rsidR="007208D9" w:rsidP="007208D9" w:rsidRDefault="007208D9" w14:paraId="62581936" w14:textId="77777777">
      <w:pPr>
        <w:pStyle w:val="IASpacer"/>
        <w:rPr>
          <w:rFonts w:cs="Arial"/>
        </w:rPr>
      </w:pPr>
    </w:p>
    <w:tbl>
      <w:tblPr>
        <w:tblW w:w="5070" w:type="pct"/>
        <w:tblInd w:w="-137" w:type="dxa"/>
        <w:tblBorders>
          <w:top w:val="single" w:color="auto" w:sz="4" w:space="0"/>
          <w:left w:val="single" w:color="auto" w:sz="4" w:space="0"/>
          <w:bottom w:val="single" w:color="auto" w:sz="4" w:space="0"/>
          <w:right w:val="single" w:color="auto" w:sz="4" w:space="0"/>
        </w:tblBorders>
        <w:tblLayout w:type="fixed"/>
        <w:tblCellMar>
          <w:left w:w="0" w:type="dxa"/>
          <w:right w:w="0" w:type="dxa"/>
        </w:tblCellMar>
        <w:tblLook w:val="01E0" w:firstRow="1" w:lastRow="1" w:firstColumn="1" w:lastColumn="1" w:noHBand="0" w:noVBand="0"/>
      </w:tblPr>
      <w:tblGrid>
        <w:gridCol w:w="10338"/>
      </w:tblGrid>
      <w:tr w:rsidRPr="00CF16A5" w:rsidR="007208D9" w:rsidTr="002A4530" w14:paraId="07B34A21" w14:textId="77777777">
        <w:trPr>
          <w:trHeight w:val="2460" w:hRule="exact"/>
        </w:trPr>
        <w:tc>
          <w:tcPr>
            <w:tcW w:w="10338" w:type="dxa"/>
            <w:tcBorders>
              <w:top w:val="single" w:color="auto" w:sz="4" w:space="0"/>
              <w:bottom w:val="single" w:color="auto" w:sz="4" w:space="0"/>
            </w:tcBorders>
          </w:tcPr>
          <w:p w:rsidR="008A683A" w:rsidP="009B5F56" w:rsidRDefault="00D64409" w14:paraId="55FAC4F3" w14:textId="77777777">
            <w:pPr>
              <w:pStyle w:val="IAIOQ2"/>
              <w:tabs>
                <w:tab w:val="left" w:pos="8760"/>
              </w:tabs>
              <w:rPr>
                <w:rFonts w:cs="Arial"/>
              </w:rPr>
            </w:pPr>
            <w:bookmarkStart w:name="Summary2" w:id="11"/>
            <w:r w:rsidRPr="00CF16A5">
              <w:rPr>
                <w:rFonts w:cs="Arial"/>
              </w:rPr>
              <w:t>What are the policy objectives of the action or intervention and the intended effects?</w:t>
            </w:r>
            <w:bookmarkEnd w:id="11"/>
            <w:r w:rsidRPr="00CF16A5" w:rsidR="009B5F56">
              <w:rPr>
                <w:rFonts w:cs="Arial"/>
              </w:rPr>
              <w:t xml:space="preserve"> </w:t>
            </w:r>
          </w:p>
          <w:p w:rsidRPr="00CF16A5" w:rsidR="00D64409" w:rsidP="00727A90" w:rsidRDefault="009B5F56" w14:paraId="197141E5" w14:textId="36894532">
            <w:pPr>
              <w:pStyle w:val="IAIOQ2"/>
              <w:tabs>
                <w:tab w:val="left" w:pos="8760"/>
              </w:tabs>
              <w:jc w:val="both"/>
              <w:rPr>
                <w:rFonts w:cs="Arial"/>
              </w:rPr>
            </w:pPr>
            <w:r w:rsidRPr="00CF16A5">
              <w:rPr>
                <w:rFonts w:cs="Arial"/>
                <w:b w:val="0"/>
                <w:color w:val="auto"/>
              </w:rPr>
              <w:t>The</w:t>
            </w:r>
            <w:r w:rsidR="008A683A">
              <w:rPr>
                <w:rFonts w:cs="Arial"/>
                <w:b w:val="0"/>
                <w:color w:val="auto"/>
              </w:rPr>
              <w:t xml:space="preserve"> policy objective is to</w:t>
            </w:r>
            <w:r w:rsidR="00E626D0">
              <w:rPr>
                <w:rFonts w:cs="Arial"/>
                <w:b w:val="0"/>
                <w:color w:val="auto"/>
              </w:rPr>
              <w:t xml:space="preserve"> reduce the negative environmental impacts </w:t>
            </w:r>
            <w:r w:rsidR="00C30F24">
              <w:rPr>
                <w:rFonts w:cs="Arial"/>
                <w:b w:val="0"/>
                <w:color w:val="auto"/>
              </w:rPr>
              <w:t>of waste</w:t>
            </w:r>
            <w:r w:rsidR="00E626D0">
              <w:rPr>
                <w:rFonts w:cs="Arial"/>
                <w:b w:val="0"/>
                <w:color w:val="auto"/>
              </w:rPr>
              <w:t xml:space="preserve"> by </w:t>
            </w:r>
            <w:r w:rsidRPr="00CF16A5">
              <w:rPr>
                <w:rFonts w:cs="Arial"/>
                <w:b w:val="0"/>
                <w:color w:val="auto"/>
              </w:rPr>
              <w:t>increas</w:t>
            </w:r>
            <w:r w:rsidR="00E626D0">
              <w:rPr>
                <w:rFonts w:cs="Arial"/>
                <w:b w:val="0"/>
                <w:color w:val="auto"/>
              </w:rPr>
              <w:t>ing</w:t>
            </w:r>
            <w:r w:rsidRPr="00CF16A5">
              <w:rPr>
                <w:rFonts w:cs="Arial"/>
                <w:b w:val="0"/>
                <w:color w:val="auto"/>
              </w:rPr>
              <w:t xml:space="preserve"> both (</w:t>
            </w:r>
            <w:proofErr w:type="spellStart"/>
            <w:r w:rsidRPr="00CF16A5">
              <w:rPr>
                <w:rFonts w:cs="Arial"/>
                <w:b w:val="0"/>
                <w:color w:val="auto"/>
              </w:rPr>
              <w:t>i</w:t>
            </w:r>
            <w:proofErr w:type="spellEnd"/>
            <w:r w:rsidRPr="00CF16A5">
              <w:rPr>
                <w:rFonts w:cs="Arial"/>
                <w:b w:val="0"/>
                <w:color w:val="auto"/>
              </w:rPr>
              <w:t>) the quantity of materials collected</w:t>
            </w:r>
            <w:r w:rsidR="008A683A">
              <w:rPr>
                <w:rFonts w:cs="Arial"/>
                <w:b w:val="0"/>
                <w:color w:val="auto"/>
              </w:rPr>
              <w:t xml:space="preserve"> for recycling</w:t>
            </w:r>
            <w:r w:rsidRPr="00CF16A5">
              <w:rPr>
                <w:rFonts w:cs="Arial"/>
                <w:b w:val="0"/>
                <w:color w:val="auto"/>
              </w:rPr>
              <w:t xml:space="preserve">, and (ii) the quality of </w:t>
            </w:r>
            <w:proofErr w:type="spellStart"/>
            <w:r w:rsidRPr="00CF16A5">
              <w:rPr>
                <w:rFonts w:cs="Arial"/>
                <w:b w:val="0"/>
                <w:color w:val="auto"/>
              </w:rPr>
              <w:t>recyclate</w:t>
            </w:r>
            <w:proofErr w:type="spellEnd"/>
            <w:r w:rsidRPr="00CF16A5">
              <w:rPr>
                <w:rFonts w:cs="Arial"/>
                <w:b w:val="0"/>
                <w:color w:val="auto"/>
              </w:rPr>
              <w:t xml:space="preserve"> produced due to improved material segregation. The proposed changes will expand the range of materials collected and help </w:t>
            </w:r>
            <w:r w:rsidR="00197A3F">
              <w:rPr>
                <w:rFonts w:cs="Arial"/>
                <w:b w:val="0"/>
                <w:color w:val="auto"/>
              </w:rPr>
              <w:t xml:space="preserve">citizens </w:t>
            </w:r>
            <w:r w:rsidRPr="00CF16A5">
              <w:rPr>
                <w:rFonts w:cs="Arial"/>
                <w:b w:val="0"/>
                <w:color w:val="auto"/>
              </w:rPr>
              <w:t>make the right decisions on what can be recycled</w:t>
            </w:r>
            <w:r w:rsidR="00197A3F">
              <w:rPr>
                <w:rFonts w:cs="Arial"/>
                <w:b w:val="0"/>
                <w:color w:val="auto"/>
              </w:rPr>
              <w:t xml:space="preserve"> at home, school and work</w:t>
            </w:r>
            <w:r w:rsidRPr="00CF16A5">
              <w:rPr>
                <w:rFonts w:cs="Arial"/>
                <w:b w:val="0"/>
                <w:color w:val="auto"/>
              </w:rPr>
              <w:t xml:space="preserve">, reducing contamination. Decreased contamination will boost </w:t>
            </w:r>
            <w:proofErr w:type="spellStart"/>
            <w:r w:rsidRPr="00CF16A5">
              <w:rPr>
                <w:rFonts w:cs="Arial"/>
                <w:b w:val="0"/>
                <w:color w:val="auto"/>
              </w:rPr>
              <w:t>reprocessors</w:t>
            </w:r>
            <w:proofErr w:type="spellEnd"/>
            <w:r w:rsidRPr="00CF16A5">
              <w:rPr>
                <w:rFonts w:cs="Arial"/>
                <w:b w:val="0"/>
                <w:color w:val="auto"/>
              </w:rPr>
              <w:t xml:space="preserve">’ confidence in the quality of </w:t>
            </w:r>
            <w:proofErr w:type="spellStart"/>
            <w:r w:rsidRPr="00CF16A5">
              <w:rPr>
                <w:rFonts w:cs="Arial"/>
                <w:b w:val="0"/>
                <w:color w:val="auto"/>
              </w:rPr>
              <w:t>recyclate</w:t>
            </w:r>
            <w:proofErr w:type="spellEnd"/>
            <w:r w:rsidRPr="00CF16A5">
              <w:rPr>
                <w:rFonts w:cs="Arial"/>
                <w:b w:val="0"/>
                <w:color w:val="auto"/>
              </w:rPr>
              <w:t xml:space="preserve"> being collected, increasing demand for secondary materials. These changes will ensure that minimal waste goes to landfill, and more food waste and garden waste is composted or sent for anaerobic digestion. </w:t>
            </w:r>
            <w:bookmarkStart w:name="_Hlk104822674" w:id="12"/>
            <w:r w:rsidRPr="00CF16A5">
              <w:rPr>
                <w:rFonts w:cs="Arial"/>
                <w:b w:val="0"/>
                <w:color w:val="auto"/>
              </w:rPr>
              <w:t xml:space="preserve">The policy will also help to achieve the ambition </w:t>
            </w:r>
            <w:r w:rsidRPr="00CF16A5">
              <w:rPr>
                <w:rFonts w:cs="Arial"/>
                <w:b w:val="0"/>
                <w:bCs/>
              </w:rPr>
              <w:t xml:space="preserve">to reach 65% municipal recycling rate by 2035 </w:t>
            </w:r>
            <w:r w:rsidR="0040349D">
              <w:rPr>
                <w:rFonts w:cs="Arial"/>
                <w:b w:val="0"/>
                <w:color w:val="auto"/>
              </w:rPr>
              <w:t>and</w:t>
            </w:r>
            <w:r w:rsidRPr="00CF16A5">
              <w:rPr>
                <w:rFonts w:cs="Arial"/>
                <w:b w:val="0"/>
                <w:bCs/>
              </w:rPr>
              <w:t xml:space="preserve"> support the Government’s </w:t>
            </w:r>
            <w:r w:rsidR="00D22D79">
              <w:rPr>
                <w:rFonts w:cs="Arial"/>
                <w:b w:val="0"/>
                <w:bCs/>
              </w:rPr>
              <w:t xml:space="preserve">Environment Act target of </w:t>
            </w:r>
            <w:r w:rsidR="00B67636">
              <w:rPr>
                <w:rFonts w:cs="Arial"/>
                <w:b w:val="0"/>
                <w:bCs/>
              </w:rPr>
              <w:t>ha</w:t>
            </w:r>
            <w:r w:rsidR="000D7326">
              <w:rPr>
                <w:rFonts w:cs="Arial"/>
                <w:b w:val="0"/>
                <w:bCs/>
              </w:rPr>
              <w:t xml:space="preserve">lving residual waste by </w:t>
            </w:r>
            <w:r w:rsidR="00C5067E">
              <w:rPr>
                <w:rFonts w:cs="Arial"/>
                <w:b w:val="0"/>
                <w:bCs/>
              </w:rPr>
              <w:t xml:space="preserve">the end of </w:t>
            </w:r>
            <w:r w:rsidR="008A0B60">
              <w:rPr>
                <w:rFonts w:cs="Arial"/>
                <w:b w:val="0"/>
                <w:bCs/>
              </w:rPr>
              <w:t>2042</w:t>
            </w:r>
            <w:r w:rsidR="00D1316A">
              <w:rPr>
                <w:rStyle w:val="FootnoteReference"/>
                <w:b w:val="0"/>
                <w:bCs/>
              </w:rPr>
              <w:footnoteReference w:id="4"/>
            </w:r>
            <w:r w:rsidRPr="00CF16A5" w:rsidDel="00D22D79" w:rsidR="00D22D79">
              <w:rPr>
                <w:rFonts w:cs="Arial"/>
                <w:b w:val="0"/>
                <w:bCs/>
              </w:rPr>
              <w:t xml:space="preserve"> </w:t>
            </w:r>
            <w:r w:rsidRPr="00CF16A5">
              <w:rPr>
                <w:rFonts w:cs="Arial"/>
                <w:b w:val="0"/>
                <w:bCs/>
              </w:rPr>
              <w:t xml:space="preserve">and </w:t>
            </w:r>
            <w:r w:rsidR="008A0B60">
              <w:rPr>
                <w:rFonts w:cs="Arial"/>
                <w:b w:val="0"/>
                <w:bCs/>
              </w:rPr>
              <w:t xml:space="preserve">the </w:t>
            </w:r>
            <w:r w:rsidRPr="00CF16A5">
              <w:rPr>
                <w:rFonts w:cs="Arial"/>
                <w:b w:val="0"/>
                <w:bCs/>
              </w:rPr>
              <w:t xml:space="preserve">commitment to achieve net zero emissions by 2050.   </w:t>
            </w:r>
          </w:p>
          <w:bookmarkEnd w:id="12"/>
          <w:p w:rsidRPr="00CF16A5" w:rsidR="00E75380" w:rsidP="00D64409" w:rsidRDefault="00E75380" w14:paraId="79FD5BAF" w14:textId="312A69CD">
            <w:pPr>
              <w:pStyle w:val="IATableLines"/>
              <w:rPr>
                <w:rFonts w:cs="Arial"/>
              </w:rPr>
            </w:pPr>
          </w:p>
        </w:tc>
      </w:tr>
    </w:tbl>
    <w:p w:rsidR="00F6024B" w:rsidRDefault="00F6024B" w14:paraId="4C7731E0" w14:textId="55929559">
      <w:bookmarkStart w:name="IAIOQ3" w:id="13"/>
      <w:bookmarkStart w:name="Summary3" w:id="14"/>
    </w:p>
    <w:tbl>
      <w:tblPr>
        <w:tblW w:w="5140" w:type="pct"/>
        <w:tblInd w:w="-137" w:type="dxa"/>
        <w:tblBorders>
          <w:top w:val="single" w:color="auto" w:sz="4" w:space="0"/>
          <w:left w:val="single" w:color="auto" w:sz="4" w:space="0"/>
          <w:bottom w:val="single" w:color="auto" w:sz="4" w:space="0"/>
          <w:right w:val="single" w:color="auto" w:sz="4" w:space="0"/>
        </w:tblBorders>
        <w:tblLayout w:type="fixed"/>
        <w:tblCellMar>
          <w:left w:w="0" w:type="dxa"/>
          <w:right w:w="0" w:type="dxa"/>
        </w:tblCellMar>
        <w:tblLook w:val="01E0" w:firstRow="1" w:lastRow="1" w:firstColumn="1" w:lastColumn="1" w:noHBand="0" w:noVBand="0"/>
      </w:tblPr>
      <w:tblGrid>
        <w:gridCol w:w="10480"/>
      </w:tblGrid>
      <w:tr w:rsidRPr="00CF16A5" w:rsidR="00686F5E" w:rsidTr="002A4530" w14:paraId="2AF63F02" w14:textId="77777777">
        <w:trPr>
          <w:trHeight w:val="699"/>
        </w:trPr>
        <w:tc>
          <w:tcPr>
            <w:tcW w:w="10480" w:type="dxa"/>
            <w:tcBorders>
              <w:top w:val="single" w:color="auto" w:sz="4" w:space="0"/>
              <w:bottom w:val="single" w:color="auto" w:sz="4" w:space="0"/>
            </w:tcBorders>
          </w:tcPr>
          <w:p w:rsidR="008A683A" w:rsidP="009B5F56" w:rsidRDefault="00D64409" w14:paraId="74592875" w14:textId="2A75346D">
            <w:pPr>
              <w:pStyle w:val="IATableLines"/>
              <w:jc w:val="both"/>
              <w:rPr>
                <w:rFonts w:cs="Arial"/>
              </w:rPr>
            </w:pPr>
            <w:r w:rsidRPr="644755BC">
              <w:rPr>
                <w:rFonts w:cs="Arial"/>
                <w:b/>
                <w:color w:val="000000" w:themeColor="text1"/>
                <w:sz w:val="20"/>
              </w:rPr>
              <w:t>What policy options have been considered, including any alternatives to regulation? Please justify preferred option (further details in Evidence Base)</w:t>
            </w:r>
            <w:r w:rsidRPr="00CF16A5" w:rsidR="009B5F56">
              <w:rPr>
                <w:rFonts w:cs="Arial"/>
              </w:rPr>
              <w:t xml:space="preserve"> </w:t>
            </w:r>
          </w:p>
          <w:p w:rsidRPr="009811AE" w:rsidR="006C51BD" w:rsidP="006C51BD" w:rsidRDefault="00CC484C" w14:paraId="161E3E38" w14:textId="4B305526">
            <w:pPr>
              <w:pStyle w:val="IATableLines"/>
              <w:jc w:val="both"/>
              <w:rPr>
                <w:rFonts w:eastAsia="Arial" w:cs="Arial"/>
                <w:sz w:val="20"/>
              </w:rPr>
            </w:pPr>
            <w:r w:rsidRPr="009811AE">
              <w:rPr>
                <w:rFonts w:cs="Arial"/>
                <w:sz w:val="20"/>
              </w:rPr>
              <w:t>Within the constraints of existing legal requirements</w:t>
            </w:r>
            <w:r w:rsidR="00E703E2">
              <w:rPr>
                <w:rFonts w:cs="Arial"/>
                <w:sz w:val="20"/>
              </w:rPr>
              <w:t>,</w:t>
            </w:r>
            <w:r w:rsidRPr="009811AE">
              <w:rPr>
                <w:rFonts w:cs="Arial"/>
                <w:sz w:val="20"/>
              </w:rPr>
              <w:t xml:space="preserve"> </w:t>
            </w:r>
            <w:r w:rsidRPr="009811AE" w:rsidR="008E4741">
              <w:rPr>
                <w:rFonts w:cs="Arial"/>
                <w:sz w:val="20"/>
              </w:rPr>
              <w:t>l</w:t>
            </w:r>
            <w:r w:rsidRPr="009811AE" w:rsidR="00AF0EFF">
              <w:rPr>
                <w:rFonts w:cs="Arial"/>
                <w:sz w:val="20"/>
              </w:rPr>
              <w:t xml:space="preserve">ocal </w:t>
            </w:r>
            <w:r w:rsidRPr="009811AE" w:rsidR="008E4741">
              <w:rPr>
                <w:rFonts w:cs="Arial"/>
                <w:sz w:val="20"/>
              </w:rPr>
              <w:t>a</w:t>
            </w:r>
            <w:r w:rsidRPr="009811AE" w:rsidR="00AF0EFF">
              <w:rPr>
                <w:rFonts w:cs="Arial"/>
                <w:sz w:val="20"/>
              </w:rPr>
              <w:t xml:space="preserve">uthorities </w:t>
            </w:r>
            <w:r w:rsidRPr="009811AE">
              <w:rPr>
                <w:rFonts w:cs="Arial"/>
                <w:sz w:val="20"/>
              </w:rPr>
              <w:t>can</w:t>
            </w:r>
            <w:r w:rsidRPr="009811AE" w:rsidDel="00727A90" w:rsidR="00AF0EFF">
              <w:rPr>
                <w:rFonts w:cs="Arial"/>
                <w:sz w:val="20"/>
              </w:rPr>
              <w:t xml:space="preserve"> </w:t>
            </w:r>
            <w:r w:rsidRPr="009811AE" w:rsidR="00AF0EFF">
              <w:rPr>
                <w:rFonts w:cs="Arial"/>
                <w:sz w:val="20"/>
              </w:rPr>
              <w:t xml:space="preserve">decide on a local basis what and how materials </w:t>
            </w:r>
            <w:r w:rsidR="0006491B">
              <w:rPr>
                <w:rFonts w:cs="Arial"/>
                <w:sz w:val="20"/>
              </w:rPr>
              <w:t xml:space="preserve">are </w:t>
            </w:r>
            <w:r w:rsidRPr="009811AE" w:rsidR="00AF0EFF">
              <w:rPr>
                <w:rFonts w:cs="Arial"/>
                <w:sz w:val="20"/>
              </w:rPr>
              <w:t>collected from households for recycling. This has led to a large variety of service collection profiles and current legislative or fiscal drivers are unlikely to change this (i.e., they proved to be insufficient to increase current levels of recycling, which have plateaued at 44-45% since 2015</w:t>
            </w:r>
            <w:r w:rsidR="00CA4AF8">
              <w:rPr>
                <w:rStyle w:val="FootnoteReference"/>
              </w:rPr>
              <w:footnoteReference w:id="5"/>
            </w:r>
            <w:r w:rsidRPr="009811AE" w:rsidR="00AF0EFF">
              <w:rPr>
                <w:rFonts w:cs="Arial"/>
                <w:sz w:val="20"/>
              </w:rPr>
              <w:t>). Further n</w:t>
            </w:r>
            <w:r w:rsidRPr="009811AE" w:rsidR="008A683A">
              <w:rPr>
                <w:rFonts w:cs="Arial"/>
                <w:sz w:val="20"/>
              </w:rPr>
              <w:t xml:space="preserve">on-regulatory options were considered, e.g., </w:t>
            </w:r>
            <w:r w:rsidRPr="009811AE" w:rsidR="008A683A">
              <w:rPr>
                <w:rFonts w:cs="Arial"/>
                <w:sz w:val="20"/>
                <w:lang w:eastAsia="en-US"/>
              </w:rPr>
              <w:t xml:space="preserve">voluntary frameworks and guidance, educational/communication schemes, businesses support via specific grants and tools. They were disregarded </w:t>
            </w:r>
            <w:r w:rsidRPr="009811AE" w:rsidR="00DB2C28">
              <w:rPr>
                <w:rFonts w:cs="Arial"/>
                <w:sz w:val="20"/>
                <w:lang w:eastAsia="en-US"/>
              </w:rPr>
              <w:t>on the basis</w:t>
            </w:r>
            <w:r w:rsidRPr="009811AE" w:rsidR="008A683A">
              <w:rPr>
                <w:rFonts w:cs="Arial"/>
                <w:sz w:val="20"/>
                <w:lang w:eastAsia="en-US"/>
              </w:rPr>
              <w:t xml:space="preserve"> that these options are already </w:t>
            </w:r>
            <w:r w:rsidRPr="009811AE" w:rsidR="00AF0EFF">
              <w:rPr>
                <w:rFonts w:cs="Arial"/>
                <w:sz w:val="20"/>
                <w:lang w:eastAsia="en-US"/>
              </w:rPr>
              <w:t>operating</w:t>
            </w:r>
            <w:r w:rsidRPr="009811AE" w:rsidR="008A683A">
              <w:rPr>
                <w:rFonts w:cs="Arial"/>
                <w:sz w:val="20"/>
                <w:lang w:eastAsia="en-US"/>
              </w:rPr>
              <w:t xml:space="preserve"> but have not achieved the intended policy objectives.</w:t>
            </w:r>
            <w:r w:rsidRPr="009811AE" w:rsidR="008A683A">
              <w:rPr>
                <w:rFonts w:cs="Arial"/>
                <w:sz w:val="20"/>
              </w:rPr>
              <w:t xml:space="preserve"> </w:t>
            </w:r>
            <w:r w:rsidRPr="009811AE" w:rsidR="00FD716C">
              <w:rPr>
                <w:rFonts w:cs="Arial"/>
                <w:sz w:val="20"/>
              </w:rPr>
              <w:t>Waste &amp; Resources Action Programme (</w:t>
            </w:r>
            <w:r w:rsidRPr="009811AE" w:rsidR="0034350A">
              <w:rPr>
                <w:rFonts w:cs="Arial"/>
                <w:sz w:val="20"/>
              </w:rPr>
              <w:t>“</w:t>
            </w:r>
            <w:r w:rsidRPr="009811AE" w:rsidR="008A683A">
              <w:rPr>
                <w:rFonts w:cs="Arial"/>
                <w:sz w:val="20"/>
              </w:rPr>
              <w:t>WRAP</w:t>
            </w:r>
            <w:r w:rsidRPr="009811AE" w:rsidR="0034350A">
              <w:rPr>
                <w:rFonts w:cs="Arial"/>
                <w:sz w:val="20"/>
              </w:rPr>
              <w:t>”,</w:t>
            </w:r>
            <w:r w:rsidRPr="009811AE" w:rsidR="001C638F">
              <w:rPr>
                <w:rFonts w:cs="Arial"/>
                <w:sz w:val="20"/>
              </w:rPr>
              <w:t xml:space="preserve"> a climate action </w:t>
            </w:r>
            <w:r w:rsidRPr="009811AE" w:rsidR="006C51BD">
              <w:rPr>
                <w:rFonts w:cs="Arial"/>
                <w:sz w:val="20"/>
              </w:rPr>
              <w:t>non-governmental organisation</w:t>
            </w:r>
            <w:r w:rsidRPr="009811AE" w:rsidR="00FD716C">
              <w:rPr>
                <w:rFonts w:cs="Arial"/>
                <w:sz w:val="20"/>
              </w:rPr>
              <w:t>)</w:t>
            </w:r>
            <w:r w:rsidRPr="009811AE" w:rsidR="008A683A">
              <w:rPr>
                <w:rFonts w:cs="Arial"/>
                <w:sz w:val="20"/>
              </w:rPr>
              <w:t xml:space="preserve"> and other organisations continue to work with </w:t>
            </w:r>
            <w:r w:rsidRPr="009811AE" w:rsidR="008E4741">
              <w:rPr>
                <w:rFonts w:cs="Arial"/>
                <w:sz w:val="20"/>
              </w:rPr>
              <w:t>l</w:t>
            </w:r>
            <w:r w:rsidRPr="009811AE" w:rsidR="008A683A">
              <w:rPr>
                <w:rFonts w:cs="Arial"/>
                <w:sz w:val="20"/>
              </w:rPr>
              <w:t xml:space="preserve">ocal </w:t>
            </w:r>
            <w:r w:rsidRPr="009811AE" w:rsidR="008E4741">
              <w:rPr>
                <w:rFonts w:cs="Arial"/>
                <w:sz w:val="20"/>
              </w:rPr>
              <w:t>a</w:t>
            </w:r>
            <w:r w:rsidRPr="009811AE" w:rsidR="008A683A">
              <w:rPr>
                <w:rFonts w:cs="Arial"/>
                <w:sz w:val="20"/>
              </w:rPr>
              <w:t>uthorities</w:t>
            </w:r>
            <w:r w:rsidRPr="009811AE" w:rsidR="00AF0EFF">
              <w:rPr>
                <w:rFonts w:cs="Arial"/>
                <w:sz w:val="20"/>
              </w:rPr>
              <w:t xml:space="preserve"> and businesses</w:t>
            </w:r>
            <w:r w:rsidRPr="009811AE" w:rsidR="008A683A">
              <w:rPr>
                <w:rFonts w:cs="Arial"/>
                <w:sz w:val="20"/>
              </w:rPr>
              <w:t xml:space="preserve"> to improve recycling. WRAP, for example, worked with the waste sector to develop a voluntary Consistency Framework, </w:t>
            </w:r>
            <w:bookmarkStart w:name="_Hlk99994463" w:id="15"/>
            <w:r w:rsidRPr="009811AE" w:rsidR="008A683A">
              <w:rPr>
                <w:rFonts w:cs="Arial"/>
                <w:sz w:val="20"/>
              </w:rPr>
              <w:t xml:space="preserve">but this has not been taken up by </w:t>
            </w:r>
            <w:proofErr w:type="gramStart"/>
            <w:r w:rsidRPr="009811AE" w:rsidR="008A683A">
              <w:rPr>
                <w:rFonts w:cs="Arial"/>
                <w:sz w:val="20"/>
              </w:rPr>
              <w:t>the majority of</w:t>
            </w:r>
            <w:proofErr w:type="gramEnd"/>
            <w:r w:rsidRPr="009811AE" w:rsidR="008A683A">
              <w:rPr>
                <w:rFonts w:cs="Arial"/>
                <w:sz w:val="20"/>
              </w:rPr>
              <w:t xml:space="preserve"> </w:t>
            </w:r>
            <w:r w:rsidRPr="009811AE" w:rsidR="008E4741">
              <w:rPr>
                <w:rFonts w:cs="Arial"/>
                <w:sz w:val="20"/>
              </w:rPr>
              <w:t>l</w:t>
            </w:r>
            <w:r w:rsidRPr="009811AE" w:rsidR="008A683A">
              <w:rPr>
                <w:rFonts w:cs="Arial"/>
                <w:sz w:val="20"/>
              </w:rPr>
              <w:t xml:space="preserve">ocal </w:t>
            </w:r>
            <w:r w:rsidRPr="009811AE" w:rsidR="008E4741">
              <w:rPr>
                <w:rFonts w:cs="Arial"/>
                <w:sz w:val="20"/>
              </w:rPr>
              <w:t>a</w:t>
            </w:r>
            <w:r w:rsidRPr="009811AE" w:rsidR="008A683A">
              <w:rPr>
                <w:rFonts w:cs="Arial"/>
                <w:sz w:val="20"/>
              </w:rPr>
              <w:t xml:space="preserve">uthorities because of other funding pressures and an absence of </w:t>
            </w:r>
            <w:r w:rsidRPr="009811AE">
              <w:rPr>
                <w:rFonts w:cs="Arial"/>
                <w:sz w:val="20"/>
              </w:rPr>
              <w:t>additional</w:t>
            </w:r>
            <w:r w:rsidRPr="009811AE" w:rsidR="008A683A">
              <w:rPr>
                <w:rFonts w:cs="Arial"/>
                <w:sz w:val="20"/>
              </w:rPr>
              <w:t xml:space="preserve"> legal drivers. For </w:t>
            </w:r>
            <w:bookmarkEnd w:id="15"/>
            <w:r w:rsidRPr="009811AE" w:rsidR="008A683A">
              <w:rPr>
                <w:rFonts w:cs="Arial"/>
                <w:sz w:val="20"/>
              </w:rPr>
              <w:t xml:space="preserve">businesses, a range of voluntary initiatives have </w:t>
            </w:r>
            <w:r w:rsidRPr="009811AE" w:rsidR="008A683A">
              <w:rPr>
                <w:rFonts w:cs="Arial"/>
                <w:sz w:val="20"/>
              </w:rPr>
              <w:t>operated but there have been no drivers for the sector to actively recycle waste and the costs of the change to businesses, without rationalisation of waste services, can inhibit the transition.</w:t>
            </w:r>
            <w:r w:rsidRPr="009811AE" w:rsidR="009975B9">
              <w:rPr>
                <w:rFonts w:cs="Arial"/>
                <w:sz w:val="20"/>
              </w:rPr>
              <w:t xml:space="preserve"> </w:t>
            </w:r>
            <w:bookmarkEnd w:id="13"/>
            <w:r w:rsidRPr="009811AE" w:rsidR="00AF0EFF">
              <w:rPr>
                <w:rFonts w:eastAsia="Arial" w:cs="Arial"/>
                <w:sz w:val="20"/>
              </w:rPr>
              <w:t>In response to this, Government has concluded that we should implement measures to improve consistency in recycling for households and businesses.</w:t>
            </w:r>
          </w:p>
          <w:p w:rsidRPr="009811AE" w:rsidR="006C51BD" w:rsidP="006C51BD" w:rsidRDefault="006C51BD" w14:paraId="6208ECA9" w14:textId="77777777">
            <w:pPr>
              <w:pStyle w:val="IATableLines"/>
              <w:jc w:val="both"/>
              <w:rPr>
                <w:rFonts w:eastAsia="Arial" w:cs="Arial"/>
                <w:sz w:val="20"/>
              </w:rPr>
            </w:pPr>
          </w:p>
          <w:p w:rsidRPr="009E7A40" w:rsidR="00D50283" w:rsidP="009E7A40" w:rsidRDefault="00D50283" w14:paraId="07322D08" w14:textId="1D07A52C">
            <w:pPr>
              <w:pStyle w:val="IATableLines"/>
              <w:ind w:left="0"/>
              <w:jc w:val="both"/>
              <w:rPr>
                <w:rFonts w:eastAsia="Arial" w:cs="Arial"/>
                <w:sz w:val="20"/>
              </w:rPr>
            </w:pPr>
          </w:p>
        </w:tc>
      </w:tr>
      <w:tr w:rsidRPr="00CF16A5" w:rsidR="007F6076" w:rsidTr="002A4530" w14:paraId="4B774849" w14:textId="77777777">
        <w:trPr>
          <w:trHeight w:val="10316"/>
        </w:trPr>
        <w:tc>
          <w:tcPr>
            <w:tcW w:w="10480" w:type="dxa"/>
            <w:tcBorders>
              <w:top w:val="single" w:color="auto" w:sz="4" w:space="0"/>
              <w:bottom w:val="single" w:color="auto" w:sz="4" w:space="0"/>
            </w:tcBorders>
          </w:tcPr>
          <w:p w:rsidR="00131F2D" w:rsidP="00D2570D" w:rsidRDefault="00131F2D" w14:paraId="44A35388" w14:textId="341CA4BA">
            <w:pPr>
              <w:pStyle w:val="IATableLines"/>
              <w:jc w:val="both"/>
              <w:rPr>
                <w:rFonts w:cs="Arial"/>
                <w:sz w:val="20"/>
              </w:rPr>
            </w:pPr>
            <w:r w:rsidRPr="009E7A40">
              <w:rPr>
                <w:rFonts w:cs="Arial"/>
                <w:sz w:val="20"/>
              </w:rPr>
              <w:t>The relevant legislation that was introduced in the Environment Act 2021 has </w:t>
            </w:r>
            <w:hyperlink w:tgtFrame="_blank" w:history="1" r:id="rId12">
              <w:r w:rsidRPr="009E7A40">
                <w:rPr>
                  <w:sz w:val="20"/>
                </w:rPr>
                <w:t>now come into force</w:t>
              </w:r>
            </w:hyperlink>
            <w:r w:rsidRPr="009E7A40">
              <w:rPr>
                <w:rFonts w:cs="Arial"/>
                <w:sz w:val="20"/>
              </w:rPr>
              <w:t xml:space="preserve">. This means that the core legislative requirements of Simpler Recycling and implementation dates are now set in legislation. In practice, this means that the </w:t>
            </w:r>
            <w:r w:rsidR="00B474C0">
              <w:rPr>
                <w:rFonts w:cs="Arial"/>
                <w:sz w:val="20"/>
              </w:rPr>
              <w:t xml:space="preserve">core </w:t>
            </w:r>
            <w:r w:rsidRPr="009E7A40">
              <w:rPr>
                <w:rFonts w:cs="Arial"/>
                <w:sz w:val="20"/>
              </w:rPr>
              <w:t xml:space="preserve">requirements regarding separate collection of the recyclable waste streams will automatically come into effect as per the Simpler Recycling timeline </w:t>
            </w:r>
            <w:r w:rsidR="00B474C0">
              <w:rPr>
                <w:rFonts w:cs="Arial"/>
                <w:sz w:val="20"/>
              </w:rPr>
              <w:t xml:space="preserve">set out in </w:t>
            </w:r>
            <w:hyperlink w:history="1" r:id="rId13">
              <w:r w:rsidRPr="00B474C0" w:rsidR="00B474C0">
                <w:rPr>
                  <w:rStyle w:val="Hyperlink"/>
                  <w:rFonts w:cs="Arial"/>
                  <w:sz w:val="20"/>
                </w:rPr>
                <w:t>the commencement regulations</w:t>
              </w:r>
            </w:hyperlink>
            <w:r w:rsidRPr="009E7A40">
              <w:rPr>
                <w:rFonts w:cs="Arial"/>
                <w:sz w:val="20"/>
              </w:rPr>
              <w:t>. </w:t>
            </w:r>
          </w:p>
          <w:p w:rsidRPr="009E7A40" w:rsidR="008D4D51" w:rsidP="009E7A40" w:rsidRDefault="008D4D51" w14:paraId="538AFD5E" w14:textId="77777777">
            <w:pPr>
              <w:pStyle w:val="IATableLines"/>
              <w:jc w:val="both"/>
              <w:rPr>
                <w:rFonts w:cs="Arial"/>
                <w:sz w:val="20"/>
              </w:rPr>
            </w:pPr>
          </w:p>
          <w:p w:rsidR="00131F2D" w:rsidP="00D2570D" w:rsidRDefault="00131F2D" w14:paraId="4BACEE34" w14:textId="77777777">
            <w:pPr>
              <w:pStyle w:val="IATableLines"/>
              <w:jc w:val="both"/>
              <w:rPr>
                <w:rFonts w:cs="Arial"/>
                <w:sz w:val="20"/>
              </w:rPr>
            </w:pPr>
            <w:r w:rsidRPr="009E7A40">
              <w:rPr>
                <w:rFonts w:cs="Arial"/>
                <w:sz w:val="20"/>
              </w:rPr>
              <w:t xml:space="preserve">In May 2024, </w:t>
            </w:r>
            <w:hyperlink w:tgtFrame="_blank" w:history="1" r:id="rId14">
              <w:r w:rsidRPr="009E7A40">
                <w:rPr>
                  <w:sz w:val="20"/>
                </w:rPr>
                <w:t>regulations were made</w:t>
              </w:r>
            </w:hyperlink>
            <w:r w:rsidRPr="009E7A40">
              <w:rPr>
                <w:rFonts w:cs="Arial"/>
                <w:sz w:val="20"/>
              </w:rPr>
              <w:t xml:space="preserve"> that set the descriptions of the recyclable waste streams for Simpler Recycling. In practice, this sets out what materials are in scope of Simpler Recycling collections, ready for when the policy comes into effect. These regulations also confirmed the additional relevant non-domestic premises in scope of Simpler Recycling, as </w:t>
            </w:r>
            <w:hyperlink w:tgtFrame="_blank" w:history="1" r:id="rId15">
              <w:r w:rsidRPr="009E7A40">
                <w:rPr>
                  <w:sz w:val="20"/>
                </w:rPr>
                <w:t>announced in May 2024</w:t>
              </w:r>
            </w:hyperlink>
            <w:r w:rsidRPr="009E7A40">
              <w:rPr>
                <w:rFonts w:cs="Arial"/>
                <w:sz w:val="20"/>
              </w:rPr>
              <w:t xml:space="preserve">. These regulations have now come into force. </w:t>
            </w:r>
          </w:p>
          <w:p w:rsidRPr="009E7A40" w:rsidR="008D4D51" w:rsidP="009E7A40" w:rsidRDefault="008D4D51" w14:paraId="404C2794" w14:textId="77777777">
            <w:pPr>
              <w:pStyle w:val="IATableLines"/>
              <w:jc w:val="both"/>
              <w:rPr>
                <w:rFonts w:cs="Arial"/>
                <w:sz w:val="20"/>
              </w:rPr>
            </w:pPr>
          </w:p>
          <w:p w:rsidRPr="009E7A40" w:rsidR="00131F2D" w:rsidP="009E7A40" w:rsidRDefault="00131F2D" w14:paraId="2ADC2557" w14:textId="015E8856">
            <w:pPr>
              <w:pStyle w:val="IATableLines"/>
              <w:jc w:val="both"/>
              <w:rPr>
                <w:rFonts w:cs="Arial"/>
                <w:sz w:val="20"/>
              </w:rPr>
            </w:pPr>
            <w:r w:rsidRPr="009E7A40">
              <w:rPr>
                <w:rFonts w:cs="Arial"/>
                <w:sz w:val="20"/>
              </w:rPr>
              <w:t xml:space="preserve">Further regulations will confirm exemptions related to the co-collection of </w:t>
            </w:r>
            <w:r w:rsidR="008B380E">
              <w:rPr>
                <w:rFonts w:cs="Arial"/>
                <w:sz w:val="20"/>
              </w:rPr>
              <w:t>plastic, metal and glass, as well as</w:t>
            </w:r>
            <w:r w:rsidRPr="009E7A40">
              <w:rPr>
                <w:rFonts w:cs="Arial"/>
                <w:sz w:val="20"/>
              </w:rPr>
              <w:t xml:space="preserve"> food and garden waste, </w:t>
            </w:r>
            <w:r w:rsidR="007B5D60">
              <w:rPr>
                <w:rFonts w:cs="Arial"/>
                <w:sz w:val="20"/>
              </w:rPr>
              <w:t>and</w:t>
            </w:r>
            <w:r w:rsidRPr="009E7A40">
              <w:rPr>
                <w:rFonts w:cs="Arial"/>
                <w:sz w:val="20"/>
              </w:rPr>
              <w:t xml:space="preserve"> exemption for micro</w:t>
            </w:r>
            <w:r>
              <w:rPr>
                <w:rFonts w:cs="Arial"/>
                <w:sz w:val="20"/>
              </w:rPr>
              <w:t xml:space="preserve"> </w:t>
            </w:r>
            <w:r w:rsidRPr="009E7A40">
              <w:rPr>
                <w:rFonts w:cs="Arial"/>
                <w:sz w:val="20"/>
              </w:rPr>
              <w:t xml:space="preserve">firms from the new requirements for an initial two years. </w:t>
            </w:r>
            <w:r w:rsidRPr="009E7A40">
              <w:rPr>
                <w:rFonts w:eastAsia="Arial" w:cs="Arial"/>
                <w:sz w:val="20"/>
              </w:rPr>
              <w:t>Therefore, the final policy options presented and analysed in this impact assessment are</w:t>
            </w:r>
            <w:r w:rsidRPr="009E7A40">
              <w:rPr>
                <w:rFonts w:cs="Arial"/>
                <w:sz w:val="20"/>
              </w:rPr>
              <w:t xml:space="preserve"> based on the final secondary legislation proposals and the modelling reflect</w:t>
            </w:r>
            <w:r w:rsidR="00700ED1">
              <w:rPr>
                <w:rFonts w:cs="Arial"/>
                <w:sz w:val="20"/>
              </w:rPr>
              <w:t>s</w:t>
            </w:r>
            <w:r w:rsidRPr="009E7A40">
              <w:rPr>
                <w:rFonts w:cs="Arial"/>
                <w:sz w:val="20"/>
              </w:rPr>
              <w:t xml:space="preserve"> the most likely collection arrangements to operate across households and non-household premises</w:t>
            </w:r>
            <w:r w:rsidR="00912901">
              <w:rPr>
                <w:rFonts w:cs="Arial"/>
                <w:sz w:val="20"/>
              </w:rPr>
              <w:t xml:space="preserve"> against a “do nothing” baseline</w:t>
            </w:r>
            <w:r w:rsidR="00D4041B">
              <w:rPr>
                <w:rFonts w:cs="Arial"/>
                <w:sz w:val="20"/>
              </w:rPr>
              <w:t>.</w:t>
            </w:r>
            <w:r w:rsidRPr="009E7A40">
              <w:rPr>
                <w:rFonts w:cs="Arial"/>
                <w:sz w:val="20"/>
              </w:rPr>
              <w:t xml:space="preserve"> </w:t>
            </w:r>
          </w:p>
          <w:p w:rsidRPr="009D4143" w:rsidR="00D6018E" w:rsidP="009D4143" w:rsidRDefault="00D6018E" w14:paraId="439BD746" w14:textId="77777777">
            <w:pPr>
              <w:pStyle w:val="IATableLines"/>
              <w:jc w:val="both"/>
              <w:rPr>
                <w:rFonts w:cs="Arial"/>
                <w:sz w:val="20"/>
              </w:rPr>
            </w:pPr>
          </w:p>
          <w:p w:rsidRPr="009D4143" w:rsidR="00AF0EFF" w:rsidP="009D4143" w:rsidRDefault="00AF0EFF" w14:paraId="25D5E8A6" w14:textId="4FA5BA86">
            <w:pPr>
              <w:pStyle w:val="IATableLines"/>
              <w:jc w:val="both"/>
              <w:rPr>
                <w:rFonts w:cs="Arial"/>
                <w:sz w:val="20"/>
              </w:rPr>
            </w:pPr>
            <w:r w:rsidRPr="009D4143">
              <w:rPr>
                <w:rFonts w:cs="Arial"/>
                <w:sz w:val="20"/>
              </w:rPr>
              <w:t xml:space="preserve">We expect </w:t>
            </w:r>
            <w:r w:rsidR="005E0184">
              <w:rPr>
                <w:rFonts w:cs="Arial"/>
                <w:sz w:val="20"/>
              </w:rPr>
              <w:t xml:space="preserve">local authorities </w:t>
            </w:r>
            <w:r w:rsidR="00E977C7">
              <w:rPr>
                <w:rFonts w:cs="Arial"/>
                <w:sz w:val="20"/>
              </w:rPr>
              <w:t>and waste management companies</w:t>
            </w:r>
            <w:r w:rsidR="005E0184">
              <w:rPr>
                <w:rFonts w:cs="Arial"/>
                <w:sz w:val="20"/>
              </w:rPr>
              <w:t xml:space="preserve"> to implement these reforms in a variety of ways to suit their specific circumstances</w:t>
            </w:r>
            <w:r w:rsidR="00875C3D">
              <w:rPr>
                <w:rFonts w:cs="Arial"/>
                <w:sz w:val="20"/>
              </w:rPr>
              <w:t>, which has been considered in the supporting modelling.</w:t>
            </w:r>
            <w:r w:rsidRPr="009D4143">
              <w:rPr>
                <w:rFonts w:cs="Arial"/>
                <w:sz w:val="20"/>
              </w:rPr>
              <w:t xml:space="preserve"> </w:t>
            </w:r>
            <w:r w:rsidRPr="00CF16A5">
              <w:rPr>
                <w:rFonts w:cs="Arial"/>
                <w:sz w:val="20"/>
              </w:rPr>
              <w:t>T</w:t>
            </w:r>
            <w:r w:rsidRPr="00344948">
              <w:t>h</w:t>
            </w:r>
            <w:r w:rsidRPr="00CF16A5">
              <w:rPr>
                <w:rFonts w:cs="Arial"/>
                <w:sz w:val="20"/>
              </w:rPr>
              <w:t>e impacts of different requirements for household and non-household waste and recycling collections were considered</w:t>
            </w:r>
            <w:bookmarkStart w:name="_Hlk94541506" w:id="16"/>
            <w:r w:rsidRPr="00CF16A5">
              <w:rPr>
                <w:rFonts w:cs="Arial"/>
                <w:sz w:val="20"/>
              </w:rPr>
              <w:t xml:space="preserve"> and then combined for the whole municipal </w:t>
            </w:r>
            <w:r>
              <w:rPr>
                <w:rFonts w:cs="Arial"/>
                <w:sz w:val="20"/>
              </w:rPr>
              <w:t>(M)</w:t>
            </w:r>
            <w:r w:rsidRPr="00CF16A5">
              <w:rPr>
                <w:rFonts w:cs="Arial"/>
                <w:sz w:val="20"/>
              </w:rPr>
              <w:t xml:space="preserve"> sector:</w:t>
            </w:r>
            <w:bookmarkEnd w:id="16"/>
          </w:p>
          <w:p w:rsidRPr="009D4143" w:rsidR="00AF0EFF" w:rsidP="007F6076" w:rsidRDefault="00AF0EFF" w14:paraId="57967EE3" w14:textId="77777777">
            <w:pPr>
              <w:pStyle w:val="IATableLines"/>
              <w:jc w:val="both"/>
              <w:rPr>
                <w:rFonts w:cs="Arial"/>
                <w:b/>
                <w:bCs/>
                <w:sz w:val="20"/>
              </w:rPr>
            </w:pPr>
          </w:p>
          <w:p w:rsidRPr="00CF16A5" w:rsidR="007F6076" w:rsidP="007F6076" w:rsidRDefault="007F6076" w14:paraId="12EB7896" w14:textId="0DC2428E">
            <w:pPr>
              <w:pStyle w:val="IATableLines"/>
              <w:jc w:val="both"/>
              <w:rPr>
                <w:rFonts w:cs="Arial"/>
                <w:sz w:val="20"/>
              </w:rPr>
            </w:pPr>
            <w:r w:rsidRPr="009D4143">
              <w:rPr>
                <w:rFonts w:cs="Arial"/>
                <w:b/>
                <w:bCs/>
                <w:sz w:val="20"/>
              </w:rPr>
              <w:t>Baseline (i.e., do-nothing)</w:t>
            </w:r>
            <w:r w:rsidRPr="009D4143">
              <w:rPr>
                <w:rFonts w:cs="Arial"/>
                <w:sz w:val="20"/>
              </w:rPr>
              <w:t xml:space="preserve">: </w:t>
            </w:r>
            <w:r w:rsidRPr="00CF16A5">
              <w:rPr>
                <w:rFonts w:cs="Arial"/>
                <w:sz w:val="20"/>
              </w:rPr>
              <w:t xml:space="preserve">do not implement </w:t>
            </w:r>
            <w:r w:rsidR="007747C4">
              <w:rPr>
                <w:rFonts w:cs="Arial"/>
                <w:sz w:val="20"/>
              </w:rPr>
              <w:t>Simpler Recycling</w:t>
            </w:r>
            <w:r w:rsidRPr="00CF16A5">
              <w:rPr>
                <w:rFonts w:cs="Arial"/>
                <w:sz w:val="20"/>
              </w:rPr>
              <w:t xml:space="preserve"> in England. </w:t>
            </w:r>
            <w:r w:rsidR="00AB3506">
              <w:rPr>
                <w:rFonts w:cs="Arial"/>
                <w:sz w:val="20"/>
              </w:rPr>
              <w:t>I</w:t>
            </w:r>
            <w:r w:rsidRPr="00CF16A5">
              <w:rPr>
                <w:rFonts w:cs="Arial"/>
                <w:sz w:val="20"/>
              </w:rPr>
              <w:t xml:space="preserve">ntroduce an “all-in, no glass” Deposit Return Scheme (DRS) for drinks containers </w:t>
            </w:r>
            <w:r w:rsidR="009B3295">
              <w:rPr>
                <w:rFonts w:cs="Arial"/>
                <w:sz w:val="20"/>
              </w:rPr>
              <w:t>i</w:t>
            </w:r>
            <w:r w:rsidRPr="00CF16A5">
              <w:rPr>
                <w:rFonts w:cs="Arial"/>
                <w:sz w:val="20"/>
              </w:rPr>
              <w:t>n England and Northern Ireland (as set out in the</w:t>
            </w:r>
            <w:r w:rsidRPr="00CF16A5" w:rsidDel="005B6C39">
              <w:rPr>
                <w:rFonts w:cs="Arial"/>
                <w:sz w:val="20"/>
              </w:rPr>
              <w:t xml:space="preserve"> </w:t>
            </w:r>
            <w:r w:rsidRPr="00CF16A5">
              <w:rPr>
                <w:rFonts w:cs="Arial"/>
                <w:sz w:val="20"/>
              </w:rPr>
              <w:t>DRS IA).</w:t>
            </w:r>
          </w:p>
          <w:p w:rsidRPr="00CF16A5" w:rsidR="008C3327" w:rsidP="007F6076" w:rsidRDefault="008C3327" w14:paraId="692301D4" w14:textId="77777777">
            <w:pPr>
              <w:pStyle w:val="IATableLines"/>
              <w:jc w:val="both"/>
              <w:rPr>
                <w:rFonts w:cs="Arial"/>
                <w:sz w:val="20"/>
              </w:rPr>
            </w:pPr>
          </w:p>
          <w:p w:rsidRPr="00675F8E" w:rsidR="007F6076" w:rsidP="7C995945" w:rsidRDefault="1F3A31AA" w14:paraId="6E7DD972" w14:textId="018CB7AC">
            <w:pPr>
              <w:pStyle w:val="IATableLines"/>
              <w:jc w:val="both"/>
              <w:rPr>
                <w:rFonts w:cs="Arial"/>
                <w:sz w:val="20"/>
              </w:rPr>
            </w:pPr>
            <w:r w:rsidRPr="7C995945">
              <w:rPr>
                <w:rFonts w:cs="Arial"/>
                <w:b/>
                <w:bCs/>
                <w:sz w:val="20"/>
              </w:rPr>
              <w:t xml:space="preserve">Option 1M: </w:t>
            </w:r>
            <w:r w:rsidRPr="7C995945">
              <w:rPr>
                <w:rFonts w:cs="Arial"/>
                <w:sz w:val="20"/>
              </w:rPr>
              <w:t>(</w:t>
            </w:r>
            <w:proofErr w:type="spellStart"/>
            <w:r w:rsidRPr="7C995945">
              <w:rPr>
                <w:rFonts w:cs="Arial"/>
                <w:sz w:val="20"/>
              </w:rPr>
              <w:t>i</w:t>
            </w:r>
            <w:proofErr w:type="spellEnd"/>
            <w:r w:rsidRPr="7C995945">
              <w:rPr>
                <w:rFonts w:cs="Arial"/>
                <w:sz w:val="20"/>
              </w:rPr>
              <w:t xml:space="preserve">) Household sector </w:t>
            </w:r>
            <w:r w:rsidRPr="7C995945" w:rsidR="3B7DF87A">
              <w:rPr>
                <w:rFonts w:cs="Arial"/>
                <w:sz w:val="20"/>
              </w:rPr>
              <w:t>–</w:t>
            </w:r>
            <w:r w:rsidRPr="7C995945">
              <w:rPr>
                <w:rFonts w:cs="Arial"/>
                <w:sz w:val="20"/>
              </w:rPr>
              <w:t xml:space="preserve"> </w:t>
            </w:r>
            <w:r w:rsidRPr="7C995945" w:rsidR="72B229ED">
              <w:rPr>
                <w:rFonts w:cs="Arial"/>
                <w:sz w:val="20"/>
              </w:rPr>
              <w:t>t</w:t>
            </w:r>
            <w:r w:rsidRPr="7C995945" w:rsidR="3B7DF87A">
              <w:rPr>
                <w:rFonts w:cs="Arial"/>
                <w:sz w:val="20"/>
              </w:rPr>
              <w:t xml:space="preserve">his </w:t>
            </w:r>
            <w:r w:rsidRPr="7C995945" w:rsidR="65114C8C">
              <w:rPr>
                <w:rFonts w:cs="Arial"/>
                <w:sz w:val="20"/>
              </w:rPr>
              <w:t>option</w:t>
            </w:r>
            <w:r w:rsidRPr="7C995945" w:rsidR="3B7DF87A">
              <w:rPr>
                <w:rFonts w:cs="Arial"/>
                <w:sz w:val="20"/>
              </w:rPr>
              <w:t xml:space="preserve"> assumes </w:t>
            </w:r>
            <w:r w:rsidRPr="7C995945" w:rsidR="2A2E73BE">
              <w:rPr>
                <w:rFonts w:cs="Arial"/>
                <w:sz w:val="20"/>
              </w:rPr>
              <w:t>consistent</w:t>
            </w:r>
            <w:r w:rsidRPr="7C995945" w:rsidR="3B7DF87A">
              <w:rPr>
                <w:rFonts w:cs="Arial"/>
                <w:sz w:val="20"/>
              </w:rPr>
              <w:t xml:space="preserve"> </w:t>
            </w:r>
            <w:r w:rsidRPr="7C995945">
              <w:rPr>
                <w:rFonts w:cs="Arial"/>
                <w:sz w:val="20"/>
              </w:rPr>
              <w:t>collection of dry recyclable waste streams</w:t>
            </w:r>
            <w:r w:rsidRPr="7AE2A94B" w:rsidR="5BE25D94">
              <w:rPr>
                <w:rFonts w:cs="Arial"/>
                <w:sz w:val="20"/>
              </w:rPr>
              <w:t xml:space="preserve"> </w:t>
            </w:r>
            <w:r w:rsidRPr="099F95C4" w:rsidR="5BE25D94">
              <w:rPr>
                <w:rFonts w:cs="Arial"/>
                <w:sz w:val="20"/>
              </w:rPr>
              <w:t>through</w:t>
            </w:r>
            <w:r w:rsidRPr="7AE2A94B" w:rsidR="5BE25D94">
              <w:rPr>
                <w:rFonts w:cs="Arial"/>
                <w:sz w:val="20"/>
              </w:rPr>
              <w:t xml:space="preserve"> systems with further separation</w:t>
            </w:r>
            <w:r w:rsidRPr="7AE2A94B" w:rsidR="4E75DE61">
              <w:rPr>
                <w:rFonts w:cs="Arial"/>
                <w:sz w:val="20"/>
              </w:rPr>
              <w:t>.</w:t>
            </w:r>
            <w:r w:rsidRPr="7C995945">
              <w:rPr>
                <w:rFonts w:cs="Arial"/>
                <w:sz w:val="20"/>
              </w:rPr>
              <w:t xml:space="preserve"> </w:t>
            </w:r>
            <w:r w:rsidRPr="7C995945" w:rsidR="64B35050">
              <w:rPr>
                <w:rFonts w:cs="Arial"/>
                <w:sz w:val="20"/>
              </w:rPr>
              <w:t>This option also</w:t>
            </w:r>
            <w:r w:rsidRPr="7C995945" w:rsidR="72B229ED">
              <w:rPr>
                <w:rFonts w:cs="Arial"/>
                <w:sz w:val="20"/>
              </w:rPr>
              <w:t xml:space="preserve"> assumes </w:t>
            </w:r>
            <w:r w:rsidRPr="7C995945">
              <w:rPr>
                <w:rFonts w:cs="Arial"/>
                <w:sz w:val="20"/>
              </w:rPr>
              <w:t>separate weekly food waste</w:t>
            </w:r>
            <w:r w:rsidRPr="7C995945" w:rsidR="7222C1C5">
              <w:rPr>
                <w:rFonts w:cs="Arial"/>
                <w:sz w:val="20"/>
              </w:rPr>
              <w:t xml:space="preserve">, </w:t>
            </w:r>
            <w:r w:rsidRPr="7C995945">
              <w:rPr>
                <w:rFonts w:cs="Arial"/>
                <w:sz w:val="20"/>
              </w:rPr>
              <w:t>and</w:t>
            </w:r>
            <w:r w:rsidRPr="7C995945" w:rsidR="722CCADE">
              <w:rPr>
                <w:rFonts w:cs="Arial"/>
                <w:sz w:val="20"/>
              </w:rPr>
              <w:t xml:space="preserve"> provision of </w:t>
            </w:r>
            <w:r w:rsidRPr="7C995945">
              <w:rPr>
                <w:rFonts w:cs="Arial"/>
                <w:sz w:val="20"/>
              </w:rPr>
              <w:t xml:space="preserve">free garden waste. (ii) NHM sector – </w:t>
            </w:r>
            <w:r w:rsidRPr="7C995945" w:rsidR="72B229ED">
              <w:rPr>
                <w:rFonts w:cs="Arial"/>
                <w:sz w:val="20"/>
              </w:rPr>
              <w:t xml:space="preserve">this option assumes </w:t>
            </w:r>
            <w:r w:rsidRPr="7C995945">
              <w:rPr>
                <w:rFonts w:cs="Arial"/>
                <w:sz w:val="20"/>
              </w:rPr>
              <w:t>businesses and non-domestic premises</w:t>
            </w:r>
            <w:r w:rsidRPr="7C995945" w:rsidR="64B35050">
              <w:rPr>
                <w:rFonts w:cs="Arial"/>
                <w:sz w:val="20"/>
              </w:rPr>
              <w:t xml:space="preserve"> (</w:t>
            </w:r>
            <w:r w:rsidRPr="7C995945">
              <w:rPr>
                <w:rFonts w:cs="Arial"/>
                <w:sz w:val="20"/>
              </w:rPr>
              <w:t>producing household waste</w:t>
            </w:r>
            <w:r w:rsidRPr="7C995945" w:rsidR="64B35050">
              <w:rPr>
                <w:rFonts w:cs="Arial"/>
                <w:sz w:val="20"/>
              </w:rPr>
              <w:t>)</w:t>
            </w:r>
            <w:r w:rsidRPr="7C995945">
              <w:rPr>
                <w:rFonts w:cs="Arial"/>
                <w:sz w:val="20"/>
              </w:rPr>
              <w:t xml:space="preserve"> separate recyclable waste </w:t>
            </w:r>
            <w:r w:rsidRPr="7C995945" w:rsidR="64B35050">
              <w:rPr>
                <w:rFonts w:cs="Arial"/>
                <w:sz w:val="20"/>
              </w:rPr>
              <w:t>into</w:t>
            </w:r>
            <w:r w:rsidRPr="7C995945" w:rsidR="00C1D915">
              <w:rPr>
                <w:rFonts w:cs="Arial"/>
                <w:sz w:val="20"/>
              </w:rPr>
              <w:t xml:space="preserve"> </w:t>
            </w:r>
            <w:r w:rsidRPr="7C995945">
              <w:rPr>
                <w:rFonts w:cs="Arial"/>
                <w:sz w:val="20"/>
              </w:rPr>
              <w:t xml:space="preserve">mixed dry recyclable waste streams but with a separate glass waste collection. They also have separate food waste collections. </w:t>
            </w:r>
            <w:r w:rsidRPr="7C995945" w:rsidR="7FEC1FF7">
              <w:rPr>
                <w:rFonts w:cs="Arial"/>
                <w:sz w:val="20"/>
              </w:rPr>
              <w:t>Micro firm</w:t>
            </w:r>
            <w:r w:rsidRPr="7C995945">
              <w:rPr>
                <w:rFonts w:cs="Arial"/>
                <w:sz w:val="20"/>
              </w:rPr>
              <w:t>s are exempt</w:t>
            </w:r>
            <w:r w:rsidRPr="7C995945" w:rsidR="46EDE783">
              <w:rPr>
                <w:rFonts w:cs="Arial"/>
                <w:sz w:val="20"/>
              </w:rPr>
              <w:t>.</w:t>
            </w:r>
            <w:r w:rsidRPr="7C995945">
              <w:rPr>
                <w:rFonts w:cs="Arial"/>
                <w:sz w:val="20"/>
              </w:rPr>
              <w:t xml:space="preserve"> </w:t>
            </w:r>
          </w:p>
          <w:p w:rsidRPr="00CF16A5" w:rsidR="008C3327" w:rsidP="007F6076" w:rsidRDefault="008C3327" w14:paraId="3F06DB99" w14:textId="77777777">
            <w:pPr>
              <w:pStyle w:val="IATableLines"/>
              <w:jc w:val="both"/>
              <w:rPr>
                <w:rFonts w:cs="Arial"/>
                <w:sz w:val="20"/>
              </w:rPr>
            </w:pPr>
          </w:p>
          <w:p w:rsidRPr="00CF16A5" w:rsidR="007F6076" w:rsidP="007F6076" w:rsidRDefault="007F6076" w14:paraId="6D0BEB23" w14:textId="4FFAC716">
            <w:pPr>
              <w:pStyle w:val="IATableLines"/>
              <w:jc w:val="both"/>
              <w:rPr>
                <w:rFonts w:cs="Arial"/>
                <w:sz w:val="20"/>
              </w:rPr>
            </w:pPr>
            <w:r w:rsidRPr="009D4143">
              <w:rPr>
                <w:rFonts w:cs="Arial"/>
                <w:b/>
                <w:bCs/>
                <w:sz w:val="20"/>
              </w:rPr>
              <w:t>Option 2M</w:t>
            </w:r>
            <w:r w:rsidRPr="00344948">
              <w:rPr>
                <w:rFonts w:cs="Arial"/>
                <w:sz w:val="20"/>
              </w:rPr>
              <w:t>:</w:t>
            </w:r>
            <w:r w:rsidRPr="00CF16A5">
              <w:rPr>
                <w:rFonts w:cs="Arial"/>
                <w:sz w:val="20"/>
              </w:rPr>
              <w:t xml:space="preserve"> </w:t>
            </w:r>
            <w:bookmarkStart w:name="_Hlk178604932" w:id="17"/>
            <w:r w:rsidRPr="00CF16A5">
              <w:rPr>
                <w:rFonts w:cs="Arial"/>
                <w:sz w:val="20"/>
              </w:rPr>
              <w:t>(</w:t>
            </w:r>
            <w:proofErr w:type="spellStart"/>
            <w:r w:rsidRPr="00CF16A5">
              <w:rPr>
                <w:rFonts w:cs="Arial"/>
                <w:sz w:val="20"/>
              </w:rPr>
              <w:t>i</w:t>
            </w:r>
            <w:proofErr w:type="spellEnd"/>
            <w:r w:rsidRPr="00CF16A5">
              <w:rPr>
                <w:rFonts w:cs="Arial"/>
                <w:sz w:val="20"/>
              </w:rPr>
              <w:t xml:space="preserve">) Household sector – as Option 1M. (ii) NHM sector </w:t>
            </w:r>
            <w:r w:rsidR="0040221F">
              <w:rPr>
                <w:rFonts w:cs="Arial"/>
                <w:sz w:val="20"/>
              </w:rPr>
              <w:t>–</w:t>
            </w:r>
            <w:r w:rsidRPr="00CF16A5">
              <w:rPr>
                <w:rFonts w:cs="Arial"/>
                <w:sz w:val="20"/>
              </w:rPr>
              <w:t xml:space="preserve"> </w:t>
            </w:r>
            <w:r w:rsidR="0040221F">
              <w:rPr>
                <w:rFonts w:cs="Arial"/>
                <w:sz w:val="20"/>
              </w:rPr>
              <w:t>as in 1M except</w:t>
            </w:r>
            <w:r w:rsidRPr="00CF16A5">
              <w:rPr>
                <w:rFonts w:cs="Arial"/>
                <w:sz w:val="20"/>
              </w:rPr>
              <w:t xml:space="preserve"> </w:t>
            </w:r>
            <w:r w:rsidR="0040221F">
              <w:rPr>
                <w:rFonts w:cs="Arial"/>
                <w:sz w:val="20"/>
              </w:rPr>
              <w:t>m</w:t>
            </w:r>
            <w:r w:rsidR="00FF1D17">
              <w:rPr>
                <w:rFonts w:cs="Arial"/>
                <w:sz w:val="20"/>
              </w:rPr>
              <w:t>icro firm</w:t>
            </w:r>
            <w:r w:rsidRPr="00CF16A5">
              <w:rPr>
                <w:rFonts w:cs="Arial"/>
                <w:sz w:val="20"/>
              </w:rPr>
              <w:t xml:space="preserve">s </w:t>
            </w:r>
            <w:r w:rsidR="00287901">
              <w:rPr>
                <w:rFonts w:cs="Arial"/>
                <w:sz w:val="20"/>
              </w:rPr>
              <w:t xml:space="preserve">are </w:t>
            </w:r>
            <w:r w:rsidRPr="00CF16A5">
              <w:rPr>
                <w:rFonts w:cs="Arial"/>
                <w:sz w:val="20"/>
              </w:rPr>
              <w:t xml:space="preserve">phased into the policy </w:t>
            </w:r>
            <w:r w:rsidR="00F567C8">
              <w:rPr>
                <w:rFonts w:cs="Arial"/>
                <w:sz w:val="20"/>
              </w:rPr>
              <w:t>from 31</w:t>
            </w:r>
            <w:r w:rsidRPr="00101A16" w:rsidR="00F567C8">
              <w:rPr>
                <w:rFonts w:cs="Arial"/>
                <w:sz w:val="20"/>
                <w:vertAlign w:val="superscript"/>
              </w:rPr>
              <w:t>st</w:t>
            </w:r>
            <w:r w:rsidR="00F567C8">
              <w:rPr>
                <w:rFonts w:cs="Arial"/>
                <w:sz w:val="20"/>
              </w:rPr>
              <w:t xml:space="preserve"> March </w:t>
            </w:r>
            <w:r w:rsidRPr="00CF16A5">
              <w:rPr>
                <w:rFonts w:cs="Arial"/>
                <w:sz w:val="20"/>
              </w:rPr>
              <w:t>2027.</w:t>
            </w:r>
            <w:bookmarkEnd w:id="17"/>
          </w:p>
          <w:p w:rsidRPr="00CF16A5" w:rsidR="008C3327" w:rsidP="007F6076" w:rsidRDefault="008C3327" w14:paraId="2D0092F6" w14:textId="77777777">
            <w:pPr>
              <w:pStyle w:val="IATableLines"/>
              <w:jc w:val="both"/>
              <w:rPr>
                <w:rFonts w:cs="Arial"/>
                <w:sz w:val="20"/>
              </w:rPr>
            </w:pPr>
          </w:p>
          <w:p w:rsidRPr="00CF16A5" w:rsidR="007F6076" w:rsidP="007F6076" w:rsidRDefault="007F6076" w14:paraId="7D48A050" w14:textId="62B46E78">
            <w:pPr>
              <w:pStyle w:val="IATableLines"/>
              <w:jc w:val="both"/>
              <w:rPr>
                <w:rFonts w:cs="Arial"/>
                <w:sz w:val="20"/>
              </w:rPr>
            </w:pPr>
            <w:bookmarkStart w:name="_Hlk64988338" w:id="18"/>
            <w:r w:rsidRPr="009D4143">
              <w:rPr>
                <w:rFonts w:cs="Arial"/>
                <w:b/>
                <w:bCs/>
                <w:sz w:val="20"/>
              </w:rPr>
              <w:t>Option 3M</w:t>
            </w:r>
            <w:r w:rsidRPr="009D4143">
              <w:rPr>
                <w:rFonts w:cs="Arial"/>
                <w:sz w:val="20"/>
              </w:rPr>
              <w:t>:</w:t>
            </w:r>
            <w:r w:rsidRPr="00CF16A5">
              <w:rPr>
                <w:rFonts w:cs="Arial"/>
                <w:sz w:val="20"/>
              </w:rPr>
              <w:t xml:space="preserve"> (</w:t>
            </w:r>
            <w:proofErr w:type="spellStart"/>
            <w:r w:rsidRPr="00CF16A5">
              <w:rPr>
                <w:rFonts w:cs="Arial"/>
                <w:sz w:val="20"/>
              </w:rPr>
              <w:t>i</w:t>
            </w:r>
            <w:proofErr w:type="spellEnd"/>
            <w:r w:rsidRPr="00CF16A5">
              <w:rPr>
                <w:rFonts w:cs="Arial"/>
                <w:sz w:val="20"/>
              </w:rPr>
              <w:t>) Household sector</w:t>
            </w:r>
            <w:r w:rsidRPr="00CF16A5" w:rsidDel="00D413E9">
              <w:rPr>
                <w:rFonts w:cs="Arial"/>
                <w:sz w:val="20"/>
              </w:rPr>
              <w:t xml:space="preserve"> </w:t>
            </w:r>
            <w:r w:rsidR="005E4249">
              <w:rPr>
                <w:rFonts w:cs="Arial"/>
                <w:sz w:val="20"/>
              </w:rPr>
              <w:t>–</w:t>
            </w:r>
            <w:r w:rsidRPr="00CF16A5">
              <w:rPr>
                <w:rFonts w:cs="Arial"/>
                <w:sz w:val="20"/>
              </w:rPr>
              <w:t xml:space="preserve"> as Option 1M, except for garden waste. </w:t>
            </w:r>
            <w:bookmarkStart w:name="_Hlk93507893" w:id="19"/>
            <w:r w:rsidRPr="00CF16A5">
              <w:rPr>
                <w:rFonts w:cs="Arial"/>
                <w:sz w:val="20"/>
              </w:rPr>
              <w:t xml:space="preserve">It is assumed that all </w:t>
            </w:r>
            <w:r w:rsidR="008E4741">
              <w:rPr>
                <w:rFonts w:cs="Arial"/>
                <w:sz w:val="20"/>
              </w:rPr>
              <w:t>l</w:t>
            </w:r>
            <w:r w:rsidRPr="00CF16A5">
              <w:rPr>
                <w:rFonts w:cs="Arial"/>
                <w:sz w:val="20"/>
              </w:rPr>
              <w:t xml:space="preserve">ocal </w:t>
            </w:r>
            <w:r w:rsidR="008E4741">
              <w:rPr>
                <w:rFonts w:cs="Arial"/>
                <w:sz w:val="20"/>
              </w:rPr>
              <w:t>a</w:t>
            </w:r>
            <w:r w:rsidR="00156527">
              <w:rPr>
                <w:rFonts w:cs="Arial"/>
                <w:sz w:val="20"/>
              </w:rPr>
              <w:t xml:space="preserve">uthorities </w:t>
            </w:r>
            <w:r w:rsidRPr="00CF16A5">
              <w:rPr>
                <w:rFonts w:cs="Arial"/>
                <w:sz w:val="20"/>
              </w:rPr>
              <w:t>charge participating households for collecting garden waste</w:t>
            </w:r>
            <w:bookmarkEnd w:id="19"/>
            <w:r w:rsidRPr="00CF16A5">
              <w:rPr>
                <w:rFonts w:cs="Arial"/>
                <w:sz w:val="20"/>
              </w:rPr>
              <w:t xml:space="preserve">. </w:t>
            </w:r>
            <w:r w:rsidR="009D35C1">
              <w:rPr>
                <w:rFonts w:cs="Arial"/>
                <w:sz w:val="20"/>
              </w:rPr>
              <w:t>(i</w:t>
            </w:r>
            <w:r w:rsidRPr="00CF16A5">
              <w:rPr>
                <w:rFonts w:cs="Arial"/>
                <w:sz w:val="20"/>
              </w:rPr>
              <w:t xml:space="preserve">i) NHM sector – </w:t>
            </w:r>
            <w:r w:rsidR="0040221F">
              <w:rPr>
                <w:rFonts w:cs="Arial"/>
                <w:sz w:val="20"/>
              </w:rPr>
              <w:t>as in 1M</w:t>
            </w:r>
            <w:r w:rsidRPr="00CF16A5">
              <w:rPr>
                <w:rFonts w:cs="Arial"/>
                <w:sz w:val="20"/>
              </w:rPr>
              <w:t>.</w:t>
            </w:r>
          </w:p>
          <w:p w:rsidRPr="00CF16A5" w:rsidR="008C3327" w:rsidP="007F6076" w:rsidRDefault="008C3327" w14:paraId="34046481" w14:textId="77777777">
            <w:pPr>
              <w:pStyle w:val="IATableLines"/>
              <w:jc w:val="both"/>
              <w:rPr>
                <w:rFonts w:cs="Arial"/>
                <w:sz w:val="20"/>
              </w:rPr>
            </w:pPr>
          </w:p>
          <w:p w:rsidRPr="00CF16A5" w:rsidR="007F6076" w:rsidP="007F6076" w:rsidRDefault="007F6076" w14:paraId="663B0DFA" w14:textId="6227BC46">
            <w:pPr>
              <w:pStyle w:val="IATableLines"/>
              <w:jc w:val="both"/>
              <w:rPr>
                <w:rFonts w:cs="Arial"/>
                <w:sz w:val="20"/>
              </w:rPr>
            </w:pPr>
            <w:r w:rsidRPr="009D4143">
              <w:rPr>
                <w:rFonts w:cs="Arial"/>
                <w:b/>
                <w:bCs/>
                <w:sz w:val="20"/>
              </w:rPr>
              <w:t>Option 4M</w:t>
            </w:r>
            <w:r w:rsidRPr="009D4143">
              <w:rPr>
                <w:rFonts w:cs="Arial"/>
                <w:sz w:val="20"/>
              </w:rPr>
              <w:t>:</w:t>
            </w:r>
            <w:r w:rsidRPr="00CF16A5">
              <w:rPr>
                <w:rFonts w:cs="Arial"/>
                <w:sz w:val="20"/>
              </w:rPr>
              <w:t xml:space="preserve"> </w:t>
            </w:r>
            <w:bookmarkStart w:name="_Hlk178604978" w:id="20"/>
            <w:r w:rsidRPr="00CF16A5">
              <w:rPr>
                <w:rFonts w:cs="Arial"/>
                <w:sz w:val="20"/>
              </w:rPr>
              <w:t>(</w:t>
            </w:r>
            <w:proofErr w:type="spellStart"/>
            <w:r w:rsidRPr="00CF16A5">
              <w:rPr>
                <w:rFonts w:cs="Arial"/>
                <w:sz w:val="20"/>
              </w:rPr>
              <w:t>i</w:t>
            </w:r>
            <w:proofErr w:type="spellEnd"/>
            <w:r w:rsidRPr="00CF16A5">
              <w:rPr>
                <w:rFonts w:cs="Arial"/>
                <w:sz w:val="20"/>
              </w:rPr>
              <w:t xml:space="preserve">): Household sector – as Option </w:t>
            </w:r>
            <w:r w:rsidR="00156527">
              <w:rPr>
                <w:rFonts w:cs="Arial"/>
                <w:sz w:val="20"/>
              </w:rPr>
              <w:t>1</w:t>
            </w:r>
            <w:r w:rsidRPr="00CF16A5" w:rsidR="00156527">
              <w:rPr>
                <w:rFonts w:cs="Arial"/>
                <w:sz w:val="20"/>
              </w:rPr>
              <w:t>M</w:t>
            </w:r>
            <w:r w:rsidR="00156527">
              <w:rPr>
                <w:rFonts w:cs="Arial"/>
                <w:sz w:val="20"/>
              </w:rPr>
              <w:t xml:space="preserve">, except for garden waste. It is assumed that all </w:t>
            </w:r>
            <w:r w:rsidR="008E4741">
              <w:rPr>
                <w:rFonts w:cs="Arial"/>
                <w:sz w:val="20"/>
              </w:rPr>
              <w:t>l</w:t>
            </w:r>
            <w:r w:rsidR="00156527">
              <w:rPr>
                <w:rFonts w:cs="Arial"/>
                <w:sz w:val="20"/>
              </w:rPr>
              <w:t xml:space="preserve">ocal </w:t>
            </w:r>
            <w:r w:rsidR="008E4741">
              <w:rPr>
                <w:rFonts w:cs="Arial"/>
                <w:sz w:val="20"/>
              </w:rPr>
              <w:t>a</w:t>
            </w:r>
            <w:r w:rsidR="00156527">
              <w:rPr>
                <w:rFonts w:cs="Arial"/>
                <w:sz w:val="20"/>
              </w:rPr>
              <w:t>uthorities charge participating households for collecting garden waste</w:t>
            </w:r>
            <w:r w:rsidRPr="00CF16A5">
              <w:rPr>
                <w:rFonts w:cs="Arial"/>
                <w:sz w:val="20"/>
              </w:rPr>
              <w:t xml:space="preserve">. </w:t>
            </w:r>
            <w:r w:rsidRPr="00CF16A5" w:rsidDel="00E25F2B">
              <w:rPr>
                <w:rFonts w:cs="Arial"/>
                <w:sz w:val="20"/>
              </w:rPr>
              <w:t xml:space="preserve">(ii) NHM sector </w:t>
            </w:r>
            <w:r w:rsidR="005E4249">
              <w:rPr>
                <w:rFonts w:cs="Arial"/>
                <w:sz w:val="20"/>
              </w:rPr>
              <w:t>–</w:t>
            </w:r>
            <w:r w:rsidRPr="00CF16A5" w:rsidDel="00E25F2B">
              <w:rPr>
                <w:rFonts w:cs="Arial"/>
                <w:sz w:val="20"/>
              </w:rPr>
              <w:t xml:space="preserve"> </w:t>
            </w:r>
            <w:r w:rsidR="0040221F">
              <w:rPr>
                <w:rFonts w:cs="Arial"/>
                <w:sz w:val="20"/>
              </w:rPr>
              <w:t xml:space="preserve">as in </w:t>
            </w:r>
            <w:r w:rsidR="00287901">
              <w:rPr>
                <w:rFonts w:cs="Arial"/>
                <w:sz w:val="20"/>
              </w:rPr>
              <w:t>1</w:t>
            </w:r>
            <w:r w:rsidR="0040221F">
              <w:rPr>
                <w:rFonts w:cs="Arial"/>
                <w:sz w:val="20"/>
              </w:rPr>
              <w:t>M</w:t>
            </w:r>
            <w:r w:rsidRPr="00CF16A5">
              <w:rPr>
                <w:rFonts w:cs="Arial"/>
                <w:sz w:val="20"/>
              </w:rPr>
              <w:t xml:space="preserve"> </w:t>
            </w:r>
            <w:r w:rsidR="00287901">
              <w:rPr>
                <w:rFonts w:cs="Arial"/>
                <w:sz w:val="20"/>
              </w:rPr>
              <w:t>except</w:t>
            </w:r>
            <w:r w:rsidR="00156527">
              <w:rPr>
                <w:rFonts w:cs="Arial"/>
                <w:sz w:val="20"/>
              </w:rPr>
              <w:t xml:space="preserve"> micro firms </w:t>
            </w:r>
            <w:r w:rsidR="00287901">
              <w:rPr>
                <w:rFonts w:cs="Arial"/>
                <w:sz w:val="20"/>
              </w:rPr>
              <w:t xml:space="preserve">are </w:t>
            </w:r>
            <w:r w:rsidR="00156527">
              <w:rPr>
                <w:rFonts w:cs="Arial"/>
                <w:sz w:val="20"/>
              </w:rPr>
              <w:t xml:space="preserve">phased into the policy </w:t>
            </w:r>
            <w:r w:rsidR="0001043F">
              <w:rPr>
                <w:rFonts w:cs="Arial"/>
                <w:sz w:val="20"/>
              </w:rPr>
              <w:t>from 31</w:t>
            </w:r>
            <w:r w:rsidRPr="00101A16" w:rsidR="0001043F">
              <w:rPr>
                <w:rFonts w:cs="Arial"/>
                <w:sz w:val="20"/>
                <w:vertAlign w:val="superscript"/>
              </w:rPr>
              <w:t>st</w:t>
            </w:r>
            <w:r w:rsidR="0001043F">
              <w:rPr>
                <w:rFonts w:cs="Arial"/>
                <w:sz w:val="20"/>
              </w:rPr>
              <w:t xml:space="preserve"> March</w:t>
            </w:r>
            <w:r w:rsidR="00156527">
              <w:rPr>
                <w:rFonts w:cs="Arial"/>
                <w:sz w:val="20"/>
              </w:rPr>
              <w:t xml:space="preserve"> 2027)</w:t>
            </w:r>
            <w:r w:rsidR="00A10586">
              <w:rPr>
                <w:rFonts w:cs="Arial"/>
                <w:sz w:val="20"/>
              </w:rPr>
              <w:t>.</w:t>
            </w:r>
            <w:bookmarkEnd w:id="20"/>
          </w:p>
          <w:p w:rsidRPr="00344948" w:rsidR="007F6076" w:rsidP="005A4FDC" w:rsidRDefault="00D71E10" w14:paraId="029425D6" w14:textId="396406F5">
            <w:pPr>
              <w:pStyle w:val="IATableLines"/>
              <w:tabs>
                <w:tab w:val="left" w:pos="4620"/>
              </w:tabs>
              <w:jc w:val="both"/>
              <w:rPr>
                <w:rFonts w:cs="Arial"/>
                <w:b/>
                <w:bCs/>
                <w:sz w:val="20"/>
              </w:rPr>
            </w:pPr>
            <w:r>
              <w:rPr>
                <w:rFonts w:cs="Arial"/>
                <w:b/>
                <w:bCs/>
                <w:sz w:val="20"/>
              </w:rPr>
              <w:tab/>
            </w:r>
          </w:p>
          <w:p w:rsidR="00521668" w:rsidP="00101A16" w:rsidRDefault="007F6076" w14:paraId="24DE4C4C" w14:textId="77777777">
            <w:pPr>
              <w:pStyle w:val="IATableLines"/>
              <w:ind w:left="132"/>
              <w:jc w:val="both"/>
              <w:rPr>
                <w:rFonts w:cs="Arial"/>
                <w:sz w:val="20"/>
              </w:rPr>
            </w:pPr>
            <w:r w:rsidRPr="009D4143">
              <w:rPr>
                <w:rFonts w:cs="Arial"/>
                <w:b/>
                <w:bCs/>
                <w:sz w:val="20"/>
              </w:rPr>
              <w:t>Option 4M is our preferred option.</w:t>
            </w:r>
            <w:r w:rsidRPr="00CF16A5">
              <w:rPr>
                <w:rFonts w:cs="Arial"/>
                <w:sz w:val="20"/>
              </w:rPr>
              <w:t xml:space="preserve"> There was a strong support from consultation responses for micro firms to be included in the new requirements, given their overall impact on our recycling rate and associated carbon benefits. Concerning garden waste, additional environmental benefits (e.g., carbon savings) did not provide a strong enough economic case to fund these services using public expenditure.  </w:t>
            </w:r>
            <w:bookmarkEnd w:id="18"/>
          </w:p>
          <w:p w:rsidR="008809A8" w:rsidP="00101A16" w:rsidRDefault="008809A8" w14:paraId="6ABEDFDE" w14:textId="77777777">
            <w:pPr>
              <w:pStyle w:val="IATableLines"/>
              <w:ind w:left="132"/>
              <w:jc w:val="both"/>
              <w:rPr>
                <w:rFonts w:cs="Arial"/>
                <w:sz w:val="20"/>
              </w:rPr>
            </w:pPr>
          </w:p>
          <w:p w:rsidRPr="008A683A" w:rsidR="008809A8" w:rsidP="00101A16" w:rsidRDefault="008809A8" w14:paraId="124A67A8" w14:textId="546E64D2">
            <w:pPr>
              <w:pStyle w:val="IATableLines"/>
              <w:ind w:left="132"/>
              <w:jc w:val="both"/>
              <w:rPr>
                <w:rFonts w:cs="Arial"/>
                <w:sz w:val="20"/>
              </w:rPr>
            </w:pPr>
            <w:r w:rsidRPr="008809A8">
              <w:rPr>
                <w:rFonts w:cs="Arial"/>
                <w:sz w:val="20"/>
              </w:rPr>
              <w:t xml:space="preserve">Additionally, there are some exemptions/exceptions to these options. Please see section </w:t>
            </w:r>
            <w:r w:rsidR="00691D03">
              <w:rPr>
                <w:rFonts w:cs="Arial"/>
                <w:sz w:val="20"/>
              </w:rPr>
              <w:t>3</w:t>
            </w:r>
            <w:r w:rsidRPr="008809A8">
              <w:rPr>
                <w:rFonts w:cs="Arial"/>
                <w:sz w:val="20"/>
              </w:rPr>
              <w:t xml:space="preserve"> for more inf</w:t>
            </w:r>
            <w:r w:rsidR="00691D03">
              <w:rPr>
                <w:rFonts w:cs="Arial"/>
                <w:sz w:val="20"/>
              </w:rPr>
              <w:t>ormation.</w:t>
            </w:r>
          </w:p>
        </w:tc>
      </w:tr>
    </w:tbl>
    <w:p w:rsidRPr="00CF16A5" w:rsidR="00686F5E" w:rsidRDefault="00686F5E" w14:paraId="43DC04EC" w14:textId="77777777">
      <w:pPr>
        <w:pStyle w:val="IASpacer2"/>
        <w:rPr>
          <w:rFonts w:cs="Arial"/>
        </w:rPr>
      </w:pPr>
    </w:p>
    <w:tbl>
      <w:tblPr>
        <w:tblW w:w="5067"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1E0" w:firstRow="1" w:lastRow="1" w:firstColumn="1" w:lastColumn="1" w:noHBand="0" w:noVBand="0"/>
      </w:tblPr>
      <w:tblGrid>
        <w:gridCol w:w="10332"/>
      </w:tblGrid>
      <w:tr w:rsidRPr="00CF16A5" w:rsidR="00720FFE" w:rsidTr="00950571" w14:paraId="53C97780" w14:textId="77777777">
        <w:tc>
          <w:tcPr>
            <w:tcW w:w="5000" w:type="pct"/>
          </w:tcPr>
          <w:tbl>
            <w:tblPr>
              <w:tblpPr w:leftFromText="180" w:rightFromText="180" w:vertAnchor="text" w:horzAnchor="margin" w:tblpY="314"/>
              <w:tblW w:w="10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1E0" w:firstRow="1" w:lastRow="1" w:firstColumn="1" w:lastColumn="1" w:noHBand="0" w:noVBand="0"/>
            </w:tblPr>
            <w:tblGrid>
              <w:gridCol w:w="6251"/>
              <w:gridCol w:w="974"/>
              <w:gridCol w:w="995"/>
              <w:gridCol w:w="347"/>
              <w:gridCol w:w="784"/>
              <w:gridCol w:w="1027"/>
            </w:tblGrid>
            <w:tr w:rsidRPr="00CF16A5" w:rsidR="00C24ED8" w:rsidTr="005B0DA6" w14:paraId="7C2F95A3" w14:textId="77777777">
              <w:trPr>
                <w:trHeight w:val="340" w:hRule="exact"/>
              </w:trPr>
              <w:tc>
                <w:tcPr>
                  <w:tcW w:w="7225" w:type="dxa"/>
                  <w:gridSpan w:val="2"/>
                  <w:shd w:val="clear" w:color="auto" w:fill="E0E0E0"/>
                  <w:vAlign w:val="center"/>
                </w:tcPr>
                <w:p w:rsidRPr="00CF16A5" w:rsidR="00C24ED8" w:rsidP="00C24ED8" w:rsidRDefault="00C24ED8" w14:paraId="5A4A88EA" w14:textId="77777777">
                  <w:pPr>
                    <w:pStyle w:val="IATableText"/>
                    <w:spacing w:before="0" w:after="0"/>
                    <w:rPr>
                      <w:rFonts w:cs="Arial"/>
                      <w:iCs/>
                      <w:sz w:val="20"/>
                    </w:rPr>
                  </w:pPr>
                  <w:r w:rsidRPr="00CF16A5">
                    <w:rPr>
                      <w:rFonts w:cs="Arial"/>
                      <w:iCs/>
                      <w:sz w:val="20"/>
                    </w:rPr>
                    <w:t xml:space="preserve">Is this measure likely to impact on international trade and investment? </w:t>
                  </w:r>
                </w:p>
              </w:tc>
              <w:tc>
                <w:tcPr>
                  <w:tcW w:w="3153" w:type="dxa"/>
                  <w:gridSpan w:val="4"/>
                  <w:shd w:val="clear" w:color="auto" w:fill="E0E0E0"/>
                  <w:vAlign w:val="center"/>
                </w:tcPr>
                <w:p w:rsidRPr="00CF16A5" w:rsidR="00C24ED8" w:rsidP="00C24ED8" w:rsidRDefault="005B0DA6" w14:paraId="78735923" w14:textId="5220D475">
                  <w:pPr>
                    <w:pStyle w:val="IAIOCheckEU"/>
                    <w:rPr>
                      <w:rFonts w:cs="Arial"/>
                    </w:rPr>
                  </w:pPr>
                  <w:r w:rsidRPr="00CF16A5">
                    <w:rPr>
                      <w:rFonts w:cs="Arial"/>
                    </w:rPr>
                    <w:fldChar w:fldCharType="begin">
                      <w:ffData>
                        <w:name w:val=""/>
                        <w:enabled/>
                        <w:calcOnExit w:val="0"/>
                        <w:ddList>
                          <w:listEntry w:val="No"/>
                          <w:listEntry w:val="Yes / No"/>
                          <w:listEntry w:val="Yes"/>
                        </w:ddList>
                      </w:ffData>
                    </w:fldChar>
                  </w:r>
                  <w:r w:rsidRPr="00CF16A5">
                    <w:rPr>
                      <w:rFonts w:cs="Arial"/>
                    </w:rPr>
                    <w:instrText xml:space="preserve"> FORMDROPDOWN </w:instrText>
                  </w:r>
                  <w:r w:rsidRPr="00CF16A5">
                    <w:rPr>
                      <w:rFonts w:cs="Arial"/>
                    </w:rPr>
                  </w:r>
                  <w:r w:rsidRPr="00CF16A5">
                    <w:rPr>
                      <w:rFonts w:cs="Arial"/>
                    </w:rPr>
                    <w:fldChar w:fldCharType="separate"/>
                  </w:r>
                  <w:r w:rsidRPr="00CF16A5">
                    <w:rPr>
                      <w:rFonts w:cs="Arial"/>
                    </w:rPr>
                    <w:fldChar w:fldCharType="end"/>
                  </w:r>
                </w:p>
              </w:tc>
            </w:tr>
            <w:tr w:rsidRPr="00CF16A5" w:rsidR="00C24ED8" w:rsidTr="007F6076" w14:paraId="38090AEE" w14:textId="77777777">
              <w:trPr>
                <w:trHeight w:val="460"/>
              </w:trPr>
              <w:tc>
                <w:tcPr>
                  <w:tcW w:w="6251" w:type="dxa"/>
                  <w:shd w:val="clear" w:color="auto" w:fill="E0E0E0"/>
                  <w:vAlign w:val="center"/>
                </w:tcPr>
                <w:p w:rsidRPr="00CF16A5" w:rsidR="00C24ED8" w:rsidP="00C24ED8" w:rsidRDefault="00C24ED8" w14:paraId="488C8D38" w14:textId="77777777">
                  <w:pPr>
                    <w:pStyle w:val="IATableLines"/>
                    <w:rPr>
                      <w:rFonts w:cs="Arial"/>
                      <w:b/>
                      <w:color w:val="000000"/>
                      <w:sz w:val="20"/>
                    </w:rPr>
                  </w:pPr>
                  <w:r w:rsidRPr="00CF16A5">
                    <w:rPr>
                      <w:rFonts w:cs="Arial"/>
                      <w:sz w:val="20"/>
                    </w:rPr>
                    <w:t>Are any of these organisations in scope?</w:t>
                  </w:r>
                </w:p>
              </w:tc>
              <w:tc>
                <w:tcPr>
                  <w:tcW w:w="974" w:type="dxa"/>
                  <w:shd w:val="clear" w:color="auto" w:fill="E0E0E0"/>
                  <w:vAlign w:val="center"/>
                </w:tcPr>
                <w:p w:rsidRPr="00CF16A5" w:rsidR="00C24ED8" w:rsidP="00C24ED8" w:rsidRDefault="00C24ED8" w14:paraId="531272B0" w14:textId="42D61A94">
                  <w:pPr>
                    <w:pStyle w:val="IATableLines"/>
                    <w:rPr>
                      <w:rFonts w:cs="Arial"/>
                      <w:b/>
                      <w:color w:val="000000"/>
                      <w:sz w:val="20"/>
                    </w:rPr>
                  </w:pPr>
                  <w:r w:rsidRPr="00CF16A5">
                    <w:rPr>
                      <w:rFonts w:cs="Arial"/>
                      <w:b/>
                      <w:color w:val="000000"/>
                      <w:sz w:val="20"/>
                    </w:rPr>
                    <w:t>Micro</w:t>
                  </w:r>
                  <w:r w:rsidRPr="00CF16A5" w:rsidR="005B0DA6">
                    <w:rPr>
                      <w:rStyle w:val="IAIOCheckMicroChar"/>
                      <w:rFonts w:cs="Arial"/>
                      <w:b w:val="0"/>
                      <w:sz w:val="20"/>
                    </w:rPr>
                    <w:fldChar w:fldCharType="begin">
                      <w:ffData>
                        <w:name w:val="IACheckMicro"/>
                        <w:enabled/>
                        <w:calcOnExit w:val="0"/>
                        <w:ddList>
                          <w:listEntry w:val="Yes"/>
                          <w:listEntry w:val="Yes/No"/>
                          <w:listEntry w:val="No"/>
                        </w:ddList>
                      </w:ffData>
                    </w:fldChar>
                  </w:r>
                  <w:bookmarkStart w:name="IACheckMicro" w:id="21"/>
                  <w:r w:rsidRPr="00CF16A5" w:rsidR="005B0DA6">
                    <w:rPr>
                      <w:rStyle w:val="IAIOCheckMicroChar"/>
                      <w:rFonts w:cs="Arial"/>
                      <w:b w:val="0"/>
                      <w:sz w:val="20"/>
                    </w:rPr>
                    <w:instrText xml:space="preserve"> FORMDROPDOWN </w:instrText>
                  </w:r>
                  <w:r w:rsidRPr="00CF16A5" w:rsidR="005B0DA6">
                    <w:rPr>
                      <w:rStyle w:val="IAIOCheckMicroChar"/>
                      <w:rFonts w:cs="Arial"/>
                      <w:b w:val="0"/>
                      <w:sz w:val="20"/>
                    </w:rPr>
                  </w:r>
                  <w:r w:rsidRPr="00CF16A5" w:rsidR="005B0DA6">
                    <w:rPr>
                      <w:rStyle w:val="IAIOCheckMicroChar"/>
                      <w:rFonts w:cs="Arial"/>
                      <w:b w:val="0"/>
                      <w:sz w:val="20"/>
                    </w:rPr>
                    <w:fldChar w:fldCharType="separate"/>
                  </w:r>
                  <w:r w:rsidRPr="00CF16A5" w:rsidR="005B0DA6">
                    <w:rPr>
                      <w:rStyle w:val="IAIOCheckMicroChar"/>
                      <w:rFonts w:cs="Arial"/>
                      <w:b w:val="0"/>
                      <w:sz w:val="20"/>
                    </w:rPr>
                    <w:fldChar w:fldCharType="end"/>
                  </w:r>
                  <w:bookmarkEnd w:id="21"/>
                </w:p>
              </w:tc>
              <w:tc>
                <w:tcPr>
                  <w:tcW w:w="995" w:type="dxa"/>
                  <w:shd w:val="clear" w:color="auto" w:fill="E0E0E0"/>
                  <w:vAlign w:val="center"/>
                </w:tcPr>
                <w:p w:rsidRPr="00CF16A5" w:rsidR="00C24ED8" w:rsidP="00C24ED8" w:rsidRDefault="00C24ED8" w14:paraId="05C69F82" w14:textId="386257CE">
                  <w:pPr>
                    <w:pStyle w:val="IATableLines"/>
                    <w:rPr>
                      <w:rFonts w:cs="Arial"/>
                      <w:b/>
                      <w:color w:val="000000"/>
                      <w:sz w:val="20"/>
                    </w:rPr>
                  </w:pPr>
                  <w:r w:rsidRPr="00CF16A5">
                    <w:rPr>
                      <w:rFonts w:cs="Arial"/>
                      <w:b/>
                      <w:color w:val="000000"/>
                      <w:sz w:val="20"/>
                    </w:rPr>
                    <w:t>Small</w:t>
                  </w:r>
                  <w:r w:rsidRPr="00CF16A5" w:rsidR="005B0DA6">
                    <w:rPr>
                      <w:rStyle w:val="IAIOCheckSmallChar"/>
                      <w:rFonts w:cs="Arial"/>
                      <w:b w:val="0"/>
                      <w:sz w:val="20"/>
                    </w:rPr>
                    <w:fldChar w:fldCharType="begin">
                      <w:ffData>
                        <w:name w:val="IACheckSmall"/>
                        <w:enabled/>
                        <w:calcOnExit w:val="0"/>
                        <w:ddList>
                          <w:listEntry w:val="Yes"/>
                          <w:listEntry w:val="Yes/No"/>
                          <w:listEntry w:val="No"/>
                        </w:ddList>
                      </w:ffData>
                    </w:fldChar>
                  </w:r>
                  <w:bookmarkStart w:name="IACheckSmall" w:id="22"/>
                  <w:r w:rsidRPr="00CF16A5" w:rsidR="005B0DA6">
                    <w:rPr>
                      <w:rStyle w:val="IAIOCheckSmallChar"/>
                      <w:rFonts w:cs="Arial"/>
                      <w:b w:val="0"/>
                      <w:sz w:val="20"/>
                    </w:rPr>
                    <w:instrText xml:space="preserve"> FORMDROPDOWN </w:instrText>
                  </w:r>
                  <w:r w:rsidRPr="00CF16A5" w:rsidR="005B0DA6">
                    <w:rPr>
                      <w:rStyle w:val="IAIOCheckSmallChar"/>
                      <w:rFonts w:cs="Arial"/>
                      <w:b w:val="0"/>
                      <w:sz w:val="20"/>
                    </w:rPr>
                  </w:r>
                  <w:r w:rsidRPr="00CF16A5" w:rsidR="005B0DA6">
                    <w:rPr>
                      <w:rStyle w:val="IAIOCheckSmallChar"/>
                      <w:rFonts w:cs="Arial"/>
                      <w:b w:val="0"/>
                      <w:sz w:val="20"/>
                    </w:rPr>
                    <w:fldChar w:fldCharType="separate"/>
                  </w:r>
                  <w:r w:rsidRPr="00CF16A5" w:rsidR="005B0DA6">
                    <w:rPr>
                      <w:rStyle w:val="IAIOCheckSmallChar"/>
                      <w:rFonts w:cs="Arial"/>
                      <w:b w:val="0"/>
                      <w:sz w:val="20"/>
                    </w:rPr>
                    <w:fldChar w:fldCharType="end"/>
                  </w:r>
                  <w:bookmarkEnd w:id="22"/>
                </w:p>
              </w:tc>
              <w:tc>
                <w:tcPr>
                  <w:tcW w:w="1131" w:type="dxa"/>
                  <w:gridSpan w:val="2"/>
                  <w:shd w:val="clear" w:color="auto" w:fill="E0E0E0"/>
                  <w:vAlign w:val="center"/>
                </w:tcPr>
                <w:p w:rsidRPr="00CF16A5" w:rsidR="00C24ED8" w:rsidP="00C24ED8" w:rsidRDefault="00C24ED8" w14:paraId="2FE20256" w14:textId="218D1B29">
                  <w:pPr>
                    <w:pStyle w:val="IATableLines"/>
                    <w:rPr>
                      <w:rFonts w:cs="Arial"/>
                      <w:b/>
                      <w:color w:val="000000"/>
                      <w:sz w:val="20"/>
                    </w:rPr>
                  </w:pPr>
                  <w:r w:rsidRPr="00CF16A5">
                    <w:rPr>
                      <w:rFonts w:cs="Arial"/>
                      <w:b/>
                      <w:color w:val="000000"/>
                      <w:sz w:val="20"/>
                    </w:rPr>
                    <w:t>Medium</w:t>
                  </w:r>
                  <w:r w:rsidRPr="00CF16A5" w:rsidR="005B0DA6">
                    <w:rPr>
                      <w:rStyle w:val="IAIOCheckMediumChar"/>
                      <w:rFonts w:cs="Arial"/>
                      <w:b w:val="0"/>
                      <w:sz w:val="20"/>
                    </w:rPr>
                    <w:fldChar w:fldCharType="begin">
                      <w:ffData>
                        <w:name w:val="IACheckMedium"/>
                        <w:enabled/>
                        <w:calcOnExit w:val="0"/>
                        <w:ddList>
                          <w:listEntry w:val="Yes"/>
                          <w:listEntry w:val="Yes/No"/>
                          <w:listEntry w:val="No"/>
                        </w:ddList>
                      </w:ffData>
                    </w:fldChar>
                  </w:r>
                  <w:bookmarkStart w:name="IACheckMedium" w:id="23"/>
                  <w:r w:rsidRPr="00CF16A5" w:rsidR="005B0DA6">
                    <w:rPr>
                      <w:rStyle w:val="IAIOCheckMediumChar"/>
                      <w:rFonts w:cs="Arial"/>
                      <w:b w:val="0"/>
                      <w:sz w:val="20"/>
                    </w:rPr>
                    <w:instrText xml:space="preserve"> FORMDROPDOWN </w:instrText>
                  </w:r>
                  <w:r w:rsidRPr="00CF16A5" w:rsidR="005B0DA6">
                    <w:rPr>
                      <w:rStyle w:val="IAIOCheckMediumChar"/>
                      <w:rFonts w:cs="Arial"/>
                      <w:b w:val="0"/>
                      <w:sz w:val="20"/>
                    </w:rPr>
                  </w:r>
                  <w:r w:rsidRPr="00CF16A5" w:rsidR="005B0DA6">
                    <w:rPr>
                      <w:rStyle w:val="IAIOCheckMediumChar"/>
                      <w:rFonts w:cs="Arial"/>
                      <w:b w:val="0"/>
                      <w:sz w:val="20"/>
                    </w:rPr>
                    <w:fldChar w:fldCharType="separate"/>
                  </w:r>
                  <w:r w:rsidRPr="00CF16A5" w:rsidR="005B0DA6">
                    <w:rPr>
                      <w:rStyle w:val="IAIOCheckMediumChar"/>
                      <w:rFonts w:cs="Arial"/>
                      <w:b w:val="0"/>
                      <w:sz w:val="20"/>
                    </w:rPr>
                    <w:fldChar w:fldCharType="end"/>
                  </w:r>
                  <w:bookmarkEnd w:id="23"/>
                </w:p>
              </w:tc>
              <w:tc>
                <w:tcPr>
                  <w:tcW w:w="1027" w:type="dxa"/>
                  <w:shd w:val="clear" w:color="auto" w:fill="E0E0E0"/>
                  <w:vAlign w:val="center"/>
                </w:tcPr>
                <w:p w:rsidRPr="00CF16A5" w:rsidR="00C24ED8" w:rsidP="00C24ED8" w:rsidRDefault="00C24ED8" w14:paraId="0C807B5B" w14:textId="570A87F1">
                  <w:pPr>
                    <w:pStyle w:val="IATableLines"/>
                    <w:rPr>
                      <w:rFonts w:cs="Arial"/>
                      <w:b/>
                      <w:color w:val="000000"/>
                      <w:sz w:val="20"/>
                    </w:rPr>
                  </w:pPr>
                  <w:r w:rsidRPr="00CF16A5">
                    <w:rPr>
                      <w:rFonts w:cs="Arial"/>
                      <w:b/>
                      <w:color w:val="000000"/>
                      <w:sz w:val="20"/>
                    </w:rPr>
                    <w:t>Large</w:t>
                  </w:r>
                  <w:r w:rsidRPr="00CF16A5" w:rsidR="005B0DA6">
                    <w:rPr>
                      <w:rStyle w:val="IAIOCheckLargeChar"/>
                      <w:rFonts w:cs="Arial"/>
                      <w:b w:val="0"/>
                      <w:sz w:val="20"/>
                    </w:rPr>
                    <w:fldChar w:fldCharType="begin">
                      <w:ffData>
                        <w:name w:val="IACheckLarge"/>
                        <w:enabled/>
                        <w:calcOnExit w:val="0"/>
                        <w:ddList>
                          <w:listEntry w:val="Yes"/>
                          <w:listEntry w:val="Yes/No"/>
                          <w:listEntry w:val="No"/>
                        </w:ddList>
                      </w:ffData>
                    </w:fldChar>
                  </w:r>
                  <w:bookmarkStart w:name="IACheckLarge" w:id="24"/>
                  <w:r w:rsidRPr="00CF16A5" w:rsidR="005B0DA6">
                    <w:rPr>
                      <w:rStyle w:val="IAIOCheckLargeChar"/>
                      <w:rFonts w:cs="Arial"/>
                      <w:b w:val="0"/>
                      <w:sz w:val="20"/>
                    </w:rPr>
                    <w:instrText xml:space="preserve"> FORMDROPDOWN </w:instrText>
                  </w:r>
                  <w:r w:rsidRPr="00CF16A5" w:rsidR="005B0DA6">
                    <w:rPr>
                      <w:rStyle w:val="IAIOCheckLargeChar"/>
                      <w:rFonts w:cs="Arial"/>
                      <w:b w:val="0"/>
                      <w:sz w:val="20"/>
                    </w:rPr>
                  </w:r>
                  <w:r w:rsidRPr="00CF16A5" w:rsidR="005B0DA6">
                    <w:rPr>
                      <w:rStyle w:val="IAIOCheckLargeChar"/>
                      <w:rFonts w:cs="Arial"/>
                      <w:b w:val="0"/>
                      <w:sz w:val="20"/>
                    </w:rPr>
                    <w:fldChar w:fldCharType="separate"/>
                  </w:r>
                  <w:r w:rsidRPr="00CF16A5" w:rsidR="005B0DA6">
                    <w:rPr>
                      <w:rStyle w:val="IAIOCheckLargeChar"/>
                      <w:rFonts w:cs="Arial"/>
                      <w:b w:val="0"/>
                      <w:sz w:val="20"/>
                    </w:rPr>
                    <w:fldChar w:fldCharType="end"/>
                  </w:r>
                  <w:bookmarkEnd w:id="24"/>
                </w:p>
              </w:tc>
            </w:tr>
            <w:tr w:rsidRPr="00CF16A5" w:rsidR="00C24ED8" w:rsidTr="005B0DA6" w14:paraId="2BC8851D" w14:textId="77777777">
              <w:trPr>
                <w:trHeight w:val="767" w:hRule="exact"/>
              </w:trPr>
              <w:tc>
                <w:tcPr>
                  <w:tcW w:w="7225" w:type="dxa"/>
                  <w:gridSpan w:val="2"/>
                  <w:shd w:val="clear" w:color="auto" w:fill="E0E0E0"/>
                  <w:vAlign w:val="center"/>
                </w:tcPr>
                <w:p w:rsidRPr="00CF16A5" w:rsidR="00C24ED8" w:rsidP="00C24ED8" w:rsidRDefault="00C24ED8" w14:paraId="4DF52121" w14:textId="77777777">
                  <w:pPr>
                    <w:pStyle w:val="IATableText"/>
                    <w:spacing w:before="0" w:after="0"/>
                    <w:rPr>
                      <w:rFonts w:eastAsia="Times New Roman" w:cs="Arial"/>
                      <w:sz w:val="20"/>
                    </w:rPr>
                  </w:pPr>
                  <w:r w:rsidRPr="00CF16A5">
                    <w:rPr>
                      <w:rFonts w:cs="Arial"/>
                      <w:sz w:val="20"/>
                    </w:rPr>
                    <w:t>What is the CO</w:t>
                  </w:r>
                  <w:r w:rsidRPr="00CF16A5">
                    <w:rPr>
                      <w:rFonts w:cs="Arial"/>
                      <w:sz w:val="20"/>
                      <w:vertAlign w:val="subscript"/>
                    </w:rPr>
                    <w:t>2</w:t>
                  </w:r>
                  <w:r w:rsidRPr="00CF16A5">
                    <w:rPr>
                      <w:rFonts w:cs="Arial"/>
                      <w:sz w:val="20"/>
                    </w:rPr>
                    <w:t xml:space="preserve"> equivalent change in greenhouse gas emissions? </w:t>
                  </w:r>
                  <w:r w:rsidRPr="00CF16A5">
                    <w:rPr>
                      <w:rFonts w:cs="Arial"/>
                      <w:sz w:val="20"/>
                    </w:rPr>
                    <w:br/>
                  </w:r>
                  <w:r w:rsidRPr="00CF16A5">
                    <w:rPr>
                      <w:rFonts w:cs="Arial"/>
                      <w:sz w:val="20"/>
                    </w:rPr>
                    <w:t>(Million tonnes CO</w:t>
                  </w:r>
                  <w:r w:rsidRPr="00CF16A5">
                    <w:rPr>
                      <w:rFonts w:cs="Arial"/>
                      <w:sz w:val="20"/>
                      <w:vertAlign w:val="subscript"/>
                    </w:rPr>
                    <w:t>2</w:t>
                  </w:r>
                  <w:r w:rsidRPr="00CF16A5">
                    <w:rPr>
                      <w:rFonts w:cs="Arial"/>
                      <w:sz w:val="20"/>
                    </w:rPr>
                    <w:t xml:space="preserve"> equivalent)</w:t>
                  </w:r>
                  <w:r w:rsidRPr="00CF16A5">
                    <w:rPr>
                      <w:rFonts w:cs="Arial"/>
                      <w:spacing w:val="0"/>
                      <w:sz w:val="20"/>
                    </w:rPr>
                    <w:t xml:space="preserve">  </w:t>
                  </w:r>
                </w:p>
              </w:tc>
              <w:tc>
                <w:tcPr>
                  <w:tcW w:w="1342" w:type="dxa"/>
                  <w:gridSpan w:val="2"/>
                  <w:shd w:val="clear" w:color="auto" w:fill="E0E0E0"/>
                </w:tcPr>
                <w:p w:rsidRPr="00CF16A5" w:rsidR="00C24ED8" w:rsidP="00C24ED8" w:rsidRDefault="00C24ED8" w14:paraId="5004D291" w14:textId="18059A29">
                  <w:pPr>
                    <w:pStyle w:val="IATableLabel"/>
                    <w:rPr>
                      <w:rFonts w:cs="Arial"/>
                    </w:rPr>
                  </w:pPr>
                  <w:r w:rsidRPr="00CF16A5">
                    <w:rPr>
                      <w:rFonts w:cs="Arial"/>
                    </w:rPr>
                    <w:t xml:space="preserve">Traded:   </w:t>
                  </w:r>
                  <w:r w:rsidRPr="00CF16A5">
                    <w:rPr>
                      <w:rFonts w:cs="Arial"/>
                    </w:rPr>
                    <w:br/>
                  </w:r>
                  <w:r w:rsidRPr="00CF16A5" w:rsidR="005B0DA6">
                    <w:rPr>
                      <w:rStyle w:val="IAIOCO2TradedChar"/>
                      <w:rFonts w:cs="Arial"/>
                      <w:sz w:val="20"/>
                    </w:rPr>
                    <w:t>-18.</w:t>
                  </w:r>
                  <w:r w:rsidR="00444F56">
                    <w:rPr>
                      <w:rStyle w:val="IAIOCO2TradedChar"/>
                      <w:rFonts w:cs="Arial"/>
                      <w:sz w:val="20"/>
                    </w:rPr>
                    <w:t>5</w:t>
                  </w:r>
                  <w:r w:rsidRPr="00CF16A5" w:rsidR="00EA5065">
                    <w:rPr>
                      <w:rStyle w:val="IAIOCO2TradedChar"/>
                      <w:rFonts w:cs="Arial"/>
                      <w:sz w:val="20"/>
                    </w:rPr>
                    <w:t>Mt</w:t>
                  </w:r>
                </w:p>
              </w:tc>
              <w:tc>
                <w:tcPr>
                  <w:tcW w:w="1811" w:type="dxa"/>
                  <w:gridSpan w:val="2"/>
                  <w:shd w:val="clear" w:color="auto" w:fill="E0E0E0"/>
                </w:tcPr>
                <w:p w:rsidRPr="00CF16A5" w:rsidR="00C24ED8" w:rsidP="00C24ED8" w:rsidRDefault="00C24ED8" w14:paraId="640EEDE0" w14:textId="2687FD3B">
                  <w:pPr>
                    <w:pStyle w:val="IATableLabel"/>
                    <w:rPr>
                      <w:rFonts w:cs="Arial"/>
                    </w:rPr>
                  </w:pPr>
                  <w:r w:rsidRPr="00CF16A5">
                    <w:rPr>
                      <w:rFonts w:cs="Arial"/>
                    </w:rPr>
                    <w:t xml:space="preserve">Non-traded:   </w:t>
                  </w:r>
                  <w:r w:rsidRPr="00CF16A5">
                    <w:rPr>
                      <w:rFonts w:cs="Arial"/>
                    </w:rPr>
                    <w:br/>
                  </w:r>
                  <w:r w:rsidRPr="00CF16A5" w:rsidR="005B0DA6">
                    <w:rPr>
                      <w:rStyle w:val="IAIOCO2TradedChar"/>
                      <w:rFonts w:cs="Arial"/>
                      <w:sz w:val="20"/>
                    </w:rPr>
                    <w:t>-28.</w:t>
                  </w:r>
                  <w:r w:rsidR="00444F56">
                    <w:rPr>
                      <w:rStyle w:val="IAIOCO2TradedChar"/>
                      <w:rFonts w:cs="Arial"/>
                      <w:sz w:val="20"/>
                    </w:rPr>
                    <w:t>2</w:t>
                  </w:r>
                  <w:r w:rsidRPr="00CF16A5" w:rsidR="005B0DA6">
                    <w:rPr>
                      <w:rStyle w:val="IAIOCO2TradedChar"/>
                      <w:rFonts w:cs="Arial"/>
                      <w:sz w:val="20"/>
                    </w:rPr>
                    <w:t>Mt</w:t>
                  </w:r>
                </w:p>
              </w:tc>
            </w:tr>
          </w:tbl>
          <w:p w:rsidRPr="00CF16A5" w:rsidR="00720FFE" w:rsidP="00332B05" w:rsidRDefault="00720FFE" w14:paraId="6AB5995D" w14:textId="5861C46D">
            <w:pPr>
              <w:pStyle w:val="IATableLabel"/>
              <w:rPr>
                <w:rFonts w:cs="Arial"/>
                <w:b w:val="0"/>
              </w:rPr>
            </w:pPr>
            <w:r w:rsidRPr="00CF16A5">
              <w:rPr>
                <w:rFonts w:cs="Arial"/>
              </w:rPr>
              <w:t xml:space="preserve">Will the policy be reviewed?  </w:t>
            </w:r>
            <w:r w:rsidRPr="00CF16A5">
              <w:rPr>
                <w:rFonts w:cs="Arial"/>
                <w:b w:val="0"/>
              </w:rPr>
              <w:t xml:space="preserve">It </w:t>
            </w:r>
            <w:r w:rsidRPr="00CF16A5" w:rsidR="33BF5BC6">
              <w:rPr>
                <w:rFonts w:cs="Arial"/>
                <w:b w:val="0"/>
              </w:rPr>
              <w:t>will</w:t>
            </w:r>
            <w:r w:rsidRPr="00CF16A5">
              <w:rPr>
                <w:rFonts w:cs="Arial"/>
                <w:b w:val="0"/>
              </w:rPr>
              <w:t xml:space="preserve"> be reviewed.</w:t>
            </w:r>
            <w:r w:rsidRPr="00CF16A5">
              <w:rPr>
                <w:rFonts w:cs="Arial"/>
              </w:rPr>
              <w:t xml:space="preserve">  If applicable, set review date:  </w:t>
            </w:r>
            <w:r w:rsidRPr="00CF16A5" w:rsidR="005B0DA6">
              <w:rPr>
                <w:rStyle w:val="IAIOReviewMonthChar"/>
                <w:rFonts w:cs="Arial"/>
                <w:sz w:val="20"/>
              </w:rPr>
              <w:t>5 years post implementation</w:t>
            </w:r>
          </w:p>
        </w:tc>
      </w:tr>
    </w:tbl>
    <w:p w:rsidRPr="00CF16A5" w:rsidR="007E190E" w:rsidP="007E190E" w:rsidRDefault="007E190E" w14:paraId="72FA46DC" w14:textId="77777777">
      <w:pPr>
        <w:rPr>
          <w:rFonts w:cs="Arial"/>
          <w:vanish/>
        </w:rPr>
      </w:pPr>
      <w:bookmarkStart w:name="Summary4" w:id="25"/>
      <w:bookmarkEnd w:id="14"/>
    </w:p>
    <w:p w:rsidRPr="00CF16A5" w:rsidR="00452B35" w:rsidRDefault="00452B35" w14:paraId="03B7A98F" w14:textId="77777777">
      <w:pPr>
        <w:pStyle w:val="IASign-off"/>
        <w:rPr>
          <w:rFonts w:cs="Arial"/>
          <w:sz w:val="20"/>
        </w:rPr>
      </w:pPr>
      <w:bookmarkStart w:name="SignOfftext" w:id="26"/>
      <w:bookmarkEnd w:id="25"/>
      <w:r w:rsidRPr="00CF16A5">
        <w:rPr>
          <w:rFonts w:cs="Arial"/>
          <w:sz w:val="20"/>
        </w:rPr>
        <w:t xml:space="preserve">I have read the Impact </w:t>
      </w:r>
      <w:proofErr w:type="gramStart"/>
      <w:r w:rsidRPr="00CF16A5">
        <w:rPr>
          <w:rFonts w:cs="Arial"/>
          <w:sz w:val="20"/>
        </w:rPr>
        <w:t>Assessment</w:t>
      </w:r>
      <w:proofErr w:type="gramEnd"/>
      <w:r w:rsidRPr="00CF16A5">
        <w:rPr>
          <w:rFonts w:cs="Arial"/>
          <w:sz w:val="20"/>
        </w:rPr>
        <w:t xml:space="preserve">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797"/>
        <w:gridCol w:w="2291"/>
        <w:gridCol w:w="1276"/>
        <w:gridCol w:w="1841"/>
      </w:tblGrid>
      <w:tr w:rsidRPr="00CF16A5" w:rsidR="00452B35" w:rsidTr="105246B7" w14:paraId="35748F33" w14:textId="77777777">
        <w:trPr>
          <w:trHeight w:val="767" w:hRule="exact"/>
        </w:trPr>
        <w:tc>
          <w:tcPr>
            <w:tcW w:w="2350" w:type="pct"/>
            <w:tcMar/>
            <w:vAlign w:val="bottom"/>
          </w:tcPr>
          <w:p w:rsidRPr="00CF16A5" w:rsidR="00452B35" w:rsidP="00A94548" w:rsidRDefault="00452B35" w14:paraId="37F084B4" w14:textId="79493FF7">
            <w:pPr>
              <w:pStyle w:val="IASignature"/>
              <w:tabs>
                <w:tab w:val="clear" w:pos="6804"/>
                <w:tab w:val="left" w:leader="dot" w:pos="7380"/>
              </w:tabs>
              <w:rPr>
                <w:rFonts w:cs="Arial"/>
              </w:rPr>
            </w:pPr>
            <w:r w:rsidRPr="00CF16A5" w:rsidR="00452B35">
              <w:rPr>
                <w:rFonts w:cs="Arial"/>
              </w:rPr>
              <w:t xml:space="preserve">Signed by the </w:t>
            </w:r>
            <w:r w:rsidRPr="00CF16A5" w:rsidR="36932DCE">
              <w:rPr>
                <w:rFonts w:cs="Arial"/>
              </w:rPr>
              <w:t xml:space="preserve">responsible Minister:</w:t>
            </w:r>
            <w:bookmarkStart w:name="IASignedBy" w:id="27"/>
            <w:r w:rsidRPr="00CF16A5" w:rsidR="00A94548">
              <w:rPr>
                <w:rFonts w:cs="Arial"/>
              </w:rPr>
              <w:fldChar w:fldCharType="begin">
                <w:ffData>
                  <w:name w:val="IASignedBy"/>
                  <w:enabled/>
                  <w:calcOnExit w:val="0"/>
                  <w:ddList>
                    <w:listEntry w:val="SELECT SIGNATORY"/>
                    <w:listEntry w:val="Chair"/>
                    <w:listEntry w:val="Chief Executive"/>
                    <w:listEntry w:val="Minister"/>
                  </w:ddList>
                </w:ffData>
              </w:fldChar>
            </w:r>
            <w:r w:rsidRPr="00CF16A5" w:rsidR="00A94548">
              <w:rPr>
                <w:rFonts w:cs="Arial"/>
              </w:rPr>
              <w:instrText xml:space="preserve"> FORMDROPDOWN </w:instrText>
            </w:r>
            <w:r w:rsidRPr="00CF16A5" w:rsidR="00A94548">
              <w:rPr>
                <w:rFonts w:cs="Arial"/>
              </w:rPr>
            </w:r>
            <w:r w:rsidRPr="00CF16A5" w:rsidR="00A94548">
              <w:rPr>
                <w:rFonts w:cs="Arial"/>
              </w:rPr>
              <w:fldChar w:fldCharType="separate"/>
            </w:r>
            <w:r w:rsidRPr="00CF16A5" w:rsidR="00A94548">
              <w:rPr>
                <w:rFonts w:cs="Arial"/>
              </w:rPr>
              <w:fldChar w:fldCharType="end"/>
            </w:r>
            <w:bookmarkEnd w:id="27"/>
          </w:p>
        </w:tc>
        <w:tc>
          <w:tcPr>
            <w:tcW w:w="1122" w:type="pct"/>
            <w:tcBorders>
              <w:bottom w:val="dashSmallGap" w:color="auto" w:sz="4" w:space="0"/>
            </w:tcBorders>
            <w:tcMar/>
            <w:vAlign w:val="bottom"/>
          </w:tcPr>
          <w:p w:rsidRPr="00CF16A5" w:rsidR="00452B35" w:rsidP="00C13EF0" w:rsidRDefault="00452B35" w14:paraId="211FB83F" w14:textId="0A20E801">
            <w:pPr>
              <w:pStyle w:val="IAIOtextSign"/>
              <w:rPr>
                <w:rFonts w:cs="Arial"/>
              </w:rPr>
            </w:pPr>
            <w:r w:rsidRPr="105246B7" w:rsidR="36932DCE">
              <w:rPr>
                <w:rFonts w:cs="Arial"/>
              </w:rPr>
              <w:t>Mary Creagh</w:t>
            </w:r>
          </w:p>
        </w:tc>
        <w:tc>
          <w:tcPr>
            <w:tcW w:w="625" w:type="pct"/>
            <w:tcMar/>
            <w:vAlign w:val="bottom"/>
          </w:tcPr>
          <w:p w:rsidRPr="00CF16A5" w:rsidR="00452B35" w:rsidP="00C13EF0" w:rsidRDefault="00452B35" w14:paraId="58EC0DF8" w14:textId="77777777">
            <w:pPr>
              <w:pStyle w:val="IASignature"/>
              <w:tabs>
                <w:tab w:val="clear" w:pos="6804"/>
                <w:tab w:val="left" w:leader="dot" w:pos="7380"/>
              </w:tabs>
              <w:rPr>
                <w:rFonts w:cs="Arial"/>
              </w:rPr>
            </w:pPr>
            <w:r w:rsidRPr="00CF16A5">
              <w:rPr>
                <w:rFonts w:cs="Arial"/>
              </w:rPr>
              <w:t> Date:</w:t>
            </w:r>
          </w:p>
        </w:tc>
        <w:bookmarkStart w:name="SigDate" w:id="28"/>
        <w:tc>
          <w:tcPr>
            <w:tcW w:w="902" w:type="pct"/>
            <w:tcBorders>
              <w:bottom w:val="dashSmallGap" w:color="auto" w:sz="4" w:space="0"/>
            </w:tcBorders>
            <w:tcMar/>
            <w:vAlign w:val="bottom"/>
          </w:tcPr>
          <w:p w:rsidRPr="00CF16A5" w:rsidR="00452B35" w:rsidP="00C13EF0" w:rsidRDefault="00452B35" w14:paraId="72E0CF10" w14:textId="2224F3AB">
            <w:pPr>
              <w:pStyle w:val="IAIOSigDate"/>
              <w:rPr>
                <w:rFonts w:cs="Arial"/>
              </w:rPr>
            </w:pPr>
            <w:r w:rsidRPr="00CF16A5">
              <w:rPr>
                <w:rFonts w:cs="Arial"/>
              </w:rPr>
              <w:fldChar w:fldCharType="begin">
                <w:ffData>
                  <w:name w:val="SigDate"/>
                  <w:enabled/>
                  <w:calcOnExit w:val="0"/>
                  <w:textInput/>
                </w:ffData>
              </w:fldChar>
            </w:r>
            <w:r w:rsidRPr="00CF16A5">
              <w:rPr>
                <w:rFonts w:cs="Arial"/>
              </w:rPr>
              <w:instrText xml:space="preserve"> FORMTEXT </w:instrText>
            </w:r>
            <w:r w:rsidRPr="00CF16A5">
              <w:rPr>
                <w:rFonts w:cs="Arial"/>
              </w:rPr>
            </w:r>
            <w:r w:rsidRPr="00CF16A5">
              <w:rPr>
                <w:rFonts w:cs="Arial"/>
              </w:rPr>
              <w:fldChar w:fldCharType="separate"/>
            </w:r>
            <w:r w:rsidRPr="00CF16A5" w:rsidR="00C03042">
              <w:rPr>
                <w:rFonts w:cs="Arial"/>
              </w:rPr>
              <w:t xml:space="preserve"> </w:t>
            </w:r>
            <w:r w:rsidRPr="00CF16A5">
              <w:rPr>
                <w:rFonts w:cs="Arial"/>
              </w:rPr>
              <w:fldChar w:fldCharType="end"/>
            </w:r>
            <w:bookmarkEnd w:id="28"/>
            <w:r w:rsidRPr="105246B7" w:rsidR="71BA0D0C">
              <w:rPr>
                <w:rFonts w:cs="Arial"/>
              </w:rPr>
              <w:t>29/11/2024</w:t>
            </w:r>
          </w:p>
        </w:tc>
      </w:tr>
      <w:bookmarkEnd w:id="26"/>
    </w:tbl>
    <w:p w:rsidRPr="00CF16A5" w:rsidR="00F1328C" w:rsidP="005A3880" w:rsidRDefault="00F1328C" w14:paraId="53A67111" w14:textId="77777777">
      <w:pPr>
        <w:pStyle w:val="Heading1"/>
        <w:spacing w:before="0"/>
        <w:rPr>
          <w:rFonts w:ascii="Arial" w:hAnsi="Arial"/>
        </w:rPr>
        <w:sectPr w:rsidRPr="00CF16A5" w:rsidR="00F1328C" w:rsidSect="009C608E">
          <w:headerReference w:type="default" r:id="rId16"/>
          <w:footerReference w:type="default" r:id="rId17"/>
          <w:footnotePr>
            <w:numRestart w:val="eachSect"/>
          </w:footnotePr>
          <w:type w:val="continuous"/>
          <w:pgSz w:w="11907" w:h="16840" w:orient="portrait" w:code="9"/>
          <w:pgMar w:top="680" w:right="851" w:bottom="680" w:left="851" w:header="284" w:footer="284" w:gutter="0"/>
          <w:cols w:space="708"/>
          <w:docGrid w:linePitch="360"/>
        </w:sectPr>
      </w:pPr>
    </w:p>
    <w:p w:rsidRPr="00CF16A5" w:rsidR="001844B6" w:rsidP="005A3880" w:rsidRDefault="001844B6" w14:paraId="334C7557" w14:textId="7EB94E5F">
      <w:pPr>
        <w:pStyle w:val="Heading1"/>
        <w:spacing w:before="0"/>
        <w:rPr>
          <w:rFonts w:ascii="Arial" w:hAnsi="Arial"/>
        </w:rPr>
      </w:pPr>
      <w:r w:rsidRPr="00CF16A5">
        <w:rPr>
          <w:rFonts w:ascii="Arial" w:hAnsi="Arial"/>
        </w:rPr>
        <w:t>Summary: Analysis &amp; Evidence</w:t>
      </w:r>
      <w:r w:rsidRPr="00CF16A5">
        <w:rPr>
          <w:rFonts w:ascii="Arial" w:hAnsi="Arial"/>
        </w:rPr>
        <w:tab/>
      </w:r>
      <w:r w:rsidRPr="00CF16A5">
        <w:rPr>
          <w:rFonts w:ascii="Arial" w:hAnsi="Arial"/>
          <w:b w:val="0"/>
          <w:bCs w:val="0"/>
        </w:rPr>
        <w:t xml:space="preserve">Policy Option </w:t>
      </w:r>
      <w:r w:rsidRPr="00CF16A5">
        <w:rPr>
          <w:rFonts w:ascii="Arial" w:hAnsi="Arial"/>
          <w:b w:val="0"/>
          <w:bCs w:val="0"/>
        </w:rPr>
        <w:fldChar w:fldCharType="begin"/>
      </w:r>
      <w:r w:rsidRPr="00CF16A5">
        <w:rPr>
          <w:rFonts w:ascii="Arial" w:hAnsi="Arial"/>
          <w:b w:val="0"/>
          <w:bCs w:val="0"/>
        </w:rPr>
        <w:instrText xml:space="preserve"> SEQ Policy </w:instrText>
      </w:r>
      <w:r w:rsidRPr="00CF16A5">
        <w:rPr>
          <w:rFonts w:ascii="Arial" w:hAnsi="Arial"/>
          <w:b w:val="0"/>
          <w:bCs w:val="0"/>
        </w:rPr>
        <w:fldChar w:fldCharType="separate"/>
      </w:r>
      <w:r w:rsidR="00825294">
        <w:rPr>
          <w:rFonts w:ascii="Arial" w:hAnsi="Arial"/>
          <w:b w:val="0"/>
          <w:bCs w:val="0"/>
          <w:noProof/>
        </w:rPr>
        <w:t>1</w:t>
      </w:r>
      <w:r w:rsidRPr="00CF16A5">
        <w:rPr>
          <w:rFonts w:ascii="Arial" w:hAnsi="Arial"/>
          <w:b w:val="0"/>
          <w:bCs w:val="0"/>
        </w:rPr>
        <w:fldChar w:fldCharType="end"/>
      </w:r>
    </w:p>
    <w:p w:rsidRPr="00CF16A5" w:rsidR="001844B6" w:rsidP="005A3880" w:rsidRDefault="001844B6" w14:paraId="173E4E1E" w14:textId="034EE296">
      <w:pPr>
        <w:pStyle w:val="IAHeadLabel"/>
        <w:spacing w:before="50"/>
        <w:rPr>
          <w:rFonts w:cs="Arial"/>
        </w:rPr>
      </w:pPr>
      <w:r w:rsidRPr="00CF16A5">
        <w:rPr>
          <w:rFonts w:cs="Arial"/>
        </w:rPr>
        <w:t xml:space="preserve">Description: </w:t>
      </w:r>
      <w:bookmarkStart w:name="Text70" w:id="29"/>
      <w:r w:rsidR="00641A00">
        <w:rPr>
          <w:rFonts w:cs="Arial"/>
        </w:rPr>
        <w:t>1M</w:t>
      </w:r>
      <w:r w:rsidRPr="00CF16A5" w:rsidR="0071468E">
        <w:rPr>
          <w:rStyle w:val="IAPODescriptionCharChar"/>
          <w:rFonts w:cs="Arial"/>
        </w:rPr>
        <w:fldChar w:fldCharType="begin">
          <w:ffData>
            <w:name w:val="Text70"/>
            <w:enabled/>
            <w:calcOnExit w:val="0"/>
            <w:textInput>
              <w:maxLength w:val="230"/>
            </w:textInput>
          </w:ffData>
        </w:fldChar>
      </w:r>
      <w:r w:rsidRPr="00CF16A5" w:rsidR="0071468E">
        <w:rPr>
          <w:rStyle w:val="IAPODescriptionCharChar"/>
          <w:rFonts w:cs="Arial"/>
        </w:rPr>
        <w:instrText xml:space="preserve"> FORMTEXT </w:instrText>
      </w:r>
      <w:r w:rsidRPr="00CF16A5" w:rsidR="0071468E">
        <w:rPr>
          <w:rStyle w:val="IAPODescriptionCharChar"/>
          <w:rFonts w:cs="Arial"/>
        </w:rPr>
      </w:r>
      <w:r w:rsidRPr="00CF16A5" w:rsidR="0071468E">
        <w:rPr>
          <w:rStyle w:val="IAPODescriptionCharChar"/>
          <w:rFonts w:cs="Arial"/>
        </w:rPr>
        <w:fldChar w:fldCharType="separate"/>
      </w:r>
      <w:r w:rsidRPr="00CF16A5" w:rsidR="0071468E">
        <w:rPr>
          <w:rStyle w:val="IAPODescriptionCharChar"/>
          <w:rFonts w:cs="Arial"/>
          <w:noProof/>
        </w:rPr>
        <w:t> </w:t>
      </w:r>
      <w:r w:rsidRPr="7C995945" w:rsidR="00EA20C4">
        <w:rPr>
          <w:rFonts w:cs="Arial"/>
        </w:rPr>
        <w:t>(</w:t>
      </w:r>
      <w:proofErr w:type="spellStart"/>
      <w:r w:rsidRPr="7C995945" w:rsidR="00EA20C4">
        <w:rPr>
          <w:rFonts w:cs="Arial"/>
        </w:rPr>
        <w:t>i</w:t>
      </w:r>
      <w:proofErr w:type="spellEnd"/>
      <w:r w:rsidRPr="7C995945" w:rsidR="00EA20C4">
        <w:rPr>
          <w:rFonts w:cs="Arial"/>
        </w:rPr>
        <w:t>) Household sector – this option assumes consistent collection of dry recyclable waste streams</w:t>
      </w:r>
      <w:r w:rsidRPr="7AE2A94B" w:rsidR="00EA20C4">
        <w:rPr>
          <w:rFonts w:cs="Arial"/>
        </w:rPr>
        <w:t xml:space="preserve"> </w:t>
      </w:r>
      <w:r w:rsidRPr="099F95C4" w:rsidR="00EA20C4">
        <w:rPr>
          <w:rFonts w:cs="Arial"/>
        </w:rPr>
        <w:t>through</w:t>
      </w:r>
      <w:r w:rsidRPr="7AE2A94B" w:rsidR="00EA20C4">
        <w:rPr>
          <w:rFonts w:cs="Arial"/>
        </w:rPr>
        <w:t xml:space="preserve"> systems with further separation.</w:t>
      </w:r>
      <w:r w:rsidRPr="7C995945" w:rsidR="00EA20C4">
        <w:rPr>
          <w:rFonts w:cs="Arial"/>
        </w:rPr>
        <w:t xml:space="preserve"> This option also assumes separate weekly food waste, and provision of free garden waste. (ii) NHM sector – this option assumes businesses and non-domestic premises (producing household waste) separate recyclable waste into mixed dry recyclable waste streams but with a separate glass waste collection. They also have separate food waste collections. Micro firms are exempt. </w:t>
      </w:r>
      <w:r w:rsidRPr="00CF16A5" w:rsidR="0071468E">
        <w:rPr>
          <w:rStyle w:val="IAPODescriptionCharChar"/>
          <w:rFonts w:cs="Arial"/>
          <w:noProof/>
        </w:rPr>
        <w:t> </w:t>
      </w:r>
      <w:r w:rsidRPr="00CF16A5" w:rsidR="0071468E">
        <w:rPr>
          <w:rStyle w:val="IAPODescriptionCharChar"/>
          <w:rFonts w:cs="Arial"/>
          <w:noProof/>
        </w:rPr>
        <w:t> </w:t>
      </w:r>
      <w:r w:rsidRPr="00CF16A5" w:rsidR="0071468E">
        <w:rPr>
          <w:rStyle w:val="IAPODescriptionCharChar"/>
          <w:rFonts w:cs="Arial"/>
          <w:noProof/>
        </w:rPr>
        <w:t> </w:t>
      </w:r>
      <w:r w:rsidRPr="00CF16A5" w:rsidR="0071468E">
        <w:rPr>
          <w:rStyle w:val="IAPODescriptionCharChar"/>
          <w:rFonts w:cs="Arial"/>
          <w:noProof/>
        </w:rPr>
        <w:t> </w:t>
      </w:r>
      <w:r w:rsidRPr="00CF16A5" w:rsidR="0071468E">
        <w:rPr>
          <w:rStyle w:val="IAPODescriptionCharChar"/>
          <w:rFonts w:cs="Arial"/>
        </w:rPr>
        <w:fldChar w:fldCharType="end"/>
      </w:r>
      <w:bookmarkEnd w:id="29"/>
    </w:p>
    <w:p w:rsidRPr="00CF16A5" w:rsidR="001844B6" w:rsidP="005A3880" w:rsidRDefault="001844B6" w14:paraId="4C47A1A0" w14:textId="77777777">
      <w:pPr>
        <w:pStyle w:val="IAHeadLabel"/>
        <w:spacing w:before="50"/>
        <w:rPr>
          <w:rFonts w:cs="Arial"/>
        </w:rPr>
      </w:pPr>
      <w:r w:rsidRPr="00CF16A5">
        <w:rPr>
          <w:rFonts w:cs="Arial"/>
        </w:rPr>
        <w:t>FULL ECONOMIC ASSESSMENT</w:t>
      </w:r>
    </w:p>
    <w:tbl>
      <w:tblPr>
        <w:tblW w:w="5085" w:type="pct"/>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1384"/>
        <w:gridCol w:w="1221"/>
        <w:gridCol w:w="1395"/>
        <w:gridCol w:w="1744"/>
        <w:gridCol w:w="1770"/>
        <w:gridCol w:w="2834"/>
      </w:tblGrid>
      <w:tr w:rsidRPr="00CF16A5" w:rsidR="001844B6" w:rsidTr="331F75CF" w14:paraId="40269D48" w14:textId="77777777">
        <w:trPr>
          <w:trHeight w:val="312" w:hRule="exact"/>
        </w:trPr>
        <w:tc>
          <w:tcPr>
            <w:tcW w:w="1384" w:type="dxa"/>
            <w:tcBorders>
              <w:top w:val="single" w:color="auto" w:sz="12" w:space="0"/>
              <w:left w:val="single" w:color="auto" w:sz="12" w:space="0"/>
              <w:right w:val="single" w:color="auto" w:sz="12" w:space="0"/>
            </w:tcBorders>
          </w:tcPr>
          <w:p w:rsidRPr="00CF16A5" w:rsidR="001844B6" w:rsidP="005A3880" w:rsidRDefault="001844B6" w14:paraId="731050F6" w14:textId="6B5B1322">
            <w:pPr>
              <w:pStyle w:val="POPBY"/>
              <w:rPr>
                <w:rFonts w:cs="Arial"/>
              </w:rPr>
            </w:pPr>
            <w:r w:rsidRPr="00CF16A5">
              <w:rPr>
                <w:rFonts w:cs="Arial"/>
              </w:rPr>
              <w:t xml:space="preserve">Price Base Year </w:t>
            </w:r>
            <w:r w:rsidRPr="00CF16A5" w:rsidR="00686668">
              <w:rPr>
                <w:rFonts w:cs="Arial"/>
                <w:b w:val="0"/>
              </w:rPr>
              <w:t>2020</w:t>
            </w:r>
          </w:p>
        </w:tc>
        <w:tc>
          <w:tcPr>
            <w:tcW w:w="1221" w:type="dxa"/>
            <w:tcBorders>
              <w:top w:val="single" w:color="auto" w:sz="12" w:space="0"/>
              <w:left w:val="single" w:color="auto" w:sz="12" w:space="0"/>
              <w:right w:val="single" w:color="auto" w:sz="12" w:space="0"/>
            </w:tcBorders>
          </w:tcPr>
          <w:p w:rsidRPr="00CF16A5" w:rsidR="001844B6" w:rsidP="005A3880" w:rsidRDefault="001844B6" w14:paraId="53FEE567" w14:textId="1FF9F511">
            <w:pPr>
              <w:pStyle w:val="POPVBY"/>
              <w:rPr>
                <w:rFonts w:cs="Arial"/>
              </w:rPr>
            </w:pPr>
            <w:r w:rsidRPr="00CF16A5">
              <w:rPr>
                <w:rFonts w:cs="Arial"/>
              </w:rPr>
              <w:t xml:space="preserve">PV Base Year </w:t>
            </w:r>
            <w:r w:rsidRPr="00CF16A5" w:rsidR="00686668">
              <w:rPr>
                <w:rFonts w:cs="Arial"/>
                <w:b w:val="0"/>
              </w:rPr>
              <w:t>2023</w:t>
            </w:r>
          </w:p>
        </w:tc>
        <w:tc>
          <w:tcPr>
            <w:tcW w:w="1395" w:type="dxa"/>
            <w:tcBorders>
              <w:top w:val="single" w:color="auto" w:sz="12" w:space="0"/>
              <w:left w:val="single" w:color="auto" w:sz="12" w:space="0"/>
              <w:right w:val="single" w:color="auto" w:sz="12" w:space="0"/>
            </w:tcBorders>
          </w:tcPr>
          <w:p w:rsidRPr="00CF16A5" w:rsidR="001844B6" w:rsidP="005A3880" w:rsidRDefault="001844B6" w14:paraId="74B379F4" w14:textId="3D569C2C">
            <w:pPr>
              <w:pStyle w:val="POTPY"/>
              <w:rPr>
                <w:rFonts w:cs="Arial"/>
              </w:rPr>
            </w:pPr>
            <w:r w:rsidRPr="00CF16A5">
              <w:rPr>
                <w:rFonts w:cs="Arial"/>
              </w:rPr>
              <w:t xml:space="preserve">Time Period Years </w:t>
            </w:r>
            <w:r w:rsidRPr="00CF16A5" w:rsidR="00686668">
              <w:rPr>
                <w:rFonts w:cs="Arial"/>
                <w:b w:val="0"/>
                <w:bCs/>
              </w:rPr>
              <w:t>13</w:t>
            </w:r>
          </w:p>
        </w:tc>
        <w:tc>
          <w:tcPr>
            <w:tcW w:w="6348" w:type="dxa"/>
            <w:gridSpan w:val="3"/>
            <w:tcBorders>
              <w:top w:val="single" w:color="auto" w:sz="12" w:space="0"/>
              <w:left w:val="single" w:color="auto" w:sz="12" w:space="0"/>
              <w:right w:val="single" w:color="auto" w:sz="12" w:space="0"/>
            </w:tcBorders>
            <w:shd w:val="clear" w:color="auto" w:fill="FFFFFF" w:themeFill="background1"/>
          </w:tcPr>
          <w:p w:rsidRPr="00CF16A5" w:rsidR="001844B6" w:rsidP="007E190E" w:rsidRDefault="001844B6" w14:paraId="245A882B" w14:textId="77777777">
            <w:pPr>
              <w:pStyle w:val="IATableLabel"/>
              <w:jc w:val="center"/>
              <w:rPr>
                <w:rFonts w:cs="Arial"/>
              </w:rPr>
            </w:pPr>
            <w:r w:rsidRPr="00CF16A5">
              <w:rPr>
                <w:rFonts w:cs="Arial"/>
              </w:rPr>
              <w:t>Net Benefit (Present Value (PV)) (£m)</w:t>
            </w:r>
          </w:p>
        </w:tc>
      </w:tr>
      <w:tr w:rsidRPr="00CF16A5" w:rsidR="00133E48" w:rsidTr="331F75CF" w14:paraId="53A4C8BD" w14:textId="77777777">
        <w:trPr>
          <w:trHeight w:val="576" w:hRule="exact"/>
        </w:trPr>
        <w:tc>
          <w:tcPr>
            <w:tcW w:w="1384" w:type="dxa"/>
            <w:tcBorders>
              <w:left w:val="single" w:color="auto" w:sz="12" w:space="0"/>
              <w:bottom w:val="single" w:color="auto" w:sz="12" w:space="0"/>
              <w:right w:val="single" w:color="auto" w:sz="12" w:space="0"/>
            </w:tcBorders>
          </w:tcPr>
          <w:p w:rsidRPr="00CF16A5" w:rsidR="00133E48" w:rsidP="00133E48" w:rsidRDefault="00436176" w14:paraId="246CADD2" w14:textId="6F0B78FC">
            <w:pPr>
              <w:pStyle w:val="IATableNotes"/>
              <w:ind w:left="0"/>
              <w:rPr>
                <w:rFonts w:cs="Arial"/>
                <w:b/>
                <w:sz w:val="20"/>
              </w:rPr>
            </w:pPr>
            <w:r>
              <w:rPr>
                <w:rFonts w:cs="Arial"/>
                <w:b/>
                <w:sz w:val="20"/>
              </w:rPr>
              <w:t xml:space="preserve"> 2020</w:t>
            </w:r>
          </w:p>
        </w:tc>
        <w:tc>
          <w:tcPr>
            <w:tcW w:w="1221" w:type="dxa"/>
            <w:tcBorders>
              <w:left w:val="single" w:color="auto" w:sz="12" w:space="0"/>
              <w:bottom w:val="single" w:color="auto" w:sz="12" w:space="0"/>
              <w:right w:val="single" w:color="auto" w:sz="12" w:space="0"/>
            </w:tcBorders>
          </w:tcPr>
          <w:p w:rsidRPr="00CF16A5" w:rsidR="00133E48" w:rsidP="00133E48" w:rsidRDefault="00436176" w14:paraId="785522E2" w14:textId="50F0A77B">
            <w:pPr>
              <w:pStyle w:val="IATableNotes"/>
              <w:ind w:left="0"/>
              <w:rPr>
                <w:rFonts w:cs="Arial"/>
                <w:b/>
                <w:sz w:val="20"/>
              </w:rPr>
            </w:pPr>
            <w:r>
              <w:rPr>
                <w:rFonts w:cs="Arial"/>
                <w:b/>
                <w:sz w:val="20"/>
              </w:rPr>
              <w:t xml:space="preserve"> 202</w:t>
            </w:r>
            <w:r w:rsidR="0032731E">
              <w:rPr>
                <w:rFonts w:cs="Arial"/>
                <w:b/>
                <w:sz w:val="20"/>
              </w:rPr>
              <w:t>4</w:t>
            </w:r>
          </w:p>
        </w:tc>
        <w:tc>
          <w:tcPr>
            <w:tcW w:w="1395" w:type="dxa"/>
            <w:tcBorders>
              <w:left w:val="single" w:color="auto" w:sz="12" w:space="0"/>
              <w:bottom w:val="single" w:color="auto" w:sz="12" w:space="0"/>
              <w:right w:val="single" w:color="auto" w:sz="12" w:space="0"/>
            </w:tcBorders>
          </w:tcPr>
          <w:p w:rsidRPr="00CF16A5" w:rsidR="00133E48" w:rsidP="00133E48" w:rsidRDefault="00436176" w14:paraId="752830E2" w14:textId="3B55F6E5">
            <w:pPr>
              <w:pStyle w:val="IATableNotes"/>
              <w:ind w:left="0"/>
              <w:rPr>
                <w:rFonts w:cs="Arial"/>
                <w:b/>
                <w:sz w:val="20"/>
              </w:rPr>
            </w:pPr>
            <w:r>
              <w:rPr>
                <w:rFonts w:cs="Arial"/>
                <w:b/>
                <w:sz w:val="20"/>
              </w:rPr>
              <w:t xml:space="preserve"> 1</w:t>
            </w:r>
            <w:r w:rsidR="0032731E">
              <w:rPr>
                <w:rFonts w:cs="Arial"/>
                <w:b/>
                <w:sz w:val="20"/>
              </w:rPr>
              <w:t>2</w:t>
            </w:r>
          </w:p>
        </w:tc>
        <w:tc>
          <w:tcPr>
            <w:tcW w:w="1744" w:type="dxa"/>
            <w:tcBorders>
              <w:top w:val="single" w:color="auto" w:sz="12" w:space="0"/>
              <w:left w:val="single" w:color="auto" w:sz="12" w:space="0"/>
              <w:bottom w:val="single" w:color="auto" w:sz="12" w:space="0"/>
              <w:right w:val="single" w:color="auto" w:sz="12" w:space="0"/>
            </w:tcBorders>
          </w:tcPr>
          <w:p w:rsidRPr="00336B19" w:rsidR="00133E48" w:rsidP="00682070" w:rsidRDefault="00133E48" w14:paraId="21E846D0" w14:textId="6F374982">
            <w:pPr>
              <w:pStyle w:val="IATableLabel"/>
              <w:rPr>
                <w:rFonts w:eastAsia="Arial" w:cs="Arial"/>
                <w:b w:val="0"/>
                <w:color w:val="auto"/>
              </w:rPr>
            </w:pPr>
            <w:r w:rsidRPr="00CF16A5">
              <w:rPr>
                <w:rFonts w:eastAsia="Arial" w:cs="Arial"/>
                <w:color w:val="auto"/>
              </w:rPr>
              <w:t xml:space="preserve">Low: </w:t>
            </w:r>
            <w:r w:rsidRPr="00677392">
              <w:rPr>
                <w:rFonts w:eastAsia="Arial" w:cs="Arial"/>
                <w:b w:val="0"/>
                <w:bCs/>
                <w:color w:val="auto"/>
              </w:rPr>
              <w:t>£</w:t>
            </w:r>
            <w:r w:rsidR="000227AE">
              <w:rPr>
                <w:rFonts w:eastAsia="Arial" w:cs="Arial"/>
                <w:b w:val="0"/>
                <w:color w:val="auto"/>
              </w:rPr>
              <w:t>3</w:t>
            </w:r>
            <w:r w:rsidR="006E124F">
              <w:rPr>
                <w:rFonts w:eastAsia="Arial" w:cs="Arial"/>
                <w:b w:val="0"/>
                <w:color w:val="auto"/>
              </w:rPr>
              <w:t>,</w:t>
            </w:r>
            <w:r w:rsidR="000227AE">
              <w:rPr>
                <w:rFonts w:eastAsia="Arial" w:cs="Arial"/>
                <w:b w:val="0"/>
                <w:color w:val="auto"/>
              </w:rPr>
              <w:t>733.6</w:t>
            </w:r>
            <w:r w:rsidRPr="00677392" w:rsidDel="00444F56" w:rsidR="00444F56">
              <w:rPr>
                <w:rFonts w:eastAsia="Arial" w:cs="Arial"/>
                <w:b w:val="0"/>
                <w:color w:val="auto"/>
              </w:rPr>
              <w:t xml:space="preserve"> </w:t>
            </w:r>
          </w:p>
        </w:tc>
        <w:tc>
          <w:tcPr>
            <w:tcW w:w="1770" w:type="dxa"/>
            <w:tcBorders>
              <w:top w:val="single" w:color="auto" w:sz="12" w:space="0"/>
              <w:left w:val="single" w:color="auto" w:sz="12" w:space="0"/>
              <w:bottom w:val="single" w:color="auto" w:sz="12" w:space="0"/>
              <w:right w:val="single" w:color="auto" w:sz="12" w:space="0"/>
            </w:tcBorders>
          </w:tcPr>
          <w:p w:rsidRPr="00CF16A5" w:rsidR="00133E48" w:rsidP="00133E48" w:rsidRDefault="00133E48" w14:paraId="66F16503" w14:textId="764A5327">
            <w:pPr>
              <w:pStyle w:val="IATableLabel"/>
              <w:rPr>
                <w:rFonts w:cs="Arial"/>
                <w:bCs/>
              </w:rPr>
            </w:pPr>
            <w:r w:rsidRPr="00CF16A5">
              <w:rPr>
                <w:rFonts w:eastAsia="Arial" w:cs="Arial"/>
                <w:color w:val="auto"/>
              </w:rPr>
              <w:t>High</w:t>
            </w:r>
            <w:r w:rsidRPr="00677392">
              <w:rPr>
                <w:rFonts w:eastAsia="Arial" w:cs="Arial"/>
                <w:color w:val="auto"/>
              </w:rPr>
              <w:t>:</w:t>
            </w:r>
            <w:r w:rsidRPr="00677392">
              <w:rPr>
                <w:rFonts w:eastAsia="Arial" w:cs="Arial"/>
                <w:b w:val="0"/>
                <w:color w:val="auto"/>
              </w:rPr>
              <w:t xml:space="preserve"> </w:t>
            </w:r>
            <w:r w:rsidRPr="00677392">
              <w:rPr>
                <w:rFonts w:eastAsia="Arial" w:cs="Arial"/>
                <w:b w:val="0"/>
                <w:bCs/>
                <w:color w:val="auto"/>
              </w:rPr>
              <w:t>£</w:t>
            </w:r>
            <w:r w:rsidR="006E124F">
              <w:rPr>
                <w:rFonts w:eastAsia="Arial" w:cs="Arial"/>
                <w:b w:val="0"/>
                <w:bCs/>
                <w:color w:val="auto"/>
              </w:rPr>
              <w:t>9</w:t>
            </w:r>
            <w:r w:rsidR="00B46A59">
              <w:rPr>
                <w:rFonts w:eastAsia="Arial" w:cs="Arial"/>
                <w:b w:val="0"/>
                <w:bCs/>
                <w:color w:val="auto"/>
              </w:rPr>
              <w:t>,</w:t>
            </w:r>
            <w:r w:rsidR="006E124F">
              <w:rPr>
                <w:rFonts w:eastAsia="Arial" w:cs="Arial"/>
                <w:b w:val="0"/>
                <w:bCs/>
                <w:color w:val="auto"/>
              </w:rPr>
              <w:t>627.2</w:t>
            </w:r>
          </w:p>
        </w:tc>
        <w:tc>
          <w:tcPr>
            <w:tcW w:w="2834" w:type="dxa"/>
            <w:tcBorders>
              <w:top w:val="single" w:color="auto" w:sz="12" w:space="0"/>
              <w:left w:val="single" w:color="auto" w:sz="12" w:space="0"/>
              <w:bottom w:val="single" w:color="auto" w:sz="12" w:space="0"/>
              <w:right w:val="single" w:color="auto" w:sz="12" w:space="0"/>
            </w:tcBorders>
            <w:shd w:val="clear" w:color="auto" w:fill="FFFFFF" w:themeFill="background1"/>
          </w:tcPr>
          <w:p w:rsidRPr="00CF16A5" w:rsidR="00133E48" w:rsidP="00133E48" w:rsidRDefault="00133E48" w14:paraId="55BD20EB" w14:textId="4FCCD72D">
            <w:pPr>
              <w:pStyle w:val="IATableLabel"/>
              <w:rPr>
                <w:rFonts w:cs="Arial"/>
              </w:rPr>
            </w:pPr>
            <w:r w:rsidRPr="00CF16A5">
              <w:rPr>
                <w:rFonts w:cs="Arial"/>
              </w:rPr>
              <w:t xml:space="preserve">Best Estimate: </w:t>
            </w:r>
            <w:r w:rsidRPr="009E7A40" w:rsidR="000F5612">
              <w:rPr>
                <w:rFonts w:cs="Arial"/>
                <w:b w:val="0"/>
                <w:bCs/>
              </w:rPr>
              <w:t>£</w:t>
            </w:r>
            <w:r w:rsidRPr="009E7A40" w:rsidR="00475C13">
              <w:rPr>
                <w:rFonts w:cs="Arial"/>
                <w:b w:val="0"/>
                <w:bCs/>
              </w:rPr>
              <w:t>5,783.6</w:t>
            </w:r>
          </w:p>
        </w:tc>
      </w:tr>
    </w:tbl>
    <w:p w:rsidRPr="00CF16A5" w:rsidR="001844B6" w:rsidP="005A3880" w:rsidRDefault="001844B6" w14:paraId="73B5CDAE" w14:textId="77777777">
      <w:pPr>
        <w:pStyle w:val="IASpacer"/>
        <w:rPr>
          <w:rFonts w:cs="Arial"/>
        </w:rPr>
      </w:pPr>
    </w:p>
    <w:tbl>
      <w:tblPr>
        <w:tblW w:w="10348"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0" w:type="dxa"/>
          <w:right w:w="0" w:type="dxa"/>
        </w:tblCellMar>
        <w:tblLook w:val="01E0" w:firstRow="1" w:lastRow="1" w:firstColumn="1" w:lastColumn="1" w:noHBand="0" w:noVBand="0"/>
      </w:tblPr>
      <w:tblGrid>
        <w:gridCol w:w="1574"/>
        <w:gridCol w:w="2597"/>
        <w:gridCol w:w="851"/>
        <w:gridCol w:w="2111"/>
        <w:gridCol w:w="3215"/>
      </w:tblGrid>
      <w:tr w:rsidRPr="00CF16A5" w:rsidR="00EF59CC" w:rsidTr="002A4530" w14:paraId="61FD520F" w14:textId="77777777">
        <w:trPr>
          <w:trHeight w:val="756" w:hRule="exact"/>
        </w:trPr>
        <w:tc>
          <w:tcPr>
            <w:tcW w:w="1574" w:type="dxa"/>
            <w:tcBorders>
              <w:top w:val="single" w:color="auto" w:sz="12" w:space="0"/>
              <w:bottom w:val="single" w:color="auto" w:sz="12" w:space="0"/>
              <w:right w:val="single" w:color="auto" w:sz="12" w:space="0"/>
            </w:tcBorders>
            <w:shd w:val="clear" w:color="auto" w:fill="FFFFFF" w:themeFill="background1"/>
          </w:tcPr>
          <w:p w:rsidRPr="00CF16A5" w:rsidR="001844B6" w:rsidP="005A3880" w:rsidRDefault="001844B6" w14:paraId="20A06FF1" w14:textId="77777777">
            <w:pPr>
              <w:pStyle w:val="IATableLabel"/>
              <w:rPr>
                <w:rFonts w:cs="Arial"/>
                <w:sz w:val="24"/>
                <w:szCs w:val="24"/>
              </w:rPr>
            </w:pPr>
            <w:r w:rsidRPr="00CF16A5">
              <w:rPr>
                <w:rFonts w:cs="Arial"/>
                <w:sz w:val="24"/>
                <w:szCs w:val="24"/>
              </w:rPr>
              <w:t>COSTS (£m)</w:t>
            </w:r>
          </w:p>
        </w:tc>
        <w:tc>
          <w:tcPr>
            <w:tcW w:w="2597" w:type="dxa"/>
            <w:tcBorders>
              <w:top w:val="single" w:color="auto" w:sz="12" w:space="0"/>
              <w:left w:val="single" w:color="auto" w:sz="12" w:space="0"/>
              <w:right w:val="single" w:color="auto" w:sz="12" w:space="0"/>
            </w:tcBorders>
          </w:tcPr>
          <w:p w:rsidRPr="00CF16A5" w:rsidR="00BE2A2F" w:rsidP="007E190E" w:rsidRDefault="00BE2A2F" w14:paraId="76A22200" w14:textId="77777777">
            <w:pPr>
              <w:pStyle w:val="IATableLabel"/>
              <w:tabs>
                <w:tab w:val="right" w:pos="1800"/>
                <w:tab w:val="center" w:pos="2340"/>
              </w:tabs>
              <w:jc w:val="right"/>
              <w:rPr>
                <w:rFonts w:cs="Arial"/>
              </w:rPr>
            </w:pPr>
            <w:r w:rsidRPr="00CF16A5">
              <w:rPr>
                <w:rFonts w:cs="Arial"/>
              </w:rPr>
              <w:t>Total</w:t>
            </w:r>
            <w:r w:rsidRPr="00CF16A5" w:rsidR="001844B6">
              <w:rPr>
                <w:rFonts w:cs="Arial"/>
              </w:rPr>
              <w:t xml:space="preserve"> Transition</w:t>
            </w:r>
            <w:r w:rsidRPr="00CF16A5">
              <w:rPr>
                <w:rFonts w:cs="Arial"/>
              </w:rPr>
              <w:t xml:space="preserve"> </w:t>
            </w:r>
            <w:r w:rsidRPr="00CF16A5">
              <w:rPr>
                <w:rFonts w:cs="Arial"/>
              </w:rPr>
              <w:br/>
            </w:r>
            <w:r w:rsidRPr="00CF16A5">
              <w:rPr>
                <w:rFonts w:cs="Arial"/>
              </w:rPr>
              <w:tab/>
            </w:r>
            <w:r w:rsidRPr="00CF16A5" w:rsidR="001844B6">
              <w:rPr>
                <w:rFonts w:cs="Arial"/>
                <w:b w:val="0"/>
                <w:bCs/>
                <w:sz w:val="18"/>
                <w:szCs w:val="18"/>
              </w:rPr>
              <w:t>(Constant Price)</w:t>
            </w:r>
            <w:r w:rsidRPr="00CF16A5">
              <w:rPr>
                <w:rFonts w:cs="Arial"/>
              </w:rPr>
              <w:tab/>
            </w:r>
            <w:r w:rsidRPr="00CF16A5">
              <w:rPr>
                <w:rFonts w:cs="Arial"/>
                <w:b w:val="0"/>
                <w:sz w:val="18"/>
                <w:szCs w:val="18"/>
              </w:rPr>
              <w:t>Yea</w:t>
            </w:r>
            <w:r w:rsidRPr="00CF16A5">
              <w:rPr>
                <w:rFonts w:cs="Arial"/>
                <w:b w:val="0"/>
                <w:bCs/>
                <w:sz w:val="18"/>
                <w:szCs w:val="18"/>
              </w:rPr>
              <w:t>r</w:t>
            </w:r>
            <w:r w:rsidRPr="00CF16A5">
              <w:rPr>
                <w:rFonts w:cs="Arial"/>
                <w:b w:val="0"/>
                <w:sz w:val="18"/>
                <w:szCs w:val="18"/>
              </w:rPr>
              <w:t>s</w:t>
            </w:r>
          </w:p>
          <w:p w:rsidRPr="00CF16A5" w:rsidR="001844B6" w:rsidP="007E190E" w:rsidRDefault="00BE2A2F" w14:paraId="23602683" w14:textId="33BFCA7C">
            <w:pPr>
              <w:pStyle w:val="IATableLabel"/>
              <w:jc w:val="right"/>
              <w:rPr>
                <w:rFonts w:cs="Arial"/>
                <w:bCs/>
              </w:rPr>
            </w:pPr>
            <w:r w:rsidRPr="00CF16A5">
              <w:rPr>
                <w:rFonts w:cs="Arial"/>
              </w:rPr>
              <w:br/>
            </w:r>
          </w:p>
        </w:tc>
        <w:tc>
          <w:tcPr>
            <w:tcW w:w="2962" w:type="dxa"/>
            <w:gridSpan w:val="2"/>
            <w:tcBorders>
              <w:top w:val="single" w:color="auto" w:sz="12" w:space="0"/>
              <w:left w:val="single" w:color="auto" w:sz="12" w:space="0"/>
              <w:bottom w:val="single" w:color="auto" w:sz="12" w:space="0"/>
            </w:tcBorders>
          </w:tcPr>
          <w:p w:rsidRPr="00CF16A5" w:rsidR="00BE2A2F" w:rsidP="007E190E" w:rsidRDefault="00BE2A2F" w14:paraId="51A9FE08" w14:textId="7FED6755">
            <w:pPr>
              <w:pStyle w:val="IATableLabel"/>
              <w:jc w:val="right"/>
              <w:rPr>
                <w:rFonts w:cs="Arial"/>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3215" w:type="dxa"/>
            <w:tcBorders>
              <w:top w:val="single" w:color="auto" w:sz="12" w:space="0"/>
              <w:left w:val="single" w:color="auto" w:sz="12" w:space="0"/>
              <w:bottom w:val="single" w:color="auto" w:sz="12" w:space="0"/>
            </w:tcBorders>
          </w:tcPr>
          <w:p w:rsidRPr="00CF16A5" w:rsidR="001844B6" w:rsidP="007E190E" w:rsidRDefault="001844B6" w14:paraId="3AB23739" w14:textId="77777777">
            <w:pPr>
              <w:pStyle w:val="IATableLabel"/>
              <w:jc w:val="right"/>
              <w:rPr>
                <w:rFonts w:cs="Arial"/>
              </w:rPr>
            </w:pPr>
            <w:r w:rsidRPr="00CF16A5">
              <w:rPr>
                <w:rFonts w:cs="Arial"/>
              </w:rPr>
              <w:t>Total Cost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D73027" w:rsidTr="002A4530" w14:paraId="4458011D" w14:textId="77777777">
        <w:trPr>
          <w:trHeight w:val="348" w:hRule="exact"/>
        </w:trPr>
        <w:tc>
          <w:tcPr>
            <w:tcW w:w="1574" w:type="dxa"/>
            <w:tcBorders>
              <w:top w:val="single" w:color="auto" w:sz="12" w:space="0"/>
              <w:left w:val="single" w:color="auto" w:sz="12" w:space="0"/>
              <w:bottom w:val="single" w:color="auto" w:sz="12" w:space="0"/>
              <w:right w:val="single" w:color="auto" w:sz="12" w:space="0"/>
            </w:tcBorders>
            <w:vAlign w:val="center"/>
          </w:tcPr>
          <w:p w:rsidRPr="00CF16A5" w:rsidR="00133E48" w:rsidP="00133E48" w:rsidRDefault="00133E48" w14:paraId="4E41E6CF" w14:textId="77777777">
            <w:pPr>
              <w:pStyle w:val="IATableLabel"/>
              <w:rPr>
                <w:rFonts w:cs="Arial"/>
              </w:rPr>
            </w:pPr>
            <w:r w:rsidRPr="00CF16A5">
              <w:rPr>
                <w:rFonts w:cs="Arial"/>
              </w:rPr>
              <w:t xml:space="preserve">Low </w:t>
            </w:r>
          </w:p>
        </w:tc>
        <w:tc>
          <w:tcPr>
            <w:tcW w:w="2597" w:type="dxa"/>
            <w:tcBorders>
              <w:top w:val="single" w:color="auto" w:sz="12" w:space="0"/>
              <w:left w:val="single" w:color="auto" w:sz="12" w:space="0"/>
              <w:bottom w:val="single" w:color="auto" w:sz="12" w:space="0"/>
              <w:right w:val="single" w:color="auto" w:sz="12" w:space="0"/>
            </w:tcBorders>
            <w:vAlign w:val="center"/>
          </w:tcPr>
          <w:p w:rsidRPr="00FA2BE7" w:rsidR="00133E48" w:rsidP="00133E48" w:rsidRDefault="00133E48" w14:paraId="5140797A" w14:textId="16A575BF">
            <w:pPr>
              <w:pStyle w:val="POTTCostsLow"/>
              <w:rPr>
                <w:rFonts w:cs="Arial"/>
                <w:sz w:val="20"/>
              </w:rPr>
            </w:pPr>
            <w:r w:rsidRPr="00FA2BE7">
              <w:rPr>
                <w:rFonts w:eastAsia="Arial" w:cs="Arial"/>
                <w:sz w:val="20"/>
              </w:rPr>
              <w:t>£</w:t>
            </w:r>
            <w:r w:rsidR="00475C13">
              <w:rPr>
                <w:rFonts w:eastAsia="Arial" w:cs="Arial"/>
                <w:sz w:val="20"/>
              </w:rPr>
              <w:t>1,103.6</w:t>
            </w:r>
          </w:p>
        </w:tc>
        <w:tc>
          <w:tcPr>
            <w:tcW w:w="851" w:type="dxa"/>
            <w:tcBorders>
              <w:top w:val="single" w:color="auto" w:sz="12" w:space="0"/>
              <w:left w:val="single" w:color="auto" w:sz="12" w:space="0"/>
              <w:bottom w:val="single" w:color="auto" w:sz="12" w:space="0"/>
              <w:right w:val="single" w:color="auto" w:sz="12" w:space="0"/>
            </w:tcBorders>
            <w:vAlign w:val="center"/>
          </w:tcPr>
          <w:p w:rsidRPr="00FA2BE7" w:rsidR="00133E48" w:rsidP="00133E48" w:rsidRDefault="00133E48" w14:paraId="318114D6" w14:textId="6F8B84EA">
            <w:pPr>
              <w:pStyle w:val="POTTCostsYear"/>
              <w:rPr>
                <w:rFonts w:cs="Arial"/>
                <w:sz w:val="20"/>
                <w:szCs w:val="20"/>
              </w:rPr>
            </w:pPr>
            <w:r w:rsidRPr="00FA2BE7">
              <w:rPr>
                <w:rFonts w:eastAsia="Arial" w:cs="Arial"/>
                <w:sz w:val="20"/>
                <w:szCs w:val="20"/>
              </w:rPr>
              <w:t>7</w:t>
            </w:r>
          </w:p>
        </w:tc>
        <w:tc>
          <w:tcPr>
            <w:tcW w:w="2111" w:type="dxa"/>
            <w:tcBorders>
              <w:top w:val="single" w:color="auto" w:sz="12" w:space="0"/>
              <w:left w:val="single" w:color="auto" w:sz="12" w:space="0"/>
              <w:bottom w:val="single" w:color="auto" w:sz="12" w:space="0"/>
              <w:right w:val="single" w:color="auto" w:sz="12" w:space="0"/>
            </w:tcBorders>
            <w:vAlign w:val="center"/>
          </w:tcPr>
          <w:p w:rsidRPr="00FA2BE7" w:rsidR="00133E48" w:rsidP="00133E48" w:rsidRDefault="00133E48" w14:paraId="40093593" w14:textId="20B79802">
            <w:pPr>
              <w:pStyle w:val="POAACostsLow"/>
              <w:rPr>
                <w:rFonts w:cs="Arial"/>
                <w:sz w:val="20"/>
              </w:rPr>
            </w:pPr>
            <w:r w:rsidRPr="00FA2BE7">
              <w:rPr>
                <w:rFonts w:eastAsia="Arial" w:cs="Arial"/>
                <w:sz w:val="20"/>
              </w:rPr>
              <w:t>£</w:t>
            </w:r>
            <w:r w:rsidR="005201A0">
              <w:rPr>
                <w:rFonts w:eastAsia="Arial" w:cs="Arial"/>
                <w:sz w:val="20"/>
              </w:rPr>
              <w:t>206.1</w:t>
            </w:r>
          </w:p>
        </w:tc>
        <w:tc>
          <w:tcPr>
            <w:tcW w:w="3215" w:type="dxa"/>
            <w:tcBorders>
              <w:top w:val="single" w:color="auto" w:sz="12" w:space="0"/>
              <w:left w:val="single" w:color="auto" w:sz="12" w:space="0"/>
              <w:bottom w:val="single" w:color="auto" w:sz="12" w:space="0"/>
              <w:right w:val="single" w:color="auto" w:sz="12" w:space="0"/>
            </w:tcBorders>
            <w:vAlign w:val="center"/>
          </w:tcPr>
          <w:p w:rsidRPr="00FA2BE7" w:rsidR="00133E48" w:rsidP="00133E48" w:rsidRDefault="00133E48" w14:paraId="3C592E75" w14:textId="01204993">
            <w:pPr>
              <w:pStyle w:val="POTCCostsLow"/>
              <w:rPr>
                <w:rFonts w:cs="Arial"/>
                <w:sz w:val="20"/>
              </w:rPr>
            </w:pPr>
            <w:r w:rsidRPr="00FA2BE7">
              <w:rPr>
                <w:rFonts w:eastAsia="Arial" w:cs="Arial"/>
                <w:sz w:val="20"/>
              </w:rPr>
              <w:t>£</w:t>
            </w:r>
            <w:r w:rsidR="005A2D53">
              <w:rPr>
                <w:rFonts w:eastAsia="Arial" w:cs="Arial"/>
                <w:sz w:val="20"/>
              </w:rPr>
              <w:t>2</w:t>
            </w:r>
            <w:r w:rsidR="003476E9">
              <w:rPr>
                <w:rFonts w:eastAsia="Arial" w:cs="Arial"/>
                <w:sz w:val="20"/>
              </w:rPr>
              <w:t>,</w:t>
            </w:r>
            <w:r w:rsidR="005A2D53">
              <w:rPr>
                <w:rFonts w:eastAsia="Arial" w:cs="Arial"/>
                <w:sz w:val="20"/>
              </w:rPr>
              <w:t>945.4</w:t>
            </w:r>
          </w:p>
        </w:tc>
      </w:tr>
      <w:tr w:rsidRPr="00CF16A5" w:rsidR="00EF59CC" w:rsidTr="002A4530" w14:paraId="2A188929" w14:textId="77777777">
        <w:trPr>
          <w:trHeight w:val="348" w:hRule="exact"/>
        </w:trPr>
        <w:tc>
          <w:tcPr>
            <w:tcW w:w="1574" w:type="dxa"/>
            <w:tcBorders>
              <w:top w:val="single" w:color="auto" w:sz="12" w:space="0"/>
              <w:bottom w:val="single" w:color="auto" w:sz="12" w:space="0"/>
              <w:right w:val="single" w:color="auto" w:sz="12" w:space="0"/>
            </w:tcBorders>
            <w:vAlign w:val="center"/>
          </w:tcPr>
          <w:p w:rsidRPr="00CF16A5" w:rsidR="00133E48" w:rsidP="00133E48" w:rsidRDefault="00133E48" w14:paraId="7F2FA1BA" w14:textId="77777777">
            <w:pPr>
              <w:pStyle w:val="IATableLabel"/>
              <w:rPr>
                <w:rFonts w:cs="Arial"/>
              </w:rPr>
            </w:pPr>
            <w:r w:rsidRPr="00CF16A5">
              <w:rPr>
                <w:rFonts w:cs="Arial"/>
              </w:rPr>
              <w:t xml:space="preserve">High </w:t>
            </w:r>
          </w:p>
        </w:tc>
        <w:tc>
          <w:tcPr>
            <w:tcW w:w="2597" w:type="dxa"/>
            <w:tcBorders>
              <w:top w:val="single" w:color="auto" w:sz="12" w:space="0"/>
              <w:left w:val="single" w:color="auto" w:sz="12" w:space="0"/>
              <w:bottom w:val="single" w:color="auto" w:sz="12" w:space="0"/>
              <w:right w:val="single" w:color="auto" w:sz="12" w:space="0"/>
            </w:tcBorders>
            <w:vAlign w:val="center"/>
          </w:tcPr>
          <w:p w:rsidRPr="00FA2BE7" w:rsidR="00133E48" w:rsidP="00133E48" w:rsidRDefault="00133E48" w14:paraId="615C67DC" w14:textId="4CD495DA">
            <w:pPr>
              <w:pStyle w:val="POTTCostsHigh"/>
              <w:rPr>
                <w:rFonts w:cs="Arial"/>
                <w:sz w:val="20"/>
              </w:rPr>
            </w:pPr>
            <w:r w:rsidRPr="00FA2BE7">
              <w:rPr>
                <w:rFonts w:eastAsia="Arial" w:cs="Arial"/>
                <w:sz w:val="20"/>
              </w:rPr>
              <w:t>£</w:t>
            </w:r>
            <w:r w:rsidR="00475C13">
              <w:rPr>
                <w:rFonts w:eastAsia="Arial" w:cs="Arial"/>
                <w:sz w:val="20"/>
              </w:rPr>
              <w:t>1,411.2</w:t>
            </w:r>
          </w:p>
        </w:tc>
        <w:tc>
          <w:tcPr>
            <w:tcW w:w="851" w:type="dxa"/>
            <w:vAlign w:val="center"/>
          </w:tcPr>
          <w:p w:rsidRPr="00FA2BE7" w:rsidR="00133E48" w:rsidP="00133E48" w:rsidRDefault="00133E48" w14:paraId="3109568A" w14:textId="77777777">
            <w:pPr>
              <w:pStyle w:val="IATableText"/>
              <w:jc w:val="right"/>
              <w:rPr>
                <w:rFonts w:cs="Arial"/>
                <w:sz w:val="20"/>
              </w:rPr>
            </w:pPr>
          </w:p>
        </w:tc>
        <w:tc>
          <w:tcPr>
            <w:tcW w:w="2111" w:type="dxa"/>
            <w:tcBorders>
              <w:top w:val="single" w:color="auto" w:sz="12" w:space="0"/>
              <w:left w:val="single" w:color="auto" w:sz="12" w:space="0"/>
              <w:bottom w:val="single" w:color="auto" w:sz="12" w:space="0"/>
              <w:right w:val="single" w:color="auto" w:sz="12" w:space="0"/>
            </w:tcBorders>
            <w:vAlign w:val="center"/>
          </w:tcPr>
          <w:p w:rsidRPr="00FA2BE7" w:rsidR="00133E48" w:rsidP="00133E48" w:rsidRDefault="00133E48" w14:paraId="4E49AA06" w14:textId="0836DBBA">
            <w:pPr>
              <w:pStyle w:val="POAACostsHigh"/>
              <w:rPr>
                <w:rFonts w:cs="Arial"/>
                <w:sz w:val="20"/>
              </w:rPr>
            </w:pPr>
            <w:r w:rsidRPr="00FA2BE7">
              <w:rPr>
                <w:rFonts w:eastAsia="Arial" w:cs="Arial"/>
                <w:sz w:val="20"/>
              </w:rPr>
              <w:t>£</w:t>
            </w:r>
            <w:r w:rsidR="00743F4D">
              <w:rPr>
                <w:rFonts w:eastAsia="Arial" w:cs="Arial"/>
                <w:sz w:val="20"/>
              </w:rPr>
              <w:t>321.6</w:t>
            </w:r>
          </w:p>
        </w:tc>
        <w:tc>
          <w:tcPr>
            <w:tcW w:w="3215" w:type="dxa"/>
            <w:tcBorders>
              <w:top w:val="single" w:color="auto" w:sz="12" w:space="0"/>
              <w:left w:val="single" w:color="auto" w:sz="12" w:space="0"/>
              <w:bottom w:val="single" w:color="auto" w:sz="12" w:space="0"/>
            </w:tcBorders>
            <w:vAlign w:val="center"/>
          </w:tcPr>
          <w:p w:rsidRPr="00FA2BE7" w:rsidR="00133E48" w:rsidP="00133E48" w:rsidRDefault="00133E48" w14:paraId="7B0C835D" w14:textId="3BCE1952">
            <w:pPr>
              <w:pStyle w:val="POTCCostsHigh"/>
              <w:rPr>
                <w:rFonts w:cs="Arial"/>
                <w:sz w:val="20"/>
              </w:rPr>
            </w:pPr>
            <w:r w:rsidRPr="00FA2BE7">
              <w:rPr>
                <w:rFonts w:eastAsia="Arial" w:cs="Arial"/>
                <w:sz w:val="20"/>
              </w:rPr>
              <w:t>£</w:t>
            </w:r>
            <w:r w:rsidR="003C664B">
              <w:rPr>
                <w:rFonts w:eastAsia="Arial" w:cs="Arial"/>
                <w:sz w:val="20"/>
              </w:rPr>
              <w:t>4</w:t>
            </w:r>
            <w:r w:rsidR="003476E9">
              <w:rPr>
                <w:rFonts w:eastAsia="Arial" w:cs="Arial"/>
                <w:sz w:val="20"/>
              </w:rPr>
              <w:t>,318.3</w:t>
            </w:r>
          </w:p>
        </w:tc>
      </w:tr>
      <w:tr w:rsidRPr="00CF16A5" w:rsidR="00D73027" w:rsidTr="002A4530" w14:paraId="63E1E9EE" w14:textId="77777777">
        <w:trPr>
          <w:trHeight w:val="235"/>
        </w:trPr>
        <w:tc>
          <w:tcPr>
            <w:tcW w:w="1574"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CF16A5" w:rsidR="00686668" w:rsidP="00686668" w:rsidRDefault="00686668" w14:paraId="0A52C5D6" w14:textId="77777777">
            <w:pPr>
              <w:pStyle w:val="IATableLabel"/>
              <w:rPr>
                <w:rFonts w:cs="Arial"/>
              </w:rPr>
            </w:pPr>
            <w:r w:rsidRPr="00CF16A5">
              <w:rPr>
                <w:rFonts w:cs="Arial"/>
              </w:rPr>
              <w:t>Best Estimate</w:t>
            </w:r>
          </w:p>
          <w:p w:rsidRPr="00CF16A5" w:rsidR="00686668" w:rsidP="00686668" w:rsidRDefault="00686668" w14:paraId="247C5159" w14:textId="77777777">
            <w:pPr>
              <w:pStyle w:val="IATableNotes"/>
              <w:spacing w:before="96" w:beforeLines="40"/>
              <w:ind w:left="0" w:right="-22"/>
              <w:jc w:val="center"/>
              <w:rPr>
                <w:rFonts w:cs="Arial"/>
                <w:b/>
                <w:sz w:val="20"/>
              </w:rPr>
            </w:pPr>
          </w:p>
        </w:tc>
        <w:tc>
          <w:tcPr>
            <w:tcW w:w="2597"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FA2BE7" w:rsidR="00686668" w:rsidP="00686668" w:rsidRDefault="00686668" w14:paraId="50499C6C" w14:textId="7046E69C">
            <w:pPr>
              <w:pStyle w:val="POTTCostsBest"/>
              <w:rPr>
                <w:rFonts w:cs="Arial"/>
                <w:sz w:val="20"/>
              </w:rPr>
            </w:pPr>
            <w:r w:rsidRPr="00FA2BE7">
              <w:rPr>
                <w:rFonts w:eastAsia="Arial" w:cs="Arial"/>
                <w:sz w:val="20"/>
              </w:rPr>
              <w:t>£</w:t>
            </w:r>
            <w:r w:rsidR="00C25EB3">
              <w:rPr>
                <w:rFonts w:eastAsia="Arial" w:cs="Arial"/>
                <w:sz w:val="20"/>
              </w:rPr>
              <w:t>1,230.4</w:t>
            </w:r>
          </w:p>
        </w:tc>
        <w:tc>
          <w:tcPr>
            <w:tcW w:w="851" w:type="dxa"/>
            <w:tcBorders>
              <w:top w:val="single" w:color="auto" w:sz="12" w:space="0"/>
              <w:left w:val="single" w:color="auto" w:sz="12" w:space="0"/>
              <w:bottom w:val="single" w:color="auto" w:sz="12" w:space="0"/>
              <w:right w:val="single" w:color="auto" w:sz="12" w:space="0"/>
            </w:tcBorders>
            <w:vAlign w:val="bottom"/>
          </w:tcPr>
          <w:p w:rsidRPr="00FA2BE7" w:rsidR="00686668" w:rsidP="00686668" w:rsidRDefault="00686668" w14:paraId="3302B3F3" w14:textId="77777777">
            <w:pPr>
              <w:pStyle w:val="IATableText"/>
              <w:jc w:val="right"/>
              <w:rPr>
                <w:rFonts w:cs="Arial"/>
                <w:sz w:val="20"/>
              </w:rPr>
            </w:pPr>
          </w:p>
        </w:tc>
        <w:tc>
          <w:tcPr>
            <w:tcW w:w="2111"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FA2BE7" w:rsidR="00686668" w:rsidP="00686668" w:rsidRDefault="00686668" w14:paraId="09BE4D85" w14:textId="1A4FEFB1">
            <w:pPr>
              <w:pStyle w:val="POAACostsBest"/>
              <w:rPr>
                <w:rFonts w:cs="Arial"/>
                <w:sz w:val="20"/>
              </w:rPr>
            </w:pPr>
            <w:r w:rsidRPr="00FA2BE7">
              <w:rPr>
                <w:rFonts w:eastAsia="Arial" w:cs="Arial"/>
                <w:sz w:val="20"/>
              </w:rPr>
              <w:t>£</w:t>
            </w:r>
            <w:r w:rsidR="00743F4D">
              <w:rPr>
                <w:rFonts w:eastAsia="Arial" w:cs="Arial"/>
                <w:sz w:val="20"/>
              </w:rPr>
              <w:t>216.5</w:t>
            </w:r>
          </w:p>
        </w:tc>
        <w:tc>
          <w:tcPr>
            <w:tcW w:w="3215"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FA2BE7" w:rsidR="00686668" w:rsidP="00686668" w:rsidRDefault="00686668" w14:paraId="64B08B6E" w14:textId="478086B1">
            <w:pPr>
              <w:pStyle w:val="POTCCostsBest"/>
              <w:rPr>
                <w:rFonts w:cs="Arial"/>
                <w:sz w:val="20"/>
              </w:rPr>
            </w:pPr>
            <w:r w:rsidRPr="00FA2BE7">
              <w:rPr>
                <w:rFonts w:eastAsia="Arial" w:cs="Arial"/>
                <w:sz w:val="20"/>
              </w:rPr>
              <w:t>£</w:t>
            </w:r>
            <w:r w:rsidR="003476E9">
              <w:rPr>
                <w:rFonts w:eastAsia="Arial" w:cs="Arial"/>
                <w:sz w:val="20"/>
              </w:rPr>
              <w:t>3,152.7</w:t>
            </w:r>
          </w:p>
        </w:tc>
      </w:tr>
      <w:tr w:rsidRPr="00CF16A5" w:rsidR="001844B6" w:rsidTr="00DA6673" w14:paraId="5ADDE4DC" w14:textId="77777777">
        <w:trPr>
          <w:trHeight w:val="2218" w:hRule="exact"/>
        </w:trPr>
        <w:tc>
          <w:tcPr>
            <w:tcW w:w="10348" w:type="dxa"/>
            <w:gridSpan w:val="5"/>
            <w:tcBorders>
              <w:top w:val="single" w:color="auto" w:sz="12" w:space="0"/>
              <w:left w:val="single" w:color="auto" w:sz="12" w:space="0"/>
              <w:bottom w:val="single" w:color="auto" w:sz="12" w:space="0"/>
              <w:right w:val="single" w:color="auto" w:sz="12" w:space="0"/>
            </w:tcBorders>
          </w:tcPr>
          <w:p w:rsidR="00DA6673" w:rsidP="00101A16" w:rsidRDefault="001844B6" w14:paraId="4FD1BB35" w14:textId="77777777">
            <w:pPr>
              <w:pStyle w:val="IAPOQ1"/>
              <w:jc w:val="both"/>
              <w:rPr>
                <w:rFonts w:cs="Arial"/>
              </w:rPr>
            </w:pPr>
            <w:r w:rsidRPr="7380FD5E">
              <w:rPr>
                <w:rFonts w:cs="Arial"/>
              </w:rPr>
              <w:t>Description and scale of key monetised costs by ‘main affected groups’</w:t>
            </w:r>
            <w:r w:rsidRPr="7380FD5E" w:rsidR="00686668">
              <w:rPr>
                <w:rFonts w:cs="Arial"/>
              </w:rPr>
              <w:t xml:space="preserve"> </w:t>
            </w:r>
          </w:p>
          <w:p w:rsidRPr="00CF16A5" w:rsidR="001844B6" w:rsidP="00101A16" w:rsidRDefault="00686668" w14:paraId="3BC3A000" w14:textId="043A68C3">
            <w:pPr>
              <w:pStyle w:val="IAPOQ1"/>
              <w:jc w:val="both"/>
            </w:pPr>
            <w:r w:rsidRPr="7380FD5E">
              <w:rPr>
                <w:rFonts w:eastAsia="Arial" w:cs="Arial"/>
                <w:b w:val="0"/>
                <w:color w:val="auto"/>
                <w:sz w:val="18"/>
                <w:szCs w:val="18"/>
              </w:rPr>
              <w:t>Local</w:t>
            </w:r>
            <w:r w:rsidRPr="7380FD5E">
              <w:rPr>
                <w:rFonts w:eastAsia="Arial" w:cs="Arial"/>
                <w:b w:val="0"/>
                <w:sz w:val="18"/>
                <w:szCs w:val="18"/>
              </w:rPr>
              <w:t xml:space="preserve"> </w:t>
            </w:r>
            <w:r w:rsidRPr="7380FD5E" w:rsidR="008D303D">
              <w:rPr>
                <w:rFonts w:eastAsia="Arial" w:cs="Arial"/>
                <w:b w:val="0"/>
                <w:sz w:val="18"/>
                <w:szCs w:val="18"/>
              </w:rPr>
              <w:t>a</w:t>
            </w:r>
            <w:r w:rsidRPr="7380FD5E">
              <w:rPr>
                <w:rFonts w:eastAsia="Arial" w:cs="Arial"/>
                <w:b w:val="0"/>
                <w:sz w:val="18"/>
                <w:szCs w:val="18"/>
              </w:rPr>
              <w:t>uthorities see their net waste management costs increase by £</w:t>
            </w:r>
            <w:r w:rsidRPr="7380FD5E" w:rsidR="00E93A52">
              <w:rPr>
                <w:rFonts w:eastAsia="Arial" w:cs="Arial"/>
                <w:b w:val="0"/>
                <w:sz w:val="18"/>
                <w:szCs w:val="18"/>
              </w:rPr>
              <w:t>3,</w:t>
            </w:r>
            <w:r w:rsidRPr="7380FD5E" w:rsidR="00AB1D33">
              <w:rPr>
                <w:rFonts w:eastAsia="Arial" w:cs="Arial"/>
                <w:b w:val="0"/>
                <w:sz w:val="18"/>
                <w:szCs w:val="18"/>
              </w:rPr>
              <w:t>513</w:t>
            </w:r>
            <w:r w:rsidRPr="7380FD5E" w:rsidR="00E93A52">
              <w:rPr>
                <w:rFonts w:eastAsia="Arial" w:cs="Arial"/>
                <w:b w:val="0"/>
                <w:sz w:val="18"/>
                <w:szCs w:val="18"/>
              </w:rPr>
              <w:t>m</w:t>
            </w:r>
            <w:r w:rsidRPr="7380FD5E">
              <w:rPr>
                <w:rFonts w:eastAsia="Arial" w:cs="Arial"/>
                <w:b w:val="0"/>
                <w:sz w:val="18"/>
                <w:szCs w:val="18"/>
              </w:rPr>
              <w:t>. Out of these costs, £</w:t>
            </w:r>
            <w:r w:rsidRPr="7380FD5E" w:rsidR="00BA664F">
              <w:rPr>
                <w:rFonts w:eastAsia="Arial" w:cs="Arial"/>
                <w:b w:val="0"/>
                <w:sz w:val="18"/>
                <w:szCs w:val="18"/>
              </w:rPr>
              <w:t>9</w:t>
            </w:r>
            <w:r w:rsidRPr="7380FD5E" w:rsidR="001F642C">
              <w:rPr>
                <w:rFonts w:eastAsia="Arial" w:cs="Arial"/>
                <w:b w:val="0"/>
                <w:sz w:val="18"/>
                <w:szCs w:val="18"/>
              </w:rPr>
              <w:t>9</w:t>
            </w:r>
            <w:r w:rsidRPr="7380FD5E" w:rsidR="740B2BB5">
              <w:rPr>
                <w:rFonts w:eastAsia="Arial" w:cs="Arial"/>
                <w:b w:val="0"/>
                <w:sz w:val="18"/>
                <w:szCs w:val="18"/>
              </w:rPr>
              <w:t>7</w:t>
            </w:r>
            <w:r w:rsidRPr="7380FD5E">
              <w:rPr>
                <w:rFonts w:eastAsia="Arial" w:cs="Arial"/>
                <w:b w:val="0"/>
                <w:sz w:val="18"/>
                <w:szCs w:val="18"/>
              </w:rPr>
              <w:t>m are transition costs. They include buying new vehicles, containers, and wider transition costs.</w:t>
            </w:r>
            <w:r w:rsidR="00BC443F">
              <w:rPr>
                <w:rFonts w:eastAsia="Arial" w:cs="Arial"/>
                <w:b w:val="0"/>
                <w:sz w:val="18"/>
                <w:szCs w:val="18"/>
              </w:rPr>
              <w:t xml:space="preserve"> Local </w:t>
            </w:r>
            <w:r w:rsidR="006D11CB">
              <w:rPr>
                <w:rFonts w:eastAsia="Arial" w:cs="Arial"/>
                <w:b w:val="0"/>
                <w:sz w:val="18"/>
                <w:szCs w:val="18"/>
              </w:rPr>
              <w:t xml:space="preserve">authorities also have a cost of </w:t>
            </w:r>
            <w:r w:rsidR="00C14113">
              <w:rPr>
                <w:rFonts w:eastAsia="Arial" w:cs="Arial"/>
                <w:b w:val="0"/>
                <w:sz w:val="18"/>
                <w:szCs w:val="18"/>
              </w:rPr>
              <w:t xml:space="preserve">£0.2m for </w:t>
            </w:r>
            <w:r w:rsidR="008F762A">
              <w:rPr>
                <w:rFonts w:eastAsia="Arial" w:cs="Arial"/>
                <w:b w:val="0"/>
                <w:sz w:val="18"/>
                <w:szCs w:val="18"/>
              </w:rPr>
              <w:t xml:space="preserve">completing </w:t>
            </w:r>
            <w:r w:rsidR="00C14113">
              <w:rPr>
                <w:rFonts w:eastAsia="Arial" w:cs="Arial"/>
                <w:b w:val="0"/>
                <w:sz w:val="18"/>
                <w:szCs w:val="18"/>
              </w:rPr>
              <w:t>written assessments</w:t>
            </w:r>
            <w:r w:rsidR="00A40144">
              <w:rPr>
                <w:rFonts w:eastAsia="Arial" w:cs="Arial"/>
                <w:b w:val="0"/>
                <w:sz w:val="18"/>
                <w:szCs w:val="18"/>
              </w:rPr>
              <w:t xml:space="preserve"> to apply </w:t>
            </w:r>
            <w:r w:rsidR="00F06B11">
              <w:rPr>
                <w:rFonts w:eastAsia="Arial" w:cs="Arial"/>
                <w:b w:val="0"/>
                <w:sz w:val="18"/>
                <w:szCs w:val="18"/>
              </w:rPr>
              <w:t>for</w:t>
            </w:r>
            <w:r w:rsidR="00A40144">
              <w:rPr>
                <w:rFonts w:eastAsia="Arial" w:cs="Arial"/>
                <w:b w:val="0"/>
                <w:sz w:val="18"/>
                <w:szCs w:val="18"/>
              </w:rPr>
              <w:t xml:space="preserve"> collection exemptions</w:t>
            </w:r>
            <w:r w:rsidR="00C14113">
              <w:rPr>
                <w:rFonts w:eastAsia="Arial" w:cs="Arial"/>
                <w:b w:val="0"/>
                <w:sz w:val="18"/>
                <w:szCs w:val="18"/>
              </w:rPr>
              <w:t>.</w:t>
            </w:r>
            <w:r w:rsidRPr="7380FD5E">
              <w:rPr>
                <w:rFonts w:eastAsia="Arial" w:cs="Arial"/>
                <w:b w:val="0"/>
                <w:sz w:val="18"/>
                <w:szCs w:val="18"/>
              </w:rPr>
              <w:t xml:space="preserve"> £1,</w:t>
            </w:r>
            <w:r w:rsidRPr="7380FD5E" w:rsidR="001F642C">
              <w:rPr>
                <w:rFonts w:eastAsia="Arial" w:cs="Arial"/>
                <w:b w:val="0"/>
                <w:sz w:val="18"/>
                <w:szCs w:val="18"/>
              </w:rPr>
              <w:t>322</w:t>
            </w:r>
            <w:r w:rsidRPr="7380FD5E">
              <w:rPr>
                <w:rFonts w:eastAsia="Arial" w:cs="Arial"/>
                <w:b w:val="0"/>
                <w:sz w:val="18"/>
                <w:szCs w:val="18"/>
              </w:rPr>
              <w:t xml:space="preserve">m is a loss of income from removed garden waste charging. This is a transfer to households as they generate savings from removed garden waste charges. The remaining balance is changes in on-going costs </w:t>
            </w:r>
            <w:r w:rsidRPr="7380FD5E" w:rsidR="00FA4183">
              <w:rPr>
                <w:rFonts w:eastAsia="Arial" w:cs="Arial"/>
                <w:b w:val="0"/>
                <w:sz w:val="18"/>
                <w:szCs w:val="18"/>
              </w:rPr>
              <w:t>(£1,</w:t>
            </w:r>
            <w:r w:rsidRPr="7380FD5E" w:rsidR="00BA664F">
              <w:rPr>
                <w:rFonts w:eastAsia="Arial" w:cs="Arial"/>
                <w:b w:val="0"/>
                <w:sz w:val="18"/>
                <w:szCs w:val="18"/>
              </w:rPr>
              <w:t>6</w:t>
            </w:r>
            <w:r w:rsidR="00C54CBD">
              <w:rPr>
                <w:rFonts w:eastAsia="Arial" w:cs="Arial"/>
                <w:b w:val="0"/>
                <w:sz w:val="18"/>
                <w:szCs w:val="18"/>
              </w:rPr>
              <w:t>6</w:t>
            </w:r>
            <w:r w:rsidRPr="7380FD5E" w:rsidR="00096BBD">
              <w:rPr>
                <w:rFonts w:eastAsia="Arial" w:cs="Arial"/>
                <w:b w:val="0"/>
                <w:sz w:val="18"/>
                <w:szCs w:val="18"/>
              </w:rPr>
              <w:t>7</w:t>
            </w:r>
            <w:r w:rsidRPr="7380FD5E" w:rsidR="00FA4183">
              <w:rPr>
                <w:rFonts w:eastAsia="Arial" w:cs="Arial"/>
                <w:b w:val="0"/>
                <w:sz w:val="18"/>
                <w:szCs w:val="18"/>
              </w:rPr>
              <w:t xml:space="preserve">m) </w:t>
            </w:r>
            <w:r w:rsidRPr="7380FD5E">
              <w:rPr>
                <w:rFonts w:eastAsia="Arial" w:cs="Arial"/>
                <w:b w:val="0"/>
                <w:sz w:val="18"/>
                <w:szCs w:val="18"/>
              </w:rPr>
              <w:t>and DRS net effect</w:t>
            </w:r>
            <w:r w:rsidRPr="7380FD5E" w:rsidR="00FA4183">
              <w:rPr>
                <w:rFonts w:eastAsia="Arial" w:cs="Arial"/>
                <w:b w:val="0"/>
                <w:sz w:val="18"/>
                <w:szCs w:val="18"/>
              </w:rPr>
              <w:t xml:space="preserve"> (£</w:t>
            </w:r>
            <w:r w:rsidRPr="7380FD5E" w:rsidR="00C318F3">
              <w:rPr>
                <w:rFonts w:eastAsia="Arial" w:cs="Arial"/>
                <w:b w:val="0"/>
                <w:sz w:val="18"/>
                <w:szCs w:val="18"/>
              </w:rPr>
              <w:t>4</w:t>
            </w:r>
            <w:r w:rsidR="00C54CBD">
              <w:rPr>
                <w:rFonts w:eastAsia="Arial" w:cs="Arial"/>
                <w:b w:val="0"/>
                <w:sz w:val="18"/>
                <w:szCs w:val="18"/>
              </w:rPr>
              <w:t>74</w:t>
            </w:r>
            <w:r w:rsidRPr="7380FD5E" w:rsidR="00FA4183">
              <w:rPr>
                <w:rFonts w:eastAsia="Arial" w:cs="Arial"/>
                <w:b w:val="0"/>
                <w:sz w:val="18"/>
                <w:szCs w:val="18"/>
              </w:rPr>
              <w:t>m saving)</w:t>
            </w:r>
            <w:r w:rsidRPr="7380FD5E" w:rsidR="00B81722">
              <w:rPr>
                <w:rFonts w:eastAsia="Arial" w:cs="Arial"/>
                <w:b w:val="0"/>
                <w:sz w:val="18"/>
                <w:szCs w:val="18"/>
              </w:rPr>
              <w:t>. DRS net effect is the difference in DRS-specific costs between the baseline and a relevant policy option</w:t>
            </w:r>
            <w:r w:rsidRPr="7380FD5E">
              <w:rPr>
                <w:rFonts w:eastAsia="Arial" w:cs="Arial"/>
                <w:b w:val="0"/>
                <w:sz w:val="18"/>
                <w:szCs w:val="18"/>
              </w:rPr>
              <w:t>. We estimate the following transition costs to the NHM sector: £1</w:t>
            </w:r>
            <w:r w:rsidRPr="7380FD5E" w:rsidR="002A4F6C">
              <w:rPr>
                <w:rFonts w:eastAsia="Arial" w:cs="Arial"/>
                <w:b w:val="0"/>
                <w:sz w:val="18"/>
                <w:szCs w:val="18"/>
              </w:rPr>
              <w:t>32</w:t>
            </w:r>
            <w:r w:rsidRPr="7380FD5E">
              <w:rPr>
                <w:rFonts w:eastAsia="Arial" w:cs="Arial"/>
                <w:b w:val="0"/>
                <w:sz w:val="18"/>
                <w:szCs w:val="18"/>
              </w:rPr>
              <w:t>m familiarisation costs. The NHM waste management costs decrease by £</w:t>
            </w:r>
            <w:r w:rsidRPr="7380FD5E" w:rsidR="004779BF">
              <w:rPr>
                <w:rFonts w:eastAsia="Arial" w:cs="Arial"/>
                <w:b w:val="0"/>
                <w:sz w:val="18"/>
                <w:szCs w:val="18"/>
              </w:rPr>
              <w:t>56</w:t>
            </w:r>
            <w:r w:rsidRPr="7380FD5E" w:rsidR="00EF59CC">
              <w:rPr>
                <w:rFonts w:eastAsia="Arial" w:cs="Arial"/>
                <w:b w:val="0"/>
                <w:sz w:val="18"/>
                <w:szCs w:val="18"/>
              </w:rPr>
              <w:t>1</w:t>
            </w:r>
            <w:r w:rsidRPr="7380FD5E">
              <w:rPr>
                <w:rFonts w:eastAsia="Arial" w:cs="Arial"/>
                <w:b w:val="0"/>
                <w:sz w:val="18"/>
                <w:szCs w:val="18"/>
              </w:rPr>
              <w:t xml:space="preserve">m (including DRS net effect). </w:t>
            </w:r>
            <w:r w:rsidR="00514FC5">
              <w:rPr>
                <w:rFonts w:eastAsia="Arial" w:cs="Arial"/>
                <w:b w:val="0"/>
                <w:sz w:val="18"/>
                <w:szCs w:val="18"/>
              </w:rPr>
              <w:t>The NHM sector also has a cost of £</w:t>
            </w:r>
            <w:r w:rsidR="00555C26">
              <w:rPr>
                <w:rFonts w:eastAsia="Arial" w:cs="Arial"/>
                <w:b w:val="0"/>
                <w:sz w:val="18"/>
                <w:szCs w:val="18"/>
              </w:rPr>
              <w:t>3.4</w:t>
            </w:r>
            <w:r w:rsidR="00514FC5">
              <w:rPr>
                <w:rFonts w:eastAsia="Arial" w:cs="Arial"/>
                <w:b w:val="0"/>
                <w:sz w:val="18"/>
                <w:szCs w:val="18"/>
              </w:rPr>
              <w:t>m for written assessments.</w:t>
            </w:r>
            <w:r w:rsidR="00E11937">
              <w:rPr>
                <w:rFonts w:eastAsia="Arial" w:cs="Arial"/>
                <w:b w:val="0"/>
                <w:sz w:val="18"/>
                <w:szCs w:val="18"/>
              </w:rPr>
              <w:t xml:space="preserve"> </w:t>
            </w:r>
            <w:r w:rsidRPr="7380FD5E">
              <w:rPr>
                <w:rFonts w:eastAsia="Arial" w:cs="Arial"/>
                <w:b w:val="0"/>
                <w:sz w:val="18"/>
                <w:szCs w:val="18"/>
              </w:rPr>
              <w:t>The policy support costs (including compliance and enforcement) are estimated to be £</w:t>
            </w:r>
            <w:r w:rsidRPr="7380FD5E" w:rsidR="00CB4CE3">
              <w:rPr>
                <w:rFonts w:eastAsia="Arial" w:cs="Arial"/>
                <w:b w:val="0"/>
                <w:sz w:val="18"/>
                <w:szCs w:val="18"/>
              </w:rPr>
              <w:t>6</w:t>
            </w:r>
            <w:r w:rsidR="00443FF7">
              <w:rPr>
                <w:rFonts w:eastAsia="Arial" w:cs="Arial"/>
                <w:b w:val="0"/>
                <w:sz w:val="18"/>
                <w:szCs w:val="18"/>
              </w:rPr>
              <w:t>5</w:t>
            </w:r>
            <w:r w:rsidRPr="7380FD5E">
              <w:rPr>
                <w:rFonts w:eastAsia="Arial" w:cs="Arial"/>
                <w:b w:val="0"/>
                <w:sz w:val="18"/>
                <w:szCs w:val="18"/>
              </w:rPr>
              <w:t>m (of which £1.</w:t>
            </w:r>
            <w:r w:rsidRPr="7380FD5E" w:rsidR="007073E9">
              <w:rPr>
                <w:rFonts w:eastAsia="Arial" w:cs="Arial"/>
                <w:b w:val="0"/>
                <w:sz w:val="18"/>
                <w:szCs w:val="18"/>
              </w:rPr>
              <w:t>8</w:t>
            </w:r>
            <w:r w:rsidRPr="7380FD5E">
              <w:rPr>
                <w:rFonts w:eastAsia="Arial" w:cs="Arial"/>
                <w:b w:val="0"/>
                <w:sz w:val="18"/>
                <w:szCs w:val="18"/>
              </w:rPr>
              <w:t>m are transition costs). All values presented are discounted.</w:t>
            </w:r>
            <w:r w:rsidRPr="7380FD5E">
              <w:rPr>
                <w:rFonts w:cs="Arial"/>
                <w:sz w:val="18"/>
                <w:szCs w:val="18"/>
              </w:rPr>
              <w:t xml:space="preserve"> </w:t>
            </w:r>
          </w:p>
        </w:tc>
      </w:tr>
      <w:tr w:rsidRPr="00CF16A5" w:rsidR="001844B6" w:rsidTr="002A4530" w14:paraId="6C705C06" w14:textId="77777777">
        <w:trPr>
          <w:trHeight w:val="1197" w:hRule="exact"/>
        </w:trPr>
        <w:tc>
          <w:tcPr>
            <w:tcW w:w="10348" w:type="dxa"/>
            <w:gridSpan w:val="5"/>
            <w:tcBorders>
              <w:top w:val="single" w:color="auto" w:sz="12" w:space="0"/>
              <w:left w:val="single" w:color="auto" w:sz="12" w:space="0"/>
              <w:bottom w:val="single" w:color="auto" w:sz="12" w:space="0"/>
              <w:right w:val="single" w:color="auto" w:sz="12" w:space="0"/>
            </w:tcBorders>
          </w:tcPr>
          <w:p w:rsidRPr="00CF16A5" w:rsidR="001844B6" w:rsidP="005A3880" w:rsidRDefault="001844B6" w14:paraId="0DA1A2FE" w14:textId="77777777">
            <w:pPr>
              <w:pStyle w:val="IAPOQ2"/>
              <w:rPr>
                <w:rFonts w:cs="Arial"/>
                <w:szCs w:val="22"/>
              </w:rPr>
            </w:pPr>
            <w:r w:rsidRPr="00CF16A5">
              <w:rPr>
                <w:rFonts w:cs="Arial"/>
              </w:rPr>
              <w:t xml:space="preserve">Other key non-monetised costs by ‘main affected groups’ </w:t>
            </w:r>
          </w:p>
          <w:p w:rsidRPr="00CF16A5" w:rsidR="00686668" w:rsidP="00686668" w:rsidRDefault="00686668" w14:paraId="29C69A39" w14:textId="31108F3F">
            <w:pPr>
              <w:pStyle w:val="IAPOA2"/>
              <w:jc w:val="both"/>
              <w:rPr>
                <w:rFonts w:eastAsia="Arial" w:cs="Arial"/>
                <w:sz w:val="18"/>
                <w:szCs w:val="18"/>
              </w:rPr>
            </w:pPr>
            <w:bookmarkStart w:name="_Hlk98508591" w:id="30"/>
            <w:r w:rsidRPr="00CF16A5">
              <w:rPr>
                <w:rFonts w:eastAsia="Arial" w:cs="Arial"/>
                <w:sz w:val="18"/>
                <w:szCs w:val="18"/>
              </w:rPr>
              <w:t xml:space="preserve">Familiarisation and inconvenience costs to households are not accounted for. </w:t>
            </w:r>
            <w:r w:rsidR="00DA11BF">
              <w:rPr>
                <w:rFonts w:eastAsia="Arial" w:cs="Arial"/>
                <w:sz w:val="18"/>
                <w:szCs w:val="18"/>
              </w:rPr>
              <w:t>Based on available evidence</w:t>
            </w:r>
            <w:r w:rsidRPr="00CF16A5">
              <w:rPr>
                <w:rFonts w:eastAsia="Arial" w:cs="Arial"/>
                <w:sz w:val="18"/>
                <w:szCs w:val="18"/>
              </w:rPr>
              <w:t xml:space="preserve"> we do not expect these costs to be significant. We were not able to monetise costs to business associated with sorting waste. However, we do not expect these costs to be significant. </w:t>
            </w:r>
            <w:r w:rsidR="00DA11BF">
              <w:rPr>
                <w:rFonts w:eastAsia="Arial" w:cs="Arial"/>
                <w:sz w:val="18"/>
                <w:szCs w:val="18"/>
              </w:rPr>
              <w:t>These and w</w:t>
            </w:r>
            <w:r w:rsidRPr="00CF16A5">
              <w:rPr>
                <w:rFonts w:eastAsia="Arial" w:cs="Arial"/>
                <w:sz w:val="18"/>
                <w:szCs w:val="18"/>
              </w:rPr>
              <w:t>ider impacts on the recycling and waste industry are presented qualitatively in this impact assessment</w:t>
            </w:r>
            <w:r w:rsidR="00757ACE">
              <w:rPr>
                <w:rFonts w:eastAsia="Arial" w:cs="Arial"/>
                <w:sz w:val="18"/>
                <w:szCs w:val="18"/>
              </w:rPr>
              <w:t>, using the best available evidence</w:t>
            </w:r>
            <w:r w:rsidR="00775D7C">
              <w:rPr>
                <w:rFonts w:eastAsia="Arial" w:cs="Arial"/>
                <w:sz w:val="18"/>
                <w:szCs w:val="18"/>
              </w:rPr>
              <w:t xml:space="preserve">. </w:t>
            </w:r>
          </w:p>
          <w:bookmarkEnd w:id="30"/>
          <w:p w:rsidRPr="00CF16A5" w:rsidR="001844B6" w:rsidP="005A3880" w:rsidRDefault="001844B6" w14:paraId="0CF6A04D" w14:textId="136DC4D5">
            <w:pPr>
              <w:pStyle w:val="IAPOA2"/>
              <w:rPr>
                <w:rFonts w:cs="Arial"/>
                <w:sz w:val="20"/>
              </w:rPr>
            </w:pPr>
          </w:p>
        </w:tc>
      </w:tr>
      <w:tr w:rsidRPr="00CF16A5" w:rsidR="00EF59CC" w:rsidTr="002A4530" w14:paraId="238F2CEA" w14:textId="77777777">
        <w:trPr>
          <w:trHeight w:val="721" w:hRule="exact"/>
        </w:trPr>
        <w:tc>
          <w:tcPr>
            <w:tcW w:w="1574" w:type="dxa"/>
            <w:tcBorders>
              <w:bottom w:val="single" w:color="auto" w:sz="12" w:space="0"/>
              <w:right w:val="single" w:color="auto" w:sz="12" w:space="0"/>
            </w:tcBorders>
            <w:shd w:val="clear" w:color="auto" w:fill="FFFFFF" w:themeFill="background1"/>
          </w:tcPr>
          <w:p w:rsidRPr="00CF16A5" w:rsidR="001844B6" w:rsidP="005A3880" w:rsidRDefault="001844B6" w14:paraId="2D8738E8" w14:textId="703ABBAA">
            <w:pPr>
              <w:pStyle w:val="IATableLabel"/>
              <w:rPr>
                <w:rFonts w:cs="Arial"/>
                <w:sz w:val="24"/>
                <w:szCs w:val="24"/>
              </w:rPr>
            </w:pPr>
            <w:r w:rsidRPr="00CF16A5">
              <w:rPr>
                <w:rFonts w:cs="Arial"/>
                <w:sz w:val="24"/>
                <w:szCs w:val="24"/>
              </w:rPr>
              <w:t xml:space="preserve">BENEFITS </w:t>
            </w:r>
            <w:r w:rsidRPr="00CF16A5" w:rsidR="00B21702">
              <w:rPr>
                <w:rFonts w:cs="Arial"/>
                <w:sz w:val="24"/>
                <w:szCs w:val="24"/>
              </w:rPr>
              <w:t>(</w:t>
            </w:r>
            <w:r w:rsidRPr="00CF16A5">
              <w:rPr>
                <w:rFonts w:cs="Arial"/>
                <w:sz w:val="24"/>
                <w:szCs w:val="24"/>
              </w:rPr>
              <w:t>£m)</w:t>
            </w:r>
          </w:p>
        </w:tc>
        <w:tc>
          <w:tcPr>
            <w:tcW w:w="2597" w:type="dxa"/>
            <w:tcBorders>
              <w:top w:val="single" w:color="auto" w:sz="12" w:space="0"/>
              <w:left w:val="single" w:color="auto" w:sz="12" w:space="0"/>
              <w:right w:val="single" w:color="auto" w:sz="12" w:space="0"/>
            </w:tcBorders>
          </w:tcPr>
          <w:p w:rsidRPr="00CF16A5" w:rsidR="00BE2A2F" w:rsidP="00BE2A2F" w:rsidRDefault="00BE2A2F" w14:paraId="560CCF65" w14:textId="77777777">
            <w:pPr>
              <w:pStyle w:val="IATableLabel"/>
              <w:tabs>
                <w:tab w:val="right" w:pos="1797"/>
                <w:tab w:val="center" w:pos="2340"/>
              </w:tabs>
              <w:jc w:val="right"/>
              <w:rPr>
                <w:rFonts w:cs="Arial"/>
              </w:rPr>
            </w:pPr>
            <w:r w:rsidRPr="00CF16A5">
              <w:rPr>
                <w:rFonts w:cs="Arial"/>
              </w:rPr>
              <w:t>Total</w:t>
            </w:r>
            <w:r w:rsidRPr="00CF16A5" w:rsidR="001844B6">
              <w:rPr>
                <w:rFonts w:cs="Arial"/>
              </w:rPr>
              <w:t xml:space="preserve"> Transition</w:t>
            </w:r>
            <w:r w:rsidRPr="00CF16A5">
              <w:rPr>
                <w:rFonts w:cs="Arial"/>
              </w:rPr>
              <w:t xml:space="preserve"> </w:t>
            </w:r>
            <w:r w:rsidRPr="00CF16A5">
              <w:rPr>
                <w:rFonts w:cs="Arial"/>
              </w:rPr>
              <w:br/>
            </w:r>
            <w:r w:rsidRPr="00CF16A5">
              <w:rPr>
                <w:rFonts w:cs="Arial"/>
              </w:rPr>
              <w:tab/>
            </w:r>
            <w:r w:rsidRPr="00CF16A5" w:rsidR="001844B6">
              <w:rPr>
                <w:rFonts w:cs="Arial"/>
                <w:b w:val="0"/>
                <w:bCs/>
                <w:sz w:val="18"/>
                <w:szCs w:val="18"/>
              </w:rPr>
              <w:t>(Constant Price)</w:t>
            </w:r>
            <w:r w:rsidRPr="00CF16A5">
              <w:rPr>
                <w:rFonts w:cs="Arial"/>
              </w:rPr>
              <w:tab/>
            </w:r>
            <w:r w:rsidRPr="00CF16A5">
              <w:rPr>
                <w:rFonts w:cs="Arial"/>
                <w:b w:val="0"/>
                <w:sz w:val="18"/>
                <w:szCs w:val="18"/>
              </w:rPr>
              <w:t>Yea</w:t>
            </w:r>
            <w:r w:rsidRPr="00CF16A5">
              <w:rPr>
                <w:rFonts w:cs="Arial"/>
                <w:b w:val="0"/>
                <w:bCs/>
                <w:sz w:val="18"/>
                <w:szCs w:val="18"/>
              </w:rPr>
              <w:t>r</w:t>
            </w:r>
            <w:r w:rsidRPr="00CF16A5">
              <w:rPr>
                <w:rFonts w:cs="Arial"/>
                <w:b w:val="0"/>
                <w:sz w:val="18"/>
                <w:szCs w:val="18"/>
              </w:rPr>
              <w:t>s</w:t>
            </w:r>
          </w:p>
          <w:p w:rsidRPr="00CF16A5" w:rsidR="001844B6" w:rsidP="007E190E" w:rsidRDefault="00BE2A2F" w14:paraId="7DE04C76" w14:textId="58BF0957">
            <w:pPr>
              <w:pStyle w:val="IATableLabel"/>
              <w:jc w:val="right"/>
              <w:rPr>
                <w:rFonts w:cs="Arial"/>
                <w:bCs/>
              </w:rPr>
            </w:pPr>
            <w:r w:rsidRPr="00CF16A5">
              <w:rPr>
                <w:rFonts w:cs="Arial"/>
              </w:rPr>
              <w:br/>
            </w:r>
          </w:p>
        </w:tc>
        <w:tc>
          <w:tcPr>
            <w:tcW w:w="2962" w:type="dxa"/>
            <w:gridSpan w:val="2"/>
            <w:tcBorders>
              <w:top w:val="single" w:color="auto" w:sz="12" w:space="0"/>
              <w:left w:val="single" w:color="auto" w:sz="12" w:space="0"/>
              <w:bottom w:val="single" w:color="auto" w:sz="12" w:space="0"/>
            </w:tcBorders>
          </w:tcPr>
          <w:p w:rsidRPr="00CF16A5" w:rsidR="00BE2A2F" w:rsidP="00BE2A2F" w:rsidRDefault="00BE2A2F" w14:paraId="237CD8A1" w14:textId="652DE0F4">
            <w:pPr>
              <w:pStyle w:val="IATableLabel"/>
              <w:jc w:val="right"/>
              <w:rPr>
                <w:rFonts w:cs="Arial"/>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3215" w:type="dxa"/>
            <w:tcBorders>
              <w:top w:val="single" w:color="auto" w:sz="12" w:space="0"/>
              <w:left w:val="single" w:color="auto" w:sz="12" w:space="0"/>
              <w:bottom w:val="single" w:color="auto" w:sz="12" w:space="0"/>
            </w:tcBorders>
          </w:tcPr>
          <w:p w:rsidRPr="00CF16A5" w:rsidR="001844B6" w:rsidP="007E190E" w:rsidRDefault="001844B6" w14:paraId="20E24574" w14:textId="77777777">
            <w:pPr>
              <w:pStyle w:val="IATableLabel"/>
              <w:jc w:val="right"/>
              <w:rPr>
                <w:rFonts w:cs="Arial"/>
              </w:rPr>
            </w:pPr>
            <w:r w:rsidRPr="00CF16A5">
              <w:rPr>
                <w:rFonts w:cs="Arial"/>
              </w:rPr>
              <w:t>Total Benefit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D73027" w:rsidTr="002A4530" w14:paraId="4F133AA6" w14:textId="77777777">
        <w:trPr>
          <w:trHeight w:val="348" w:hRule="exact"/>
        </w:trPr>
        <w:tc>
          <w:tcPr>
            <w:tcW w:w="1574" w:type="dxa"/>
            <w:tcBorders>
              <w:top w:val="single" w:color="auto" w:sz="12" w:space="0"/>
              <w:left w:val="single" w:color="auto" w:sz="12" w:space="0"/>
              <w:bottom w:val="single" w:color="auto" w:sz="12" w:space="0"/>
              <w:right w:val="single" w:color="auto" w:sz="12" w:space="0"/>
            </w:tcBorders>
            <w:vAlign w:val="center"/>
          </w:tcPr>
          <w:p w:rsidRPr="00CF16A5" w:rsidR="00686668" w:rsidP="00686668" w:rsidRDefault="00686668" w14:paraId="46BAC235" w14:textId="77777777">
            <w:pPr>
              <w:pStyle w:val="IATableLabel"/>
              <w:rPr>
                <w:rFonts w:cs="Arial"/>
              </w:rPr>
            </w:pPr>
            <w:r w:rsidRPr="00CF16A5">
              <w:rPr>
                <w:rFonts w:cs="Arial"/>
              </w:rPr>
              <w:t xml:space="preserve">Low </w:t>
            </w:r>
          </w:p>
        </w:tc>
        <w:tc>
          <w:tcPr>
            <w:tcW w:w="2597" w:type="dxa"/>
            <w:tcBorders>
              <w:top w:val="single" w:color="auto" w:sz="12" w:space="0"/>
              <w:left w:val="single" w:color="auto" w:sz="12" w:space="0"/>
              <w:bottom w:val="single" w:color="auto" w:sz="12" w:space="0"/>
              <w:right w:val="single" w:color="auto" w:sz="12" w:space="0"/>
            </w:tcBorders>
            <w:vAlign w:val="center"/>
          </w:tcPr>
          <w:p w:rsidRPr="00FA2BE7" w:rsidR="00686668" w:rsidP="00686668" w:rsidRDefault="00FA2BE7" w14:paraId="05B943C0" w14:textId="01697948">
            <w:pPr>
              <w:pStyle w:val="POTTBenLow"/>
              <w:rPr>
                <w:rFonts w:cs="Arial"/>
                <w:sz w:val="20"/>
              </w:rPr>
            </w:pPr>
            <w:r w:rsidRPr="00FA2BE7">
              <w:rPr>
                <w:rFonts w:cs="Arial"/>
                <w:sz w:val="20"/>
              </w:rPr>
              <w:t>£0</w:t>
            </w:r>
          </w:p>
        </w:tc>
        <w:tc>
          <w:tcPr>
            <w:tcW w:w="851" w:type="dxa"/>
            <w:tcBorders>
              <w:top w:val="single" w:color="auto" w:sz="12" w:space="0"/>
              <w:left w:val="single" w:color="auto" w:sz="12" w:space="0"/>
              <w:bottom w:val="single" w:color="auto" w:sz="12" w:space="0"/>
              <w:right w:val="single" w:color="auto" w:sz="12" w:space="0"/>
            </w:tcBorders>
            <w:vAlign w:val="center"/>
          </w:tcPr>
          <w:p w:rsidRPr="00FA2BE7" w:rsidR="00686668" w:rsidP="00686668" w:rsidRDefault="00686668" w14:paraId="2F68BDB8" w14:textId="4D27DBA0">
            <w:pPr>
              <w:pStyle w:val="IATableText"/>
              <w:jc w:val="center"/>
              <w:rPr>
                <w:rFonts w:cs="Arial"/>
                <w:sz w:val="20"/>
              </w:rPr>
            </w:pPr>
            <w:r w:rsidRPr="00FA2BE7">
              <w:rPr>
                <w:rFonts w:cs="Arial"/>
                <w:sz w:val="20"/>
              </w:rPr>
              <w:t>0</w:t>
            </w:r>
          </w:p>
        </w:tc>
        <w:tc>
          <w:tcPr>
            <w:tcW w:w="2111" w:type="dxa"/>
            <w:tcBorders>
              <w:top w:val="single" w:color="auto" w:sz="12" w:space="0"/>
              <w:left w:val="single" w:color="auto" w:sz="12" w:space="0"/>
              <w:bottom w:val="single" w:color="auto" w:sz="12" w:space="0"/>
              <w:right w:val="single" w:color="auto" w:sz="12" w:space="0"/>
            </w:tcBorders>
            <w:vAlign w:val="center"/>
          </w:tcPr>
          <w:p w:rsidRPr="00FA2BE7" w:rsidR="00686668" w:rsidP="00686668" w:rsidRDefault="00FA2BE7" w14:paraId="604312AF" w14:textId="0A1408E7">
            <w:pPr>
              <w:pStyle w:val="POAABenLow"/>
              <w:rPr>
                <w:rFonts w:cs="Arial"/>
                <w:sz w:val="20"/>
              </w:rPr>
            </w:pPr>
            <w:r>
              <w:rPr>
                <w:rFonts w:cs="Arial"/>
                <w:sz w:val="20"/>
              </w:rPr>
              <w:t>£</w:t>
            </w:r>
            <w:r w:rsidR="00BB5614">
              <w:rPr>
                <w:rFonts w:cs="Arial"/>
                <w:sz w:val="20"/>
              </w:rPr>
              <w:t>8</w:t>
            </w:r>
            <w:r w:rsidR="00153264">
              <w:rPr>
                <w:rFonts w:cs="Arial"/>
                <w:sz w:val="20"/>
              </w:rPr>
              <w:t>45.6</w:t>
            </w:r>
          </w:p>
        </w:tc>
        <w:tc>
          <w:tcPr>
            <w:tcW w:w="3215" w:type="dxa"/>
            <w:tcBorders>
              <w:top w:val="single" w:color="auto" w:sz="12" w:space="0"/>
              <w:left w:val="single" w:color="auto" w:sz="12" w:space="0"/>
              <w:bottom w:val="single" w:color="auto" w:sz="12" w:space="0"/>
              <w:right w:val="single" w:color="auto" w:sz="12" w:space="0"/>
            </w:tcBorders>
            <w:vAlign w:val="bottom"/>
          </w:tcPr>
          <w:p w:rsidRPr="00FA2BE7" w:rsidR="00686668" w:rsidP="00686668" w:rsidRDefault="00686668" w14:paraId="0830B16C" w14:textId="0E5DCE2D">
            <w:pPr>
              <w:pStyle w:val="POTBBenLow"/>
              <w:rPr>
                <w:rFonts w:cs="Arial"/>
                <w:sz w:val="20"/>
              </w:rPr>
            </w:pPr>
            <w:r w:rsidRPr="00FA2BE7">
              <w:rPr>
                <w:rFonts w:eastAsia="Arial" w:cs="Arial"/>
                <w:sz w:val="20"/>
              </w:rPr>
              <w:t>£</w:t>
            </w:r>
            <w:r w:rsidR="008F3F69">
              <w:rPr>
                <w:rFonts w:eastAsia="Arial" w:cs="Arial"/>
                <w:sz w:val="20"/>
              </w:rPr>
              <w:t>8,</w:t>
            </w:r>
            <w:r w:rsidR="00153264">
              <w:rPr>
                <w:rFonts w:eastAsia="Arial" w:cs="Arial"/>
                <w:sz w:val="20"/>
              </w:rPr>
              <w:t>051.9</w:t>
            </w:r>
          </w:p>
        </w:tc>
      </w:tr>
      <w:tr w:rsidRPr="00CF16A5" w:rsidR="00EC16F5" w:rsidTr="002A4530" w14:paraId="7EDA2791" w14:textId="77777777">
        <w:trPr>
          <w:trHeight w:val="348" w:hRule="exact"/>
        </w:trPr>
        <w:tc>
          <w:tcPr>
            <w:tcW w:w="1574" w:type="dxa"/>
            <w:tcBorders>
              <w:top w:val="single" w:color="auto" w:sz="12" w:space="0"/>
              <w:bottom w:val="single" w:color="auto" w:sz="12" w:space="0"/>
              <w:right w:val="single" w:color="auto" w:sz="12" w:space="0"/>
            </w:tcBorders>
            <w:vAlign w:val="center"/>
          </w:tcPr>
          <w:p w:rsidRPr="00CF16A5" w:rsidR="00686668" w:rsidP="00686668" w:rsidRDefault="00686668" w14:paraId="2FBDD7E9" w14:textId="77777777">
            <w:pPr>
              <w:pStyle w:val="IATableLabel"/>
              <w:rPr>
                <w:rFonts w:cs="Arial"/>
              </w:rPr>
            </w:pPr>
            <w:r w:rsidRPr="00CF16A5">
              <w:rPr>
                <w:rFonts w:cs="Arial"/>
              </w:rPr>
              <w:t xml:space="preserve">High </w:t>
            </w:r>
          </w:p>
        </w:tc>
        <w:tc>
          <w:tcPr>
            <w:tcW w:w="2597" w:type="dxa"/>
            <w:tcBorders>
              <w:top w:val="single" w:color="auto" w:sz="12" w:space="0"/>
              <w:left w:val="single" w:color="auto" w:sz="12" w:space="0"/>
              <w:bottom w:val="single" w:color="auto" w:sz="12" w:space="0"/>
              <w:right w:val="single" w:color="auto" w:sz="12" w:space="0"/>
            </w:tcBorders>
            <w:vAlign w:val="center"/>
          </w:tcPr>
          <w:p w:rsidRPr="00FA2BE7" w:rsidR="00686668" w:rsidP="00686668" w:rsidRDefault="00FA2BE7" w14:paraId="2110C4D0" w14:textId="300486AA">
            <w:pPr>
              <w:pStyle w:val="POTTBenHigh"/>
              <w:rPr>
                <w:rFonts w:cs="Arial"/>
                <w:sz w:val="20"/>
              </w:rPr>
            </w:pPr>
            <w:r>
              <w:rPr>
                <w:rFonts w:cs="Arial"/>
                <w:sz w:val="20"/>
              </w:rPr>
              <w:t>£0</w:t>
            </w:r>
          </w:p>
        </w:tc>
        <w:tc>
          <w:tcPr>
            <w:tcW w:w="851" w:type="dxa"/>
            <w:vAlign w:val="center"/>
          </w:tcPr>
          <w:p w:rsidRPr="00FA2BE7" w:rsidR="00686668" w:rsidP="00686668" w:rsidRDefault="00686668" w14:paraId="1B5B17C3" w14:textId="77777777">
            <w:pPr>
              <w:pStyle w:val="IATableText"/>
              <w:jc w:val="right"/>
              <w:rPr>
                <w:rFonts w:cs="Arial"/>
                <w:sz w:val="20"/>
              </w:rPr>
            </w:pPr>
          </w:p>
        </w:tc>
        <w:tc>
          <w:tcPr>
            <w:tcW w:w="2111" w:type="dxa"/>
            <w:tcBorders>
              <w:top w:val="single" w:color="auto" w:sz="12" w:space="0"/>
              <w:left w:val="single" w:color="auto" w:sz="12" w:space="0"/>
              <w:bottom w:val="single" w:color="auto" w:sz="12" w:space="0"/>
              <w:right w:val="single" w:color="auto" w:sz="12" w:space="0"/>
            </w:tcBorders>
            <w:vAlign w:val="center"/>
          </w:tcPr>
          <w:p w:rsidRPr="00FA2BE7" w:rsidR="00686668" w:rsidP="00686668" w:rsidRDefault="00FA2BE7" w14:paraId="10AB5029" w14:textId="201351D5">
            <w:pPr>
              <w:pStyle w:val="POAABenHigh"/>
              <w:rPr>
                <w:rFonts w:cs="Arial"/>
                <w:sz w:val="20"/>
              </w:rPr>
            </w:pPr>
            <w:r>
              <w:rPr>
                <w:rFonts w:cs="Arial"/>
                <w:sz w:val="20"/>
              </w:rPr>
              <w:t>£1,</w:t>
            </w:r>
            <w:r w:rsidR="00974355">
              <w:rPr>
                <w:rFonts w:cs="Arial"/>
                <w:sz w:val="20"/>
              </w:rPr>
              <w:t>3</w:t>
            </w:r>
            <w:r w:rsidR="00153264">
              <w:rPr>
                <w:rFonts w:cs="Arial"/>
                <w:sz w:val="20"/>
              </w:rPr>
              <w:t>20.1</w:t>
            </w:r>
          </w:p>
        </w:tc>
        <w:tc>
          <w:tcPr>
            <w:tcW w:w="3215" w:type="dxa"/>
            <w:tcBorders>
              <w:top w:val="single" w:color="auto" w:sz="12" w:space="0"/>
              <w:left w:val="single" w:color="auto" w:sz="12" w:space="0"/>
              <w:bottom w:val="single" w:color="auto" w:sz="12" w:space="0"/>
            </w:tcBorders>
            <w:vAlign w:val="bottom"/>
          </w:tcPr>
          <w:p w:rsidRPr="00FA2BE7" w:rsidR="00686668" w:rsidP="00686668" w:rsidRDefault="00686668" w14:paraId="172EF0D7" w14:textId="3896A6D7">
            <w:pPr>
              <w:pStyle w:val="POTBBenHigh"/>
              <w:rPr>
                <w:rFonts w:cs="Arial"/>
                <w:sz w:val="20"/>
              </w:rPr>
            </w:pPr>
            <w:r w:rsidRPr="00FA2BE7">
              <w:rPr>
                <w:rFonts w:eastAsia="Arial" w:cs="Arial"/>
                <w:sz w:val="20"/>
              </w:rPr>
              <w:t>£</w:t>
            </w:r>
            <w:r w:rsidR="00C96F48">
              <w:rPr>
                <w:rFonts w:eastAsia="Arial" w:cs="Arial"/>
                <w:sz w:val="20"/>
              </w:rPr>
              <w:t>1</w:t>
            </w:r>
            <w:r w:rsidR="00045272">
              <w:rPr>
                <w:rFonts w:eastAsia="Arial" w:cs="Arial"/>
                <w:sz w:val="20"/>
              </w:rPr>
              <w:t>2,</w:t>
            </w:r>
            <w:r w:rsidR="00775D7C">
              <w:rPr>
                <w:rFonts w:eastAsia="Arial" w:cs="Arial"/>
                <w:sz w:val="20"/>
              </w:rPr>
              <w:t>572.6</w:t>
            </w:r>
          </w:p>
        </w:tc>
      </w:tr>
      <w:tr w:rsidRPr="00CF16A5" w:rsidR="00D73027" w:rsidTr="002A4530" w14:paraId="20B66F08" w14:textId="77777777">
        <w:trPr>
          <w:trHeight w:val="348" w:hRule="exact"/>
        </w:trPr>
        <w:tc>
          <w:tcPr>
            <w:tcW w:w="1574"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CF16A5" w:rsidR="00686668" w:rsidP="00686668" w:rsidRDefault="00686668" w14:paraId="122CE01D" w14:textId="77777777">
            <w:pPr>
              <w:pStyle w:val="IATableLabel"/>
              <w:rPr>
                <w:rFonts w:cs="Arial"/>
              </w:rPr>
            </w:pPr>
            <w:r w:rsidRPr="00CF16A5">
              <w:rPr>
                <w:rFonts w:cs="Arial"/>
              </w:rPr>
              <w:t>Best Estimate</w:t>
            </w:r>
          </w:p>
          <w:p w:rsidRPr="00CF16A5" w:rsidR="00686668" w:rsidP="00686668" w:rsidRDefault="00686668" w14:paraId="5E9E6484" w14:textId="77777777">
            <w:pPr>
              <w:pStyle w:val="IATableNotes"/>
              <w:spacing w:before="96" w:beforeLines="40"/>
              <w:ind w:left="0" w:right="-22"/>
              <w:jc w:val="center"/>
              <w:rPr>
                <w:rFonts w:cs="Arial"/>
                <w:b/>
                <w:sz w:val="20"/>
              </w:rPr>
            </w:pPr>
          </w:p>
        </w:tc>
        <w:tc>
          <w:tcPr>
            <w:tcW w:w="2597"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FA2BE7" w:rsidR="00686668" w:rsidP="00686668" w:rsidRDefault="00686668" w14:paraId="7D830DB1" w14:textId="24C915B6">
            <w:pPr>
              <w:pStyle w:val="POTTBenBest"/>
              <w:rPr>
                <w:rFonts w:cs="Arial"/>
                <w:sz w:val="20"/>
              </w:rPr>
            </w:pPr>
            <w:r w:rsidRPr="00FA2BE7">
              <w:rPr>
                <w:rFonts w:eastAsia="Arial" w:cs="Arial"/>
                <w:sz w:val="20"/>
              </w:rPr>
              <w:t>£0</w:t>
            </w:r>
          </w:p>
        </w:tc>
        <w:tc>
          <w:tcPr>
            <w:tcW w:w="851" w:type="dxa"/>
            <w:tcBorders>
              <w:top w:val="single" w:color="auto" w:sz="12" w:space="0"/>
              <w:left w:val="single" w:color="auto" w:sz="12" w:space="0"/>
              <w:bottom w:val="single" w:color="auto" w:sz="12" w:space="0"/>
              <w:right w:val="single" w:color="auto" w:sz="12" w:space="0"/>
            </w:tcBorders>
            <w:vAlign w:val="center"/>
          </w:tcPr>
          <w:p w:rsidRPr="00FA2BE7" w:rsidR="00686668" w:rsidP="00686668" w:rsidRDefault="00686668" w14:paraId="27B1352A" w14:textId="77777777">
            <w:pPr>
              <w:pStyle w:val="IATableText"/>
              <w:jc w:val="right"/>
              <w:rPr>
                <w:rFonts w:cs="Arial"/>
                <w:sz w:val="20"/>
              </w:rPr>
            </w:pPr>
          </w:p>
        </w:tc>
        <w:tc>
          <w:tcPr>
            <w:tcW w:w="2111"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FA2BE7" w:rsidR="00686668" w:rsidP="00686668" w:rsidRDefault="00686668" w14:paraId="54515B75" w14:textId="091FF4FF">
            <w:pPr>
              <w:pStyle w:val="POAABenBest"/>
              <w:rPr>
                <w:rFonts w:cs="Arial"/>
                <w:sz w:val="20"/>
              </w:rPr>
            </w:pPr>
            <w:r w:rsidRPr="00FA2BE7">
              <w:rPr>
                <w:rFonts w:eastAsia="Arial" w:cs="Arial"/>
                <w:sz w:val="20"/>
              </w:rPr>
              <w:t>£</w:t>
            </w:r>
            <w:r w:rsidR="00974355">
              <w:rPr>
                <w:rFonts w:eastAsia="Arial" w:cs="Arial"/>
                <w:sz w:val="20"/>
              </w:rPr>
              <w:t>93</w:t>
            </w:r>
            <w:r w:rsidR="00153264">
              <w:rPr>
                <w:rFonts w:eastAsia="Arial" w:cs="Arial"/>
                <w:sz w:val="20"/>
              </w:rPr>
              <w:t>9.0</w:t>
            </w:r>
          </w:p>
        </w:tc>
        <w:tc>
          <w:tcPr>
            <w:tcW w:w="3215"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FA2BE7" w:rsidR="00686668" w:rsidP="00686668" w:rsidRDefault="00686668" w14:paraId="502E711E" w14:textId="5F77D5F2">
            <w:pPr>
              <w:pStyle w:val="POTBBenBest"/>
              <w:rPr>
                <w:rFonts w:cs="Arial"/>
                <w:sz w:val="20"/>
              </w:rPr>
            </w:pPr>
            <w:r w:rsidRPr="00FA2BE7">
              <w:rPr>
                <w:rFonts w:eastAsia="Arial" w:cs="Arial"/>
                <w:sz w:val="20"/>
              </w:rPr>
              <w:t>£</w:t>
            </w:r>
            <w:r w:rsidR="00C96F48">
              <w:rPr>
                <w:rFonts w:eastAsia="Arial" w:cs="Arial"/>
                <w:sz w:val="20"/>
              </w:rPr>
              <w:t>8,</w:t>
            </w:r>
            <w:r w:rsidR="00775D7C">
              <w:rPr>
                <w:rFonts w:eastAsia="Arial" w:cs="Arial"/>
                <w:sz w:val="20"/>
              </w:rPr>
              <w:t>936.3</w:t>
            </w:r>
          </w:p>
        </w:tc>
      </w:tr>
      <w:tr w:rsidRPr="00CF16A5" w:rsidR="001844B6" w:rsidTr="002A4530" w14:paraId="48F6B96F" w14:textId="77777777">
        <w:trPr>
          <w:trHeight w:val="1509" w:hRule="exact"/>
        </w:trPr>
        <w:tc>
          <w:tcPr>
            <w:tcW w:w="10348" w:type="dxa"/>
            <w:gridSpan w:val="5"/>
            <w:tcBorders>
              <w:top w:val="single" w:color="auto" w:sz="12" w:space="0"/>
              <w:left w:val="single" w:color="auto" w:sz="12" w:space="0"/>
              <w:bottom w:val="single" w:color="auto" w:sz="12" w:space="0"/>
              <w:right w:val="single" w:color="auto" w:sz="12" w:space="0"/>
            </w:tcBorders>
          </w:tcPr>
          <w:p w:rsidRPr="00CF16A5" w:rsidR="001844B6" w:rsidP="005A3880" w:rsidRDefault="001844B6" w14:paraId="11CE454C" w14:textId="77777777">
            <w:pPr>
              <w:pStyle w:val="IPPOQ3"/>
              <w:rPr>
                <w:rFonts w:cs="Arial"/>
                <w:szCs w:val="22"/>
              </w:rPr>
            </w:pPr>
            <w:r w:rsidRPr="00CF16A5">
              <w:rPr>
                <w:rFonts w:cs="Arial"/>
              </w:rPr>
              <w:t xml:space="preserve">Description and scale of key monetised benefits by ‘main affected groups’ </w:t>
            </w:r>
          </w:p>
          <w:p w:rsidRPr="00CF16A5" w:rsidR="001844B6" w:rsidP="00D72550" w:rsidRDefault="00686668" w14:paraId="314541B6" w14:textId="5C464DDE">
            <w:pPr>
              <w:pStyle w:val="IAPOA3"/>
              <w:jc w:val="both"/>
              <w:rPr>
                <w:rFonts w:cs="Arial"/>
                <w:sz w:val="20"/>
              </w:rPr>
            </w:pPr>
            <w:r w:rsidRPr="4B495E37">
              <w:rPr>
                <w:rFonts w:eastAsia="Arial" w:cs="Arial"/>
                <w:sz w:val="18"/>
                <w:szCs w:val="18"/>
              </w:rPr>
              <w:t>Household savings from removed garden waste charging are estimated at £1,</w:t>
            </w:r>
            <w:r w:rsidR="00803EAC">
              <w:rPr>
                <w:rFonts w:eastAsia="Arial" w:cs="Arial"/>
                <w:sz w:val="18"/>
                <w:szCs w:val="18"/>
              </w:rPr>
              <w:t>322</w:t>
            </w:r>
            <w:r w:rsidRPr="4B495E37">
              <w:rPr>
                <w:rFonts w:eastAsia="Arial" w:cs="Arial"/>
                <w:sz w:val="18"/>
                <w:szCs w:val="18"/>
              </w:rPr>
              <w:t xml:space="preserve">m over the appraisal period. This is a transfer from </w:t>
            </w:r>
            <w:r w:rsidRPr="4B495E37" w:rsidR="008D303D">
              <w:rPr>
                <w:rFonts w:eastAsia="Arial" w:cs="Arial"/>
                <w:sz w:val="18"/>
                <w:szCs w:val="18"/>
              </w:rPr>
              <w:t>l</w:t>
            </w:r>
            <w:r w:rsidRPr="4B495E37">
              <w:rPr>
                <w:rFonts w:eastAsia="Arial" w:cs="Arial"/>
                <w:sz w:val="18"/>
                <w:szCs w:val="18"/>
              </w:rPr>
              <w:t xml:space="preserve">ocal </w:t>
            </w:r>
            <w:r w:rsidRPr="4B495E37" w:rsidR="008D303D">
              <w:rPr>
                <w:rFonts w:eastAsia="Arial" w:cs="Arial"/>
                <w:sz w:val="18"/>
                <w:szCs w:val="18"/>
              </w:rPr>
              <w:t>a</w:t>
            </w:r>
            <w:r w:rsidRPr="4B495E37">
              <w:rPr>
                <w:rFonts w:eastAsia="Arial" w:cs="Arial"/>
                <w:sz w:val="18"/>
                <w:szCs w:val="18"/>
              </w:rPr>
              <w:t>uthorities to households.</w:t>
            </w:r>
            <w:r w:rsidR="00F61052">
              <w:rPr>
                <w:rFonts w:eastAsia="Arial" w:cs="Arial"/>
                <w:sz w:val="18"/>
                <w:szCs w:val="18"/>
              </w:rPr>
              <w:t xml:space="preserve"> There is a benefit to local authorities (£180m) and </w:t>
            </w:r>
            <w:r w:rsidR="00C879F5">
              <w:rPr>
                <w:rFonts w:eastAsia="Arial" w:cs="Arial"/>
                <w:sz w:val="18"/>
                <w:szCs w:val="18"/>
              </w:rPr>
              <w:t>NHM</w:t>
            </w:r>
            <w:r w:rsidR="00F61052">
              <w:rPr>
                <w:rFonts w:eastAsia="Arial" w:cs="Arial"/>
                <w:sz w:val="18"/>
                <w:szCs w:val="18"/>
              </w:rPr>
              <w:t xml:space="preserve"> (£</w:t>
            </w:r>
            <w:r w:rsidR="00071D7D">
              <w:rPr>
                <w:rFonts w:eastAsia="Arial" w:cs="Arial"/>
                <w:sz w:val="18"/>
                <w:szCs w:val="18"/>
              </w:rPr>
              <w:t>3,995</w:t>
            </w:r>
            <w:r w:rsidR="00BB1B33">
              <w:rPr>
                <w:rFonts w:eastAsia="Arial" w:cs="Arial"/>
                <w:sz w:val="18"/>
                <w:szCs w:val="18"/>
              </w:rPr>
              <w:t>m</w:t>
            </w:r>
            <w:r w:rsidR="00071D7D">
              <w:rPr>
                <w:rFonts w:eastAsia="Arial" w:cs="Arial"/>
                <w:sz w:val="18"/>
                <w:szCs w:val="18"/>
              </w:rPr>
              <w:t>) from reduced landfill tax payments. However, this is a transfer</w:t>
            </w:r>
            <w:r w:rsidR="00464DBB">
              <w:rPr>
                <w:rFonts w:eastAsia="Arial" w:cs="Arial"/>
                <w:sz w:val="18"/>
                <w:szCs w:val="18"/>
              </w:rPr>
              <w:t xml:space="preserve"> as it reduces revenue for the </w:t>
            </w:r>
            <w:r w:rsidR="00994ADB">
              <w:rPr>
                <w:rFonts w:eastAsia="Arial" w:cs="Arial"/>
                <w:sz w:val="18"/>
                <w:szCs w:val="18"/>
              </w:rPr>
              <w:t>G</w:t>
            </w:r>
            <w:r w:rsidR="00464DBB">
              <w:rPr>
                <w:rFonts w:eastAsia="Arial" w:cs="Arial"/>
                <w:sz w:val="18"/>
                <w:szCs w:val="18"/>
              </w:rPr>
              <w:t>overnment. The</w:t>
            </w:r>
            <w:r w:rsidRPr="4B495E37">
              <w:rPr>
                <w:rFonts w:eastAsia="Arial" w:cs="Arial"/>
                <w:sz w:val="18"/>
                <w:szCs w:val="18"/>
              </w:rPr>
              <w:t xml:space="preserve"> </w:t>
            </w:r>
            <w:r w:rsidRPr="4B495E37" w:rsidR="007C5FAC">
              <w:rPr>
                <w:rFonts w:eastAsia="Arial" w:cs="Arial"/>
                <w:sz w:val="18"/>
                <w:szCs w:val="18"/>
              </w:rPr>
              <w:t xml:space="preserve">Government </w:t>
            </w:r>
            <w:r w:rsidR="00464DBB">
              <w:rPr>
                <w:rFonts w:eastAsia="Arial" w:cs="Arial"/>
                <w:sz w:val="18"/>
                <w:szCs w:val="18"/>
              </w:rPr>
              <w:t xml:space="preserve">therefore </w:t>
            </w:r>
            <w:r w:rsidRPr="4B495E37" w:rsidR="007C5FAC">
              <w:rPr>
                <w:rFonts w:eastAsia="Arial" w:cs="Arial"/>
                <w:sz w:val="18"/>
                <w:szCs w:val="18"/>
              </w:rPr>
              <w:t>has a lost benefit of £</w:t>
            </w:r>
            <w:r w:rsidRPr="4B495E37" w:rsidR="00BA664F">
              <w:rPr>
                <w:rFonts w:eastAsia="Arial" w:cs="Arial"/>
                <w:sz w:val="18"/>
                <w:szCs w:val="18"/>
              </w:rPr>
              <w:t>4,</w:t>
            </w:r>
            <w:r w:rsidR="00803EAC">
              <w:rPr>
                <w:rFonts w:eastAsia="Arial" w:cs="Arial"/>
                <w:sz w:val="18"/>
                <w:szCs w:val="18"/>
              </w:rPr>
              <w:t>175</w:t>
            </w:r>
            <w:r w:rsidRPr="4B495E37" w:rsidR="007C5FAC">
              <w:rPr>
                <w:rFonts w:eastAsia="Arial" w:cs="Arial"/>
                <w:sz w:val="18"/>
                <w:szCs w:val="18"/>
              </w:rPr>
              <w:t xml:space="preserve">m in reduced landfill tax </w:t>
            </w:r>
            <w:r w:rsidRPr="4B495E37" w:rsidR="00C038E8">
              <w:rPr>
                <w:rFonts w:eastAsia="Arial" w:cs="Arial"/>
                <w:sz w:val="18"/>
                <w:szCs w:val="18"/>
              </w:rPr>
              <w:t>receipts.</w:t>
            </w:r>
            <w:r w:rsidRPr="4B495E37">
              <w:rPr>
                <w:rFonts w:eastAsia="Arial" w:cs="Arial"/>
                <w:sz w:val="18"/>
                <w:szCs w:val="18"/>
              </w:rPr>
              <w:t xml:space="preserve"> Carbon savings (traded and non-traded) are estimated at £</w:t>
            </w:r>
            <w:r w:rsidRPr="4B495E37" w:rsidR="00BA664F">
              <w:rPr>
                <w:rFonts w:eastAsia="Arial" w:cs="Arial"/>
                <w:sz w:val="18"/>
                <w:szCs w:val="18"/>
              </w:rPr>
              <w:t>7,</w:t>
            </w:r>
            <w:r w:rsidR="001258CB">
              <w:rPr>
                <w:rFonts w:eastAsia="Arial" w:cs="Arial"/>
                <w:sz w:val="18"/>
                <w:szCs w:val="18"/>
              </w:rPr>
              <w:t>79</w:t>
            </w:r>
            <w:r w:rsidR="00C318F3">
              <w:rPr>
                <w:rFonts w:eastAsia="Arial" w:cs="Arial"/>
                <w:sz w:val="18"/>
                <w:szCs w:val="18"/>
              </w:rPr>
              <w:t>5</w:t>
            </w:r>
            <w:r w:rsidRPr="4B495E37">
              <w:rPr>
                <w:rFonts w:eastAsia="Arial" w:cs="Arial"/>
                <w:sz w:val="18"/>
                <w:szCs w:val="18"/>
              </w:rPr>
              <w:t>m. These savings are net of emissions associated with an increase in recycling activity. All values are discounted</w:t>
            </w:r>
            <w:r w:rsidR="00AB3C53">
              <w:rPr>
                <w:rFonts w:eastAsia="Arial" w:cs="Arial"/>
                <w:sz w:val="18"/>
                <w:szCs w:val="18"/>
              </w:rPr>
              <w:t>.</w:t>
            </w:r>
          </w:p>
        </w:tc>
      </w:tr>
      <w:tr w:rsidRPr="00CF16A5" w:rsidR="001844B6" w:rsidTr="002A4530" w14:paraId="258A9ADB" w14:textId="77777777">
        <w:trPr>
          <w:trHeight w:val="989" w:hRule="exact"/>
        </w:trPr>
        <w:tc>
          <w:tcPr>
            <w:tcW w:w="10348" w:type="dxa"/>
            <w:gridSpan w:val="5"/>
            <w:tcBorders>
              <w:top w:val="single" w:color="auto" w:sz="12" w:space="0"/>
              <w:left w:val="single" w:color="auto" w:sz="12" w:space="0"/>
              <w:bottom w:val="single" w:color="auto" w:sz="12" w:space="0"/>
              <w:right w:val="single" w:color="auto" w:sz="12" w:space="0"/>
            </w:tcBorders>
          </w:tcPr>
          <w:p w:rsidRPr="00CF16A5" w:rsidR="001844B6" w:rsidP="005A3880" w:rsidRDefault="001844B6" w14:paraId="3C34BAC1" w14:textId="77777777">
            <w:pPr>
              <w:pStyle w:val="IAPOQ4"/>
              <w:rPr>
                <w:rFonts w:cs="Arial"/>
                <w:szCs w:val="22"/>
              </w:rPr>
            </w:pPr>
            <w:r w:rsidRPr="00CF16A5">
              <w:rPr>
                <w:rFonts w:cs="Arial"/>
              </w:rPr>
              <w:t xml:space="preserve">Other key non-monetised benefits by ‘main affected groups’ </w:t>
            </w:r>
          </w:p>
          <w:p w:rsidRPr="00CF16A5" w:rsidR="001844B6" w:rsidP="00D72550" w:rsidRDefault="32BAAB29" w14:paraId="4DED5960" w14:textId="177AA2A0">
            <w:pPr>
              <w:pStyle w:val="IAPOA4"/>
              <w:jc w:val="both"/>
              <w:rPr>
                <w:rFonts w:cs="Arial"/>
              </w:rPr>
            </w:pPr>
            <w:r w:rsidRPr="4B495E37">
              <w:rPr>
                <w:rFonts w:eastAsia="Arial" w:cs="Arial"/>
                <w:sz w:val="18"/>
                <w:szCs w:val="18"/>
              </w:rPr>
              <w:t xml:space="preserve">The recycling industry benefits from an increased supply of higher quality and quantity of materials. We were not able to monetise the additional </w:t>
            </w:r>
            <w:r w:rsidRPr="4B495E37" w:rsidR="00001B15">
              <w:rPr>
                <w:rFonts w:eastAsia="Arial" w:cs="Arial"/>
                <w:sz w:val="18"/>
                <w:szCs w:val="18"/>
              </w:rPr>
              <w:t>Greenhouse Gas (</w:t>
            </w:r>
            <w:r w:rsidRPr="4B495E37">
              <w:rPr>
                <w:rFonts w:eastAsia="Arial" w:cs="Arial"/>
                <w:sz w:val="18"/>
                <w:szCs w:val="18"/>
              </w:rPr>
              <w:t>GHG</w:t>
            </w:r>
            <w:r w:rsidRPr="4B495E37" w:rsidR="00001B15">
              <w:rPr>
                <w:rFonts w:eastAsia="Arial" w:cs="Arial"/>
                <w:sz w:val="18"/>
                <w:szCs w:val="18"/>
              </w:rPr>
              <w:t>)</w:t>
            </w:r>
            <w:r w:rsidRPr="4B495E37">
              <w:rPr>
                <w:rFonts w:eastAsia="Arial" w:cs="Arial"/>
                <w:sz w:val="18"/>
                <w:szCs w:val="18"/>
              </w:rPr>
              <w:t xml:space="preserve"> savings associated with higher quality </w:t>
            </w:r>
            <w:proofErr w:type="spellStart"/>
            <w:r w:rsidRPr="4B495E37">
              <w:rPr>
                <w:rFonts w:eastAsia="Arial" w:cs="Arial"/>
                <w:sz w:val="18"/>
                <w:szCs w:val="18"/>
              </w:rPr>
              <w:t>recyclate</w:t>
            </w:r>
            <w:proofErr w:type="spellEnd"/>
            <w:r w:rsidRPr="4B495E37">
              <w:rPr>
                <w:rFonts w:eastAsia="Arial" w:cs="Arial"/>
                <w:sz w:val="18"/>
                <w:szCs w:val="18"/>
              </w:rPr>
              <w:t xml:space="preserve"> that is more likely to be produced under</w:t>
            </w:r>
            <w:r w:rsidRPr="4B495E37" w:rsidR="3816A318">
              <w:rPr>
                <w:rFonts w:eastAsia="Arial" w:cs="Arial"/>
                <w:sz w:val="18"/>
                <w:szCs w:val="18"/>
              </w:rPr>
              <w:t xml:space="preserve"> systems with further separation</w:t>
            </w:r>
            <w:r w:rsidRPr="4B495E37">
              <w:rPr>
                <w:rFonts w:eastAsia="Arial" w:cs="Arial"/>
                <w:sz w:val="18"/>
                <w:szCs w:val="18"/>
              </w:rPr>
              <w:t>. Impacts on jobs, innovation and trade are presented qualitatively.</w:t>
            </w:r>
          </w:p>
        </w:tc>
      </w:tr>
      <w:tr w:rsidRPr="00CF16A5" w:rsidR="00EC16F5" w:rsidTr="002A4530" w14:paraId="6A1C8944" w14:textId="77777777">
        <w:trPr>
          <w:trHeight w:val="346" w:hRule="exact"/>
        </w:trPr>
        <w:tc>
          <w:tcPr>
            <w:tcW w:w="7133" w:type="dxa"/>
            <w:gridSpan w:val="4"/>
            <w:tcBorders>
              <w:top w:val="single" w:color="auto" w:sz="12" w:space="0"/>
              <w:bottom w:val="single" w:color="auto" w:sz="12" w:space="0"/>
              <w:right w:val="single" w:color="auto" w:sz="12" w:space="0"/>
            </w:tcBorders>
          </w:tcPr>
          <w:p w:rsidRPr="00CF16A5" w:rsidR="001844B6" w:rsidP="007E190E" w:rsidRDefault="001844B6" w14:paraId="51639B60" w14:textId="77777777">
            <w:pPr>
              <w:pStyle w:val="IATableLabel"/>
              <w:tabs>
                <w:tab w:val="left" w:pos="7655"/>
              </w:tabs>
              <w:rPr>
                <w:rFonts w:cs="Arial"/>
              </w:rPr>
            </w:pPr>
            <w:r w:rsidRPr="00CF16A5">
              <w:rPr>
                <w:rStyle w:val="IAPOQ5Char"/>
                <w:rFonts w:cs="Arial"/>
                <w:b/>
              </w:rPr>
              <w:t>Key assumptions/sensitivities/risks</w:t>
            </w:r>
            <w:r w:rsidRPr="00CF16A5">
              <w:rPr>
                <w:rFonts w:cs="Arial"/>
              </w:rPr>
              <w:tab/>
            </w:r>
            <w:r w:rsidRPr="00CF16A5">
              <w:rPr>
                <w:rFonts w:cs="Arial"/>
              </w:rPr>
              <w:t>Discount rate (%)</w:t>
            </w:r>
          </w:p>
          <w:p w:rsidRPr="00CF16A5" w:rsidR="001844B6" w:rsidP="005A3880" w:rsidRDefault="001844B6" w14:paraId="754C8737" w14:textId="77777777">
            <w:pPr>
              <w:pStyle w:val="IATableLabel"/>
              <w:rPr>
                <w:rFonts w:cs="Arial"/>
              </w:rPr>
            </w:pPr>
          </w:p>
        </w:tc>
        <w:tc>
          <w:tcPr>
            <w:tcW w:w="3215" w:type="dxa"/>
            <w:tcBorders>
              <w:top w:val="single" w:color="auto" w:sz="12" w:space="0"/>
              <w:left w:val="single" w:color="auto" w:sz="12" w:space="0"/>
              <w:bottom w:val="single" w:color="auto" w:sz="12" w:space="0"/>
            </w:tcBorders>
          </w:tcPr>
          <w:p w:rsidRPr="00CF16A5" w:rsidR="001844B6" w:rsidP="005A3880" w:rsidRDefault="00686668" w14:paraId="13EC44EA" w14:textId="0B6B43D2">
            <w:pPr>
              <w:pStyle w:val="IAPODisRate"/>
              <w:rPr>
                <w:rFonts w:cs="Arial"/>
              </w:rPr>
            </w:pPr>
            <w:r w:rsidRPr="00CF16A5">
              <w:rPr>
                <w:rFonts w:cs="Arial"/>
              </w:rPr>
              <w:t>3.5</w:t>
            </w:r>
          </w:p>
        </w:tc>
      </w:tr>
      <w:tr w:rsidRPr="00CF16A5" w:rsidR="001844B6" w:rsidTr="002A4530" w14:paraId="794359BD" w14:textId="77777777">
        <w:trPr>
          <w:trHeight w:val="2316" w:hRule="exact"/>
        </w:trPr>
        <w:tc>
          <w:tcPr>
            <w:tcW w:w="10348" w:type="dxa"/>
            <w:gridSpan w:val="5"/>
            <w:tcBorders>
              <w:top w:val="nil"/>
              <w:left w:val="single" w:color="auto" w:sz="12" w:space="0"/>
              <w:bottom w:val="single" w:color="auto" w:sz="12" w:space="0"/>
              <w:right w:val="single" w:color="auto" w:sz="12" w:space="0"/>
            </w:tcBorders>
          </w:tcPr>
          <w:p w:rsidRPr="00CF16A5" w:rsidR="00686668" w:rsidP="00686668" w:rsidRDefault="00686668" w14:paraId="21372985" w14:textId="00EDCBBA">
            <w:pPr>
              <w:pStyle w:val="IAPOA4"/>
              <w:jc w:val="both"/>
              <w:rPr>
                <w:rFonts w:eastAsia="Arial" w:cs="Arial"/>
                <w:sz w:val="18"/>
                <w:szCs w:val="18"/>
              </w:rPr>
            </w:pPr>
            <w:r w:rsidRPr="4CFD4AD2">
              <w:rPr>
                <w:rFonts w:eastAsia="Arial" w:cs="Arial"/>
                <w:sz w:val="18"/>
                <w:szCs w:val="18"/>
              </w:rPr>
              <w:t>For the household sector, the uptake in recycling is estimated based on WRAP’s modelling. The modelling refle</w:t>
            </w:r>
            <w:r w:rsidRPr="4CFD4AD2" w:rsidR="15E67E44">
              <w:rPr>
                <w:rFonts w:eastAsia="Arial" w:cs="Arial"/>
                <w:sz w:val="18"/>
                <w:szCs w:val="18"/>
              </w:rPr>
              <w:t>c</w:t>
            </w:r>
            <w:r w:rsidRPr="4CFD4AD2">
              <w:rPr>
                <w:rFonts w:eastAsia="Arial" w:cs="Arial"/>
                <w:sz w:val="18"/>
                <w:szCs w:val="18"/>
              </w:rPr>
              <w:t xml:space="preserve">ts different collection schemes, rurality, deprivation levels and </w:t>
            </w:r>
            <w:r w:rsidRPr="39650E28">
              <w:rPr>
                <w:rFonts w:eastAsia="Arial" w:cs="Arial"/>
                <w:sz w:val="18"/>
                <w:szCs w:val="18"/>
              </w:rPr>
              <w:t>O</w:t>
            </w:r>
            <w:r w:rsidRPr="39650E28" w:rsidR="4A2E71B1">
              <w:rPr>
                <w:rFonts w:eastAsia="Arial" w:cs="Arial"/>
                <w:sz w:val="18"/>
                <w:szCs w:val="18"/>
              </w:rPr>
              <w:t xml:space="preserve">ffice for </w:t>
            </w:r>
            <w:r w:rsidRPr="39650E28" w:rsidR="182EDDAB">
              <w:rPr>
                <w:rFonts w:eastAsia="Arial" w:cs="Arial"/>
                <w:sz w:val="18"/>
                <w:szCs w:val="18"/>
              </w:rPr>
              <w:t>N</w:t>
            </w:r>
            <w:r w:rsidRPr="39650E28" w:rsidR="1659620A">
              <w:rPr>
                <w:rFonts w:eastAsia="Arial" w:cs="Arial"/>
                <w:sz w:val="18"/>
                <w:szCs w:val="18"/>
              </w:rPr>
              <w:t xml:space="preserve">ational </w:t>
            </w:r>
            <w:r w:rsidRPr="39650E28" w:rsidR="182EDDAB">
              <w:rPr>
                <w:rFonts w:eastAsia="Arial" w:cs="Arial"/>
                <w:sz w:val="18"/>
                <w:szCs w:val="18"/>
              </w:rPr>
              <w:t>S</w:t>
            </w:r>
            <w:r w:rsidRPr="39650E28" w:rsidR="07604747">
              <w:rPr>
                <w:rFonts w:eastAsia="Arial" w:cs="Arial"/>
                <w:sz w:val="18"/>
                <w:szCs w:val="18"/>
              </w:rPr>
              <w:t>tatistics (O</w:t>
            </w:r>
            <w:r w:rsidRPr="39650E28">
              <w:rPr>
                <w:rFonts w:eastAsia="Arial" w:cs="Arial"/>
                <w:sz w:val="18"/>
                <w:szCs w:val="18"/>
              </w:rPr>
              <w:t>NS</w:t>
            </w:r>
            <w:r w:rsidRPr="39650E28" w:rsidR="07604747">
              <w:rPr>
                <w:rFonts w:eastAsia="Arial" w:cs="Arial"/>
                <w:sz w:val="18"/>
                <w:szCs w:val="18"/>
              </w:rPr>
              <w:t>)</w:t>
            </w:r>
            <w:r w:rsidRPr="39650E28">
              <w:rPr>
                <w:rFonts w:eastAsia="Arial" w:cs="Arial"/>
                <w:sz w:val="18"/>
                <w:szCs w:val="18"/>
              </w:rPr>
              <w:t xml:space="preserve"> </w:t>
            </w:r>
            <w:r w:rsidRPr="4CFD4AD2">
              <w:rPr>
                <w:rFonts w:eastAsia="Arial" w:cs="Arial"/>
                <w:sz w:val="18"/>
                <w:szCs w:val="18"/>
              </w:rPr>
              <w:t xml:space="preserve">data across different </w:t>
            </w:r>
            <w:r w:rsidR="008D303D">
              <w:rPr>
                <w:rFonts w:eastAsia="Arial" w:cs="Arial"/>
                <w:sz w:val="18"/>
                <w:szCs w:val="18"/>
              </w:rPr>
              <w:t>l</w:t>
            </w:r>
            <w:r w:rsidRPr="4CFD4AD2">
              <w:rPr>
                <w:rFonts w:eastAsia="Arial" w:cs="Arial"/>
                <w:sz w:val="18"/>
                <w:szCs w:val="18"/>
              </w:rPr>
              <w:t xml:space="preserve">ocal </w:t>
            </w:r>
            <w:r w:rsidR="008D303D">
              <w:rPr>
                <w:rFonts w:eastAsia="Arial" w:cs="Arial"/>
                <w:sz w:val="18"/>
                <w:szCs w:val="18"/>
              </w:rPr>
              <w:t>a</w:t>
            </w:r>
            <w:r w:rsidRPr="4CFD4AD2">
              <w:rPr>
                <w:rFonts w:eastAsia="Arial" w:cs="Arial"/>
                <w:sz w:val="18"/>
                <w:szCs w:val="18"/>
              </w:rPr>
              <w:t>uthority areas. The high and low sensitivities do not assume any change in recycling yields from best estimates. They account for different material prices and gate fees and reflect uncertainty associated with key capital (such as vehicles and containers) and operating costs (such as labour).</w:t>
            </w:r>
          </w:p>
          <w:p w:rsidRPr="00CF16A5" w:rsidR="00686668" w:rsidP="00686668" w:rsidRDefault="00686668" w14:paraId="5C4092DB" w14:textId="7ED76433">
            <w:pPr>
              <w:pStyle w:val="IAPOA4"/>
              <w:jc w:val="both"/>
              <w:rPr>
                <w:rFonts w:eastAsia="Arial" w:cs="Arial"/>
                <w:sz w:val="18"/>
                <w:szCs w:val="18"/>
              </w:rPr>
            </w:pPr>
            <w:r w:rsidRPr="00CF16A5">
              <w:rPr>
                <w:rFonts w:eastAsia="Arial" w:cs="Arial"/>
                <w:sz w:val="18"/>
                <w:szCs w:val="18"/>
              </w:rPr>
              <w:t xml:space="preserve">The NHM ‘presented’ baseline recycling rate is estimated to be </w:t>
            </w:r>
            <w:r w:rsidRPr="00CF16A5" w:rsidR="003F6DF5">
              <w:rPr>
                <w:rFonts w:eastAsia="Arial" w:cs="Arial"/>
                <w:sz w:val="18"/>
                <w:szCs w:val="18"/>
              </w:rPr>
              <w:t>4</w:t>
            </w:r>
            <w:r w:rsidR="003F6DF5">
              <w:rPr>
                <w:rFonts w:eastAsia="Arial" w:cs="Arial"/>
                <w:sz w:val="18"/>
                <w:szCs w:val="18"/>
              </w:rPr>
              <w:t>3.3</w:t>
            </w:r>
            <w:r w:rsidRPr="00CF16A5">
              <w:rPr>
                <w:rFonts w:eastAsia="Arial" w:cs="Arial"/>
                <w:sz w:val="18"/>
                <w:szCs w:val="18"/>
              </w:rPr>
              <w:t xml:space="preserve">%. It is likely that this is an overestimate which means that we might overestimate costs to businesses and underestimate carbon savings. However, this aligns with our cautious approach to estimating costs to businesses. </w:t>
            </w:r>
            <w:r w:rsidR="009E61D6">
              <w:rPr>
                <w:rFonts w:eastAsia="Arial" w:cs="Arial"/>
                <w:sz w:val="18"/>
                <w:szCs w:val="18"/>
              </w:rPr>
              <w:t xml:space="preserve">The baseline </w:t>
            </w:r>
            <w:r w:rsidR="001F39B3">
              <w:rPr>
                <w:rFonts w:eastAsia="Arial" w:cs="Arial"/>
                <w:sz w:val="18"/>
                <w:szCs w:val="18"/>
              </w:rPr>
              <w:t xml:space="preserve">is </w:t>
            </w:r>
            <w:r w:rsidR="009E61D6">
              <w:rPr>
                <w:rFonts w:eastAsia="Arial" w:cs="Arial"/>
                <w:sz w:val="18"/>
                <w:szCs w:val="18"/>
              </w:rPr>
              <w:t xml:space="preserve">also </w:t>
            </w:r>
            <w:r w:rsidR="001F39B3">
              <w:rPr>
                <w:rFonts w:eastAsia="Arial" w:cs="Arial"/>
                <w:sz w:val="18"/>
                <w:szCs w:val="18"/>
              </w:rPr>
              <w:t xml:space="preserve">adjusted to </w:t>
            </w:r>
            <w:r w:rsidR="009E61D6">
              <w:rPr>
                <w:rFonts w:eastAsia="Arial" w:cs="Arial"/>
                <w:sz w:val="18"/>
                <w:szCs w:val="18"/>
              </w:rPr>
              <w:t xml:space="preserve">include the </w:t>
            </w:r>
            <w:r w:rsidR="006C2FB4">
              <w:rPr>
                <w:rFonts w:eastAsia="Arial" w:cs="Arial"/>
                <w:sz w:val="18"/>
                <w:szCs w:val="18"/>
              </w:rPr>
              <w:t>DRS effect</w:t>
            </w:r>
            <w:r w:rsidR="001F39B3">
              <w:rPr>
                <w:rFonts w:eastAsia="Arial" w:cs="Arial"/>
                <w:sz w:val="18"/>
                <w:szCs w:val="18"/>
              </w:rPr>
              <w:t xml:space="preserve">. </w:t>
            </w:r>
            <w:r w:rsidRPr="00CF16A5">
              <w:rPr>
                <w:rFonts w:eastAsia="Arial" w:cs="Arial"/>
                <w:sz w:val="18"/>
                <w:szCs w:val="18"/>
              </w:rPr>
              <w:t>For Option 1M, we assume that 80% of the total tonnage that could be recycled is presented by business. This is our central estimate. We also modelled 70% and 90% capture rates for low and high estimates, respectively. The high and low sensitivities also include familiarisation costs, lift prices and DRS effect.</w:t>
            </w:r>
          </w:p>
          <w:p w:rsidRPr="00CF16A5" w:rsidR="001844B6" w:rsidP="00686668" w:rsidRDefault="00686668" w14:paraId="63CAE1BF" w14:textId="344EB699">
            <w:pPr>
              <w:pStyle w:val="IAPOA5"/>
              <w:rPr>
                <w:rFonts w:cs="Arial"/>
              </w:rPr>
            </w:pPr>
            <w:r w:rsidRPr="00CF16A5">
              <w:rPr>
                <w:rFonts w:eastAsia="Arial" w:cs="Arial"/>
                <w:sz w:val="18"/>
                <w:szCs w:val="18"/>
              </w:rPr>
              <w:t>For the cross-cutting impacts (carbon savings), we used low, central and high carbon prices.</w:t>
            </w:r>
          </w:p>
        </w:tc>
      </w:tr>
    </w:tbl>
    <w:p w:rsidRPr="00CF16A5" w:rsidR="001844B6" w:rsidP="005A3880" w:rsidRDefault="00F63895" w14:paraId="70490296" w14:textId="7BFB6B67">
      <w:pPr>
        <w:pStyle w:val="IAHeadLabel"/>
        <w:spacing w:before="50"/>
        <w:rPr>
          <w:rFonts w:cs="Arial"/>
        </w:rPr>
      </w:pPr>
      <w:r w:rsidRPr="00CF16A5">
        <w:rPr>
          <w:rFonts w:cs="Arial"/>
        </w:rPr>
        <w:t xml:space="preserve">BUSINESS </w:t>
      </w:r>
      <w:r w:rsidRPr="00CF16A5" w:rsidR="001844B6">
        <w:rPr>
          <w:rFonts w:cs="Arial"/>
        </w:rPr>
        <w:t xml:space="preserve">ASSESSMENT (Option </w:t>
      </w:r>
      <w:r w:rsidRPr="00CF16A5" w:rsidR="001E69A2">
        <w:rPr>
          <w:rFonts w:cs="Arial"/>
          <w:noProof/>
        </w:rPr>
        <w:fldChar w:fldCharType="begin"/>
      </w:r>
      <w:r w:rsidRPr="00CF16A5" w:rsidR="001E69A2">
        <w:rPr>
          <w:rFonts w:cs="Arial"/>
          <w:noProof/>
        </w:rPr>
        <w:instrText xml:space="preserve"> SEQ BA </w:instrText>
      </w:r>
      <w:r w:rsidRPr="00CF16A5" w:rsidR="001E69A2">
        <w:rPr>
          <w:rFonts w:cs="Arial"/>
          <w:noProof/>
        </w:rPr>
        <w:fldChar w:fldCharType="separate"/>
      </w:r>
      <w:r w:rsidR="00825294">
        <w:rPr>
          <w:rFonts w:cs="Arial"/>
          <w:noProof/>
        </w:rPr>
        <w:t>1</w:t>
      </w:r>
      <w:r w:rsidRPr="00CF16A5" w:rsidR="001E69A2">
        <w:rPr>
          <w:rFonts w:cs="Arial"/>
          <w:noProof/>
        </w:rPr>
        <w:fldChar w:fldCharType="end"/>
      </w:r>
      <w:r w:rsidRPr="00CF16A5" w:rsidR="001844B6">
        <w:rPr>
          <w:rFonts w:cs="Arial"/>
        </w:rPr>
        <w:t>)</w:t>
      </w:r>
    </w:p>
    <w:tbl>
      <w:tblPr>
        <w:tblW w:w="5075" w:type="pct"/>
        <w:tblInd w:w="-137"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left w:w="0" w:type="dxa"/>
          <w:right w:w="0" w:type="dxa"/>
        </w:tblCellMar>
        <w:tblLook w:val="01E0" w:firstRow="1" w:lastRow="1" w:firstColumn="1" w:lastColumn="1" w:noHBand="0" w:noVBand="0"/>
      </w:tblPr>
      <w:tblGrid>
        <w:gridCol w:w="1956"/>
        <w:gridCol w:w="2085"/>
        <w:gridCol w:w="1391"/>
        <w:gridCol w:w="6"/>
        <w:gridCol w:w="4867"/>
        <w:gridCol w:w="23"/>
      </w:tblGrid>
      <w:tr w:rsidRPr="00CF16A5" w:rsidR="00FD4195" w:rsidTr="009E7A40" w14:paraId="1F316219" w14:textId="77777777">
        <w:trPr>
          <w:gridAfter w:val="1"/>
          <w:wAfter w:w="17" w:type="dxa"/>
          <w:trHeight w:val="746" w:hRule="exact"/>
        </w:trPr>
        <w:tc>
          <w:tcPr>
            <w:tcW w:w="5432" w:type="dxa"/>
            <w:gridSpan w:val="3"/>
          </w:tcPr>
          <w:p w:rsidRPr="00CF16A5" w:rsidR="00FD4195" w:rsidP="005A3880" w:rsidRDefault="00FD4195" w14:paraId="3BF51AD8" w14:textId="77777777">
            <w:pPr>
              <w:pStyle w:val="IATableLabel"/>
              <w:rPr>
                <w:rFonts w:cs="Arial"/>
              </w:rPr>
            </w:pPr>
            <w:r w:rsidRPr="00CF16A5">
              <w:rPr>
                <w:rFonts w:cs="Arial"/>
              </w:rPr>
              <w:t xml:space="preserve">Direct impact on business (Equivalent Annual) £m: </w:t>
            </w:r>
          </w:p>
        </w:tc>
        <w:tc>
          <w:tcPr>
            <w:tcW w:w="4873" w:type="dxa"/>
            <w:gridSpan w:val="2"/>
          </w:tcPr>
          <w:p w:rsidRPr="00CF16A5" w:rsidR="00FD4195" w:rsidP="00C96388" w:rsidRDefault="00FD4195" w14:paraId="4513AF1A" w14:textId="668CF728">
            <w:pPr>
              <w:pStyle w:val="IATableLabel"/>
              <w:rPr>
                <w:rFonts w:cs="Arial"/>
              </w:rPr>
            </w:pPr>
            <w:r w:rsidRPr="00CF16A5">
              <w:rPr>
                <w:rFonts w:cs="Arial"/>
              </w:rPr>
              <w:t>Score for Business Impact Target (qualifying provisions only)</w:t>
            </w:r>
            <w:r w:rsidRPr="00CF16A5" w:rsidR="00C96388">
              <w:rPr>
                <w:rFonts w:cs="Arial"/>
              </w:rPr>
              <w:t xml:space="preserve"> £m:</w:t>
            </w:r>
            <w:r w:rsidRPr="00CF16A5" w:rsidR="00133E48">
              <w:rPr>
                <w:rFonts w:cs="Arial"/>
              </w:rPr>
              <w:t xml:space="preserve"> -£1</w:t>
            </w:r>
            <w:r w:rsidR="00775D7C">
              <w:rPr>
                <w:rFonts w:cs="Arial"/>
              </w:rPr>
              <w:t>7</w:t>
            </w:r>
            <w:r w:rsidR="00946360">
              <w:rPr>
                <w:rFonts w:cs="Arial"/>
              </w:rPr>
              <w:t>4.6</w:t>
            </w:r>
          </w:p>
        </w:tc>
      </w:tr>
      <w:tr w:rsidRPr="00CF16A5" w:rsidR="00FD4195" w:rsidTr="00833EDF" w14:paraId="195CC3CB" w14:textId="77777777">
        <w:trPr>
          <w:trHeight w:val="340" w:hRule="exact"/>
        </w:trPr>
        <w:tc>
          <w:tcPr>
            <w:tcW w:w="1956" w:type="dxa"/>
            <w:vMerge w:val="restart"/>
            <w:shd w:val="clear" w:color="auto" w:fill="FFFFFF" w:themeFill="background1"/>
          </w:tcPr>
          <w:p w:rsidRPr="00CF16A5" w:rsidR="00FD4195" w:rsidP="005A3880" w:rsidRDefault="00FD4195" w14:paraId="448D10E7" w14:textId="48F2B7C9">
            <w:pPr>
              <w:pStyle w:val="IATableLabel"/>
              <w:rPr>
                <w:rFonts w:cs="Arial"/>
              </w:rPr>
            </w:pPr>
            <w:r w:rsidRPr="00CF16A5">
              <w:rPr>
                <w:rFonts w:cs="Arial"/>
              </w:rPr>
              <w:t xml:space="preserve">Costs: </w:t>
            </w:r>
            <w:r w:rsidR="0024270C">
              <w:rPr>
                <w:rFonts w:cs="Arial"/>
              </w:rPr>
              <w:t>-</w:t>
            </w:r>
            <w:r w:rsidRPr="00CF16A5" w:rsidR="00133E48">
              <w:rPr>
                <w:rStyle w:val="IAPODICostChar"/>
                <w:rFonts w:cs="Arial"/>
                <w:b/>
                <w:sz w:val="20"/>
              </w:rPr>
              <w:t>£</w:t>
            </w:r>
            <w:r w:rsidR="00775D7C">
              <w:rPr>
                <w:rStyle w:val="IAPODICostChar"/>
                <w:rFonts w:cs="Arial"/>
                <w:b/>
                <w:sz w:val="20"/>
              </w:rPr>
              <w:t>42.</w:t>
            </w:r>
            <w:r w:rsidR="00946360">
              <w:rPr>
                <w:rStyle w:val="IAPODICostChar"/>
                <w:rFonts w:cs="Arial"/>
                <w:b/>
                <w:sz w:val="20"/>
              </w:rPr>
              <w:t>5</w:t>
            </w:r>
          </w:p>
        </w:tc>
        <w:tc>
          <w:tcPr>
            <w:tcW w:w="2085" w:type="dxa"/>
            <w:vMerge w:val="restart"/>
            <w:shd w:val="clear" w:color="auto" w:fill="FFFFFF" w:themeFill="background1"/>
          </w:tcPr>
          <w:p w:rsidRPr="00CF16A5" w:rsidR="00FD4195" w:rsidP="005A3880" w:rsidRDefault="00FD4195" w14:paraId="72CE541E" w14:textId="0000DE1F">
            <w:pPr>
              <w:pStyle w:val="IATableLabel"/>
              <w:rPr>
                <w:rFonts w:cs="Arial"/>
              </w:rPr>
            </w:pPr>
            <w:r w:rsidRPr="00CF16A5">
              <w:rPr>
                <w:rFonts w:cs="Arial"/>
              </w:rPr>
              <w:t xml:space="preserve">Benefits: </w:t>
            </w:r>
            <w:r w:rsidRPr="00CF16A5" w:rsidR="00133E48">
              <w:rPr>
                <w:rStyle w:val="IAPODIBenChar"/>
                <w:rFonts w:cs="Arial"/>
                <w:b/>
                <w:sz w:val="20"/>
              </w:rPr>
              <w:t>£</w:t>
            </w:r>
            <w:r w:rsidR="0024270C">
              <w:rPr>
                <w:rStyle w:val="IAPODIBenChar"/>
                <w:rFonts w:cs="Arial"/>
                <w:b/>
                <w:sz w:val="20"/>
              </w:rPr>
              <w:t>0.0</w:t>
            </w:r>
          </w:p>
        </w:tc>
        <w:tc>
          <w:tcPr>
            <w:tcW w:w="1397" w:type="dxa"/>
            <w:gridSpan w:val="2"/>
            <w:vMerge w:val="restart"/>
            <w:tcBorders>
              <w:right w:val="single" w:color="auto" w:sz="12" w:space="0"/>
            </w:tcBorders>
            <w:shd w:val="clear" w:color="auto" w:fill="FFFFFF" w:themeFill="background1"/>
          </w:tcPr>
          <w:p w:rsidRPr="00CF16A5" w:rsidR="00FD4195" w:rsidP="005A3880" w:rsidRDefault="00FD4195" w14:paraId="707DF9CF" w14:textId="22817655">
            <w:pPr>
              <w:pStyle w:val="IATableLabel"/>
              <w:rPr>
                <w:rFonts w:cs="Arial"/>
              </w:rPr>
            </w:pPr>
            <w:r w:rsidRPr="00CF16A5">
              <w:rPr>
                <w:rFonts w:cs="Arial"/>
              </w:rPr>
              <w:t xml:space="preserve">Net: </w:t>
            </w:r>
            <w:r w:rsidRPr="00CF16A5" w:rsidR="00133E48">
              <w:rPr>
                <w:rFonts w:cs="Arial"/>
              </w:rPr>
              <w:t>-</w:t>
            </w:r>
            <w:r w:rsidRPr="00CF16A5" w:rsidR="00133E48">
              <w:rPr>
                <w:rStyle w:val="IAPODINetChar"/>
                <w:rFonts w:cs="Arial"/>
                <w:b/>
                <w:sz w:val="20"/>
              </w:rPr>
              <w:t>£</w:t>
            </w:r>
            <w:r w:rsidR="00775D7C">
              <w:rPr>
                <w:rStyle w:val="IAPODINetChar"/>
                <w:rFonts w:cs="Arial"/>
                <w:b/>
                <w:sz w:val="20"/>
              </w:rPr>
              <w:t>42.</w:t>
            </w:r>
            <w:r w:rsidR="00946360">
              <w:rPr>
                <w:rStyle w:val="IAPODINetChar"/>
                <w:rFonts w:cs="Arial"/>
                <w:b/>
                <w:sz w:val="20"/>
              </w:rPr>
              <w:t>5</w:t>
            </w:r>
          </w:p>
        </w:tc>
        <w:tc>
          <w:tcPr>
            <w:tcW w:w="4890" w:type="dxa"/>
            <w:gridSpan w:val="2"/>
            <w:tcBorders>
              <w:top w:val="nil"/>
              <w:left w:val="single" w:color="auto" w:sz="12" w:space="0"/>
              <w:bottom w:val="nil"/>
              <w:right w:val="single" w:color="auto" w:sz="12" w:space="0"/>
            </w:tcBorders>
          </w:tcPr>
          <w:p w:rsidRPr="00CF16A5" w:rsidR="00FD4195" w:rsidP="005A3880" w:rsidRDefault="00FD4195" w14:paraId="2BE55E3B" w14:textId="77777777">
            <w:pPr>
              <w:pStyle w:val="IAPODIMQ"/>
              <w:rPr>
                <w:rFonts w:cs="Arial"/>
                <w:b/>
              </w:rPr>
            </w:pPr>
          </w:p>
        </w:tc>
      </w:tr>
      <w:tr w:rsidRPr="00CF16A5" w:rsidR="00FD4195" w:rsidTr="00833EDF" w14:paraId="161EB523" w14:textId="77777777">
        <w:trPr>
          <w:trHeight w:val="100" w:hRule="exact"/>
        </w:trPr>
        <w:tc>
          <w:tcPr>
            <w:tcW w:w="1956" w:type="dxa"/>
            <w:vMerge/>
          </w:tcPr>
          <w:p w:rsidRPr="00CF16A5" w:rsidR="00FD4195" w:rsidP="005A3880" w:rsidRDefault="00FD4195" w14:paraId="16D00BBB" w14:textId="77777777">
            <w:pPr>
              <w:pStyle w:val="IATableLabel"/>
              <w:rPr>
                <w:rFonts w:cs="Arial"/>
              </w:rPr>
            </w:pPr>
          </w:p>
        </w:tc>
        <w:tc>
          <w:tcPr>
            <w:tcW w:w="2085" w:type="dxa"/>
            <w:vMerge/>
          </w:tcPr>
          <w:p w:rsidRPr="00CF16A5" w:rsidR="00FD4195" w:rsidP="005A3880" w:rsidRDefault="00FD4195" w14:paraId="465EB543" w14:textId="77777777">
            <w:pPr>
              <w:pStyle w:val="IATableLabel"/>
              <w:rPr>
                <w:rFonts w:cs="Arial"/>
              </w:rPr>
            </w:pPr>
          </w:p>
        </w:tc>
        <w:tc>
          <w:tcPr>
            <w:tcW w:w="1397" w:type="dxa"/>
            <w:gridSpan w:val="2"/>
            <w:vMerge/>
            <w:tcBorders>
              <w:right w:val="single" w:color="auto" w:sz="12" w:space="0"/>
            </w:tcBorders>
          </w:tcPr>
          <w:p w:rsidRPr="00CF16A5" w:rsidR="00FD4195" w:rsidP="005A3880" w:rsidRDefault="00FD4195" w14:paraId="3A5CAB40" w14:textId="77777777">
            <w:pPr>
              <w:pStyle w:val="IATableLabel"/>
              <w:rPr>
                <w:rFonts w:cs="Arial"/>
              </w:rPr>
            </w:pPr>
          </w:p>
        </w:tc>
        <w:bookmarkStart w:name="Text71" w:id="31"/>
        <w:tc>
          <w:tcPr>
            <w:tcW w:w="4890" w:type="dxa"/>
            <w:gridSpan w:val="2"/>
            <w:tcBorders>
              <w:top w:val="nil"/>
              <w:left w:val="single" w:color="auto" w:sz="12" w:space="0"/>
              <w:bottom w:val="single" w:color="auto" w:sz="12" w:space="0"/>
              <w:right w:val="single" w:color="auto" w:sz="12" w:space="0"/>
            </w:tcBorders>
            <w:shd w:val="clear" w:color="auto" w:fill="FFFFFF" w:themeFill="background1"/>
          </w:tcPr>
          <w:p w:rsidRPr="00CF16A5" w:rsidR="00FD4195" w:rsidP="005A3880" w:rsidRDefault="00D41FA2" w14:paraId="10227CE9" w14:textId="77777777">
            <w:pPr>
              <w:pStyle w:val="IAPODIMQ"/>
              <w:rPr>
                <w:rFonts w:cs="Arial"/>
                <w:b/>
              </w:rPr>
            </w:pPr>
            <w:r w:rsidRPr="00CF16A5">
              <w:rPr>
                <w:rFonts w:cs="Arial"/>
                <w:b/>
              </w:rPr>
              <w:fldChar w:fldCharType="begin">
                <w:ffData>
                  <w:name w:val="Text71"/>
                  <w:enabled/>
                  <w:calcOnExit w:val="0"/>
                  <w:textInput/>
                </w:ffData>
              </w:fldChar>
            </w:r>
            <w:r w:rsidRPr="00CF16A5">
              <w:rPr>
                <w:rFonts w:cs="Arial"/>
                <w:b/>
              </w:rPr>
              <w:instrText xml:space="preserve"> FORMTEXT </w:instrText>
            </w:r>
            <w:r w:rsidRPr="00CF16A5">
              <w:rPr>
                <w:rFonts w:cs="Arial"/>
                <w:b/>
              </w:rPr>
            </w:r>
            <w:r w:rsidRPr="00CF16A5">
              <w:rPr>
                <w:rFonts w:cs="Arial"/>
                <w:b/>
              </w:rPr>
              <w:fldChar w:fldCharType="separate"/>
            </w:r>
            <w:r w:rsidRPr="00CF16A5">
              <w:rPr>
                <w:rFonts w:cs="Arial"/>
                <w:b/>
                <w:noProof/>
              </w:rPr>
              <w:t> </w:t>
            </w:r>
            <w:r w:rsidRPr="00CF16A5">
              <w:rPr>
                <w:rFonts w:cs="Arial"/>
                <w:b/>
                <w:noProof/>
              </w:rPr>
              <w:t> </w:t>
            </w:r>
            <w:r w:rsidRPr="00CF16A5">
              <w:rPr>
                <w:rFonts w:cs="Arial"/>
                <w:b/>
                <w:noProof/>
              </w:rPr>
              <w:t> </w:t>
            </w:r>
            <w:r w:rsidRPr="00CF16A5">
              <w:rPr>
                <w:rFonts w:cs="Arial"/>
                <w:b/>
                <w:noProof/>
              </w:rPr>
              <w:t> </w:t>
            </w:r>
            <w:r w:rsidRPr="00CF16A5">
              <w:rPr>
                <w:rFonts w:cs="Arial"/>
                <w:b/>
                <w:noProof/>
              </w:rPr>
              <w:t> </w:t>
            </w:r>
            <w:r w:rsidRPr="00CF16A5">
              <w:rPr>
                <w:rFonts w:cs="Arial"/>
                <w:b/>
              </w:rPr>
              <w:fldChar w:fldCharType="end"/>
            </w:r>
            <w:bookmarkEnd w:id="31"/>
          </w:p>
        </w:tc>
      </w:tr>
    </w:tbl>
    <w:p w:rsidRPr="00CF16A5" w:rsidR="00133E48" w:rsidP="00133E48" w:rsidRDefault="00133E48" w14:paraId="0B6B4D00" w14:textId="5C21E1C0">
      <w:pPr>
        <w:pStyle w:val="Heading1"/>
        <w:spacing w:before="0"/>
        <w:rPr>
          <w:rFonts w:ascii="Arial" w:hAnsi="Arial"/>
        </w:rPr>
      </w:pPr>
      <w:r w:rsidRPr="00CF16A5">
        <w:rPr>
          <w:rFonts w:ascii="Arial" w:hAnsi="Arial"/>
        </w:rPr>
        <w:t>Summary: Analysis &amp; Evidence</w:t>
      </w:r>
      <w:r w:rsidRPr="00CF16A5">
        <w:rPr>
          <w:rFonts w:ascii="Arial" w:hAnsi="Arial"/>
        </w:rPr>
        <w:tab/>
      </w:r>
      <w:r w:rsidRPr="00CF16A5">
        <w:rPr>
          <w:rFonts w:ascii="Arial" w:hAnsi="Arial"/>
          <w:b w:val="0"/>
          <w:bCs w:val="0"/>
        </w:rPr>
        <w:t>Policy Option 2</w:t>
      </w:r>
    </w:p>
    <w:p w:rsidRPr="00CF16A5" w:rsidR="00133E48" w:rsidP="00133E48" w:rsidRDefault="00133E48" w14:paraId="2E75AA87" w14:textId="5BA56C53">
      <w:pPr>
        <w:pStyle w:val="IAHeadLabel"/>
        <w:spacing w:before="50"/>
        <w:rPr>
          <w:rFonts w:cs="Arial"/>
        </w:rPr>
      </w:pPr>
      <w:r w:rsidRPr="00CF16A5">
        <w:rPr>
          <w:rFonts w:cs="Arial"/>
        </w:rPr>
        <w:t xml:space="preserve">Description: </w:t>
      </w:r>
      <w:r w:rsidR="00641A00">
        <w:rPr>
          <w:rFonts w:cs="Arial"/>
        </w:rPr>
        <w:t>2M</w:t>
      </w:r>
      <w:r w:rsidR="00EA20C4">
        <w:rPr>
          <w:rFonts w:cs="Arial"/>
        </w:rPr>
        <w:t xml:space="preserve"> </w:t>
      </w:r>
      <w:r w:rsidRPr="00CF16A5" w:rsidR="00EA20C4">
        <w:rPr>
          <w:rFonts w:cs="Arial"/>
        </w:rPr>
        <w:t>(</w:t>
      </w:r>
      <w:proofErr w:type="spellStart"/>
      <w:r w:rsidRPr="00CF16A5" w:rsidR="00EA20C4">
        <w:rPr>
          <w:rFonts w:cs="Arial"/>
        </w:rPr>
        <w:t>i</w:t>
      </w:r>
      <w:proofErr w:type="spellEnd"/>
      <w:r w:rsidRPr="00CF16A5" w:rsidR="00EA20C4">
        <w:rPr>
          <w:rFonts w:cs="Arial"/>
        </w:rPr>
        <w:t xml:space="preserve">) Household sector – as Option 1M. (ii) NHM sector </w:t>
      </w:r>
      <w:r w:rsidR="00EA20C4">
        <w:rPr>
          <w:rFonts w:cs="Arial"/>
        </w:rPr>
        <w:t>–</w:t>
      </w:r>
      <w:r w:rsidRPr="00CF16A5" w:rsidR="00EA20C4">
        <w:rPr>
          <w:rFonts w:cs="Arial"/>
        </w:rPr>
        <w:t xml:space="preserve"> </w:t>
      </w:r>
      <w:r w:rsidR="00EA20C4">
        <w:rPr>
          <w:rFonts w:cs="Arial"/>
        </w:rPr>
        <w:t>as in 1M except</w:t>
      </w:r>
      <w:r w:rsidRPr="00CF16A5" w:rsidR="00EA20C4">
        <w:rPr>
          <w:rFonts w:cs="Arial"/>
        </w:rPr>
        <w:t xml:space="preserve"> </w:t>
      </w:r>
      <w:r w:rsidR="00EA20C4">
        <w:rPr>
          <w:rFonts w:cs="Arial"/>
        </w:rPr>
        <w:t>micro firm</w:t>
      </w:r>
      <w:r w:rsidRPr="00CF16A5" w:rsidR="00EA20C4">
        <w:rPr>
          <w:rFonts w:cs="Arial"/>
        </w:rPr>
        <w:t xml:space="preserve">s </w:t>
      </w:r>
      <w:r w:rsidR="00EA20C4">
        <w:rPr>
          <w:rFonts w:cs="Arial"/>
        </w:rPr>
        <w:t xml:space="preserve">are </w:t>
      </w:r>
      <w:r w:rsidRPr="00CF16A5" w:rsidR="00EA20C4">
        <w:rPr>
          <w:rFonts w:cs="Arial"/>
        </w:rPr>
        <w:t xml:space="preserve">phased into the policy </w:t>
      </w:r>
      <w:r w:rsidR="00EA20C4">
        <w:rPr>
          <w:rFonts w:cs="Arial"/>
        </w:rPr>
        <w:t>from 31</w:t>
      </w:r>
      <w:r w:rsidRPr="00101A16" w:rsidR="00EA20C4">
        <w:rPr>
          <w:rFonts w:cs="Arial"/>
          <w:vertAlign w:val="superscript"/>
        </w:rPr>
        <w:t>st</w:t>
      </w:r>
      <w:r w:rsidR="00EA20C4">
        <w:rPr>
          <w:rFonts w:cs="Arial"/>
        </w:rPr>
        <w:t xml:space="preserve"> March </w:t>
      </w:r>
      <w:r w:rsidRPr="00CF16A5" w:rsidR="00EA20C4">
        <w:rPr>
          <w:rFonts w:cs="Arial"/>
        </w:rPr>
        <w:t>2027.</w:t>
      </w:r>
      <w:r w:rsidRPr="00CF16A5">
        <w:rPr>
          <w:rStyle w:val="IAPODescriptionCharChar"/>
          <w:rFonts w:cs="Arial"/>
        </w:rPr>
        <w:fldChar w:fldCharType="begin">
          <w:ffData>
            <w:name w:val="Text70"/>
            <w:enabled/>
            <w:calcOnExit w:val="0"/>
            <w:textInput>
              <w:maxLength w:val="230"/>
            </w:textInput>
          </w:ffData>
        </w:fldChar>
      </w:r>
      <w:r w:rsidRPr="00CF16A5">
        <w:rPr>
          <w:rStyle w:val="IAPODescriptionCharChar"/>
          <w:rFonts w:cs="Arial"/>
        </w:rPr>
        <w:instrText xml:space="preserve"> FORMTEXT </w:instrText>
      </w:r>
      <w:r w:rsidRPr="00CF16A5">
        <w:rPr>
          <w:rStyle w:val="IAPODescriptionCharChar"/>
          <w:rFonts w:cs="Arial"/>
        </w:rPr>
      </w:r>
      <w:r w:rsidRPr="00CF16A5">
        <w:rPr>
          <w:rStyle w:val="IAPODescriptionCharChar"/>
          <w:rFonts w:cs="Arial"/>
        </w:rPr>
        <w:fldChar w:fldCharType="separate"/>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rPr>
        <w:fldChar w:fldCharType="end"/>
      </w:r>
    </w:p>
    <w:p w:rsidRPr="00CF16A5" w:rsidR="00133E48" w:rsidP="00133E48" w:rsidRDefault="00133E48" w14:paraId="731BD95A" w14:textId="77777777">
      <w:pPr>
        <w:pStyle w:val="IAHeadLabel"/>
        <w:spacing w:before="50"/>
        <w:rPr>
          <w:rFonts w:cs="Arial"/>
        </w:rPr>
      </w:pPr>
      <w:r w:rsidRPr="00CF16A5">
        <w:rPr>
          <w:rFonts w:cs="Arial"/>
        </w:rPr>
        <w:t>FULL ECONOMIC ASSESSMENT</w:t>
      </w:r>
    </w:p>
    <w:tbl>
      <w:tblPr>
        <w:tblW w:w="5075"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1377"/>
        <w:gridCol w:w="1238"/>
        <w:gridCol w:w="1414"/>
        <w:gridCol w:w="1768"/>
        <w:gridCol w:w="1794"/>
        <w:gridCol w:w="2737"/>
      </w:tblGrid>
      <w:tr w:rsidRPr="00CF16A5" w:rsidR="00A86BA4" w:rsidTr="4B495E37" w14:paraId="2806CC6C" w14:textId="77777777">
        <w:trPr>
          <w:trHeight w:val="312" w:hRule="exact"/>
        </w:trPr>
        <w:tc>
          <w:tcPr>
            <w:tcW w:w="1377" w:type="dxa"/>
            <w:tcBorders>
              <w:top w:val="single" w:color="auto" w:sz="12" w:space="0"/>
              <w:left w:val="single" w:color="auto" w:sz="12" w:space="0"/>
              <w:right w:val="single" w:color="auto" w:sz="12" w:space="0"/>
            </w:tcBorders>
          </w:tcPr>
          <w:p w:rsidRPr="00CF16A5" w:rsidR="00133E48" w:rsidP="001862D1" w:rsidRDefault="00133E48" w14:paraId="0E6E4982" w14:textId="77777777">
            <w:pPr>
              <w:pStyle w:val="POPBY"/>
              <w:rPr>
                <w:rFonts w:cs="Arial"/>
              </w:rPr>
            </w:pPr>
            <w:r w:rsidRPr="00CF16A5">
              <w:rPr>
                <w:rFonts w:cs="Arial"/>
              </w:rPr>
              <w:t xml:space="preserve">Price Base Year </w:t>
            </w:r>
            <w:r w:rsidRPr="00CF16A5">
              <w:rPr>
                <w:rFonts w:cs="Arial"/>
                <w:b w:val="0"/>
              </w:rPr>
              <w:t>2020</w:t>
            </w:r>
          </w:p>
        </w:tc>
        <w:tc>
          <w:tcPr>
            <w:tcW w:w="1238" w:type="dxa"/>
            <w:tcBorders>
              <w:top w:val="single" w:color="auto" w:sz="12" w:space="0"/>
              <w:left w:val="single" w:color="auto" w:sz="12" w:space="0"/>
              <w:right w:val="single" w:color="auto" w:sz="12" w:space="0"/>
            </w:tcBorders>
          </w:tcPr>
          <w:p w:rsidRPr="00CF16A5" w:rsidR="00133E48" w:rsidP="001862D1" w:rsidRDefault="00133E48" w14:paraId="3806C4C9" w14:textId="77777777">
            <w:pPr>
              <w:pStyle w:val="POPVBY"/>
              <w:rPr>
                <w:rFonts w:cs="Arial"/>
              </w:rPr>
            </w:pPr>
            <w:r w:rsidRPr="00CF16A5">
              <w:rPr>
                <w:rFonts w:cs="Arial"/>
              </w:rPr>
              <w:t xml:space="preserve">PV Base Year </w:t>
            </w:r>
            <w:r w:rsidRPr="00CF16A5">
              <w:rPr>
                <w:rFonts w:cs="Arial"/>
                <w:b w:val="0"/>
              </w:rPr>
              <w:t>2023</w:t>
            </w:r>
          </w:p>
        </w:tc>
        <w:tc>
          <w:tcPr>
            <w:tcW w:w="1414" w:type="dxa"/>
            <w:tcBorders>
              <w:top w:val="single" w:color="auto" w:sz="12" w:space="0"/>
              <w:left w:val="single" w:color="auto" w:sz="12" w:space="0"/>
              <w:right w:val="single" w:color="auto" w:sz="12" w:space="0"/>
            </w:tcBorders>
          </w:tcPr>
          <w:p w:rsidRPr="00CF16A5" w:rsidR="00133E48" w:rsidP="001862D1" w:rsidRDefault="00133E48" w14:paraId="76B83493" w14:textId="77777777">
            <w:pPr>
              <w:pStyle w:val="POTPY"/>
              <w:rPr>
                <w:rFonts w:cs="Arial"/>
              </w:rPr>
            </w:pPr>
            <w:r w:rsidRPr="00CF16A5">
              <w:rPr>
                <w:rFonts w:cs="Arial"/>
              </w:rPr>
              <w:t xml:space="preserve">Time Period Years </w:t>
            </w:r>
            <w:r w:rsidRPr="00CF16A5">
              <w:rPr>
                <w:rFonts w:cs="Arial"/>
                <w:b w:val="0"/>
                <w:bCs/>
              </w:rPr>
              <w:t>13</w:t>
            </w:r>
          </w:p>
        </w:tc>
        <w:tc>
          <w:tcPr>
            <w:tcW w:w="6299" w:type="dxa"/>
            <w:gridSpan w:val="3"/>
            <w:tcBorders>
              <w:top w:val="single" w:color="auto" w:sz="12" w:space="0"/>
              <w:left w:val="single" w:color="auto" w:sz="12" w:space="0"/>
              <w:right w:val="single" w:color="auto" w:sz="12" w:space="0"/>
            </w:tcBorders>
            <w:shd w:val="clear" w:color="auto" w:fill="FFFFFF" w:themeFill="background1"/>
          </w:tcPr>
          <w:p w:rsidRPr="00CF16A5" w:rsidR="00133E48" w:rsidP="001862D1" w:rsidRDefault="00133E48" w14:paraId="13C5D847" w14:textId="77777777">
            <w:pPr>
              <w:pStyle w:val="IATableLabel"/>
              <w:jc w:val="center"/>
              <w:rPr>
                <w:rFonts w:cs="Arial"/>
              </w:rPr>
            </w:pPr>
            <w:r w:rsidRPr="00CF16A5">
              <w:rPr>
                <w:rFonts w:cs="Arial"/>
              </w:rPr>
              <w:t>Net Benefit (Present Value (PV)) (£m)</w:t>
            </w:r>
          </w:p>
        </w:tc>
      </w:tr>
      <w:tr w:rsidRPr="00CF16A5" w:rsidR="00562FA9" w:rsidTr="4B495E37" w14:paraId="47A1CDFD" w14:textId="77777777">
        <w:trPr>
          <w:trHeight w:val="340"/>
        </w:trPr>
        <w:tc>
          <w:tcPr>
            <w:tcW w:w="1377" w:type="dxa"/>
            <w:tcBorders>
              <w:left w:val="single" w:color="auto" w:sz="12" w:space="0"/>
              <w:bottom w:val="single" w:color="auto" w:sz="12" w:space="0"/>
              <w:right w:val="single" w:color="auto" w:sz="12" w:space="0"/>
            </w:tcBorders>
          </w:tcPr>
          <w:p w:rsidRPr="00CF16A5" w:rsidR="00133E48" w:rsidP="001862D1" w:rsidRDefault="00436176" w14:paraId="27DD20A8" w14:textId="59309BD2">
            <w:pPr>
              <w:pStyle w:val="IATableNotes"/>
              <w:ind w:left="0"/>
              <w:rPr>
                <w:rFonts w:cs="Arial"/>
                <w:b/>
                <w:sz w:val="20"/>
              </w:rPr>
            </w:pPr>
            <w:r>
              <w:rPr>
                <w:rFonts w:cs="Arial"/>
                <w:b/>
                <w:sz w:val="20"/>
              </w:rPr>
              <w:t xml:space="preserve"> </w:t>
            </w:r>
            <w:r w:rsidR="000E7C52">
              <w:rPr>
                <w:rFonts w:cs="Arial"/>
                <w:b/>
                <w:sz w:val="20"/>
              </w:rPr>
              <w:t>2020</w:t>
            </w:r>
          </w:p>
        </w:tc>
        <w:tc>
          <w:tcPr>
            <w:tcW w:w="1238" w:type="dxa"/>
            <w:tcBorders>
              <w:left w:val="single" w:color="auto" w:sz="12" w:space="0"/>
              <w:bottom w:val="single" w:color="auto" w:sz="12" w:space="0"/>
              <w:right w:val="single" w:color="auto" w:sz="12" w:space="0"/>
            </w:tcBorders>
          </w:tcPr>
          <w:p w:rsidRPr="00CF16A5" w:rsidR="00133E48" w:rsidP="001862D1" w:rsidRDefault="00436176" w14:paraId="693A8334" w14:textId="2A2851AA">
            <w:pPr>
              <w:pStyle w:val="IATableNotes"/>
              <w:ind w:left="0"/>
              <w:rPr>
                <w:rFonts w:cs="Arial"/>
                <w:b/>
                <w:sz w:val="20"/>
              </w:rPr>
            </w:pPr>
            <w:r>
              <w:rPr>
                <w:rFonts w:cs="Arial"/>
                <w:b/>
                <w:sz w:val="20"/>
              </w:rPr>
              <w:t xml:space="preserve"> </w:t>
            </w:r>
            <w:r w:rsidR="000E7C52">
              <w:rPr>
                <w:rFonts w:cs="Arial"/>
                <w:b/>
                <w:sz w:val="20"/>
              </w:rPr>
              <w:t>202</w:t>
            </w:r>
            <w:r w:rsidR="000226CA">
              <w:rPr>
                <w:rFonts w:cs="Arial"/>
                <w:b/>
                <w:sz w:val="20"/>
              </w:rPr>
              <w:t>4</w:t>
            </w:r>
          </w:p>
        </w:tc>
        <w:tc>
          <w:tcPr>
            <w:tcW w:w="1414" w:type="dxa"/>
            <w:tcBorders>
              <w:left w:val="single" w:color="auto" w:sz="12" w:space="0"/>
              <w:bottom w:val="single" w:color="auto" w:sz="12" w:space="0"/>
              <w:right w:val="single" w:color="auto" w:sz="12" w:space="0"/>
            </w:tcBorders>
          </w:tcPr>
          <w:p w:rsidRPr="00CF16A5" w:rsidR="00133E48" w:rsidP="001862D1" w:rsidRDefault="00436176" w14:paraId="04C8483F" w14:textId="67D1A9AB">
            <w:pPr>
              <w:pStyle w:val="IATableNotes"/>
              <w:ind w:left="0"/>
              <w:rPr>
                <w:rFonts w:cs="Arial"/>
                <w:b/>
                <w:sz w:val="20"/>
              </w:rPr>
            </w:pPr>
            <w:r>
              <w:rPr>
                <w:rFonts w:cs="Arial"/>
                <w:b/>
                <w:sz w:val="20"/>
              </w:rPr>
              <w:t xml:space="preserve"> </w:t>
            </w:r>
            <w:r w:rsidR="000E7C52">
              <w:rPr>
                <w:rFonts w:cs="Arial"/>
                <w:b/>
                <w:sz w:val="20"/>
              </w:rPr>
              <w:t>1</w:t>
            </w:r>
            <w:r w:rsidR="000226CA">
              <w:rPr>
                <w:rFonts w:cs="Arial"/>
                <w:b/>
                <w:sz w:val="20"/>
              </w:rPr>
              <w:t>2</w:t>
            </w:r>
          </w:p>
        </w:tc>
        <w:tc>
          <w:tcPr>
            <w:tcW w:w="1768" w:type="dxa"/>
            <w:tcBorders>
              <w:top w:val="single" w:color="auto" w:sz="12" w:space="0"/>
              <w:left w:val="single" w:color="auto" w:sz="12" w:space="0"/>
              <w:bottom w:val="single" w:color="auto" w:sz="12" w:space="0"/>
              <w:right w:val="single" w:color="auto" w:sz="12" w:space="0"/>
            </w:tcBorders>
          </w:tcPr>
          <w:p w:rsidRPr="00350494" w:rsidR="00AB6C4B" w:rsidP="00AB6C4B" w:rsidRDefault="00133E48" w14:paraId="12885103" w14:textId="743996FF">
            <w:pPr>
              <w:pStyle w:val="IATableLabel"/>
              <w:rPr>
                <w:rFonts w:eastAsia="Arial" w:cs="Arial"/>
                <w:b w:val="0"/>
                <w:color w:val="auto"/>
              </w:rPr>
            </w:pPr>
            <w:r w:rsidRPr="4B495E37">
              <w:rPr>
                <w:rFonts w:eastAsia="Arial" w:cs="Arial"/>
                <w:color w:val="auto"/>
              </w:rPr>
              <w:t xml:space="preserve">Low: </w:t>
            </w:r>
            <w:r w:rsidRPr="4B495E37" w:rsidR="0A693549">
              <w:rPr>
                <w:rFonts w:eastAsia="Arial" w:cs="Arial"/>
                <w:b w:val="0"/>
                <w:color w:val="auto"/>
              </w:rPr>
              <w:t>-£</w:t>
            </w:r>
            <w:r w:rsidR="009F16E0">
              <w:rPr>
                <w:rFonts w:eastAsia="Arial" w:cs="Arial"/>
                <w:b w:val="0"/>
                <w:color w:val="auto"/>
              </w:rPr>
              <w:t>86.8</w:t>
            </w:r>
          </w:p>
        </w:tc>
        <w:tc>
          <w:tcPr>
            <w:tcW w:w="1794" w:type="dxa"/>
            <w:tcBorders>
              <w:top w:val="single" w:color="auto" w:sz="12" w:space="0"/>
              <w:left w:val="single" w:color="auto" w:sz="12" w:space="0"/>
              <w:bottom w:val="single" w:color="auto" w:sz="12" w:space="0"/>
              <w:right w:val="single" w:color="auto" w:sz="12" w:space="0"/>
            </w:tcBorders>
          </w:tcPr>
          <w:p w:rsidRPr="00CF16A5" w:rsidR="00133E48" w:rsidP="001862D1" w:rsidRDefault="00133E48" w14:paraId="12989571" w14:textId="45DD2C8F">
            <w:pPr>
              <w:pStyle w:val="IATableLabel"/>
              <w:rPr>
                <w:rFonts w:cs="Arial"/>
                <w:b w:val="0"/>
                <w:bCs/>
              </w:rPr>
            </w:pPr>
            <w:r w:rsidRPr="00CF16A5">
              <w:rPr>
                <w:rFonts w:eastAsia="Arial" w:cs="Arial"/>
                <w:color w:val="auto"/>
              </w:rPr>
              <w:t xml:space="preserve">High: </w:t>
            </w:r>
            <w:r w:rsidRPr="00CF16A5" w:rsidR="002171A2">
              <w:rPr>
                <w:rFonts w:eastAsia="Arial" w:cs="Arial"/>
                <w:b w:val="0"/>
                <w:bCs/>
                <w:color w:val="auto"/>
              </w:rPr>
              <w:t>£</w:t>
            </w:r>
            <w:r w:rsidR="009F16E0">
              <w:rPr>
                <w:rFonts w:eastAsia="Arial" w:cs="Arial"/>
                <w:b w:val="0"/>
                <w:bCs/>
                <w:color w:val="auto"/>
              </w:rPr>
              <w:t>11,049.4</w:t>
            </w:r>
          </w:p>
        </w:tc>
        <w:tc>
          <w:tcPr>
            <w:tcW w:w="2737" w:type="dxa"/>
            <w:tcBorders>
              <w:top w:val="single" w:color="auto" w:sz="12" w:space="0"/>
              <w:left w:val="single" w:color="auto" w:sz="12" w:space="0"/>
              <w:bottom w:val="single" w:color="auto" w:sz="12" w:space="0"/>
              <w:right w:val="single" w:color="auto" w:sz="12" w:space="0"/>
            </w:tcBorders>
            <w:shd w:val="clear" w:color="auto" w:fill="FFFFFF" w:themeFill="background1"/>
          </w:tcPr>
          <w:p w:rsidRPr="00CF16A5" w:rsidR="00133E48" w:rsidP="001862D1" w:rsidRDefault="00133E48" w14:paraId="02A9D01E" w14:textId="7BA12D1D">
            <w:pPr>
              <w:pStyle w:val="IATableLabel"/>
              <w:rPr>
                <w:rFonts w:cs="Arial"/>
              </w:rPr>
            </w:pPr>
            <w:r w:rsidRPr="4B495E37">
              <w:rPr>
                <w:rFonts w:cs="Arial"/>
              </w:rPr>
              <w:t xml:space="preserve">Best Estimate: </w:t>
            </w:r>
            <w:r w:rsidRPr="4B495E37" w:rsidR="0A693549">
              <w:rPr>
                <w:rFonts w:cs="Arial"/>
              </w:rPr>
              <w:t>£</w:t>
            </w:r>
            <w:r w:rsidR="00AB4CE1">
              <w:rPr>
                <w:rFonts w:cs="Arial"/>
              </w:rPr>
              <w:t>4,986.3</w:t>
            </w:r>
          </w:p>
        </w:tc>
      </w:tr>
    </w:tbl>
    <w:p w:rsidRPr="00CF16A5" w:rsidR="00133E48" w:rsidP="00133E48" w:rsidRDefault="00133E48" w14:paraId="25683A81" w14:textId="77777777">
      <w:pPr>
        <w:pStyle w:val="IASpacer"/>
        <w:rPr>
          <w:rFonts w:cs="Arial"/>
        </w:rPr>
      </w:pPr>
    </w:p>
    <w:tbl>
      <w:tblPr>
        <w:tblW w:w="5070" w:type="pct"/>
        <w:tblInd w:w="-12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0" w:type="dxa"/>
          <w:right w:w="0" w:type="dxa"/>
        </w:tblCellMar>
        <w:tblLook w:val="01E0" w:firstRow="1" w:lastRow="1" w:firstColumn="1" w:lastColumn="1" w:noHBand="0" w:noVBand="0"/>
      </w:tblPr>
      <w:tblGrid>
        <w:gridCol w:w="1955"/>
        <w:gridCol w:w="1843"/>
        <w:gridCol w:w="637"/>
        <w:gridCol w:w="3048"/>
        <w:gridCol w:w="1178"/>
        <w:gridCol w:w="1656"/>
      </w:tblGrid>
      <w:tr w:rsidRPr="00CF16A5" w:rsidR="00905A86" w:rsidTr="00486308" w14:paraId="7A50AEA3" w14:textId="77777777">
        <w:trPr>
          <w:trHeight w:val="513" w:hRule="exact"/>
        </w:trPr>
        <w:tc>
          <w:tcPr>
            <w:tcW w:w="1955" w:type="dxa"/>
            <w:tcBorders>
              <w:top w:val="single" w:color="auto" w:sz="12" w:space="0"/>
              <w:bottom w:val="single" w:color="auto" w:sz="12" w:space="0"/>
              <w:right w:val="single" w:color="auto" w:sz="12" w:space="0"/>
            </w:tcBorders>
            <w:shd w:val="clear" w:color="auto" w:fill="FFFFFF" w:themeFill="background1"/>
          </w:tcPr>
          <w:p w:rsidRPr="00CF16A5" w:rsidR="00133E48" w:rsidP="001862D1" w:rsidRDefault="00133E48" w14:paraId="2A993E4E" w14:textId="77777777">
            <w:pPr>
              <w:pStyle w:val="IATableLabel"/>
              <w:rPr>
                <w:rFonts w:cs="Arial"/>
                <w:sz w:val="24"/>
                <w:szCs w:val="24"/>
              </w:rPr>
            </w:pPr>
            <w:r w:rsidRPr="00CF16A5">
              <w:rPr>
                <w:rFonts w:cs="Arial"/>
                <w:sz w:val="24"/>
                <w:szCs w:val="24"/>
              </w:rPr>
              <w:t>COSTS (£m)</w:t>
            </w:r>
          </w:p>
        </w:tc>
        <w:tc>
          <w:tcPr>
            <w:tcW w:w="2480" w:type="dxa"/>
            <w:gridSpan w:val="2"/>
            <w:tcBorders>
              <w:top w:val="single" w:color="auto" w:sz="12" w:space="0"/>
              <w:left w:val="single" w:color="auto" w:sz="12" w:space="0"/>
              <w:right w:val="single" w:color="auto" w:sz="12" w:space="0"/>
            </w:tcBorders>
          </w:tcPr>
          <w:p w:rsidRPr="00CF16A5" w:rsidR="00133E48" w:rsidP="001862D1" w:rsidRDefault="00133E48" w14:paraId="53F80F33" w14:textId="77777777">
            <w:pPr>
              <w:pStyle w:val="IATableLabel"/>
              <w:tabs>
                <w:tab w:val="right" w:pos="1800"/>
                <w:tab w:val="center" w:pos="2340"/>
              </w:tabs>
              <w:jc w:val="right"/>
              <w:rPr>
                <w:rFonts w:cs="Arial"/>
              </w:rPr>
            </w:pPr>
            <w:r w:rsidRPr="00CF16A5">
              <w:rPr>
                <w:rFonts w:cs="Arial"/>
              </w:rPr>
              <w:t xml:space="preserve">Total Transition </w:t>
            </w:r>
            <w:r w:rsidRPr="00CF16A5">
              <w:rPr>
                <w:rFonts w:cs="Arial"/>
              </w:rPr>
              <w:br/>
            </w:r>
            <w:r w:rsidRPr="00CF16A5">
              <w:rPr>
                <w:rFonts w:cs="Arial"/>
              </w:rPr>
              <w:tab/>
            </w:r>
            <w:r w:rsidRPr="00CF16A5">
              <w:rPr>
                <w:rFonts w:cs="Arial"/>
                <w:b w:val="0"/>
                <w:sz w:val="18"/>
                <w:szCs w:val="18"/>
              </w:rPr>
              <w:t>(Constant Price)</w:t>
            </w:r>
            <w:r w:rsidRPr="00CF16A5">
              <w:rPr>
                <w:rFonts w:cs="Arial"/>
              </w:rPr>
              <w:tab/>
            </w:r>
            <w:r w:rsidRPr="00CF16A5">
              <w:rPr>
                <w:rFonts w:cs="Arial"/>
                <w:b w:val="0"/>
                <w:sz w:val="18"/>
                <w:szCs w:val="18"/>
              </w:rPr>
              <w:t>Yea</w:t>
            </w:r>
            <w:r w:rsidRPr="00CF16A5">
              <w:rPr>
                <w:rFonts w:cs="Arial"/>
                <w:b w:val="0"/>
                <w:bCs/>
                <w:sz w:val="18"/>
                <w:szCs w:val="18"/>
              </w:rPr>
              <w:t>r</w:t>
            </w:r>
            <w:r w:rsidRPr="00CF16A5">
              <w:rPr>
                <w:rFonts w:cs="Arial"/>
                <w:b w:val="0"/>
                <w:sz w:val="18"/>
                <w:szCs w:val="18"/>
              </w:rPr>
              <w:t>s</w:t>
            </w:r>
          </w:p>
          <w:p w:rsidRPr="00CF16A5" w:rsidR="00133E48" w:rsidP="001862D1" w:rsidRDefault="00133E48" w14:paraId="6E6C01B3" w14:textId="77777777">
            <w:pPr>
              <w:pStyle w:val="IATableLabel"/>
              <w:jc w:val="right"/>
              <w:rPr>
                <w:rFonts w:cs="Arial"/>
              </w:rPr>
            </w:pPr>
            <w:r w:rsidRPr="00CF16A5">
              <w:rPr>
                <w:rFonts w:cs="Arial"/>
              </w:rPr>
              <w:br/>
            </w:r>
          </w:p>
        </w:tc>
        <w:tc>
          <w:tcPr>
            <w:tcW w:w="3048" w:type="dxa"/>
            <w:tcBorders>
              <w:top w:val="single" w:color="auto" w:sz="12" w:space="0"/>
              <w:left w:val="single" w:color="auto" w:sz="12" w:space="0"/>
              <w:bottom w:val="single" w:color="auto" w:sz="12" w:space="0"/>
              <w:right w:val="single" w:color="auto" w:sz="12" w:space="0"/>
            </w:tcBorders>
          </w:tcPr>
          <w:p w:rsidRPr="00CF16A5" w:rsidR="00133E48" w:rsidP="001862D1" w:rsidRDefault="00133E48" w14:paraId="408A18A1" w14:textId="77777777">
            <w:pPr>
              <w:pStyle w:val="IATableLabel"/>
              <w:jc w:val="right"/>
              <w:rPr>
                <w:rFonts w:cs="Arial"/>
                <w:bCs/>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2834" w:type="dxa"/>
            <w:gridSpan w:val="2"/>
            <w:tcBorders>
              <w:top w:val="single" w:color="auto" w:sz="12" w:space="0"/>
              <w:left w:val="single" w:color="auto" w:sz="12" w:space="0"/>
              <w:bottom w:val="single" w:color="auto" w:sz="12" w:space="0"/>
            </w:tcBorders>
          </w:tcPr>
          <w:p w:rsidRPr="00CF16A5" w:rsidR="00133E48" w:rsidP="001862D1" w:rsidRDefault="00133E48" w14:paraId="0CDFA1D9" w14:textId="77777777">
            <w:pPr>
              <w:pStyle w:val="IATableLabel"/>
              <w:jc w:val="right"/>
              <w:rPr>
                <w:rFonts w:cs="Arial"/>
              </w:rPr>
            </w:pPr>
            <w:r w:rsidRPr="00CF16A5">
              <w:rPr>
                <w:rFonts w:cs="Arial"/>
              </w:rPr>
              <w:t>Total Cost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D73027" w:rsidTr="009E7A40" w14:paraId="1379F696" w14:textId="77777777">
        <w:trPr>
          <w:trHeight w:val="361"/>
        </w:trPr>
        <w:tc>
          <w:tcPr>
            <w:tcW w:w="1955" w:type="dxa"/>
            <w:tcBorders>
              <w:top w:val="single" w:color="auto" w:sz="12" w:space="0"/>
              <w:bottom w:val="single" w:color="auto" w:sz="12" w:space="0"/>
              <w:right w:val="single" w:color="auto" w:sz="12" w:space="0"/>
            </w:tcBorders>
            <w:vAlign w:val="center"/>
          </w:tcPr>
          <w:p w:rsidRPr="00CF16A5" w:rsidR="002171A2" w:rsidP="002171A2" w:rsidRDefault="002171A2" w14:paraId="044894E3" w14:textId="77777777">
            <w:pPr>
              <w:pStyle w:val="IATableLabel"/>
              <w:rPr>
                <w:rFonts w:cs="Arial"/>
              </w:rPr>
            </w:pPr>
            <w:r w:rsidRPr="00CF16A5">
              <w:rPr>
                <w:rFonts w:cs="Arial"/>
              </w:rPr>
              <w:t xml:space="preserve">Low </w:t>
            </w:r>
          </w:p>
        </w:tc>
        <w:tc>
          <w:tcPr>
            <w:tcW w:w="1843" w:type="dxa"/>
            <w:tcBorders>
              <w:top w:val="single" w:color="auto" w:sz="12" w:space="0"/>
              <w:left w:val="single" w:color="auto" w:sz="12" w:space="0"/>
              <w:bottom w:val="single" w:color="auto" w:sz="12" w:space="0"/>
              <w:right w:val="single" w:color="auto" w:sz="12" w:space="0"/>
            </w:tcBorders>
            <w:vAlign w:val="center"/>
          </w:tcPr>
          <w:p w:rsidRPr="0024270C" w:rsidR="002171A2" w:rsidP="002171A2" w:rsidRDefault="002171A2" w14:paraId="6F846AB4" w14:textId="7C0BBD5F">
            <w:pPr>
              <w:pStyle w:val="POTTCostsLow"/>
              <w:rPr>
                <w:rFonts w:cs="Arial"/>
                <w:sz w:val="20"/>
              </w:rPr>
            </w:pPr>
            <w:r w:rsidRPr="0024270C">
              <w:rPr>
                <w:rFonts w:eastAsia="Arial" w:cs="Arial"/>
                <w:sz w:val="20"/>
              </w:rPr>
              <w:t>£</w:t>
            </w:r>
            <w:r w:rsidR="00AB4CE1">
              <w:rPr>
                <w:rFonts w:eastAsia="Arial" w:cs="Arial"/>
                <w:sz w:val="20"/>
              </w:rPr>
              <w:t>1,225.8</w:t>
            </w:r>
          </w:p>
        </w:tc>
        <w:tc>
          <w:tcPr>
            <w:tcW w:w="637" w:type="dxa"/>
            <w:tcBorders>
              <w:top w:val="single" w:color="auto" w:sz="12" w:space="0"/>
              <w:left w:val="single" w:color="auto" w:sz="12" w:space="0"/>
              <w:right w:val="single" w:color="auto" w:sz="12" w:space="0"/>
            </w:tcBorders>
            <w:vAlign w:val="center"/>
          </w:tcPr>
          <w:p w:rsidRPr="0024270C" w:rsidR="002171A2" w:rsidP="002171A2" w:rsidRDefault="002171A2" w14:paraId="45FE7BF8" w14:textId="4A78B039">
            <w:pPr>
              <w:pStyle w:val="POTTCostsYear"/>
              <w:rPr>
                <w:rFonts w:cs="Arial"/>
                <w:sz w:val="20"/>
                <w:szCs w:val="20"/>
              </w:rPr>
            </w:pPr>
            <w:r w:rsidRPr="0024270C">
              <w:rPr>
                <w:rFonts w:eastAsia="Arial" w:cs="Arial"/>
                <w:sz w:val="20"/>
                <w:szCs w:val="20"/>
              </w:rPr>
              <w:t>7</w:t>
            </w:r>
          </w:p>
        </w:tc>
        <w:tc>
          <w:tcPr>
            <w:tcW w:w="3048" w:type="dxa"/>
            <w:tcBorders>
              <w:top w:val="single" w:color="auto" w:sz="12" w:space="0"/>
              <w:left w:val="single" w:color="auto" w:sz="12" w:space="0"/>
              <w:bottom w:val="single" w:color="auto" w:sz="12" w:space="0"/>
              <w:right w:val="single" w:color="auto" w:sz="12" w:space="0"/>
            </w:tcBorders>
            <w:vAlign w:val="bottom"/>
          </w:tcPr>
          <w:p w:rsidRPr="0024270C" w:rsidR="002171A2" w:rsidP="002171A2" w:rsidRDefault="002171A2" w14:paraId="4EE6A73E" w14:textId="0FB2E64E">
            <w:pPr>
              <w:pStyle w:val="POAACostsLow"/>
              <w:rPr>
                <w:rFonts w:cs="Arial"/>
                <w:sz w:val="20"/>
              </w:rPr>
            </w:pPr>
            <w:r w:rsidRPr="0024270C">
              <w:rPr>
                <w:rFonts w:eastAsia="Arial" w:cs="Arial"/>
                <w:spacing w:val="0"/>
                <w:sz w:val="20"/>
                <w:lang w:eastAsia="en-US"/>
              </w:rPr>
              <w:t>£</w:t>
            </w:r>
            <w:r w:rsidR="009A1EC4">
              <w:rPr>
                <w:rFonts w:eastAsia="Arial" w:cs="Arial"/>
                <w:spacing w:val="0"/>
                <w:sz w:val="20"/>
                <w:lang w:eastAsia="en-US"/>
              </w:rPr>
              <w:t>542.6</w:t>
            </w:r>
          </w:p>
        </w:tc>
        <w:tc>
          <w:tcPr>
            <w:tcW w:w="2834" w:type="dxa"/>
            <w:gridSpan w:val="2"/>
            <w:tcBorders>
              <w:top w:val="single" w:color="auto" w:sz="12" w:space="0"/>
              <w:left w:val="single" w:color="auto" w:sz="12" w:space="0"/>
              <w:bottom w:val="single" w:color="auto" w:sz="12" w:space="0"/>
            </w:tcBorders>
            <w:vAlign w:val="center"/>
          </w:tcPr>
          <w:p w:rsidRPr="0024270C" w:rsidR="002171A2" w:rsidP="00486308" w:rsidRDefault="002171A2" w14:paraId="01AAE0AD" w14:textId="143D9BE2">
            <w:pPr>
              <w:pStyle w:val="POTCCostsLow"/>
              <w:ind w:left="0"/>
              <w:rPr>
                <w:rFonts w:cs="Arial"/>
                <w:sz w:val="20"/>
              </w:rPr>
            </w:pPr>
            <w:r w:rsidRPr="0024270C">
              <w:rPr>
                <w:rFonts w:eastAsia="Arial" w:cs="Arial"/>
                <w:spacing w:val="-6"/>
                <w:sz w:val="20"/>
              </w:rPr>
              <w:t>£</w:t>
            </w:r>
            <w:r w:rsidR="00462BAA">
              <w:rPr>
                <w:rFonts w:eastAsia="Arial" w:cs="Arial"/>
                <w:spacing w:val="-6"/>
                <w:sz w:val="20"/>
              </w:rPr>
              <w:t>6,240.7</w:t>
            </w:r>
          </w:p>
        </w:tc>
      </w:tr>
      <w:tr w:rsidRPr="00CF16A5" w:rsidR="007E6172" w:rsidTr="009E7A40" w14:paraId="747832A0" w14:textId="77777777">
        <w:trPr>
          <w:trHeight w:val="348"/>
        </w:trPr>
        <w:tc>
          <w:tcPr>
            <w:tcW w:w="1955" w:type="dxa"/>
            <w:tcBorders>
              <w:top w:val="single" w:color="auto" w:sz="12" w:space="0"/>
              <w:bottom w:val="single" w:color="auto" w:sz="12" w:space="0"/>
              <w:right w:val="single" w:color="auto" w:sz="12" w:space="0"/>
            </w:tcBorders>
            <w:vAlign w:val="center"/>
          </w:tcPr>
          <w:p w:rsidRPr="00CF16A5" w:rsidR="002171A2" w:rsidP="002171A2" w:rsidRDefault="002171A2" w14:paraId="48F592A3" w14:textId="77777777">
            <w:pPr>
              <w:pStyle w:val="IATableLabel"/>
              <w:rPr>
                <w:rFonts w:cs="Arial"/>
              </w:rPr>
            </w:pPr>
            <w:r w:rsidRPr="00CF16A5">
              <w:rPr>
                <w:rFonts w:cs="Arial"/>
              </w:rPr>
              <w:t xml:space="preserve">High </w:t>
            </w:r>
          </w:p>
        </w:tc>
        <w:tc>
          <w:tcPr>
            <w:tcW w:w="1843" w:type="dxa"/>
            <w:tcBorders>
              <w:top w:val="single" w:color="auto" w:sz="12" w:space="0"/>
              <w:left w:val="single" w:color="auto" w:sz="12" w:space="0"/>
              <w:bottom w:val="single" w:color="auto" w:sz="12" w:space="0"/>
              <w:right w:val="single" w:color="auto" w:sz="12" w:space="0"/>
            </w:tcBorders>
            <w:vAlign w:val="center"/>
          </w:tcPr>
          <w:p w:rsidRPr="0024270C" w:rsidR="002171A2" w:rsidP="002171A2" w:rsidRDefault="002171A2" w14:paraId="10076643" w14:textId="69C03B2B">
            <w:pPr>
              <w:pStyle w:val="POTTCostsHigh"/>
              <w:rPr>
                <w:rFonts w:cs="Arial"/>
                <w:sz w:val="20"/>
              </w:rPr>
            </w:pPr>
            <w:r w:rsidRPr="0024270C">
              <w:rPr>
                <w:rFonts w:eastAsia="Arial" w:cs="Arial"/>
                <w:spacing w:val="0"/>
                <w:sz w:val="20"/>
                <w:lang w:eastAsia="en-GB"/>
              </w:rPr>
              <w:t>£</w:t>
            </w:r>
            <w:r w:rsidR="004B6FBF">
              <w:rPr>
                <w:rFonts w:eastAsia="Arial" w:cs="Arial"/>
                <w:spacing w:val="0"/>
                <w:sz w:val="20"/>
                <w:lang w:eastAsia="en-GB"/>
              </w:rPr>
              <w:t>1,874.3</w:t>
            </w:r>
          </w:p>
        </w:tc>
        <w:tc>
          <w:tcPr>
            <w:tcW w:w="637" w:type="dxa"/>
            <w:vAlign w:val="center"/>
          </w:tcPr>
          <w:p w:rsidRPr="0024270C" w:rsidR="002171A2" w:rsidP="002171A2" w:rsidRDefault="002171A2" w14:paraId="06EAD32A" w14:textId="77777777">
            <w:pPr>
              <w:pStyle w:val="IATableText"/>
              <w:jc w:val="right"/>
              <w:rPr>
                <w:rFonts w:cs="Arial"/>
                <w:sz w:val="20"/>
              </w:rPr>
            </w:pPr>
          </w:p>
        </w:tc>
        <w:tc>
          <w:tcPr>
            <w:tcW w:w="3048" w:type="dxa"/>
            <w:tcBorders>
              <w:top w:val="single" w:color="auto" w:sz="12" w:space="0"/>
              <w:left w:val="single" w:color="auto" w:sz="12" w:space="0"/>
              <w:bottom w:val="single" w:color="auto" w:sz="12" w:space="0"/>
              <w:right w:val="single" w:color="auto" w:sz="12" w:space="0"/>
            </w:tcBorders>
            <w:vAlign w:val="bottom"/>
          </w:tcPr>
          <w:p w:rsidRPr="0024270C" w:rsidR="002171A2" w:rsidP="002171A2" w:rsidRDefault="002171A2" w14:paraId="79B395EC" w14:textId="494C952F">
            <w:pPr>
              <w:pStyle w:val="POAACostsHigh"/>
              <w:rPr>
                <w:rFonts w:cs="Arial"/>
                <w:sz w:val="20"/>
              </w:rPr>
            </w:pPr>
            <w:r w:rsidRPr="0024270C">
              <w:rPr>
                <w:rFonts w:eastAsia="Arial" w:cs="Arial"/>
                <w:sz w:val="20"/>
              </w:rPr>
              <w:t>£</w:t>
            </w:r>
            <w:r w:rsidR="008F675C">
              <w:rPr>
                <w:rFonts w:eastAsia="Arial" w:cs="Arial"/>
                <w:sz w:val="20"/>
              </w:rPr>
              <w:t>829.1</w:t>
            </w:r>
          </w:p>
        </w:tc>
        <w:tc>
          <w:tcPr>
            <w:tcW w:w="2834" w:type="dxa"/>
            <w:gridSpan w:val="2"/>
            <w:tcBorders>
              <w:top w:val="single" w:color="auto" w:sz="12" w:space="0"/>
              <w:left w:val="single" w:color="auto" w:sz="12" w:space="0"/>
              <w:bottom w:val="single" w:color="auto" w:sz="12" w:space="0"/>
            </w:tcBorders>
            <w:vAlign w:val="bottom"/>
          </w:tcPr>
          <w:p w:rsidRPr="0024270C" w:rsidR="002171A2" w:rsidP="002171A2" w:rsidRDefault="002171A2" w14:paraId="798B6A41" w14:textId="451AFBCC">
            <w:pPr>
              <w:pStyle w:val="POTCCostsHigh"/>
              <w:rPr>
                <w:rFonts w:cs="Arial"/>
                <w:sz w:val="20"/>
              </w:rPr>
            </w:pPr>
            <w:r w:rsidRPr="0024270C">
              <w:rPr>
                <w:rFonts w:eastAsia="Arial" w:cs="Arial"/>
                <w:sz w:val="20"/>
              </w:rPr>
              <w:t>£</w:t>
            </w:r>
            <w:r w:rsidR="00B91CDC">
              <w:rPr>
                <w:rFonts w:eastAsia="Arial" w:cs="Arial"/>
                <w:sz w:val="20"/>
              </w:rPr>
              <w:t>9,542.7</w:t>
            </w:r>
          </w:p>
        </w:tc>
      </w:tr>
      <w:tr w:rsidRPr="00CF16A5" w:rsidR="00D73027" w:rsidTr="009E7A40" w14:paraId="1451694C" w14:textId="77777777">
        <w:trPr>
          <w:trHeight w:val="348" w:hRule="exact"/>
        </w:trPr>
        <w:tc>
          <w:tcPr>
            <w:tcW w:w="1955" w:type="dxa"/>
            <w:tcBorders>
              <w:top w:val="single" w:color="auto" w:sz="12" w:space="0"/>
              <w:bottom w:val="single" w:color="auto" w:sz="12" w:space="0"/>
              <w:right w:val="single" w:color="auto" w:sz="12" w:space="0"/>
            </w:tcBorders>
            <w:shd w:val="clear" w:color="auto" w:fill="FFFFFF" w:themeFill="background1"/>
            <w:vAlign w:val="center"/>
          </w:tcPr>
          <w:p w:rsidRPr="00CF16A5" w:rsidR="002171A2" w:rsidP="002171A2" w:rsidRDefault="002171A2" w14:paraId="423B1D6F" w14:textId="77777777">
            <w:pPr>
              <w:pStyle w:val="IATableLabel"/>
              <w:rPr>
                <w:rFonts w:cs="Arial"/>
              </w:rPr>
            </w:pPr>
            <w:r w:rsidRPr="00CF16A5">
              <w:rPr>
                <w:rFonts w:cs="Arial"/>
              </w:rPr>
              <w:t>Best Estimate</w:t>
            </w:r>
          </w:p>
          <w:p w:rsidRPr="00CF16A5" w:rsidR="002171A2" w:rsidP="002171A2" w:rsidRDefault="002171A2" w14:paraId="70E50828" w14:textId="77777777">
            <w:pPr>
              <w:pStyle w:val="IATableNotes"/>
              <w:spacing w:before="96" w:beforeLines="40"/>
              <w:ind w:left="0" w:right="-22"/>
              <w:jc w:val="center"/>
              <w:rPr>
                <w:rFonts w:cs="Arial"/>
                <w:b/>
                <w:sz w:val="20"/>
              </w:rPr>
            </w:pPr>
          </w:p>
        </w:tc>
        <w:tc>
          <w:tcPr>
            <w:tcW w:w="1843"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24270C" w:rsidR="002171A2" w:rsidP="002171A2" w:rsidRDefault="002171A2" w14:paraId="1D76E8C2" w14:textId="5CB380D4">
            <w:pPr>
              <w:pStyle w:val="POTTCostsBest"/>
              <w:rPr>
                <w:rFonts w:cs="Arial"/>
                <w:sz w:val="20"/>
              </w:rPr>
            </w:pPr>
            <w:r w:rsidRPr="0024270C">
              <w:rPr>
                <w:rFonts w:eastAsia="Arial" w:cs="Arial"/>
                <w:spacing w:val="0"/>
                <w:sz w:val="20"/>
                <w:lang w:eastAsia="en-US"/>
              </w:rPr>
              <w:t>£</w:t>
            </w:r>
            <w:r w:rsidR="004B6FBF">
              <w:rPr>
                <w:rFonts w:eastAsia="Arial" w:cs="Arial"/>
                <w:spacing w:val="0"/>
                <w:sz w:val="20"/>
                <w:lang w:eastAsia="en-US"/>
              </w:rPr>
              <w:t>1,</w:t>
            </w:r>
            <w:r w:rsidR="005D6655">
              <w:rPr>
                <w:rFonts w:eastAsia="Arial" w:cs="Arial"/>
                <w:spacing w:val="0"/>
                <w:sz w:val="20"/>
                <w:lang w:eastAsia="en-US"/>
              </w:rPr>
              <w:t>468.4</w:t>
            </w:r>
          </w:p>
        </w:tc>
        <w:tc>
          <w:tcPr>
            <w:tcW w:w="637" w:type="dxa"/>
            <w:vAlign w:val="bottom"/>
          </w:tcPr>
          <w:p w:rsidRPr="0024270C" w:rsidR="002171A2" w:rsidP="002171A2" w:rsidRDefault="002171A2" w14:paraId="75CC28A0" w14:textId="77777777">
            <w:pPr>
              <w:pStyle w:val="IATableText"/>
              <w:jc w:val="right"/>
              <w:rPr>
                <w:rFonts w:cs="Arial"/>
                <w:sz w:val="20"/>
              </w:rPr>
            </w:pPr>
          </w:p>
        </w:tc>
        <w:tc>
          <w:tcPr>
            <w:tcW w:w="3048"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24270C" w:rsidR="002171A2" w:rsidP="002171A2" w:rsidRDefault="002171A2" w14:paraId="343F6D46" w14:textId="6C235CBD">
            <w:pPr>
              <w:pStyle w:val="POAACostsBest"/>
              <w:rPr>
                <w:rFonts w:cs="Arial"/>
                <w:sz w:val="20"/>
              </w:rPr>
            </w:pPr>
            <w:r w:rsidRPr="0024270C">
              <w:rPr>
                <w:rFonts w:eastAsia="Arial" w:cs="Arial"/>
                <w:spacing w:val="0"/>
                <w:sz w:val="20"/>
                <w:lang w:eastAsia="en-US"/>
              </w:rPr>
              <w:t>£</w:t>
            </w:r>
            <w:r w:rsidR="00F9203A">
              <w:rPr>
                <w:rFonts w:eastAsia="Arial" w:cs="Arial"/>
                <w:spacing w:val="0"/>
                <w:sz w:val="20"/>
                <w:lang w:eastAsia="en-US"/>
              </w:rPr>
              <w:t>610.8</w:t>
            </w:r>
          </w:p>
        </w:tc>
        <w:tc>
          <w:tcPr>
            <w:tcW w:w="2834" w:type="dxa"/>
            <w:gridSpan w:val="2"/>
            <w:tcBorders>
              <w:top w:val="single" w:color="auto" w:sz="12" w:space="0"/>
              <w:left w:val="single" w:color="auto" w:sz="12" w:space="0"/>
              <w:bottom w:val="single" w:color="auto" w:sz="12" w:space="0"/>
            </w:tcBorders>
            <w:shd w:val="clear" w:color="auto" w:fill="FFFFFF" w:themeFill="background1"/>
            <w:vAlign w:val="bottom"/>
          </w:tcPr>
          <w:p w:rsidRPr="0024270C" w:rsidR="002171A2" w:rsidP="002171A2" w:rsidRDefault="002171A2" w14:paraId="004FE6AF" w14:textId="42457372">
            <w:pPr>
              <w:pStyle w:val="POTCCostsBest"/>
              <w:rPr>
                <w:rFonts w:cs="Arial"/>
                <w:sz w:val="20"/>
              </w:rPr>
            </w:pPr>
            <w:r w:rsidRPr="0024270C">
              <w:rPr>
                <w:rFonts w:eastAsia="Arial" w:cs="Arial"/>
                <w:spacing w:val="0"/>
                <w:sz w:val="20"/>
                <w:lang w:eastAsia="en-US"/>
              </w:rPr>
              <w:t>£</w:t>
            </w:r>
            <w:r w:rsidR="00A7750A">
              <w:rPr>
                <w:rFonts w:eastAsia="Arial" w:cs="Arial"/>
                <w:spacing w:val="0"/>
                <w:sz w:val="20"/>
                <w:lang w:eastAsia="en-US"/>
              </w:rPr>
              <w:t>7,099</w:t>
            </w:r>
            <w:r w:rsidR="00394308">
              <w:rPr>
                <w:rFonts w:eastAsia="Arial" w:cs="Arial"/>
                <w:spacing w:val="0"/>
                <w:sz w:val="20"/>
                <w:lang w:eastAsia="en-US"/>
              </w:rPr>
              <w:t>.0</w:t>
            </w:r>
          </w:p>
        </w:tc>
      </w:tr>
      <w:tr w:rsidRPr="00CF16A5" w:rsidR="00133E48" w:rsidTr="00DA6673" w14:paraId="601EBA00" w14:textId="77777777">
        <w:trPr>
          <w:trHeight w:val="2451" w:hRule="exact"/>
        </w:trPr>
        <w:tc>
          <w:tcPr>
            <w:tcW w:w="10317" w:type="dxa"/>
            <w:gridSpan w:val="6"/>
            <w:tcBorders>
              <w:bottom w:val="single" w:color="auto" w:sz="12" w:space="0"/>
            </w:tcBorders>
          </w:tcPr>
          <w:p w:rsidR="00DA6673" w:rsidP="00916DD6" w:rsidRDefault="00133E48" w14:paraId="519D18C4" w14:textId="77777777">
            <w:pPr>
              <w:pStyle w:val="IAPOQ1"/>
              <w:tabs>
                <w:tab w:val="left" w:pos="7560"/>
              </w:tabs>
              <w:jc w:val="both"/>
              <w:rPr>
                <w:rFonts w:cs="Arial"/>
              </w:rPr>
            </w:pPr>
            <w:r w:rsidRPr="4B495E37">
              <w:rPr>
                <w:rFonts w:cs="Arial"/>
              </w:rPr>
              <w:t xml:space="preserve">Description and scale of key monetised costs by ‘main affected groups’ </w:t>
            </w:r>
          </w:p>
          <w:p w:rsidRPr="00CF16A5" w:rsidR="00133E48" w:rsidP="00916DD6" w:rsidRDefault="0A693549" w14:paraId="1241320D" w14:textId="37EB1BFA">
            <w:pPr>
              <w:pStyle w:val="IAPOQ1"/>
              <w:tabs>
                <w:tab w:val="left" w:pos="7560"/>
              </w:tabs>
              <w:jc w:val="both"/>
              <w:rPr>
                <w:rFonts w:cs="Arial"/>
              </w:rPr>
            </w:pPr>
            <w:r w:rsidRPr="4B495E37">
              <w:rPr>
                <w:rFonts w:eastAsia="Arial" w:cs="Arial"/>
                <w:b w:val="0"/>
                <w:color w:val="auto"/>
                <w:sz w:val="18"/>
                <w:szCs w:val="18"/>
              </w:rPr>
              <w:t xml:space="preserve">Local </w:t>
            </w:r>
            <w:r w:rsidRPr="4B495E37" w:rsidR="008D303D">
              <w:rPr>
                <w:rFonts w:eastAsia="Arial" w:cs="Arial"/>
                <w:b w:val="0"/>
                <w:color w:val="auto"/>
                <w:sz w:val="18"/>
                <w:szCs w:val="18"/>
              </w:rPr>
              <w:t>a</w:t>
            </w:r>
            <w:r w:rsidRPr="4B495E37">
              <w:rPr>
                <w:rFonts w:eastAsia="Arial" w:cs="Arial"/>
                <w:b w:val="0"/>
                <w:color w:val="auto"/>
                <w:sz w:val="18"/>
                <w:szCs w:val="18"/>
              </w:rPr>
              <w:t>uthorities see their net waste management costs increase by £3,</w:t>
            </w:r>
            <w:r w:rsidR="00BB6C30">
              <w:rPr>
                <w:rFonts w:eastAsia="Arial" w:cs="Arial"/>
                <w:b w:val="0"/>
                <w:color w:val="auto"/>
                <w:sz w:val="18"/>
                <w:szCs w:val="18"/>
              </w:rPr>
              <w:t>513</w:t>
            </w:r>
            <w:r w:rsidRPr="4B495E37">
              <w:rPr>
                <w:rFonts w:eastAsia="Arial" w:cs="Arial"/>
                <w:b w:val="0"/>
                <w:color w:val="auto"/>
                <w:sz w:val="18"/>
                <w:szCs w:val="18"/>
              </w:rPr>
              <w:t>m. Out of these costs, £</w:t>
            </w:r>
            <w:r w:rsidRPr="4B495E37" w:rsidR="563D98C2">
              <w:rPr>
                <w:rFonts w:eastAsia="Arial" w:cs="Arial"/>
                <w:b w:val="0"/>
                <w:color w:val="auto"/>
                <w:sz w:val="18"/>
                <w:szCs w:val="18"/>
              </w:rPr>
              <w:t>9</w:t>
            </w:r>
            <w:r w:rsidR="00705085">
              <w:rPr>
                <w:rFonts w:eastAsia="Arial" w:cs="Arial"/>
                <w:b w:val="0"/>
                <w:color w:val="auto"/>
                <w:sz w:val="18"/>
                <w:szCs w:val="18"/>
              </w:rPr>
              <w:t>98</w:t>
            </w:r>
            <w:r w:rsidRPr="4B495E37">
              <w:rPr>
                <w:rFonts w:eastAsia="Arial" w:cs="Arial"/>
                <w:b w:val="0"/>
                <w:color w:val="auto"/>
                <w:sz w:val="18"/>
                <w:szCs w:val="18"/>
              </w:rPr>
              <w:t>m are transition costs. They include buying new vehicles, containers and wider transition costs.</w:t>
            </w:r>
            <w:r w:rsidR="00E11937">
              <w:rPr>
                <w:rFonts w:eastAsia="Arial" w:cs="Arial"/>
                <w:b w:val="0"/>
                <w:sz w:val="18"/>
                <w:szCs w:val="18"/>
              </w:rPr>
              <w:t xml:space="preserve"> Local authorities also have a cost of £0.2m for </w:t>
            </w:r>
            <w:r w:rsidR="005F0314">
              <w:rPr>
                <w:rFonts w:eastAsia="Arial" w:cs="Arial"/>
                <w:b w:val="0"/>
                <w:sz w:val="18"/>
                <w:szCs w:val="18"/>
              </w:rPr>
              <w:t xml:space="preserve">completing </w:t>
            </w:r>
            <w:r w:rsidR="00E11937">
              <w:rPr>
                <w:rFonts w:eastAsia="Arial" w:cs="Arial"/>
                <w:b w:val="0"/>
                <w:sz w:val="18"/>
                <w:szCs w:val="18"/>
              </w:rPr>
              <w:t>written assessments</w:t>
            </w:r>
            <w:r w:rsidR="004011A6">
              <w:rPr>
                <w:rFonts w:eastAsia="Arial" w:cs="Arial"/>
                <w:b w:val="0"/>
                <w:sz w:val="18"/>
                <w:szCs w:val="18"/>
              </w:rPr>
              <w:t xml:space="preserve"> </w:t>
            </w:r>
            <w:r w:rsidR="005F0314">
              <w:rPr>
                <w:rFonts w:eastAsia="Arial" w:cs="Arial"/>
                <w:b w:val="0"/>
                <w:sz w:val="18"/>
                <w:szCs w:val="18"/>
              </w:rPr>
              <w:t xml:space="preserve">to apply </w:t>
            </w:r>
            <w:r w:rsidR="004011A6">
              <w:rPr>
                <w:rFonts w:eastAsia="Arial" w:cs="Arial"/>
                <w:b w:val="0"/>
                <w:sz w:val="18"/>
                <w:szCs w:val="18"/>
              </w:rPr>
              <w:t>for collection exemptions</w:t>
            </w:r>
            <w:r w:rsidR="00E11937">
              <w:rPr>
                <w:rFonts w:eastAsia="Arial" w:cs="Arial"/>
                <w:b w:val="0"/>
                <w:sz w:val="18"/>
                <w:szCs w:val="18"/>
              </w:rPr>
              <w:t>.</w:t>
            </w:r>
            <w:r w:rsidRPr="4B495E37">
              <w:rPr>
                <w:rFonts w:eastAsia="Arial" w:cs="Arial"/>
                <w:b w:val="0"/>
                <w:color w:val="auto"/>
                <w:sz w:val="18"/>
                <w:szCs w:val="18"/>
              </w:rPr>
              <w:t xml:space="preserve"> £1,</w:t>
            </w:r>
            <w:r w:rsidR="00705085">
              <w:rPr>
                <w:rFonts w:eastAsia="Arial" w:cs="Arial"/>
                <w:b w:val="0"/>
                <w:color w:val="auto"/>
                <w:sz w:val="18"/>
                <w:szCs w:val="18"/>
              </w:rPr>
              <w:t>322</w:t>
            </w:r>
            <w:r w:rsidRPr="4B495E37">
              <w:rPr>
                <w:rFonts w:eastAsia="Arial" w:cs="Arial"/>
                <w:b w:val="0"/>
                <w:color w:val="auto"/>
                <w:sz w:val="18"/>
                <w:szCs w:val="18"/>
              </w:rPr>
              <w:t xml:space="preserve">m is a loss of income from removed garden waste charging. This is a transfer to households as they generate savings from removed garden waste charges. </w:t>
            </w:r>
            <w:r w:rsidRPr="4B495E37">
              <w:rPr>
                <w:rFonts w:eastAsia="Arial" w:cs="Arial"/>
                <w:b w:val="0"/>
                <w:sz w:val="18"/>
                <w:szCs w:val="18"/>
              </w:rPr>
              <w:t xml:space="preserve">The remaining balance is changes in on-going costs </w:t>
            </w:r>
            <w:r w:rsidRPr="4B495E37" w:rsidR="00FA4183">
              <w:rPr>
                <w:rFonts w:eastAsia="Arial" w:cs="Arial"/>
                <w:b w:val="0"/>
                <w:sz w:val="18"/>
                <w:szCs w:val="18"/>
              </w:rPr>
              <w:t>(£1,</w:t>
            </w:r>
            <w:r w:rsidRPr="4B495E37" w:rsidR="563D98C2">
              <w:rPr>
                <w:rFonts w:eastAsia="Arial" w:cs="Arial"/>
                <w:b w:val="0"/>
                <w:sz w:val="18"/>
                <w:szCs w:val="18"/>
              </w:rPr>
              <w:t>6</w:t>
            </w:r>
            <w:r w:rsidR="00C54CBD">
              <w:rPr>
                <w:rFonts w:eastAsia="Arial" w:cs="Arial"/>
                <w:b w:val="0"/>
                <w:sz w:val="18"/>
                <w:szCs w:val="18"/>
              </w:rPr>
              <w:t>6</w:t>
            </w:r>
            <w:r w:rsidR="00705085">
              <w:rPr>
                <w:rFonts w:eastAsia="Arial" w:cs="Arial"/>
                <w:b w:val="0"/>
                <w:sz w:val="18"/>
                <w:szCs w:val="18"/>
              </w:rPr>
              <w:t>7</w:t>
            </w:r>
            <w:r w:rsidRPr="4B495E37" w:rsidR="00FA4183">
              <w:rPr>
                <w:rFonts w:eastAsia="Arial" w:cs="Arial"/>
                <w:b w:val="0"/>
                <w:sz w:val="18"/>
                <w:szCs w:val="18"/>
              </w:rPr>
              <w:t xml:space="preserve">m) </w:t>
            </w:r>
            <w:r w:rsidRPr="4B495E37">
              <w:rPr>
                <w:rFonts w:eastAsia="Arial" w:cs="Arial"/>
                <w:b w:val="0"/>
                <w:sz w:val="18"/>
                <w:szCs w:val="18"/>
              </w:rPr>
              <w:t>and DRS net effect</w:t>
            </w:r>
            <w:r w:rsidRPr="4B495E37" w:rsidR="00FA4183">
              <w:rPr>
                <w:rFonts w:eastAsia="Arial" w:cs="Arial"/>
                <w:b w:val="0"/>
                <w:sz w:val="18"/>
                <w:szCs w:val="18"/>
              </w:rPr>
              <w:t xml:space="preserve"> (£</w:t>
            </w:r>
            <w:r w:rsidR="00BB6C30">
              <w:rPr>
                <w:rFonts w:eastAsia="Arial" w:cs="Arial"/>
                <w:b w:val="0"/>
                <w:sz w:val="18"/>
                <w:szCs w:val="18"/>
              </w:rPr>
              <w:t>4</w:t>
            </w:r>
            <w:r w:rsidR="00097ED3">
              <w:rPr>
                <w:rFonts w:eastAsia="Arial" w:cs="Arial"/>
                <w:b w:val="0"/>
                <w:sz w:val="18"/>
                <w:szCs w:val="18"/>
              </w:rPr>
              <w:t>74</w:t>
            </w:r>
            <w:r w:rsidRPr="4B495E37" w:rsidR="00FA4183">
              <w:rPr>
                <w:rFonts w:eastAsia="Arial" w:cs="Arial"/>
                <w:b w:val="0"/>
                <w:sz w:val="18"/>
                <w:szCs w:val="18"/>
              </w:rPr>
              <w:t>m saving)</w:t>
            </w:r>
            <w:r w:rsidRPr="4B495E37">
              <w:rPr>
                <w:rFonts w:eastAsia="Arial" w:cs="Arial"/>
                <w:b w:val="0"/>
                <w:sz w:val="18"/>
                <w:szCs w:val="18"/>
              </w:rPr>
              <w:t xml:space="preserve">. We estimate </w:t>
            </w:r>
            <w:r w:rsidRPr="4B495E37">
              <w:rPr>
                <w:rFonts w:eastAsia="Arial" w:cs="Arial"/>
                <w:b w:val="0"/>
                <w:color w:val="auto"/>
                <w:sz w:val="18"/>
                <w:szCs w:val="18"/>
              </w:rPr>
              <w:t>the following transition costs to the NHM sector: £3</w:t>
            </w:r>
            <w:r w:rsidR="002E4A3C">
              <w:rPr>
                <w:rFonts w:eastAsia="Arial" w:cs="Arial"/>
                <w:b w:val="0"/>
                <w:color w:val="auto"/>
                <w:sz w:val="18"/>
                <w:szCs w:val="18"/>
              </w:rPr>
              <w:t>54</w:t>
            </w:r>
            <w:r w:rsidRPr="4B495E37">
              <w:rPr>
                <w:rFonts w:eastAsia="Arial" w:cs="Arial"/>
                <w:b w:val="0"/>
                <w:color w:val="auto"/>
                <w:sz w:val="18"/>
                <w:szCs w:val="18"/>
              </w:rPr>
              <w:t>m familiarisation cost. The NHM waste management costs increase by £3</w:t>
            </w:r>
            <w:r w:rsidRPr="4B495E37" w:rsidR="0014381B">
              <w:rPr>
                <w:rFonts w:eastAsia="Arial" w:cs="Arial"/>
                <w:b w:val="0"/>
                <w:color w:val="auto"/>
                <w:sz w:val="18"/>
                <w:szCs w:val="18"/>
              </w:rPr>
              <w:t>,</w:t>
            </w:r>
            <w:r w:rsidR="00494BFC">
              <w:rPr>
                <w:rFonts w:eastAsia="Arial" w:cs="Arial"/>
                <w:b w:val="0"/>
                <w:color w:val="auto"/>
                <w:sz w:val="18"/>
                <w:szCs w:val="18"/>
              </w:rPr>
              <w:t>164</w:t>
            </w:r>
            <w:r w:rsidRPr="4B495E37" w:rsidR="0014381B">
              <w:rPr>
                <w:rFonts w:eastAsia="Arial" w:cs="Arial"/>
                <w:b w:val="0"/>
                <w:color w:val="auto"/>
                <w:sz w:val="18"/>
                <w:szCs w:val="18"/>
              </w:rPr>
              <w:t>m</w:t>
            </w:r>
            <w:r w:rsidRPr="4B495E37">
              <w:rPr>
                <w:rFonts w:eastAsia="Arial" w:cs="Arial"/>
                <w:b w:val="0"/>
                <w:color w:val="auto"/>
                <w:sz w:val="18"/>
                <w:szCs w:val="18"/>
              </w:rPr>
              <w:t xml:space="preserve"> (including DRS net effect); this consists of a £3</w:t>
            </w:r>
            <w:r w:rsidRPr="4B495E37" w:rsidR="142A5889">
              <w:rPr>
                <w:rFonts w:eastAsia="Arial" w:cs="Arial"/>
                <w:b w:val="0"/>
                <w:color w:val="auto"/>
                <w:sz w:val="18"/>
                <w:szCs w:val="18"/>
              </w:rPr>
              <w:t>,</w:t>
            </w:r>
            <w:r w:rsidR="002826B9">
              <w:rPr>
                <w:rFonts w:eastAsia="Arial" w:cs="Arial"/>
                <w:b w:val="0"/>
                <w:color w:val="auto"/>
                <w:sz w:val="18"/>
                <w:szCs w:val="18"/>
              </w:rPr>
              <w:t>594</w:t>
            </w:r>
            <w:r w:rsidRPr="4B495E37" w:rsidR="142A5889">
              <w:rPr>
                <w:rFonts w:eastAsia="Arial" w:cs="Arial"/>
                <w:b w:val="0"/>
                <w:color w:val="auto"/>
                <w:sz w:val="18"/>
                <w:szCs w:val="18"/>
              </w:rPr>
              <w:t>m</w:t>
            </w:r>
            <w:r w:rsidRPr="4B495E37">
              <w:rPr>
                <w:rFonts w:eastAsia="Arial" w:cs="Arial"/>
                <w:b w:val="0"/>
                <w:color w:val="auto"/>
                <w:sz w:val="18"/>
                <w:szCs w:val="18"/>
              </w:rPr>
              <w:t xml:space="preserve"> cost increase to micro firms and a </w:t>
            </w:r>
            <w:r w:rsidRPr="4B495E37" w:rsidR="0014381B">
              <w:rPr>
                <w:rFonts w:eastAsia="Arial" w:cs="Arial"/>
                <w:b w:val="0"/>
                <w:color w:val="auto"/>
                <w:sz w:val="18"/>
                <w:szCs w:val="18"/>
              </w:rPr>
              <w:t>£</w:t>
            </w:r>
            <w:r w:rsidRPr="4B495E37">
              <w:rPr>
                <w:rFonts w:eastAsia="Arial" w:cs="Arial"/>
                <w:b w:val="0"/>
                <w:sz w:val="18"/>
                <w:szCs w:val="18"/>
              </w:rPr>
              <w:t>4</w:t>
            </w:r>
            <w:r w:rsidR="001661D2">
              <w:rPr>
                <w:rFonts w:eastAsia="Arial" w:cs="Arial"/>
                <w:b w:val="0"/>
                <w:sz w:val="18"/>
                <w:szCs w:val="18"/>
              </w:rPr>
              <w:t>30</w:t>
            </w:r>
            <w:r w:rsidRPr="4B495E37">
              <w:rPr>
                <w:rFonts w:eastAsia="Arial" w:cs="Arial"/>
                <w:b w:val="0"/>
                <w:sz w:val="18"/>
                <w:szCs w:val="18"/>
              </w:rPr>
              <w:t xml:space="preserve">m saving to the remaining businesses. Although micro firms are phased </w:t>
            </w:r>
            <w:r w:rsidRPr="4B495E37" w:rsidR="0DE66B63">
              <w:rPr>
                <w:rFonts w:eastAsia="Arial" w:cs="Arial"/>
                <w:b w:val="0"/>
                <w:sz w:val="18"/>
                <w:szCs w:val="18"/>
              </w:rPr>
              <w:t xml:space="preserve">into the policy </w:t>
            </w:r>
            <w:r w:rsidR="00773B36">
              <w:rPr>
                <w:rFonts w:eastAsia="Arial" w:cs="Arial"/>
                <w:b w:val="0"/>
                <w:sz w:val="18"/>
                <w:szCs w:val="18"/>
              </w:rPr>
              <w:t xml:space="preserve">from </w:t>
            </w:r>
            <w:r w:rsidR="00B14DE4">
              <w:rPr>
                <w:rFonts w:eastAsia="Arial" w:cs="Arial"/>
                <w:b w:val="0"/>
                <w:sz w:val="18"/>
                <w:szCs w:val="18"/>
              </w:rPr>
              <w:t>31</w:t>
            </w:r>
            <w:r w:rsidRPr="00101A16" w:rsidR="00B14DE4">
              <w:rPr>
                <w:rFonts w:eastAsia="Arial" w:cs="Arial"/>
                <w:b w:val="0"/>
                <w:sz w:val="18"/>
                <w:szCs w:val="18"/>
                <w:vertAlign w:val="superscript"/>
              </w:rPr>
              <w:t>st</w:t>
            </w:r>
            <w:r w:rsidR="00B14DE4">
              <w:rPr>
                <w:rFonts w:eastAsia="Arial" w:cs="Arial"/>
                <w:b w:val="0"/>
                <w:sz w:val="18"/>
                <w:szCs w:val="18"/>
              </w:rPr>
              <w:t xml:space="preserve"> March</w:t>
            </w:r>
            <w:r w:rsidRPr="4B495E37" w:rsidR="0DE66B63">
              <w:rPr>
                <w:rFonts w:eastAsia="Arial" w:cs="Arial"/>
                <w:b w:val="0"/>
                <w:sz w:val="18"/>
                <w:szCs w:val="18"/>
              </w:rPr>
              <w:t xml:space="preserve"> 2027</w:t>
            </w:r>
            <w:r w:rsidRPr="4B495E37">
              <w:rPr>
                <w:rFonts w:eastAsia="Arial" w:cs="Arial"/>
                <w:b w:val="0"/>
                <w:color w:val="auto"/>
                <w:sz w:val="18"/>
                <w:szCs w:val="18"/>
              </w:rPr>
              <w:t xml:space="preserve">, they are one of the most affected groups given their large number. </w:t>
            </w:r>
            <w:r w:rsidR="00E11937">
              <w:rPr>
                <w:rFonts w:eastAsia="Arial" w:cs="Arial"/>
                <w:b w:val="0"/>
                <w:sz w:val="18"/>
                <w:szCs w:val="18"/>
              </w:rPr>
              <w:t>The NHM sector also has a cost of £3.4m for written assessments.</w:t>
            </w:r>
            <w:r w:rsidRPr="7380FD5E" w:rsidR="00E11937">
              <w:rPr>
                <w:rFonts w:eastAsia="Arial" w:cs="Arial"/>
                <w:b w:val="0"/>
                <w:sz w:val="18"/>
                <w:szCs w:val="18"/>
              </w:rPr>
              <w:t xml:space="preserve"> </w:t>
            </w:r>
            <w:r w:rsidRPr="4B495E37">
              <w:rPr>
                <w:rFonts w:eastAsia="Arial" w:cs="Arial"/>
                <w:b w:val="0"/>
                <w:color w:val="auto"/>
                <w:sz w:val="18"/>
                <w:szCs w:val="18"/>
              </w:rPr>
              <w:t>The policy support costs (including compliance and enforcement) are estimated to be £6</w:t>
            </w:r>
            <w:r w:rsidR="002843C6">
              <w:rPr>
                <w:rFonts w:eastAsia="Arial" w:cs="Arial"/>
                <w:b w:val="0"/>
                <w:color w:val="auto"/>
                <w:sz w:val="18"/>
                <w:szCs w:val="18"/>
              </w:rPr>
              <w:t>5</w:t>
            </w:r>
            <w:r w:rsidRPr="4B495E37">
              <w:rPr>
                <w:rFonts w:eastAsia="Arial" w:cs="Arial"/>
                <w:b w:val="0"/>
                <w:color w:val="auto"/>
                <w:sz w:val="18"/>
                <w:szCs w:val="18"/>
              </w:rPr>
              <w:t>m (of which £1.</w:t>
            </w:r>
            <w:r w:rsidR="00434907">
              <w:rPr>
                <w:rFonts w:eastAsia="Arial" w:cs="Arial"/>
                <w:b w:val="0"/>
                <w:color w:val="auto"/>
                <w:sz w:val="18"/>
                <w:szCs w:val="18"/>
              </w:rPr>
              <w:t>8</w:t>
            </w:r>
            <w:r w:rsidRPr="4B495E37">
              <w:rPr>
                <w:rFonts w:eastAsia="Arial" w:cs="Arial"/>
                <w:b w:val="0"/>
                <w:color w:val="auto"/>
                <w:sz w:val="18"/>
                <w:szCs w:val="18"/>
              </w:rPr>
              <w:t>m are transition costs). All values presented are discounted.</w:t>
            </w:r>
          </w:p>
          <w:p w:rsidRPr="00CF16A5" w:rsidR="00133E48" w:rsidP="001862D1" w:rsidRDefault="00133E48" w14:paraId="6A29C95C" w14:textId="77777777">
            <w:pPr>
              <w:pStyle w:val="IAPOA1"/>
              <w:rPr>
                <w:rFonts w:cs="Arial"/>
              </w:rPr>
            </w:pPr>
          </w:p>
        </w:tc>
      </w:tr>
      <w:tr w:rsidRPr="00CF16A5" w:rsidR="00133E48" w:rsidTr="00486308" w14:paraId="6300E30E" w14:textId="77777777">
        <w:trPr>
          <w:trHeight w:val="1205" w:hRule="exact"/>
        </w:trPr>
        <w:tc>
          <w:tcPr>
            <w:tcW w:w="10317" w:type="dxa"/>
            <w:gridSpan w:val="6"/>
            <w:tcBorders>
              <w:top w:val="single" w:color="auto" w:sz="12" w:space="0"/>
              <w:bottom w:val="single" w:color="auto" w:sz="12" w:space="0"/>
            </w:tcBorders>
          </w:tcPr>
          <w:p w:rsidRPr="00CF16A5" w:rsidR="00133E48" w:rsidP="001862D1" w:rsidRDefault="00133E48" w14:paraId="15D26D6A" w14:textId="77777777">
            <w:pPr>
              <w:pStyle w:val="IAPOQ2"/>
              <w:rPr>
                <w:rFonts w:cs="Arial"/>
                <w:szCs w:val="22"/>
              </w:rPr>
            </w:pPr>
            <w:r w:rsidRPr="00CF16A5">
              <w:rPr>
                <w:rFonts w:cs="Arial"/>
              </w:rPr>
              <w:t xml:space="preserve">Other key non-monetised costs by ‘main affected groups’ </w:t>
            </w:r>
          </w:p>
          <w:p w:rsidRPr="00CF16A5" w:rsidR="00133E48" w:rsidP="00133E48" w:rsidRDefault="002171A2" w14:paraId="05D8A364" w14:textId="79C64AE1">
            <w:pPr>
              <w:pStyle w:val="IAPOA2"/>
              <w:jc w:val="both"/>
              <w:rPr>
                <w:rFonts w:cs="Arial"/>
                <w:sz w:val="20"/>
              </w:rPr>
            </w:pPr>
            <w:r w:rsidRPr="00CF16A5">
              <w:rPr>
                <w:rFonts w:eastAsia="Arial" w:cs="Arial"/>
                <w:bCs/>
                <w:sz w:val="18"/>
                <w:szCs w:val="18"/>
              </w:rPr>
              <w:t xml:space="preserve">Familiarisation and inconvenience costs to households are not accounted for. </w:t>
            </w:r>
            <w:r w:rsidR="00664EE6">
              <w:rPr>
                <w:rFonts w:eastAsia="Arial" w:cs="Arial"/>
                <w:bCs/>
                <w:sz w:val="18"/>
                <w:szCs w:val="18"/>
              </w:rPr>
              <w:t>Based on available evidence</w:t>
            </w:r>
            <w:r w:rsidRPr="00CF16A5">
              <w:rPr>
                <w:rFonts w:eastAsia="Arial" w:cs="Arial"/>
                <w:bCs/>
                <w:sz w:val="18"/>
                <w:szCs w:val="18"/>
              </w:rPr>
              <w:t xml:space="preserve"> we do not expect these costs to be significant. We were not able to monetise costs to business associated with sorting waste. However, we do not expect these costs to be significant. </w:t>
            </w:r>
            <w:r w:rsidR="00664EE6">
              <w:rPr>
                <w:rFonts w:eastAsia="Arial" w:cs="Arial"/>
                <w:bCs/>
                <w:sz w:val="18"/>
                <w:szCs w:val="18"/>
              </w:rPr>
              <w:t>These and w</w:t>
            </w:r>
            <w:r w:rsidRPr="00CF16A5">
              <w:rPr>
                <w:rFonts w:eastAsia="Arial" w:cs="Arial"/>
                <w:bCs/>
                <w:sz w:val="18"/>
                <w:szCs w:val="18"/>
              </w:rPr>
              <w:t>ider impacts on the recycling and waste industry are presented qualitatively in this impact assessment</w:t>
            </w:r>
            <w:r w:rsidR="00757ACE">
              <w:rPr>
                <w:rFonts w:eastAsia="Arial" w:cs="Arial"/>
                <w:bCs/>
                <w:sz w:val="18"/>
                <w:szCs w:val="18"/>
              </w:rPr>
              <w:t>, using the best available evidence</w:t>
            </w:r>
            <w:r w:rsidRPr="00CF16A5">
              <w:rPr>
                <w:rFonts w:eastAsia="Arial" w:cs="Arial"/>
                <w:bCs/>
                <w:sz w:val="18"/>
                <w:szCs w:val="18"/>
              </w:rPr>
              <w:t>.</w:t>
            </w:r>
          </w:p>
        </w:tc>
      </w:tr>
      <w:tr w:rsidRPr="00CF16A5" w:rsidR="00905A86" w:rsidTr="00486308" w14:paraId="75F63E6B" w14:textId="77777777">
        <w:trPr>
          <w:trHeight w:val="567" w:hRule="exact"/>
        </w:trPr>
        <w:tc>
          <w:tcPr>
            <w:tcW w:w="1955" w:type="dxa"/>
            <w:tcBorders>
              <w:bottom w:val="single" w:color="auto" w:sz="12" w:space="0"/>
              <w:right w:val="single" w:color="auto" w:sz="12" w:space="0"/>
            </w:tcBorders>
            <w:shd w:val="clear" w:color="auto" w:fill="FFFFFF" w:themeFill="background1"/>
          </w:tcPr>
          <w:p w:rsidRPr="00CF16A5" w:rsidR="00133E48" w:rsidP="001862D1" w:rsidRDefault="00133E48" w14:paraId="341384FA" w14:textId="77777777">
            <w:pPr>
              <w:pStyle w:val="IATableLabel"/>
              <w:rPr>
                <w:rFonts w:cs="Arial"/>
                <w:sz w:val="24"/>
                <w:szCs w:val="24"/>
              </w:rPr>
            </w:pPr>
            <w:r w:rsidRPr="00CF16A5">
              <w:rPr>
                <w:rFonts w:cs="Arial"/>
                <w:sz w:val="24"/>
                <w:szCs w:val="24"/>
              </w:rPr>
              <w:t>BENEFITS (£m)</w:t>
            </w:r>
          </w:p>
        </w:tc>
        <w:tc>
          <w:tcPr>
            <w:tcW w:w="2480" w:type="dxa"/>
            <w:gridSpan w:val="2"/>
            <w:tcBorders>
              <w:top w:val="single" w:color="auto" w:sz="12" w:space="0"/>
              <w:left w:val="single" w:color="auto" w:sz="12" w:space="0"/>
              <w:right w:val="single" w:color="auto" w:sz="12" w:space="0"/>
            </w:tcBorders>
          </w:tcPr>
          <w:p w:rsidRPr="00CF16A5" w:rsidR="00133E48" w:rsidP="001862D1" w:rsidRDefault="00133E48" w14:paraId="6BE12C15" w14:textId="77777777">
            <w:pPr>
              <w:pStyle w:val="IATableLabel"/>
              <w:tabs>
                <w:tab w:val="right" w:pos="1797"/>
                <w:tab w:val="center" w:pos="2340"/>
              </w:tabs>
              <w:jc w:val="right"/>
              <w:rPr>
                <w:rFonts w:cs="Arial"/>
              </w:rPr>
            </w:pPr>
            <w:r w:rsidRPr="00CF16A5">
              <w:rPr>
                <w:rFonts w:cs="Arial"/>
              </w:rPr>
              <w:t xml:space="preserve">Total Transition </w:t>
            </w:r>
            <w:r w:rsidRPr="00CF16A5">
              <w:rPr>
                <w:rFonts w:cs="Arial"/>
              </w:rPr>
              <w:br/>
            </w:r>
            <w:r w:rsidRPr="00CF16A5">
              <w:rPr>
                <w:rFonts w:cs="Arial"/>
              </w:rPr>
              <w:tab/>
            </w:r>
            <w:r w:rsidRPr="00CF16A5">
              <w:rPr>
                <w:rFonts w:cs="Arial"/>
                <w:b w:val="0"/>
                <w:sz w:val="18"/>
                <w:szCs w:val="18"/>
              </w:rPr>
              <w:t>(Constant Price)</w:t>
            </w:r>
            <w:r w:rsidRPr="00CF16A5">
              <w:rPr>
                <w:rFonts w:cs="Arial"/>
              </w:rPr>
              <w:tab/>
            </w:r>
            <w:r w:rsidRPr="00CF16A5">
              <w:rPr>
                <w:rFonts w:cs="Arial"/>
                <w:b w:val="0"/>
                <w:sz w:val="18"/>
                <w:szCs w:val="18"/>
              </w:rPr>
              <w:t>Yea</w:t>
            </w:r>
            <w:r w:rsidRPr="00CF16A5">
              <w:rPr>
                <w:rFonts w:cs="Arial"/>
                <w:b w:val="0"/>
                <w:bCs/>
                <w:sz w:val="18"/>
                <w:szCs w:val="18"/>
              </w:rPr>
              <w:t>r</w:t>
            </w:r>
            <w:r w:rsidRPr="00CF16A5">
              <w:rPr>
                <w:rFonts w:cs="Arial"/>
                <w:b w:val="0"/>
                <w:sz w:val="18"/>
                <w:szCs w:val="18"/>
              </w:rPr>
              <w:t>s</w:t>
            </w:r>
          </w:p>
          <w:p w:rsidRPr="00CF16A5" w:rsidR="00133E48" w:rsidP="001862D1" w:rsidRDefault="00133E48" w14:paraId="3865037C" w14:textId="77777777">
            <w:pPr>
              <w:pStyle w:val="IATableLabel"/>
              <w:jc w:val="right"/>
              <w:rPr>
                <w:rFonts w:cs="Arial"/>
              </w:rPr>
            </w:pPr>
            <w:r w:rsidRPr="00CF16A5">
              <w:rPr>
                <w:rFonts w:cs="Arial"/>
              </w:rPr>
              <w:br/>
            </w:r>
          </w:p>
        </w:tc>
        <w:tc>
          <w:tcPr>
            <w:tcW w:w="3048" w:type="dxa"/>
            <w:tcBorders>
              <w:left w:val="single" w:color="auto" w:sz="12" w:space="0"/>
              <w:bottom w:val="single" w:color="auto" w:sz="12" w:space="0"/>
              <w:right w:val="single" w:color="auto" w:sz="12" w:space="0"/>
            </w:tcBorders>
          </w:tcPr>
          <w:p w:rsidRPr="00CF16A5" w:rsidR="00133E48" w:rsidP="001862D1" w:rsidRDefault="00133E48" w14:paraId="16438E95" w14:textId="77777777">
            <w:pPr>
              <w:pStyle w:val="IATableLabel"/>
              <w:jc w:val="right"/>
              <w:rPr>
                <w:rFonts w:cs="Arial"/>
                <w:bCs/>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2834" w:type="dxa"/>
            <w:gridSpan w:val="2"/>
            <w:tcBorders>
              <w:top w:val="single" w:color="auto" w:sz="12" w:space="0"/>
              <w:left w:val="single" w:color="auto" w:sz="12" w:space="0"/>
              <w:bottom w:val="single" w:color="auto" w:sz="12" w:space="0"/>
            </w:tcBorders>
          </w:tcPr>
          <w:p w:rsidRPr="00CF16A5" w:rsidR="00133E48" w:rsidP="001862D1" w:rsidRDefault="00133E48" w14:paraId="38C19823" w14:textId="77777777">
            <w:pPr>
              <w:pStyle w:val="IATableLabel"/>
              <w:jc w:val="right"/>
              <w:rPr>
                <w:rFonts w:cs="Arial"/>
              </w:rPr>
            </w:pPr>
            <w:r w:rsidRPr="00CF16A5">
              <w:rPr>
                <w:rFonts w:cs="Arial"/>
              </w:rPr>
              <w:t>Total Benefit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D73027" w:rsidTr="009E7A40" w14:paraId="27341E23" w14:textId="77777777">
        <w:trPr>
          <w:trHeight w:val="348" w:hRule="exact"/>
        </w:trPr>
        <w:tc>
          <w:tcPr>
            <w:tcW w:w="1955" w:type="dxa"/>
            <w:tcBorders>
              <w:top w:val="single" w:color="auto" w:sz="12" w:space="0"/>
              <w:bottom w:val="single" w:color="auto" w:sz="12" w:space="0"/>
              <w:right w:val="single" w:color="auto" w:sz="12" w:space="0"/>
            </w:tcBorders>
            <w:vAlign w:val="center"/>
          </w:tcPr>
          <w:p w:rsidRPr="00CF16A5" w:rsidR="002171A2" w:rsidP="002171A2" w:rsidRDefault="002171A2" w14:paraId="02C5888F" w14:textId="77777777">
            <w:pPr>
              <w:pStyle w:val="IATableLabel"/>
              <w:rPr>
                <w:rFonts w:cs="Arial"/>
              </w:rPr>
            </w:pPr>
            <w:r w:rsidRPr="00CF16A5">
              <w:rPr>
                <w:rFonts w:cs="Arial"/>
              </w:rPr>
              <w:t xml:space="preserve">Low </w:t>
            </w:r>
          </w:p>
        </w:tc>
        <w:tc>
          <w:tcPr>
            <w:tcW w:w="1843" w:type="dxa"/>
            <w:tcBorders>
              <w:top w:val="single" w:color="auto" w:sz="12" w:space="0"/>
              <w:left w:val="single" w:color="auto" w:sz="12" w:space="0"/>
              <w:bottom w:val="single" w:color="auto" w:sz="12" w:space="0"/>
              <w:right w:val="single" w:color="auto" w:sz="12" w:space="0"/>
            </w:tcBorders>
            <w:vAlign w:val="center"/>
          </w:tcPr>
          <w:p w:rsidRPr="0024270C" w:rsidR="002171A2" w:rsidP="002171A2" w:rsidRDefault="002171A2" w14:paraId="6F1488D3" w14:textId="289E5CBC">
            <w:pPr>
              <w:pStyle w:val="POTTBenLow"/>
              <w:rPr>
                <w:rFonts w:cs="Arial"/>
                <w:sz w:val="20"/>
              </w:rPr>
            </w:pPr>
            <w:r w:rsidRPr="0024270C">
              <w:rPr>
                <w:rFonts w:eastAsia="Arial" w:cs="Arial"/>
                <w:sz w:val="20"/>
              </w:rPr>
              <w:t>£0</w:t>
            </w:r>
          </w:p>
        </w:tc>
        <w:tc>
          <w:tcPr>
            <w:tcW w:w="637" w:type="dxa"/>
            <w:tcBorders>
              <w:top w:val="single" w:color="auto" w:sz="12" w:space="0"/>
              <w:left w:val="single" w:color="auto" w:sz="12" w:space="0"/>
              <w:right w:val="single" w:color="auto" w:sz="12" w:space="0"/>
            </w:tcBorders>
            <w:vAlign w:val="center"/>
          </w:tcPr>
          <w:p w:rsidRPr="0024270C" w:rsidR="002171A2" w:rsidP="002171A2" w:rsidRDefault="002171A2" w14:paraId="01D1ED50" w14:textId="5E58653F">
            <w:pPr>
              <w:pStyle w:val="IATableText"/>
              <w:jc w:val="center"/>
              <w:rPr>
                <w:rFonts w:cs="Arial"/>
                <w:sz w:val="20"/>
              </w:rPr>
            </w:pPr>
            <w:r w:rsidRPr="0024270C">
              <w:rPr>
                <w:rFonts w:eastAsia="Arial" w:cs="Arial"/>
                <w:sz w:val="20"/>
              </w:rPr>
              <w:t>0</w:t>
            </w:r>
          </w:p>
        </w:tc>
        <w:tc>
          <w:tcPr>
            <w:tcW w:w="3048" w:type="dxa"/>
            <w:tcBorders>
              <w:top w:val="single" w:color="auto" w:sz="12" w:space="0"/>
              <w:left w:val="single" w:color="auto" w:sz="12" w:space="0"/>
              <w:bottom w:val="single" w:color="auto" w:sz="12" w:space="0"/>
              <w:right w:val="single" w:color="auto" w:sz="12" w:space="0"/>
            </w:tcBorders>
            <w:vAlign w:val="bottom"/>
          </w:tcPr>
          <w:p w:rsidRPr="0024270C" w:rsidR="002171A2" w:rsidP="002171A2" w:rsidRDefault="002171A2" w14:paraId="6D89B468" w14:textId="28133947">
            <w:pPr>
              <w:pStyle w:val="POAABenLow"/>
              <w:rPr>
                <w:rFonts w:cs="Arial"/>
                <w:sz w:val="20"/>
              </w:rPr>
            </w:pPr>
            <w:r w:rsidRPr="0024270C">
              <w:rPr>
                <w:rFonts w:eastAsia="Arial" w:cs="Arial"/>
                <w:sz w:val="20"/>
              </w:rPr>
              <w:t>£</w:t>
            </w:r>
            <w:r w:rsidR="00127404">
              <w:rPr>
                <w:rFonts w:eastAsia="Arial" w:cs="Arial"/>
                <w:sz w:val="20"/>
              </w:rPr>
              <w:t>996.9</w:t>
            </w:r>
          </w:p>
        </w:tc>
        <w:tc>
          <w:tcPr>
            <w:tcW w:w="2834" w:type="dxa"/>
            <w:gridSpan w:val="2"/>
            <w:tcBorders>
              <w:top w:val="single" w:color="auto" w:sz="12" w:space="0"/>
              <w:left w:val="single" w:color="auto" w:sz="12" w:space="0"/>
              <w:bottom w:val="single" w:color="auto" w:sz="12" w:space="0"/>
            </w:tcBorders>
            <w:vAlign w:val="bottom"/>
          </w:tcPr>
          <w:p w:rsidRPr="0024270C" w:rsidR="002171A2" w:rsidP="002171A2" w:rsidRDefault="002171A2" w14:paraId="56DAE947" w14:textId="048932A3">
            <w:pPr>
              <w:pStyle w:val="POTBBenLow"/>
              <w:rPr>
                <w:rFonts w:cs="Arial"/>
                <w:sz w:val="20"/>
              </w:rPr>
            </w:pPr>
            <w:r w:rsidRPr="0024270C">
              <w:rPr>
                <w:rFonts w:eastAsia="Arial" w:cs="Arial"/>
                <w:sz w:val="20"/>
              </w:rPr>
              <w:t>£</w:t>
            </w:r>
            <w:r w:rsidR="00045272">
              <w:rPr>
                <w:rFonts w:eastAsia="Arial" w:cs="Arial"/>
                <w:sz w:val="20"/>
              </w:rPr>
              <w:t>9,</w:t>
            </w:r>
            <w:r w:rsidR="00D6233B">
              <w:rPr>
                <w:rFonts w:eastAsia="Arial" w:cs="Arial"/>
                <w:sz w:val="20"/>
              </w:rPr>
              <w:t>455.9</w:t>
            </w:r>
          </w:p>
        </w:tc>
      </w:tr>
      <w:tr w:rsidRPr="00CF16A5" w:rsidR="007E6172" w:rsidTr="009E7A40" w14:paraId="195B00CD" w14:textId="77777777">
        <w:trPr>
          <w:trHeight w:val="348" w:hRule="exact"/>
        </w:trPr>
        <w:tc>
          <w:tcPr>
            <w:tcW w:w="1955" w:type="dxa"/>
            <w:tcBorders>
              <w:top w:val="single" w:color="auto" w:sz="12" w:space="0"/>
              <w:bottom w:val="single" w:color="auto" w:sz="12" w:space="0"/>
              <w:right w:val="single" w:color="auto" w:sz="12" w:space="0"/>
            </w:tcBorders>
            <w:vAlign w:val="center"/>
          </w:tcPr>
          <w:p w:rsidRPr="00CF16A5" w:rsidR="002171A2" w:rsidP="002171A2" w:rsidRDefault="002171A2" w14:paraId="1574FA49" w14:textId="77777777">
            <w:pPr>
              <w:pStyle w:val="IATableLabel"/>
              <w:rPr>
                <w:rFonts w:cs="Arial"/>
              </w:rPr>
            </w:pPr>
            <w:r w:rsidRPr="00CF16A5">
              <w:rPr>
                <w:rFonts w:cs="Arial"/>
              </w:rPr>
              <w:t xml:space="preserve">High </w:t>
            </w:r>
          </w:p>
        </w:tc>
        <w:tc>
          <w:tcPr>
            <w:tcW w:w="1843" w:type="dxa"/>
            <w:tcBorders>
              <w:top w:val="single" w:color="auto" w:sz="12" w:space="0"/>
              <w:left w:val="single" w:color="auto" w:sz="12" w:space="0"/>
              <w:bottom w:val="single" w:color="auto" w:sz="12" w:space="0"/>
              <w:right w:val="single" w:color="auto" w:sz="12" w:space="0"/>
            </w:tcBorders>
            <w:vAlign w:val="center"/>
          </w:tcPr>
          <w:p w:rsidRPr="0024270C" w:rsidR="002171A2" w:rsidP="002171A2" w:rsidRDefault="002171A2" w14:paraId="43B286A1" w14:textId="46A5EB69">
            <w:pPr>
              <w:pStyle w:val="POTTBenHigh"/>
              <w:rPr>
                <w:rFonts w:cs="Arial"/>
                <w:sz w:val="20"/>
              </w:rPr>
            </w:pPr>
            <w:r w:rsidRPr="0024270C">
              <w:rPr>
                <w:rFonts w:eastAsia="Arial" w:cs="Arial"/>
                <w:sz w:val="20"/>
              </w:rPr>
              <w:t>£0</w:t>
            </w:r>
          </w:p>
        </w:tc>
        <w:tc>
          <w:tcPr>
            <w:tcW w:w="637" w:type="dxa"/>
            <w:vAlign w:val="center"/>
          </w:tcPr>
          <w:p w:rsidRPr="0024270C" w:rsidR="002171A2" w:rsidP="002171A2" w:rsidRDefault="002171A2" w14:paraId="32E3AC99" w14:textId="77777777">
            <w:pPr>
              <w:pStyle w:val="IATableText"/>
              <w:jc w:val="right"/>
              <w:rPr>
                <w:rFonts w:cs="Arial"/>
                <w:sz w:val="20"/>
              </w:rPr>
            </w:pPr>
          </w:p>
        </w:tc>
        <w:tc>
          <w:tcPr>
            <w:tcW w:w="3048" w:type="dxa"/>
            <w:tcBorders>
              <w:top w:val="single" w:color="auto" w:sz="12" w:space="0"/>
              <w:left w:val="single" w:color="auto" w:sz="12" w:space="0"/>
              <w:bottom w:val="single" w:color="auto" w:sz="12" w:space="0"/>
              <w:right w:val="single" w:color="auto" w:sz="12" w:space="0"/>
            </w:tcBorders>
            <w:vAlign w:val="bottom"/>
          </w:tcPr>
          <w:p w:rsidRPr="0024270C" w:rsidR="002171A2" w:rsidP="002171A2" w:rsidRDefault="002171A2" w14:paraId="636148D0" w14:textId="1E684287">
            <w:pPr>
              <w:pStyle w:val="POAABenHigh"/>
              <w:rPr>
                <w:rFonts w:cs="Arial"/>
                <w:sz w:val="20"/>
              </w:rPr>
            </w:pPr>
            <w:r w:rsidRPr="0024270C">
              <w:rPr>
                <w:rFonts w:eastAsia="Arial" w:cs="Arial"/>
                <w:sz w:val="20"/>
              </w:rPr>
              <w:t>£</w:t>
            </w:r>
            <w:r w:rsidR="007C5FAC">
              <w:rPr>
                <w:rFonts w:eastAsia="Arial" w:cs="Arial"/>
                <w:sz w:val="20"/>
              </w:rPr>
              <w:t>1,</w:t>
            </w:r>
            <w:r w:rsidR="00127404">
              <w:rPr>
                <w:rFonts w:eastAsia="Arial" w:cs="Arial"/>
                <w:sz w:val="20"/>
              </w:rPr>
              <w:t>827.7</w:t>
            </w:r>
          </w:p>
        </w:tc>
        <w:tc>
          <w:tcPr>
            <w:tcW w:w="2834" w:type="dxa"/>
            <w:gridSpan w:val="2"/>
            <w:tcBorders>
              <w:top w:val="single" w:color="auto" w:sz="12" w:space="0"/>
              <w:left w:val="single" w:color="auto" w:sz="12" w:space="0"/>
              <w:bottom w:val="single" w:color="auto" w:sz="12" w:space="0"/>
            </w:tcBorders>
            <w:vAlign w:val="bottom"/>
          </w:tcPr>
          <w:p w:rsidRPr="0024270C" w:rsidR="002171A2" w:rsidP="002171A2" w:rsidRDefault="002171A2" w14:paraId="26334E99" w14:textId="20CCE812">
            <w:pPr>
              <w:pStyle w:val="POTBBenHigh"/>
              <w:rPr>
                <w:rFonts w:cs="Arial"/>
                <w:sz w:val="20"/>
              </w:rPr>
            </w:pPr>
            <w:r w:rsidRPr="0024270C">
              <w:rPr>
                <w:rFonts w:eastAsia="Arial" w:cs="Arial"/>
                <w:sz w:val="20"/>
              </w:rPr>
              <w:t>£</w:t>
            </w:r>
            <w:r w:rsidR="007C5FAC">
              <w:rPr>
                <w:rFonts w:eastAsia="Arial" w:cs="Arial"/>
                <w:sz w:val="20"/>
              </w:rPr>
              <w:t>1</w:t>
            </w:r>
            <w:r w:rsidR="008413DF">
              <w:rPr>
                <w:rFonts w:eastAsia="Arial" w:cs="Arial"/>
                <w:sz w:val="20"/>
              </w:rPr>
              <w:t>7,</w:t>
            </w:r>
            <w:r w:rsidR="00D6233B">
              <w:rPr>
                <w:rFonts w:eastAsia="Arial" w:cs="Arial"/>
                <w:sz w:val="20"/>
              </w:rPr>
              <w:t>290.1</w:t>
            </w:r>
          </w:p>
        </w:tc>
      </w:tr>
      <w:tr w:rsidRPr="00CF16A5" w:rsidR="00D73027" w:rsidTr="009E7A40" w14:paraId="0D19E2A5" w14:textId="77777777">
        <w:trPr>
          <w:trHeight w:val="348" w:hRule="exact"/>
        </w:trPr>
        <w:tc>
          <w:tcPr>
            <w:tcW w:w="1955" w:type="dxa"/>
            <w:tcBorders>
              <w:top w:val="single" w:color="auto" w:sz="12" w:space="0"/>
              <w:bottom w:val="single" w:color="auto" w:sz="12" w:space="0"/>
              <w:right w:val="single" w:color="auto" w:sz="12" w:space="0"/>
            </w:tcBorders>
            <w:shd w:val="clear" w:color="auto" w:fill="FFFFFF" w:themeFill="background1"/>
            <w:vAlign w:val="center"/>
          </w:tcPr>
          <w:p w:rsidRPr="00CF16A5" w:rsidR="002171A2" w:rsidP="002171A2" w:rsidRDefault="002171A2" w14:paraId="533A7B4F" w14:textId="77777777">
            <w:pPr>
              <w:pStyle w:val="IATableLabel"/>
              <w:rPr>
                <w:rFonts w:cs="Arial"/>
              </w:rPr>
            </w:pPr>
            <w:r w:rsidRPr="00CF16A5">
              <w:rPr>
                <w:rFonts w:cs="Arial"/>
              </w:rPr>
              <w:t>Best Estimate</w:t>
            </w:r>
          </w:p>
          <w:p w:rsidRPr="00CF16A5" w:rsidR="002171A2" w:rsidP="002171A2" w:rsidRDefault="002171A2" w14:paraId="05996071" w14:textId="77777777">
            <w:pPr>
              <w:pStyle w:val="IATableNotes"/>
              <w:spacing w:before="96" w:beforeLines="40"/>
              <w:ind w:left="0" w:right="-22"/>
              <w:jc w:val="center"/>
              <w:rPr>
                <w:rFonts w:cs="Arial"/>
                <w:b/>
                <w:sz w:val="20"/>
              </w:rPr>
            </w:pPr>
          </w:p>
        </w:tc>
        <w:tc>
          <w:tcPr>
            <w:tcW w:w="1843"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2171A2" w:rsidP="002171A2" w:rsidRDefault="002171A2" w14:paraId="68158140" w14:textId="723FEE1A">
            <w:pPr>
              <w:pStyle w:val="POTTBenBest"/>
              <w:rPr>
                <w:rFonts w:cs="Arial"/>
                <w:sz w:val="20"/>
              </w:rPr>
            </w:pPr>
            <w:r w:rsidRPr="0024270C">
              <w:rPr>
                <w:rFonts w:eastAsia="Arial" w:cs="Arial"/>
                <w:sz w:val="20"/>
                <w:lang w:eastAsia="en-US"/>
              </w:rPr>
              <w:t>£0</w:t>
            </w:r>
          </w:p>
        </w:tc>
        <w:tc>
          <w:tcPr>
            <w:tcW w:w="637" w:type="dxa"/>
            <w:vAlign w:val="center"/>
          </w:tcPr>
          <w:p w:rsidRPr="0024270C" w:rsidR="002171A2" w:rsidP="002171A2" w:rsidRDefault="002171A2" w14:paraId="1C0C68EA" w14:textId="77777777">
            <w:pPr>
              <w:pStyle w:val="IATableText"/>
              <w:jc w:val="right"/>
              <w:rPr>
                <w:rFonts w:cs="Arial"/>
                <w:sz w:val="20"/>
              </w:rPr>
            </w:pPr>
          </w:p>
        </w:tc>
        <w:tc>
          <w:tcPr>
            <w:tcW w:w="3048"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24270C" w:rsidR="002171A2" w:rsidP="002171A2" w:rsidRDefault="002171A2" w14:paraId="2321ABBB" w14:textId="6FEFC8C3">
            <w:pPr>
              <w:pStyle w:val="POAABenBest"/>
              <w:rPr>
                <w:rFonts w:cs="Arial"/>
                <w:sz w:val="20"/>
              </w:rPr>
            </w:pPr>
            <w:r w:rsidRPr="0024270C">
              <w:rPr>
                <w:rFonts w:eastAsia="Arial" w:cs="Arial"/>
                <w:sz w:val="20"/>
              </w:rPr>
              <w:t>£1,</w:t>
            </w:r>
            <w:r w:rsidR="008413DF">
              <w:rPr>
                <w:rFonts w:eastAsia="Arial" w:cs="Arial"/>
                <w:sz w:val="20"/>
              </w:rPr>
              <w:t>2</w:t>
            </w:r>
            <w:r w:rsidR="00D6233B">
              <w:rPr>
                <w:rFonts w:eastAsia="Arial" w:cs="Arial"/>
                <w:sz w:val="20"/>
              </w:rPr>
              <w:t>78.5</w:t>
            </w:r>
          </w:p>
        </w:tc>
        <w:tc>
          <w:tcPr>
            <w:tcW w:w="2834" w:type="dxa"/>
            <w:gridSpan w:val="2"/>
            <w:tcBorders>
              <w:top w:val="single" w:color="auto" w:sz="12" w:space="0"/>
              <w:left w:val="single" w:color="auto" w:sz="12" w:space="0"/>
              <w:bottom w:val="single" w:color="auto" w:sz="12" w:space="0"/>
            </w:tcBorders>
            <w:shd w:val="clear" w:color="auto" w:fill="FFFFFF" w:themeFill="background1"/>
            <w:vAlign w:val="bottom"/>
          </w:tcPr>
          <w:p w:rsidRPr="0024270C" w:rsidR="002171A2" w:rsidP="002171A2" w:rsidRDefault="002171A2" w14:paraId="5DC5ECCA" w14:textId="5CF5D2F4">
            <w:pPr>
              <w:pStyle w:val="POTBBenBest"/>
              <w:rPr>
                <w:rFonts w:cs="Arial"/>
                <w:sz w:val="20"/>
              </w:rPr>
            </w:pPr>
            <w:r w:rsidRPr="0024270C">
              <w:rPr>
                <w:rFonts w:eastAsia="Arial" w:cs="Arial"/>
                <w:sz w:val="20"/>
              </w:rPr>
              <w:t>£</w:t>
            </w:r>
            <w:r w:rsidR="007C5FAC">
              <w:rPr>
                <w:rFonts w:eastAsia="Arial" w:cs="Arial"/>
                <w:sz w:val="20"/>
              </w:rPr>
              <w:t>1</w:t>
            </w:r>
            <w:r w:rsidR="008413DF">
              <w:rPr>
                <w:rFonts w:eastAsia="Arial" w:cs="Arial"/>
                <w:sz w:val="20"/>
              </w:rPr>
              <w:t>2,</w:t>
            </w:r>
            <w:r w:rsidR="00D6233B">
              <w:rPr>
                <w:rFonts w:eastAsia="Arial" w:cs="Arial"/>
                <w:sz w:val="20"/>
              </w:rPr>
              <w:t>085.2</w:t>
            </w:r>
          </w:p>
        </w:tc>
      </w:tr>
      <w:tr w:rsidRPr="00CF16A5" w:rsidR="00133E48" w:rsidTr="002A4530" w14:paraId="6D710FC9" w14:textId="77777777">
        <w:trPr>
          <w:trHeight w:val="1597" w:hRule="exact"/>
        </w:trPr>
        <w:tc>
          <w:tcPr>
            <w:tcW w:w="10317" w:type="dxa"/>
            <w:gridSpan w:val="6"/>
            <w:tcBorders>
              <w:bottom w:val="single" w:color="auto" w:sz="12" w:space="0"/>
            </w:tcBorders>
          </w:tcPr>
          <w:p w:rsidRPr="00CF16A5" w:rsidR="002171A2" w:rsidP="001862D1" w:rsidRDefault="00133E48" w14:paraId="365F3EA3" w14:textId="77777777">
            <w:pPr>
              <w:pStyle w:val="IPPOQ3"/>
              <w:rPr>
                <w:rFonts w:cs="Arial"/>
              </w:rPr>
            </w:pPr>
            <w:r w:rsidRPr="00CF16A5">
              <w:rPr>
                <w:rFonts w:cs="Arial"/>
              </w:rPr>
              <w:t xml:space="preserve">Description and scale of key monetised benefits by ‘main affected groups’ </w:t>
            </w:r>
          </w:p>
          <w:p w:rsidRPr="00FF2E81" w:rsidR="00133E48" w:rsidP="4B495E37" w:rsidRDefault="0A693549" w14:paraId="07BCB4CF" w14:textId="056EDDC9">
            <w:pPr>
              <w:pStyle w:val="IPPOQ3"/>
              <w:jc w:val="both"/>
              <w:rPr>
                <w:rFonts w:cs="Arial"/>
              </w:rPr>
            </w:pPr>
            <w:r w:rsidRPr="4B495E37">
              <w:rPr>
                <w:rFonts w:eastAsia="Arial" w:cs="Arial"/>
                <w:b w:val="0"/>
                <w:sz w:val="18"/>
                <w:szCs w:val="18"/>
              </w:rPr>
              <w:t>Household savings from removed garden waste charging are estimated at £1,</w:t>
            </w:r>
            <w:r w:rsidR="008413DF">
              <w:rPr>
                <w:rFonts w:eastAsia="Arial" w:cs="Arial"/>
                <w:b w:val="0"/>
                <w:sz w:val="18"/>
                <w:szCs w:val="18"/>
              </w:rPr>
              <w:t>322</w:t>
            </w:r>
            <w:r w:rsidRPr="4B495E37">
              <w:rPr>
                <w:rFonts w:eastAsia="Arial" w:cs="Arial"/>
                <w:b w:val="0"/>
                <w:sz w:val="18"/>
                <w:szCs w:val="18"/>
              </w:rPr>
              <w:t xml:space="preserve">m over the appraisal period. This is a transfer from </w:t>
            </w:r>
            <w:r w:rsidRPr="4B495E37" w:rsidR="008D303D">
              <w:rPr>
                <w:rFonts w:eastAsia="Arial" w:cs="Arial"/>
                <w:b w:val="0"/>
                <w:sz w:val="18"/>
                <w:szCs w:val="18"/>
              </w:rPr>
              <w:t>l</w:t>
            </w:r>
            <w:r w:rsidRPr="4B495E37">
              <w:rPr>
                <w:rFonts w:eastAsia="Arial" w:cs="Arial"/>
                <w:b w:val="0"/>
                <w:sz w:val="18"/>
                <w:szCs w:val="18"/>
              </w:rPr>
              <w:t xml:space="preserve">ocal </w:t>
            </w:r>
            <w:r w:rsidRPr="4B495E37" w:rsidR="008D303D">
              <w:rPr>
                <w:rFonts w:eastAsia="Arial" w:cs="Arial"/>
                <w:b w:val="0"/>
                <w:sz w:val="18"/>
                <w:szCs w:val="18"/>
              </w:rPr>
              <w:t>a</w:t>
            </w:r>
            <w:r w:rsidRPr="4B495E37">
              <w:rPr>
                <w:rFonts w:eastAsia="Arial" w:cs="Arial"/>
                <w:b w:val="0"/>
                <w:sz w:val="18"/>
                <w:szCs w:val="18"/>
              </w:rPr>
              <w:t xml:space="preserve">uthorities to households. </w:t>
            </w:r>
            <w:r w:rsidRPr="009E7A40" w:rsidR="00464DBB">
              <w:rPr>
                <w:rFonts w:eastAsia="Arial" w:cs="Arial"/>
                <w:b w:val="0"/>
                <w:bCs/>
                <w:sz w:val="18"/>
                <w:szCs w:val="18"/>
              </w:rPr>
              <w:t xml:space="preserve">There is a benefit to local authorities (£180m) and </w:t>
            </w:r>
            <w:r w:rsidR="00522718">
              <w:rPr>
                <w:rFonts w:eastAsia="Arial" w:cs="Arial"/>
                <w:b w:val="0"/>
                <w:bCs/>
                <w:sz w:val="18"/>
                <w:szCs w:val="18"/>
              </w:rPr>
              <w:t>NHM</w:t>
            </w:r>
            <w:r w:rsidRPr="009E7A40" w:rsidR="00464DBB">
              <w:rPr>
                <w:rFonts w:eastAsia="Arial" w:cs="Arial"/>
                <w:b w:val="0"/>
                <w:bCs/>
                <w:sz w:val="18"/>
                <w:szCs w:val="18"/>
              </w:rPr>
              <w:t xml:space="preserve"> (£</w:t>
            </w:r>
            <w:r w:rsidRPr="009E7A40" w:rsidR="00BB1B33">
              <w:rPr>
                <w:rFonts w:eastAsia="Arial" w:cs="Arial"/>
                <w:b w:val="0"/>
                <w:bCs/>
                <w:sz w:val="18"/>
                <w:szCs w:val="18"/>
              </w:rPr>
              <w:t>5,756m</w:t>
            </w:r>
            <w:r w:rsidRPr="009E7A40" w:rsidR="00464DBB">
              <w:rPr>
                <w:rFonts w:eastAsia="Arial" w:cs="Arial"/>
                <w:b w:val="0"/>
                <w:bCs/>
                <w:sz w:val="18"/>
                <w:szCs w:val="18"/>
              </w:rPr>
              <w:t xml:space="preserve">) from reduced landfill tax payments. However, this is a transfer as it reduces revenue for the </w:t>
            </w:r>
            <w:r w:rsidR="00A2242E">
              <w:rPr>
                <w:rFonts w:eastAsia="Arial" w:cs="Arial"/>
                <w:b w:val="0"/>
                <w:bCs/>
                <w:sz w:val="18"/>
                <w:szCs w:val="18"/>
              </w:rPr>
              <w:t>G</w:t>
            </w:r>
            <w:r w:rsidRPr="009E7A40" w:rsidR="00464DBB">
              <w:rPr>
                <w:rFonts w:eastAsia="Arial" w:cs="Arial"/>
                <w:b w:val="0"/>
                <w:bCs/>
                <w:sz w:val="18"/>
                <w:szCs w:val="18"/>
              </w:rPr>
              <w:t>overnment. The Government therefore has a lost benefit of £4,175m in reduced landfill tax receipts.</w:t>
            </w:r>
            <w:r w:rsidRPr="4B495E37" w:rsidR="007C5FAC">
              <w:rPr>
                <w:rFonts w:eastAsia="Arial" w:cs="Arial"/>
                <w:b w:val="0"/>
                <w:color w:val="auto"/>
                <w:sz w:val="18"/>
                <w:szCs w:val="18"/>
              </w:rPr>
              <w:t xml:space="preserve"> </w:t>
            </w:r>
            <w:r w:rsidRPr="4B495E37">
              <w:rPr>
                <w:rFonts w:eastAsia="Arial" w:cs="Arial"/>
                <w:b w:val="0"/>
                <w:sz w:val="18"/>
                <w:szCs w:val="18"/>
              </w:rPr>
              <w:t>There is a saving to the NHM sector of £5,</w:t>
            </w:r>
            <w:r w:rsidR="00F059E2">
              <w:rPr>
                <w:rFonts w:eastAsia="Arial" w:cs="Arial"/>
                <w:b w:val="0"/>
                <w:sz w:val="18"/>
                <w:szCs w:val="18"/>
              </w:rPr>
              <w:t>576</w:t>
            </w:r>
            <w:r w:rsidRPr="4B495E37">
              <w:rPr>
                <w:rFonts w:eastAsia="Arial" w:cs="Arial"/>
                <w:b w:val="0"/>
                <w:sz w:val="18"/>
                <w:szCs w:val="18"/>
              </w:rPr>
              <w:t xml:space="preserve">m from reduced landfill tax payments (NB landfill tax payments concerning </w:t>
            </w:r>
            <w:r w:rsidRPr="4B495E37" w:rsidR="008D303D">
              <w:rPr>
                <w:rFonts w:eastAsia="Arial" w:cs="Arial"/>
                <w:b w:val="0"/>
                <w:sz w:val="18"/>
                <w:szCs w:val="18"/>
              </w:rPr>
              <w:t>l</w:t>
            </w:r>
            <w:r w:rsidRPr="4B495E37">
              <w:rPr>
                <w:rFonts w:eastAsia="Arial" w:cs="Arial"/>
                <w:b w:val="0"/>
                <w:sz w:val="18"/>
                <w:szCs w:val="18"/>
              </w:rPr>
              <w:t xml:space="preserve">ocal </w:t>
            </w:r>
            <w:r w:rsidRPr="4B495E37" w:rsidR="008D303D">
              <w:rPr>
                <w:rFonts w:eastAsia="Arial" w:cs="Arial"/>
                <w:b w:val="0"/>
                <w:sz w:val="18"/>
                <w:szCs w:val="18"/>
              </w:rPr>
              <w:t>a</w:t>
            </w:r>
            <w:r w:rsidRPr="4B495E37">
              <w:rPr>
                <w:rFonts w:eastAsia="Arial" w:cs="Arial"/>
                <w:b w:val="0"/>
                <w:sz w:val="18"/>
                <w:szCs w:val="18"/>
              </w:rPr>
              <w:t>uthorities are included in their waste management costs). Carbon savings (traded and non-traded) are estimated at £10,</w:t>
            </w:r>
            <w:r w:rsidR="00F059E2">
              <w:rPr>
                <w:rFonts w:eastAsia="Arial" w:cs="Arial"/>
                <w:b w:val="0"/>
                <w:sz w:val="18"/>
                <w:szCs w:val="18"/>
              </w:rPr>
              <w:t>94</w:t>
            </w:r>
            <w:r w:rsidR="004B6BA8">
              <w:rPr>
                <w:rFonts w:eastAsia="Arial" w:cs="Arial"/>
                <w:b w:val="0"/>
                <w:sz w:val="18"/>
                <w:szCs w:val="18"/>
              </w:rPr>
              <w:t>3</w:t>
            </w:r>
            <w:r w:rsidRPr="4B495E37">
              <w:rPr>
                <w:rFonts w:eastAsia="Arial" w:cs="Arial"/>
                <w:b w:val="0"/>
                <w:sz w:val="18"/>
                <w:szCs w:val="18"/>
              </w:rPr>
              <w:t>m. These savings are net of emissions associated with an increase in recycling activity. All values are discounted.</w:t>
            </w:r>
          </w:p>
        </w:tc>
      </w:tr>
      <w:tr w:rsidRPr="00CF16A5" w:rsidR="00133E48" w:rsidTr="00486308" w14:paraId="5F20CFD8" w14:textId="77777777">
        <w:trPr>
          <w:trHeight w:val="985" w:hRule="exact"/>
        </w:trPr>
        <w:tc>
          <w:tcPr>
            <w:tcW w:w="10317" w:type="dxa"/>
            <w:gridSpan w:val="6"/>
            <w:tcBorders>
              <w:top w:val="single" w:color="auto" w:sz="12" w:space="0"/>
            </w:tcBorders>
          </w:tcPr>
          <w:p w:rsidRPr="00CF16A5" w:rsidR="00133E48" w:rsidP="001862D1" w:rsidRDefault="00133E48" w14:paraId="257780C4" w14:textId="77777777">
            <w:pPr>
              <w:pStyle w:val="IAPOQ4"/>
              <w:rPr>
                <w:rFonts w:cs="Arial"/>
                <w:szCs w:val="22"/>
              </w:rPr>
            </w:pPr>
            <w:r w:rsidRPr="00CF16A5">
              <w:rPr>
                <w:rFonts w:cs="Arial"/>
              </w:rPr>
              <w:t xml:space="preserve">Other key non-monetised benefits by ‘main affected groups’ </w:t>
            </w:r>
          </w:p>
          <w:p w:rsidRPr="00CF16A5" w:rsidR="00133E48" w:rsidP="00C63402" w:rsidRDefault="277995A2" w14:paraId="7493A4A9" w14:textId="586E0E22">
            <w:pPr>
              <w:pStyle w:val="IAPOA4"/>
              <w:jc w:val="both"/>
              <w:rPr>
                <w:rFonts w:cs="Arial"/>
              </w:rPr>
            </w:pPr>
            <w:r w:rsidRPr="7C995945">
              <w:rPr>
                <w:rFonts w:eastAsia="Arial" w:cs="Arial"/>
                <w:sz w:val="18"/>
                <w:szCs w:val="18"/>
              </w:rPr>
              <w:t xml:space="preserve">The recycling industry benefits from an increased supply of higher quality and quantity of materials. We were not able to monetise the additional GHG savings associated with higher quality </w:t>
            </w:r>
            <w:proofErr w:type="spellStart"/>
            <w:r w:rsidRPr="7C995945">
              <w:rPr>
                <w:rFonts w:eastAsia="Arial" w:cs="Arial"/>
                <w:sz w:val="18"/>
                <w:szCs w:val="18"/>
              </w:rPr>
              <w:t>recyclate</w:t>
            </w:r>
            <w:proofErr w:type="spellEnd"/>
            <w:r w:rsidRPr="7C995945">
              <w:rPr>
                <w:rFonts w:eastAsia="Arial" w:cs="Arial"/>
                <w:sz w:val="18"/>
                <w:szCs w:val="18"/>
              </w:rPr>
              <w:t xml:space="preserve"> that is more likely to be produced under </w:t>
            </w:r>
            <w:r w:rsidRPr="7C995945" w:rsidR="4291E277">
              <w:rPr>
                <w:rFonts w:eastAsia="Arial" w:cs="Arial"/>
                <w:sz w:val="18"/>
                <w:szCs w:val="18"/>
              </w:rPr>
              <w:t>systems with further separation</w:t>
            </w:r>
            <w:r w:rsidRPr="7C995945">
              <w:rPr>
                <w:rFonts w:eastAsia="Arial" w:cs="Arial"/>
                <w:sz w:val="18"/>
                <w:szCs w:val="18"/>
              </w:rPr>
              <w:t>. Impacts on jobs, innovation and trade are presented qualitatively.</w:t>
            </w:r>
          </w:p>
        </w:tc>
      </w:tr>
      <w:tr w:rsidRPr="00CF16A5" w:rsidR="00133E48" w:rsidTr="00486308" w14:paraId="706DE20A" w14:textId="77777777">
        <w:trPr>
          <w:trHeight w:val="346" w:hRule="exact"/>
        </w:trPr>
        <w:tc>
          <w:tcPr>
            <w:tcW w:w="8661" w:type="dxa"/>
            <w:gridSpan w:val="5"/>
            <w:tcBorders>
              <w:top w:val="single" w:color="auto" w:sz="12" w:space="0"/>
              <w:bottom w:val="single" w:color="auto" w:sz="12" w:space="0"/>
              <w:right w:val="single" w:color="auto" w:sz="12" w:space="0"/>
            </w:tcBorders>
          </w:tcPr>
          <w:p w:rsidRPr="00CF16A5" w:rsidR="00133E48" w:rsidP="001862D1" w:rsidRDefault="00133E48" w14:paraId="08D27367" w14:textId="77777777">
            <w:pPr>
              <w:pStyle w:val="IATableLabel"/>
              <w:tabs>
                <w:tab w:val="left" w:pos="7655"/>
              </w:tabs>
              <w:rPr>
                <w:rFonts w:cs="Arial"/>
              </w:rPr>
            </w:pPr>
            <w:r w:rsidRPr="00CF16A5">
              <w:rPr>
                <w:rStyle w:val="IAPOQ5Char"/>
                <w:rFonts w:cs="Arial"/>
                <w:b/>
              </w:rPr>
              <w:t>Key assumptions/sensitivities/risks</w:t>
            </w:r>
            <w:r w:rsidRPr="00CF16A5">
              <w:rPr>
                <w:rFonts w:cs="Arial"/>
              </w:rPr>
              <w:tab/>
            </w:r>
            <w:r w:rsidRPr="00CF16A5">
              <w:rPr>
                <w:rFonts w:cs="Arial"/>
              </w:rPr>
              <w:t>Discount rate (%)</w:t>
            </w:r>
          </w:p>
          <w:p w:rsidRPr="00CF16A5" w:rsidR="00133E48" w:rsidP="001862D1" w:rsidRDefault="00133E48" w14:paraId="0CA1F968" w14:textId="77777777">
            <w:pPr>
              <w:pStyle w:val="IATableLabel"/>
              <w:rPr>
                <w:rFonts w:cs="Arial"/>
              </w:rPr>
            </w:pPr>
          </w:p>
        </w:tc>
        <w:tc>
          <w:tcPr>
            <w:tcW w:w="1656" w:type="dxa"/>
            <w:tcBorders>
              <w:top w:val="single" w:color="auto" w:sz="12" w:space="0"/>
              <w:left w:val="single" w:color="auto" w:sz="12" w:space="0"/>
              <w:bottom w:val="single" w:color="auto" w:sz="12" w:space="0"/>
            </w:tcBorders>
          </w:tcPr>
          <w:p w:rsidRPr="00CF16A5" w:rsidR="00133E48" w:rsidP="001862D1" w:rsidRDefault="00133E48" w14:paraId="3CE9CD18" w14:textId="77777777">
            <w:pPr>
              <w:pStyle w:val="IAPODisRate"/>
              <w:rPr>
                <w:rFonts w:cs="Arial"/>
              </w:rPr>
            </w:pPr>
            <w:r w:rsidRPr="00CF16A5">
              <w:rPr>
                <w:rFonts w:cs="Arial"/>
              </w:rPr>
              <w:t>3.5</w:t>
            </w:r>
          </w:p>
        </w:tc>
      </w:tr>
      <w:tr w:rsidRPr="00CF16A5" w:rsidR="00133E48" w:rsidTr="002A4530" w14:paraId="69B3B978" w14:textId="77777777">
        <w:trPr>
          <w:trHeight w:val="2316" w:hRule="exact"/>
        </w:trPr>
        <w:tc>
          <w:tcPr>
            <w:tcW w:w="10317" w:type="dxa"/>
            <w:gridSpan w:val="6"/>
            <w:tcBorders>
              <w:top w:val="nil"/>
              <w:bottom w:val="single" w:color="auto" w:sz="12" w:space="0"/>
            </w:tcBorders>
          </w:tcPr>
          <w:p w:rsidRPr="00CF16A5" w:rsidR="002171A2" w:rsidP="002171A2" w:rsidRDefault="002171A2" w14:paraId="43ECC9E5" w14:textId="480FE04D">
            <w:pPr>
              <w:pStyle w:val="IPPOQ3"/>
              <w:jc w:val="both"/>
              <w:rPr>
                <w:rFonts w:eastAsia="Arial" w:cs="Arial"/>
                <w:b w:val="0"/>
                <w:bCs/>
                <w:color w:val="auto"/>
                <w:sz w:val="18"/>
                <w:szCs w:val="18"/>
              </w:rPr>
            </w:pPr>
            <w:r w:rsidRPr="00CF16A5">
              <w:rPr>
                <w:rFonts w:eastAsia="Arial" w:cs="Arial"/>
                <w:b w:val="0"/>
                <w:bCs/>
                <w:color w:val="auto"/>
                <w:sz w:val="18"/>
                <w:szCs w:val="18"/>
              </w:rPr>
              <w:t xml:space="preserve">For the household sector, the uptake in recycling is estimated based on WRAP’s modelling. The modelling </w:t>
            </w:r>
            <w:r w:rsidRPr="00CF16A5">
              <w:rPr>
                <w:rFonts w:eastAsia="Arial" w:cs="Arial"/>
                <w:b w:val="0"/>
                <w:color w:val="auto"/>
                <w:sz w:val="18"/>
                <w:szCs w:val="18"/>
              </w:rPr>
              <w:t>reflects</w:t>
            </w:r>
            <w:r w:rsidRPr="00CF16A5">
              <w:rPr>
                <w:rFonts w:eastAsia="Arial" w:cs="Arial"/>
                <w:b w:val="0"/>
                <w:bCs/>
                <w:color w:val="auto"/>
                <w:sz w:val="18"/>
                <w:szCs w:val="18"/>
              </w:rPr>
              <w:t xml:space="preserve"> different collection schemes, rurality, deprivation levels and ONS data across different </w:t>
            </w:r>
            <w:r w:rsidR="008D303D">
              <w:rPr>
                <w:rFonts w:eastAsia="Arial" w:cs="Arial"/>
                <w:b w:val="0"/>
                <w:bCs/>
                <w:color w:val="auto"/>
                <w:sz w:val="18"/>
                <w:szCs w:val="18"/>
              </w:rPr>
              <w:t>l</w:t>
            </w:r>
            <w:r w:rsidRPr="00CF16A5">
              <w:rPr>
                <w:rFonts w:eastAsia="Arial" w:cs="Arial"/>
                <w:b w:val="0"/>
                <w:bCs/>
                <w:color w:val="auto"/>
                <w:sz w:val="18"/>
                <w:szCs w:val="18"/>
              </w:rPr>
              <w:t xml:space="preserve">ocal </w:t>
            </w:r>
            <w:r w:rsidR="008D303D">
              <w:rPr>
                <w:rFonts w:eastAsia="Arial" w:cs="Arial"/>
                <w:b w:val="0"/>
                <w:bCs/>
                <w:color w:val="auto"/>
                <w:sz w:val="18"/>
                <w:szCs w:val="18"/>
              </w:rPr>
              <w:t>a</w:t>
            </w:r>
            <w:r w:rsidRPr="00CF16A5">
              <w:rPr>
                <w:rFonts w:eastAsia="Arial" w:cs="Arial"/>
                <w:b w:val="0"/>
                <w:bCs/>
                <w:color w:val="auto"/>
                <w:sz w:val="18"/>
                <w:szCs w:val="18"/>
              </w:rPr>
              <w:t>uthority areas</w:t>
            </w:r>
            <w:bookmarkStart w:name="_Hlk96702718" w:id="32"/>
            <w:r w:rsidRPr="00CF16A5">
              <w:rPr>
                <w:rFonts w:eastAsia="Arial" w:cs="Arial"/>
                <w:b w:val="0"/>
                <w:bCs/>
                <w:color w:val="auto"/>
                <w:sz w:val="18"/>
                <w:szCs w:val="18"/>
              </w:rPr>
              <w:t>. The high and low sensitivities do not assume any change in recycling yields from best estimates. They account for different material prices and gate fees and reflect uncertainty associated with key capital (such as vehicles and containers) and operating costs (such as labour).</w:t>
            </w:r>
          </w:p>
          <w:bookmarkEnd w:id="32"/>
          <w:p w:rsidRPr="00CF16A5" w:rsidR="002171A2" w:rsidP="002171A2" w:rsidRDefault="002171A2" w14:paraId="6E0A32CD" w14:textId="33F58F68">
            <w:pPr>
              <w:pStyle w:val="IPPOQ3"/>
              <w:jc w:val="both"/>
              <w:rPr>
                <w:rFonts w:eastAsia="Arial" w:cs="Arial"/>
                <w:b w:val="0"/>
                <w:bCs/>
                <w:color w:val="auto"/>
                <w:sz w:val="18"/>
                <w:szCs w:val="18"/>
              </w:rPr>
            </w:pPr>
            <w:r w:rsidRPr="00CF16A5">
              <w:rPr>
                <w:rFonts w:eastAsia="Arial" w:cs="Arial"/>
                <w:b w:val="0"/>
                <w:bCs/>
                <w:color w:val="auto"/>
                <w:sz w:val="18"/>
                <w:szCs w:val="18"/>
              </w:rPr>
              <w:t xml:space="preserve">The NHM ‘presented’ baseline recycling rate is estimated to be </w:t>
            </w:r>
            <w:r w:rsidRPr="00CF16A5" w:rsidR="00D1799F">
              <w:rPr>
                <w:rFonts w:eastAsia="Arial" w:cs="Arial"/>
                <w:b w:val="0"/>
                <w:bCs/>
                <w:color w:val="auto"/>
                <w:sz w:val="18"/>
                <w:szCs w:val="18"/>
              </w:rPr>
              <w:t>4</w:t>
            </w:r>
            <w:r w:rsidR="00D1799F">
              <w:rPr>
                <w:rFonts w:eastAsia="Arial" w:cs="Arial"/>
                <w:b w:val="0"/>
                <w:bCs/>
                <w:color w:val="auto"/>
                <w:sz w:val="18"/>
                <w:szCs w:val="18"/>
              </w:rPr>
              <w:t>3.3</w:t>
            </w:r>
            <w:r w:rsidRPr="00CF16A5">
              <w:rPr>
                <w:rFonts w:eastAsia="Arial" w:cs="Arial"/>
                <w:b w:val="0"/>
                <w:bCs/>
                <w:color w:val="auto"/>
                <w:sz w:val="18"/>
                <w:szCs w:val="18"/>
              </w:rPr>
              <w:t xml:space="preserve">%. It is likely that this is an overestimate which means that we might overestimate costs to businesses and underestimate carbon savings. However, this aligns with our cautious approach to estimating costs to businesses. </w:t>
            </w:r>
            <w:r w:rsidRPr="009E7A40" w:rsidR="001F39B3">
              <w:rPr>
                <w:rFonts w:eastAsia="Arial" w:cs="Arial"/>
                <w:b w:val="0"/>
                <w:bCs/>
                <w:sz w:val="18"/>
                <w:szCs w:val="18"/>
              </w:rPr>
              <w:t>The baseline is also adjusted to include the DRS effect.</w:t>
            </w:r>
            <w:r w:rsidR="001F39B3">
              <w:rPr>
                <w:rFonts w:eastAsia="Arial" w:cs="Arial"/>
                <w:sz w:val="18"/>
                <w:szCs w:val="18"/>
              </w:rPr>
              <w:t xml:space="preserve"> </w:t>
            </w:r>
            <w:r w:rsidRPr="00CF16A5">
              <w:rPr>
                <w:rFonts w:eastAsia="Arial" w:cs="Arial"/>
                <w:b w:val="0"/>
                <w:bCs/>
                <w:color w:val="auto"/>
                <w:sz w:val="18"/>
                <w:szCs w:val="18"/>
              </w:rPr>
              <w:t xml:space="preserve">For Option 2M, we assume that 80% of the total tonnage that could be recycled is presented by business. This is our central estimate. We also modelled 70% and 90% capture rates for low and high estimates, respectively. The high and low sensitivities also include familiarisation costs, lift prices and DRS effect. </w:t>
            </w:r>
          </w:p>
          <w:p w:rsidRPr="00CF16A5" w:rsidR="00133E48" w:rsidP="002171A2" w:rsidRDefault="002171A2" w14:paraId="205EA384" w14:textId="184BCFCC">
            <w:pPr>
              <w:pStyle w:val="IAPOA5"/>
              <w:rPr>
                <w:rFonts w:cs="Arial"/>
              </w:rPr>
            </w:pPr>
            <w:r w:rsidRPr="00CF16A5">
              <w:rPr>
                <w:rFonts w:eastAsia="Arial" w:cs="Arial"/>
                <w:bCs/>
                <w:sz w:val="18"/>
                <w:szCs w:val="18"/>
              </w:rPr>
              <w:t>For the cross-cutting impacts (carbon savings), we used low, central and high carbon prices.</w:t>
            </w:r>
          </w:p>
        </w:tc>
      </w:tr>
    </w:tbl>
    <w:p w:rsidRPr="00CF16A5" w:rsidR="00133E48" w:rsidP="00133E48" w:rsidRDefault="00133E48" w14:paraId="38C51ACF" w14:textId="314B710F">
      <w:pPr>
        <w:pStyle w:val="IAHeadLabel"/>
        <w:spacing w:before="50"/>
        <w:rPr>
          <w:rFonts w:cs="Arial"/>
        </w:rPr>
      </w:pPr>
      <w:r w:rsidRPr="00CF16A5">
        <w:rPr>
          <w:rFonts w:cs="Arial"/>
        </w:rPr>
        <w:t xml:space="preserve">BUSINESS ASSESSMENT (Option </w:t>
      </w:r>
      <w:r w:rsidR="0024270C">
        <w:rPr>
          <w:rFonts w:cs="Arial"/>
          <w:noProof/>
        </w:rPr>
        <w:t>2</w:t>
      </w:r>
      <w:r w:rsidRPr="00CF16A5">
        <w:rPr>
          <w:rFonts w:cs="Arial"/>
        </w:rPr>
        <w:t>)</w:t>
      </w:r>
    </w:p>
    <w:tbl>
      <w:tblPr>
        <w:tblW w:w="5075" w:type="pct"/>
        <w:tblInd w:w="-137"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left w:w="0" w:type="dxa"/>
          <w:right w:w="0" w:type="dxa"/>
        </w:tblCellMar>
        <w:tblLook w:val="01E0" w:firstRow="1" w:lastRow="1" w:firstColumn="1" w:lastColumn="1" w:noHBand="0" w:noVBand="0"/>
      </w:tblPr>
      <w:tblGrid>
        <w:gridCol w:w="6"/>
        <w:gridCol w:w="1950"/>
        <w:gridCol w:w="2085"/>
        <w:gridCol w:w="1397"/>
        <w:gridCol w:w="4873"/>
        <w:gridCol w:w="17"/>
      </w:tblGrid>
      <w:tr w:rsidRPr="00CF16A5" w:rsidR="00133E48" w:rsidTr="005A4FDC" w14:paraId="0C1D6383" w14:textId="77777777">
        <w:trPr>
          <w:trHeight w:val="597" w:hRule="exact"/>
        </w:trPr>
        <w:tc>
          <w:tcPr>
            <w:tcW w:w="5438" w:type="dxa"/>
            <w:gridSpan w:val="4"/>
          </w:tcPr>
          <w:p w:rsidRPr="00CF16A5" w:rsidR="00133E48" w:rsidP="001862D1" w:rsidRDefault="00133E48" w14:paraId="7CA2512F" w14:textId="77777777">
            <w:pPr>
              <w:pStyle w:val="IATableLabel"/>
              <w:rPr>
                <w:rFonts w:cs="Arial"/>
              </w:rPr>
            </w:pPr>
            <w:r w:rsidRPr="00CF16A5">
              <w:rPr>
                <w:rFonts w:cs="Arial"/>
              </w:rPr>
              <w:t xml:space="preserve">Direct impact on business (Equivalent Annual) £m: </w:t>
            </w:r>
          </w:p>
        </w:tc>
        <w:tc>
          <w:tcPr>
            <w:tcW w:w="4890" w:type="dxa"/>
            <w:gridSpan w:val="2"/>
          </w:tcPr>
          <w:p w:rsidRPr="00CF16A5" w:rsidR="00133E48" w:rsidP="001862D1" w:rsidRDefault="00133E48" w14:paraId="7A117E0B" w14:textId="553F869C">
            <w:pPr>
              <w:pStyle w:val="IATableLabel"/>
              <w:rPr>
                <w:rFonts w:cs="Arial"/>
              </w:rPr>
            </w:pPr>
            <w:r w:rsidRPr="00CF16A5">
              <w:rPr>
                <w:rFonts w:cs="Arial"/>
              </w:rPr>
              <w:t xml:space="preserve">Score for Business Impact Target (qualifying provisions only) £m: </w:t>
            </w:r>
            <w:r w:rsidR="0024270C">
              <w:rPr>
                <w:rFonts w:cs="Arial"/>
              </w:rPr>
              <w:t>£</w:t>
            </w:r>
            <w:r w:rsidR="001B42E7">
              <w:rPr>
                <w:rFonts w:cs="Arial"/>
              </w:rPr>
              <w:t>1,444.9</w:t>
            </w:r>
          </w:p>
        </w:tc>
      </w:tr>
      <w:tr w:rsidRPr="00CF16A5" w:rsidR="00AC3B31" w:rsidTr="006C6A39" w14:paraId="66031A70" w14:textId="77777777">
        <w:trPr>
          <w:gridBefore w:val="1"/>
          <w:gridAfter w:val="1"/>
          <w:wBefore w:w="6" w:type="dxa"/>
          <w:wAfter w:w="17" w:type="dxa"/>
          <w:trHeight w:val="125"/>
        </w:trPr>
        <w:tc>
          <w:tcPr>
            <w:tcW w:w="1950" w:type="dxa"/>
            <w:vMerge w:val="restart"/>
            <w:shd w:val="clear" w:color="auto" w:fill="FFFFFF"/>
          </w:tcPr>
          <w:p w:rsidRPr="00CF16A5" w:rsidR="00133E48" w:rsidP="001862D1" w:rsidRDefault="00133E48" w14:paraId="5E7F4146" w14:textId="27A25088">
            <w:pPr>
              <w:pStyle w:val="IATableLabel"/>
              <w:rPr>
                <w:rFonts w:cs="Arial"/>
              </w:rPr>
            </w:pPr>
            <w:r w:rsidRPr="00CF16A5">
              <w:rPr>
                <w:rFonts w:cs="Arial"/>
              </w:rPr>
              <w:t xml:space="preserve">Costs: </w:t>
            </w:r>
            <w:r w:rsidRPr="00CF16A5" w:rsidR="002171A2">
              <w:rPr>
                <w:rFonts w:cs="Arial"/>
              </w:rPr>
              <w:t>£</w:t>
            </w:r>
            <w:r w:rsidR="0046732E">
              <w:rPr>
                <w:rFonts w:cs="Arial"/>
              </w:rPr>
              <w:t>352</w:t>
            </w:r>
            <w:r w:rsidR="007E39ED">
              <w:rPr>
                <w:rFonts w:cs="Arial"/>
              </w:rPr>
              <w:t>.0</w:t>
            </w:r>
          </w:p>
        </w:tc>
        <w:tc>
          <w:tcPr>
            <w:tcW w:w="2085" w:type="dxa"/>
            <w:vMerge w:val="restart"/>
            <w:shd w:val="clear" w:color="auto" w:fill="FFFFFF"/>
          </w:tcPr>
          <w:p w:rsidRPr="00CF16A5" w:rsidR="00133E48" w:rsidP="001862D1" w:rsidRDefault="00133E48" w14:paraId="52F80C78" w14:textId="79BEC49F">
            <w:pPr>
              <w:pStyle w:val="IATableLabel"/>
              <w:rPr>
                <w:rFonts w:cs="Arial"/>
              </w:rPr>
            </w:pPr>
            <w:r w:rsidRPr="00CF16A5">
              <w:rPr>
                <w:rFonts w:cs="Arial"/>
              </w:rPr>
              <w:t>Benefits:</w:t>
            </w:r>
            <w:r w:rsidRPr="00CF16A5" w:rsidR="002171A2">
              <w:rPr>
                <w:rFonts w:cs="Arial"/>
              </w:rPr>
              <w:t xml:space="preserve"> £</w:t>
            </w:r>
            <w:r w:rsidR="0024270C">
              <w:rPr>
                <w:rFonts w:cs="Arial"/>
              </w:rPr>
              <w:t>0.0</w:t>
            </w:r>
          </w:p>
        </w:tc>
        <w:tc>
          <w:tcPr>
            <w:tcW w:w="1397" w:type="dxa"/>
            <w:vMerge w:val="restart"/>
            <w:shd w:val="clear" w:color="auto" w:fill="FFFFFF"/>
          </w:tcPr>
          <w:p w:rsidRPr="00CF16A5" w:rsidR="00133E48" w:rsidP="001862D1" w:rsidRDefault="00133E48" w14:paraId="110342F8" w14:textId="03162A7E">
            <w:pPr>
              <w:pStyle w:val="IATableLabel"/>
              <w:rPr>
                <w:rFonts w:cs="Arial"/>
              </w:rPr>
            </w:pPr>
            <w:r w:rsidRPr="00CF16A5">
              <w:rPr>
                <w:rFonts w:cs="Arial"/>
              </w:rPr>
              <w:t xml:space="preserve">Net: </w:t>
            </w:r>
            <w:r w:rsidR="0046732E">
              <w:rPr>
                <w:rFonts w:cs="Arial"/>
              </w:rPr>
              <w:t>352</w:t>
            </w:r>
            <w:r w:rsidR="007E39ED">
              <w:rPr>
                <w:rFonts w:cs="Arial"/>
              </w:rPr>
              <w:t>.0</w:t>
            </w:r>
          </w:p>
        </w:tc>
        <w:tc>
          <w:tcPr>
            <w:tcW w:w="4873" w:type="dxa"/>
            <w:shd w:val="clear" w:color="auto" w:fill="FFFFFF"/>
          </w:tcPr>
          <w:p w:rsidRPr="00CF16A5" w:rsidR="00133E48" w:rsidP="001862D1" w:rsidRDefault="00133E48" w14:paraId="452CE2BC" w14:textId="77777777">
            <w:pPr>
              <w:pStyle w:val="IAPODIMQ"/>
              <w:rPr>
                <w:rFonts w:cs="Arial"/>
              </w:rPr>
            </w:pPr>
          </w:p>
        </w:tc>
      </w:tr>
      <w:tr w:rsidRPr="00CF16A5" w:rsidR="00AC3B31" w:rsidTr="006C6A39" w14:paraId="56488C97" w14:textId="77777777">
        <w:trPr>
          <w:gridBefore w:val="1"/>
          <w:gridAfter w:val="1"/>
          <w:wBefore w:w="6" w:type="dxa"/>
          <w:wAfter w:w="17" w:type="dxa"/>
          <w:trHeight w:val="336" w:hRule="exact"/>
        </w:trPr>
        <w:tc>
          <w:tcPr>
            <w:tcW w:w="1950" w:type="dxa"/>
            <w:vMerge/>
            <w:shd w:val="clear" w:color="auto" w:fill="FFFFFF"/>
          </w:tcPr>
          <w:p w:rsidRPr="00CF16A5" w:rsidR="00133E48" w:rsidP="001862D1" w:rsidRDefault="00133E48" w14:paraId="201A3A38" w14:textId="77777777">
            <w:pPr>
              <w:pStyle w:val="IATableLabel"/>
              <w:rPr>
                <w:rFonts w:cs="Arial"/>
              </w:rPr>
            </w:pPr>
          </w:p>
        </w:tc>
        <w:tc>
          <w:tcPr>
            <w:tcW w:w="2085" w:type="dxa"/>
            <w:vMerge/>
            <w:shd w:val="clear" w:color="auto" w:fill="FFFFFF"/>
          </w:tcPr>
          <w:p w:rsidRPr="00CF16A5" w:rsidR="00133E48" w:rsidP="001862D1" w:rsidRDefault="00133E48" w14:paraId="29382FAA" w14:textId="77777777">
            <w:pPr>
              <w:pStyle w:val="IATableLabel"/>
              <w:rPr>
                <w:rFonts w:cs="Arial"/>
              </w:rPr>
            </w:pPr>
          </w:p>
        </w:tc>
        <w:tc>
          <w:tcPr>
            <w:tcW w:w="1397" w:type="dxa"/>
            <w:vMerge/>
            <w:shd w:val="clear" w:color="auto" w:fill="FFFFFF"/>
          </w:tcPr>
          <w:p w:rsidRPr="00CF16A5" w:rsidR="00133E48" w:rsidP="001862D1" w:rsidRDefault="00133E48" w14:paraId="6B8964DF" w14:textId="77777777">
            <w:pPr>
              <w:pStyle w:val="IATableLabel"/>
              <w:rPr>
                <w:rFonts w:cs="Arial"/>
              </w:rPr>
            </w:pPr>
          </w:p>
        </w:tc>
        <w:tc>
          <w:tcPr>
            <w:tcW w:w="4873" w:type="dxa"/>
            <w:shd w:val="clear" w:color="auto" w:fill="FFFFFF"/>
          </w:tcPr>
          <w:p w:rsidRPr="00CF16A5" w:rsidR="00133E48" w:rsidP="001862D1" w:rsidRDefault="00133E48" w14:paraId="10EFB03B" w14:textId="77777777">
            <w:pPr>
              <w:pStyle w:val="IAPODIMQ"/>
              <w:rPr>
                <w:rFonts w:cs="Arial"/>
              </w:rPr>
            </w:pPr>
            <w:r w:rsidRPr="00CF16A5">
              <w:rPr>
                <w:rFonts w:cs="Arial"/>
              </w:rPr>
              <w:fldChar w:fldCharType="begin">
                <w:ffData>
                  <w:name w:val="Text71"/>
                  <w:enabled/>
                  <w:calcOnExit w:val="0"/>
                  <w:textInput/>
                </w:ffData>
              </w:fldChar>
            </w:r>
            <w:r w:rsidRPr="00CF16A5">
              <w:rPr>
                <w:rFonts w:cs="Arial"/>
              </w:rPr>
              <w:instrText xml:space="preserve"> FORMTEXT </w:instrText>
            </w:r>
            <w:r w:rsidRPr="00CF16A5">
              <w:rPr>
                <w:rFonts w:cs="Arial"/>
              </w:rPr>
            </w:r>
            <w:r w:rsidRPr="00CF16A5">
              <w:rPr>
                <w:rFonts w:cs="Arial"/>
              </w:rPr>
              <w:fldChar w:fldCharType="separate"/>
            </w:r>
            <w:r w:rsidRPr="00CF16A5">
              <w:rPr>
                <w:rFonts w:cs="Arial"/>
                <w:noProof/>
              </w:rPr>
              <w:t> </w:t>
            </w:r>
            <w:r w:rsidRPr="00CF16A5">
              <w:rPr>
                <w:rFonts w:cs="Arial"/>
                <w:noProof/>
              </w:rPr>
              <w:t> </w:t>
            </w:r>
            <w:r w:rsidRPr="00CF16A5">
              <w:rPr>
                <w:rFonts w:cs="Arial"/>
                <w:noProof/>
              </w:rPr>
              <w:t> </w:t>
            </w:r>
            <w:r w:rsidRPr="00CF16A5">
              <w:rPr>
                <w:rFonts w:cs="Arial"/>
                <w:noProof/>
              </w:rPr>
              <w:t> </w:t>
            </w:r>
            <w:r w:rsidRPr="00CF16A5">
              <w:rPr>
                <w:rFonts w:cs="Arial"/>
                <w:noProof/>
              </w:rPr>
              <w:t> </w:t>
            </w:r>
            <w:r w:rsidRPr="00CF16A5">
              <w:rPr>
                <w:rFonts w:cs="Arial"/>
              </w:rPr>
              <w:fldChar w:fldCharType="end"/>
            </w:r>
          </w:p>
        </w:tc>
      </w:tr>
    </w:tbl>
    <w:p w:rsidRPr="00CF16A5" w:rsidR="00133E48" w:rsidP="00133E48" w:rsidRDefault="00133E48" w14:paraId="54FAE0D7" w14:textId="7C8FB175">
      <w:pPr>
        <w:pStyle w:val="Heading1"/>
        <w:spacing w:before="0"/>
        <w:rPr>
          <w:rFonts w:ascii="Arial" w:hAnsi="Arial"/>
        </w:rPr>
      </w:pPr>
      <w:r w:rsidRPr="00CF16A5">
        <w:rPr>
          <w:rFonts w:ascii="Arial" w:hAnsi="Arial"/>
        </w:rPr>
        <w:t>Summary: Analysis &amp; Evidence</w:t>
      </w:r>
      <w:r w:rsidRPr="00CF16A5">
        <w:rPr>
          <w:rFonts w:ascii="Arial" w:hAnsi="Arial"/>
        </w:rPr>
        <w:tab/>
      </w:r>
      <w:r w:rsidRPr="00CF16A5">
        <w:rPr>
          <w:rFonts w:ascii="Arial" w:hAnsi="Arial"/>
          <w:b w:val="0"/>
          <w:bCs w:val="0"/>
        </w:rPr>
        <w:t>Policy Option 3</w:t>
      </w:r>
    </w:p>
    <w:p w:rsidRPr="00CF16A5" w:rsidR="00EA20C4" w:rsidP="00EA20C4" w:rsidRDefault="00133E48" w14:paraId="70BFF260" w14:textId="0468E66D">
      <w:pPr>
        <w:pStyle w:val="IATableLines"/>
        <w:jc w:val="both"/>
        <w:rPr>
          <w:rFonts w:cs="Arial"/>
          <w:sz w:val="20"/>
        </w:rPr>
      </w:pPr>
      <w:r w:rsidRPr="009E7A40">
        <w:rPr>
          <w:rFonts w:cs="Arial"/>
          <w:b/>
        </w:rPr>
        <w:t xml:space="preserve">Description: </w:t>
      </w:r>
      <w:r w:rsidRPr="009E7A40" w:rsidR="00641A00">
        <w:rPr>
          <w:rFonts w:cs="Arial"/>
          <w:b/>
        </w:rPr>
        <w:t>3M</w:t>
      </w:r>
      <w:r w:rsidR="00EA20C4">
        <w:rPr>
          <w:rFonts w:cs="Arial"/>
        </w:rPr>
        <w:t xml:space="preserve"> </w:t>
      </w:r>
      <w:r w:rsidRPr="009E7A40" w:rsidR="00EA20C4">
        <w:rPr>
          <w:rFonts w:cs="Arial"/>
          <w:b/>
          <w:sz w:val="20"/>
        </w:rPr>
        <w:t>(</w:t>
      </w:r>
      <w:proofErr w:type="spellStart"/>
      <w:r w:rsidRPr="009E7A40" w:rsidR="00EA20C4">
        <w:rPr>
          <w:rFonts w:cs="Arial"/>
          <w:b/>
          <w:sz w:val="20"/>
        </w:rPr>
        <w:t>i</w:t>
      </w:r>
      <w:proofErr w:type="spellEnd"/>
      <w:r w:rsidRPr="009E7A40" w:rsidR="00EA20C4">
        <w:rPr>
          <w:rFonts w:cs="Arial"/>
          <w:b/>
          <w:sz w:val="20"/>
        </w:rPr>
        <w:t>) Household sector</w:t>
      </w:r>
      <w:r w:rsidRPr="009E7A40" w:rsidDel="00D413E9" w:rsidR="00EA20C4">
        <w:rPr>
          <w:rFonts w:cs="Arial"/>
          <w:b/>
          <w:sz w:val="20"/>
        </w:rPr>
        <w:t xml:space="preserve"> </w:t>
      </w:r>
      <w:r w:rsidRPr="009E7A40" w:rsidR="00EA20C4">
        <w:rPr>
          <w:rFonts w:cs="Arial"/>
          <w:b/>
          <w:sz w:val="20"/>
        </w:rPr>
        <w:t>– as Option 1M, except for garden waste. It is assumed that all local authorities charge participating households for collecting garden waste. (ii) NHM sector – as in 1M.</w:t>
      </w:r>
    </w:p>
    <w:p w:rsidRPr="00CF16A5" w:rsidR="00133E48" w:rsidP="00133E48" w:rsidRDefault="00133E48" w14:paraId="3CE2F1E7" w14:textId="0349C446">
      <w:pPr>
        <w:pStyle w:val="IAHeadLabel"/>
        <w:spacing w:before="50"/>
        <w:rPr>
          <w:rFonts w:cs="Arial"/>
        </w:rPr>
      </w:pPr>
      <w:r w:rsidRPr="00CF16A5">
        <w:rPr>
          <w:rFonts w:cs="Arial"/>
        </w:rPr>
        <w:t>FULL ECONOMIC ASSESSMENT</w:t>
      </w:r>
    </w:p>
    <w:tbl>
      <w:tblPr>
        <w:tblW w:w="5075"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1377"/>
        <w:gridCol w:w="1238"/>
        <w:gridCol w:w="1414"/>
        <w:gridCol w:w="1768"/>
        <w:gridCol w:w="1794"/>
        <w:gridCol w:w="2737"/>
      </w:tblGrid>
      <w:tr w:rsidRPr="00CF16A5" w:rsidR="00A86BA4" w:rsidTr="2A9E4582" w14:paraId="05B19CCF" w14:textId="77777777">
        <w:trPr>
          <w:trHeight w:val="312" w:hRule="exact"/>
        </w:trPr>
        <w:tc>
          <w:tcPr>
            <w:tcW w:w="1377" w:type="dxa"/>
            <w:tcBorders>
              <w:top w:val="single" w:color="auto" w:sz="12" w:space="0"/>
              <w:left w:val="single" w:color="auto" w:sz="12" w:space="0"/>
              <w:right w:val="single" w:color="auto" w:sz="12" w:space="0"/>
            </w:tcBorders>
          </w:tcPr>
          <w:p w:rsidRPr="00CF16A5" w:rsidR="00133E48" w:rsidP="001862D1" w:rsidRDefault="00133E48" w14:paraId="696709C6" w14:textId="77777777">
            <w:pPr>
              <w:pStyle w:val="POPBY"/>
              <w:rPr>
                <w:rFonts w:cs="Arial"/>
              </w:rPr>
            </w:pPr>
            <w:r w:rsidRPr="00CF16A5">
              <w:rPr>
                <w:rFonts w:cs="Arial"/>
              </w:rPr>
              <w:t xml:space="preserve">Price Base Year </w:t>
            </w:r>
            <w:r w:rsidRPr="00CF16A5">
              <w:rPr>
                <w:rFonts w:cs="Arial"/>
                <w:b w:val="0"/>
              </w:rPr>
              <w:t>2020</w:t>
            </w:r>
          </w:p>
        </w:tc>
        <w:tc>
          <w:tcPr>
            <w:tcW w:w="1238" w:type="dxa"/>
            <w:tcBorders>
              <w:top w:val="single" w:color="auto" w:sz="12" w:space="0"/>
              <w:left w:val="single" w:color="auto" w:sz="12" w:space="0"/>
              <w:right w:val="single" w:color="auto" w:sz="12" w:space="0"/>
            </w:tcBorders>
          </w:tcPr>
          <w:p w:rsidRPr="00CF16A5" w:rsidR="00133E48" w:rsidP="001862D1" w:rsidRDefault="00133E48" w14:paraId="30EEEF7C" w14:textId="77777777">
            <w:pPr>
              <w:pStyle w:val="POPVBY"/>
              <w:rPr>
                <w:rFonts w:cs="Arial"/>
              </w:rPr>
            </w:pPr>
            <w:r w:rsidRPr="00CF16A5">
              <w:rPr>
                <w:rFonts w:cs="Arial"/>
              </w:rPr>
              <w:t xml:space="preserve">PV Base Year </w:t>
            </w:r>
            <w:r w:rsidRPr="00CF16A5">
              <w:rPr>
                <w:rFonts w:cs="Arial"/>
                <w:b w:val="0"/>
              </w:rPr>
              <w:t>2023</w:t>
            </w:r>
          </w:p>
        </w:tc>
        <w:tc>
          <w:tcPr>
            <w:tcW w:w="1414" w:type="dxa"/>
            <w:tcBorders>
              <w:top w:val="single" w:color="auto" w:sz="12" w:space="0"/>
              <w:left w:val="single" w:color="auto" w:sz="12" w:space="0"/>
              <w:right w:val="single" w:color="auto" w:sz="12" w:space="0"/>
            </w:tcBorders>
          </w:tcPr>
          <w:p w:rsidRPr="00CF16A5" w:rsidR="00133E48" w:rsidP="001862D1" w:rsidRDefault="00133E48" w14:paraId="596639DE" w14:textId="77777777">
            <w:pPr>
              <w:pStyle w:val="POTPY"/>
              <w:rPr>
                <w:rFonts w:cs="Arial"/>
              </w:rPr>
            </w:pPr>
            <w:r w:rsidRPr="00CF16A5">
              <w:rPr>
                <w:rFonts w:cs="Arial"/>
              </w:rPr>
              <w:t xml:space="preserve">Time Period Years </w:t>
            </w:r>
            <w:r w:rsidRPr="00CF16A5">
              <w:rPr>
                <w:rFonts w:cs="Arial"/>
                <w:b w:val="0"/>
                <w:bCs/>
              </w:rPr>
              <w:t>13</w:t>
            </w:r>
          </w:p>
        </w:tc>
        <w:tc>
          <w:tcPr>
            <w:tcW w:w="6299" w:type="dxa"/>
            <w:gridSpan w:val="3"/>
            <w:tcBorders>
              <w:top w:val="single" w:color="auto" w:sz="12" w:space="0"/>
              <w:left w:val="single" w:color="auto" w:sz="12" w:space="0"/>
              <w:right w:val="single" w:color="auto" w:sz="12" w:space="0"/>
            </w:tcBorders>
            <w:shd w:val="clear" w:color="auto" w:fill="FFFFFF" w:themeFill="background1"/>
          </w:tcPr>
          <w:p w:rsidRPr="00CF16A5" w:rsidR="00133E48" w:rsidP="001862D1" w:rsidRDefault="00133E48" w14:paraId="41C6E0FA" w14:textId="77777777">
            <w:pPr>
              <w:pStyle w:val="IATableLabel"/>
              <w:jc w:val="center"/>
              <w:rPr>
                <w:rFonts w:cs="Arial"/>
              </w:rPr>
            </w:pPr>
            <w:r w:rsidRPr="00CF16A5">
              <w:rPr>
                <w:rFonts w:cs="Arial"/>
              </w:rPr>
              <w:t>Net Benefit (Present Value (PV)) (£m)</w:t>
            </w:r>
          </w:p>
        </w:tc>
      </w:tr>
      <w:tr w:rsidRPr="00CF16A5" w:rsidR="00562FA9" w:rsidTr="2A9E4582" w14:paraId="5C9A21D9" w14:textId="77777777">
        <w:trPr>
          <w:trHeight w:val="340"/>
        </w:trPr>
        <w:tc>
          <w:tcPr>
            <w:tcW w:w="1377" w:type="dxa"/>
            <w:tcBorders>
              <w:left w:val="single" w:color="auto" w:sz="12" w:space="0"/>
              <w:bottom w:val="single" w:color="auto" w:sz="12" w:space="0"/>
              <w:right w:val="single" w:color="auto" w:sz="12" w:space="0"/>
            </w:tcBorders>
          </w:tcPr>
          <w:p w:rsidRPr="00CF16A5" w:rsidR="00FD19B2" w:rsidP="00FD19B2" w:rsidRDefault="00436176" w14:paraId="09D95757" w14:textId="1FF1C9CC">
            <w:pPr>
              <w:pStyle w:val="IATableNotes"/>
              <w:ind w:left="0"/>
              <w:rPr>
                <w:rFonts w:cs="Arial"/>
                <w:b/>
                <w:sz w:val="20"/>
              </w:rPr>
            </w:pPr>
            <w:r>
              <w:rPr>
                <w:rFonts w:cs="Arial"/>
                <w:b/>
                <w:sz w:val="20"/>
              </w:rPr>
              <w:t xml:space="preserve"> </w:t>
            </w:r>
            <w:r w:rsidR="000E7C52">
              <w:rPr>
                <w:rFonts w:cs="Arial"/>
                <w:b/>
                <w:sz w:val="20"/>
              </w:rPr>
              <w:t>2020</w:t>
            </w:r>
          </w:p>
        </w:tc>
        <w:tc>
          <w:tcPr>
            <w:tcW w:w="1238" w:type="dxa"/>
            <w:tcBorders>
              <w:left w:val="single" w:color="auto" w:sz="12" w:space="0"/>
              <w:bottom w:val="single" w:color="auto" w:sz="12" w:space="0"/>
              <w:right w:val="single" w:color="auto" w:sz="12" w:space="0"/>
            </w:tcBorders>
          </w:tcPr>
          <w:p w:rsidRPr="00CF16A5" w:rsidR="00FD19B2" w:rsidP="00FD19B2" w:rsidRDefault="00436176" w14:paraId="71F86989" w14:textId="75D9231B">
            <w:pPr>
              <w:pStyle w:val="IATableNotes"/>
              <w:ind w:left="0"/>
              <w:rPr>
                <w:rFonts w:cs="Arial"/>
                <w:b/>
                <w:sz w:val="20"/>
              </w:rPr>
            </w:pPr>
            <w:r>
              <w:rPr>
                <w:rFonts w:cs="Arial"/>
                <w:b/>
                <w:sz w:val="20"/>
              </w:rPr>
              <w:t xml:space="preserve"> </w:t>
            </w:r>
            <w:r w:rsidR="000E7C52">
              <w:rPr>
                <w:rFonts w:cs="Arial"/>
                <w:b/>
                <w:sz w:val="20"/>
              </w:rPr>
              <w:t>202</w:t>
            </w:r>
            <w:r w:rsidR="00C9716E">
              <w:rPr>
                <w:rFonts w:cs="Arial"/>
                <w:b/>
                <w:sz w:val="20"/>
              </w:rPr>
              <w:t>4</w:t>
            </w:r>
          </w:p>
        </w:tc>
        <w:tc>
          <w:tcPr>
            <w:tcW w:w="1414" w:type="dxa"/>
            <w:tcBorders>
              <w:left w:val="single" w:color="auto" w:sz="12" w:space="0"/>
              <w:bottom w:val="single" w:color="auto" w:sz="12" w:space="0"/>
              <w:right w:val="single" w:color="auto" w:sz="12" w:space="0"/>
            </w:tcBorders>
          </w:tcPr>
          <w:p w:rsidRPr="00CF16A5" w:rsidR="00FD19B2" w:rsidP="00FD19B2" w:rsidRDefault="00436176" w14:paraId="61F5B12B" w14:textId="2624B90C">
            <w:pPr>
              <w:pStyle w:val="IATableNotes"/>
              <w:ind w:left="0"/>
              <w:rPr>
                <w:rFonts w:cs="Arial"/>
                <w:b/>
                <w:sz w:val="20"/>
              </w:rPr>
            </w:pPr>
            <w:r>
              <w:rPr>
                <w:rFonts w:cs="Arial"/>
                <w:b/>
                <w:sz w:val="20"/>
              </w:rPr>
              <w:t xml:space="preserve"> </w:t>
            </w:r>
            <w:r w:rsidR="000E7C52">
              <w:rPr>
                <w:rFonts w:cs="Arial"/>
                <w:b/>
                <w:sz w:val="20"/>
              </w:rPr>
              <w:t>1</w:t>
            </w:r>
            <w:r w:rsidR="00C9716E">
              <w:rPr>
                <w:rFonts w:cs="Arial"/>
                <w:b/>
                <w:sz w:val="20"/>
              </w:rPr>
              <w:t>2</w:t>
            </w:r>
          </w:p>
        </w:tc>
        <w:tc>
          <w:tcPr>
            <w:tcW w:w="1768" w:type="dxa"/>
            <w:tcBorders>
              <w:top w:val="single" w:color="auto" w:sz="12" w:space="0"/>
              <w:left w:val="single" w:color="auto" w:sz="12" w:space="0"/>
              <w:bottom w:val="single" w:color="auto" w:sz="12" w:space="0"/>
              <w:right w:val="single" w:color="auto" w:sz="12" w:space="0"/>
            </w:tcBorders>
          </w:tcPr>
          <w:p w:rsidRPr="0024270C" w:rsidR="00FD19B2" w:rsidP="00FD19B2" w:rsidRDefault="00FD19B2" w14:paraId="299A96F7" w14:textId="4682A7FA">
            <w:pPr>
              <w:pStyle w:val="IATableLabel"/>
              <w:rPr>
                <w:rFonts w:cs="Arial"/>
                <w:bCs/>
              </w:rPr>
            </w:pPr>
            <w:r w:rsidRPr="0024270C">
              <w:rPr>
                <w:rFonts w:eastAsia="Arial" w:cs="Arial"/>
                <w:color w:val="auto"/>
              </w:rPr>
              <w:t xml:space="preserve">Low: </w:t>
            </w:r>
            <w:r w:rsidRPr="00E8425C">
              <w:rPr>
                <w:rFonts w:eastAsia="Arial" w:cs="Arial"/>
                <w:b w:val="0"/>
                <w:color w:val="auto"/>
              </w:rPr>
              <w:t>£</w:t>
            </w:r>
            <w:r w:rsidR="00895C62">
              <w:rPr>
                <w:rFonts w:eastAsia="Arial" w:cs="Arial"/>
                <w:b w:val="0"/>
                <w:bCs/>
                <w:color w:val="auto"/>
              </w:rPr>
              <w:t>4,998.3</w:t>
            </w:r>
          </w:p>
        </w:tc>
        <w:tc>
          <w:tcPr>
            <w:tcW w:w="1794" w:type="dxa"/>
            <w:tcBorders>
              <w:top w:val="single" w:color="auto" w:sz="12" w:space="0"/>
              <w:left w:val="single" w:color="auto" w:sz="12" w:space="0"/>
              <w:bottom w:val="single" w:color="auto" w:sz="12" w:space="0"/>
              <w:right w:val="single" w:color="auto" w:sz="12" w:space="0"/>
            </w:tcBorders>
          </w:tcPr>
          <w:p w:rsidRPr="0024270C" w:rsidR="00FD19B2" w:rsidP="00FD19B2" w:rsidRDefault="00FD19B2" w14:paraId="2A9E3B21" w14:textId="5F69B159">
            <w:pPr>
              <w:pStyle w:val="IATableLabel"/>
              <w:rPr>
                <w:rFonts w:cs="Arial"/>
                <w:bCs/>
              </w:rPr>
            </w:pPr>
            <w:r w:rsidRPr="0024270C">
              <w:rPr>
                <w:rFonts w:eastAsia="Arial" w:cs="Arial"/>
                <w:color w:val="auto"/>
              </w:rPr>
              <w:t xml:space="preserve">High: </w:t>
            </w:r>
            <w:r w:rsidRPr="00E8425C">
              <w:rPr>
                <w:rFonts w:eastAsia="Arial" w:cs="Arial"/>
                <w:b w:val="0"/>
                <w:color w:val="auto"/>
              </w:rPr>
              <w:t>£</w:t>
            </w:r>
            <w:r w:rsidR="00895C62">
              <w:rPr>
                <w:rFonts w:eastAsia="Arial" w:cs="Arial"/>
                <w:b w:val="0"/>
                <w:bCs/>
                <w:color w:val="auto"/>
              </w:rPr>
              <w:t>10,</w:t>
            </w:r>
            <w:r w:rsidR="002E67A2">
              <w:rPr>
                <w:rFonts w:eastAsia="Arial" w:cs="Arial"/>
                <w:b w:val="0"/>
                <w:bCs/>
                <w:color w:val="auto"/>
              </w:rPr>
              <w:t>252.3</w:t>
            </w:r>
          </w:p>
        </w:tc>
        <w:tc>
          <w:tcPr>
            <w:tcW w:w="2737" w:type="dxa"/>
            <w:tcBorders>
              <w:top w:val="single" w:color="auto" w:sz="12" w:space="0"/>
              <w:left w:val="single" w:color="auto" w:sz="12" w:space="0"/>
              <w:bottom w:val="single" w:color="auto" w:sz="12" w:space="0"/>
              <w:right w:val="single" w:color="auto" w:sz="12" w:space="0"/>
            </w:tcBorders>
            <w:shd w:val="clear" w:color="auto" w:fill="FFFFFF" w:themeFill="background1"/>
          </w:tcPr>
          <w:p w:rsidRPr="0024270C" w:rsidR="00FD19B2" w:rsidP="00FD19B2" w:rsidRDefault="00FD19B2" w14:paraId="134F19B6" w14:textId="1B466D7F">
            <w:pPr>
              <w:pStyle w:val="IATableLabel"/>
              <w:rPr>
                <w:rFonts w:cs="Arial"/>
              </w:rPr>
            </w:pPr>
            <w:r w:rsidRPr="0024270C">
              <w:rPr>
                <w:rFonts w:eastAsia="Arial" w:cs="Arial"/>
                <w:color w:val="auto"/>
              </w:rPr>
              <w:t>Best Estimate: £</w:t>
            </w:r>
            <w:r w:rsidR="002E67A2">
              <w:rPr>
                <w:rFonts w:eastAsia="Arial" w:cs="Arial"/>
                <w:color w:val="auto"/>
              </w:rPr>
              <w:t>6,664.5</w:t>
            </w:r>
          </w:p>
        </w:tc>
      </w:tr>
    </w:tbl>
    <w:p w:rsidRPr="00CF16A5" w:rsidR="00133E48" w:rsidP="00133E48" w:rsidRDefault="00133E48" w14:paraId="20116DA8" w14:textId="77777777">
      <w:pPr>
        <w:pStyle w:val="IASpacer"/>
        <w:rPr>
          <w:rFonts w:cs="Arial"/>
        </w:rPr>
      </w:pPr>
    </w:p>
    <w:tbl>
      <w:tblPr>
        <w:tblW w:w="5070" w:type="pct"/>
        <w:tblInd w:w="-12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0" w:type="dxa"/>
          <w:right w:w="0" w:type="dxa"/>
        </w:tblCellMar>
        <w:tblLook w:val="01E0" w:firstRow="1" w:lastRow="1" w:firstColumn="1" w:lastColumn="1" w:noHBand="0" w:noVBand="0"/>
      </w:tblPr>
      <w:tblGrid>
        <w:gridCol w:w="1982"/>
        <w:gridCol w:w="1821"/>
        <w:gridCol w:w="741"/>
        <w:gridCol w:w="2891"/>
        <w:gridCol w:w="1332"/>
        <w:gridCol w:w="1550"/>
      </w:tblGrid>
      <w:tr w:rsidRPr="00CF16A5" w:rsidR="003247E1" w:rsidTr="4B495E37" w14:paraId="7BD0E142" w14:textId="77777777">
        <w:trPr>
          <w:trHeight w:val="502"/>
        </w:trPr>
        <w:tc>
          <w:tcPr>
            <w:tcW w:w="1982" w:type="dxa"/>
            <w:tcBorders>
              <w:top w:val="single" w:color="auto" w:sz="12" w:space="0"/>
              <w:bottom w:val="single" w:color="auto" w:sz="12" w:space="0"/>
              <w:right w:val="single" w:color="auto" w:sz="12" w:space="0"/>
            </w:tcBorders>
            <w:shd w:val="clear" w:color="auto" w:fill="FFFFFF" w:themeFill="background1"/>
          </w:tcPr>
          <w:p w:rsidRPr="00CF16A5" w:rsidR="00133E48" w:rsidP="001862D1" w:rsidRDefault="00133E48" w14:paraId="57A8881E" w14:textId="77777777">
            <w:pPr>
              <w:pStyle w:val="IATableLabel"/>
              <w:rPr>
                <w:rFonts w:cs="Arial"/>
                <w:sz w:val="24"/>
                <w:szCs w:val="24"/>
              </w:rPr>
            </w:pPr>
            <w:r w:rsidRPr="00CF16A5">
              <w:rPr>
                <w:rFonts w:cs="Arial"/>
                <w:sz w:val="24"/>
                <w:szCs w:val="24"/>
              </w:rPr>
              <w:t>COSTS (£m)</w:t>
            </w:r>
          </w:p>
        </w:tc>
        <w:tc>
          <w:tcPr>
            <w:tcW w:w="2562" w:type="dxa"/>
            <w:gridSpan w:val="2"/>
            <w:tcBorders>
              <w:top w:val="single" w:color="auto" w:sz="12" w:space="0"/>
              <w:left w:val="single" w:color="auto" w:sz="12" w:space="0"/>
              <w:right w:val="single" w:color="auto" w:sz="12" w:space="0"/>
            </w:tcBorders>
          </w:tcPr>
          <w:p w:rsidRPr="00CF16A5" w:rsidR="00133E48" w:rsidP="00FA4183" w:rsidRDefault="00133E48" w14:paraId="3C7196A0" w14:textId="6B10E487">
            <w:pPr>
              <w:pStyle w:val="IATableLabel"/>
              <w:tabs>
                <w:tab w:val="right" w:pos="1800"/>
                <w:tab w:val="center" w:pos="2340"/>
              </w:tabs>
              <w:ind w:left="0"/>
              <w:rPr>
                <w:rFonts w:cs="Arial"/>
              </w:rPr>
            </w:pPr>
            <w:r w:rsidRPr="00CF16A5">
              <w:rPr>
                <w:rFonts w:cs="Arial"/>
              </w:rPr>
              <w:t xml:space="preserve">Total Transition </w:t>
            </w:r>
            <w:r w:rsidRPr="00CF16A5">
              <w:rPr>
                <w:rFonts w:cs="Arial"/>
              </w:rPr>
              <w:br/>
            </w:r>
            <w:r w:rsidRPr="00CF16A5">
              <w:rPr>
                <w:rFonts w:cs="Arial"/>
              </w:rPr>
              <w:tab/>
            </w:r>
            <w:r w:rsidRPr="00CF16A5">
              <w:rPr>
                <w:rFonts w:cs="Arial"/>
                <w:b w:val="0"/>
                <w:sz w:val="18"/>
                <w:szCs w:val="18"/>
              </w:rPr>
              <w:t>(Constant Price)</w:t>
            </w:r>
          </w:p>
        </w:tc>
        <w:tc>
          <w:tcPr>
            <w:tcW w:w="2891" w:type="dxa"/>
            <w:tcBorders>
              <w:top w:val="single" w:color="auto" w:sz="12" w:space="0"/>
              <w:left w:val="single" w:color="auto" w:sz="12" w:space="0"/>
              <w:bottom w:val="single" w:color="auto" w:sz="12" w:space="0"/>
              <w:right w:val="single" w:color="auto" w:sz="12" w:space="0"/>
            </w:tcBorders>
          </w:tcPr>
          <w:p w:rsidRPr="00CF16A5" w:rsidR="00133E48" w:rsidP="001862D1" w:rsidRDefault="00133E48" w14:paraId="6CAC42AD" w14:textId="77777777">
            <w:pPr>
              <w:pStyle w:val="IATableLabel"/>
              <w:jc w:val="right"/>
              <w:rPr>
                <w:rFonts w:cs="Arial"/>
                <w:bCs/>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2877" w:type="dxa"/>
            <w:gridSpan w:val="2"/>
            <w:tcBorders>
              <w:top w:val="single" w:color="auto" w:sz="12" w:space="0"/>
              <w:left w:val="single" w:color="auto" w:sz="12" w:space="0"/>
              <w:bottom w:val="single" w:color="auto" w:sz="12" w:space="0"/>
            </w:tcBorders>
          </w:tcPr>
          <w:p w:rsidRPr="00CF16A5" w:rsidR="00133E48" w:rsidP="001862D1" w:rsidRDefault="00133E48" w14:paraId="2786DCC9" w14:textId="77777777">
            <w:pPr>
              <w:pStyle w:val="IATableLabel"/>
              <w:jc w:val="right"/>
              <w:rPr>
                <w:rFonts w:cs="Arial"/>
              </w:rPr>
            </w:pPr>
            <w:r w:rsidRPr="00CF16A5">
              <w:rPr>
                <w:rFonts w:cs="Arial"/>
              </w:rPr>
              <w:t>Total Cost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D5785C" w:rsidTr="4B495E37" w14:paraId="2CD5C90E" w14:textId="77777777">
        <w:trPr>
          <w:trHeight w:val="348"/>
        </w:trPr>
        <w:tc>
          <w:tcPr>
            <w:tcW w:w="1982" w:type="dxa"/>
            <w:tcBorders>
              <w:top w:val="single" w:color="auto" w:sz="12" w:space="0"/>
              <w:bottom w:val="single" w:color="auto" w:sz="12" w:space="0"/>
              <w:right w:val="single" w:color="auto" w:sz="12" w:space="0"/>
            </w:tcBorders>
            <w:vAlign w:val="center"/>
          </w:tcPr>
          <w:p w:rsidRPr="00CF16A5" w:rsidR="00FD19B2" w:rsidP="00FD19B2" w:rsidRDefault="00FD19B2" w14:paraId="175EA3CE" w14:textId="77777777">
            <w:pPr>
              <w:pStyle w:val="IATableLabel"/>
              <w:rPr>
                <w:rFonts w:cs="Arial"/>
              </w:rPr>
            </w:pPr>
            <w:r w:rsidRPr="00CF16A5">
              <w:rPr>
                <w:rFonts w:cs="Arial"/>
              </w:rPr>
              <w:t xml:space="preserve">Low </w:t>
            </w:r>
          </w:p>
        </w:tc>
        <w:tc>
          <w:tcPr>
            <w:tcW w:w="1821"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24BECF02" w14:textId="77E3695D">
            <w:pPr>
              <w:pStyle w:val="POTTCostsLow"/>
              <w:rPr>
                <w:rFonts w:cs="Arial"/>
                <w:sz w:val="20"/>
              </w:rPr>
            </w:pPr>
            <w:r w:rsidRPr="0024270C">
              <w:rPr>
                <w:rFonts w:eastAsia="Arial" w:cs="Arial"/>
                <w:sz w:val="20"/>
              </w:rPr>
              <w:t>£</w:t>
            </w:r>
            <w:r w:rsidR="00E64747">
              <w:rPr>
                <w:rFonts w:eastAsia="Arial" w:cs="Arial"/>
                <w:sz w:val="20"/>
              </w:rPr>
              <w:t>83</w:t>
            </w:r>
            <w:r w:rsidR="002E67A2">
              <w:rPr>
                <w:rFonts w:eastAsia="Arial" w:cs="Arial"/>
                <w:sz w:val="20"/>
              </w:rPr>
              <w:t>5.3</w:t>
            </w:r>
          </w:p>
        </w:tc>
        <w:tc>
          <w:tcPr>
            <w:tcW w:w="741" w:type="dxa"/>
            <w:tcBorders>
              <w:top w:val="single" w:color="auto" w:sz="12" w:space="0"/>
              <w:left w:val="single" w:color="auto" w:sz="12" w:space="0"/>
              <w:right w:val="single" w:color="auto" w:sz="12" w:space="0"/>
            </w:tcBorders>
            <w:vAlign w:val="center"/>
          </w:tcPr>
          <w:p w:rsidRPr="0024270C" w:rsidR="00FD19B2" w:rsidP="00FD19B2" w:rsidRDefault="00FD19B2" w14:paraId="471849E8" w14:textId="677F1BBA">
            <w:pPr>
              <w:pStyle w:val="POTTCostsYear"/>
              <w:rPr>
                <w:rFonts w:cs="Arial"/>
                <w:sz w:val="20"/>
                <w:szCs w:val="20"/>
              </w:rPr>
            </w:pPr>
            <w:r w:rsidRPr="0024270C">
              <w:rPr>
                <w:rFonts w:eastAsia="Arial" w:cs="Arial"/>
                <w:sz w:val="20"/>
                <w:szCs w:val="20"/>
              </w:rPr>
              <w:t>7</w:t>
            </w:r>
          </w:p>
        </w:tc>
        <w:tc>
          <w:tcPr>
            <w:tcW w:w="2891"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7C5FAC" w14:paraId="09D81C61" w14:textId="6A4E18E2">
            <w:pPr>
              <w:pStyle w:val="POAACostsLow"/>
              <w:rPr>
                <w:rFonts w:cs="Arial"/>
                <w:sz w:val="20"/>
              </w:rPr>
            </w:pPr>
            <w:r>
              <w:rPr>
                <w:rFonts w:eastAsia="Arial" w:cs="Arial"/>
                <w:spacing w:val="0"/>
                <w:sz w:val="20"/>
                <w:lang w:eastAsia="en-US"/>
              </w:rPr>
              <w:t>-£1</w:t>
            </w:r>
            <w:r w:rsidR="00955D80">
              <w:rPr>
                <w:rFonts w:eastAsia="Arial" w:cs="Arial"/>
                <w:spacing w:val="0"/>
                <w:sz w:val="20"/>
                <w:lang w:eastAsia="en-US"/>
              </w:rPr>
              <w:t>49.</w:t>
            </w:r>
            <w:r w:rsidR="00826063">
              <w:rPr>
                <w:rFonts w:eastAsia="Arial" w:cs="Arial"/>
                <w:spacing w:val="0"/>
                <w:sz w:val="20"/>
                <w:lang w:eastAsia="en-US"/>
              </w:rPr>
              <w:t>1</w:t>
            </w:r>
          </w:p>
        </w:tc>
        <w:tc>
          <w:tcPr>
            <w:tcW w:w="2878" w:type="dxa"/>
            <w:gridSpan w:val="2"/>
            <w:tcBorders>
              <w:top w:val="single" w:color="auto" w:sz="12" w:space="0"/>
              <w:left w:val="single" w:color="auto" w:sz="12" w:space="0"/>
              <w:bottom w:val="single" w:color="auto" w:sz="12" w:space="0"/>
            </w:tcBorders>
            <w:vAlign w:val="center"/>
          </w:tcPr>
          <w:p w:rsidRPr="0024270C" w:rsidR="00FD19B2" w:rsidP="00FD19B2" w:rsidRDefault="007C5FAC" w14:paraId="42C57993" w14:textId="511D78EE">
            <w:pPr>
              <w:pStyle w:val="POTCCostsLow"/>
              <w:rPr>
                <w:rFonts w:cs="Arial"/>
                <w:sz w:val="20"/>
              </w:rPr>
            </w:pPr>
            <w:r>
              <w:rPr>
                <w:rFonts w:eastAsia="Arial" w:cs="Arial"/>
                <w:spacing w:val="-6"/>
                <w:sz w:val="20"/>
              </w:rPr>
              <w:t>-£</w:t>
            </w:r>
            <w:r w:rsidR="00E64747">
              <w:rPr>
                <w:rFonts w:eastAsia="Arial" w:cs="Arial"/>
                <w:spacing w:val="-6"/>
                <w:sz w:val="20"/>
              </w:rPr>
              <w:t>7</w:t>
            </w:r>
            <w:r w:rsidR="00955D80">
              <w:rPr>
                <w:rFonts w:eastAsia="Arial" w:cs="Arial"/>
                <w:spacing w:val="-6"/>
                <w:sz w:val="20"/>
              </w:rPr>
              <w:t>1</w:t>
            </w:r>
            <w:r w:rsidR="00C8271E">
              <w:rPr>
                <w:rFonts w:eastAsia="Arial" w:cs="Arial"/>
                <w:spacing w:val="-6"/>
                <w:sz w:val="20"/>
              </w:rPr>
              <w:t>2.1</w:t>
            </w:r>
          </w:p>
        </w:tc>
      </w:tr>
      <w:tr w:rsidRPr="00CF16A5" w:rsidR="00562740" w:rsidTr="4B495E37" w14:paraId="62BC190F" w14:textId="77777777">
        <w:trPr>
          <w:trHeight w:val="348" w:hRule="exact"/>
        </w:trPr>
        <w:tc>
          <w:tcPr>
            <w:tcW w:w="1982" w:type="dxa"/>
            <w:tcBorders>
              <w:top w:val="single" w:color="auto" w:sz="12" w:space="0"/>
              <w:bottom w:val="single" w:color="auto" w:sz="12" w:space="0"/>
              <w:right w:val="single" w:color="auto" w:sz="12" w:space="0"/>
            </w:tcBorders>
            <w:vAlign w:val="center"/>
          </w:tcPr>
          <w:p w:rsidRPr="00CF16A5" w:rsidR="00FD19B2" w:rsidP="00FD19B2" w:rsidRDefault="00FD19B2" w14:paraId="208EF0F5" w14:textId="77777777">
            <w:pPr>
              <w:pStyle w:val="IATableLabel"/>
              <w:rPr>
                <w:rFonts w:cs="Arial"/>
              </w:rPr>
            </w:pPr>
            <w:r w:rsidRPr="00CF16A5">
              <w:rPr>
                <w:rFonts w:cs="Arial"/>
              </w:rPr>
              <w:t xml:space="preserve">High </w:t>
            </w:r>
          </w:p>
        </w:tc>
        <w:tc>
          <w:tcPr>
            <w:tcW w:w="1821"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26BEBCCC" w14:textId="72B532B3">
            <w:pPr>
              <w:pStyle w:val="POTTCostsHigh"/>
              <w:rPr>
                <w:rFonts w:cs="Arial"/>
                <w:sz w:val="20"/>
              </w:rPr>
            </w:pPr>
            <w:r w:rsidRPr="0024270C">
              <w:rPr>
                <w:rFonts w:eastAsia="Arial" w:cs="Arial"/>
                <w:spacing w:val="0"/>
                <w:sz w:val="20"/>
                <w:lang w:eastAsia="en-GB"/>
              </w:rPr>
              <w:t>£1,</w:t>
            </w:r>
            <w:r w:rsidR="00E64747">
              <w:rPr>
                <w:rFonts w:eastAsia="Arial" w:cs="Arial"/>
                <w:spacing w:val="0"/>
                <w:sz w:val="20"/>
                <w:lang w:eastAsia="en-GB"/>
              </w:rPr>
              <w:t>06</w:t>
            </w:r>
            <w:r w:rsidR="002E67A2">
              <w:rPr>
                <w:rFonts w:eastAsia="Arial" w:cs="Arial"/>
                <w:spacing w:val="0"/>
                <w:sz w:val="20"/>
                <w:lang w:eastAsia="en-GB"/>
              </w:rPr>
              <w:t>9</w:t>
            </w:r>
            <w:r w:rsidR="00B97E1D">
              <w:rPr>
                <w:rFonts w:eastAsia="Arial" w:cs="Arial"/>
                <w:spacing w:val="0"/>
                <w:sz w:val="20"/>
                <w:lang w:eastAsia="en-GB"/>
              </w:rPr>
              <w:t>.0</w:t>
            </w:r>
          </w:p>
        </w:tc>
        <w:tc>
          <w:tcPr>
            <w:tcW w:w="741" w:type="dxa"/>
            <w:vAlign w:val="center"/>
          </w:tcPr>
          <w:p w:rsidRPr="0024270C" w:rsidR="00FD19B2" w:rsidP="00FD19B2" w:rsidRDefault="00FD19B2" w14:paraId="7E5DB71F" w14:textId="77777777">
            <w:pPr>
              <w:pStyle w:val="IATableText"/>
              <w:jc w:val="right"/>
              <w:rPr>
                <w:rFonts w:cs="Arial"/>
                <w:sz w:val="20"/>
              </w:rPr>
            </w:pPr>
          </w:p>
        </w:tc>
        <w:tc>
          <w:tcPr>
            <w:tcW w:w="2891"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7C5FAC" w14:paraId="6C47185F" w14:textId="2C6700FA">
            <w:pPr>
              <w:pStyle w:val="POAACostsHigh"/>
              <w:rPr>
                <w:rFonts w:cs="Arial"/>
                <w:sz w:val="20"/>
              </w:rPr>
            </w:pPr>
            <w:r>
              <w:rPr>
                <w:rFonts w:eastAsia="Arial" w:cs="Arial"/>
                <w:sz w:val="20"/>
              </w:rPr>
              <w:t>-£</w:t>
            </w:r>
            <w:r w:rsidR="00955D80">
              <w:rPr>
                <w:rFonts w:eastAsia="Arial" w:cs="Arial"/>
                <w:sz w:val="20"/>
              </w:rPr>
              <w:t>45.</w:t>
            </w:r>
            <w:r w:rsidR="00826063">
              <w:rPr>
                <w:rFonts w:eastAsia="Arial" w:cs="Arial"/>
                <w:sz w:val="20"/>
              </w:rPr>
              <w:t>3</w:t>
            </w:r>
          </w:p>
        </w:tc>
        <w:tc>
          <w:tcPr>
            <w:tcW w:w="2878" w:type="dxa"/>
            <w:gridSpan w:val="2"/>
            <w:tcBorders>
              <w:top w:val="single" w:color="auto" w:sz="12" w:space="0"/>
              <w:left w:val="single" w:color="auto" w:sz="12" w:space="0"/>
              <w:bottom w:val="single" w:color="auto" w:sz="12" w:space="0"/>
            </w:tcBorders>
            <w:vAlign w:val="center"/>
          </w:tcPr>
          <w:p w:rsidRPr="0024270C" w:rsidR="00FD19B2" w:rsidP="00FD19B2" w:rsidRDefault="00FD19B2" w14:paraId="7E7ED4F1" w14:textId="069D4BB8">
            <w:pPr>
              <w:pStyle w:val="POTCCostsHigh"/>
              <w:rPr>
                <w:rFonts w:cs="Arial"/>
                <w:sz w:val="20"/>
              </w:rPr>
            </w:pPr>
            <w:r w:rsidRPr="0024270C">
              <w:rPr>
                <w:rFonts w:eastAsia="Arial" w:cs="Arial"/>
                <w:sz w:val="20"/>
              </w:rPr>
              <w:t>£</w:t>
            </w:r>
            <w:r w:rsidR="00955D80">
              <w:rPr>
                <w:rFonts w:eastAsia="Arial" w:cs="Arial"/>
                <w:sz w:val="20"/>
              </w:rPr>
              <w:t>4</w:t>
            </w:r>
            <w:r w:rsidR="00C8271E">
              <w:rPr>
                <w:rFonts w:eastAsia="Arial" w:cs="Arial"/>
                <w:sz w:val="20"/>
              </w:rPr>
              <w:t>81.7</w:t>
            </w:r>
          </w:p>
        </w:tc>
      </w:tr>
      <w:tr w:rsidRPr="00CF16A5" w:rsidR="003247E1" w:rsidTr="4B495E37" w14:paraId="4343E650" w14:textId="77777777">
        <w:trPr>
          <w:trHeight w:val="348" w:hRule="exact"/>
        </w:trPr>
        <w:tc>
          <w:tcPr>
            <w:tcW w:w="1982" w:type="dxa"/>
            <w:tcBorders>
              <w:top w:val="single" w:color="auto" w:sz="12" w:space="0"/>
              <w:bottom w:val="single" w:color="auto" w:sz="12" w:space="0"/>
              <w:right w:val="single" w:color="auto" w:sz="12" w:space="0"/>
            </w:tcBorders>
            <w:shd w:val="clear" w:color="auto" w:fill="FFFFFF" w:themeFill="background1"/>
            <w:vAlign w:val="center"/>
          </w:tcPr>
          <w:p w:rsidRPr="00CF16A5" w:rsidR="00FD19B2" w:rsidP="00FD19B2" w:rsidRDefault="00FD19B2" w14:paraId="651A49DC" w14:textId="77777777">
            <w:pPr>
              <w:pStyle w:val="IATableLabel"/>
              <w:rPr>
                <w:rFonts w:cs="Arial"/>
              </w:rPr>
            </w:pPr>
            <w:r w:rsidRPr="00CF16A5">
              <w:rPr>
                <w:rFonts w:cs="Arial"/>
              </w:rPr>
              <w:t>Best Estimate</w:t>
            </w:r>
          </w:p>
          <w:p w:rsidRPr="00CF16A5" w:rsidR="00FD19B2" w:rsidP="00FD19B2" w:rsidRDefault="00FD19B2" w14:paraId="3C906EF7" w14:textId="77777777">
            <w:pPr>
              <w:pStyle w:val="IATableNotes"/>
              <w:spacing w:before="96" w:beforeLines="40"/>
              <w:ind w:left="0" w:right="-22"/>
              <w:jc w:val="center"/>
              <w:rPr>
                <w:rFonts w:cs="Arial"/>
                <w:b/>
                <w:sz w:val="20"/>
              </w:rPr>
            </w:pPr>
          </w:p>
        </w:tc>
        <w:tc>
          <w:tcPr>
            <w:tcW w:w="1821"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FD19B2" w:rsidP="00FD19B2" w:rsidRDefault="00FD19B2" w14:paraId="0BFDBEBE" w14:textId="38D559C8">
            <w:pPr>
              <w:pStyle w:val="POTTCostsBest"/>
              <w:rPr>
                <w:rFonts w:cs="Arial"/>
                <w:sz w:val="20"/>
              </w:rPr>
            </w:pPr>
            <w:r w:rsidRPr="0024270C">
              <w:rPr>
                <w:rFonts w:eastAsia="Arial" w:cs="Arial"/>
                <w:spacing w:val="0"/>
                <w:sz w:val="20"/>
                <w:lang w:eastAsia="en-US"/>
              </w:rPr>
              <w:t>£</w:t>
            </w:r>
            <w:r w:rsidR="00E64747">
              <w:rPr>
                <w:rFonts w:eastAsia="Arial" w:cs="Arial"/>
                <w:spacing w:val="0"/>
                <w:sz w:val="20"/>
                <w:lang w:eastAsia="en-US"/>
              </w:rPr>
              <w:t>9</w:t>
            </w:r>
            <w:r w:rsidR="00C0790C">
              <w:rPr>
                <w:rFonts w:eastAsia="Arial" w:cs="Arial"/>
                <w:spacing w:val="0"/>
                <w:sz w:val="20"/>
                <w:lang w:eastAsia="en-US"/>
              </w:rPr>
              <w:t>32.6</w:t>
            </w:r>
          </w:p>
        </w:tc>
        <w:tc>
          <w:tcPr>
            <w:tcW w:w="741" w:type="dxa"/>
            <w:vAlign w:val="center"/>
          </w:tcPr>
          <w:p w:rsidRPr="0024270C" w:rsidR="00FD19B2" w:rsidP="00FD19B2" w:rsidRDefault="00FD19B2" w14:paraId="208B3DAA" w14:textId="77777777">
            <w:pPr>
              <w:pStyle w:val="IATableText"/>
              <w:jc w:val="right"/>
              <w:rPr>
                <w:rFonts w:cs="Arial"/>
                <w:sz w:val="20"/>
              </w:rPr>
            </w:pPr>
          </w:p>
        </w:tc>
        <w:tc>
          <w:tcPr>
            <w:tcW w:w="2891"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FD19B2" w:rsidP="00FD19B2" w:rsidRDefault="007C5FAC" w14:paraId="18C976E8" w14:textId="6BE22984">
            <w:pPr>
              <w:pStyle w:val="POAACostsBest"/>
              <w:rPr>
                <w:rFonts w:cs="Arial"/>
                <w:sz w:val="20"/>
              </w:rPr>
            </w:pPr>
            <w:r>
              <w:rPr>
                <w:rFonts w:eastAsia="Arial" w:cs="Arial"/>
                <w:spacing w:val="0"/>
                <w:sz w:val="20"/>
                <w:lang w:eastAsia="en-US"/>
              </w:rPr>
              <w:t>-£1</w:t>
            </w:r>
            <w:r w:rsidR="00E36818">
              <w:rPr>
                <w:rFonts w:eastAsia="Arial" w:cs="Arial"/>
                <w:spacing w:val="0"/>
                <w:sz w:val="20"/>
                <w:lang w:eastAsia="en-US"/>
              </w:rPr>
              <w:t>40</w:t>
            </w:r>
            <w:r w:rsidR="00955D80">
              <w:rPr>
                <w:rFonts w:eastAsia="Arial" w:cs="Arial"/>
                <w:spacing w:val="0"/>
                <w:sz w:val="20"/>
                <w:lang w:eastAsia="en-US"/>
              </w:rPr>
              <w:t>.</w:t>
            </w:r>
            <w:r w:rsidR="00826063">
              <w:rPr>
                <w:rFonts w:eastAsia="Arial" w:cs="Arial"/>
                <w:spacing w:val="0"/>
                <w:sz w:val="20"/>
                <w:lang w:eastAsia="en-US"/>
              </w:rPr>
              <w:t>4</w:t>
            </w:r>
          </w:p>
        </w:tc>
        <w:tc>
          <w:tcPr>
            <w:tcW w:w="2878" w:type="dxa"/>
            <w:gridSpan w:val="2"/>
            <w:tcBorders>
              <w:top w:val="single" w:color="auto" w:sz="12" w:space="0"/>
              <w:left w:val="single" w:color="auto" w:sz="12" w:space="0"/>
              <w:bottom w:val="single" w:color="auto" w:sz="12" w:space="0"/>
            </w:tcBorders>
            <w:shd w:val="clear" w:color="auto" w:fill="FFFFFF" w:themeFill="background1"/>
            <w:vAlign w:val="center"/>
          </w:tcPr>
          <w:p w:rsidRPr="0024270C" w:rsidR="00FD19B2" w:rsidP="00FD19B2" w:rsidRDefault="007C5FAC" w14:paraId="03E35516" w14:textId="5E5FA151">
            <w:pPr>
              <w:pStyle w:val="POTCCostsBest"/>
              <w:rPr>
                <w:rFonts w:cs="Arial"/>
                <w:sz w:val="20"/>
              </w:rPr>
            </w:pPr>
            <w:r>
              <w:rPr>
                <w:rFonts w:eastAsia="Arial" w:cs="Arial"/>
                <w:spacing w:val="0"/>
                <w:sz w:val="20"/>
                <w:lang w:eastAsia="en-US"/>
              </w:rPr>
              <w:t>-£</w:t>
            </w:r>
            <w:r w:rsidR="004C7590">
              <w:rPr>
                <w:rFonts w:eastAsia="Arial" w:cs="Arial"/>
                <w:spacing w:val="0"/>
                <w:sz w:val="20"/>
                <w:lang w:eastAsia="en-US"/>
              </w:rPr>
              <w:t>5</w:t>
            </w:r>
            <w:r w:rsidR="00C8271E">
              <w:rPr>
                <w:rFonts w:eastAsia="Arial" w:cs="Arial"/>
                <w:spacing w:val="0"/>
                <w:sz w:val="20"/>
                <w:lang w:eastAsia="en-US"/>
              </w:rPr>
              <w:t>48.5</w:t>
            </w:r>
          </w:p>
        </w:tc>
      </w:tr>
      <w:tr w:rsidRPr="00CF16A5" w:rsidR="00133E48" w:rsidTr="002A4530" w14:paraId="5206CDC2" w14:textId="77777777">
        <w:trPr>
          <w:trHeight w:val="2028" w:hRule="exact"/>
        </w:trPr>
        <w:tc>
          <w:tcPr>
            <w:tcW w:w="10317" w:type="dxa"/>
            <w:gridSpan w:val="6"/>
            <w:tcBorders>
              <w:bottom w:val="single" w:color="auto" w:sz="12" w:space="0"/>
            </w:tcBorders>
          </w:tcPr>
          <w:p w:rsidRPr="00CF16A5" w:rsidR="00133E48" w:rsidP="001862D1" w:rsidRDefault="00133E48" w14:paraId="1EE7632E" w14:textId="77777777">
            <w:pPr>
              <w:pStyle w:val="IAPOQ1"/>
              <w:rPr>
                <w:rFonts w:cs="Arial"/>
              </w:rPr>
            </w:pPr>
            <w:r w:rsidRPr="00CF16A5">
              <w:rPr>
                <w:rFonts w:cs="Arial"/>
              </w:rPr>
              <w:t xml:space="preserve">Description and scale of key monetised costs by ‘main affected groups’ </w:t>
            </w:r>
          </w:p>
          <w:p w:rsidRPr="00CF16A5" w:rsidR="00133E48" w:rsidP="002225A5" w:rsidRDefault="00FD19B2" w14:paraId="2DD4A691" w14:textId="44ED1032">
            <w:pPr>
              <w:pStyle w:val="IAPOA1"/>
              <w:jc w:val="both"/>
              <w:rPr>
                <w:rFonts w:cs="Arial"/>
              </w:rPr>
            </w:pPr>
            <w:r w:rsidRPr="4B495E37">
              <w:rPr>
                <w:rFonts w:eastAsia="Arial" w:cs="Arial"/>
                <w:sz w:val="18"/>
                <w:szCs w:val="18"/>
              </w:rPr>
              <w:t xml:space="preserve">Local </w:t>
            </w:r>
            <w:r w:rsidRPr="4B495E37" w:rsidR="008D303D">
              <w:rPr>
                <w:rFonts w:eastAsia="Arial" w:cs="Arial"/>
                <w:sz w:val="18"/>
                <w:szCs w:val="18"/>
              </w:rPr>
              <w:t>a</w:t>
            </w:r>
            <w:r w:rsidRPr="4B495E37">
              <w:rPr>
                <w:rFonts w:eastAsia="Arial" w:cs="Arial"/>
                <w:sz w:val="18"/>
                <w:szCs w:val="18"/>
              </w:rPr>
              <w:t>uthorities see their net waste management costs decrease by £</w:t>
            </w:r>
            <w:r w:rsidR="00245FB9">
              <w:rPr>
                <w:rFonts w:eastAsia="Arial" w:cs="Arial"/>
                <w:sz w:val="18"/>
                <w:szCs w:val="18"/>
              </w:rPr>
              <w:t>188</w:t>
            </w:r>
            <w:r w:rsidRPr="4B495E37">
              <w:rPr>
                <w:rFonts w:eastAsia="Arial" w:cs="Arial"/>
                <w:sz w:val="18"/>
                <w:szCs w:val="18"/>
              </w:rPr>
              <w:t>m. Out of these costs, £</w:t>
            </w:r>
            <w:r w:rsidR="00EC28A1">
              <w:rPr>
                <w:rFonts w:eastAsia="Arial" w:cs="Arial"/>
                <w:sz w:val="18"/>
                <w:szCs w:val="18"/>
              </w:rPr>
              <w:t>722</w:t>
            </w:r>
            <w:r w:rsidRPr="4B495E37">
              <w:rPr>
                <w:rFonts w:eastAsia="Arial" w:cs="Arial"/>
                <w:sz w:val="18"/>
                <w:szCs w:val="18"/>
              </w:rPr>
              <w:t xml:space="preserve">m are transition costs. They include buying new vehicles, containers and wider transition costs. </w:t>
            </w:r>
            <w:r w:rsidRPr="009E7A40" w:rsidR="00DC02D7">
              <w:rPr>
                <w:rFonts w:eastAsia="Arial" w:cs="Arial"/>
                <w:bCs/>
                <w:sz w:val="18"/>
                <w:szCs w:val="18"/>
              </w:rPr>
              <w:t xml:space="preserve">Local authorities also have a cost of £0.2m for </w:t>
            </w:r>
            <w:r w:rsidR="005F0314">
              <w:rPr>
                <w:rFonts w:eastAsia="Arial" w:cs="Arial"/>
                <w:bCs/>
                <w:sz w:val="18"/>
                <w:szCs w:val="18"/>
              </w:rPr>
              <w:t xml:space="preserve">completing </w:t>
            </w:r>
            <w:r w:rsidRPr="009E7A40" w:rsidR="00DC02D7">
              <w:rPr>
                <w:rFonts w:eastAsia="Arial" w:cs="Arial"/>
                <w:bCs/>
                <w:sz w:val="18"/>
                <w:szCs w:val="18"/>
              </w:rPr>
              <w:t>written assessments</w:t>
            </w:r>
            <w:r w:rsidR="004011A6">
              <w:rPr>
                <w:rFonts w:eastAsia="Arial" w:cs="Arial"/>
                <w:bCs/>
                <w:sz w:val="18"/>
                <w:szCs w:val="18"/>
              </w:rPr>
              <w:t xml:space="preserve"> </w:t>
            </w:r>
            <w:r w:rsidR="005F0314">
              <w:rPr>
                <w:rFonts w:eastAsia="Arial" w:cs="Arial"/>
                <w:bCs/>
                <w:sz w:val="18"/>
                <w:szCs w:val="18"/>
              </w:rPr>
              <w:t xml:space="preserve">to apply </w:t>
            </w:r>
            <w:r w:rsidR="004011A6">
              <w:rPr>
                <w:rFonts w:eastAsia="Arial" w:cs="Arial"/>
                <w:bCs/>
                <w:sz w:val="18"/>
                <w:szCs w:val="18"/>
              </w:rPr>
              <w:t>for collection exemptions</w:t>
            </w:r>
            <w:r w:rsidRPr="009E7A40" w:rsidR="00DC02D7">
              <w:rPr>
                <w:rFonts w:eastAsia="Arial" w:cs="Arial"/>
                <w:bCs/>
                <w:sz w:val="18"/>
                <w:szCs w:val="18"/>
              </w:rPr>
              <w:t>.</w:t>
            </w:r>
            <w:r w:rsidRPr="4B495E37" w:rsidR="00DC02D7">
              <w:rPr>
                <w:rFonts w:eastAsia="Arial" w:cs="Arial"/>
                <w:sz w:val="18"/>
                <w:szCs w:val="18"/>
              </w:rPr>
              <w:t xml:space="preserve"> </w:t>
            </w:r>
            <w:r w:rsidRPr="4B495E37">
              <w:rPr>
                <w:rFonts w:eastAsia="Arial" w:cs="Arial"/>
                <w:sz w:val="18"/>
                <w:szCs w:val="18"/>
              </w:rPr>
              <w:t>£</w:t>
            </w:r>
            <w:r w:rsidR="00C4033C">
              <w:rPr>
                <w:rFonts w:eastAsia="Arial" w:cs="Arial"/>
                <w:sz w:val="18"/>
                <w:szCs w:val="18"/>
              </w:rPr>
              <w:t>1,003</w:t>
            </w:r>
            <w:r w:rsidRPr="4B495E37">
              <w:rPr>
                <w:rFonts w:eastAsia="Arial" w:cs="Arial"/>
                <w:sz w:val="18"/>
                <w:szCs w:val="18"/>
              </w:rPr>
              <w:t xml:space="preserve">m is additional income from garden waste charging. </w:t>
            </w:r>
            <w:bookmarkStart w:name="_Hlk93509547" w:id="33"/>
            <w:r w:rsidRPr="4B495E37">
              <w:rPr>
                <w:rFonts w:eastAsia="Arial" w:cs="Arial"/>
                <w:sz w:val="18"/>
                <w:szCs w:val="18"/>
              </w:rPr>
              <w:t>This is a transfer from participating households that are charged for their garden waste to be collected.</w:t>
            </w:r>
            <w:bookmarkEnd w:id="33"/>
            <w:r w:rsidRPr="4B495E37">
              <w:rPr>
                <w:rFonts w:eastAsia="Arial" w:cs="Arial"/>
                <w:sz w:val="18"/>
                <w:szCs w:val="18"/>
              </w:rPr>
              <w:t xml:space="preserve"> The remaining balance is changes in on-going costs </w:t>
            </w:r>
            <w:r w:rsidRPr="4B495E37" w:rsidR="7D2CF190">
              <w:rPr>
                <w:rFonts w:eastAsia="Arial" w:cs="Arial"/>
                <w:sz w:val="18"/>
                <w:szCs w:val="18"/>
              </w:rPr>
              <w:t>(£</w:t>
            </w:r>
            <w:r w:rsidRPr="4B495E37" w:rsidR="66967452">
              <w:rPr>
                <w:rFonts w:eastAsia="Arial" w:cs="Arial"/>
                <w:sz w:val="18"/>
                <w:szCs w:val="18"/>
              </w:rPr>
              <w:t>5</w:t>
            </w:r>
            <w:r w:rsidR="00097ED3">
              <w:rPr>
                <w:rFonts w:eastAsia="Arial" w:cs="Arial"/>
                <w:sz w:val="18"/>
                <w:szCs w:val="18"/>
              </w:rPr>
              <w:t>67</w:t>
            </w:r>
            <w:r w:rsidRPr="4B495E37" w:rsidR="7D2CF190">
              <w:rPr>
                <w:rFonts w:eastAsia="Arial" w:cs="Arial"/>
                <w:sz w:val="18"/>
                <w:szCs w:val="18"/>
              </w:rPr>
              <w:t>m)</w:t>
            </w:r>
            <w:r w:rsidRPr="4B495E37">
              <w:rPr>
                <w:rFonts w:eastAsia="Arial" w:cs="Arial"/>
                <w:sz w:val="18"/>
                <w:szCs w:val="18"/>
              </w:rPr>
              <w:t xml:space="preserve"> and DRS net effect</w:t>
            </w:r>
            <w:r w:rsidRPr="4B495E37" w:rsidR="7D2CF190">
              <w:rPr>
                <w:rFonts w:eastAsia="Arial" w:cs="Arial"/>
                <w:sz w:val="18"/>
                <w:szCs w:val="18"/>
              </w:rPr>
              <w:t xml:space="preserve"> (£</w:t>
            </w:r>
            <w:r w:rsidR="00C10DBF">
              <w:rPr>
                <w:rFonts w:eastAsia="Arial" w:cs="Arial"/>
                <w:sz w:val="18"/>
                <w:szCs w:val="18"/>
              </w:rPr>
              <w:t>4</w:t>
            </w:r>
            <w:r w:rsidR="00F516D4">
              <w:rPr>
                <w:rFonts w:eastAsia="Arial" w:cs="Arial"/>
                <w:sz w:val="18"/>
                <w:szCs w:val="18"/>
              </w:rPr>
              <w:t>74</w:t>
            </w:r>
            <w:r w:rsidRPr="4B495E37" w:rsidR="7D2CF190">
              <w:rPr>
                <w:rFonts w:eastAsia="Arial" w:cs="Arial"/>
                <w:sz w:val="18"/>
                <w:szCs w:val="18"/>
              </w:rPr>
              <w:t>m saving)</w:t>
            </w:r>
            <w:r w:rsidRPr="4B495E37">
              <w:rPr>
                <w:rFonts w:eastAsia="Arial" w:cs="Arial"/>
                <w:sz w:val="18"/>
                <w:szCs w:val="18"/>
              </w:rPr>
              <w:t>. We estimate the following transition costs to the NHM sector: £1</w:t>
            </w:r>
            <w:r w:rsidR="00457DC8">
              <w:rPr>
                <w:rFonts w:eastAsia="Arial" w:cs="Arial"/>
                <w:sz w:val="18"/>
                <w:szCs w:val="18"/>
              </w:rPr>
              <w:t>32</w:t>
            </w:r>
            <w:r w:rsidRPr="4B495E37">
              <w:rPr>
                <w:rFonts w:eastAsia="Arial" w:cs="Arial"/>
                <w:sz w:val="18"/>
                <w:szCs w:val="18"/>
              </w:rPr>
              <w:t>m familiarisation costs. The NHM waste management costs decrease by £</w:t>
            </w:r>
            <w:r w:rsidR="005833B4">
              <w:rPr>
                <w:rFonts w:eastAsia="Arial" w:cs="Arial"/>
                <w:sz w:val="18"/>
                <w:szCs w:val="18"/>
              </w:rPr>
              <w:t>562</w:t>
            </w:r>
            <w:r w:rsidRPr="4B495E37">
              <w:rPr>
                <w:rFonts w:eastAsia="Arial" w:cs="Arial"/>
                <w:sz w:val="18"/>
                <w:szCs w:val="18"/>
              </w:rPr>
              <w:t>m (including DRS net effect).</w:t>
            </w:r>
            <w:r w:rsidR="00DC02D7">
              <w:rPr>
                <w:rFonts w:eastAsia="Arial" w:cs="Arial"/>
                <w:b/>
                <w:sz w:val="18"/>
                <w:szCs w:val="18"/>
              </w:rPr>
              <w:t xml:space="preserve"> </w:t>
            </w:r>
            <w:r w:rsidRPr="009E7A40" w:rsidR="00DC02D7">
              <w:rPr>
                <w:rFonts w:eastAsia="Arial" w:cs="Arial"/>
                <w:bCs/>
                <w:sz w:val="18"/>
                <w:szCs w:val="18"/>
              </w:rPr>
              <w:t>The NHM sector also has a cost of £3.4m for written assessments.</w:t>
            </w:r>
            <w:r w:rsidRPr="7380FD5E" w:rsidR="00DC02D7">
              <w:rPr>
                <w:rFonts w:eastAsia="Arial" w:cs="Arial"/>
                <w:sz w:val="18"/>
                <w:szCs w:val="18"/>
              </w:rPr>
              <w:t xml:space="preserve"> </w:t>
            </w:r>
            <w:r w:rsidRPr="4B495E37">
              <w:rPr>
                <w:rFonts w:eastAsia="Arial" w:cs="Arial"/>
                <w:sz w:val="18"/>
                <w:szCs w:val="18"/>
              </w:rPr>
              <w:t>The policy support costs (including compliance and enforcement) are estimated to be £6</w:t>
            </w:r>
            <w:r w:rsidR="002843C6">
              <w:rPr>
                <w:rFonts w:eastAsia="Arial" w:cs="Arial"/>
                <w:sz w:val="18"/>
                <w:szCs w:val="18"/>
              </w:rPr>
              <w:t>5</w:t>
            </w:r>
            <w:r w:rsidRPr="4B495E37">
              <w:rPr>
                <w:rFonts w:eastAsia="Arial" w:cs="Arial"/>
                <w:sz w:val="18"/>
                <w:szCs w:val="18"/>
              </w:rPr>
              <w:t>m (of which £1.</w:t>
            </w:r>
            <w:r w:rsidR="00997AC7">
              <w:rPr>
                <w:rFonts w:eastAsia="Arial" w:cs="Arial"/>
                <w:sz w:val="18"/>
                <w:szCs w:val="18"/>
              </w:rPr>
              <w:t>8</w:t>
            </w:r>
            <w:r w:rsidRPr="4B495E37">
              <w:rPr>
                <w:rFonts w:eastAsia="Arial" w:cs="Arial"/>
                <w:sz w:val="18"/>
                <w:szCs w:val="18"/>
              </w:rPr>
              <w:t>m are transition costs). All values presented are discounted.</w:t>
            </w:r>
          </w:p>
        </w:tc>
      </w:tr>
      <w:tr w:rsidRPr="00CF16A5" w:rsidR="00133E48" w:rsidTr="4B495E37" w14:paraId="22800004" w14:textId="77777777">
        <w:trPr>
          <w:trHeight w:val="1264" w:hRule="exact"/>
        </w:trPr>
        <w:tc>
          <w:tcPr>
            <w:tcW w:w="10312" w:type="dxa"/>
            <w:gridSpan w:val="6"/>
            <w:tcBorders>
              <w:top w:val="single" w:color="auto" w:sz="12" w:space="0"/>
              <w:bottom w:val="single" w:color="auto" w:sz="12" w:space="0"/>
            </w:tcBorders>
          </w:tcPr>
          <w:p w:rsidRPr="00CF16A5" w:rsidR="00133E48" w:rsidP="001862D1" w:rsidRDefault="00133E48" w14:paraId="6A107772" w14:textId="77777777">
            <w:pPr>
              <w:pStyle w:val="IAPOQ2"/>
              <w:rPr>
                <w:rFonts w:cs="Arial"/>
                <w:szCs w:val="22"/>
              </w:rPr>
            </w:pPr>
            <w:r w:rsidRPr="00CF16A5">
              <w:rPr>
                <w:rFonts w:cs="Arial"/>
              </w:rPr>
              <w:t xml:space="preserve">Other key non-monetised costs by ‘main affected groups’ </w:t>
            </w:r>
          </w:p>
          <w:p w:rsidRPr="00CF16A5" w:rsidR="00133E48" w:rsidP="001862D1" w:rsidRDefault="00FD19B2" w14:paraId="14C346CE" w14:textId="7C3D7DA0">
            <w:pPr>
              <w:pStyle w:val="IAPOA2"/>
              <w:jc w:val="both"/>
              <w:rPr>
                <w:rFonts w:cs="Arial"/>
                <w:sz w:val="20"/>
              </w:rPr>
            </w:pPr>
            <w:r w:rsidRPr="00CF16A5">
              <w:rPr>
                <w:rFonts w:eastAsia="Arial" w:cs="Arial"/>
                <w:sz w:val="18"/>
                <w:szCs w:val="18"/>
              </w:rPr>
              <w:t xml:space="preserve">Familiarisation and inconvenience costs to households are not accounted for. </w:t>
            </w:r>
            <w:r w:rsidR="00757ACE">
              <w:rPr>
                <w:rFonts w:eastAsia="Arial" w:cs="Arial"/>
                <w:sz w:val="18"/>
                <w:szCs w:val="18"/>
              </w:rPr>
              <w:t xml:space="preserve">Based on available </w:t>
            </w:r>
            <w:r w:rsidR="00FF2E81">
              <w:rPr>
                <w:rFonts w:eastAsia="Arial" w:cs="Arial"/>
                <w:sz w:val="18"/>
                <w:szCs w:val="18"/>
              </w:rPr>
              <w:t xml:space="preserve">evidence </w:t>
            </w:r>
            <w:r w:rsidRPr="00CF16A5" w:rsidR="00FF2E81">
              <w:rPr>
                <w:rFonts w:eastAsia="Arial" w:cs="Arial"/>
                <w:sz w:val="18"/>
                <w:szCs w:val="18"/>
              </w:rPr>
              <w:t>we</w:t>
            </w:r>
            <w:r w:rsidRPr="00CF16A5">
              <w:rPr>
                <w:rFonts w:eastAsia="Arial" w:cs="Arial"/>
                <w:sz w:val="18"/>
                <w:szCs w:val="18"/>
              </w:rPr>
              <w:t xml:space="preserve"> do not expect these costs to be significant. We were not able to monetise costs to business associated with sorting waste. However, we do not expect these costs to be significant. </w:t>
            </w:r>
            <w:r w:rsidR="00551D64">
              <w:rPr>
                <w:rFonts w:eastAsia="Arial" w:cs="Arial"/>
                <w:sz w:val="18"/>
                <w:szCs w:val="18"/>
              </w:rPr>
              <w:t>These and w</w:t>
            </w:r>
            <w:r w:rsidRPr="00CF16A5">
              <w:rPr>
                <w:rFonts w:eastAsia="Arial" w:cs="Arial"/>
                <w:sz w:val="18"/>
                <w:szCs w:val="18"/>
              </w:rPr>
              <w:t>ider impacts on the recycling and waste industry are presented qualitatively in this impact assessment</w:t>
            </w:r>
            <w:r w:rsidR="00551D64">
              <w:rPr>
                <w:rFonts w:eastAsia="Arial" w:cs="Arial"/>
                <w:sz w:val="18"/>
                <w:szCs w:val="18"/>
              </w:rPr>
              <w:t>, using the best available evidence</w:t>
            </w:r>
            <w:r w:rsidRPr="00CF16A5">
              <w:rPr>
                <w:rFonts w:eastAsia="Arial" w:cs="Arial"/>
                <w:sz w:val="18"/>
                <w:szCs w:val="18"/>
              </w:rPr>
              <w:t>.</w:t>
            </w:r>
          </w:p>
        </w:tc>
      </w:tr>
      <w:tr w:rsidRPr="00CF16A5" w:rsidR="003247E1" w:rsidTr="4B495E37" w14:paraId="07D3EF51" w14:textId="77777777">
        <w:trPr>
          <w:trHeight w:val="567" w:hRule="exact"/>
        </w:trPr>
        <w:tc>
          <w:tcPr>
            <w:tcW w:w="1982" w:type="dxa"/>
            <w:tcBorders>
              <w:bottom w:val="single" w:color="auto" w:sz="12" w:space="0"/>
              <w:right w:val="single" w:color="auto" w:sz="12" w:space="0"/>
            </w:tcBorders>
            <w:shd w:val="clear" w:color="auto" w:fill="FFFFFF" w:themeFill="background1"/>
          </w:tcPr>
          <w:p w:rsidRPr="00CF16A5" w:rsidR="00133E48" w:rsidP="001862D1" w:rsidRDefault="00133E48" w14:paraId="238D4F41" w14:textId="77777777">
            <w:pPr>
              <w:pStyle w:val="IATableLabel"/>
              <w:rPr>
                <w:rFonts w:cs="Arial"/>
                <w:sz w:val="24"/>
                <w:szCs w:val="24"/>
              </w:rPr>
            </w:pPr>
            <w:r w:rsidRPr="00CF16A5">
              <w:rPr>
                <w:rFonts w:cs="Arial"/>
                <w:sz w:val="24"/>
                <w:szCs w:val="24"/>
              </w:rPr>
              <w:t>BENEFITS (£m)</w:t>
            </w:r>
          </w:p>
        </w:tc>
        <w:tc>
          <w:tcPr>
            <w:tcW w:w="2562" w:type="dxa"/>
            <w:gridSpan w:val="2"/>
            <w:tcBorders>
              <w:top w:val="single" w:color="auto" w:sz="12" w:space="0"/>
              <w:left w:val="single" w:color="auto" w:sz="12" w:space="0"/>
              <w:right w:val="single" w:color="auto" w:sz="12" w:space="0"/>
            </w:tcBorders>
          </w:tcPr>
          <w:p w:rsidRPr="00CF16A5" w:rsidR="00133E48" w:rsidP="001862D1" w:rsidRDefault="00133E48" w14:paraId="7F26341F" w14:textId="77777777">
            <w:pPr>
              <w:pStyle w:val="IATableLabel"/>
              <w:tabs>
                <w:tab w:val="right" w:pos="1797"/>
                <w:tab w:val="center" w:pos="2340"/>
              </w:tabs>
              <w:jc w:val="right"/>
              <w:rPr>
                <w:rFonts w:cs="Arial"/>
              </w:rPr>
            </w:pPr>
            <w:r w:rsidRPr="00CF16A5">
              <w:rPr>
                <w:rFonts w:cs="Arial"/>
              </w:rPr>
              <w:t xml:space="preserve">Total Transition </w:t>
            </w:r>
            <w:r w:rsidRPr="00CF16A5">
              <w:rPr>
                <w:rFonts w:cs="Arial"/>
              </w:rPr>
              <w:br/>
            </w:r>
            <w:r w:rsidRPr="00CF16A5">
              <w:rPr>
                <w:rFonts w:cs="Arial"/>
              </w:rPr>
              <w:tab/>
            </w:r>
            <w:r w:rsidRPr="00CF16A5">
              <w:rPr>
                <w:rFonts w:cs="Arial"/>
                <w:b w:val="0"/>
                <w:sz w:val="18"/>
                <w:szCs w:val="18"/>
              </w:rPr>
              <w:t>(Constant Price)</w:t>
            </w:r>
            <w:r w:rsidRPr="00CF16A5">
              <w:rPr>
                <w:rFonts w:cs="Arial"/>
              </w:rPr>
              <w:tab/>
            </w:r>
            <w:r w:rsidRPr="00CF16A5">
              <w:rPr>
                <w:rFonts w:cs="Arial"/>
                <w:b w:val="0"/>
                <w:sz w:val="18"/>
                <w:szCs w:val="18"/>
              </w:rPr>
              <w:t>Yea</w:t>
            </w:r>
            <w:r w:rsidRPr="00CF16A5">
              <w:rPr>
                <w:rFonts w:cs="Arial"/>
                <w:b w:val="0"/>
                <w:bCs/>
                <w:sz w:val="18"/>
                <w:szCs w:val="18"/>
              </w:rPr>
              <w:t>r</w:t>
            </w:r>
            <w:r w:rsidRPr="00CF16A5">
              <w:rPr>
                <w:rFonts w:cs="Arial"/>
                <w:b w:val="0"/>
                <w:sz w:val="18"/>
                <w:szCs w:val="18"/>
              </w:rPr>
              <w:t>s</w:t>
            </w:r>
          </w:p>
          <w:p w:rsidRPr="00CF16A5" w:rsidR="00133E48" w:rsidP="001862D1" w:rsidRDefault="00133E48" w14:paraId="77AA7C59" w14:textId="77777777">
            <w:pPr>
              <w:pStyle w:val="IATableLabel"/>
              <w:jc w:val="right"/>
              <w:rPr>
                <w:rFonts w:cs="Arial"/>
              </w:rPr>
            </w:pPr>
            <w:r w:rsidRPr="00CF16A5">
              <w:rPr>
                <w:rFonts w:cs="Arial"/>
              </w:rPr>
              <w:br/>
            </w:r>
          </w:p>
        </w:tc>
        <w:tc>
          <w:tcPr>
            <w:tcW w:w="2891" w:type="dxa"/>
            <w:tcBorders>
              <w:left w:val="single" w:color="auto" w:sz="12" w:space="0"/>
              <w:bottom w:val="single" w:color="auto" w:sz="12" w:space="0"/>
              <w:right w:val="single" w:color="auto" w:sz="12" w:space="0"/>
            </w:tcBorders>
          </w:tcPr>
          <w:p w:rsidRPr="00CF16A5" w:rsidR="00133E48" w:rsidP="001862D1" w:rsidRDefault="00133E48" w14:paraId="62716288" w14:textId="77777777">
            <w:pPr>
              <w:pStyle w:val="IATableLabel"/>
              <w:jc w:val="right"/>
              <w:rPr>
                <w:rFonts w:cs="Arial"/>
                <w:bCs/>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2877" w:type="dxa"/>
            <w:gridSpan w:val="2"/>
            <w:tcBorders>
              <w:top w:val="single" w:color="auto" w:sz="12" w:space="0"/>
              <w:left w:val="single" w:color="auto" w:sz="12" w:space="0"/>
              <w:bottom w:val="single" w:color="auto" w:sz="12" w:space="0"/>
            </w:tcBorders>
          </w:tcPr>
          <w:p w:rsidRPr="00CF16A5" w:rsidR="00133E48" w:rsidP="001862D1" w:rsidRDefault="00133E48" w14:paraId="32DDF384" w14:textId="77777777">
            <w:pPr>
              <w:pStyle w:val="IATableLabel"/>
              <w:jc w:val="right"/>
              <w:rPr>
                <w:rFonts w:cs="Arial"/>
              </w:rPr>
            </w:pPr>
            <w:r w:rsidRPr="00CF16A5">
              <w:rPr>
                <w:rFonts w:cs="Arial"/>
              </w:rPr>
              <w:t>Total Benefit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3247E1" w:rsidTr="4B495E37" w14:paraId="262E0182" w14:textId="77777777">
        <w:trPr>
          <w:trHeight w:val="348" w:hRule="exact"/>
        </w:trPr>
        <w:tc>
          <w:tcPr>
            <w:tcW w:w="1982" w:type="dxa"/>
            <w:tcBorders>
              <w:top w:val="single" w:color="auto" w:sz="12" w:space="0"/>
              <w:bottom w:val="single" w:color="auto" w:sz="12" w:space="0"/>
              <w:right w:val="single" w:color="auto" w:sz="12" w:space="0"/>
            </w:tcBorders>
            <w:vAlign w:val="center"/>
          </w:tcPr>
          <w:p w:rsidRPr="00CF16A5" w:rsidR="00FD19B2" w:rsidP="00FD19B2" w:rsidRDefault="00FD19B2" w14:paraId="68909A2A" w14:textId="77777777">
            <w:pPr>
              <w:pStyle w:val="IATableLabel"/>
              <w:rPr>
                <w:rFonts w:cs="Arial"/>
              </w:rPr>
            </w:pPr>
            <w:r w:rsidRPr="00CF16A5">
              <w:rPr>
                <w:rFonts w:cs="Arial"/>
              </w:rPr>
              <w:t xml:space="preserve">Low </w:t>
            </w:r>
          </w:p>
        </w:tc>
        <w:tc>
          <w:tcPr>
            <w:tcW w:w="1821"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0E772FC0" w14:textId="3CB2EA22">
            <w:pPr>
              <w:pStyle w:val="POTTBenLow"/>
              <w:rPr>
                <w:rFonts w:cs="Arial"/>
                <w:sz w:val="20"/>
              </w:rPr>
            </w:pPr>
            <w:r w:rsidRPr="0024270C">
              <w:rPr>
                <w:rFonts w:eastAsia="Arial" w:cs="Arial"/>
                <w:sz w:val="20"/>
              </w:rPr>
              <w:t>£0</w:t>
            </w:r>
          </w:p>
        </w:tc>
        <w:tc>
          <w:tcPr>
            <w:tcW w:w="741" w:type="dxa"/>
            <w:tcBorders>
              <w:top w:val="single" w:color="auto" w:sz="12" w:space="0"/>
              <w:left w:val="single" w:color="auto" w:sz="12" w:space="0"/>
              <w:right w:val="single" w:color="auto" w:sz="12" w:space="0"/>
            </w:tcBorders>
            <w:vAlign w:val="center"/>
          </w:tcPr>
          <w:p w:rsidRPr="0024270C" w:rsidR="00FD19B2" w:rsidP="00FD19B2" w:rsidRDefault="00FD19B2" w14:paraId="0D6FA136" w14:textId="7119BDF3">
            <w:pPr>
              <w:pStyle w:val="IATableText"/>
              <w:jc w:val="center"/>
              <w:rPr>
                <w:rFonts w:cs="Arial"/>
                <w:sz w:val="20"/>
              </w:rPr>
            </w:pPr>
            <w:r w:rsidRPr="0024270C">
              <w:rPr>
                <w:rFonts w:eastAsia="Arial" w:cs="Arial"/>
                <w:sz w:val="20"/>
              </w:rPr>
              <w:t>0</w:t>
            </w:r>
          </w:p>
        </w:tc>
        <w:tc>
          <w:tcPr>
            <w:tcW w:w="2891" w:type="dxa"/>
            <w:tcBorders>
              <w:top w:val="single" w:color="auto" w:sz="12" w:space="0"/>
              <w:left w:val="single" w:color="auto" w:sz="12" w:space="0"/>
              <w:bottom w:val="single" w:color="auto" w:sz="12" w:space="0"/>
              <w:right w:val="single" w:color="auto" w:sz="12" w:space="0"/>
            </w:tcBorders>
            <w:vAlign w:val="bottom"/>
          </w:tcPr>
          <w:p w:rsidRPr="0024270C" w:rsidR="00FD19B2" w:rsidP="00FD19B2" w:rsidRDefault="00FD19B2" w14:paraId="0E883A89" w14:textId="742601BA">
            <w:pPr>
              <w:pStyle w:val="POAABenLow"/>
              <w:rPr>
                <w:rFonts w:cs="Arial"/>
                <w:sz w:val="20"/>
              </w:rPr>
            </w:pPr>
            <w:r w:rsidRPr="0024270C">
              <w:rPr>
                <w:rFonts w:eastAsia="Arial" w:cs="Arial"/>
                <w:sz w:val="20"/>
              </w:rPr>
              <w:t>£</w:t>
            </w:r>
            <w:r w:rsidR="00045272">
              <w:rPr>
                <w:rFonts w:eastAsia="Arial" w:cs="Arial"/>
                <w:sz w:val="20"/>
              </w:rPr>
              <w:t>5</w:t>
            </w:r>
            <w:r w:rsidR="004C7590">
              <w:rPr>
                <w:rFonts w:eastAsia="Arial" w:cs="Arial"/>
                <w:sz w:val="20"/>
              </w:rPr>
              <w:t>77.4</w:t>
            </w:r>
          </w:p>
        </w:tc>
        <w:tc>
          <w:tcPr>
            <w:tcW w:w="2878" w:type="dxa"/>
            <w:gridSpan w:val="2"/>
            <w:tcBorders>
              <w:top w:val="single" w:color="auto" w:sz="12" w:space="0"/>
              <w:left w:val="single" w:color="auto" w:sz="12" w:space="0"/>
              <w:bottom w:val="single" w:color="auto" w:sz="12" w:space="0"/>
            </w:tcBorders>
            <w:vAlign w:val="bottom"/>
          </w:tcPr>
          <w:p w:rsidRPr="0024270C" w:rsidR="00FD19B2" w:rsidP="00FD19B2" w:rsidRDefault="00FD19B2" w14:paraId="1B3A49CD" w14:textId="0946EE8A">
            <w:pPr>
              <w:pStyle w:val="POTBBenLow"/>
              <w:rPr>
                <w:rFonts w:cs="Arial"/>
                <w:sz w:val="20"/>
              </w:rPr>
            </w:pPr>
            <w:r w:rsidRPr="0024270C">
              <w:rPr>
                <w:rFonts w:eastAsia="Arial" w:cs="Arial"/>
                <w:sz w:val="20"/>
              </w:rPr>
              <w:t>£</w:t>
            </w:r>
            <w:r w:rsidR="00045272">
              <w:rPr>
                <w:rFonts w:eastAsia="Arial" w:cs="Arial"/>
                <w:sz w:val="20"/>
              </w:rPr>
              <w:t>5,</w:t>
            </w:r>
            <w:r w:rsidR="00BF5C5D">
              <w:rPr>
                <w:rFonts w:eastAsia="Arial" w:cs="Arial"/>
                <w:sz w:val="20"/>
              </w:rPr>
              <w:t>480.1</w:t>
            </w:r>
          </w:p>
        </w:tc>
      </w:tr>
      <w:tr w:rsidRPr="00CF16A5" w:rsidR="00562740" w:rsidTr="4B495E37" w14:paraId="3B844C01" w14:textId="77777777">
        <w:trPr>
          <w:trHeight w:val="348" w:hRule="exact"/>
        </w:trPr>
        <w:tc>
          <w:tcPr>
            <w:tcW w:w="1982" w:type="dxa"/>
            <w:tcBorders>
              <w:top w:val="single" w:color="auto" w:sz="12" w:space="0"/>
              <w:bottom w:val="single" w:color="auto" w:sz="12" w:space="0"/>
              <w:right w:val="single" w:color="auto" w:sz="12" w:space="0"/>
            </w:tcBorders>
            <w:vAlign w:val="center"/>
          </w:tcPr>
          <w:p w:rsidRPr="00CF16A5" w:rsidR="00FD19B2" w:rsidP="00FD19B2" w:rsidRDefault="00FD19B2" w14:paraId="4DFCAF5E" w14:textId="77777777">
            <w:pPr>
              <w:pStyle w:val="IATableLabel"/>
              <w:rPr>
                <w:rFonts w:cs="Arial"/>
              </w:rPr>
            </w:pPr>
            <w:r w:rsidRPr="00CF16A5">
              <w:rPr>
                <w:rFonts w:cs="Arial"/>
              </w:rPr>
              <w:t xml:space="preserve">High </w:t>
            </w:r>
          </w:p>
        </w:tc>
        <w:tc>
          <w:tcPr>
            <w:tcW w:w="1821"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71E08C80" w14:textId="25EF35DB">
            <w:pPr>
              <w:pStyle w:val="POTTBenHigh"/>
              <w:rPr>
                <w:rFonts w:cs="Arial"/>
                <w:sz w:val="20"/>
              </w:rPr>
            </w:pPr>
            <w:r w:rsidRPr="0024270C">
              <w:rPr>
                <w:rFonts w:eastAsia="Arial" w:cs="Arial"/>
                <w:sz w:val="20"/>
              </w:rPr>
              <w:t>£0</w:t>
            </w:r>
          </w:p>
        </w:tc>
        <w:tc>
          <w:tcPr>
            <w:tcW w:w="741" w:type="dxa"/>
            <w:vAlign w:val="center"/>
          </w:tcPr>
          <w:p w:rsidRPr="0024270C" w:rsidR="00FD19B2" w:rsidP="00FD19B2" w:rsidRDefault="00FD19B2" w14:paraId="4E7B0528" w14:textId="77777777">
            <w:pPr>
              <w:pStyle w:val="IATableText"/>
              <w:jc w:val="right"/>
              <w:rPr>
                <w:rFonts w:cs="Arial"/>
                <w:sz w:val="20"/>
              </w:rPr>
            </w:pPr>
          </w:p>
        </w:tc>
        <w:tc>
          <w:tcPr>
            <w:tcW w:w="2891" w:type="dxa"/>
            <w:tcBorders>
              <w:top w:val="single" w:color="auto" w:sz="12" w:space="0"/>
              <w:left w:val="single" w:color="auto" w:sz="12" w:space="0"/>
              <w:bottom w:val="single" w:color="auto" w:sz="12" w:space="0"/>
              <w:right w:val="single" w:color="auto" w:sz="12" w:space="0"/>
            </w:tcBorders>
            <w:vAlign w:val="bottom"/>
          </w:tcPr>
          <w:p w:rsidRPr="0024270C" w:rsidR="00FD19B2" w:rsidP="00FD19B2" w:rsidRDefault="00FD19B2" w14:paraId="6081B6B5" w14:textId="24F4379E">
            <w:pPr>
              <w:pStyle w:val="POAABenHigh"/>
              <w:rPr>
                <w:rFonts w:cs="Arial"/>
                <w:sz w:val="20"/>
              </w:rPr>
            </w:pPr>
            <w:r w:rsidRPr="0024270C">
              <w:rPr>
                <w:rFonts w:eastAsia="Arial" w:cs="Arial"/>
                <w:sz w:val="20"/>
              </w:rPr>
              <w:t>£</w:t>
            </w:r>
            <w:r w:rsidR="004C7590">
              <w:rPr>
                <w:rFonts w:eastAsia="Arial" w:cs="Arial"/>
                <w:sz w:val="20"/>
              </w:rPr>
              <w:t>1,002.1</w:t>
            </w:r>
          </w:p>
        </w:tc>
        <w:tc>
          <w:tcPr>
            <w:tcW w:w="2878" w:type="dxa"/>
            <w:gridSpan w:val="2"/>
            <w:tcBorders>
              <w:top w:val="single" w:color="auto" w:sz="12" w:space="0"/>
              <w:left w:val="single" w:color="auto" w:sz="12" w:space="0"/>
              <w:bottom w:val="single" w:color="auto" w:sz="12" w:space="0"/>
            </w:tcBorders>
            <w:vAlign w:val="bottom"/>
          </w:tcPr>
          <w:p w:rsidRPr="0024270C" w:rsidR="00FD19B2" w:rsidP="00FD19B2" w:rsidRDefault="00FD19B2" w14:paraId="6B4B1C29" w14:textId="48067FFE">
            <w:pPr>
              <w:pStyle w:val="POTBBenHigh"/>
              <w:rPr>
                <w:rFonts w:cs="Arial"/>
                <w:sz w:val="20"/>
              </w:rPr>
            </w:pPr>
            <w:r w:rsidRPr="0024270C">
              <w:rPr>
                <w:rFonts w:eastAsia="Arial" w:cs="Arial"/>
                <w:sz w:val="20"/>
              </w:rPr>
              <w:t>£</w:t>
            </w:r>
            <w:r w:rsidR="00E64747">
              <w:rPr>
                <w:rFonts w:eastAsia="Arial" w:cs="Arial"/>
                <w:sz w:val="20"/>
              </w:rPr>
              <w:t>9,</w:t>
            </w:r>
            <w:r w:rsidR="00BF5C5D">
              <w:rPr>
                <w:rFonts w:eastAsia="Arial" w:cs="Arial"/>
                <w:sz w:val="20"/>
              </w:rPr>
              <w:t>540.2</w:t>
            </w:r>
          </w:p>
        </w:tc>
      </w:tr>
      <w:tr w:rsidRPr="00CF16A5" w:rsidR="003247E1" w:rsidTr="4B495E37" w14:paraId="1ACF16F0" w14:textId="77777777">
        <w:trPr>
          <w:trHeight w:val="348" w:hRule="exact"/>
        </w:trPr>
        <w:tc>
          <w:tcPr>
            <w:tcW w:w="1982" w:type="dxa"/>
            <w:tcBorders>
              <w:top w:val="single" w:color="auto" w:sz="12" w:space="0"/>
              <w:bottom w:val="single" w:color="auto" w:sz="12" w:space="0"/>
              <w:right w:val="single" w:color="auto" w:sz="12" w:space="0"/>
            </w:tcBorders>
            <w:shd w:val="clear" w:color="auto" w:fill="FFFFFF" w:themeFill="background1"/>
            <w:vAlign w:val="center"/>
          </w:tcPr>
          <w:p w:rsidRPr="00CF16A5" w:rsidR="00FD19B2" w:rsidP="00FD19B2" w:rsidRDefault="00FD19B2" w14:paraId="5D64869F" w14:textId="77777777">
            <w:pPr>
              <w:pStyle w:val="IATableLabel"/>
              <w:rPr>
                <w:rFonts w:cs="Arial"/>
              </w:rPr>
            </w:pPr>
            <w:r w:rsidRPr="00CF16A5">
              <w:rPr>
                <w:rFonts w:cs="Arial"/>
              </w:rPr>
              <w:t>Best Estimate</w:t>
            </w:r>
          </w:p>
          <w:p w:rsidRPr="00CF16A5" w:rsidR="00FD19B2" w:rsidP="00FD19B2" w:rsidRDefault="00FD19B2" w14:paraId="748D6DCE" w14:textId="77777777">
            <w:pPr>
              <w:pStyle w:val="IATableNotes"/>
              <w:spacing w:before="96" w:beforeLines="40"/>
              <w:ind w:left="0" w:right="-22"/>
              <w:jc w:val="center"/>
              <w:rPr>
                <w:rFonts w:cs="Arial"/>
                <w:b/>
                <w:sz w:val="20"/>
              </w:rPr>
            </w:pPr>
          </w:p>
        </w:tc>
        <w:tc>
          <w:tcPr>
            <w:tcW w:w="1821"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FD19B2" w:rsidP="00FD19B2" w:rsidRDefault="00FD19B2" w14:paraId="70BA7530" w14:textId="3F953A91">
            <w:pPr>
              <w:pStyle w:val="POTTBenBest"/>
              <w:rPr>
                <w:rFonts w:cs="Arial"/>
                <w:sz w:val="20"/>
              </w:rPr>
            </w:pPr>
            <w:r w:rsidRPr="0024270C">
              <w:rPr>
                <w:rFonts w:eastAsia="Arial" w:cs="Arial"/>
                <w:sz w:val="20"/>
                <w:lang w:eastAsia="en-US"/>
              </w:rPr>
              <w:t>£0</w:t>
            </w:r>
          </w:p>
        </w:tc>
        <w:tc>
          <w:tcPr>
            <w:tcW w:w="741" w:type="dxa"/>
            <w:vAlign w:val="center"/>
          </w:tcPr>
          <w:p w:rsidRPr="0024270C" w:rsidR="00FD19B2" w:rsidP="00FD19B2" w:rsidRDefault="00FD19B2" w14:paraId="3C2EAE4B" w14:textId="77777777">
            <w:pPr>
              <w:pStyle w:val="IATableText"/>
              <w:jc w:val="right"/>
              <w:rPr>
                <w:rFonts w:cs="Arial"/>
                <w:sz w:val="20"/>
              </w:rPr>
            </w:pPr>
          </w:p>
        </w:tc>
        <w:tc>
          <w:tcPr>
            <w:tcW w:w="2891"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24270C" w:rsidR="00FD19B2" w:rsidP="00FD19B2" w:rsidRDefault="00FD19B2" w14:paraId="65E156D3" w14:textId="3C68FF37">
            <w:pPr>
              <w:pStyle w:val="POAABenBest"/>
              <w:rPr>
                <w:rFonts w:cs="Arial"/>
                <w:sz w:val="20"/>
              </w:rPr>
            </w:pPr>
            <w:r w:rsidRPr="0024270C">
              <w:rPr>
                <w:rFonts w:eastAsia="Arial" w:cs="Arial"/>
                <w:sz w:val="20"/>
              </w:rPr>
              <w:t>£</w:t>
            </w:r>
            <w:r w:rsidR="009E4EEE">
              <w:rPr>
                <w:rFonts w:eastAsia="Arial" w:cs="Arial"/>
                <w:sz w:val="20"/>
              </w:rPr>
              <w:t>6</w:t>
            </w:r>
            <w:r w:rsidR="004C7590">
              <w:rPr>
                <w:rFonts w:eastAsia="Arial" w:cs="Arial"/>
                <w:sz w:val="20"/>
              </w:rPr>
              <w:t>44.0</w:t>
            </w:r>
          </w:p>
        </w:tc>
        <w:tc>
          <w:tcPr>
            <w:tcW w:w="2878" w:type="dxa"/>
            <w:gridSpan w:val="2"/>
            <w:tcBorders>
              <w:top w:val="single" w:color="auto" w:sz="12" w:space="0"/>
              <w:left w:val="single" w:color="auto" w:sz="12" w:space="0"/>
              <w:bottom w:val="single" w:color="auto" w:sz="12" w:space="0"/>
            </w:tcBorders>
            <w:shd w:val="clear" w:color="auto" w:fill="FFFFFF" w:themeFill="background1"/>
            <w:vAlign w:val="bottom"/>
          </w:tcPr>
          <w:p w:rsidRPr="0024270C" w:rsidR="00FD19B2" w:rsidP="00FD19B2" w:rsidRDefault="00FD19B2" w14:paraId="10CCC5DB" w14:textId="2313AB29">
            <w:pPr>
              <w:pStyle w:val="POTBBenBest"/>
              <w:rPr>
                <w:rFonts w:cs="Arial"/>
                <w:sz w:val="20"/>
              </w:rPr>
            </w:pPr>
            <w:r w:rsidRPr="0024270C">
              <w:rPr>
                <w:rFonts w:eastAsia="Arial" w:cs="Arial"/>
                <w:sz w:val="20"/>
              </w:rPr>
              <w:t>£</w:t>
            </w:r>
            <w:r w:rsidR="009E4EEE">
              <w:rPr>
                <w:rFonts w:eastAsia="Arial" w:cs="Arial"/>
                <w:sz w:val="20"/>
              </w:rPr>
              <w:t>6,1</w:t>
            </w:r>
            <w:r w:rsidR="00BF5C5D">
              <w:rPr>
                <w:rFonts w:eastAsia="Arial" w:cs="Arial"/>
                <w:sz w:val="20"/>
              </w:rPr>
              <w:t>15.9</w:t>
            </w:r>
          </w:p>
        </w:tc>
      </w:tr>
      <w:tr w:rsidRPr="00CF16A5" w:rsidR="00133E48" w:rsidTr="009E7A40" w14:paraId="626E7435" w14:textId="77777777">
        <w:trPr>
          <w:trHeight w:val="2585" w:hRule="exact"/>
        </w:trPr>
        <w:tc>
          <w:tcPr>
            <w:tcW w:w="10313" w:type="dxa"/>
            <w:gridSpan w:val="6"/>
            <w:tcBorders>
              <w:bottom w:val="single" w:color="auto" w:sz="12" w:space="0"/>
            </w:tcBorders>
          </w:tcPr>
          <w:p w:rsidRPr="00CF16A5" w:rsidR="00133E48" w:rsidP="001862D1" w:rsidRDefault="00133E48" w14:paraId="15AFA764" w14:textId="77777777">
            <w:pPr>
              <w:pStyle w:val="IPPOQ3"/>
              <w:rPr>
                <w:rFonts w:cs="Arial"/>
                <w:szCs w:val="22"/>
              </w:rPr>
            </w:pPr>
            <w:r w:rsidRPr="00CF16A5">
              <w:rPr>
                <w:rFonts w:cs="Arial"/>
              </w:rPr>
              <w:t xml:space="preserve">Description and scale of key monetised benefits by ‘main affected groups’ </w:t>
            </w:r>
          </w:p>
          <w:p w:rsidRPr="00CF16A5" w:rsidR="00133E48" w:rsidP="009B4045" w:rsidRDefault="00FD19B2" w14:paraId="0EB575A2" w14:textId="3F46B5FD">
            <w:pPr>
              <w:pStyle w:val="IAPOA3"/>
              <w:jc w:val="both"/>
              <w:rPr>
                <w:rFonts w:cs="Arial"/>
                <w:sz w:val="20"/>
              </w:rPr>
            </w:pPr>
            <w:r w:rsidRPr="4B495E37">
              <w:rPr>
                <w:rFonts w:eastAsia="Arial" w:cs="Arial"/>
                <w:sz w:val="18"/>
                <w:szCs w:val="18"/>
              </w:rPr>
              <w:t xml:space="preserve">Participating households (with gardens) are charged for their garden waste collections by </w:t>
            </w:r>
            <w:r w:rsidRPr="4B495E37" w:rsidR="008D303D">
              <w:rPr>
                <w:rFonts w:eastAsia="Arial" w:cs="Arial"/>
                <w:sz w:val="18"/>
                <w:szCs w:val="18"/>
              </w:rPr>
              <w:t>l</w:t>
            </w:r>
            <w:r w:rsidRPr="4B495E37">
              <w:rPr>
                <w:rFonts w:eastAsia="Arial" w:cs="Arial"/>
                <w:sz w:val="18"/>
                <w:szCs w:val="18"/>
              </w:rPr>
              <w:t xml:space="preserve">ocal </w:t>
            </w:r>
            <w:r w:rsidRPr="4B495E37" w:rsidR="008D303D">
              <w:rPr>
                <w:rFonts w:eastAsia="Arial" w:cs="Arial"/>
                <w:sz w:val="18"/>
                <w:szCs w:val="18"/>
              </w:rPr>
              <w:t>a</w:t>
            </w:r>
            <w:r w:rsidRPr="4B495E37">
              <w:rPr>
                <w:rFonts w:eastAsia="Arial" w:cs="Arial"/>
                <w:sz w:val="18"/>
                <w:szCs w:val="18"/>
              </w:rPr>
              <w:t>uthorities. This is a disbenefit to them of £</w:t>
            </w:r>
            <w:r w:rsidR="00783802">
              <w:rPr>
                <w:rFonts w:eastAsia="Arial" w:cs="Arial"/>
                <w:sz w:val="18"/>
                <w:szCs w:val="18"/>
              </w:rPr>
              <w:t>1,003</w:t>
            </w:r>
            <w:r w:rsidRPr="4B495E37">
              <w:rPr>
                <w:rFonts w:eastAsia="Arial" w:cs="Arial"/>
                <w:sz w:val="18"/>
                <w:szCs w:val="18"/>
              </w:rPr>
              <w:t xml:space="preserve">m over the appraisal period. </w:t>
            </w:r>
            <w:r w:rsidR="00BB1B33">
              <w:rPr>
                <w:rFonts w:eastAsia="Arial" w:cs="Arial"/>
                <w:sz w:val="18"/>
                <w:szCs w:val="18"/>
              </w:rPr>
              <w:t xml:space="preserve">There is a benefit to local authorities (£150m) and </w:t>
            </w:r>
            <w:r w:rsidR="008465EF">
              <w:rPr>
                <w:rFonts w:eastAsia="Arial" w:cs="Arial"/>
                <w:sz w:val="18"/>
                <w:szCs w:val="18"/>
              </w:rPr>
              <w:t>NHM</w:t>
            </w:r>
            <w:r w:rsidR="00BB1B33">
              <w:rPr>
                <w:rFonts w:eastAsia="Arial" w:cs="Arial"/>
                <w:sz w:val="18"/>
                <w:szCs w:val="18"/>
              </w:rPr>
              <w:t xml:space="preserve"> (£3,486m) from reduced landfill tax payments. However, this is a transfer as it reduces revenue for the </w:t>
            </w:r>
            <w:r w:rsidR="008465EF">
              <w:rPr>
                <w:rFonts w:eastAsia="Arial" w:cs="Arial"/>
                <w:sz w:val="18"/>
                <w:szCs w:val="18"/>
              </w:rPr>
              <w:t>G</w:t>
            </w:r>
            <w:r w:rsidR="00BB1B33">
              <w:rPr>
                <w:rFonts w:eastAsia="Arial" w:cs="Arial"/>
                <w:sz w:val="18"/>
                <w:szCs w:val="18"/>
              </w:rPr>
              <w:t>overnment. The</w:t>
            </w:r>
            <w:r w:rsidRPr="4B495E37" w:rsidR="00BB1B33">
              <w:rPr>
                <w:rFonts w:eastAsia="Arial" w:cs="Arial"/>
                <w:sz w:val="18"/>
                <w:szCs w:val="18"/>
              </w:rPr>
              <w:t xml:space="preserve"> Government </w:t>
            </w:r>
            <w:r w:rsidR="00BB1B33">
              <w:rPr>
                <w:rFonts w:eastAsia="Arial" w:cs="Arial"/>
                <w:sz w:val="18"/>
                <w:szCs w:val="18"/>
              </w:rPr>
              <w:t xml:space="preserve">therefore </w:t>
            </w:r>
            <w:r w:rsidRPr="4B495E37" w:rsidR="00BB1B33">
              <w:rPr>
                <w:rFonts w:eastAsia="Arial" w:cs="Arial"/>
                <w:sz w:val="18"/>
                <w:szCs w:val="18"/>
              </w:rPr>
              <w:t>has a lost benefit of £4,</w:t>
            </w:r>
            <w:r w:rsidR="00BB1B33">
              <w:rPr>
                <w:rFonts w:eastAsia="Arial" w:cs="Arial"/>
                <w:sz w:val="18"/>
                <w:szCs w:val="18"/>
              </w:rPr>
              <w:t>175</w:t>
            </w:r>
            <w:r w:rsidRPr="4B495E37" w:rsidR="00BB1B33">
              <w:rPr>
                <w:rFonts w:eastAsia="Arial" w:cs="Arial"/>
                <w:sz w:val="18"/>
                <w:szCs w:val="18"/>
              </w:rPr>
              <w:t xml:space="preserve">m in reduced landfill tax </w:t>
            </w:r>
            <w:r w:rsidRPr="4B495E37" w:rsidR="00C038E8">
              <w:rPr>
                <w:rFonts w:eastAsia="Arial" w:cs="Arial"/>
                <w:sz w:val="18"/>
                <w:szCs w:val="18"/>
              </w:rPr>
              <w:t>receipts.</w:t>
            </w:r>
            <w:r w:rsidRPr="4B495E37" w:rsidR="007C5FAC">
              <w:rPr>
                <w:rFonts w:eastAsia="Arial" w:cs="Arial"/>
                <w:sz w:val="18"/>
                <w:szCs w:val="18"/>
              </w:rPr>
              <w:t xml:space="preserve"> </w:t>
            </w:r>
            <w:r w:rsidRPr="4B495E37">
              <w:rPr>
                <w:rFonts w:eastAsia="Arial" w:cs="Arial"/>
                <w:sz w:val="18"/>
                <w:szCs w:val="18"/>
              </w:rPr>
              <w:t>There is a saving to the NHM sector of £3,</w:t>
            </w:r>
            <w:r w:rsidR="006009F3">
              <w:rPr>
                <w:rFonts w:eastAsia="Arial" w:cs="Arial"/>
                <w:sz w:val="18"/>
                <w:szCs w:val="18"/>
              </w:rPr>
              <w:t>486</w:t>
            </w:r>
            <w:r w:rsidRPr="4B495E37">
              <w:rPr>
                <w:rFonts w:eastAsia="Arial" w:cs="Arial"/>
                <w:sz w:val="18"/>
                <w:szCs w:val="18"/>
              </w:rPr>
              <w:t xml:space="preserve">m from reduced landfill tax payments (NB landfill tax payments concerning </w:t>
            </w:r>
            <w:r w:rsidRPr="4B495E37" w:rsidR="008D303D">
              <w:rPr>
                <w:rFonts w:eastAsia="Arial" w:cs="Arial"/>
                <w:sz w:val="18"/>
                <w:szCs w:val="18"/>
              </w:rPr>
              <w:t>l</w:t>
            </w:r>
            <w:r w:rsidRPr="4B495E37">
              <w:rPr>
                <w:rFonts w:eastAsia="Arial" w:cs="Arial"/>
                <w:sz w:val="18"/>
                <w:szCs w:val="18"/>
              </w:rPr>
              <w:t xml:space="preserve">ocal </w:t>
            </w:r>
            <w:r w:rsidRPr="4B495E37" w:rsidR="008D303D">
              <w:rPr>
                <w:rFonts w:eastAsia="Arial" w:cs="Arial"/>
                <w:sz w:val="18"/>
                <w:szCs w:val="18"/>
              </w:rPr>
              <w:t>a</w:t>
            </w:r>
            <w:r w:rsidRPr="4B495E37">
              <w:rPr>
                <w:rFonts w:eastAsia="Arial" w:cs="Arial"/>
                <w:sz w:val="18"/>
                <w:szCs w:val="18"/>
              </w:rPr>
              <w:t>uthorities are</w:t>
            </w:r>
            <w:r w:rsidR="002A4530">
              <w:rPr>
                <w:rFonts w:eastAsia="Arial" w:cs="Arial"/>
                <w:sz w:val="18"/>
                <w:szCs w:val="18"/>
              </w:rPr>
              <w:t xml:space="preserve"> </w:t>
            </w:r>
            <w:r w:rsidRPr="4B495E37">
              <w:rPr>
                <w:rFonts w:eastAsia="Arial" w:cs="Arial"/>
                <w:sz w:val="18"/>
                <w:szCs w:val="18"/>
              </w:rPr>
              <w:t>included in their waste management costs). Carbon savings (traded and non-traded) are estimated at £</w:t>
            </w:r>
            <w:r w:rsidRPr="4B495E37" w:rsidR="66967452">
              <w:rPr>
                <w:rFonts w:eastAsia="Arial" w:cs="Arial"/>
                <w:sz w:val="18"/>
                <w:szCs w:val="18"/>
              </w:rPr>
              <w:t>7,</w:t>
            </w:r>
            <w:r w:rsidR="000878F0">
              <w:rPr>
                <w:rFonts w:eastAsia="Arial" w:cs="Arial"/>
                <w:sz w:val="18"/>
                <w:szCs w:val="18"/>
              </w:rPr>
              <w:t>26</w:t>
            </w:r>
            <w:r w:rsidR="00A7442A">
              <w:rPr>
                <w:rFonts w:eastAsia="Arial" w:cs="Arial"/>
                <w:sz w:val="18"/>
                <w:szCs w:val="18"/>
              </w:rPr>
              <w:t>9</w:t>
            </w:r>
            <w:r w:rsidRPr="4B495E37">
              <w:rPr>
                <w:rFonts w:eastAsia="Arial" w:cs="Arial"/>
                <w:sz w:val="18"/>
                <w:szCs w:val="18"/>
              </w:rPr>
              <w:t>m. These savings are net of emissions associated with an increase in recycling activity. All values are discounted.</w:t>
            </w:r>
          </w:p>
        </w:tc>
      </w:tr>
      <w:tr w:rsidRPr="00CF16A5" w:rsidR="00133E48" w:rsidTr="009E7A40" w14:paraId="6F9980FA" w14:textId="77777777">
        <w:trPr>
          <w:trHeight w:val="1040" w:hRule="exact"/>
        </w:trPr>
        <w:tc>
          <w:tcPr>
            <w:tcW w:w="10317" w:type="dxa"/>
            <w:gridSpan w:val="6"/>
            <w:tcBorders>
              <w:top w:val="single" w:color="auto" w:sz="12" w:space="0"/>
            </w:tcBorders>
          </w:tcPr>
          <w:p w:rsidRPr="00CF16A5" w:rsidR="00133E48" w:rsidP="001862D1" w:rsidRDefault="00133E48" w14:paraId="426D0379" w14:textId="77777777">
            <w:pPr>
              <w:pStyle w:val="IAPOQ4"/>
              <w:rPr>
                <w:rFonts w:cs="Arial"/>
                <w:szCs w:val="22"/>
              </w:rPr>
            </w:pPr>
            <w:r w:rsidRPr="00CF16A5">
              <w:rPr>
                <w:rFonts w:cs="Arial"/>
              </w:rPr>
              <w:t xml:space="preserve">Other key non-monetised benefits by ‘main affected groups’ </w:t>
            </w:r>
          </w:p>
          <w:p w:rsidRPr="00CF16A5" w:rsidR="00133E48" w:rsidP="002225A5" w:rsidRDefault="04C39486" w14:paraId="6B2B1A36" w14:textId="2FEFDA48">
            <w:pPr>
              <w:pStyle w:val="IAPOA4"/>
              <w:jc w:val="both"/>
              <w:rPr>
                <w:rFonts w:cs="Arial"/>
              </w:rPr>
            </w:pPr>
            <w:r w:rsidRPr="7C995945">
              <w:rPr>
                <w:rFonts w:eastAsia="Arial" w:cs="Arial"/>
                <w:sz w:val="18"/>
                <w:szCs w:val="18"/>
              </w:rPr>
              <w:t xml:space="preserve">The recycling industry benefits from an increased supply of higher quality and quantity of materials. We were not able to monetise the additional GHG savings associated with higher quality </w:t>
            </w:r>
            <w:proofErr w:type="spellStart"/>
            <w:r w:rsidRPr="7C995945">
              <w:rPr>
                <w:rFonts w:eastAsia="Arial" w:cs="Arial"/>
                <w:sz w:val="18"/>
                <w:szCs w:val="18"/>
              </w:rPr>
              <w:t>recyclate</w:t>
            </w:r>
            <w:proofErr w:type="spellEnd"/>
            <w:r w:rsidRPr="7C995945">
              <w:rPr>
                <w:rFonts w:eastAsia="Arial" w:cs="Arial"/>
                <w:sz w:val="18"/>
                <w:szCs w:val="18"/>
              </w:rPr>
              <w:t xml:space="preserve"> that is more likely to be produced under </w:t>
            </w:r>
            <w:r w:rsidRPr="7C995945" w:rsidR="6D7DED9F">
              <w:rPr>
                <w:rFonts w:eastAsia="Arial" w:cs="Arial"/>
                <w:sz w:val="18"/>
                <w:szCs w:val="18"/>
              </w:rPr>
              <w:t>systems with further separation</w:t>
            </w:r>
            <w:r w:rsidRPr="7C995945">
              <w:rPr>
                <w:rFonts w:eastAsia="Arial" w:cs="Arial"/>
                <w:sz w:val="18"/>
                <w:szCs w:val="18"/>
              </w:rPr>
              <w:t>. Impacts on jobs, innovation and trade are presented qualitatively.</w:t>
            </w:r>
          </w:p>
        </w:tc>
      </w:tr>
      <w:tr w:rsidRPr="00CF16A5" w:rsidR="00133E48" w:rsidTr="009E7A40" w14:paraId="39D3A591" w14:textId="77777777">
        <w:trPr>
          <w:trHeight w:val="561" w:hRule="exact"/>
        </w:trPr>
        <w:tc>
          <w:tcPr>
            <w:tcW w:w="8767" w:type="dxa"/>
            <w:gridSpan w:val="5"/>
            <w:tcBorders>
              <w:top w:val="single" w:color="auto" w:sz="12" w:space="0"/>
              <w:bottom w:val="single" w:color="auto" w:sz="12" w:space="0"/>
              <w:right w:val="single" w:color="auto" w:sz="12" w:space="0"/>
            </w:tcBorders>
          </w:tcPr>
          <w:p w:rsidRPr="00CF16A5" w:rsidR="00133E48" w:rsidP="001862D1" w:rsidRDefault="00133E48" w14:paraId="6EF5DE4B" w14:textId="77777777">
            <w:pPr>
              <w:pStyle w:val="IATableLabel"/>
              <w:tabs>
                <w:tab w:val="left" w:pos="7655"/>
              </w:tabs>
              <w:rPr>
                <w:rFonts w:cs="Arial"/>
              </w:rPr>
            </w:pPr>
            <w:r w:rsidRPr="00CF16A5">
              <w:rPr>
                <w:rStyle w:val="IAPOQ5Char"/>
                <w:rFonts w:cs="Arial"/>
                <w:b/>
              </w:rPr>
              <w:t>Key assumptions/sensitivities/risks</w:t>
            </w:r>
            <w:r w:rsidRPr="00CF16A5">
              <w:rPr>
                <w:rFonts w:cs="Arial"/>
              </w:rPr>
              <w:tab/>
            </w:r>
            <w:r w:rsidRPr="00CF16A5">
              <w:rPr>
                <w:rFonts w:cs="Arial"/>
              </w:rPr>
              <w:t>Discount rate (%)</w:t>
            </w:r>
          </w:p>
          <w:p w:rsidRPr="00CF16A5" w:rsidR="00133E48" w:rsidP="001862D1" w:rsidRDefault="00133E48" w14:paraId="695DDD9A" w14:textId="77777777">
            <w:pPr>
              <w:pStyle w:val="IATableLabel"/>
              <w:rPr>
                <w:rFonts w:cs="Arial"/>
              </w:rPr>
            </w:pPr>
          </w:p>
        </w:tc>
        <w:tc>
          <w:tcPr>
            <w:tcW w:w="1546" w:type="dxa"/>
            <w:tcBorders>
              <w:top w:val="single" w:color="auto" w:sz="12" w:space="0"/>
              <w:left w:val="single" w:color="auto" w:sz="12" w:space="0"/>
              <w:bottom w:val="single" w:color="auto" w:sz="12" w:space="0"/>
            </w:tcBorders>
          </w:tcPr>
          <w:p w:rsidRPr="00CF16A5" w:rsidR="00133E48" w:rsidP="001862D1" w:rsidRDefault="00133E48" w14:paraId="510B4E9C" w14:textId="77777777">
            <w:pPr>
              <w:pStyle w:val="IAPODisRate"/>
              <w:rPr>
                <w:rFonts w:cs="Arial"/>
              </w:rPr>
            </w:pPr>
            <w:r w:rsidRPr="00CF16A5">
              <w:rPr>
                <w:rFonts w:cs="Arial"/>
              </w:rPr>
              <w:t>3.5</w:t>
            </w:r>
          </w:p>
        </w:tc>
      </w:tr>
      <w:tr w:rsidRPr="00CF16A5" w:rsidR="00133E48" w:rsidTr="009E7A40" w14:paraId="5AA8F601" w14:textId="77777777">
        <w:trPr>
          <w:trHeight w:val="2563" w:hRule="exact"/>
        </w:trPr>
        <w:tc>
          <w:tcPr>
            <w:tcW w:w="10317" w:type="dxa"/>
            <w:gridSpan w:val="6"/>
            <w:tcBorders>
              <w:top w:val="nil"/>
              <w:bottom w:val="single" w:color="auto" w:sz="12" w:space="0"/>
            </w:tcBorders>
          </w:tcPr>
          <w:p w:rsidRPr="00CF16A5" w:rsidR="00FD19B2" w:rsidP="00FD19B2" w:rsidRDefault="00FD19B2" w14:paraId="70D6B683" w14:textId="137776B1">
            <w:pPr>
              <w:pStyle w:val="IPPOQ3"/>
              <w:jc w:val="both"/>
              <w:rPr>
                <w:rFonts w:eastAsia="Arial" w:cs="Arial"/>
                <w:b w:val="0"/>
                <w:bCs/>
                <w:color w:val="auto"/>
                <w:sz w:val="18"/>
                <w:szCs w:val="18"/>
              </w:rPr>
            </w:pPr>
            <w:r w:rsidRPr="00CF16A5">
              <w:rPr>
                <w:rFonts w:eastAsia="Arial" w:cs="Arial"/>
                <w:b w:val="0"/>
                <w:bCs/>
                <w:color w:val="auto"/>
                <w:sz w:val="18"/>
                <w:szCs w:val="18"/>
              </w:rPr>
              <w:t xml:space="preserve">For the household sector, the uptake in recycling is estimated based on WRAP’s modelling. The modelling </w:t>
            </w:r>
            <w:r w:rsidRPr="00CF16A5">
              <w:rPr>
                <w:rFonts w:eastAsia="Arial" w:cs="Arial"/>
                <w:b w:val="0"/>
                <w:color w:val="auto"/>
                <w:sz w:val="18"/>
                <w:szCs w:val="18"/>
              </w:rPr>
              <w:t>reflects</w:t>
            </w:r>
            <w:r w:rsidRPr="00CF16A5">
              <w:rPr>
                <w:rFonts w:eastAsia="Arial" w:cs="Arial"/>
                <w:b w:val="0"/>
                <w:bCs/>
                <w:color w:val="auto"/>
                <w:sz w:val="18"/>
                <w:szCs w:val="18"/>
              </w:rPr>
              <w:t xml:space="preserve"> different collection schemes, rurality, deprivation levels and ONS data across different </w:t>
            </w:r>
            <w:r w:rsidR="008D303D">
              <w:rPr>
                <w:rFonts w:eastAsia="Arial" w:cs="Arial"/>
                <w:b w:val="0"/>
                <w:bCs/>
                <w:color w:val="auto"/>
                <w:sz w:val="18"/>
                <w:szCs w:val="18"/>
              </w:rPr>
              <w:t>l</w:t>
            </w:r>
            <w:r w:rsidRPr="00CF16A5">
              <w:rPr>
                <w:rFonts w:eastAsia="Arial" w:cs="Arial"/>
                <w:b w:val="0"/>
                <w:bCs/>
                <w:color w:val="auto"/>
                <w:sz w:val="18"/>
                <w:szCs w:val="18"/>
              </w:rPr>
              <w:t xml:space="preserve">ocal </w:t>
            </w:r>
            <w:r w:rsidR="008D303D">
              <w:rPr>
                <w:rFonts w:eastAsia="Arial" w:cs="Arial"/>
                <w:b w:val="0"/>
                <w:bCs/>
                <w:color w:val="auto"/>
                <w:sz w:val="18"/>
                <w:szCs w:val="18"/>
              </w:rPr>
              <w:t>a</w:t>
            </w:r>
            <w:r w:rsidRPr="00CF16A5">
              <w:rPr>
                <w:rFonts w:eastAsia="Arial" w:cs="Arial"/>
                <w:b w:val="0"/>
                <w:bCs/>
                <w:color w:val="auto"/>
                <w:sz w:val="18"/>
                <w:szCs w:val="18"/>
              </w:rPr>
              <w:t xml:space="preserve">uthority areas. The high and low sensitivities do not assume any change in recycling yields from best estimates. They account for different material prices and gate fees and reflect uncertainty associated with key capital (such as vehicles and containers) and operating costs (such as labour). Concerning garden waste collections, we assume that the households (that are charged) have requested to have a separate collection.  </w:t>
            </w:r>
          </w:p>
          <w:p w:rsidRPr="00CF16A5" w:rsidR="00FD19B2" w:rsidP="00FD19B2" w:rsidRDefault="00FD19B2" w14:paraId="7824C5B5" w14:textId="24A12C8D">
            <w:pPr>
              <w:pStyle w:val="IPPOQ3"/>
              <w:jc w:val="both"/>
              <w:rPr>
                <w:rFonts w:eastAsia="Arial" w:cs="Arial"/>
                <w:b w:val="0"/>
                <w:bCs/>
                <w:color w:val="auto"/>
                <w:sz w:val="18"/>
                <w:szCs w:val="18"/>
              </w:rPr>
            </w:pPr>
            <w:r w:rsidRPr="00CF16A5">
              <w:rPr>
                <w:rFonts w:eastAsia="Arial" w:cs="Arial"/>
                <w:b w:val="0"/>
                <w:bCs/>
                <w:color w:val="auto"/>
                <w:sz w:val="18"/>
                <w:szCs w:val="18"/>
              </w:rPr>
              <w:t xml:space="preserve">The NHM ‘presented’ baseline recycling rate is estimated to be </w:t>
            </w:r>
            <w:r w:rsidRPr="00CF16A5" w:rsidR="005628EA">
              <w:rPr>
                <w:rFonts w:eastAsia="Arial" w:cs="Arial"/>
                <w:b w:val="0"/>
                <w:bCs/>
                <w:color w:val="auto"/>
                <w:sz w:val="18"/>
                <w:szCs w:val="18"/>
              </w:rPr>
              <w:t>4</w:t>
            </w:r>
            <w:r w:rsidR="005628EA">
              <w:rPr>
                <w:rFonts w:eastAsia="Arial" w:cs="Arial"/>
                <w:b w:val="0"/>
                <w:bCs/>
                <w:color w:val="auto"/>
                <w:sz w:val="18"/>
                <w:szCs w:val="18"/>
              </w:rPr>
              <w:t>3.3</w:t>
            </w:r>
            <w:r w:rsidRPr="00CF16A5">
              <w:rPr>
                <w:rFonts w:eastAsia="Arial" w:cs="Arial"/>
                <w:b w:val="0"/>
                <w:bCs/>
                <w:color w:val="auto"/>
                <w:sz w:val="18"/>
                <w:szCs w:val="18"/>
              </w:rPr>
              <w:t>%. It is likely that this is an overestimate which means that we might overestimate costs to businesses and underestimate carbon savings. However, this aligns with our cautious approach to estimating costs to businesses.</w:t>
            </w:r>
            <w:r w:rsidR="001F39B3">
              <w:rPr>
                <w:rFonts w:eastAsia="Arial" w:cs="Arial"/>
                <w:b w:val="0"/>
                <w:bCs/>
                <w:color w:val="auto"/>
                <w:sz w:val="18"/>
                <w:szCs w:val="18"/>
              </w:rPr>
              <w:t xml:space="preserve"> </w:t>
            </w:r>
            <w:r w:rsidRPr="009E7A40" w:rsidR="001F39B3">
              <w:rPr>
                <w:rFonts w:eastAsia="Arial" w:cs="Arial"/>
                <w:b w:val="0"/>
                <w:bCs/>
                <w:sz w:val="18"/>
                <w:szCs w:val="18"/>
              </w:rPr>
              <w:t>The baseline is also adjusted to include the DRS effect.</w:t>
            </w:r>
            <w:r w:rsidR="001F39B3">
              <w:rPr>
                <w:rFonts w:eastAsia="Arial" w:cs="Arial"/>
                <w:sz w:val="18"/>
                <w:szCs w:val="18"/>
              </w:rPr>
              <w:t xml:space="preserve"> </w:t>
            </w:r>
            <w:r w:rsidRPr="00CF16A5">
              <w:rPr>
                <w:rFonts w:eastAsia="Arial" w:cs="Arial"/>
                <w:b w:val="0"/>
                <w:bCs/>
                <w:color w:val="auto"/>
                <w:sz w:val="18"/>
                <w:szCs w:val="18"/>
              </w:rPr>
              <w:t xml:space="preserve"> For Option 3M, we assume that 80% of the total tonnage that could be further recycled is presented by business. This is our central estimate. We also modelled 70% and 90% capture rates for low and high estimates, respectively. The high and low sensitivities also include familiarisation costs, lift prices and DRS effect. </w:t>
            </w:r>
          </w:p>
          <w:p w:rsidRPr="00CF16A5" w:rsidR="00133E48" w:rsidP="00FD19B2" w:rsidRDefault="00FD19B2" w14:paraId="07837EED" w14:textId="35C1B65A">
            <w:pPr>
              <w:pStyle w:val="IAPOA5"/>
              <w:rPr>
                <w:rFonts w:cs="Arial"/>
              </w:rPr>
            </w:pPr>
            <w:r w:rsidRPr="00CF16A5">
              <w:rPr>
                <w:rFonts w:eastAsia="Arial" w:cs="Arial"/>
                <w:bCs/>
                <w:sz w:val="18"/>
                <w:szCs w:val="18"/>
              </w:rPr>
              <w:t>For the cross-cutting impacts (carbon savings), we used low, central and high carbon prices.</w:t>
            </w:r>
          </w:p>
        </w:tc>
      </w:tr>
    </w:tbl>
    <w:p w:rsidRPr="00CF16A5" w:rsidR="00133E48" w:rsidP="00133E48" w:rsidRDefault="00133E48" w14:paraId="38A262FE" w14:textId="07228C19">
      <w:pPr>
        <w:pStyle w:val="IAHeadLabel"/>
        <w:spacing w:before="50"/>
        <w:rPr>
          <w:rFonts w:cs="Arial"/>
        </w:rPr>
      </w:pPr>
      <w:bookmarkStart w:name="_Hlk167195887" w:id="34"/>
      <w:r w:rsidRPr="00CF16A5">
        <w:rPr>
          <w:rFonts w:cs="Arial"/>
        </w:rPr>
        <w:t xml:space="preserve">BUSINESS ASSESSMENT (Option </w:t>
      </w:r>
      <w:r w:rsidR="0024270C">
        <w:rPr>
          <w:rFonts w:cs="Arial"/>
          <w:noProof/>
        </w:rPr>
        <w:t>3</w:t>
      </w:r>
      <w:r w:rsidRPr="00CF16A5">
        <w:rPr>
          <w:rFonts w:cs="Arial"/>
        </w:rPr>
        <w:t>)</w:t>
      </w:r>
    </w:p>
    <w:tbl>
      <w:tblPr>
        <w:tblW w:w="5085" w:type="pct"/>
        <w:tblInd w:w="-157" w:type="dxa"/>
        <w:tblBorders>
          <w:top w:val="single" w:color="auto" w:sz="4" w:space="0"/>
          <w:left w:val="single" w:color="auto" w:sz="4" w:space="0"/>
          <w:bottom w:val="single" w:color="auto" w:sz="4" w:space="0"/>
          <w:right w:val="single" w:color="auto" w:sz="4" w:space="0"/>
        </w:tblBorders>
        <w:tblLayout w:type="fixed"/>
        <w:tblCellMar>
          <w:left w:w="0" w:type="dxa"/>
          <w:right w:w="0" w:type="dxa"/>
        </w:tblCellMar>
        <w:tblLook w:val="01E0" w:firstRow="1" w:lastRow="1" w:firstColumn="1" w:lastColumn="1" w:noHBand="0" w:noVBand="0"/>
      </w:tblPr>
      <w:tblGrid>
        <w:gridCol w:w="1977"/>
        <w:gridCol w:w="2085"/>
        <w:gridCol w:w="1397"/>
        <w:gridCol w:w="4889"/>
      </w:tblGrid>
      <w:tr w:rsidRPr="00CF16A5" w:rsidR="00133E48" w:rsidTr="003F03EB" w14:paraId="268A6C01" w14:textId="77777777">
        <w:trPr>
          <w:trHeight w:val="607" w:hRule="exact"/>
        </w:trPr>
        <w:tc>
          <w:tcPr>
            <w:tcW w:w="5459" w:type="dxa"/>
            <w:gridSpan w:val="3"/>
            <w:tcBorders>
              <w:top w:val="single" w:color="auto" w:sz="12" w:space="0"/>
              <w:left w:val="single" w:color="auto" w:sz="12" w:space="0"/>
              <w:bottom w:val="nil"/>
              <w:right w:val="single" w:color="auto" w:sz="12" w:space="0"/>
            </w:tcBorders>
          </w:tcPr>
          <w:p w:rsidRPr="00CF16A5" w:rsidR="00133E48" w:rsidP="001862D1" w:rsidRDefault="00133E48" w14:paraId="48BC8071" w14:textId="77777777">
            <w:pPr>
              <w:pStyle w:val="IATableLabel"/>
              <w:rPr>
                <w:rFonts w:cs="Arial"/>
              </w:rPr>
            </w:pPr>
            <w:r w:rsidRPr="00CF16A5">
              <w:rPr>
                <w:rFonts w:cs="Arial"/>
              </w:rPr>
              <w:t xml:space="preserve">Direct impact on business (Equivalent Annual) £m: </w:t>
            </w:r>
          </w:p>
        </w:tc>
        <w:tc>
          <w:tcPr>
            <w:tcW w:w="4889" w:type="dxa"/>
            <w:tcBorders>
              <w:top w:val="single" w:color="auto" w:sz="12" w:space="0"/>
              <w:left w:val="single" w:color="auto" w:sz="12" w:space="0"/>
              <w:bottom w:val="nil"/>
              <w:right w:val="single" w:color="auto" w:sz="12" w:space="0"/>
            </w:tcBorders>
          </w:tcPr>
          <w:p w:rsidRPr="00CF16A5" w:rsidR="00133E48" w:rsidP="001862D1" w:rsidRDefault="00133E48" w14:paraId="0298448C" w14:textId="124F837E">
            <w:pPr>
              <w:pStyle w:val="IATableLabel"/>
              <w:rPr>
                <w:rFonts w:cs="Arial"/>
              </w:rPr>
            </w:pPr>
            <w:r w:rsidRPr="00CF16A5">
              <w:rPr>
                <w:rFonts w:cs="Arial"/>
              </w:rPr>
              <w:t xml:space="preserve">Score for Business Impact Target (qualifying provisions only) £m: </w:t>
            </w:r>
            <w:r w:rsidRPr="00CF16A5" w:rsidR="00FD19B2">
              <w:rPr>
                <w:rFonts w:cs="Arial"/>
              </w:rPr>
              <w:t>-£</w:t>
            </w:r>
            <w:r w:rsidR="001B42E7">
              <w:rPr>
                <w:rFonts w:cs="Arial"/>
              </w:rPr>
              <w:t>174.6</w:t>
            </w:r>
          </w:p>
        </w:tc>
      </w:tr>
      <w:tr w:rsidRPr="00CF16A5" w:rsidR="00133E48" w:rsidTr="009E7A40" w14:paraId="48300BE0" w14:textId="77777777">
        <w:trPr>
          <w:trHeight w:val="683" w:hRule="exact"/>
        </w:trPr>
        <w:tc>
          <w:tcPr>
            <w:tcW w:w="1977" w:type="dxa"/>
            <w:tcBorders>
              <w:top w:val="single" w:color="auto" w:sz="12" w:space="0"/>
              <w:left w:val="single" w:color="auto" w:sz="12" w:space="0"/>
              <w:bottom w:val="single" w:color="auto" w:sz="12" w:space="0"/>
              <w:right w:val="single" w:color="auto" w:sz="12" w:space="0"/>
            </w:tcBorders>
            <w:shd w:val="clear" w:color="auto" w:fill="FFFFFF"/>
          </w:tcPr>
          <w:p w:rsidRPr="00CF16A5" w:rsidR="00133E48" w:rsidP="001862D1" w:rsidRDefault="00133E48" w14:paraId="275E1E3C" w14:textId="0F7421EA">
            <w:pPr>
              <w:pStyle w:val="IATableLabel"/>
              <w:rPr>
                <w:rFonts w:cs="Arial"/>
              </w:rPr>
            </w:pPr>
            <w:r w:rsidRPr="00CF16A5">
              <w:rPr>
                <w:rFonts w:cs="Arial"/>
              </w:rPr>
              <w:t xml:space="preserve">Costs: </w:t>
            </w:r>
            <w:r w:rsidRPr="00CF16A5" w:rsidR="00FD19B2">
              <w:rPr>
                <w:rFonts w:cs="Arial"/>
              </w:rPr>
              <w:t>-£</w:t>
            </w:r>
            <w:r w:rsidR="001B42E7">
              <w:rPr>
                <w:rFonts w:cs="Arial"/>
              </w:rPr>
              <w:t>42.5</w:t>
            </w:r>
          </w:p>
        </w:tc>
        <w:tc>
          <w:tcPr>
            <w:tcW w:w="2085" w:type="dxa"/>
            <w:tcBorders>
              <w:top w:val="single" w:color="auto" w:sz="12" w:space="0"/>
              <w:left w:val="single" w:color="auto" w:sz="12" w:space="0"/>
              <w:bottom w:val="single" w:color="auto" w:sz="12" w:space="0"/>
              <w:right w:val="single" w:color="auto" w:sz="12" w:space="0"/>
            </w:tcBorders>
            <w:shd w:val="clear" w:color="auto" w:fill="FFFFFF"/>
          </w:tcPr>
          <w:p w:rsidRPr="00CF16A5" w:rsidR="00133E48" w:rsidP="001862D1" w:rsidRDefault="00133E48" w14:paraId="60BAB34B" w14:textId="52591AEB">
            <w:pPr>
              <w:pStyle w:val="IATableLabel"/>
              <w:rPr>
                <w:rFonts w:cs="Arial"/>
              </w:rPr>
            </w:pPr>
            <w:r w:rsidRPr="00CF16A5">
              <w:rPr>
                <w:rFonts w:cs="Arial"/>
              </w:rPr>
              <w:t>Benefits:</w:t>
            </w:r>
            <w:r w:rsidRPr="00CF16A5" w:rsidR="00FD19B2">
              <w:rPr>
                <w:rFonts w:cs="Arial"/>
              </w:rPr>
              <w:t xml:space="preserve"> £</w:t>
            </w:r>
            <w:r w:rsidR="0024270C">
              <w:rPr>
                <w:rFonts w:cs="Arial"/>
              </w:rPr>
              <w:t>0.0</w:t>
            </w:r>
          </w:p>
        </w:tc>
        <w:tc>
          <w:tcPr>
            <w:tcW w:w="1397" w:type="dxa"/>
            <w:tcBorders>
              <w:top w:val="single" w:color="auto" w:sz="12" w:space="0"/>
              <w:left w:val="single" w:color="auto" w:sz="12" w:space="0"/>
              <w:bottom w:val="single" w:color="auto" w:sz="12" w:space="0"/>
              <w:right w:val="single" w:color="auto" w:sz="12" w:space="0"/>
            </w:tcBorders>
            <w:shd w:val="clear" w:color="auto" w:fill="FFFFFF"/>
          </w:tcPr>
          <w:p w:rsidRPr="00CF16A5" w:rsidR="00133E48" w:rsidP="001862D1" w:rsidRDefault="00133E48" w14:paraId="757D39BB" w14:textId="7545B6C4">
            <w:pPr>
              <w:pStyle w:val="IATableLabel"/>
              <w:rPr>
                <w:rFonts w:cs="Arial"/>
              </w:rPr>
            </w:pPr>
            <w:r w:rsidRPr="00CF16A5">
              <w:rPr>
                <w:rFonts w:cs="Arial"/>
              </w:rPr>
              <w:t xml:space="preserve">Net: </w:t>
            </w:r>
            <w:r w:rsidR="0024270C">
              <w:rPr>
                <w:rFonts w:cs="Arial"/>
              </w:rPr>
              <w:t>-</w:t>
            </w:r>
            <w:r w:rsidRPr="00CF16A5" w:rsidR="00FD19B2">
              <w:rPr>
                <w:rFonts w:cs="Arial"/>
              </w:rPr>
              <w:t>£</w:t>
            </w:r>
            <w:r w:rsidR="001B42E7">
              <w:rPr>
                <w:rFonts w:cs="Arial"/>
              </w:rPr>
              <w:t>42.5</w:t>
            </w:r>
          </w:p>
        </w:tc>
        <w:tc>
          <w:tcPr>
            <w:tcW w:w="4889" w:type="dxa"/>
            <w:tcBorders>
              <w:top w:val="nil"/>
              <w:left w:val="single" w:color="auto" w:sz="12" w:space="0"/>
              <w:bottom w:val="single" w:color="auto" w:sz="12" w:space="0"/>
              <w:right w:val="single" w:color="auto" w:sz="12" w:space="0"/>
            </w:tcBorders>
            <w:shd w:val="clear" w:color="auto" w:fill="FFFFFF"/>
          </w:tcPr>
          <w:p w:rsidRPr="00CF16A5" w:rsidR="00133E48" w:rsidP="001862D1" w:rsidRDefault="00133E48" w14:paraId="601CB3F1" w14:textId="77777777">
            <w:pPr>
              <w:pStyle w:val="IAPODIMQ"/>
              <w:rPr>
                <w:rFonts w:cs="Arial"/>
              </w:rPr>
            </w:pPr>
          </w:p>
        </w:tc>
      </w:tr>
    </w:tbl>
    <w:bookmarkEnd w:id="34"/>
    <w:p w:rsidRPr="00CF16A5" w:rsidR="00133E48" w:rsidP="00133E48" w:rsidRDefault="00133E48" w14:paraId="1F0B8C05" w14:textId="5B4FCE3A">
      <w:pPr>
        <w:pStyle w:val="Heading1"/>
        <w:spacing w:before="0"/>
        <w:rPr>
          <w:rFonts w:ascii="Arial" w:hAnsi="Arial"/>
        </w:rPr>
      </w:pPr>
      <w:r w:rsidRPr="00CF16A5">
        <w:rPr>
          <w:rFonts w:ascii="Arial" w:hAnsi="Arial"/>
        </w:rPr>
        <w:t>Summary: Analysis &amp; Evidence</w:t>
      </w:r>
      <w:r>
        <w:tab/>
      </w:r>
      <w:r w:rsidRPr="00CF16A5">
        <w:rPr>
          <w:rFonts w:ascii="Arial" w:hAnsi="Arial"/>
          <w:b w:val="0"/>
          <w:bCs w:val="0"/>
        </w:rPr>
        <w:t>Policy Option 4</w:t>
      </w:r>
    </w:p>
    <w:p w:rsidRPr="00CF16A5" w:rsidR="00133E48" w:rsidP="00133E48" w:rsidRDefault="00133E48" w14:paraId="19075524" w14:textId="43680AD3">
      <w:pPr>
        <w:pStyle w:val="IAHeadLabel"/>
        <w:spacing w:before="50"/>
        <w:rPr>
          <w:rFonts w:cs="Arial"/>
        </w:rPr>
      </w:pPr>
      <w:r w:rsidRPr="00CF16A5">
        <w:rPr>
          <w:rFonts w:cs="Arial"/>
        </w:rPr>
        <w:t xml:space="preserve">Description: </w:t>
      </w:r>
      <w:r w:rsidR="00641A00">
        <w:rPr>
          <w:rFonts w:cs="Arial"/>
        </w:rPr>
        <w:t>4M</w:t>
      </w:r>
      <w:r w:rsidRPr="00CF16A5">
        <w:rPr>
          <w:rStyle w:val="IAPODescriptionCharChar"/>
          <w:rFonts w:cs="Arial"/>
        </w:rPr>
        <w:fldChar w:fldCharType="begin">
          <w:ffData>
            <w:name w:val="Text70"/>
            <w:enabled/>
            <w:calcOnExit w:val="0"/>
            <w:textInput>
              <w:maxLength w:val="230"/>
            </w:textInput>
          </w:ffData>
        </w:fldChar>
      </w:r>
      <w:r w:rsidRPr="00CF16A5">
        <w:rPr>
          <w:rStyle w:val="IAPODescriptionCharChar"/>
          <w:rFonts w:cs="Arial"/>
        </w:rPr>
        <w:instrText xml:space="preserve"> FORMTEXT </w:instrText>
      </w:r>
      <w:r w:rsidRPr="00CF16A5">
        <w:rPr>
          <w:rStyle w:val="IAPODescriptionCharChar"/>
          <w:rFonts w:cs="Arial"/>
        </w:rPr>
      </w:r>
      <w:r w:rsidRPr="00CF16A5">
        <w:rPr>
          <w:rStyle w:val="IAPODescriptionCharChar"/>
          <w:rFonts w:cs="Arial"/>
        </w:rPr>
        <w:fldChar w:fldCharType="separate"/>
      </w:r>
      <w:r w:rsidRPr="00CF16A5">
        <w:rPr>
          <w:rStyle w:val="IAPODescriptionCharChar"/>
          <w:rFonts w:cs="Arial"/>
          <w:noProof/>
        </w:rPr>
        <w:t> </w:t>
      </w:r>
      <w:r w:rsidRPr="00CF16A5" w:rsidR="00EA20C4">
        <w:rPr>
          <w:rFonts w:cs="Arial"/>
        </w:rPr>
        <w:t>(</w:t>
      </w:r>
      <w:proofErr w:type="spellStart"/>
      <w:r w:rsidRPr="00CF16A5" w:rsidR="00EA20C4">
        <w:rPr>
          <w:rFonts w:cs="Arial"/>
        </w:rPr>
        <w:t>i</w:t>
      </w:r>
      <w:proofErr w:type="spellEnd"/>
      <w:r w:rsidRPr="00CF16A5" w:rsidR="00EA20C4">
        <w:rPr>
          <w:rFonts w:cs="Arial"/>
        </w:rPr>
        <w:t xml:space="preserve">): Household sector – as Option </w:t>
      </w:r>
      <w:r w:rsidR="00EA20C4">
        <w:rPr>
          <w:rFonts w:cs="Arial"/>
        </w:rPr>
        <w:t>1</w:t>
      </w:r>
      <w:r w:rsidRPr="00CF16A5" w:rsidR="00EA20C4">
        <w:rPr>
          <w:rFonts w:cs="Arial"/>
        </w:rPr>
        <w:t>M</w:t>
      </w:r>
      <w:r w:rsidR="00EA20C4">
        <w:rPr>
          <w:rFonts w:cs="Arial"/>
        </w:rPr>
        <w:t>, except for garden waste. It is assumed that all local authorities charge participating households for collecting garden waste</w:t>
      </w:r>
      <w:r w:rsidRPr="00CF16A5" w:rsidR="00EA20C4">
        <w:rPr>
          <w:rFonts w:cs="Arial"/>
        </w:rPr>
        <w:t xml:space="preserve">. </w:t>
      </w:r>
      <w:r w:rsidRPr="00CF16A5" w:rsidDel="00E25F2B" w:rsidR="00EA20C4">
        <w:rPr>
          <w:rFonts w:cs="Arial"/>
        </w:rPr>
        <w:t xml:space="preserve">(ii) NHM sector </w:t>
      </w:r>
      <w:r w:rsidR="00EA20C4">
        <w:rPr>
          <w:rFonts w:cs="Arial"/>
        </w:rPr>
        <w:t>–</w:t>
      </w:r>
      <w:r w:rsidRPr="00CF16A5" w:rsidDel="00E25F2B" w:rsidR="00EA20C4">
        <w:rPr>
          <w:rFonts w:cs="Arial"/>
        </w:rPr>
        <w:t xml:space="preserve"> </w:t>
      </w:r>
      <w:r w:rsidR="00EA20C4">
        <w:rPr>
          <w:rFonts w:cs="Arial"/>
        </w:rPr>
        <w:t>as in 1M</w:t>
      </w:r>
      <w:r w:rsidRPr="00CF16A5" w:rsidR="00EA20C4">
        <w:rPr>
          <w:rFonts w:cs="Arial"/>
        </w:rPr>
        <w:t xml:space="preserve"> </w:t>
      </w:r>
      <w:r w:rsidR="00EA20C4">
        <w:rPr>
          <w:rFonts w:cs="Arial"/>
        </w:rPr>
        <w:t>except micro firms are phased into the policy from 31</w:t>
      </w:r>
      <w:r w:rsidRPr="00101A16" w:rsidR="00EA20C4">
        <w:rPr>
          <w:rFonts w:cs="Arial"/>
          <w:vertAlign w:val="superscript"/>
        </w:rPr>
        <w:t>st</w:t>
      </w:r>
      <w:r w:rsidR="00EA20C4">
        <w:rPr>
          <w:rFonts w:cs="Arial"/>
        </w:rPr>
        <w:t xml:space="preserve"> March 2027).</w:t>
      </w:r>
      <w:r w:rsidR="00C528EE">
        <w:rPr>
          <w:rFonts w:cs="Arial"/>
        </w:rPr>
        <w:t xml:space="preserve"> This is the preferred option.</w:t>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noProof/>
        </w:rPr>
        <w:t> </w:t>
      </w:r>
      <w:r w:rsidRPr="00CF16A5">
        <w:rPr>
          <w:rStyle w:val="IAPODescriptionCharChar"/>
          <w:rFonts w:cs="Arial"/>
        </w:rPr>
        <w:fldChar w:fldCharType="end"/>
      </w:r>
    </w:p>
    <w:p w:rsidRPr="00CF16A5" w:rsidR="00133E48" w:rsidP="00133E48" w:rsidRDefault="00133E48" w14:paraId="4959F7D5" w14:textId="77777777">
      <w:pPr>
        <w:pStyle w:val="IAHeadLabel"/>
        <w:spacing w:before="50"/>
        <w:rPr>
          <w:rFonts w:cs="Arial"/>
        </w:rPr>
      </w:pPr>
      <w:r w:rsidRPr="00CF16A5">
        <w:rPr>
          <w:rFonts w:cs="Arial"/>
        </w:rPr>
        <w:t>FULL ECONOMIC ASSESSMENT</w:t>
      </w:r>
    </w:p>
    <w:tbl>
      <w:tblPr>
        <w:tblW w:w="5085" w:type="pct"/>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1384"/>
        <w:gridCol w:w="1221"/>
        <w:gridCol w:w="1395"/>
        <w:gridCol w:w="1744"/>
        <w:gridCol w:w="1770"/>
        <w:gridCol w:w="2834"/>
      </w:tblGrid>
      <w:tr w:rsidRPr="00CF16A5" w:rsidR="00A86BA4" w:rsidTr="00833EDF" w14:paraId="0440429F" w14:textId="77777777">
        <w:trPr>
          <w:trHeight w:val="312" w:hRule="exact"/>
        </w:trPr>
        <w:tc>
          <w:tcPr>
            <w:tcW w:w="1384" w:type="dxa"/>
            <w:tcBorders>
              <w:top w:val="single" w:color="auto" w:sz="12" w:space="0"/>
              <w:left w:val="single" w:color="auto" w:sz="12" w:space="0"/>
              <w:right w:val="single" w:color="auto" w:sz="12" w:space="0"/>
            </w:tcBorders>
          </w:tcPr>
          <w:p w:rsidRPr="00CF16A5" w:rsidR="00133E48" w:rsidP="001862D1" w:rsidRDefault="00133E48" w14:paraId="1B85713C" w14:textId="77777777">
            <w:pPr>
              <w:pStyle w:val="POPBY"/>
              <w:rPr>
                <w:rFonts w:cs="Arial"/>
              </w:rPr>
            </w:pPr>
            <w:r w:rsidRPr="00CF16A5">
              <w:rPr>
                <w:rFonts w:cs="Arial"/>
              </w:rPr>
              <w:t xml:space="preserve">Price Base Year </w:t>
            </w:r>
            <w:r w:rsidRPr="00CF16A5">
              <w:rPr>
                <w:rFonts w:cs="Arial"/>
                <w:b w:val="0"/>
              </w:rPr>
              <w:t>2020</w:t>
            </w:r>
          </w:p>
        </w:tc>
        <w:tc>
          <w:tcPr>
            <w:tcW w:w="1221" w:type="dxa"/>
            <w:tcBorders>
              <w:top w:val="single" w:color="auto" w:sz="12" w:space="0"/>
              <w:left w:val="single" w:color="auto" w:sz="12" w:space="0"/>
              <w:right w:val="single" w:color="auto" w:sz="12" w:space="0"/>
            </w:tcBorders>
          </w:tcPr>
          <w:p w:rsidRPr="00CF16A5" w:rsidR="00133E48" w:rsidP="001862D1" w:rsidRDefault="00133E48" w14:paraId="6955CFE1" w14:textId="77777777">
            <w:pPr>
              <w:pStyle w:val="POPVBY"/>
              <w:rPr>
                <w:rFonts w:cs="Arial"/>
              </w:rPr>
            </w:pPr>
            <w:r w:rsidRPr="00CF16A5">
              <w:rPr>
                <w:rFonts w:cs="Arial"/>
              </w:rPr>
              <w:t xml:space="preserve">PV Base Year </w:t>
            </w:r>
            <w:r w:rsidRPr="00CF16A5">
              <w:rPr>
                <w:rFonts w:cs="Arial"/>
                <w:b w:val="0"/>
              </w:rPr>
              <w:t>2023</w:t>
            </w:r>
          </w:p>
        </w:tc>
        <w:tc>
          <w:tcPr>
            <w:tcW w:w="1395" w:type="dxa"/>
            <w:tcBorders>
              <w:top w:val="single" w:color="auto" w:sz="12" w:space="0"/>
              <w:left w:val="single" w:color="auto" w:sz="12" w:space="0"/>
              <w:right w:val="single" w:color="auto" w:sz="12" w:space="0"/>
            </w:tcBorders>
          </w:tcPr>
          <w:p w:rsidRPr="00CF16A5" w:rsidR="00133E48" w:rsidP="001862D1" w:rsidRDefault="00133E48" w14:paraId="1C14D6B6" w14:textId="77777777">
            <w:pPr>
              <w:pStyle w:val="POTPY"/>
              <w:rPr>
                <w:rFonts w:cs="Arial"/>
              </w:rPr>
            </w:pPr>
            <w:r w:rsidRPr="00CF16A5">
              <w:rPr>
                <w:rFonts w:cs="Arial"/>
              </w:rPr>
              <w:t xml:space="preserve">Time Period Years </w:t>
            </w:r>
            <w:r w:rsidRPr="00CF16A5">
              <w:rPr>
                <w:rFonts w:cs="Arial"/>
                <w:b w:val="0"/>
                <w:bCs/>
              </w:rPr>
              <w:t>13</w:t>
            </w:r>
          </w:p>
        </w:tc>
        <w:tc>
          <w:tcPr>
            <w:tcW w:w="6348" w:type="dxa"/>
            <w:gridSpan w:val="3"/>
            <w:tcBorders>
              <w:top w:val="single" w:color="auto" w:sz="12" w:space="0"/>
              <w:left w:val="single" w:color="auto" w:sz="12" w:space="0"/>
              <w:right w:val="single" w:color="auto" w:sz="12" w:space="0"/>
            </w:tcBorders>
            <w:shd w:val="clear" w:color="auto" w:fill="FFFFFF"/>
          </w:tcPr>
          <w:p w:rsidRPr="00CF16A5" w:rsidR="00133E48" w:rsidP="001862D1" w:rsidRDefault="00133E48" w14:paraId="667DD423" w14:textId="77777777">
            <w:pPr>
              <w:pStyle w:val="IATableLabel"/>
              <w:jc w:val="center"/>
              <w:rPr>
                <w:rFonts w:cs="Arial"/>
              </w:rPr>
            </w:pPr>
            <w:r w:rsidRPr="00CF16A5">
              <w:rPr>
                <w:rFonts w:cs="Arial"/>
              </w:rPr>
              <w:t>Net Benefit (Present Value (PV)) (£m)</w:t>
            </w:r>
          </w:p>
        </w:tc>
      </w:tr>
      <w:tr w:rsidRPr="00CF16A5" w:rsidR="00562FA9" w:rsidTr="00101A16" w14:paraId="741D7BFE" w14:textId="77777777">
        <w:trPr>
          <w:trHeight w:val="233"/>
        </w:trPr>
        <w:tc>
          <w:tcPr>
            <w:tcW w:w="1384" w:type="dxa"/>
            <w:tcBorders>
              <w:left w:val="single" w:color="auto" w:sz="12" w:space="0"/>
              <w:bottom w:val="single" w:color="auto" w:sz="12" w:space="0"/>
              <w:right w:val="single" w:color="auto" w:sz="12" w:space="0"/>
            </w:tcBorders>
          </w:tcPr>
          <w:p w:rsidRPr="00CF16A5" w:rsidR="00FD19B2" w:rsidP="00FD19B2" w:rsidRDefault="00436176" w14:paraId="30488390" w14:textId="7FA4FE9D">
            <w:pPr>
              <w:pStyle w:val="IATableNotes"/>
              <w:ind w:left="0"/>
              <w:rPr>
                <w:rFonts w:cs="Arial"/>
                <w:b/>
                <w:sz w:val="20"/>
              </w:rPr>
            </w:pPr>
            <w:r>
              <w:rPr>
                <w:rFonts w:cs="Arial"/>
                <w:b/>
                <w:sz w:val="20"/>
              </w:rPr>
              <w:t xml:space="preserve"> </w:t>
            </w:r>
            <w:r w:rsidR="000E7C52">
              <w:rPr>
                <w:rFonts w:cs="Arial"/>
                <w:b/>
                <w:sz w:val="20"/>
              </w:rPr>
              <w:t>2020</w:t>
            </w:r>
          </w:p>
        </w:tc>
        <w:tc>
          <w:tcPr>
            <w:tcW w:w="1221" w:type="dxa"/>
            <w:tcBorders>
              <w:left w:val="single" w:color="auto" w:sz="12" w:space="0"/>
              <w:bottom w:val="single" w:color="auto" w:sz="12" w:space="0"/>
              <w:right w:val="single" w:color="auto" w:sz="12" w:space="0"/>
            </w:tcBorders>
          </w:tcPr>
          <w:p w:rsidRPr="00CF16A5" w:rsidR="00FD19B2" w:rsidP="00FD19B2" w:rsidRDefault="00436176" w14:paraId="68EBEED2" w14:textId="094D9668">
            <w:pPr>
              <w:pStyle w:val="IATableNotes"/>
              <w:ind w:left="0"/>
              <w:rPr>
                <w:rFonts w:cs="Arial"/>
                <w:b/>
                <w:sz w:val="20"/>
              </w:rPr>
            </w:pPr>
            <w:r>
              <w:rPr>
                <w:rFonts w:cs="Arial"/>
                <w:b/>
                <w:sz w:val="20"/>
              </w:rPr>
              <w:t xml:space="preserve"> </w:t>
            </w:r>
            <w:r w:rsidR="000E7C52">
              <w:rPr>
                <w:rFonts w:cs="Arial"/>
                <w:b/>
                <w:sz w:val="20"/>
              </w:rPr>
              <w:t>202</w:t>
            </w:r>
            <w:r w:rsidR="000878F0">
              <w:rPr>
                <w:rFonts w:cs="Arial"/>
                <w:b/>
                <w:sz w:val="20"/>
              </w:rPr>
              <w:t>4</w:t>
            </w:r>
          </w:p>
        </w:tc>
        <w:tc>
          <w:tcPr>
            <w:tcW w:w="1395" w:type="dxa"/>
            <w:tcBorders>
              <w:left w:val="single" w:color="auto" w:sz="12" w:space="0"/>
              <w:bottom w:val="single" w:color="auto" w:sz="12" w:space="0"/>
              <w:right w:val="single" w:color="auto" w:sz="12" w:space="0"/>
            </w:tcBorders>
          </w:tcPr>
          <w:p w:rsidRPr="00CF16A5" w:rsidR="00FD19B2" w:rsidP="00FD19B2" w:rsidRDefault="00436176" w14:paraId="3E35E161" w14:textId="008FCDC8">
            <w:pPr>
              <w:pStyle w:val="IATableNotes"/>
              <w:ind w:left="0"/>
              <w:rPr>
                <w:rFonts w:cs="Arial"/>
                <w:b/>
                <w:sz w:val="20"/>
              </w:rPr>
            </w:pPr>
            <w:r>
              <w:rPr>
                <w:rFonts w:cs="Arial"/>
                <w:b/>
                <w:sz w:val="20"/>
              </w:rPr>
              <w:t xml:space="preserve"> </w:t>
            </w:r>
            <w:r w:rsidR="000E7C52">
              <w:rPr>
                <w:rFonts w:cs="Arial"/>
                <w:b/>
                <w:sz w:val="20"/>
              </w:rPr>
              <w:t>1</w:t>
            </w:r>
            <w:r w:rsidR="000878F0">
              <w:rPr>
                <w:rFonts w:cs="Arial"/>
                <w:b/>
                <w:sz w:val="20"/>
              </w:rPr>
              <w:t>2</w:t>
            </w:r>
          </w:p>
        </w:tc>
        <w:tc>
          <w:tcPr>
            <w:tcW w:w="1744" w:type="dxa"/>
            <w:tcBorders>
              <w:top w:val="single" w:color="auto" w:sz="12" w:space="0"/>
              <w:left w:val="single" w:color="auto" w:sz="12" w:space="0"/>
              <w:bottom w:val="single" w:color="auto" w:sz="12" w:space="0"/>
              <w:right w:val="single" w:color="auto" w:sz="12" w:space="0"/>
            </w:tcBorders>
          </w:tcPr>
          <w:p w:rsidRPr="0024270C" w:rsidR="00FD19B2" w:rsidP="00FD19B2" w:rsidRDefault="00FD19B2" w14:paraId="34142014" w14:textId="09740A63">
            <w:pPr>
              <w:pStyle w:val="IATableLabel"/>
              <w:rPr>
                <w:rFonts w:cs="Arial"/>
                <w:bCs/>
              </w:rPr>
            </w:pPr>
            <w:r w:rsidRPr="0024270C">
              <w:rPr>
                <w:rFonts w:eastAsia="Arial" w:cs="Arial"/>
                <w:color w:val="auto"/>
              </w:rPr>
              <w:t xml:space="preserve">Low: </w:t>
            </w:r>
            <w:r w:rsidR="007C5FAC">
              <w:rPr>
                <w:rFonts w:eastAsia="Arial" w:cs="Arial"/>
                <w:b w:val="0"/>
                <w:bCs/>
                <w:color w:val="auto"/>
              </w:rPr>
              <w:t>£</w:t>
            </w:r>
            <w:r w:rsidR="00E64747">
              <w:rPr>
                <w:rFonts w:eastAsia="Arial" w:cs="Arial"/>
                <w:b w:val="0"/>
                <w:bCs/>
                <w:color w:val="auto"/>
              </w:rPr>
              <w:t>1,</w:t>
            </w:r>
            <w:r w:rsidR="00292B7B">
              <w:rPr>
                <w:rFonts w:eastAsia="Arial" w:cs="Arial"/>
                <w:b w:val="0"/>
                <w:bCs/>
                <w:color w:val="auto"/>
              </w:rPr>
              <w:t>49</w:t>
            </w:r>
            <w:r w:rsidR="00192160">
              <w:rPr>
                <w:rFonts w:eastAsia="Arial" w:cs="Arial"/>
                <w:b w:val="0"/>
                <w:bCs/>
                <w:color w:val="auto"/>
              </w:rPr>
              <w:t>4.2</w:t>
            </w:r>
          </w:p>
        </w:tc>
        <w:tc>
          <w:tcPr>
            <w:tcW w:w="1770" w:type="dxa"/>
            <w:tcBorders>
              <w:top w:val="single" w:color="auto" w:sz="12" w:space="0"/>
              <w:left w:val="single" w:color="auto" w:sz="12" w:space="0"/>
              <w:bottom w:val="single" w:color="auto" w:sz="12" w:space="0"/>
              <w:right w:val="single" w:color="auto" w:sz="12" w:space="0"/>
            </w:tcBorders>
          </w:tcPr>
          <w:p w:rsidRPr="0024270C" w:rsidR="00FD19B2" w:rsidP="00FD19B2" w:rsidRDefault="00FD19B2" w14:paraId="031F70F1" w14:textId="43BF2140">
            <w:pPr>
              <w:pStyle w:val="IATableLabel"/>
              <w:rPr>
                <w:rFonts w:cs="Arial"/>
                <w:bCs/>
              </w:rPr>
            </w:pPr>
            <w:r w:rsidRPr="0024270C">
              <w:rPr>
                <w:rFonts w:eastAsia="Arial" w:cs="Arial"/>
                <w:color w:val="auto"/>
              </w:rPr>
              <w:t xml:space="preserve">High: </w:t>
            </w:r>
            <w:r w:rsidRPr="00E8425C">
              <w:rPr>
                <w:rFonts w:eastAsia="Arial" w:cs="Arial"/>
                <w:b w:val="0"/>
                <w:color w:val="auto"/>
              </w:rPr>
              <w:t>£</w:t>
            </w:r>
            <w:r w:rsidRPr="00E8425C">
              <w:rPr>
                <w:rFonts w:eastAsia="Arial" w:cs="Arial"/>
                <w:b w:val="0"/>
                <w:bCs/>
                <w:color w:val="auto"/>
              </w:rPr>
              <w:t>1</w:t>
            </w:r>
            <w:r w:rsidR="00FA6E2E">
              <w:rPr>
                <w:rFonts w:eastAsia="Arial" w:cs="Arial"/>
                <w:b w:val="0"/>
                <w:bCs/>
                <w:color w:val="auto"/>
              </w:rPr>
              <w:t>2,1</w:t>
            </w:r>
            <w:r w:rsidR="00192160">
              <w:rPr>
                <w:rFonts w:eastAsia="Arial" w:cs="Arial"/>
                <w:b w:val="0"/>
                <w:bCs/>
                <w:color w:val="auto"/>
              </w:rPr>
              <w:t>87.4</w:t>
            </w:r>
          </w:p>
        </w:tc>
        <w:tc>
          <w:tcPr>
            <w:tcW w:w="2834" w:type="dxa"/>
            <w:tcBorders>
              <w:top w:val="single" w:color="auto" w:sz="12" w:space="0"/>
              <w:left w:val="single" w:color="auto" w:sz="12" w:space="0"/>
              <w:bottom w:val="single" w:color="auto" w:sz="12" w:space="0"/>
              <w:right w:val="single" w:color="auto" w:sz="12" w:space="0"/>
            </w:tcBorders>
            <w:shd w:val="clear" w:color="auto" w:fill="FFFFFF"/>
          </w:tcPr>
          <w:p w:rsidRPr="0024270C" w:rsidR="00FD19B2" w:rsidP="00FD19B2" w:rsidRDefault="00FD19B2" w14:paraId="683C8093" w14:textId="166B7150">
            <w:pPr>
              <w:pStyle w:val="IATableLabel"/>
              <w:rPr>
                <w:rFonts w:cs="Arial"/>
              </w:rPr>
            </w:pPr>
            <w:r w:rsidRPr="0024270C">
              <w:rPr>
                <w:rFonts w:eastAsia="Arial" w:cs="Arial"/>
                <w:color w:val="auto"/>
              </w:rPr>
              <w:t>Best Estimate: £5,</w:t>
            </w:r>
            <w:r w:rsidR="00292B7B">
              <w:rPr>
                <w:rFonts w:eastAsia="Arial" w:cs="Arial"/>
                <w:color w:val="auto"/>
              </w:rPr>
              <w:t>9</w:t>
            </w:r>
            <w:r w:rsidR="009B4ACF">
              <w:rPr>
                <w:rFonts w:eastAsia="Arial" w:cs="Arial"/>
                <w:color w:val="auto"/>
              </w:rPr>
              <w:t>15.2</w:t>
            </w:r>
          </w:p>
        </w:tc>
      </w:tr>
    </w:tbl>
    <w:p w:rsidRPr="00CF16A5" w:rsidR="00133E48" w:rsidP="00133E48" w:rsidRDefault="00133E48" w14:paraId="2A2AA208" w14:textId="77777777">
      <w:pPr>
        <w:pStyle w:val="IASpacer"/>
        <w:rPr>
          <w:rFonts w:cs="Arial"/>
        </w:rPr>
      </w:pPr>
    </w:p>
    <w:tbl>
      <w:tblPr>
        <w:tblW w:w="5085" w:type="pct"/>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0" w:type="dxa"/>
          <w:right w:w="0" w:type="dxa"/>
        </w:tblCellMar>
        <w:tblLook w:val="01E0" w:firstRow="1" w:lastRow="1" w:firstColumn="1" w:lastColumn="1" w:noHBand="0" w:noVBand="0"/>
      </w:tblPr>
      <w:tblGrid>
        <w:gridCol w:w="2031"/>
        <w:gridCol w:w="1827"/>
        <w:gridCol w:w="743"/>
        <w:gridCol w:w="2823"/>
        <w:gridCol w:w="1414"/>
        <w:gridCol w:w="1510"/>
      </w:tblGrid>
      <w:tr w:rsidRPr="00CF16A5" w:rsidR="002352D2" w:rsidTr="7293BF3C" w14:paraId="442CCE29" w14:textId="77777777">
        <w:trPr>
          <w:trHeight w:val="502"/>
        </w:trPr>
        <w:tc>
          <w:tcPr>
            <w:tcW w:w="2030" w:type="dxa"/>
            <w:tcBorders>
              <w:top w:val="single" w:color="auto" w:sz="12" w:space="0"/>
              <w:bottom w:val="single" w:color="auto" w:sz="12" w:space="0"/>
              <w:right w:val="single" w:color="auto" w:sz="12" w:space="0"/>
            </w:tcBorders>
            <w:shd w:val="clear" w:color="auto" w:fill="FFFFFF" w:themeFill="background1"/>
          </w:tcPr>
          <w:p w:rsidRPr="00CF16A5" w:rsidR="00133E48" w:rsidP="001862D1" w:rsidRDefault="00133E48" w14:paraId="4096CFF8" w14:textId="77777777">
            <w:pPr>
              <w:pStyle w:val="IATableLabel"/>
              <w:rPr>
                <w:rFonts w:cs="Arial"/>
                <w:sz w:val="24"/>
                <w:szCs w:val="24"/>
              </w:rPr>
            </w:pPr>
            <w:r w:rsidRPr="00CF16A5">
              <w:rPr>
                <w:rFonts w:cs="Arial"/>
                <w:sz w:val="24"/>
                <w:szCs w:val="24"/>
              </w:rPr>
              <w:t>COSTS (£m)</w:t>
            </w:r>
          </w:p>
        </w:tc>
        <w:tc>
          <w:tcPr>
            <w:tcW w:w="2570" w:type="dxa"/>
            <w:gridSpan w:val="2"/>
            <w:tcBorders>
              <w:top w:val="single" w:color="auto" w:sz="12" w:space="0"/>
              <w:left w:val="single" w:color="auto" w:sz="12" w:space="0"/>
              <w:right w:val="single" w:color="auto" w:sz="12" w:space="0"/>
            </w:tcBorders>
          </w:tcPr>
          <w:p w:rsidRPr="00CF16A5" w:rsidR="00133E48" w:rsidP="000436C3" w:rsidRDefault="00133E48" w14:paraId="648DFD13" w14:textId="21921DDA">
            <w:pPr>
              <w:pStyle w:val="IATableLabel"/>
              <w:tabs>
                <w:tab w:val="right" w:pos="1800"/>
                <w:tab w:val="center" w:pos="2340"/>
              </w:tabs>
              <w:jc w:val="right"/>
              <w:rPr>
                <w:rFonts w:cs="Arial"/>
              </w:rPr>
            </w:pPr>
            <w:r w:rsidRPr="00CF16A5">
              <w:rPr>
                <w:rFonts w:cs="Arial"/>
              </w:rPr>
              <w:t xml:space="preserve">Total Transition </w:t>
            </w:r>
            <w:r w:rsidRPr="00CF16A5">
              <w:rPr>
                <w:rFonts w:cs="Arial"/>
              </w:rPr>
              <w:br/>
            </w:r>
            <w:r w:rsidRPr="00CF16A5">
              <w:rPr>
                <w:rFonts w:cs="Arial"/>
              </w:rPr>
              <w:tab/>
            </w:r>
            <w:r w:rsidRPr="00CF16A5">
              <w:rPr>
                <w:rFonts w:cs="Arial"/>
                <w:b w:val="0"/>
                <w:sz w:val="18"/>
                <w:szCs w:val="18"/>
              </w:rPr>
              <w:t>(Constant Price)</w:t>
            </w:r>
          </w:p>
        </w:tc>
        <w:tc>
          <w:tcPr>
            <w:tcW w:w="2823" w:type="dxa"/>
            <w:tcBorders>
              <w:top w:val="single" w:color="auto" w:sz="12" w:space="0"/>
              <w:left w:val="single" w:color="auto" w:sz="12" w:space="0"/>
              <w:bottom w:val="single" w:color="auto" w:sz="12" w:space="0"/>
              <w:right w:val="single" w:color="auto" w:sz="12" w:space="0"/>
            </w:tcBorders>
          </w:tcPr>
          <w:p w:rsidRPr="00CF16A5" w:rsidR="00133E48" w:rsidP="001862D1" w:rsidRDefault="00133E48" w14:paraId="3632B7C4" w14:textId="77777777">
            <w:pPr>
              <w:pStyle w:val="IATableLabel"/>
              <w:jc w:val="right"/>
              <w:rPr>
                <w:rFonts w:cs="Arial"/>
                <w:bCs/>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2924" w:type="dxa"/>
            <w:gridSpan w:val="2"/>
            <w:tcBorders>
              <w:top w:val="single" w:color="auto" w:sz="12" w:space="0"/>
              <w:left w:val="single" w:color="auto" w:sz="12" w:space="0"/>
              <w:bottom w:val="single" w:color="auto" w:sz="12" w:space="0"/>
            </w:tcBorders>
          </w:tcPr>
          <w:p w:rsidRPr="00CF16A5" w:rsidR="00133E48" w:rsidP="001862D1" w:rsidRDefault="00133E48" w14:paraId="52C0A954" w14:textId="77777777">
            <w:pPr>
              <w:pStyle w:val="IATableLabel"/>
              <w:jc w:val="right"/>
              <w:rPr>
                <w:rFonts w:cs="Arial"/>
              </w:rPr>
            </w:pPr>
            <w:r w:rsidRPr="00CF16A5">
              <w:rPr>
                <w:rFonts w:cs="Arial"/>
              </w:rPr>
              <w:t>Total Cost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562FA9" w:rsidTr="7293BF3C" w14:paraId="760CBF4D" w14:textId="77777777">
        <w:trPr>
          <w:trHeight w:val="348"/>
        </w:trPr>
        <w:tc>
          <w:tcPr>
            <w:tcW w:w="2030" w:type="dxa"/>
            <w:tcBorders>
              <w:top w:val="single" w:color="auto" w:sz="12" w:space="0"/>
              <w:bottom w:val="single" w:color="auto" w:sz="12" w:space="0"/>
              <w:right w:val="single" w:color="auto" w:sz="12" w:space="0"/>
            </w:tcBorders>
            <w:vAlign w:val="center"/>
          </w:tcPr>
          <w:p w:rsidRPr="00CF16A5" w:rsidR="00FD19B2" w:rsidP="00FD19B2" w:rsidRDefault="00FD19B2" w14:paraId="05EDE226" w14:textId="77777777">
            <w:pPr>
              <w:pStyle w:val="IATableLabel"/>
              <w:rPr>
                <w:rFonts w:cs="Arial"/>
              </w:rPr>
            </w:pPr>
            <w:r w:rsidRPr="00CF16A5">
              <w:rPr>
                <w:rFonts w:cs="Arial"/>
              </w:rPr>
              <w:t xml:space="preserve">Low </w:t>
            </w:r>
          </w:p>
        </w:tc>
        <w:tc>
          <w:tcPr>
            <w:tcW w:w="1827"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12098AD3" w14:textId="5C71C13B">
            <w:pPr>
              <w:pStyle w:val="POTTCostsLow"/>
              <w:rPr>
                <w:rFonts w:cs="Arial"/>
                <w:sz w:val="20"/>
              </w:rPr>
            </w:pPr>
            <w:r w:rsidRPr="0024270C">
              <w:rPr>
                <w:rFonts w:eastAsia="Arial" w:cs="Arial"/>
                <w:sz w:val="20"/>
              </w:rPr>
              <w:t>£</w:t>
            </w:r>
            <w:r w:rsidR="00E64747">
              <w:rPr>
                <w:rFonts w:eastAsia="Arial" w:cs="Arial"/>
                <w:sz w:val="20"/>
              </w:rPr>
              <w:t>95</w:t>
            </w:r>
            <w:r w:rsidR="009B4ACF">
              <w:rPr>
                <w:rFonts w:eastAsia="Arial" w:cs="Arial"/>
                <w:sz w:val="20"/>
              </w:rPr>
              <w:t>7.5</w:t>
            </w:r>
          </w:p>
        </w:tc>
        <w:tc>
          <w:tcPr>
            <w:tcW w:w="743" w:type="dxa"/>
            <w:tcBorders>
              <w:top w:val="single" w:color="auto" w:sz="12" w:space="0"/>
              <w:left w:val="single" w:color="auto" w:sz="12" w:space="0"/>
              <w:right w:val="single" w:color="auto" w:sz="12" w:space="0"/>
            </w:tcBorders>
            <w:vAlign w:val="center"/>
          </w:tcPr>
          <w:p w:rsidRPr="0024270C" w:rsidR="00FD19B2" w:rsidP="00FD19B2" w:rsidRDefault="00FD19B2" w14:paraId="131F6AEA" w14:textId="56DD6D2F">
            <w:pPr>
              <w:pStyle w:val="POTTCostsYear"/>
              <w:rPr>
                <w:rFonts w:cs="Arial"/>
                <w:sz w:val="20"/>
                <w:szCs w:val="20"/>
              </w:rPr>
            </w:pPr>
            <w:r w:rsidRPr="0024270C">
              <w:rPr>
                <w:rFonts w:eastAsia="Arial" w:cs="Arial"/>
                <w:sz w:val="20"/>
                <w:szCs w:val="20"/>
              </w:rPr>
              <w:t>7</w:t>
            </w:r>
          </w:p>
        </w:tc>
        <w:tc>
          <w:tcPr>
            <w:tcW w:w="2823"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37555791" w14:textId="3AB89D58">
            <w:pPr>
              <w:pStyle w:val="POAACostsLow"/>
              <w:rPr>
                <w:rFonts w:cs="Arial"/>
                <w:sz w:val="20"/>
              </w:rPr>
            </w:pPr>
            <w:r w:rsidRPr="0024270C">
              <w:rPr>
                <w:rFonts w:eastAsia="Arial" w:cs="Arial"/>
                <w:spacing w:val="0"/>
                <w:sz w:val="20"/>
                <w:lang w:eastAsia="en-US"/>
              </w:rPr>
              <w:t>£</w:t>
            </w:r>
            <w:r w:rsidR="003F741D">
              <w:rPr>
                <w:rFonts w:eastAsia="Arial" w:cs="Arial"/>
                <w:spacing w:val="0"/>
                <w:sz w:val="20"/>
                <w:lang w:eastAsia="en-US"/>
              </w:rPr>
              <w:t>187.4</w:t>
            </w:r>
          </w:p>
        </w:tc>
        <w:tc>
          <w:tcPr>
            <w:tcW w:w="2924" w:type="dxa"/>
            <w:gridSpan w:val="2"/>
            <w:tcBorders>
              <w:top w:val="single" w:color="auto" w:sz="12" w:space="0"/>
              <w:left w:val="single" w:color="auto" w:sz="12" w:space="0"/>
              <w:bottom w:val="single" w:color="auto" w:sz="12" w:space="0"/>
            </w:tcBorders>
            <w:vAlign w:val="center"/>
          </w:tcPr>
          <w:p w:rsidRPr="0024270C" w:rsidR="00FD19B2" w:rsidP="00FD19B2" w:rsidRDefault="00FD19B2" w14:paraId="600D373B" w14:textId="2DDB59FD">
            <w:pPr>
              <w:pStyle w:val="POTCCostsLow"/>
              <w:rPr>
                <w:rFonts w:cs="Arial"/>
                <w:sz w:val="20"/>
              </w:rPr>
            </w:pPr>
            <w:r w:rsidRPr="0024270C">
              <w:rPr>
                <w:rFonts w:eastAsia="Arial" w:cs="Arial"/>
                <w:spacing w:val="-6"/>
                <w:sz w:val="20"/>
              </w:rPr>
              <w:t>£</w:t>
            </w:r>
            <w:r w:rsidR="000E194A">
              <w:rPr>
                <w:rFonts w:eastAsia="Arial" w:cs="Arial"/>
                <w:spacing w:val="-6"/>
                <w:sz w:val="20"/>
              </w:rPr>
              <w:t>2,583.2</w:t>
            </w:r>
          </w:p>
        </w:tc>
      </w:tr>
      <w:tr w:rsidRPr="00CF16A5" w:rsidR="00562740" w:rsidTr="7293BF3C" w14:paraId="65FD6250" w14:textId="77777777">
        <w:trPr>
          <w:trHeight w:val="348" w:hRule="exact"/>
        </w:trPr>
        <w:tc>
          <w:tcPr>
            <w:tcW w:w="2030" w:type="dxa"/>
            <w:tcBorders>
              <w:top w:val="single" w:color="auto" w:sz="12" w:space="0"/>
              <w:bottom w:val="single" w:color="auto" w:sz="12" w:space="0"/>
              <w:right w:val="single" w:color="auto" w:sz="12" w:space="0"/>
            </w:tcBorders>
            <w:vAlign w:val="center"/>
          </w:tcPr>
          <w:p w:rsidRPr="00CF16A5" w:rsidR="00FD19B2" w:rsidP="00FD19B2" w:rsidRDefault="00FD19B2" w14:paraId="6213EA40" w14:textId="77777777">
            <w:pPr>
              <w:pStyle w:val="IATableLabel"/>
              <w:rPr>
                <w:rFonts w:cs="Arial"/>
              </w:rPr>
            </w:pPr>
            <w:r w:rsidRPr="00CF16A5">
              <w:rPr>
                <w:rFonts w:cs="Arial"/>
              </w:rPr>
              <w:t xml:space="preserve">High </w:t>
            </w:r>
          </w:p>
        </w:tc>
        <w:tc>
          <w:tcPr>
            <w:tcW w:w="1827"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310E8E10" w14:textId="53180232">
            <w:pPr>
              <w:pStyle w:val="POTTCostsHigh"/>
              <w:rPr>
                <w:rFonts w:cs="Arial"/>
                <w:sz w:val="20"/>
              </w:rPr>
            </w:pPr>
            <w:r w:rsidRPr="0024270C">
              <w:rPr>
                <w:rFonts w:eastAsia="Arial" w:cs="Arial"/>
                <w:spacing w:val="0"/>
                <w:sz w:val="20"/>
                <w:lang w:eastAsia="en-GB"/>
              </w:rPr>
              <w:t>£1,</w:t>
            </w:r>
            <w:r w:rsidR="00E64747">
              <w:rPr>
                <w:rFonts w:eastAsia="Arial" w:cs="Arial"/>
                <w:spacing w:val="0"/>
                <w:sz w:val="20"/>
                <w:lang w:eastAsia="en-GB"/>
              </w:rPr>
              <w:t>5</w:t>
            </w:r>
            <w:r w:rsidR="009B4ACF">
              <w:rPr>
                <w:rFonts w:eastAsia="Arial" w:cs="Arial"/>
                <w:spacing w:val="0"/>
                <w:sz w:val="20"/>
                <w:lang w:eastAsia="en-GB"/>
              </w:rPr>
              <w:t>32.1</w:t>
            </w:r>
          </w:p>
        </w:tc>
        <w:tc>
          <w:tcPr>
            <w:tcW w:w="743" w:type="dxa"/>
            <w:vAlign w:val="center"/>
          </w:tcPr>
          <w:p w:rsidRPr="0024270C" w:rsidR="00FD19B2" w:rsidP="00FD19B2" w:rsidRDefault="00FD19B2" w14:paraId="166CDC79" w14:textId="77777777">
            <w:pPr>
              <w:pStyle w:val="IATableText"/>
              <w:jc w:val="right"/>
              <w:rPr>
                <w:rFonts w:cs="Arial"/>
                <w:sz w:val="20"/>
              </w:rPr>
            </w:pPr>
          </w:p>
        </w:tc>
        <w:tc>
          <w:tcPr>
            <w:tcW w:w="2823"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6952CD92" w14:textId="6C7B3A88">
            <w:pPr>
              <w:pStyle w:val="POAACostsHigh"/>
              <w:rPr>
                <w:rFonts w:cs="Arial"/>
                <w:sz w:val="20"/>
              </w:rPr>
            </w:pPr>
            <w:r w:rsidRPr="0024270C">
              <w:rPr>
                <w:rFonts w:eastAsia="Arial" w:cs="Arial"/>
                <w:sz w:val="20"/>
              </w:rPr>
              <w:t>£</w:t>
            </w:r>
            <w:r w:rsidR="00A06403">
              <w:rPr>
                <w:rFonts w:eastAsia="Arial" w:cs="Arial"/>
                <w:sz w:val="20"/>
              </w:rPr>
              <w:t>462.2</w:t>
            </w:r>
          </w:p>
        </w:tc>
        <w:tc>
          <w:tcPr>
            <w:tcW w:w="2924" w:type="dxa"/>
            <w:gridSpan w:val="2"/>
            <w:tcBorders>
              <w:top w:val="single" w:color="auto" w:sz="12" w:space="0"/>
              <w:left w:val="single" w:color="auto" w:sz="12" w:space="0"/>
              <w:bottom w:val="single" w:color="auto" w:sz="12" w:space="0"/>
            </w:tcBorders>
            <w:vAlign w:val="center"/>
          </w:tcPr>
          <w:p w:rsidRPr="0024270C" w:rsidR="00FD19B2" w:rsidP="00FD19B2" w:rsidRDefault="00FD19B2" w14:paraId="28A53C0C" w14:textId="55D88974">
            <w:pPr>
              <w:pStyle w:val="POTCCostsHigh"/>
              <w:rPr>
                <w:rFonts w:cs="Arial"/>
                <w:sz w:val="20"/>
              </w:rPr>
            </w:pPr>
            <w:r w:rsidRPr="0024270C">
              <w:rPr>
                <w:rFonts w:eastAsia="Arial" w:cs="Arial"/>
                <w:sz w:val="20"/>
              </w:rPr>
              <w:t>£</w:t>
            </w:r>
            <w:r w:rsidR="00FB133C">
              <w:rPr>
                <w:rFonts w:eastAsia="Arial" w:cs="Arial"/>
                <w:sz w:val="20"/>
              </w:rPr>
              <w:t>5,706.1</w:t>
            </w:r>
          </w:p>
        </w:tc>
      </w:tr>
      <w:tr w:rsidRPr="00CF16A5" w:rsidR="00B80198" w:rsidTr="7293BF3C" w14:paraId="097D14E5" w14:textId="77777777">
        <w:trPr>
          <w:trHeight w:val="361" w:hRule="exact"/>
        </w:trPr>
        <w:tc>
          <w:tcPr>
            <w:tcW w:w="2030" w:type="dxa"/>
            <w:tcBorders>
              <w:top w:val="single" w:color="auto" w:sz="12" w:space="0"/>
              <w:bottom w:val="single" w:color="auto" w:sz="12" w:space="0"/>
              <w:right w:val="single" w:color="auto" w:sz="12" w:space="0"/>
            </w:tcBorders>
            <w:shd w:val="clear" w:color="auto" w:fill="FFFFFF" w:themeFill="background1"/>
            <w:vAlign w:val="center"/>
          </w:tcPr>
          <w:p w:rsidRPr="00CF16A5" w:rsidR="00FD19B2" w:rsidP="00FD19B2" w:rsidRDefault="00FD19B2" w14:paraId="44B17B9E" w14:textId="77777777">
            <w:pPr>
              <w:pStyle w:val="IATableLabel"/>
              <w:rPr>
                <w:rFonts w:cs="Arial"/>
              </w:rPr>
            </w:pPr>
            <w:r w:rsidRPr="00CF16A5">
              <w:rPr>
                <w:rFonts w:cs="Arial"/>
              </w:rPr>
              <w:t>Best Estimate</w:t>
            </w:r>
          </w:p>
          <w:p w:rsidRPr="00CF16A5" w:rsidR="00FD19B2" w:rsidP="00FD19B2" w:rsidRDefault="00FD19B2" w14:paraId="67E02D18" w14:textId="77777777">
            <w:pPr>
              <w:pStyle w:val="IATableNotes"/>
              <w:spacing w:before="96" w:beforeLines="40"/>
              <w:ind w:left="0" w:right="-22"/>
              <w:jc w:val="center"/>
              <w:rPr>
                <w:rFonts w:cs="Arial"/>
                <w:b/>
                <w:sz w:val="20"/>
              </w:rPr>
            </w:pPr>
          </w:p>
        </w:tc>
        <w:tc>
          <w:tcPr>
            <w:tcW w:w="1827"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FD19B2" w:rsidP="00FD19B2" w:rsidRDefault="00FD19B2" w14:paraId="1E2EE39D" w14:textId="6F1E13C9">
            <w:pPr>
              <w:pStyle w:val="POTTCostsBest"/>
              <w:rPr>
                <w:rFonts w:cs="Arial"/>
                <w:sz w:val="20"/>
              </w:rPr>
            </w:pPr>
            <w:r w:rsidRPr="0024270C">
              <w:rPr>
                <w:rFonts w:eastAsia="Arial" w:cs="Arial"/>
                <w:spacing w:val="0"/>
                <w:sz w:val="20"/>
                <w:lang w:eastAsia="en-US"/>
              </w:rPr>
              <w:t>£1,</w:t>
            </w:r>
            <w:r w:rsidR="00E64747">
              <w:rPr>
                <w:rFonts w:eastAsia="Arial" w:cs="Arial"/>
                <w:spacing w:val="0"/>
                <w:sz w:val="20"/>
                <w:lang w:eastAsia="en-US"/>
              </w:rPr>
              <w:t>1</w:t>
            </w:r>
            <w:r w:rsidR="00E1646B">
              <w:rPr>
                <w:rFonts w:eastAsia="Arial" w:cs="Arial"/>
                <w:spacing w:val="0"/>
                <w:sz w:val="20"/>
                <w:lang w:eastAsia="en-US"/>
              </w:rPr>
              <w:t>70.6</w:t>
            </w:r>
          </w:p>
        </w:tc>
        <w:tc>
          <w:tcPr>
            <w:tcW w:w="743" w:type="dxa"/>
            <w:vAlign w:val="center"/>
          </w:tcPr>
          <w:p w:rsidRPr="0024270C" w:rsidR="00FD19B2" w:rsidP="00FD19B2" w:rsidRDefault="00FD19B2" w14:paraId="07DEB51C" w14:textId="77777777">
            <w:pPr>
              <w:pStyle w:val="IATableText"/>
              <w:jc w:val="right"/>
              <w:rPr>
                <w:rFonts w:cs="Arial"/>
                <w:sz w:val="20"/>
              </w:rPr>
            </w:pPr>
          </w:p>
        </w:tc>
        <w:tc>
          <w:tcPr>
            <w:tcW w:w="2823"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FD19B2" w:rsidP="00FD19B2" w:rsidRDefault="00FD19B2" w14:paraId="05D6BA0F" w14:textId="7C6B7393">
            <w:pPr>
              <w:pStyle w:val="POAACostsBest"/>
              <w:rPr>
                <w:rFonts w:cs="Arial"/>
                <w:sz w:val="20"/>
              </w:rPr>
            </w:pPr>
            <w:r w:rsidRPr="0024270C">
              <w:rPr>
                <w:rFonts w:eastAsia="Arial" w:cs="Arial"/>
                <w:spacing w:val="0"/>
                <w:sz w:val="20"/>
                <w:lang w:eastAsia="en-US"/>
              </w:rPr>
              <w:t>£</w:t>
            </w:r>
            <w:r w:rsidR="00A06403">
              <w:rPr>
                <w:rFonts w:eastAsia="Arial" w:cs="Arial"/>
                <w:spacing w:val="0"/>
                <w:sz w:val="20"/>
                <w:lang w:eastAsia="en-US"/>
              </w:rPr>
              <w:t>253.9</w:t>
            </w:r>
          </w:p>
        </w:tc>
        <w:tc>
          <w:tcPr>
            <w:tcW w:w="2924" w:type="dxa"/>
            <w:gridSpan w:val="2"/>
            <w:tcBorders>
              <w:top w:val="single" w:color="auto" w:sz="12" w:space="0"/>
              <w:left w:val="single" w:color="auto" w:sz="12" w:space="0"/>
              <w:bottom w:val="single" w:color="auto" w:sz="12" w:space="0"/>
            </w:tcBorders>
            <w:shd w:val="clear" w:color="auto" w:fill="FFFFFF" w:themeFill="background1"/>
            <w:vAlign w:val="center"/>
          </w:tcPr>
          <w:p w:rsidRPr="0024270C" w:rsidR="00FD19B2" w:rsidP="00FD19B2" w:rsidRDefault="00FB133C" w14:paraId="19AC7E7C" w14:textId="184E64DC">
            <w:pPr>
              <w:pStyle w:val="POTCCostsBest"/>
              <w:rPr>
                <w:rFonts w:cs="Arial"/>
                <w:sz w:val="20"/>
              </w:rPr>
            </w:pPr>
            <w:r>
              <w:rPr>
                <w:rFonts w:eastAsia="Arial" w:cs="Arial"/>
                <w:sz w:val="20"/>
              </w:rPr>
              <w:t>£3</w:t>
            </w:r>
            <w:r w:rsidR="002C58CA">
              <w:rPr>
                <w:rFonts w:eastAsia="Arial" w:cs="Arial"/>
                <w:sz w:val="20"/>
              </w:rPr>
              <w:t>,397.8</w:t>
            </w:r>
          </w:p>
        </w:tc>
      </w:tr>
      <w:tr w:rsidRPr="00CF16A5" w:rsidR="00133E48" w:rsidTr="7293BF3C" w14:paraId="11BFD575" w14:textId="77777777">
        <w:trPr>
          <w:trHeight w:val="2367" w:hRule="exact"/>
        </w:trPr>
        <w:tc>
          <w:tcPr>
            <w:tcW w:w="10347" w:type="dxa"/>
            <w:gridSpan w:val="6"/>
            <w:tcBorders>
              <w:top w:val="single" w:color="auto" w:sz="12" w:space="0"/>
              <w:left w:val="single" w:color="auto" w:sz="12" w:space="0"/>
              <w:bottom w:val="single" w:color="auto" w:sz="12" w:space="0"/>
              <w:right w:val="single" w:color="auto" w:sz="12" w:space="0"/>
            </w:tcBorders>
          </w:tcPr>
          <w:p w:rsidR="00DA6673" w:rsidP="000C1C66" w:rsidRDefault="00133E48" w14:paraId="0BF0B050" w14:textId="77777777">
            <w:pPr>
              <w:pStyle w:val="IAPOQ1"/>
              <w:rPr>
                <w:rFonts w:cs="Arial"/>
              </w:rPr>
            </w:pPr>
            <w:r w:rsidRPr="71849A81">
              <w:rPr>
                <w:rFonts w:cs="Arial"/>
              </w:rPr>
              <w:t xml:space="preserve">Description and scale of key monetised costs by ‘main affected groups’ </w:t>
            </w:r>
          </w:p>
          <w:p w:rsidR="00133E48" w:rsidP="000C1C66" w:rsidRDefault="000C1C66" w14:paraId="29BB56EE" w14:textId="77777777">
            <w:pPr>
              <w:pStyle w:val="IAPOQ1"/>
              <w:rPr>
                <w:rFonts w:eastAsia="Arial" w:cs="Arial"/>
                <w:b w:val="0"/>
                <w:sz w:val="18"/>
                <w:szCs w:val="18"/>
              </w:rPr>
            </w:pPr>
            <w:r w:rsidRPr="71849A81">
              <w:rPr>
                <w:rFonts w:eastAsia="Arial" w:cs="Arial"/>
                <w:b w:val="0"/>
                <w:sz w:val="18"/>
                <w:szCs w:val="18"/>
              </w:rPr>
              <w:t>Local authorities see their net waste management costs decrease by £188m. Out of these costs, £722m are transition costs. They include buying new vehicles, containers</w:t>
            </w:r>
            <w:r w:rsidRPr="71849A81" w:rsidR="00DF1811">
              <w:rPr>
                <w:rFonts w:eastAsia="Arial" w:cs="Arial"/>
                <w:b w:val="0"/>
                <w:sz w:val="18"/>
                <w:szCs w:val="18"/>
              </w:rPr>
              <w:t>,</w:t>
            </w:r>
            <w:r w:rsidRPr="71849A81" w:rsidR="00724BF9">
              <w:rPr>
                <w:rFonts w:eastAsia="Arial" w:cs="Arial"/>
                <w:b w:val="0"/>
                <w:sz w:val="18"/>
                <w:szCs w:val="18"/>
              </w:rPr>
              <w:t xml:space="preserve"> </w:t>
            </w:r>
            <w:r w:rsidRPr="71849A81">
              <w:rPr>
                <w:rFonts w:eastAsia="Arial" w:cs="Arial"/>
                <w:b w:val="0"/>
                <w:sz w:val="18"/>
                <w:szCs w:val="18"/>
              </w:rPr>
              <w:t>and wider transition costs.</w:t>
            </w:r>
            <w:r w:rsidRPr="71849A81" w:rsidR="00DD16BD">
              <w:rPr>
                <w:rFonts w:eastAsia="Arial" w:cs="Arial"/>
                <w:sz w:val="18"/>
                <w:szCs w:val="18"/>
              </w:rPr>
              <w:t xml:space="preserve"> </w:t>
            </w:r>
            <w:r w:rsidRPr="009E7A40" w:rsidR="00DD16BD">
              <w:rPr>
                <w:rFonts w:eastAsia="Arial" w:cs="Arial"/>
                <w:b w:val="0"/>
                <w:sz w:val="18"/>
                <w:szCs w:val="18"/>
              </w:rPr>
              <w:t xml:space="preserve">Local authorities also have a cost of £0.2m for </w:t>
            </w:r>
            <w:r w:rsidRPr="71849A81" w:rsidR="005F0314">
              <w:rPr>
                <w:rFonts w:eastAsia="Arial" w:cs="Arial"/>
                <w:b w:val="0"/>
                <w:sz w:val="18"/>
                <w:szCs w:val="18"/>
              </w:rPr>
              <w:t xml:space="preserve">completing </w:t>
            </w:r>
            <w:r w:rsidRPr="009E7A40" w:rsidR="00DD16BD">
              <w:rPr>
                <w:rFonts w:eastAsia="Arial" w:cs="Arial"/>
                <w:b w:val="0"/>
                <w:sz w:val="18"/>
                <w:szCs w:val="18"/>
              </w:rPr>
              <w:t>written assessments</w:t>
            </w:r>
            <w:r w:rsidRPr="71849A81" w:rsidR="004011A6">
              <w:rPr>
                <w:rFonts w:eastAsia="Arial" w:cs="Arial"/>
                <w:b w:val="0"/>
                <w:sz w:val="18"/>
                <w:szCs w:val="18"/>
              </w:rPr>
              <w:t xml:space="preserve"> </w:t>
            </w:r>
            <w:r w:rsidRPr="71849A81" w:rsidR="005F0314">
              <w:rPr>
                <w:rFonts w:eastAsia="Arial" w:cs="Arial"/>
                <w:b w:val="0"/>
                <w:sz w:val="18"/>
                <w:szCs w:val="18"/>
              </w:rPr>
              <w:t xml:space="preserve">to apply </w:t>
            </w:r>
            <w:r w:rsidRPr="71849A81" w:rsidR="004011A6">
              <w:rPr>
                <w:rFonts w:eastAsia="Arial" w:cs="Arial"/>
                <w:b w:val="0"/>
                <w:sz w:val="18"/>
                <w:szCs w:val="18"/>
              </w:rPr>
              <w:t>for collection exemptions</w:t>
            </w:r>
            <w:r w:rsidRPr="009E7A40" w:rsidR="00DD16BD">
              <w:rPr>
                <w:rFonts w:eastAsia="Arial" w:cs="Arial"/>
                <w:b w:val="0"/>
                <w:sz w:val="18"/>
                <w:szCs w:val="18"/>
              </w:rPr>
              <w:t>.</w:t>
            </w:r>
            <w:r w:rsidRPr="71849A81">
              <w:rPr>
                <w:rFonts w:eastAsia="Arial" w:cs="Arial"/>
                <w:b w:val="0"/>
                <w:sz w:val="18"/>
                <w:szCs w:val="18"/>
              </w:rPr>
              <w:t xml:space="preserve"> £1,003m is additional income from garden waste charging. This is a transfer from participating households that are charged for their garden waste to be collected. The remaining balance is changes in on-going costs (£5</w:t>
            </w:r>
            <w:r w:rsidRPr="71849A81" w:rsidR="00A01F2C">
              <w:rPr>
                <w:rFonts w:eastAsia="Arial" w:cs="Arial"/>
                <w:b w:val="0"/>
                <w:sz w:val="18"/>
                <w:szCs w:val="18"/>
              </w:rPr>
              <w:t>67</w:t>
            </w:r>
            <w:r w:rsidRPr="71849A81">
              <w:rPr>
                <w:rFonts w:eastAsia="Arial" w:cs="Arial"/>
                <w:b w:val="0"/>
                <w:sz w:val="18"/>
                <w:szCs w:val="18"/>
              </w:rPr>
              <w:t>m) and DRS net effect (£</w:t>
            </w:r>
            <w:r w:rsidRPr="71849A81" w:rsidR="006436CD">
              <w:rPr>
                <w:rFonts w:eastAsia="Arial" w:cs="Arial"/>
                <w:b w:val="0"/>
                <w:sz w:val="18"/>
                <w:szCs w:val="18"/>
              </w:rPr>
              <w:t>474</w:t>
            </w:r>
            <w:r w:rsidRPr="71849A81">
              <w:rPr>
                <w:rFonts w:eastAsia="Arial" w:cs="Arial"/>
                <w:b w:val="0"/>
                <w:sz w:val="18"/>
                <w:szCs w:val="18"/>
              </w:rPr>
              <w:t xml:space="preserve">m saving). We estimate the following transition costs to the NHM sector: £354m familiarisation costs. The NHM waste management costs (excluding landfill tax) increase by £3,164m relative to the baseline (including DRS net effect); this consists of a £3,594m cost increase to micro firms and a £430m saving to the remaining businesses. Although micro firms are phased into the policy </w:t>
            </w:r>
            <w:r w:rsidRPr="71849A81" w:rsidR="007E7C1E">
              <w:rPr>
                <w:rFonts w:eastAsia="Arial" w:cs="Arial"/>
                <w:b w:val="0"/>
                <w:sz w:val="18"/>
                <w:szCs w:val="18"/>
              </w:rPr>
              <w:t>from 31</w:t>
            </w:r>
            <w:r w:rsidRPr="71849A81" w:rsidR="007E7C1E">
              <w:rPr>
                <w:rFonts w:eastAsia="Arial" w:cs="Arial"/>
                <w:b w:val="0"/>
                <w:sz w:val="18"/>
                <w:szCs w:val="18"/>
                <w:vertAlign w:val="superscript"/>
              </w:rPr>
              <w:t>st</w:t>
            </w:r>
            <w:r w:rsidRPr="71849A81" w:rsidR="007E7C1E">
              <w:rPr>
                <w:rFonts w:eastAsia="Arial" w:cs="Arial"/>
                <w:b w:val="0"/>
                <w:sz w:val="18"/>
                <w:szCs w:val="18"/>
              </w:rPr>
              <w:t xml:space="preserve"> March </w:t>
            </w:r>
            <w:r w:rsidRPr="71849A81" w:rsidR="0018267C">
              <w:rPr>
                <w:rFonts w:eastAsia="Arial" w:cs="Arial"/>
                <w:b w:val="0"/>
                <w:sz w:val="18"/>
                <w:szCs w:val="18"/>
              </w:rPr>
              <w:t>20</w:t>
            </w:r>
            <w:r w:rsidRPr="71849A81">
              <w:rPr>
                <w:rFonts w:eastAsia="Arial" w:cs="Arial"/>
                <w:b w:val="0"/>
                <w:sz w:val="18"/>
                <w:szCs w:val="18"/>
              </w:rPr>
              <w:t>27, they are one of the most affected groups given their large number.</w:t>
            </w:r>
            <w:r w:rsidRPr="71849A81" w:rsidR="00724BF9">
              <w:rPr>
                <w:rFonts w:eastAsia="Arial" w:cs="Arial"/>
                <w:sz w:val="18"/>
                <w:szCs w:val="18"/>
              </w:rPr>
              <w:t xml:space="preserve"> </w:t>
            </w:r>
            <w:r w:rsidRPr="009E7A40" w:rsidR="00724BF9">
              <w:rPr>
                <w:rFonts w:eastAsia="Arial" w:cs="Arial"/>
                <w:b w:val="0"/>
                <w:sz w:val="18"/>
                <w:szCs w:val="18"/>
              </w:rPr>
              <w:t>The NHM sector also has a cost of £3.4m for written assessments.</w:t>
            </w:r>
            <w:r w:rsidRPr="71849A81" w:rsidR="00724BF9">
              <w:rPr>
                <w:rFonts w:eastAsia="Arial" w:cs="Arial"/>
                <w:b w:val="0"/>
                <w:sz w:val="18"/>
                <w:szCs w:val="18"/>
              </w:rPr>
              <w:t xml:space="preserve"> </w:t>
            </w:r>
            <w:r w:rsidRPr="71849A81">
              <w:rPr>
                <w:rFonts w:eastAsia="Arial" w:cs="Arial"/>
                <w:b w:val="0"/>
                <w:sz w:val="18"/>
                <w:szCs w:val="18"/>
              </w:rPr>
              <w:t>The policy support costs (including compliance and enforcement) are estimated to be £6</w:t>
            </w:r>
            <w:r w:rsidR="002843C6">
              <w:rPr>
                <w:rFonts w:eastAsia="Arial" w:cs="Arial"/>
                <w:b w:val="0"/>
                <w:sz w:val="18"/>
                <w:szCs w:val="18"/>
              </w:rPr>
              <w:t>5</w:t>
            </w:r>
            <w:r w:rsidRPr="71849A81">
              <w:rPr>
                <w:rFonts w:eastAsia="Arial" w:cs="Arial"/>
                <w:b w:val="0"/>
                <w:sz w:val="18"/>
                <w:szCs w:val="18"/>
              </w:rPr>
              <w:t>m (of which £1.8m are transition costs). All values presented are discounted.</w:t>
            </w:r>
          </w:p>
          <w:p w:rsidR="00DA6673" w:rsidP="000C1C66" w:rsidRDefault="00DA6673" w14:paraId="6755CA26" w14:textId="77777777">
            <w:pPr>
              <w:pStyle w:val="IAPOQ1"/>
              <w:rPr>
                <w:rFonts w:eastAsia="Arial" w:cs="Arial"/>
                <w:b w:val="0"/>
                <w:sz w:val="18"/>
                <w:szCs w:val="18"/>
              </w:rPr>
            </w:pPr>
          </w:p>
          <w:p w:rsidRPr="00CF16A5" w:rsidR="00DA6673" w:rsidP="000C1C66" w:rsidRDefault="00DA6673" w14:paraId="2E190ACB" w14:textId="7476C857">
            <w:pPr>
              <w:pStyle w:val="IAPOQ1"/>
              <w:rPr>
                <w:rFonts w:cs="Arial"/>
              </w:rPr>
            </w:pPr>
          </w:p>
        </w:tc>
      </w:tr>
      <w:tr w:rsidRPr="00CF16A5" w:rsidR="00133E48" w:rsidTr="00DA6673" w14:paraId="66582075" w14:textId="77777777">
        <w:trPr>
          <w:trHeight w:val="1451" w:hRule="exact"/>
        </w:trPr>
        <w:tc>
          <w:tcPr>
            <w:tcW w:w="10347" w:type="dxa"/>
            <w:gridSpan w:val="6"/>
            <w:tcBorders>
              <w:top w:val="single" w:color="auto" w:sz="12" w:space="0"/>
              <w:bottom w:val="single" w:color="auto" w:sz="12" w:space="0"/>
            </w:tcBorders>
          </w:tcPr>
          <w:p w:rsidRPr="00CF16A5" w:rsidR="00133E48" w:rsidP="001862D1" w:rsidRDefault="00133E48" w14:paraId="076C9677" w14:textId="77777777">
            <w:pPr>
              <w:pStyle w:val="IAPOQ2"/>
              <w:rPr>
                <w:rFonts w:cs="Arial"/>
                <w:szCs w:val="22"/>
              </w:rPr>
            </w:pPr>
            <w:r w:rsidRPr="00CF16A5">
              <w:rPr>
                <w:rFonts w:cs="Arial"/>
              </w:rPr>
              <w:t xml:space="preserve">Other key non-monetised costs by ‘main affected groups’ </w:t>
            </w:r>
          </w:p>
          <w:p w:rsidRPr="00CF16A5" w:rsidR="00133E48" w:rsidP="001862D1" w:rsidRDefault="00FD19B2" w14:paraId="6BD5061B" w14:textId="709CCBF7">
            <w:pPr>
              <w:pStyle w:val="IAPOA2"/>
              <w:jc w:val="both"/>
              <w:rPr>
                <w:rFonts w:cs="Arial"/>
                <w:sz w:val="20"/>
              </w:rPr>
            </w:pPr>
            <w:r w:rsidRPr="00CF16A5">
              <w:rPr>
                <w:rFonts w:eastAsia="Arial" w:cs="Arial"/>
                <w:sz w:val="18"/>
                <w:szCs w:val="18"/>
              </w:rPr>
              <w:t xml:space="preserve">Familiarisation and inconvenience costs to households are not accounted for. </w:t>
            </w:r>
            <w:r w:rsidR="00551D64">
              <w:rPr>
                <w:rFonts w:eastAsia="Arial" w:cs="Arial"/>
                <w:sz w:val="18"/>
                <w:szCs w:val="18"/>
              </w:rPr>
              <w:t>Based on available evidence</w:t>
            </w:r>
            <w:r w:rsidRPr="00CF16A5">
              <w:rPr>
                <w:rFonts w:eastAsia="Arial" w:cs="Arial"/>
                <w:sz w:val="18"/>
                <w:szCs w:val="18"/>
              </w:rPr>
              <w:t xml:space="preserve"> we do not expect these costs to be significant. We were not able to monetise costs to business associated with sorting waste. However, we do not expect these costs to be significant. </w:t>
            </w:r>
            <w:r w:rsidR="00551D64">
              <w:rPr>
                <w:rFonts w:eastAsia="Arial" w:cs="Arial"/>
                <w:sz w:val="18"/>
                <w:szCs w:val="18"/>
              </w:rPr>
              <w:t>These and w</w:t>
            </w:r>
            <w:r w:rsidRPr="00CF16A5">
              <w:rPr>
                <w:rFonts w:eastAsia="Arial" w:cs="Arial"/>
                <w:sz w:val="18"/>
                <w:szCs w:val="18"/>
              </w:rPr>
              <w:t>ider impacts on the recycling and waste industry are presented qualitatively in this impact assessment</w:t>
            </w:r>
            <w:r w:rsidR="00551D64">
              <w:rPr>
                <w:rFonts w:eastAsia="Arial" w:cs="Arial"/>
                <w:sz w:val="18"/>
                <w:szCs w:val="18"/>
              </w:rPr>
              <w:t>, using the best available evidence</w:t>
            </w:r>
            <w:r w:rsidR="009D7638">
              <w:rPr>
                <w:rFonts w:eastAsia="Arial" w:cs="Arial"/>
                <w:sz w:val="18"/>
                <w:szCs w:val="18"/>
              </w:rPr>
              <w:t>.</w:t>
            </w:r>
          </w:p>
        </w:tc>
      </w:tr>
      <w:tr w:rsidRPr="00CF16A5" w:rsidR="002352D2" w:rsidTr="7293BF3C" w14:paraId="7F4AB3AE" w14:textId="77777777">
        <w:trPr>
          <w:trHeight w:val="567" w:hRule="exact"/>
        </w:trPr>
        <w:tc>
          <w:tcPr>
            <w:tcW w:w="2030" w:type="dxa"/>
            <w:tcBorders>
              <w:bottom w:val="single" w:color="auto" w:sz="12" w:space="0"/>
              <w:right w:val="single" w:color="auto" w:sz="12" w:space="0"/>
            </w:tcBorders>
            <w:shd w:val="clear" w:color="auto" w:fill="FFFFFF" w:themeFill="background1"/>
          </w:tcPr>
          <w:p w:rsidRPr="00CF16A5" w:rsidR="00133E48" w:rsidP="001862D1" w:rsidRDefault="00133E48" w14:paraId="5DE22303" w14:textId="77777777">
            <w:pPr>
              <w:pStyle w:val="IATableLabel"/>
              <w:rPr>
                <w:rFonts w:cs="Arial"/>
                <w:sz w:val="24"/>
                <w:szCs w:val="24"/>
              </w:rPr>
            </w:pPr>
            <w:r w:rsidRPr="00CF16A5">
              <w:rPr>
                <w:rFonts w:cs="Arial"/>
                <w:sz w:val="24"/>
                <w:szCs w:val="24"/>
              </w:rPr>
              <w:t>BENEFITS (£m)</w:t>
            </w:r>
          </w:p>
        </w:tc>
        <w:tc>
          <w:tcPr>
            <w:tcW w:w="2570" w:type="dxa"/>
            <w:gridSpan w:val="2"/>
            <w:tcBorders>
              <w:top w:val="single" w:color="auto" w:sz="12" w:space="0"/>
              <w:left w:val="single" w:color="auto" w:sz="12" w:space="0"/>
              <w:right w:val="single" w:color="auto" w:sz="12" w:space="0"/>
            </w:tcBorders>
          </w:tcPr>
          <w:p w:rsidRPr="00CF16A5" w:rsidR="00133E48" w:rsidP="001862D1" w:rsidRDefault="00133E48" w14:paraId="47660341" w14:textId="77777777">
            <w:pPr>
              <w:pStyle w:val="IATableLabel"/>
              <w:tabs>
                <w:tab w:val="right" w:pos="1797"/>
                <w:tab w:val="center" w:pos="2340"/>
              </w:tabs>
              <w:jc w:val="right"/>
              <w:rPr>
                <w:rFonts w:cs="Arial"/>
              </w:rPr>
            </w:pPr>
            <w:r w:rsidRPr="00CF16A5">
              <w:rPr>
                <w:rFonts w:cs="Arial"/>
              </w:rPr>
              <w:t xml:space="preserve">Total Transition </w:t>
            </w:r>
            <w:r w:rsidRPr="00CF16A5">
              <w:rPr>
                <w:rFonts w:cs="Arial"/>
              </w:rPr>
              <w:br/>
            </w:r>
            <w:r w:rsidRPr="00CF16A5">
              <w:rPr>
                <w:rFonts w:cs="Arial"/>
              </w:rPr>
              <w:tab/>
            </w:r>
            <w:r w:rsidRPr="00CF16A5">
              <w:rPr>
                <w:rFonts w:cs="Arial"/>
                <w:b w:val="0"/>
                <w:sz w:val="18"/>
                <w:szCs w:val="18"/>
              </w:rPr>
              <w:t>(Constant Price)</w:t>
            </w:r>
            <w:r w:rsidRPr="00CF16A5">
              <w:rPr>
                <w:rFonts w:cs="Arial"/>
              </w:rPr>
              <w:tab/>
            </w:r>
            <w:r w:rsidRPr="00CF16A5">
              <w:rPr>
                <w:rFonts w:cs="Arial"/>
                <w:b w:val="0"/>
                <w:sz w:val="18"/>
                <w:szCs w:val="18"/>
              </w:rPr>
              <w:t>Yea</w:t>
            </w:r>
            <w:r w:rsidRPr="00CF16A5">
              <w:rPr>
                <w:rFonts w:cs="Arial"/>
                <w:b w:val="0"/>
                <w:bCs/>
                <w:sz w:val="18"/>
                <w:szCs w:val="18"/>
              </w:rPr>
              <w:t>r</w:t>
            </w:r>
            <w:r w:rsidRPr="00CF16A5">
              <w:rPr>
                <w:rFonts w:cs="Arial"/>
                <w:b w:val="0"/>
                <w:sz w:val="18"/>
                <w:szCs w:val="18"/>
              </w:rPr>
              <w:t>s</w:t>
            </w:r>
          </w:p>
          <w:p w:rsidRPr="00CF16A5" w:rsidR="00133E48" w:rsidP="001862D1" w:rsidRDefault="00133E48" w14:paraId="2F97B44C" w14:textId="77777777">
            <w:pPr>
              <w:pStyle w:val="IATableLabel"/>
              <w:jc w:val="right"/>
              <w:rPr>
                <w:rFonts w:cs="Arial"/>
              </w:rPr>
            </w:pPr>
            <w:r w:rsidRPr="00CF16A5">
              <w:rPr>
                <w:rFonts w:cs="Arial"/>
              </w:rPr>
              <w:br/>
            </w:r>
          </w:p>
        </w:tc>
        <w:tc>
          <w:tcPr>
            <w:tcW w:w="2823" w:type="dxa"/>
            <w:tcBorders>
              <w:left w:val="single" w:color="auto" w:sz="12" w:space="0"/>
              <w:bottom w:val="single" w:color="auto" w:sz="12" w:space="0"/>
              <w:right w:val="single" w:color="auto" w:sz="12" w:space="0"/>
            </w:tcBorders>
          </w:tcPr>
          <w:p w:rsidRPr="00CF16A5" w:rsidR="00133E48" w:rsidP="001862D1" w:rsidRDefault="00133E48" w14:paraId="69EC9FB9" w14:textId="77777777">
            <w:pPr>
              <w:pStyle w:val="IATableLabel"/>
              <w:jc w:val="right"/>
              <w:rPr>
                <w:rFonts w:cs="Arial"/>
                <w:bCs/>
              </w:rPr>
            </w:pPr>
            <w:r w:rsidRPr="00CF16A5">
              <w:rPr>
                <w:rFonts w:cs="Arial"/>
              </w:rPr>
              <w:t xml:space="preserve">Average Annual </w:t>
            </w:r>
            <w:r w:rsidRPr="00CF16A5">
              <w:rPr>
                <w:rFonts w:cs="Arial"/>
              </w:rPr>
              <w:br/>
            </w:r>
            <w:r w:rsidRPr="00CF16A5">
              <w:rPr>
                <w:rFonts w:cs="Arial"/>
                <w:b w:val="0"/>
                <w:sz w:val="18"/>
                <w:szCs w:val="18"/>
              </w:rPr>
              <w:t xml:space="preserve">(excl. Transition) </w:t>
            </w:r>
            <w:r w:rsidRPr="00CF16A5">
              <w:rPr>
                <w:rFonts w:cs="Arial"/>
                <w:b w:val="0"/>
                <w:bCs/>
                <w:sz w:val="18"/>
                <w:szCs w:val="18"/>
              </w:rPr>
              <w:t>(Constant Price)</w:t>
            </w:r>
          </w:p>
        </w:tc>
        <w:tc>
          <w:tcPr>
            <w:tcW w:w="2924" w:type="dxa"/>
            <w:gridSpan w:val="2"/>
            <w:tcBorders>
              <w:top w:val="single" w:color="auto" w:sz="12" w:space="0"/>
              <w:left w:val="single" w:color="auto" w:sz="12" w:space="0"/>
              <w:bottom w:val="single" w:color="auto" w:sz="12" w:space="0"/>
            </w:tcBorders>
          </w:tcPr>
          <w:p w:rsidRPr="00CF16A5" w:rsidR="00133E48" w:rsidP="001862D1" w:rsidRDefault="00133E48" w14:paraId="35B86D6D" w14:textId="77777777">
            <w:pPr>
              <w:pStyle w:val="IATableLabel"/>
              <w:jc w:val="right"/>
              <w:rPr>
                <w:rFonts w:cs="Arial"/>
              </w:rPr>
            </w:pPr>
            <w:r w:rsidRPr="00CF16A5">
              <w:rPr>
                <w:rFonts w:cs="Arial"/>
              </w:rPr>
              <w:t>Total Benefit</w:t>
            </w:r>
            <w:r w:rsidRPr="00CF16A5">
              <w:rPr>
                <w:rFonts w:cs="Arial"/>
                <w:b w:val="0"/>
                <w:sz w:val="18"/>
                <w:szCs w:val="18"/>
              </w:rPr>
              <w:t xml:space="preserve"> </w:t>
            </w:r>
            <w:r w:rsidRPr="00CF16A5">
              <w:rPr>
                <w:rFonts w:cs="Arial"/>
                <w:b w:val="0"/>
                <w:sz w:val="18"/>
                <w:szCs w:val="18"/>
              </w:rPr>
              <w:br/>
            </w:r>
            <w:r w:rsidRPr="00CF16A5">
              <w:rPr>
                <w:rFonts w:cs="Arial"/>
                <w:b w:val="0"/>
                <w:sz w:val="18"/>
                <w:szCs w:val="18"/>
              </w:rPr>
              <w:t>(Present Value)</w:t>
            </w:r>
          </w:p>
        </w:tc>
      </w:tr>
      <w:tr w:rsidRPr="00CF16A5" w:rsidR="00562FA9" w:rsidTr="7293BF3C" w14:paraId="1BA4D7F9" w14:textId="77777777">
        <w:trPr>
          <w:trHeight w:val="348" w:hRule="exact"/>
        </w:trPr>
        <w:tc>
          <w:tcPr>
            <w:tcW w:w="2030" w:type="dxa"/>
            <w:tcBorders>
              <w:top w:val="single" w:color="auto" w:sz="12" w:space="0"/>
              <w:bottom w:val="single" w:color="auto" w:sz="12" w:space="0"/>
              <w:right w:val="single" w:color="auto" w:sz="12" w:space="0"/>
            </w:tcBorders>
            <w:vAlign w:val="center"/>
          </w:tcPr>
          <w:p w:rsidRPr="00CF16A5" w:rsidR="00FD19B2" w:rsidP="00FD19B2" w:rsidRDefault="00FD19B2" w14:paraId="6FDC062E" w14:textId="77777777">
            <w:pPr>
              <w:pStyle w:val="IATableLabel"/>
              <w:rPr>
                <w:rFonts w:cs="Arial"/>
              </w:rPr>
            </w:pPr>
            <w:r w:rsidRPr="00CF16A5">
              <w:rPr>
                <w:rFonts w:cs="Arial"/>
              </w:rPr>
              <w:t xml:space="preserve">Low </w:t>
            </w:r>
          </w:p>
        </w:tc>
        <w:tc>
          <w:tcPr>
            <w:tcW w:w="1827"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66E6092C" w14:textId="20D0ACF3">
            <w:pPr>
              <w:pStyle w:val="POTTBenLow"/>
              <w:rPr>
                <w:rFonts w:cs="Arial"/>
                <w:sz w:val="20"/>
              </w:rPr>
            </w:pPr>
            <w:r w:rsidRPr="0024270C">
              <w:rPr>
                <w:rFonts w:eastAsia="Arial" w:cs="Arial"/>
                <w:sz w:val="20"/>
              </w:rPr>
              <w:t>£0</w:t>
            </w:r>
          </w:p>
        </w:tc>
        <w:tc>
          <w:tcPr>
            <w:tcW w:w="743" w:type="dxa"/>
            <w:tcBorders>
              <w:top w:val="single" w:color="auto" w:sz="12" w:space="0"/>
              <w:left w:val="single" w:color="auto" w:sz="12" w:space="0"/>
              <w:right w:val="single" w:color="auto" w:sz="12" w:space="0"/>
            </w:tcBorders>
            <w:vAlign w:val="center"/>
          </w:tcPr>
          <w:p w:rsidRPr="0024270C" w:rsidR="00FD19B2" w:rsidP="00FD19B2" w:rsidRDefault="00FD19B2" w14:paraId="21FABD92" w14:textId="0087B615">
            <w:pPr>
              <w:pStyle w:val="IATableText"/>
              <w:jc w:val="center"/>
              <w:rPr>
                <w:rFonts w:cs="Arial"/>
                <w:sz w:val="20"/>
              </w:rPr>
            </w:pPr>
            <w:r w:rsidRPr="0024270C">
              <w:rPr>
                <w:rFonts w:eastAsia="Arial" w:cs="Arial"/>
                <w:sz w:val="20"/>
              </w:rPr>
              <w:t>0</w:t>
            </w:r>
          </w:p>
        </w:tc>
        <w:tc>
          <w:tcPr>
            <w:tcW w:w="2823" w:type="dxa"/>
            <w:tcBorders>
              <w:top w:val="single" w:color="auto" w:sz="12" w:space="0"/>
              <w:left w:val="single" w:color="auto" w:sz="12" w:space="0"/>
              <w:bottom w:val="single" w:color="auto" w:sz="12" w:space="0"/>
              <w:right w:val="single" w:color="auto" w:sz="12" w:space="0"/>
            </w:tcBorders>
            <w:vAlign w:val="bottom"/>
          </w:tcPr>
          <w:p w:rsidRPr="0024270C" w:rsidR="00FD19B2" w:rsidP="00FD19B2" w:rsidRDefault="00FD19B2" w14:paraId="2B4742B0" w14:textId="4E5B8AF4">
            <w:pPr>
              <w:pStyle w:val="POAABenLow"/>
              <w:rPr>
                <w:rFonts w:cs="Arial"/>
                <w:sz w:val="20"/>
              </w:rPr>
            </w:pPr>
            <w:r w:rsidRPr="0024270C">
              <w:rPr>
                <w:rFonts w:eastAsia="Arial" w:cs="Arial"/>
                <w:sz w:val="20"/>
              </w:rPr>
              <w:t>£</w:t>
            </w:r>
            <w:r w:rsidR="005510FF">
              <w:rPr>
                <w:rFonts w:eastAsia="Arial" w:cs="Arial"/>
                <w:sz w:val="20"/>
              </w:rPr>
              <w:t>7</w:t>
            </w:r>
            <w:r w:rsidR="00750C69">
              <w:rPr>
                <w:rFonts w:eastAsia="Arial" w:cs="Arial"/>
                <w:sz w:val="20"/>
              </w:rPr>
              <w:t>6</w:t>
            </w:r>
            <w:r w:rsidR="007F55A0">
              <w:rPr>
                <w:rFonts w:eastAsia="Arial" w:cs="Arial"/>
                <w:sz w:val="20"/>
              </w:rPr>
              <w:t>1.7</w:t>
            </w:r>
          </w:p>
        </w:tc>
        <w:tc>
          <w:tcPr>
            <w:tcW w:w="2924" w:type="dxa"/>
            <w:gridSpan w:val="2"/>
            <w:tcBorders>
              <w:top w:val="single" w:color="auto" w:sz="12" w:space="0"/>
              <w:left w:val="single" w:color="auto" w:sz="12" w:space="0"/>
              <w:bottom w:val="single" w:color="auto" w:sz="12" w:space="0"/>
            </w:tcBorders>
            <w:vAlign w:val="bottom"/>
          </w:tcPr>
          <w:p w:rsidRPr="0024270C" w:rsidR="00FD19B2" w:rsidP="00FD19B2" w:rsidRDefault="00FD19B2" w14:paraId="67D619B3" w14:textId="28EE95C6">
            <w:pPr>
              <w:pStyle w:val="POTBBenLow"/>
              <w:rPr>
                <w:rFonts w:cs="Arial"/>
                <w:sz w:val="20"/>
              </w:rPr>
            </w:pPr>
            <w:r w:rsidRPr="0024270C">
              <w:rPr>
                <w:rFonts w:eastAsia="Arial" w:cs="Arial"/>
                <w:spacing w:val="0"/>
                <w:sz w:val="20"/>
                <w:lang w:eastAsia="en-US"/>
              </w:rPr>
              <w:t>£</w:t>
            </w:r>
            <w:r w:rsidR="005510FF">
              <w:rPr>
                <w:rFonts w:eastAsia="Arial" w:cs="Arial"/>
                <w:spacing w:val="0"/>
                <w:sz w:val="20"/>
                <w:lang w:eastAsia="en-US"/>
              </w:rPr>
              <w:t>7,</w:t>
            </w:r>
            <w:r w:rsidR="00750C69">
              <w:rPr>
                <w:rFonts w:eastAsia="Arial" w:cs="Arial"/>
                <w:spacing w:val="0"/>
                <w:sz w:val="20"/>
                <w:lang w:eastAsia="en-US"/>
              </w:rPr>
              <w:t>2</w:t>
            </w:r>
            <w:r w:rsidR="00755FFA">
              <w:rPr>
                <w:rFonts w:eastAsia="Arial" w:cs="Arial"/>
                <w:spacing w:val="0"/>
                <w:sz w:val="20"/>
                <w:lang w:eastAsia="en-US"/>
              </w:rPr>
              <w:t>00.4</w:t>
            </w:r>
          </w:p>
        </w:tc>
      </w:tr>
      <w:tr w:rsidRPr="00CF16A5" w:rsidR="00562740" w:rsidTr="7293BF3C" w14:paraId="31ADC47E" w14:textId="77777777">
        <w:trPr>
          <w:trHeight w:val="348" w:hRule="exact"/>
        </w:trPr>
        <w:tc>
          <w:tcPr>
            <w:tcW w:w="2030" w:type="dxa"/>
            <w:tcBorders>
              <w:top w:val="single" w:color="auto" w:sz="12" w:space="0"/>
              <w:bottom w:val="single" w:color="auto" w:sz="12" w:space="0"/>
              <w:right w:val="single" w:color="auto" w:sz="12" w:space="0"/>
            </w:tcBorders>
            <w:vAlign w:val="center"/>
          </w:tcPr>
          <w:p w:rsidRPr="00CF16A5" w:rsidR="00FD19B2" w:rsidP="00FD19B2" w:rsidRDefault="00FD19B2" w14:paraId="1DFE2D2C" w14:textId="77777777">
            <w:pPr>
              <w:pStyle w:val="IATableLabel"/>
              <w:rPr>
                <w:rFonts w:cs="Arial"/>
              </w:rPr>
            </w:pPr>
            <w:r w:rsidRPr="00CF16A5">
              <w:rPr>
                <w:rFonts w:cs="Arial"/>
              </w:rPr>
              <w:t xml:space="preserve">High </w:t>
            </w:r>
          </w:p>
        </w:tc>
        <w:tc>
          <w:tcPr>
            <w:tcW w:w="1827" w:type="dxa"/>
            <w:tcBorders>
              <w:top w:val="single" w:color="auto" w:sz="12" w:space="0"/>
              <w:left w:val="single" w:color="auto" w:sz="12" w:space="0"/>
              <w:bottom w:val="single" w:color="auto" w:sz="12" w:space="0"/>
              <w:right w:val="single" w:color="auto" w:sz="12" w:space="0"/>
            </w:tcBorders>
            <w:vAlign w:val="center"/>
          </w:tcPr>
          <w:p w:rsidRPr="0024270C" w:rsidR="00FD19B2" w:rsidP="00FD19B2" w:rsidRDefault="00FD19B2" w14:paraId="3B17AFED" w14:textId="6DB37CA0">
            <w:pPr>
              <w:pStyle w:val="POTTBenHigh"/>
              <w:rPr>
                <w:rFonts w:cs="Arial"/>
                <w:sz w:val="20"/>
              </w:rPr>
            </w:pPr>
            <w:r w:rsidRPr="0024270C">
              <w:rPr>
                <w:rFonts w:eastAsia="Arial" w:cs="Arial"/>
                <w:sz w:val="20"/>
              </w:rPr>
              <w:t>£0</w:t>
            </w:r>
          </w:p>
        </w:tc>
        <w:tc>
          <w:tcPr>
            <w:tcW w:w="743" w:type="dxa"/>
            <w:vAlign w:val="center"/>
          </w:tcPr>
          <w:p w:rsidRPr="0024270C" w:rsidR="00FD19B2" w:rsidP="00FD19B2" w:rsidRDefault="00FD19B2" w14:paraId="16C4E0C1" w14:textId="77777777">
            <w:pPr>
              <w:pStyle w:val="IATableText"/>
              <w:jc w:val="right"/>
              <w:rPr>
                <w:rFonts w:cs="Arial"/>
                <w:sz w:val="20"/>
              </w:rPr>
            </w:pPr>
          </w:p>
        </w:tc>
        <w:tc>
          <w:tcPr>
            <w:tcW w:w="2823" w:type="dxa"/>
            <w:tcBorders>
              <w:top w:val="single" w:color="auto" w:sz="12" w:space="0"/>
              <w:left w:val="single" w:color="auto" w:sz="12" w:space="0"/>
              <w:bottom w:val="single" w:color="auto" w:sz="12" w:space="0"/>
              <w:right w:val="single" w:color="auto" w:sz="12" w:space="0"/>
            </w:tcBorders>
            <w:vAlign w:val="bottom"/>
          </w:tcPr>
          <w:p w:rsidRPr="0024270C" w:rsidR="00FD19B2" w:rsidP="00FD19B2" w:rsidRDefault="00FD19B2" w14:paraId="19EF14CC" w14:textId="63F48C51">
            <w:pPr>
              <w:pStyle w:val="POAABenHigh"/>
              <w:rPr>
                <w:rFonts w:cs="Arial"/>
                <w:sz w:val="20"/>
              </w:rPr>
            </w:pPr>
            <w:r w:rsidRPr="0024270C">
              <w:rPr>
                <w:rFonts w:eastAsia="Arial" w:cs="Arial"/>
                <w:spacing w:val="0"/>
                <w:sz w:val="20"/>
                <w:lang w:eastAsia="en-US"/>
              </w:rPr>
              <w:t>£</w:t>
            </w:r>
            <w:r w:rsidR="004A6B7A">
              <w:rPr>
                <w:rFonts w:eastAsia="Arial" w:cs="Arial"/>
                <w:spacing w:val="0"/>
                <w:sz w:val="20"/>
                <w:lang w:eastAsia="en-US"/>
              </w:rPr>
              <w:t>1,</w:t>
            </w:r>
            <w:r w:rsidR="00750C69">
              <w:rPr>
                <w:rFonts w:eastAsia="Arial" w:cs="Arial"/>
                <w:spacing w:val="0"/>
                <w:sz w:val="20"/>
                <w:lang w:eastAsia="en-US"/>
              </w:rPr>
              <w:t>5</w:t>
            </w:r>
            <w:r w:rsidR="007F55A0">
              <w:rPr>
                <w:rFonts w:eastAsia="Arial" w:cs="Arial"/>
                <w:spacing w:val="0"/>
                <w:sz w:val="20"/>
                <w:lang w:eastAsia="en-US"/>
              </w:rPr>
              <w:t>65.9</w:t>
            </w:r>
          </w:p>
        </w:tc>
        <w:tc>
          <w:tcPr>
            <w:tcW w:w="2924" w:type="dxa"/>
            <w:gridSpan w:val="2"/>
            <w:tcBorders>
              <w:top w:val="single" w:color="auto" w:sz="12" w:space="0"/>
              <w:left w:val="single" w:color="auto" w:sz="12" w:space="0"/>
              <w:bottom w:val="single" w:color="auto" w:sz="12" w:space="0"/>
            </w:tcBorders>
            <w:vAlign w:val="bottom"/>
          </w:tcPr>
          <w:p w:rsidRPr="0024270C" w:rsidR="00FD19B2" w:rsidP="00FD19B2" w:rsidRDefault="00FD19B2" w14:paraId="03FD90EF" w14:textId="37B7F2E4">
            <w:pPr>
              <w:pStyle w:val="POTBBenHigh"/>
              <w:rPr>
                <w:rFonts w:cs="Arial"/>
                <w:sz w:val="20"/>
              </w:rPr>
            </w:pPr>
            <w:r w:rsidRPr="0024270C">
              <w:rPr>
                <w:rFonts w:eastAsia="Arial" w:cs="Arial"/>
                <w:sz w:val="20"/>
              </w:rPr>
              <w:t>£</w:t>
            </w:r>
            <w:r w:rsidR="00CD58AB">
              <w:rPr>
                <w:rFonts w:eastAsia="Arial" w:cs="Arial"/>
                <w:sz w:val="20"/>
              </w:rPr>
              <w:t>1</w:t>
            </w:r>
            <w:r w:rsidR="005510FF">
              <w:rPr>
                <w:rFonts w:eastAsia="Arial" w:cs="Arial"/>
                <w:sz w:val="20"/>
              </w:rPr>
              <w:t>4,</w:t>
            </w:r>
            <w:r w:rsidR="00755FFA">
              <w:rPr>
                <w:rFonts w:eastAsia="Arial" w:cs="Arial"/>
                <w:sz w:val="20"/>
              </w:rPr>
              <w:t>770.6</w:t>
            </w:r>
          </w:p>
        </w:tc>
      </w:tr>
      <w:tr w:rsidRPr="00CF16A5" w:rsidR="00B80198" w:rsidTr="7293BF3C" w14:paraId="19195678" w14:textId="77777777">
        <w:trPr>
          <w:trHeight w:val="348" w:hRule="exact"/>
        </w:trPr>
        <w:tc>
          <w:tcPr>
            <w:tcW w:w="2030" w:type="dxa"/>
            <w:tcBorders>
              <w:top w:val="single" w:color="auto" w:sz="12" w:space="0"/>
              <w:bottom w:val="single" w:color="auto" w:sz="12" w:space="0"/>
              <w:right w:val="single" w:color="auto" w:sz="12" w:space="0"/>
            </w:tcBorders>
            <w:shd w:val="clear" w:color="auto" w:fill="FFFFFF" w:themeFill="background1"/>
            <w:vAlign w:val="center"/>
          </w:tcPr>
          <w:p w:rsidRPr="00CF16A5" w:rsidR="00FD19B2" w:rsidP="00FD19B2" w:rsidRDefault="00FD19B2" w14:paraId="7257DAEE" w14:textId="77777777">
            <w:pPr>
              <w:pStyle w:val="IATableLabel"/>
              <w:rPr>
                <w:rFonts w:cs="Arial"/>
              </w:rPr>
            </w:pPr>
            <w:r w:rsidRPr="00CF16A5">
              <w:rPr>
                <w:rFonts w:cs="Arial"/>
              </w:rPr>
              <w:t>Best Estimate</w:t>
            </w:r>
          </w:p>
          <w:p w:rsidRPr="00CF16A5" w:rsidR="00FD19B2" w:rsidP="00FD19B2" w:rsidRDefault="00FD19B2" w14:paraId="2F76CF67" w14:textId="77777777">
            <w:pPr>
              <w:pStyle w:val="IATableNotes"/>
              <w:spacing w:before="96" w:beforeLines="40"/>
              <w:ind w:left="0" w:right="-22"/>
              <w:jc w:val="center"/>
              <w:rPr>
                <w:rFonts w:cs="Arial"/>
                <w:b/>
                <w:sz w:val="20"/>
              </w:rPr>
            </w:pPr>
          </w:p>
        </w:tc>
        <w:tc>
          <w:tcPr>
            <w:tcW w:w="1827" w:type="dxa"/>
            <w:tcBorders>
              <w:top w:val="single" w:color="auto" w:sz="12" w:space="0"/>
              <w:left w:val="single" w:color="auto" w:sz="12" w:space="0"/>
              <w:bottom w:val="single" w:color="auto" w:sz="12" w:space="0"/>
              <w:right w:val="single" w:color="auto" w:sz="12" w:space="0"/>
            </w:tcBorders>
            <w:shd w:val="clear" w:color="auto" w:fill="FFFFFF" w:themeFill="background1"/>
            <w:vAlign w:val="center"/>
          </w:tcPr>
          <w:p w:rsidRPr="0024270C" w:rsidR="00FD19B2" w:rsidP="00FD19B2" w:rsidRDefault="00FD19B2" w14:paraId="7BFF6E78" w14:textId="4F1B25E8">
            <w:pPr>
              <w:pStyle w:val="POTTBenBest"/>
              <w:rPr>
                <w:rFonts w:cs="Arial"/>
                <w:sz w:val="20"/>
              </w:rPr>
            </w:pPr>
            <w:r w:rsidRPr="0024270C">
              <w:rPr>
                <w:rFonts w:eastAsia="Arial" w:cs="Arial"/>
                <w:spacing w:val="0"/>
                <w:sz w:val="20"/>
                <w:lang w:eastAsia="en-US"/>
              </w:rPr>
              <w:t xml:space="preserve"> £0</w:t>
            </w:r>
          </w:p>
        </w:tc>
        <w:tc>
          <w:tcPr>
            <w:tcW w:w="743" w:type="dxa"/>
            <w:vAlign w:val="center"/>
          </w:tcPr>
          <w:p w:rsidRPr="0024270C" w:rsidR="00FD19B2" w:rsidP="00FD19B2" w:rsidRDefault="00FD19B2" w14:paraId="113DD973" w14:textId="77777777">
            <w:pPr>
              <w:pStyle w:val="IATableText"/>
              <w:jc w:val="right"/>
              <w:rPr>
                <w:rFonts w:cs="Arial"/>
                <w:sz w:val="20"/>
              </w:rPr>
            </w:pPr>
          </w:p>
        </w:tc>
        <w:tc>
          <w:tcPr>
            <w:tcW w:w="2823" w:type="dxa"/>
            <w:tcBorders>
              <w:top w:val="single" w:color="auto" w:sz="12" w:space="0"/>
              <w:left w:val="single" w:color="auto" w:sz="12" w:space="0"/>
              <w:bottom w:val="single" w:color="auto" w:sz="12" w:space="0"/>
              <w:right w:val="single" w:color="auto" w:sz="12" w:space="0"/>
            </w:tcBorders>
            <w:shd w:val="clear" w:color="auto" w:fill="FFFFFF" w:themeFill="background1"/>
            <w:vAlign w:val="bottom"/>
          </w:tcPr>
          <w:p w:rsidRPr="0024270C" w:rsidR="00FD19B2" w:rsidP="00FD19B2" w:rsidRDefault="00FD19B2" w14:paraId="0CCBBAF7" w14:textId="26EDEB26">
            <w:pPr>
              <w:pStyle w:val="POAABenBest"/>
              <w:rPr>
                <w:rFonts w:cs="Arial"/>
                <w:sz w:val="20"/>
              </w:rPr>
            </w:pPr>
            <w:r w:rsidRPr="0024270C">
              <w:rPr>
                <w:rFonts w:eastAsia="Arial" w:cs="Arial"/>
                <w:sz w:val="20"/>
              </w:rPr>
              <w:t>£</w:t>
            </w:r>
            <w:r w:rsidR="005510FF">
              <w:rPr>
                <w:rFonts w:eastAsia="Arial" w:cs="Arial"/>
                <w:sz w:val="20"/>
              </w:rPr>
              <w:t>9</w:t>
            </w:r>
            <w:r w:rsidR="007F55A0">
              <w:rPr>
                <w:rFonts w:eastAsia="Arial" w:cs="Arial"/>
                <w:sz w:val="20"/>
              </w:rPr>
              <w:t>88.6</w:t>
            </w:r>
          </w:p>
        </w:tc>
        <w:tc>
          <w:tcPr>
            <w:tcW w:w="2924" w:type="dxa"/>
            <w:gridSpan w:val="2"/>
            <w:tcBorders>
              <w:top w:val="single" w:color="auto" w:sz="12" w:space="0"/>
              <w:left w:val="single" w:color="auto" w:sz="12" w:space="0"/>
              <w:bottom w:val="single" w:color="auto" w:sz="12" w:space="0"/>
            </w:tcBorders>
            <w:shd w:val="clear" w:color="auto" w:fill="FFFFFF" w:themeFill="background1"/>
            <w:vAlign w:val="bottom"/>
          </w:tcPr>
          <w:p w:rsidRPr="0024270C" w:rsidR="00FD19B2" w:rsidP="00FD19B2" w:rsidRDefault="00FD19B2" w14:paraId="7ED05351" w14:textId="1062CDE0">
            <w:pPr>
              <w:pStyle w:val="POTBBenBest"/>
              <w:rPr>
                <w:rFonts w:cs="Arial"/>
                <w:sz w:val="20"/>
              </w:rPr>
            </w:pPr>
            <w:r w:rsidRPr="0024270C">
              <w:rPr>
                <w:rFonts w:eastAsia="Arial" w:cs="Arial"/>
                <w:sz w:val="20"/>
              </w:rPr>
              <w:t>£</w:t>
            </w:r>
            <w:r w:rsidR="00FD7D43">
              <w:rPr>
                <w:rFonts w:eastAsia="Arial" w:cs="Arial"/>
                <w:sz w:val="20"/>
              </w:rPr>
              <w:t>9,3</w:t>
            </w:r>
            <w:r w:rsidR="00755FFA">
              <w:rPr>
                <w:rFonts w:eastAsia="Arial" w:cs="Arial"/>
                <w:sz w:val="20"/>
              </w:rPr>
              <w:t>13.0</w:t>
            </w:r>
          </w:p>
        </w:tc>
      </w:tr>
      <w:tr w:rsidRPr="00CF16A5" w:rsidR="00133E48" w:rsidTr="7293BF3C" w14:paraId="1C0C62AD" w14:textId="77777777">
        <w:trPr>
          <w:trHeight w:val="1607" w:hRule="exact"/>
        </w:trPr>
        <w:tc>
          <w:tcPr>
            <w:tcW w:w="10347" w:type="dxa"/>
            <w:gridSpan w:val="6"/>
            <w:tcBorders>
              <w:top w:val="single" w:color="auto" w:sz="12" w:space="0"/>
              <w:left w:val="single" w:color="auto" w:sz="12" w:space="0"/>
              <w:bottom w:val="single" w:color="auto" w:sz="12" w:space="0"/>
              <w:right w:val="single" w:color="auto" w:sz="12" w:space="0"/>
            </w:tcBorders>
          </w:tcPr>
          <w:p w:rsidRPr="00CF16A5" w:rsidR="00133E48" w:rsidP="001862D1" w:rsidRDefault="00133E48" w14:paraId="7C16FFCC" w14:textId="77777777">
            <w:pPr>
              <w:pStyle w:val="IPPOQ3"/>
              <w:rPr>
                <w:rFonts w:cs="Arial"/>
                <w:szCs w:val="22"/>
              </w:rPr>
            </w:pPr>
            <w:r w:rsidRPr="00CF16A5">
              <w:rPr>
                <w:rFonts w:cs="Arial"/>
              </w:rPr>
              <w:t xml:space="preserve">Description and scale of key monetised benefits by ‘main affected groups’ </w:t>
            </w:r>
          </w:p>
          <w:p w:rsidRPr="00CF16A5" w:rsidR="00133E48" w:rsidP="7293BF3C" w:rsidRDefault="00FD19B2" w14:paraId="19603CE2" w14:textId="62AD93E8">
            <w:pPr>
              <w:pStyle w:val="IAPOA3"/>
              <w:jc w:val="both"/>
              <w:rPr>
                <w:rFonts w:cs="Arial"/>
                <w:sz w:val="20"/>
              </w:rPr>
            </w:pPr>
            <w:r w:rsidRPr="7293BF3C">
              <w:rPr>
                <w:rFonts w:eastAsia="Arial" w:cs="Arial"/>
                <w:sz w:val="18"/>
                <w:szCs w:val="18"/>
              </w:rPr>
              <w:t xml:space="preserve">Participating households (with gardens) are charged for their garden waste collections by </w:t>
            </w:r>
            <w:r w:rsidRPr="7293BF3C" w:rsidR="008D303D">
              <w:rPr>
                <w:rFonts w:eastAsia="Arial" w:cs="Arial"/>
                <w:sz w:val="18"/>
                <w:szCs w:val="18"/>
              </w:rPr>
              <w:t>l</w:t>
            </w:r>
            <w:r w:rsidRPr="7293BF3C">
              <w:rPr>
                <w:rFonts w:eastAsia="Arial" w:cs="Arial"/>
                <w:sz w:val="18"/>
                <w:szCs w:val="18"/>
              </w:rPr>
              <w:t xml:space="preserve">ocal </w:t>
            </w:r>
            <w:r w:rsidRPr="7293BF3C" w:rsidR="008D303D">
              <w:rPr>
                <w:rFonts w:eastAsia="Arial" w:cs="Arial"/>
                <w:sz w:val="18"/>
                <w:szCs w:val="18"/>
              </w:rPr>
              <w:t>a</w:t>
            </w:r>
            <w:r w:rsidRPr="7293BF3C">
              <w:rPr>
                <w:rFonts w:eastAsia="Arial" w:cs="Arial"/>
                <w:sz w:val="18"/>
                <w:szCs w:val="18"/>
              </w:rPr>
              <w:t>uthorities. This is a disbenefit to them of £</w:t>
            </w:r>
            <w:r w:rsidRPr="7293BF3C" w:rsidR="000315C8">
              <w:rPr>
                <w:rFonts w:eastAsia="Arial" w:cs="Arial"/>
                <w:sz w:val="18"/>
                <w:szCs w:val="18"/>
              </w:rPr>
              <w:t>1</w:t>
            </w:r>
            <w:ins w:author="Montarsolo, Kaya" w:date="2024-10-30T16:16:00Z" w:id="35">
              <w:r w:rsidRPr="7293BF3C" w:rsidR="574461B5">
                <w:rPr>
                  <w:rFonts w:eastAsia="Arial" w:cs="Arial"/>
                  <w:sz w:val="18"/>
                  <w:szCs w:val="18"/>
                </w:rPr>
                <w:t>,</w:t>
              </w:r>
            </w:ins>
            <w:r w:rsidRPr="7293BF3C" w:rsidR="000315C8">
              <w:rPr>
                <w:rFonts w:eastAsia="Arial" w:cs="Arial"/>
                <w:sz w:val="18"/>
                <w:szCs w:val="18"/>
              </w:rPr>
              <w:t>003</w:t>
            </w:r>
            <w:r w:rsidRPr="7293BF3C">
              <w:rPr>
                <w:rFonts w:eastAsia="Arial" w:cs="Arial"/>
                <w:sz w:val="18"/>
                <w:szCs w:val="18"/>
              </w:rPr>
              <w:t xml:space="preserve">m over the appraisal period. </w:t>
            </w:r>
            <w:r w:rsidRPr="7293BF3C" w:rsidR="00BB1B33">
              <w:rPr>
                <w:rFonts w:eastAsia="Arial" w:cs="Arial"/>
                <w:sz w:val="18"/>
                <w:szCs w:val="18"/>
              </w:rPr>
              <w:t xml:space="preserve">There is a benefit to local authorities (£149m) and </w:t>
            </w:r>
            <w:r w:rsidRPr="7293BF3C" w:rsidR="008465EF">
              <w:rPr>
                <w:rFonts w:eastAsia="Arial" w:cs="Arial"/>
                <w:sz w:val="18"/>
                <w:szCs w:val="18"/>
              </w:rPr>
              <w:t>NHM</w:t>
            </w:r>
            <w:r w:rsidRPr="7293BF3C" w:rsidR="00BB1B33">
              <w:rPr>
                <w:rFonts w:eastAsia="Arial" w:cs="Arial"/>
                <w:sz w:val="18"/>
                <w:szCs w:val="18"/>
              </w:rPr>
              <w:t xml:space="preserve"> (£</w:t>
            </w:r>
            <w:r w:rsidRPr="7293BF3C" w:rsidR="00DB541B">
              <w:rPr>
                <w:rFonts w:eastAsia="Arial" w:cs="Arial"/>
                <w:sz w:val="18"/>
                <w:szCs w:val="18"/>
              </w:rPr>
              <w:t>5,067m</w:t>
            </w:r>
            <w:r w:rsidRPr="7293BF3C" w:rsidR="00BB1B33">
              <w:rPr>
                <w:rFonts w:eastAsia="Arial" w:cs="Arial"/>
                <w:sz w:val="18"/>
                <w:szCs w:val="18"/>
              </w:rPr>
              <w:t xml:space="preserve">) from reduced landfill tax payments. However, this is a transfer as it reduces revenue for the </w:t>
            </w:r>
            <w:r w:rsidRPr="7293BF3C" w:rsidR="008465EF">
              <w:rPr>
                <w:rFonts w:eastAsia="Arial" w:cs="Arial"/>
                <w:sz w:val="18"/>
                <w:szCs w:val="18"/>
              </w:rPr>
              <w:t>G</w:t>
            </w:r>
            <w:r w:rsidRPr="7293BF3C" w:rsidR="00BB1B33">
              <w:rPr>
                <w:rFonts w:eastAsia="Arial" w:cs="Arial"/>
                <w:sz w:val="18"/>
                <w:szCs w:val="18"/>
              </w:rPr>
              <w:t xml:space="preserve">overnment. The Government therefore has a lost benefit of £4,175m in reduced landfill tax </w:t>
            </w:r>
            <w:r w:rsidRPr="7293BF3C" w:rsidR="00C038E8">
              <w:rPr>
                <w:rFonts w:eastAsia="Arial" w:cs="Arial"/>
                <w:sz w:val="18"/>
                <w:szCs w:val="18"/>
              </w:rPr>
              <w:t>receipts.</w:t>
            </w:r>
            <w:r w:rsidRPr="7293BF3C" w:rsidR="004A6B7A">
              <w:rPr>
                <w:rFonts w:eastAsia="Arial" w:cs="Arial"/>
                <w:sz w:val="18"/>
                <w:szCs w:val="18"/>
              </w:rPr>
              <w:t xml:space="preserve"> </w:t>
            </w:r>
            <w:r w:rsidRPr="7293BF3C">
              <w:rPr>
                <w:rFonts w:eastAsia="Arial" w:cs="Arial"/>
                <w:sz w:val="18"/>
                <w:szCs w:val="18"/>
              </w:rPr>
              <w:t>There is a saving to the NHM sector of £</w:t>
            </w:r>
            <w:r w:rsidRPr="7293BF3C" w:rsidR="009C07E9">
              <w:rPr>
                <w:rFonts w:eastAsia="Arial" w:cs="Arial"/>
                <w:sz w:val="18"/>
                <w:szCs w:val="18"/>
              </w:rPr>
              <w:t>5,067</w:t>
            </w:r>
            <w:r w:rsidRPr="7293BF3C">
              <w:rPr>
                <w:rFonts w:eastAsia="Arial" w:cs="Arial"/>
                <w:sz w:val="18"/>
                <w:szCs w:val="18"/>
              </w:rPr>
              <w:t xml:space="preserve">m from reduced landfill tax payments (NB landfill tax payments concerning </w:t>
            </w:r>
            <w:r w:rsidRPr="7293BF3C" w:rsidR="008D303D">
              <w:rPr>
                <w:rFonts w:eastAsia="Arial" w:cs="Arial"/>
                <w:sz w:val="18"/>
                <w:szCs w:val="18"/>
              </w:rPr>
              <w:t>l</w:t>
            </w:r>
            <w:r w:rsidRPr="7293BF3C">
              <w:rPr>
                <w:rFonts w:eastAsia="Arial" w:cs="Arial"/>
                <w:sz w:val="18"/>
                <w:szCs w:val="18"/>
              </w:rPr>
              <w:t xml:space="preserve">ocal </w:t>
            </w:r>
            <w:r w:rsidRPr="7293BF3C" w:rsidR="008D303D">
              <w:rPr>
                <w:rFonts w:eastAsia="Arial" w:cs="Arial"/>
                <w:sz w:val="18"/>
                <w:szCs w:val="18"/>
              </w:rPr>
              <w:t>a</w:t>
            </w:r>
            <w:r w:rsidRPr="7293BF3C">
              <w:rPr>
                <w:rFonts w:eastAsia="Arial" w:cs="Arial"/>
                <w:sz w:val="18"/>
                <w:szCs w:val="18"/>
              </w:rPr>
              <w:t>uthorities are included in their waste management costs). Carbon savings (traded and non-traded) are estimated at £10,</w:t>
            </w:r>
            <w:r w:rsidRPr="7293BF3C" w:rsidR="009C07E9">
              <w:rPr>
                <w:rFonts w:eastAsia="Arial" w:cs="Arial"/>
                <w:sz w:val="18"/>
                <w:szCs w:val="18"/>
              </w:rPr>
              <w:t>46</w:t>
            </w:r>
            <w:r w:rsidRPr="7293BF3C" w:rsidR="00AD367E">
              <w:rPr>
                <w:rFonts w:eastAsia="Arial" w:cs="Arial"/>
                <w:sz w:val="18"/>
                <w:szCs w:val="18"/>
              </w:rPr>
              <w:t>6</w:t>
            </w:r>
            <w:r w:rsidRPr="7293BF3C">
              <w:rPr>
                <w:rFonts w:eastAsia="Arial" w:cs="Arial"/>
                <w:sz w:val="18"/>
                <w:szCs w:val="18"/>
              </w:rPr>
              <w:t>m. These savings are net of emissions associated with an increase in recycling activity. All values are discounted.</w:t>
            </w:r>
          </w:p>
        </w:tc>
      </w:tr>
      <w:tr w:rsidRPr="00CF16A5" w:rsidR="00133E48" w:rsidTr="7293BF3C" w14:paraId="7CC7FD47" w14:textId="77777777">
        <w:trPr>
          <w:trHeight w:val="989" w:hRule="exact"/>
        </w:trPr>
        <w:tc>
          <w:tcPr>
            <w:tcW w:w="10347" w:type="dxa"/>
            <w:gridSpan w:val="6"/>
            <w:tcBorders>
              <w:top w:val="single" w:color="auto" w:sz="12" w:space="0"/>
            </w:tcBorders>
          </w:tcPr>
          <w:p w:rsidRPr="00CF16A5" w:rsidR="00133E48" w:rsidP="001862D1" w:rsidRDefault="00133E48" w14:paraId="22323FA5" w14:textId="77777777">
            <w:pPr>
              <w:pStyle w:val="IAPOQ4"/>
              <w:rPr>
                <w:rFonts w:cs="Arial"/>
                <w:szCs w:val="22"/>
              </w:rPr>
            </w:pPr>
            <w:r w:rsidRPr="00CF16A5">
              <w:rPr>
                <w:rFonts w:cs="Arial"/>
              </w:rPr>
              <w:t xml:space="preserve">Other key non-monetised benefits by ‘main affected groups’ </w:t>
            </w:r>
          </w:p>
          <w:p w:rsidRPr="00CF16A5" w:rsidR="00133E48" w:rsidP="002225A5" w:rsidRDefault="04C39486" w14:paraId="7CC06AA3" w14:textId="36CD58A4">
            <w:pPr>
              <w:pStyle w:val="IAPOA4"/>
              <w:jc w:val="both"/>
              <w:rPr>
                <w:rFonts w:cs="Arial"/>
              </w:rPr>
            </w:pPr>
            <w:r w:rsidRPr="7C995945">
              <w:rPr>
                <w:rFonts w:eastAsia="Arial" w:cs="Arial"/>
                <w:sz w:val="18"/>
                <w:szCs w:val="18"/>
              </w:rPr>
              <w:t xml:space="preserve">The recycling industry benefits from an increased supply of higher quality and quantity of materials.  We were also not able to monetise the additional GHG savings associated with higher quality </w:t>
            </w:r>
            <w:proofErr w:type="spellStart"/>
            <w:r w:rsidRPr="7C995945">
              <w:rPr>
                <w:rFonts w:eastAsia="Arial" w:cs="Arial"/>
                <w:sz w:val="18"/>
                <w:szCs w:val="18"/>
              </w:rPr>
              <w:t>recyclate</w:t>
            </w:r>
            <w:proofErr w:type="spellEnd"/>
            <w:r w:rsidRPr="7C995945">
              <w:rPr>
                <w:rFonts w:eastAsia="Arial" w:cs="Arial"/>
                <w:sz w:val="18"/>
                <w:szCs w:val="18"/>
              </w:rPr>
              <w:t xml:space="preserve"> that is more likely to be produced under </w:t>
            </w:r>
            <w:r w:rsidRPr="7C995945" w:rsidR="764D5713">
              <w:rPr>
                <w:rFonts w:eastAsia="Arial" w:cs="Arial"/>
                <w:sz w:val="18"/>
                <w:szCs w:val="18"/>
              </w:rPr>
              <w:t>systems with further separation</w:t>
            </w:r>
            <w:r w:rsidRPr="7C995945">
              <w:rPr>
                <w:rFonts w:eastAsia="Arial" w:cs="Arial"/>
                <w:sz w:val="18"/>
                <w:szCs w:val="18"/>
              </w:rPr>
              <w:t>. Impacts on jobs, innovation and trade are presented qualitatively.</w:t>
            </w:r>
          </w:p>
        </w:tc>
      </w:tr>
      <w:tr w:rsidRPr="00CF16A5" w:rsidR="00133E48" w:rsidTr="7293BF3C" w14:paraId="5444DF35" w14:textId="77777777">
        <w:trPr>
          <w:trHeight w:val="349" w:hRule="exact"/>
        </w:trPr>
        <w:tc>
          <w:tcPr>
            <w:tcW w:w="8837" w:type="dxa"/>
            <w:gridSpan w:val="5"/>
            <w:tcBorders>
              <w:top w:val="single" w:color="auto" w:sz="12" w:space="0"/>
              <w:bottom w:val="single" w:color="auto" w:sz="12" w:space="0"/>
              <w:right w:val="single" w:color="auto" w:sz="12" w:space="0"/>
            </w:tcBorders>
          </w:tcPr>
          <w:p w:rsidRPr="00CF16A5" w:rsidR="00133E48" w:rsidP="001862D1" w:rsidRDefault="00133E48" w14:paraId="1F4C759F" w14:textId="77777777">
            <w:pPr>
              <w:pStyle w:val="IATableLabel"/>
              <w:tabs>
                <w:tab w:val="left" w:pos="7655"/>
              </w:tabs>
              <w:rPr>
                <w:rFonts w:cs="Arial"/>
              </w:rPr>
            </w:pPr>
            <w:r w:rsidRPr="00CF16A5">
              <w:rPr>
                <w:rStyle w:val="IAPOQ5Char"/>
                <w:rFonts w:cs="Arial"/>
                <w:b/>
              </w:rPr>
              <w:t>Key assumptions/sensitivities/risks</w:t>
            </w:r>
            <w:r w:rsidRPr="00CF16A5">
              <w:rPr>
                <w:rFonts w:cs="Arial"/>
              </w:rPr>
              <w:tab/>
            </w:r>
            <w:r w:rsidRPr="00CF16A5">
              <w:rPr>
                <w:rFonts w:cs="Arial"/>
              </w:rPr>
              <w:t>Discount rate (%)</w:t>
            </w:r>
          </w:p>
          <w:p w:rsidRPr="00CF16A5" w:rsidR="00133E48" w:rsidP="001862D1" w:rsidRDefault="00133E48" w14:paraId="53490CBB" w14:textId="77777777">
            <w:pPr>
              <w:pStyle w:val="IATableLabel"/>
              <w:rPr>
                <w:rFonts w:cs="Arial"/>
              </w:rPr>
            </w:pPr>
          </w:p>
        </w:tc>
        <w:tc>
          <w:tcPr>
            <w:tcW w:w="1510" w:type="dxa"/>
            <w:tcBorders>
              <w:top w:val="single" w:color="auto" w:sz="12" w:space="0"/>
              <w:left w:val="single" w:color="auto" w:sz="12" w:space="0"/>
              <w:bottom w:val="single" w:color="auto" w:sz="12" w:space="0"/>
            </w:tcBorders>
          </w:tcPr>
          <w:p w:rsidRPr="00CF16A5" w:rsidR="00133E48" w:rsidP="001862D1" w:rsidRDefault="00133E48" w14:paraId="347A5613" w14:textId="77777777">
            <w:pPr>
              <w:pStyle w:val="IAPODisRate"/>
              <w:rPr>
                <w:rFonts w:cs="Arial"/>
              </w:rPr>
            </w:pPr>
            <w:r w:rsidRPr="00CF16A5">
              <w:rPr>
                <w:rFonts w:cs="Arial"/>
              </w:rPr>
              <w:t>3.5</w:t>
            </w:r>
          </w:p>
        </w:tc>
      </w:tr>
      <w:tr w:rsidRPr="00CF16A5" w:rsidR="00133E48" w:rsidTr="7293BF3C" w14:paraId="6D170DA3" w14:textId="77777777">
        <w:trPr>
          <w:trHeight w:val="2409" w:hRule="exact"/>
        </w:trPr>
        <w:tc>
          <w:tcPr>
            <w:tcW w:w="10347" w:type="dxa"/>
            <w:gridSpan w:val="6"/>
            <w:tcBorders>
              <w:top w:val="nil"/>
              <w:bottom w:val="single" w:color="auto" w:sz="12" w:space="0"/>
            </w:tcBorders>
          </w:tcPr>
          <w:p w:rsidRPr="0024270C" w:rsidR="00FD19B2" w:rsidP="00FD19B2" w:rsidRDefault="00FD19B2" w14:paraId="01CD75E0" w14:textId="4EC50F2A">
            <w:pPr>
              <w:pStyle w:val="IPPOQ3"/>
              <w:jc w:val="both"/>
              <w:rPr>
                <w:rFonts w:eastAsia="Arial" w:cs="Arial"/>
                <w:b w:val="0"/>
                <w:bCs/>
                <w:color w:val="auto"/>
                <w:sz w:val="18"/>
                <w:szCs w:val="18"/>
              </w:rPr>
            </w:pPr>
            <w:r w:rsidRPr="0024270C">
              <w:rPr>
                <w:rFonts w:eastAsia="Arial" w:cs="Arial"/>
                <w:b w:val="0"/>
                <w:bCs/>
                <w:color w:val="auto"/>
                <w:sz w:val="18"/>
                <w:szCs w:val="18"/>
              </w:rPr>
              <w:t xml:space="preserve">For the household sector, the uptake in recycling is estimated based on WRAP’s modelling. The modelling reflects different collection schemes, rurality, deprivation levels and ONS data across different </w:t>
            </w:r>
            <w:r w:rsidR="008D303D">
              <w:rPr>
                <w:rFonts w:eastAsia="Arial" w:cs="Arial"/>
                <w:b w:val="0"/>
                <w:bCs/>
                <w:color w:val="auto"/>
                <w:sz w:val="18"/>
                <w:szCs w:val="18"/>
              </w:rPr>
              <w:t>l</w:t>
            </w:r>
            <w:r w:rsidRPr="0024270C">
              <w:rPr>
                <w:rFonts w:eastAsia="Arial" w:cs="Arial"/>
                <w:b w:val="0"/>
                <w:bCs/>
                <w:color w:val="auto"/>
                <w:sz w:val="18"/>
                <w:szCs w:val="18"/>
              </w:rPr>
              <w:t xml:space="preserve">ocal </w:t>
            </w:r>
            <w:r w:rsidR="008D303D">
              <w:rPr>
                <w:rFonts w:eastAsia="Arial" w:cs="Arial"/>
                <w:b w:val="0"/>
                <w:bCs/>
                <w:color w:val="auto"/>
                <w:sz w:val="18"/>
                <w:szCs w:val="18"/>
              </w:rPr>
              <w:t>a</w:t>
            </w:r>
            <w:r w:rsidRPr="0024270C">
              <w:rPr>
                <w:rFonts w:eastAsia="Arial" w:cs="Arial"/>
                <w:b w:val="0"/>
                <w:bCs/>
                <w:color w:val="auto"/>
                <w:sz w:val="18"/>
                <w:szCs w:val="18"/>
              </w:rPr>
              <w:t xml:space="preserve">uthority areas. The high and low sensitivities do not assume any change in recycling yields from best estimates. They account for different material prices and gate fees and reflect uncertainty associated with key capital (such as vehicles and containers) and operating costs (such as labour). Concerning garden waste collections, we assume that the households (that are charged) have requested to have a separate collection.  </w:t>
            </w:r>
          </w:p>
          <w:p w:rsidRPr="0024270C" w:rsidR="00133E48" w:rsidP="0024270C" w:rsidRDefault="00FD19B2" w14:paraId="7133D8F4" w14:textId="22C8807E">
            <w:pPr>
              <w:pStyle w:val="IPPOQ3"/>
              <w:jc w:val="both"/>
              <w:rPr>
                <w:rFonts w:eastAsia="Arial" w:cs="Arial"/>
                <w:b w:val="0"/>
                <w:bCs/>
                <w:color w:val="auto"/>
                <w:sz w:val="18"/>
                <w:szCs w:val="18"/>
              </w:rPr>
            </w:pPr>
            <w:r w:rsidRPr="0024270C">
              <w:rPr>
                <w:rFonts w:eastAsia="Arial" w:cs="Arial"/>
                <w:b w:val="0"/>
                <w:bCs/>
                <w:color w:val="auto"/>
                <w:sz w:val="18"/>
                <w:szCs w:val="18"/>
              </w:rPr>
              <w:t xml:space="preserve">The NHM ‘presented’ baseline recycling rate is estimated to be </w:t>
            </w:r>
            <w:r w:rsidRPr="0024270C" w:rsidR="00FE17A6">
              <w:rPr>
                <w:rFonts w:eastAsia="Arial" w:cs="Arial"/>
                <w:b w:val="0"/>
                <w:bCs/>
                <w:color w:val="auto"/>
                <w:sz w:val="18"/>
                <w:szCs w:val="18"/>
              </w:rPr>
              <w:t>4</w:t>
            </w:r>
            <w:r w:rsidR="00FE17A6">
              <w:rPr>
                <w:rFonts w:eastAsia="Arial" w:cs="Arial"/>
                <w:b w:val="0"/>
                <w:bCs/>
                <w:color w:val="auto"/>
                <w:sz w:val="18"/>
                <w:szCs w:val="18"/>
              </w:rPr>
              <w:t>3.3</w:t>
            </w:r>
            <w:r w:rsidRPr="0024270C">
              <w:rPr>
                <w:rFonts w:eastAsia="Arial" w:cs="Arial"/>
                <w:b w:val="0"/>
                <w:bCs/>
                <w:color w:val="auto"/>
                <w:sz w:val="18"/>
                <w:szCs w:val="18"/>
              </w:rPr>
              <w:t xml:space="preserve">%. It is likely that this is an overestimate which means that we might overestimate costs to businesses and underestimate carbon savings. However, this aligns with our cautious approach to estimating costs to businesses. </w:t>
            </w:r>
            <w:r w:rsidRPr="009E7A40" w:rsidR="001F39B3">
              <w:rPr>
                <w:rFonts w:eastAsia="Arial" w:cs="Arial"/>
                <w:b w:val="0"/>
                <w:bCs/>
                <w:sz w:val="18"/>
                <w:szCs w:val="18"/>
              </w:rPr>
              <w:t>The baseline is also adjusted to include the DRS effect.</w:t>
            </w:r>
            <w:r w:rsidR="001F39B3">
              <w:rPr>
                <w:rFonts w:eastAsia="Arial" w:cs="Arial"/>
                <w:sz w:val="18"/>
                <w:szCs w:val="18"/>
              </w:rPr>
              <w:t xml:space="preserve"> </w:t>
            </w:r>
            <w:r w:rsidRPr="0024270C">
              <w:rPr>
                <w:rFonts w:eastAsia="Arial" w:cs="Arial"/>
                <w:b w:val="0"/>
                <w:bCs/>
                <w:color w:val="auto"/>
                <w:sz w:val="18"/>
                <w:szCs w:val="18"/>
              </w:rPr>
              <w:t xml:space="preserve">For Option 4M, we assume that 80% of the total tonnage that could be recycled is presented by business. This is our central estimate. We also modelled 70% and 90% capture rates for low and high estimates, respectively. The high and low sensitivities also include familiarisation costs, lift prices and DRS effect. </w:t>
            </w:r>
            <w:r w:rsidRPr="0024270C">
              <w:rPr>
                <w:rFonts w:eastAsia="Arial" w:cs="Arial"/>
                <w:b w:val="0"/>
                <w:bCs/>
                <w:sz w:val="18"/>
                <w:szCs w:val="18"/>
              </w:rPr>
              <w:t>For the cross-cutting impacts (carbon savings), we used low, central and high carbon prices.</w:t>
            </w:r>
          </w:p>
        </w:tc>
      </w:tr>
    </w:tbl>
    <w:p w:rsidRPr="001F44B7" w:rsidR="001F44B7" w:rsidP="00F11E44" w:rsidRDefault="00133E48" w14:paraId="0A50C6CA" w14:textId="57E7AC29">
      <w:pPr>
        <w:pStyle w:val="IAHeadLabel"/>
        <w:spacing w:before="50"/>
        <w:rPr>
          <w:rFonts w:cs="Arial"/>
        </w:rPr>
      </w:pPr>
      <w:r w:rsidRPr="00CF16A5">
        <w:rPr>
          <w:rFonts w:cs="Arial"/>
        </w:rPr>
        <w:t xml:space="preserve">BUSINESS ASSESSMENT (Option </w:t>
      </w:r>
      <w:r w:rsidR="0024270C">
        <w:rPr>
          <w:rFonts w:cs="Arial"/>
          <w:noProof/>
        </w:rPr>
        <w:t>4</w:t>
      </w:r>
      <w:r w:rsidRPr="00CF16A5">
        <w:rPr>
          <w:rFonts w:cs="Arial"/>
        </w:rPr>
        <w:t>)</w:t>
      </w:r>
    </w:p>
    <w:tbl>
      <w:tblPr>
        <w:tblW w:w="5085" w:type="pct"/>
        <w:tblInd w:w="-157" w:type="dxa"/>
        <w:tblBorders>
          <w:top w:val="single" w:color="auto" w:sz="4" w:space="0"/>
          <w:left w:val="single" w:color="auto" w:sz="4" w:space="0"/>
          <w:bottom w:val="single" w:color="auto" w:sz="4" w:space="0"/>
          <w:right w:val="single" w:color="auto" w:sz="4" w:space="0"/>
        </w:tblBorders>
        <w:tblLayout w:type="fixed"/>
        <w:tblCellMar>
          <w:left w:w="0" w:type="dxa"/>
          <w:right w:w="0" w:type="dxa"/>
        </w:tblCellMar>
        <w:tblLook w:val="01E0" w:firstRow="1" w:lastRow="1" w:firstColumn="1" w:lastColumn="1" w:noHBand="0" w:noVBand="0"/>
      </w:tblPr>
      <w:tblGrid>
        <w:gridCol w:w="1977"/>
        <w:gridCol w:w="2085"/>
        <w:gridCol w:w="1397"/>
        <w:gridCol w:w="4889"/>
      </w:tblGrid>
      <w:tr w:rsidRPr="001F44B7" w:rsidR="001F44B7" w:rsidTr="00397C08" w14:paraId="472CDD5F" w14:textId="77777777">
        <w:trPr>
          <w:trHeight w:val="607" w:hRule="exact"/>
        </w:trPr>
        <w:tc>
          <w:tcPr>
            <w:tcW w:w="5459" w:type="dxa"/>
            <w:gridSpan w:val="3"/>
            <w:tcBorders>
              <w:top w:val="single" w:color="auto" w:sz="12" w:space="0"/>
              <w:left w:val="single" w:color="auto" w:sz="12" w:space="0"/>
              <w:bottom w:val="nil"/>
              <w:right w:val="single" w:color="auto" w:sz="12" w:space="0"/>
            </w:tcBorders>
          </w:tcPr>
          <w:p w:rsidRPr="001F44B7" w:rsidR="001F44B7" w:rsidP="001F44B7" w:rsidRDefault="001F44B7" w14:paraId="57E6E18A" w14:textId="77777777">
            <w:pPr>
              <w:spacing w:before="50" w:after="50"/>
              <w:ind w:left="113" w:right="113"/>
              <w:rPr>
                <w:rFonts w:eastAsia="SimSun" w:cs="Arial"/>
                <w:b/>
                <w:color w:val="000000"/>
                <w:spacing w:val="-5"/>
                <w:sz w:val="20"/>
                <w:szCs w:val="20"/>
                <w:lang w:eastAsia="zh-CN"/>
              </w:rPr>
            </w:pPr>
            <w:r w:rsidRPr="001F44B7">
              <w:rPr>
                <w:rFonts w:eastAsia="SimSun" w:cs="Arial"/>
                <w:b/>
                <w:color w:val="000000"/>
                <w:spacing w:val="-5"/>
                <w:sz w:val="20"/>
                <w:szCs w:val="20"/>
                <w:lang w:eastAsia="zh-CN"/>
              </w:rPr>
              <w:t xml:space="preserve">Direct impact on business (Equivalent Annual) £m: </w:t>
            </w:r>
          </w:p>
        </w:tc>
        <w:tc>
          <w:tcPr>
            <w:tcW w:w="4889" w:type="dxa"/>
            <w:tcBorders>
              <w:top w:val="single" w:color="auto" w:sz="12" w:space="0"/>
              <w:left w:val="single" w:color="auto" w:sz="12" w:space="0"/>
              <w:bottom w:val="nil"/>
              <w:right w:val="single" w:color="auto" w:sz="12" w:space="0"/>
            </w:tcBorders>
          </w:tcPr>
          <w:p w:rsidRPr="001F44B7" w:rsidR="001F44B7" w:rsidP="001F44B7" w:rsidRDefault="001F44B7" w14:paraId="4F6740C6" w14:textId="2D156811">
            <w:pPr>
              <w:spacing w:before="50" w:after="50"/>
              <w:ind w:left="113" w:right="113"/>
              <w:rPr>
                <w:rFonts w:eastAsia="SimSun" w:cs="Arial"/>
                <w:b/>
                <w:color w:val="000000"/>
                <w:spacing w:val="-5"/>
                <w:sz w:val="20"/>
                <w:szCs w:val="20"/>
                <w:lang w:eastAsia="zh-CN"/>
              </w:rPr>
            </w:pPr>
            <w:r w:rsidRPr="001F44B7">
              <w:rPr>
                <w:rFonts w:eastAsia="SimSun" w:cs="Arial"/>
                <w:b/>
                <w:color w:val="000000"/>
                <w:spacing w:val="-5"/>
                <w:sz w:val="20"/>
                <w:szCs w:val="20"/>
                <w:lang w:eastAsia="zh-CN"/>
              </w:rPr>
              <w:t xml:space="preserve">Score for Business Impact Target (qualifying provisions only) £m: </w:t>
            </w:r>
            <w:r w:rsidR="0015062B">
              <w:rPr>
                <w:rFonts w:eastAsia="SimSun" w:cs="Arial"/>
                <w:b/>
                <w:color w:val="000000"/>
                <w:spacing w:val="-5"/>
                <w:sz w:val="20"/>
                <w:szCs w:val="20"/>
                <w:lang w:eastAsia="zh-CN"/>
              </w:rPr>
              <w:t>£</w:t>
            </w:r>
            <w:r w:rsidR="00704E53">
              <w:rPr>
                <w:rFonts w:eastAsia="SimSun" w:cs="Arial"/>
                <w:b/>
                <w:color w:val="000000"/>
                <w:spacing w:val="-5"/>
                <w:sz w:val="20"/>
                <w:szCs w:val="20"/>
                <w:lang w:eastAsia="zh-CN"/>
              </w:rPr>
              <w:t>1,44</w:t>
            </w:r>
            <w:r w:rsidR="002C58CA">
              <w:rPr>
                <w:rFonts w:eastAsia="SimSun" w:cs="Arial"/>
                <w:b/>
                <w:color w:val="000000"/>
                <w:spacing w:val="-5"/>
                <w:sz w:val="20"/>
                <w:szCs w:val="20"/>
                <w:lang w:eastAsia="zh-CN"/>
              </w:rPr>
              <w:t>4.9</w:t>
            </w:r>
          </w:p>
        </w:tc>
      </w:tr>
      <w:tr w:rsidRPr="001F44B7" w:rsidR="001F44B7" w:rsidTr="009E7A40" w14:paraId="29C60BEA" w14:textId="77777777">
        <w:trPr>
          <w:trHeight w:val="765" w:hRule="exact"/>
        </w:trPr>
        <w:tc>
          <w:tcPr>
            <w:tcW w:w="1977" w:type="dxa"/>
            <w:tcBorders>
              <w:top w:val="single" w:color="auto" w:sz="12" w:space="0"/>
              <w:left w:val="single" w:color="auto" w:sz="12" w:space="0"/>
              <w:bottom w:val="single" w:color="auto" w:sz="12" w:space="0"/>
              <w:right w:val="single" w:color="auto" w:sz="12" w:space="0"/>
            </w:tcBorders>
            <w:shd w:val="clear" w:color="auto" w:fill="FFFFFF"/>
          </w:tcPr>
          <w:p w:rsidRPr="001F44B7" w:rsidR="001F44B7" w:rsidP="001F44B7" w:rsidRDefault="001F44B7" w14:paraId="1F355F81" w14:textId="29461823">
            <w:pPr>
              <w:spacing w:before="50" w:after="50"/>
              <w:ind w:left="113" w:right="113"/>
              <w:rPr>
                <w:rFonts w:eastAsia="SimSun" w:cs="Arial"/>
                <w:b/>
                <w:color w:val="000000"/>
                <w:spacing w:val="-5"/>
                <w:sz w:val="20"/>
                <w:szCs w:val="20"/>
                <w:lang w:eastAsia="zh-CN"/>
              </w:rPr>
            </w:pPr>
            <w:r w:rsidRPr="001F44B7">
              <w:rPr>
                <w:rFonts w:eastAsia="SimSun" w:cs="Arial"/>
                <w:b/>
                <w:color w:val="000000"/>
                <w:spacing w:val="-5"/>
                <w:sz w:val="20"/>
                <w:szCs w:val="20"/>
                <w:lang w:eastAsia="zh-CN"/>
              </w:rPr>
              <w:t xml:space="preserve">Costs: </w:t>
            </w:r>
            <w:r w:rsidR="00713BBC">
              <w:rPr>
                <w:rFonts w:eastAsia="SimSun" w:cs="Arial"/>
                <w:b/>
                <w:color w:val="000000"/>
                <w:spacing w:val="-5"/>
                <w:sz w:val="20"/>
                <w:szCs w:val="20"/>
                <w:lang w:eastAsia="zh-CN"/>
              </w:rPr>
              <w:t>£35</w:t>
            </w:r>
            <w:r w:rsidR="002C58CA">
              <w:rPr>
                <w:rFonts w:eastAsia="SimSun" w:cs="Arial"/>
                <w:b/>
                <w:color w:val="000000"/>
                <w:spacing w:val="-5"/>
                <w:sz w:val="20"/>
                <w:szCs w:val="20"/>
                <w:lang w:eastAsia="zh-CN"/>
              </w:rPr>
              <w:t>2</w:t>
            </w:r>
            <w:r w:rsidR="003D4CBB">
              <w:rPr>
                <w:rFonts w:eastAsia="SimSun" w:cs="Arial"/>
                <w:b/>
                <w:color w:val="000000"/>
                <w:spacing w:val="-5"/>
                <w:sz w:val="20"/>
                <w:szCs w:val="20"/>
                <w:lang w:eastAsia="zh-CN"/>
              </w:rPr>
              <w:t>.0</w:t>
            </w:r>
          </w:p>
        </w:tc>
        <w:tc>
          <w:tcPr>
            <w:tcW w:w="2085" w:type="dxa"/>
            <w:tcBorders>
              <w:top w:val="single" w:color="auto" w:sz="12" w:space="0"/>
              <w:left w:val="single" w:color="auto" w:sz="12" w:space="0"/>
              <w:bottom w:val="single" w:color="auto" w:sz="12" w:space="0"/>
              <w:right w:val="single" w:color="auto" w:sz="12" w:space="0"/>
            </w:tcBorders>
            <w:shd w:val="clear" w:color="auto" w:fill="FFFFFF"/>
          </w:tcPr>
          <w:p w:rsidRPr="001F44B7" w:rsidR="001F44B7" w:rsidP="001F44B7" w:rsidRDefault="001F44B7" w14:paraId="5D9D911B" w14:textId="77777777">
            <w:pPr>
              <w:spacing w:before="50" w:after="50"/>
              <w:ind w:left="113" w:right="113"/>
              <w:rPr>
                <w:rFonts w:eastAsia="SimSun" w:cs="Arial"/>
                <w:b/>
                <w:color w:val="000000"/>
                <w:spacing w:val="-5"/>
                <w:sz w:val="20"/>
                <w:szCs w:val="20"/>
                <w:lang w:eastAsia="zh-CN"/>
              </w:rPr>
            </w:pPr>
            <w:r w:rsidRPr="001F44B7">
              <w:rPr>
                <w:rFonts w:eastAsia="SimSun" w:cs="Arial"/>
                <w:b/>
                <w:color w:val="000000"/>
                <w:spacing w:val="-5"/>
                <w:sz w:val="20"/>
                <w:szCs w:val="20"/>
                <w:lang w:eastAsia="zh-CN"/>
              </w:rPr>
              <w:t>Benefits: £0.0</w:t>
            </w:r>
          </w:p>
        </w:tc>
        <w:tc>
          <w:tcPr>
            <w:tcW w:w="1397" w:type="dxa"/>
            <w:tcBorders>
              <w:top w:val="single" w:color="auto" w:sz="12" w:space="0"/>
              <w:left w:val="single" w:color="auto" w:sz="12" w:space="0"/>
              <w:bottom w:val="single" w:color="auto" w:sz="12" w:space="0"/>
              <w:right w:val="single" w:color="auto" w:sz="12" w:space="0"/>
            </w:tcBorders>
            <w:shd w:val="clear" w:color="auto" w:fill="FFFFFF"/>
          </w:tcPr>
          <w:p w:rsidRPr="001F44B7" w:rsidR="001F44B7" w:rsidP="001F44B7" w:rsidRDefault="001F44B7" w14:paraId="00D4B053" w14:textId="0118C6E4">
            <w:pPr>
              <w:spacing w:before="50" w:after="50"/>
              <w:ind w:left="113" w:right="113"/>
              <w:rPr>
                <w:rFonts w:eastAsia="SimSun" w:cs="Arial"/>
                <w:b/>
                <w:color w:val="000000"/>
                <w:spacing w:val="-5"/>
                <w:sz w:val="20"/>
                <w:szCs w:val="20"/>
                <w:lang w:eastAsia="zh-CN"/>
              </w:rPr>
            </w:pPr>
            <w:r w:rsidRPr="001F44B7">
              <w:rPr>
                <w:rFonts w:eastAsia="SimSun" w:cs="Arial"/>
                <w:b/>
                <w:color w:val="000000"/>
                <w:spacing w:val="-5"/>
                <w:sz w:val="20"/>
                <w:szCs w:val="20"/>
                <w:lang w:eastAsia="zh-CN"/>
              </w:rPr>
              <w:t xml:space="preserve">Net: </w:t>
            </w:r>
            <w:r w:rsidR="00C03A26">
              <w:rPr>
                <w:rFonts w:eastAsia="SimSun" w:cs="Arial"/>
                <w:b/>
                <w:color w:val="000000"/>
                <w:spacing w:val="-5"/>
                <w:sz w:val="20"/>
                <w:szCs w:val="20"/>
                <w:lang w:eastAsia="zh-CN"/>
              </w:rPr>
              <w:t>£35</w:t>
            </w:r>
            <w:r w:rsidR="002C58CA">
              <w:rPr>
                <w:rFonts w:eastAsia="SimSun" w:cs="Arial"/>
                <w:b/>
                <w:color w:val="000000"/>
                <w:spacing w:val="-5"/>
                <w:sz w:val="20"/>
                <w:szCs w:val="20"/>
                <w:lang w:eastAsia="zh-CN"/>
              </w:rPr>
              <w:t>2</w:t>
            </w:r>
            <w:r w:rsidR="003D4CBB">
              <w:rPr>
                <w:rFonts w:eastAsia="SimSun" w:cs="Arial"/>
                <w:b/>
                <w:color w:val="000000"/>
                <w:spacing w:val="-5"/>
                <w:sz w:val="20"/>
                <w:szCs w:val="20"/>
                <w:lang w:eastAsia="zh-CN"/>
              </w:rPr>
              <w:t>.0</w:t>
            </w:r>
          </w:p>
        </w:tc>
        <w:tc>
          <w:tcPr>
            <w:tcW w:w="4889" w:type="dxa"/>
            <w:tcBorders>
              <w:top w:val="nil"/>
              <w:left w:val="single" w:color="auto" w:sz="12" w:space="0"/>
              <w:bottom w:val="single" w:color="auto" w:sz="12" w:space="0"/>
              <w:right w:val="single" w:color="auto" w:sz="12" w:space="0"/>
            </w:tcBorders>
            <w:shd w:val="clear" w:color="auto" w:fill="FFFFFF"/>
          </w:tcPr>
          <w:p w:rsidRPr="001F44B7" w:rsidR="001F44B7" w:rsidP="001F44B7" w:rsidRDefault="001F44B7" w14:paraId="7A7D08C3" w14:textId="77777777">
            <w:pPr>
              <w:spacing w:before="50" w:after="50"/>
              <w:ind w:left="113" w:right="113"/>
              <w:rPr>
                <w:rFonts w:eastAsia="SimSun" w:cs="Arial"/>
                <w:color w:val="000000"/>
                <w:spacing w:val="-5"/>
                <w:sz w:val="20"/>
                <w:szCs w:val="20"/>
                <w:lang w:eastAsia="zh-CN"/>
              </w:rPr>
            </w:pPr>
          </w:p>
        </w:tc>
      </w:tr>
    </w:tbl>
    <w:p w:rsidR="00AB6FCE" w:rsidP="00FD19B2" w:rsidRDefault="00AB6FCE" w14:paraId="4A0A75F4" w14:textId="77777777">
      <w:pPr>
        <w:pStyle w:val="Heading1"/>
        <w:rPr>
          <w:rFonts w:ascii="Arial" w:hAnsi="Arial"/>
        </w:rPr>
      </w:pPr>
    </w:p>
    <w:p w:rsidR="00AB6FCE" w:rsidP="00FD19B2" w:rsidRDefault="00AB6FCE" w14:paraId="79B5C4B6" w14:textId="77777777">
      <w:pPr>
        <w:pStyle w:val="Heading1"/>
        <w:rPr>
          <w:rFonts w:ascii="Arial" w:hAnsi="Arial"/>
        </w:rPr>
      </w:pPr>
    </w:p>
    <w:p w:rsidR="00AB6FCE" w:rsidP="00FD19B2" w:rsidRDefault="00AB6FCE" w14:paraId="6FBA76D8" w14:textId="77777777">
      <w:pPr>
        <w:pStyle w:val="Heading1"/>
        <w:rPr>
          <w:rFonts w:ascii="Arial" w:hAnsi="Arial"/>
        </w:rPr>
      </w:pPr>
    </w:p>
    <w:p w:rsidR="00AB6FCE" w:rsidP="00FD19B2" w:rsidRDefault="00AB6FCE" w14:paraId="228D8AA5" w14:textId="77777777">
      <w:pPr>
        <w:pStyle w:val="Heading1"/>
        <w:rPr>
          <w:rFonts w:ascii="Arial" w:hAnsi="Arial"/>
        </w:rPr>
      </w:pPr>
    </w:p>
    <w:p w:rsidR="00AB6FCE" w:rsidP="00FD19B2" w:rsidRDefault="00AB6FCE" w14:paraId="1F7044CF" w14:textId="77777777">
      <w:pPr>
        <w:pStyle w:val="Heading1"/>
        <w:rPr>
          <w:rFonts w:ascii="Arial" w:hAnsi="Arial"/>
        </w:rPr>
      </w:pPr>
    </w:p>
    <w:p w:rsidR="00DA6673" w:rsidP="00AB6FCE" w:rsidRDefault="00DA6673" w14:paraId="6B5A6F3C" w14:textId="77777777">
      <w:pPr>
        <w:pStyle w:val="Heading1"/>
        <w:rPr>
          <w:rFonts w:ascii="Arial" w:hAnsi="Arial"/>
        </w:rPr>
      </w:pPr>
    </w:p>
    <w:p w:rsidR="00DA6673" w:rsidP="00DA6673" w:rsidRDefault="00DA6673" w14:paraId="246F427E" w14:textId="77777777"/>
    <w:p w:rsidRPr="00DA6673" w:rsidR="00DA6673" w:rsidP="00DA6673" w:rsidRDefault="00DA6673" w14:paraId="25885BFB" w14:textId="77777777"/>
    <w:p w:rsidRPr="007308B3" w:rsidR="00AB6FCE" w:rsidP="00AB6FCE" w:rsidRDefault="00AB6FCE" w14:paraId="63FD5BC2" w14:textId="10A0293B">
      <w:pPr>
        <w:pStyle w:val="Heading1"/>
        <w:rPr>
          <w:rFonts w:ascii="Arial" w:hAnsi="Arial"/>
        </w:rPr>
      </w:pPr>
      <w:r w:rsidRPr="007308B3">
        <w:rPr>
          <w:rFonts w:ascii="Arial" w:hAnsi="Arial"/>
        </w:rPr>
        <w:t>Glossary</w:t>
      </w:r>
    </w:p>
    <w:p w:rsidR="00AB6FCE" w:rsidP="007308B3" w:rsidRDefault="00AB6FCE" w14:paraId="77FE8F63" w14:textId="77777777">
      <w:pPr>
        <w:pStyle w:val="EBBodyPara"/>
        <w:jc w:val="both"/>
        <w:rPr>
          <w:b/>
          <w:sz w:val="24"/>
          <w:szCs w:val="24"/>
        </w:rPr>
      </w:pPr>
    </w:p>
    <w:p w:rsidRPr="007308B3" w:rsidR="00FD19B2" w:rsidP="007308B3" w:rsidRDefault="00285F8C" w14:paraId="63BD7A95" w14:textId="68C4233A">
      <w:pPr>
        <w:pStyle w:val="EBBodyPara"/>
        <w:jc w:val="both"/>
        <w:rPr>
          <w:rFonts w:eastAsia="Arial"/>
          <w:color w:val="000000" w:themeColor="text1"/>
          <w:sz w:val="24"/>
          <w:szCs w:val="24"/>
        </w:rPr>
      </w:pPr>
      <w:r>
        <w:rPr>
          <w:b/>
          <w:sz w:val="24"/>
          <w:szCs w:val="24"/>
        </w:rPr>
        <w:t xml:space="preserve">Packaging </w:t>
      </w:r>
      <w:r w:rsidR="00107EAE">
        <w:rPr>
          <w:b/>
          <w:sz w:val="24"/>
          <w:szCs w:val="24"/>
        </w:rPr>
        <w:t>E</w:t>
      </w:r>
      <w:r w:rsidRPr="007308B3" w:rsidR="00FD19B2">
        <w:rPr>
          <w:b/>
          <w:sz w:val="24"/>
          <w:szCs w:val="24"/>
        </w:rPr>
        <w:t xml:space="preserve">xtended </w:t>
      </w:r>
      <w:r w:rsidR="00107EAE">
        <w:rPr>
          <w:b/>
          <w:sz w:val="24"/>
          <w:szCs w:val="24"/>
        </w:rPr>
        <w:t>P</w:t>
      </w:r>
      <w:r w:rsidRPr="007308B3" w:rsidR="00FD19B2">
        <w:rPr>
          <w:b/>
          <w:sz w:val="24"/>
          <w:szCs w:val="24"/>
        </w:rPr>
        <w:t xml:space="preserve">roducer </w:t>
      </w:r>
      <w:r w:rsidR="00107EAE">
        <w:rPr>
          <w:b/>
          <w:sz w:val="24"/>
          <w:szCs w:val="24"/>
        </w:rPr>
        <w:t>R</w:t>
      </w:r>
      <w:r w:rsidRPr="007308B3" w:rsidR="00FD19B2">
        <w:rPr>
          <w:b/>
          <w:sz w:val="24"/>
          <w:szCs w:val="24"/>
        </w:rPr>
        <w:t>esponsibility (</w:t>
      </w:r>
      <w:proofErr w:type="spellStart"/>
      <w:r>
        <w:rPr>
          <w:b/>
          <w:sz w:val="24"/>
          <w:szCs w:val="24"/>
        </w:rPr>
        <w:t>p</w:t>
      </w:r>
      <w:r w:rsidRPr="007308B3" w:rsidR="00FD19B2">
        <w:rPr>
          <w:b/>
          <w:sz w:val="24"/>
          <w:szCs w:val="24"/>
        </w:rPr>
        <w:t>EPR</w:t>
      </w:r>
      <w:proofErr w:type="spellEnd"/>
      <w:r w:rsidRPr="007308B3" w:rsidR="00FD19B2">
        <w:rPr>
          <w:b/>
          <w:sz w:val="24"/>
          <w:szCs w:val="24"/>
        </w:rPr>
        <w:t xml:space="preserve">): </w:t>
      </w:r>
      <w:r w:rsidRPr="007308B3" w:rsidR="00FD19B2">
        <w:rPr>
          <w:sz w:val="24"/>
          <w:szCs w:val="24"/>
        </w:rPr>
        <w:t xml:space="preserve">the UK Government together with the Devolved Administrations </w:t>
      </w:r>
      <w:r w:rsidRPr="007308B3" w:rsidR="00C5314F">
        <w:rPr>
          <w:sz w:val="24"/>
          <w:szCs w:val="24"/>
        </w:rPr>
        <w:t>are</w:t>
      </w:r>
      <w:r w:rsidRPr="007308B3" w:rsidR="00FD19B2">
        <w:rPr>
          <w:sz w:val="24"/>
          <w:szCs w:val="24"/>
        </w:rPr>
        <w:t xml:space="preserve"> reform</w:t>
      </w:r>
      <w:r w:rsidRPr="007308B3" w:rsidR="00C5314F">
        <w:rPr>
          <w:sz w:val="24"/>
          <w:szCs w:val="24"/>
        </w:rPr>
        <w:t>ing</w:t>
      </w:r>
      <w:r w:rsidRPr="007308B3" w:rsidR="00FD19B2">
        <w:rPr>
          <w:sz w:val="24"/>
          <w:szCs w:val="24"/>
        </w:rPr>
        <w:t xml:space="preserve"> the UK packaging producer responsibility system and introduc</w:t>
      </w:r>
      <w:r w:rsidRPr="007308B3" w:rsidR="00C5314F">
        <w:rPr>
          <w:sz w:val="24"/>
          <w:szCs w:val="24"/>
        </w:rPr>
        <w:t>ing</w:t>
      </w:r>
      <w:r w:rsidRPr="007308B3" w:rsidR="00FD19B2">
        <w:rPr>
          <w:sz w:val="24"/>
          <w:szCs w:val="24"/>
        </w:rPr>
        <w:t xml:space="preserve"> EPR for household packaging. This includes placing the net costs of managing household packaging waste onto producers, who are best placed to influence packaging design. This is consistent with the ‘polluter pays’ principle. This will help deliver commitments made by the UK Government and the </w:t>
      </w:r>
      <w:r w:rsidR="00D905C4">
        <w:rPr>
          <w:sz w:val="24"/>
          <w:szCs w:val="24"/>
        </w:rPr>
        <w:t>D</w:t>
      </w:r>
      <w:r w:rsidRPr="007308B3" w:rsidR="00FD19B2">
        <w:rPr>
          <w:sz w:val="24"/>
          <w:szCs w:val="24"/>
        </w:rPr>
        <w:t xml:space="preserve">evolved </w:t>
      </w:r>
      <w:r w:rsidR="00D905C4">
        <w:rPr>
          <w:sz w:val="24"/>
          <w:szCs w:val="24"/>
        </w:rPr>
        <w:t>A</w:t>
      </w:r>
      <w:r w:rsidRPr="007308B3" w:rsidR="00FD19B2">
        <w:rPr>
          <w:sz w:val="24"/>
          <w:szCs w:val="24"/>
        </w:rPr>
        <w:t xml:space="preserve">dministrations in various policy documents to maximise value from resources and minimise waste through the circular use of materials and to better incentivise producers to manage resources more efficiently. The new regulations should increase the recyclability and reusability of packaging by rewarding/penalising producers according to </w:t>
      </w:r>
      <w:r w:rsidRPr="007308B3" w:rsidR="00FD19B2">
        <w:rPr>
          <w:rFonts w:eastAsia="Arial"/>
          <w:color w:val="000000" w:themeColor="text1"/>
          <w:sz w:val="24"/>
          <w:szCs w:val="24"/>
        </w:rPr>
        <w:t>specified criteria. Consumers will find it easier to recycle packaging due to clear</w:t>
      </w:r>
      <w:r w:rsidR="008B693B">
        <w:rPr>
          <w:rFonts w:eastAsia="Arial"/>
          <w:color w:val="000000" w:themeColor="text1"/>
          <w:sz w:val="24"/>
          <w:szCs w:val="24"/>
        </w:rPr>
        <w:t>er</w:t>
      </w:r>
      <w:r w:rsidRPr="007308B3" w:rsidR="00FD19B2">
        <w:rPr>
          <w:rFonts w:eastAsia="Arial"/>
          <w:color w:val="000000" w:themeColor="text1"/>
          <w:sz w:val="24"/>
          <w:szCs w:val="24"/>
        </w:rPr>
        <w:t xml:space="preserve"> </w:t>
      </w:r>
      <w:r w:rsidR="00B03757">
        <w:rPr>
          <w:rFonts w:eastAsia="Arial"/>
          <w:color w:val="000000" w:themeColor="text1"/>
          <w:sz w:val="24"/>
          <w:szCs w:val="24"/>
        </w:rPr>
        <w:t xml:space="preserve">recyclability </w:t>
      </w:r>
      <w:r w:rsidRPr="007308B3" w:rsidR="00FD19B2">
        <w:rPr>
          <w:rFonts w:eastAsia="Arial"/>
          <w:color w:val="000000" w:themeColor="text1"/>
          <w:sz w:val="24"/>
          <w:szCs w:val="24"/>
        </w:rPr>
        <w:t>labelling</w:t>
      </w:r>
      <w:r w:rsidR="00B707C3">
        <w:rPr>
          <w:rFonts w:eastAsia="Arial"/>
          <w:color w:val="000000" w:themeColor="text1"/>
          <w:sz w:val="24"/>
          <w:szCs w:val="24"/>
        </w:rPr>
        <w:t xml:space="preserve"> from the </w:t>
      </w:r>
      <w:proofErr w:type="spellStart"/>
      <w:r w:rsidR="00B707C3">
        <w:rPr>
          <w:rFonts w:eastAsia="Arial"/>
          <w:color w:val="000000" w:themeColor="text1"/>
          <w:sz w:val="24"/>
          <w:szCs w:val="24"/>
        </w:rPr>
        <w:t>pEPR</w:t>
      </w:r>
      <w:proofErr w:type="spellEnd"/>
      <w:r w:rsidR="00B707C3">
        <w:rPr>
          <w:rFonts w:eastAsia="Arial"/>
          <w:color w:val="000000" w:themeColor="text1"/>
          <w:sz w:val="24"/>
          <w:szCs w:val="24"/>
        </w:rPr>
        <w:t xml:space="preserve"> scheme, aligning with the EU regulations</w:t>
      </w:r>
      <w:r w:rsidR="00832A22">
        <w:rPr>
          <w:rStyle w:val="FootnoteReference"/>
          <w:rFonts w:eastAsia="Arial"/>
          <w:color w:val="000000" w:themeColor="text1"/>
          <w:szCs w:val="24"/>
        </w:rPr>
        <w:footnoteReference w:id="6"/>
      </w:r>
      <w:r w:rsidRPr="007308B3" w:rsidR="00FD19B2">
        <w:rPr>
          <w:rFonts w:eastAsia="Arial"/>
          <w:color w:val="000000" w:themeColor="text1"/>
          <w:sz w:val="24"/>
          <w:szCs w:val="24"/>
        </w:rPr>
        <w:t>. Measures related to the presentation of evidence relating to the export of packaging waste for recycling will be tightened. </w:t>
      </w:r>
    </w:p>
    <w:p w:rsidRPr="00CF16A5" w:rsidR="00FD19B2" w:rsidP="007308B3" w:rsidRDefault="00FD19B2" w14:paraId="77148FA0" w14:textId="0DC3CE0A">
      <w:pPr>
        <w:pStyle w:val="EBBodyPara"/>
        <w:jc w:val="both"/>
      </w:pPr>
      <w:r w:rsidRPr="47A1B563">
        <w:rPr>
          <w:rFonts w:eastAsia="Arial"/>
          <w:b/>
          <w:color w:val="000000" w:themeColor="text1"/>
          <w:sz w:val="24"/>
          <w:szCs w:val="24"/>
        </w:rPr>
        <w:t xml:space="preserve">Deposit </w:t>
      </w:r>
      <w:r w:rsidR="00107EAE">
        <w:rPr>
          <w:rFonts w:eastAsia="Arial"/>
          <w:b/>
          <w:color w:val="000000" w:themeColor="text1"/>
          <w:sz w:val="24"/>
          <w:szCs w:val="24"/>
        </w:rPr>
        <w:t>R</w:t>
      </w:r>
      <w:r w:rsidRPr="47A1B563">
        <w:rPr>
          <w:rFonts w:eastAsia="Arial"/>
          <w:b/>
          <w:color w:val="000000" w:themeColor="text1"/>
          <w:sz w:val="24"/>
          <w:szCs w:val="24"/>
        </w:rPr>
        <w:t xml:space="preserve">eturn </w:t>
      </w:r>
      <w:r w:rsidR="00107EAE">
        <w:rPr>
          <w:rFonts w:eastAsia="Arial"/>
          <w:b/>
          <w:color w:val="000000" w:themeColor="text1"/>
          <w:sz w:val="24"/>
          <w:szCs w:val="24"/>
        </w:rPr>
        <w:t>S</w:t>
      </w:r>
      <w:r w:rsidRPr="47A1B563">
        <w:rPr>
          <w:rFonts w:eastAsia="Arial"/>
          <w:b/>
          <w:color w:val="000000" w:themeColor="text1"/>
          <w:sz w:val="24"/>
          <w:szCs w:val="24"/>
        </w:rPr>
        <w:t>cheme (DRS):</w:t>
      </w:r>
      <w:r w:rsidRPr="47A1B563">
        <w:rPr>
          <w:rFonts w:eastAsia="Arial"/>
          <w:color w:val="000000" w:themeColor="text1"/>
          <w:sz w:val="24"/>
          <w:szCs w:val="24"/>
        </w:rPr>
        <w:t xml:space="preserve"> </w:t>
      </w:r>
      <w:r w:rsidRPr="47A1B563" w:rsidR="00FF29DD">
        <w:rPr>
          <w:rFonts w:eastAsia="Arial"/>
          <w:color w:val="000000" w:themeColor="text1"/>
          <w:sz w:val="24"/>
          <w:szCs w:val="24"/>
        </w:rPr>
        <w:t>d</w:t>
      </w:r>
      <w:r w:rsidRPr="47A1B563">
        <w:rPr>
          <w:rFonts w:eastAsia="Arial"/>
          <w:color w:val="000000" w:themeColor="text1"/>
          <w:sz w:val="24"/>
          <w:szCs w:val="24"/>
        </w:rPr>
        <w:t>rinks containers are often made of easily recyclable materials (PET plastic, aluminium, steel), yet are frequently disposed of inappropriately or littered, rather than recycled</w:t>
      </w:r>
      <w:r w:rsidRPr="47A1B563" w:rsidR="00D90567">
        <w:rPr>
          <w:rFonts w:eastAsia="Arial"/>
          <w:color w:val="000000" w:themeColor="text1"/>
          <w:sz w:val="24"/>
          <w:szCs w:val="24"/>
        </w:rPr>
        <w:t>,</w:t>
      </w:r>
      <w:r w:rsidRPr="47A1B563">
        <w:rPr>
          <w:rFonts w:eastAsia="Arial"/>
          <w:color w:val="000000" w:themeColor="text1"/>
          <w:sz w:val="24"/>
          <w:szCs w:val="24"/>
        </w:rPr>
        <w:t xml:space="preserve"> generating negative externalities including increased CO2 emissions. The Deposit Return Scheme </w:t>
      </w:r>
      <w:r w:rsidRPr="47A1B563" w:rsidR="00707CCE">
        <w:rPr>
          <w:rFonts w:eastAsia="Arial"/>
          <w:color w:val="000000" w:themeColor="text1"/>
          <w:sz w:val="24"/>
          <w:szCs w:val="24"/>
        </w:rPr>
        <w:t xml:space="preserve">for England, </w:t>
      </w:r>
      <w:r w:rsidR="008109CE">
        <w:rPr>
          <w:rFonts w:eastAsia="Arial"/>
          <w:color w:val="000000" w:themeColor="text1"/>
          <w:sz w:val="24"/>
          <w:szCs w:val="24"/>
        </w:rPr>
        <w:t>Scotland</w:t>
      </w:r>
      <w:r w:rsidRPr="47A1B563" w:rsidR="00707CCE">
        <w:rPr>
          <w:rFonts w:eastAsia="Arial"/>
          <w:color w:val="000000" w:themeColor="text1"/>
          <w:sz w:val="24"/>
          <w:szCs w:val="24"/>
        </w:rPr>
        <w:t xml:space="preserve"> and Northern Ireland</w:t>
      </w:r>
      <w:r w:rsidRPr="47A1B563">
        <w:rPr>
          <w:rFonts w:eastAsia="Arial"/>
          <w:color w:val="000000" w:themeColor="text1"/>
          <w:sz w:val="24"/>
          <w:szCs w:val="24"/>
        </w:rPr>
        <w:t xml:space="preserve"> aims to increase recycling rates of in-scope drinks containers, collect higher quality recycling and reduce litter by placing a refundable deposit paid by consumers at the point of purchase to be redeemed when the container is returned to a return point.</w:t>
      </w:r>
    </w:p>
    <w:p w:rsidRPr="00CF16A5" w:rsidR="00FD19B2" w:rsidP="00FD19B2" w:rsidRDefault="00FD19B2" w14:paraId="50EB91D1" w14:textId="77777777">
      <w:pPr>
        <w:pStyle w:val="EBBodyPara"/>
        <w:jc w:val="both"/>
        <w:rPr>
          <w:rFonts w:eastAsia="Arial"/>
          <w:color w:val="000000" w:themeColor="text1"/>
          <w:sz w:val="24"/>
          <w:szCs w:val="24"/>
        </w:rPr>
      </w:pPr>
      <w:r w:rsidRPr="007308B3">
        <w:rPr>
          <w:rFonts w:eastAsia="Arial"/>
          <w:b/>
          <w:color w:val="000000" w:themeColor="text1"/>
          <w:sz w:val="24"/>
          <w:szCs w:val="24"/>
        </w:rPr>
        <w:t xml:space="preserve">Municipal waste: </w:t>
      </w:r>
      <w:r w:rsidRPr="00CF16A5">
        <w:rPr>
          <w:rFonts w:eastAsia="Arial"/>
          <w:color w:val="000000" w:themeColor="text1"/>
          <w:sz w:val="24"/>
          <w:szCs w:val="24"/>
        </w:rPr>
        <w:t>household waste and household-like waste produced on non-household premises.</w:t>
      </w:r>
    </w:p>
    <w:p w:rsidRPr="00CF16A5" w:rsidR="00FD19B2" w:rsidP="00FD19B2" w:rsidRDefault="00FD19B2" w14:paraId="7845D5C4" w14:textId="77777777">
      <w:pPr>
        <w:pStyle w:val="EBBodyPara"/>
        <w:jc w:val="both"/>
        <w:rPr>
          <w:rFonts w:eastAsia="Arial"/>
          <w:color w:val="000000" w:themeColor="text1"/>
          <w:sz w:val="24"/>
          <w:szCs w:val="24"/>
        </w:rPr>
      </w:pPr>
      <w:r w:rsidRPr="00CF16A5">
        <w:rPr>
          <w:rFonts w:eastAsia="Arial"/>
          <w:b/>
          <w:color w:val="000000" w:themeColor="text1"/>
          <w:sz w:val="24"/>
          <w:szCs w:val="24"/>
        </w:rPr>
        <w:t>Municipal sector:</w:t>
      </w:r>
      <w:r w:rsidRPr="00CF16A5">
        <w:rPr>
          <w:rFonts w:eastAsia="Arial"/>
          <w:color w:val="000000" w:themeColor="text1"/>
          <w:sz w:val="24"/>
          <w:szCs w:val="24"/>
        </w:rPr>
        <w:t xml:space="preserve"> includes households and non-household municipal sector (NHM).</w:t>
      </w:r>
    </w:p>
    <w:p w:rsidRPr="00CF16A5" w:rsidR="00FD19B2" w:rsidP="00FD19B2" w:rsidRDefault="00FD19B2" w14:paraId="2A26AE0D" w14:textId="457FAE54">
      <w:pPr>
        <w:pStyle w:val="EBBodyPara"/>
        <w:jc w:val="both"/>
        <w:rPr>
          <w:rFonts w:eastAsia="Arial"/>
          <w:color w:val="000000" w:themeColor="text1"/>
          <w:sz w:val="24"/>
          <w:szCs w:val="24"/>
        </w:rPr>
      </w:pPr>
      <w:r w:rsidRPr="00CF16A5">
        <w:rPr>
          <w:rFonts w:eastAsia="Arial"/>
          <w:b/>
          <w:color w:val="000000" w:themeColor="text1"/>
          <w:sz w:val="24"/>
          <w:szCs w:val="24"/>
        </w:rPr>
        <w:t>Non-household municipal sector (NHM):</w:t>
      </w:r>
      <w:r w:rsidRPr="00CF16A5">
        <w:rPr>
          <w:rFonts w:eastAsia="Arial"/>
          <w:color w:val="000000" w:themeColor="text1"/>
          <w:sz w:val="24"/>
          <w:szCs w:val="24"/>
        </w:rPr>
        <w:t xml:space="preserve"> premises that produce relevant waste (such as businesses) and </w:t>
      </w:r>
      <w:r w:rsidR="000269BC">
        <w:rPr>
          <w:rFonts w:eastAsia="Arial"/>
          <w:color w:val="000000" w:themeColor="text1"/>
          <w:sz w:val="24"/>
          <w:szCs w:val="24"/>
        </w:rPr>
        <w:t xml:space="preserve">relevant </w:t>
      </w:r>
      <w:r w:rsidRPr="00CF16A5">
        <w:rPr>
          <w:rFonts w:eastAsia="Arial"/>
          <w:color w:val="000000" w:themeColor="text1"/>
          <w:sz w:val="24"/>
          <w:szCs w:val="24"/>
        </w:rPr>
        <w:t xml:space="preserve">non-domestic premises (such as residential homes, schools, and hospitals) that produce household waste. </w:t>
      </w:r>
      <w:r w:rsidR="005A6613">
        <w:rPr>
          <w:rFonts w:eastAsia="Arial"/>
          <w:color w:val="000000" w:themeColor="text1"/>
          <w:sz w:val="24"/>
          <w:szCs w:val="24"/>
        </w:rPr>
        <w:t>In</w:t>
      </w:r>
      <w:r w:rsidRPr="00CF16A5" w:rsidR="005A6613">
        <w:rPr>
          <w:rFonts w:eastAsia="Arial"/>
          <w:color w:val="000000" w:themeColor="text1"/>
          <w:sz w:val="24"/>
          <w:szCs w:val="24"/>
        </w:rPr>
        <w:t xml:space="preserve"> </w:t>
      </w:r>
      <w:r w:rsidRPr="00CF16A5">
        <w:rPr>
          <w:rFonts w:eastAsia="Arial"/>
          <w:color w:val="000000" w:themeColor="text1"/>
          <w:sz w:val="24"/>
          <w:szCs w:val="24"/>
        </w:rPr>
        <w:t xml:space="preserve">this impact assessment, we use “municipal businesses” or “the NHM sector” interchangeably to refer to both premises that produce relevant waste and non-domestic premises that produce household waste. </w:t>
      </w:r>
    </w:p>
    <w:p w:rsidRPr="00CF16A5" w:rsidR="00FD19B2" w:rsidP="00FD19B2" w:rsidRDefault="00FD19B2" w14:paraId="28EFE74A" w14:textId="77777777">
      <w:pPr>
        <w:spacing w:before="240" w:after="120" w:line="276" w:lineRule="auto"/>
        <w:jc w:val="both"/>
        <w:rPr>
          <w:rFonts w:eastAsia="Arial" w:cs="Arial"/>
          <w:color w:val="000000" w:themeColor="text1"/>
        </w:rPr>
      </w:pPr>
      <w:r w:rsidRPr="00CF16A5">
        <w:rPr>
          <w:rFonts w:eastAsia="Arial" w:cs="Arial"/>
          <w:b/>
          <w:bCs/>
          <w:color w:val="000000" w:themeColor="text1"/>
        </w:rPr>
        <w:t xml:space="preserve">Relevant waste: </w:t>
      </w:r>
      <w:r w:rsidRPr="00CF16A5">
        <w:rPr>
          <w:rFonts w:eastAsia="Arial" w:cs="Arial"/>
          <w:color w:val="000000" w:themeColor="text1"/>
        </w:rPr>
        <w:t>commercial and industrial waste, which is similar in nature and composition to household waste.</w:t>
      </w:r>
    </w:p>
    <w:p w:rsidRPr="00CF16A5" w:rsidR="00FD19B2" w:rsidP="00FD19B2" w:rsidRDefault="00FD19B2" w14:paraId="1688CF10" w14:textId="4D5E4E59">
      <w:pPr>
        <w:pStyle w:val="EBBodyPara"/>
        <w:jc w:val="both"/>
        <w:rPr>
          <w:sz w:val="24"/>
          <w:szCs w:val="24"/>
        </w:rPr>
      </w:pPr>
      <w:r w:rsidRPr="00CF16A5">
        <w:rPr>
          <w:b/>
          <w:bCs w:val="0"/>
          <w:sz w:val="24"/>
          <w:szCs w:val="24"/>
        </w:rPr>
        <w:t>Waste collection authority (WCA):</w:t>
      </w:r>
      <w:r w:rsidRPr="00CF16A5">
        <w:rPr>
          <w:sz w:val="24"/>
          <w:szCs w:val="24"/>
        </w:rPr>
        <w:t xml:space="preserve"> a </w:t>
      </w:r>
      <w:r w:rsidR="008D303D">
        <w:rPr>
          <w:sz w:val="24"/>
          <w:szCs w:val="24"/>
        </w:rPr>
        <w:t>l</w:t>
      </w:r>
      <w:r w:rsidRPr="00CF16A5">
        <w:rPr>
          <w:sz w:val="24"/>
          <w:szCs w:val="24"/>
        </w:rPr>
        <w:t xml:space="preserve">ocal </w:t>
      </w:r>
      <w:r w:rsidR="008D303D">
        <w:rPr>
          <w:sz w:val="24"/>
          <w:szCs w:val="24"/>
        </w:rPr>
        <w:t>a</w:t>
      </w:r>
      <w:r w:rsidRPr="00CF16A5">
        <w:rPr>
          <w:sz w:val="24"/>
          <w:szCs w:val="24"/>
        </w:rPr>
        <w:t>uthority in England providing a waste collection service for households and, in some cases, non-household municipal premises</w:t>
      </w:r>
      <w:r w:rsidRPr="00720709">
        <w:rPr>
          <w:rStyle w:val="FootnoteReference"/>
          <w:rFonts w:cs="Arial"/>
          <w:sz w:val="24"/>
          <w:szCs w:val="28"/>
        </w:rPr>
        <w:footnoteReference w:id="7"/>
      </w:r>
      <w:r w:rsidRPr="00CF16A5">
        <w:rPr>
          <w:sz w:val="24"/>
          <w:szCs w:val="24"/>
        </w:rPr>
        <w:t>.</w:t>
      </w:r>
    </w:p>
    <w:p w:rsidRPr="00CF16A5" w:rsidR="00FD19B2" w:rsidP="00FD19B2" w:rsidRDefault="00FD19B2" w14:paraId="197C4FBD" w14:textId="3A5C23E5">
      <w:pPr>
        <w:pStyle w:val="EBBodyPara"/>
        <w:jc w:val="both"/>
        <w:rPr>
          <w:sz w:val="24"/>
          <w:szCs w:val="24"/>
        </w:rPr>
      </w:pPr>
      <w:r w:rsidRPr="00CF16A5">
        <w:rPr>
          <w:b/>
          <w:bCs w:val="0"/>
          <w:sz w:val="24"/>
          <w:szCs w:val="24"/>
        </w:rPr>
        <w:t>Waste disposal authority (WDA):</w:t>
      </w:r>
      <w:r w:rsidRPr="00CF16A5">
        <w:rPr>
          <w:sz w:val="24"/>
          <w:szCs w:val="24"/>
        </w:rPr>
        <w:t xml:space="preserve"> a </w:t>
      </w:r>
      <w:r w:rsidR="008D303D">
        <w:rPr>
          <w:sz w:val="24"/>
          <w:szCs w:val="24"/>
        </w:rPr>
        <w:t>l</w:t>
      </w:r>
      <w:r w:rsidRPr="00CF16A5">
        <w:rPr>
          <w:sz w:val="24"/>
          <w:szCs w:val="24"/>
        </w:rPr>
        <w:t xml:space="preserve">ocal </w:t>
      </w:r>
      <w:r w:rsidR="008D303D">
        <w:rPr>
          <w:sz w:val="24"/>
          <w:szCs w:val="24"/>
        </w:rPr>
        <w:t>a</w:t>
      </w:r>
      <w:r w:rsidRPr="00CF16A5">
        <w:rPr>
          <w:sz w:val="24"/>
          <w:szCs w:val="24"/>
        </w:rPr>
        <w:t>uthority in England providing a waste disposal service for households and/or non-household municipal premises. WDAs usually have the function of managing collections from Household Waste Recycling Centres</w:t>
      </w:r>
      <w:r w:rsidR="00707CCE">
        <w:rPr>
          <w:sz w:val="24"/>
          <w:szCs w:val="24"/>
        </w:rPr>
        <w:t>.</w:t>
      </w:r>
    </w:p>
    <w:p w:rsidRPr="00CF16A5" w:rsidR="00FD19B2" w:rsidP="00FD19B2" w:rsidRDefault="00FD19B2" w14:paraId="510BBE9B" w14:textId="77777777">
      <w:pPr>
        <w:pStyle w:val="EBBodyPara"/>
        <w:jc w:val="both"/>
        <w:rPr>
          <w:b/>
        </w:rPr>
      </w:pPr>
      <w:r w:rsidRPr="00CF16A5">
        <w:rPr>
          <w:b/>
          <w:sz w:val="24"/>
          <w:szCs w:val="24"/>
        </w:rPr>
        <w:t>Waste collection system definitions:</w:t>
      </w:r>
    </w:p>
    <w:p w:rsidRPr="00CF16A5" w:rsidR="00FD19B2" w:rsidP="00554C21" w:rsidRDefault="00FD19B2" w14:paraId="4A9C1BF2" w14:textId="5ED67E50">
      <w:pPr>
        <w:pStyle w:val="EBBodyPara"/>
        <w:numPr>
          <w:ilvl w:val="0"/>
          <w:numId w:val="6"/>
        </w:numPr>
        <w:jc w:val="both"/>
      </w:pPr>
      <w:r w:rsidRPr="00CF16A5">
        <w:rPr>
          <w:color w:val="auto"/>
          <w:sz w:val="24"/>
          <w:szCs w:val="24"/>
          <w:u w:val="single"/>
          <w:lang w:eastAsia="en-US"/>
        </w:rPr>
        <w:t>Dry recycling/recyclables:</w:t>
      </w:r>
      <w:r w:rsidRPr="00CF16A5">
        <w:rPr>
          <w:bCs w:val="0"/>
          <w:color w:val="auto"/>
          <w:sz w:val="24"/>
          <w:szCs w:val="24"/>
          <w:lang w:eastAsia="en-US"/>
        </w:rPr>
        <w:t xml:space="preserve"> </w:t>
      </w:r>
      <w:r w:rsidR="00FF29DD">
        <w:rPr>
          <w:bCs w:val="0"/>
          <w:color w:val="auto"/>
          <w:sz w:val="24"/>
          <w:szCs w:val="24"/>
          <w:lang w:eastAsia="en-US"/>
        </w:rPr>
        <w:t>p</w:t>
      </w:r>
      <w:r w:rsidRPr="00CF16A5">
        <w:rPr>
          <w:bCs w:val="0"/>
          <w:color w:val="auto"/>
          <w:sz w:val="24"/>
          <w:szCs w:val="24"/>
          <w:lang w:eastAsia="en-US"/>
        </w:rPr>
        <w:t>aper and card</w:t>
      </w:r>
      <w:r w:rsidRPr="00CF16A5" w:rsidDel="00F5380F">
        <w:rPr>
          <w:bCs w:val="0"/>
          <w:color w:val="auto"/>
          <w:sz w:val="24"/>
          <w:szCs w:val="24"/>
          <w:lang w:eastAsia="en-US"/>
        </w:rPr>
        <w:t xml:space="preserve">, </w:t>
      </w:r>
      <w:r w:rsidRPr="00CF16A5">
        <w:rPr>
          <w:bCs w:val="0"/>
          <w:color w:val="auto"/>
          <w:sz w:val="24"/>
          <w:szCs w:val="24"/>
          <w:lang w:eastAsia="en-US"/>
        </w:rPr>
        <w:t>plastic, glass, metal.</w:t>
      </w:r>
    </w:p>
    <w:p w:rsidRPr="00CF16A5" w:rsidR="00FD19B2" w:rsidP="00554C21" w:rsidRDefault="00FD19B2" w14:paraId="61E8F25F" w14:textId="65B8AD89">
      <w:pPr>
        <w:pStyle w:val="EBBodyPara"/>
        <w:numPr>
          <w:ilvl w:val="0"/>
          <w:numId w:val="6"/>
        </w:numPr>
        <w:jc w:val="both"/>
        <w:rPr>
          <w:lang w:eastAsia="en-US"/>
        </w:rPr>
      </w:pPr>
      <w:bookmarkStart w:name="_Hlk93510417" w:id="36"/>
      <w:r w:rsidRPr="00CF16A5">
        <w:rPr>
          <w:color w:val="auto"/>
          <w:sz w:val="24"/>
          <w:szCs w:val="24"/>
          <w:u w:val="single"/>
          <w:lang w:eastAsia="en-US"/>
        </w:rPr>
        <w:t>Multi-stream collection:</w:t>
      </w:r>
      <w:r w:rsidRPr="00CF16A5">
        <w:rPr>
          <w:bCs w:val="0"/>
          <w:color w:val="auto"/>
          <w:sz w:val="24"/>
          <w:szCs w:val="24"/>
          <w:lang w:eastAsia="en-US"/>
        </w:rPr>
        <w:t xml:space="preserve"> </w:t>
      </w:r>
      <w:r w:rsidR="00FF29DD">
        <w:rPr>
          <w:bCs w:val="0"/>
          <w:color w:val="auto"/>
          <w:sz w:val="24"/>
          <w:szCs w:val="24"/>
          <w:lang w:eastAsia="en-US"/>
        </w:rPr>
        <w:t>d</w:t>
      </w:r>
      <w:r w:rsidRPr="00CF16A5">
        <w:rPr>
          <w:bCs w:val="0"/>
          <w:color w:val="auto"/>
          <w:sz w:val="24"/>
          <w:szCs w:val="24"/>
          <w:lang w:eastAsia="en-US"/>
        </w:rPr>
        <w:t>ry recycla</w:t>
      </w:r>
      <w:r w:rsidRPr="00CF16A5">
        <w:rPr>
          <w:color w:val="auto"/>
          <w:sz w:val="24"/>
          <w:szCs w:val="24"/>
          <w:lang w:eastAsia="en-US"/>
        </w:rPr>
        <w:t>ble waste streams</w:t>
      </w:r>
      <w:r w:rsidRPr="00CF16A5">
        <w:rPr>
          <w:bCs w:val="0"/>
          <w:color w:val="auto"/>
          <w:sz w:val="24"/>
          <w:szCs w:val="24"/>
          <w:lang w:eastAsia="en-US"/>
        </w:rPr>
        <w:t xml:space="preserve"> are presented for collection by the household in three </w:t>
      </w:r>
      <w:r w:rsidR="005510FF">
        <w:rPr>
          <w:bCs w:val="0"/>
          <w:color w:val="auto"/>
          <w:sz w:val="24"/>
          <w:szCs w:val="24"/>
          <w:lang w:eastAsia="en-US"/>
        </w:rPr>
        <w:t xml:space="preserve">or four </w:t>
      </w:r>
      <w:r w:rsidRPr="00CF16A5">
        <w:rPr>
          <w:bCs w:val="0"/>
          <w:color w:val="auto"/>
          <w:sz w:val="24"/>
          <w:szCs w:val="24"/>
          <w:lang w:eastAsia="en-US"/>
        </w:rPr>
        <w:t xml:space="preserve">separate containers, </w:t>
      </w:r>
      <w:r w:rsidRPr="00CF16A5">
        <w:rPr>
          <w:color w:val="auto"/>
          <w:sz w:val="24"/>
          <w:szCs w:val="24"/>
          <w:lang w:eastAsia="en-US"/>
        </w:rPr>
        <w:t>for example: (</w:t>
      </w:r>
      <w:proofErr w:type="spellStart"/>
      <w:r w:rsidRPr="00CF16A5">
        <w:rPr>
          <w:color w:val="auto"/>
          <w:sz w:val="24"/>
          <w:szCs w:val="24"/>
          <w:lang w:eastAsia="en-US"/>
        </w:rPr>
        <w:t>i</w:t>
      </w:r>
      <w:proofErr w:type="spellEnd"/>
      <w:r w:rsidRPr="00CF16A5">
        <w:rPr>
          <w:color w:val="auto"/>
          <w:sz w:val="24"/>
          <w:szCs w:val="24"/>
          <w:lang w:eastAsia="en-US"/>
        </w:rPr>
        <w:t>) plastic</w:t>
      </w:r>
      <w:r w:rsidR="005510FF">
        <w:rPr>
          <w:color w:val="auto"/>
          <w:sz w:val="24"/>
          <w:szCs w:val="24"/>
          <w:lang w:eastAsia="en-US"/>
        </w:rPr>
        <w:t>s</w:t>
      </w:r>
      <w:r w:rsidRPr="00CF16A5">
        <w:rPr>
          <w:color w:val="auto"/>
          <w:sz w:val="24"/>
          <w:szCs w:val="24"/>
          <w:lang w:eastAsia="en-US"/>
        </w:rPr>
        <w:t xml:space="preserve"> and metal, (ii) glass and (iii) paper and card.</w:t>
      </w:r>
    </w:p>
    <w:bookmarkEnd w:id="36"/>
    <w:p w:rsidRPr="00CF16A5" w:rsidR="00FD19B2" w:rsidP="00554C21" w:rsidRDefault="00FD19B2" w14:paraId="40A71016" w14:textId="04C86F99">
      <w:pPr>
        <w:pStyle w:val="EBBodyPara"/>
        <w:numPr>
          <w:ilvl w:val="0"/>
          <w:numId w:val="6"/>
        </w:numPr>
        <w:jc w:val="both"/>
      </w:pPr>
      <w:r w:rsidRPr="00CF16A5">
        <w:rPr>
          <w:color w:val="auto"/>
          <w:sz w:val="24"/>
          <w:szCs w:val="24"/>
          <w:u w:val="single"/>
          <w:lang w:eastAsia="en-US"/>
        </w:rPr>
        <w:t>Tw</w:t>
      </w:r>
      <w:r w:rsidR="003A0737">
        <w:rPr>
          <w:color w:val="auto"/>
          <w:sz w:val="24"/>
          <w:szCs w:val="24"/>
          <w:u w:val="single"/>
          <w:lang w:eastAsia="en-US"/>
        </w:rPr>
        <w:t>in</w:t>
      </w:r>
      <w:r w:rsidRPr="00CF16A5">
        <w:rPr>
          <w:color w:val="auto"/>
          <w:sz w:val="24"/>
          <w:szCs w:val="24"/>
          <w:u w:val="single"/>
          <w:lang w:eastAsia="en-US"/>
        </w:rPr>
        <w:t>-stream collection (also known as tw</w:t>
      </w:r>
      <w:r w:rsidR="003A0737">
        <w:rPr>
          <w:color w:val="auto"/>
          <w:sz w:val="24"/>
          <w:szCs w:val="24"/>
          <w:u w:val="single"/>
          <w:lang w:eastAsia="en-US"/>
        </w:rPr>
        <w:t>o</w:t>
      </w:r>
      <w:r w:rsidRPr="00CF16A5">
        <w:rPr>
          <w:color w:val="auto"/>
          <w:sz w:val="24"/>
          <w:szCs w:val="24"/>
          <w:u w:val="single"/>
          <w:lang w:eastAsia="en-US"/>
        </w:rPr>
        <w:t>-stream)</w:t>
      </w:r>
      <w:r w:rsidRPr="00CF16A5">
        <w:rPr>
          <w:bCs w:val="0"/>
          <w:color w:val="auto"/>
          <w:sz w:val="24"/>
          <w:szCs w:val="24"/>
          <w:lang w:eastAsia="en-US"/>
        </w:rPr>
        <w:t xml:space="preserve">: </w:t>
      </w:r>
      <w:r w:rsidR="00FF29DD">
        <w:rPr>
          <w:bCs w:val="0"/>
          <w:color w:val="auto"/>
          <w:sz w:val="24"/>
          <w:szCs w:val="24"/>
          <w:lang w:eastAsia="en-US"/>
        </w:rPr>
        <w:t>d</w:t>
      </w:r>
      <w:r w:rsidRPr="00CF16A5">
        <w:rPr>
          <w:bCs w:val="0"/>
          <w:color w:val="auto"/>
          <w:sz w:val="24"/>
          <w:szCs w:val="24"/>
          <w:lang w:eastAsia="en-US"/>
        </w:rPr>
        <w:t xml:space="preserve">ry </w:t>
      </w:r>
      <w:r w:rsidRPr="00CF16A5">
        <w:rPr>
          <w:color w:val="auto"/>
          <w:sz w:val="24"/>
          <w:szCs w:val="24"/>
          <w:lang w:eastAsia="en-US"/>
        </w:rPr>
        <w:t>recyclable waste streams</w:t>
      </w:r>
      <w:r w:rsidRPr="00CF16A5">
        <w:rPr>
          <w:bCs w:val="0"/>
          <w:color w:val="auto"/>
          <w:sz w:val="24"/>
          <w:szCs w:val="24"/>
          <w:lang w:eastAsia="en-US"/>
        </w:rPr>
        <w:t xml:space="preserve"> are presented for collection in two separate containers, for example fibres (paper and cardboard) in one and other dry </w:t>
      </w:r>
      <w:r w:rsidRPr="00CF16A5">
        <w:rPr>
          <w:color w:val="auto"/>
          <w:sz w:val="24"/>
          <w:szCs w:val="24"/>
          <w:lang w:eastAsia="en-US"/>
        </w:rPr>
        <w:t>recyclable waste streams</w:t>
      </w:r>
      <w:r w:rsidRPr="00CF16A5">
        <w:rPr>
          <w:bCs w:val="0"/>
          <w:color w:val="auto"/>
          <w:sz w:val="24"/>
          <w:szCs w:val="24"/>
          <w:lang w:eastAsia="en-US"/>
        </w:rPr>
        <w:t xml:space="preserve"> </w:t>
      </w:r>
      <w:r w:rsidR="00707CCE">
        <w:rPr>
          <w:bCs w:val="0"/>
          <w:color w:val="auto"/>
          <w:sz w:val="24"/>
          <w:szCs w:val="24"/>
          <w:lang w:eastAsia="en-US"/>
        </w:rPr>
        <w:t xml:space="preserve">(metal; glass; plastic) </w:t>
      </w:r>
      <w:r w:rsidRPr="00CF16A5">
        <w:rPr>
          <w:bCs w:val="0"/>
          <w:color w:val="auto"/>
          <w:sz w:val="24"/>
          <w:szCs w:val="24"/>
          <w:lang w:eastAsia="en-US"/>
        </w:rPr>
        <w:t xml:space="preserve">in another. </w:t>
      </w:r>
    </w:p>
    <w:p w:rsidRPr="00CF16A5" w:rsidR="00FD19B2" w:rsidP="00554C21" w:rsidRDefault="00FD19B2" w14:paraId="6420F335" w14:textId="186DE3E0">
      <w:pPr>
        <w:pStyle w:val="EBBodyPara"/>
        <w:numPr>
          <w:ilvl w:val="0"/>
          <w:numId w:val="6"/>
        </w:numPr>
        <w:jc w:val="both"/>
      </w:pPr>
      <w:r w:rsidRPr="00CF16A5">
        <w:rPr>
          <w:color w:val="auto"/>
          <w:sz w:val="24"/>
          <w:szCs w:val="24"/>
          <w:u w:val="single"/>
          <w:lang w:eastAsia="en-US"/>
        </w:rPr>
        <w:t>Mixed dry recyclables collection</w:t>
      </w:r>
      <w:r w:rsidRPr="005A4FDC">
        <w:rPr>
          <w:bCs w:val="0"/>
          <w:color w:val="auto"/>
          <w:sz w:val="24"/>
          <w:szCs w:val="24"/>
          <w:lang w:eastAsia="en-US"/>
        </w:rPr>
        <w:t>:</w:t>
      </w:r>
      <w:r w:rsidRPr="00CF16A5">
        <w:rPr>
          <w:bCs w:val="0"/>
          <w:color w:val="auto"/>
          <w:sz w:val="24"/>
          <w:szCs w:val="24"/>
          <w:lang w:eastAsia="en-US"/>
        </w:rPr>
        <w:t xml:space="preserve"> </w:t>
      </w:r>
      <w:r w:rsidR="00162838">
        <w:rPr>
          <w:bCs w:val="0"/>
          <w:color w:val="auto"/>
          <w:sz w:val="24"/>
          <w:szCs w:val="24"/>
          <w:lang w:eastAsia="en-US"/>
        </w:rPr>
        <w:t>d</w:t>
      </w:r>
      <w:r w:rsidRPr="00CF16A5">
        <w:rPr>
          <w:bCs w:val="0"/>
          <w:color w:val="auto"/>
          <w:sz w:val="24"/>
          <w:szCs w:val="24"/>
          <w:lang w:eastAsia="en-US"/>
        </w:rPr>
        <w:t>ry recycl</w:t>
      </w:r>
      <w:r w:rsidRPr="00CF16A5">
        <w:rPr>
          <w:color w:val="auto"/>
          <w:sz w:val="24"/>
          <w:szCs w:val="24"/>
          <w:lang w:eastAsia="en-US"/>
        </w:rPr>
        <w:t>able waste streams</w:t>
      </w:r>
      <w:r w:rsidRPr="00CF16A5">
        <w:rPr>
          <w:bCs w:val="0"/>
          <w:color w:val="auto"/>
          <w:sz w:val="24"/>
          <w:szCs w:val="24"/>
          <w:lang w:eastAsia="en-US"/>
        </w:rPr>
        <w:t xml:space="preserve"> </w:t>
      </w:r>
      <w:r w:rsidR="00707CCE">
        <w:rPr>
          <w:bCs w:val="0"/>
          <w:color w:val="auto"/>
          <w:sz w:val="24"/>
          <w:szCs w:val="24"/>
          <w:lang w:eastAsia="en-US"/>
        </w:rPr>
        <w:t xml:space="preserve">(metal; plastic; glass; paper and card) </w:t>
      </w:r>
      <w:r w:rsidRPr="00CF16A5">
        <w:rPr>
          <w:bCs w:val="0"/>
          <w:color w:val="auto"/>
          <w:sz w:val="24"/>
          <w:szCs w:val="24"/>
          <w:lang w:eastAsia="en-US"/>
        </w:rPr>
        <w:t>are presented together in one bin. This also called co-mingling.</w:t>
      </w:r>
    </w:p>
    <w:p w:rsidRPr="00CF16A5" w:rsidR="00FD19B2" w:rsidP="00554C21" w:rsidRDefault="00FD19B2" w14:paraId="5F1F2293" w14:textId="4ACBD10E">
      <w:pPr>
        <w:pStyle w:val="EBBodyPara"/>
        <w:numPr>
          <w:ilvl w:val="0"/>
          <w:numId w:val="6"/>
        </w:numPr>
        <w:jc w:val="both"/>
        <w:rPr>
          <w:bCs w:val="0"/>
          <w:color w:val="auto"/>
          <w:sz w:val="24"/>
          <w:szCs w:val="24"/>
          <w:lang w:eastAsia="en-US"/>
        </w:rPr>
      </w:pPr>
      <w:r w:rsidRPr="00CF16A5">
        <w:rPr>
          <w:color w:val="auto"/>
          <w:sz w:val="24"/>
          <w:szCs w:val="24"/>
          <w:u w:val="single"/>
          <w:lang w:eastAsia="en-US"/>
        </w:rPr>
        <w:t>Separate food waste collections:</w:t>
      </w:r>
      <w:r w:rsidRPr="00CF16A5">
        <w:rPr>
          <w:bCs w:val="0"/>
          <w:color w:val="auto"/>
          <w:sz w:val="24"/>
          <w:szCs w:val="24"/>
          <w:lang w:eastAsia="en-US"/>
        </w:rPr>
        <w:t xml:space="preserve"> </w:t>
      </w:r>
      <w:r w:rsidR="007D4979">
        <w:rPr>
          <w:bCs w:val="0"/>
          <w:color w:val="auto"/>
          <w:sz w:val="24"/>
          <w:szCs w:val="24"/>
          <w:lang w:eastAsia="en-US"/>
        </w:rPr>
        <w:t>f</w:t>
      </w:r>
      <w:r w:rsidRPr="00CF16A5">
        <w:rPr>
          <w:bCs w:val="0"/>
          <w:color w:val="auto"/>
          <w:sz w:val="24"/>
          <w:szCs w:val="24"/>
          <w:lang w:eastAsia="en-US"/>
        </w:rPr>
        <w:t xml:space="preserve">ood waste is collected separately from the other recyclable waste streams and residual waste. </w:t>
      </w:r>
    </w:p>
    <w:p w:rsidRPr="00CF16A5" w:rsidR="00FD19B2" w:rsidP="00554C21" w:rsidRDefault="00FD19B2" w14:paraId="487E57F0" w14:textId="081FE746">
      <w:pPr>
        <w:pStyle w:val="EBBodyPara"/>
        <w:numPr>
          <w:ilvl w:val="0"/>
          <w:numId w:val="6"/>
        </w:numPr>
        <w:jc w:val="both"/>
        <w:rPr>
          <w:color w:val="auto"/>
          <w:sz w:val="24"/>
          <w:szCs w:val="24"/>
          <w:lang w:eastAsia="en-US"/>
        </w:rPr>
      </w:pPr>
      <w:r w:rsidRPr="00CF16A5">
        <w:rPr>
          <w:color w:val="auto"/>
          <w:sz w:val="24"/>
          <w:szCs w:val="24"/>
          <w:u w:val="single"/>
          <w:lang w:eastAsia="en-US"/>
        </w:rPr>
        <w:t>Separate garden waste collections:</w:t>
      </w:r>
      <w:r w:rsidRPr="00CF16A5">
        <w:rPr>
          <w:bCs w:val="0"/>
          <w:color w:val="auto"/>
          <w:sz w:val="24"/>
          <w:szCs w:val="24"/>
          <w:lang w:eastAsia="en-US"/>
        </w:rPr>
        <w:t xml:space="preserve"> </w:t>
      </w:r>
      <w:r w:rsidR="00494ED9">
        <w:rPr>
          <w:bCs w:val="0"/>
          <w:color w:val="auto"/>
          <w:sz w:val="24"/>
          <w:szCs w:val="24"/>
          <w:lang w:eastAsia="en-US"/>
        </w:rPr>
        <w:t>f</w:t>
      </w:r>
      <w:r w:rsidRPr="00CF16A5">
        <w:rPr>
          <w:bCs w:val="0"/>
          <w:color w:val="auto"/>
          <w:sz w:val="24"/>
          <w:szCs w:val="24"/>
          <w:lang w:eastAsia="en-US"/>
        </w:rPr>
        <w:t xml:space="preserve">or households, garden waste is collected separately from the other recyclable waste streams and residual waste. </w:t>
      </w:r>
    </w:p>
    <w:p w:rsidRPr="00CF16A5" w:rsidR="00FD19B2" w:rsidP="00554C21" w:rsidRDefault="00FD19B2" w14:paraId="320079AA" w14:textId="4CAF3CF4">
      <w:pPr>
        <w:pStyle w:val="EBBodyPara"/>
        <w:numPr>
          <w:ilvl w:val="0"/>
          <w:numId w:val="6"/>
        </w:numPr>
        <w:jc w:val="both"/>
        <w:rPr>
          <w:color w:val="auto"/>
          <w:sz w:val="24"/>
        </w:rPr>
      </w:pPr>
      <w:r w:rsidRPr="00CF16A5">
        <w:rPr>
          <w:color w:val="auto"/>
          <w:sz w:val="24"/>
          <w:szCs w:val="24"/>
          <w:u w:val="single"/>
          <w:lang w:eastAsia="en-US"/>
        </w:rPr>
        <w:t>Capture rate:</w:t>
      </w:r>
      <w:r w:rsidRPr="00CF16A5">
        <w:rPr>
          <w:color w:val="auto"/>
          <w:sz w:val="24"/>
        </w:rPr>
        <w:t xml:space="preserve"> the quantity of target material ‘captured’ divided by the total quantity of the material available for waste collection. Capture rate is a non-specific waste stream term. </w:t>
      </w:r>
      <w:r w:rsidRPr="00CF16A5" w:rsidDel="00AA7A5C">
        <w:rPr>
          <w:color w:val="auto"/>
          <w:sz w:val="24"/>
        </w:rPr>
        <w:t xml:space="preserve"> </w:t>
      </w:r>
    </w:p>
    <w:p w:rsidRPr="00CF16A5" w:rsidR="00FD19B2" w:rsidP="00554C21" w:rsidRDefault="00FD19B2" w14:paraId="574842AD" w14:textId="77777777">
      <w:pPr>
        <w:pStyle w:val="EBBodyPara"/>
        <w:numPr>
          <w:ilvl w:val="0"/>
          <w:numId w:val="6"/>
        </w:numPr>
        <w:jc w:val="both"/>
        <w:rPr>
          <w:color w:val="auto"/>
          <w:sz w:val="24"/>
        </w:rPr>
      </w:pPr>
      <w:r w:rsidRPr="00CF16A5">
        <w:rPr>
          <w:color w:val="auto"/>
          <w:sz w:val="24"/>
          <w:u w:val="single"/>
        </w:rPr>
        <w:t>Recycling rate</w:t>
      </w:r>
      <w:r w:rsidRPr="00CF16A5">
        <w:rPr>
          <w:color w:val="auto"/>
          <w:sz w:val="24"/>
        </w:rPr>
        <w:t xml:space="preserve">: </w:t>
      </w:r>
    </w:p>
    <w:p w:rsidRPr="00CF16A5" w:rsidR="00FD19B2" w:rsidP="00554C21" w:rsidRDefault="00FD19B2" w14:paraId="0A32D179" w14:textId="1570511A">
      <w:pPr>
        <w:pStyle w:val="EBBodyPara"/>
        <w:numPr>
          <w:ilvl w:val="1"/>
          <w:numId w:val="6"/>
        </w:numPr>
        <w:jc w:val="both"/>
        <w:rPr>
          <w:color w:val="auto"/>
          <w:sz w:val="24"/>
        </w:rPr>
      </w:pPr>
      <w:r w:rsidRPr="00CF16A5">
        <w:rPr>
          <w:i/>
          <w:iCs/>
          <w:color w:val="auto"/>
          <w:sz w:val="24"/>
        </w:rPr>
        <w:t>Presented</w:t>
      </w:r>
      <w:r w:rsidRPr="00123A8E">
        <w:rPr>
          <w:i/>
          <w:color w:val="auto"/>
          <w:sz w:val="24"/>
        </w:rPr>
        <w:t xml:space="preserve"> recycling rate</w:t>
      </w:r>
      <w:r w:rsidRPr="005A4FDC">
        <w:rPr>
          <w:color w:val="auto"/>
          <w:sz w:val="24"/>
        </w:rPr>
        <w:t>:</w:t>
      </w:r>
      <w:r w:rsidRPr="00CF16A5">
        <w:rPr>
          <w:color w:val="auto"/>
          <w:sz w:val="24"/>
        </w:rPr>
        <w:t xml:space="preserve"> the amount of </w:t>
      </w:r>
      <w:proofErr w:type="spellStart"/>
      <w:r w:rsidRPr="00CF16A5">
        <w:rPr>
          <w:color w:val="auto"/>
          <w:sz w:val="24"/>
        </w:rPr>
        <w:t>recyclate</w:t>
      </w:r>
      <w:proofErr w:type="spellEnd"/>
      <w:r w:rsidRPr="00CF16A5">
        <w:rPr>
          <w:color w:val="auto"/>
          <w:sz w:val="24"/>
        </w:rPr>
        <w:t xml:space="preserve"> presented for recycling at kerbside level</w:t>
      </w:r>
      <w:r w:rsidR="004B1F2F">
        <w:rPr>
          <w:color w:val="auto"/>
          <w:sz w:val="24"/>
        </w:rPr>
        <w:t>,</w:t>
      </w:r>
      <w:r w:rsidRPr="00CF16A5">
        <w:rPr>
          <w:color w:val="auto"/>
          <w:sz w:val="24"/>
        </w:rPr>
        <w:t xml:space="preserve"> i.e., the amount of waste physically put in the bin by the householder or firm as a proportion of the total amount of waste available for collection. </w:t>
      </w:r>
    </w:p>
    <w:p w:rsidRPr="00CF16A5" w:rsidR="00FD19B2" w:rsidP="00554C21" w:rsidRDefault="00FD19B2" w14:paraId="5A9AD4A4" w14:textId="34C07600">
      <w:pPr>
        <w:pStyle w:val="EBBodyPara"/>
        <w:numPr>
          <w:ilvl w:val="1"/>
          <w:numId w:val="6"/>
        </w:numPr>
        <w:jc w:val="both"/>
        <w:rPr>
          <w:color w:val="auto"/>
          <w:sz w:val="24"/>
        </w:rPr>
      </w:pPr>
      <w:bookmarkStart w:name="_Hlk95842262" w:id="37"/>
      <w:r w:rsidRPr="00CF16A5">
        <w:rPr>
          <w:i/>
          <w:iCs/>
          <w:color w:val="auto"/>
          <w:sz w:val="24"/>
        </w:rPr>
        <w:t xml:space="preserve">Actual </w:t>
      </w:r>
      <w:r w:rsidRPr="00123A8E">
        <w:rPr>
          <w:i/>
          <w:color w:val="auto"/>
          <w:sz w:val="24"/>
        </w:rPr>
        <w:t>recycling rate</w:t>
      </w:r>
      <w:r w:rsidRPr="00CF16A5">
        <w:rPr>
          <w:color w:val="auto"/>
          <w:sz w:val="24"/>
        </w:rPr>
        <w:t xml:space="preserve">: the proportion of </w:t>
      </w:r>
      <w:proofErr w:type="spellStart"/>
      <w:r w:rsidRPr="00CF16A5">
        <w:rPr>
          <w:color w:val="auto"/>
          <w:sz w:val="24"/>
        </w:rPr>
        <w:t>recyclate</w:t>
      </w:r>
      <w:proofErr w:type="spellEnd"/>
      <w:r w:rsidRPr="00CF16A5">
        <w:rPr>
          <w:color w:val="auto"/>
          <w:sz w:val="24"/>
        </w:rPr>
        <w:t xml:space="preserve"> that arrives for treatment, sorted and split from any contamination that may make the recyclable material untreatable, as a proportion of total amount of waste available for collection. </w:t>
      </w:r>
    </w:p>
    <w:bookmarkEnd w:id="37"/>
    <w:p w:rsidRPr="00123A8E" w:rsidR="00067DD5" w:rsidP="00554C21" w:rsidRDefault="00067DD5" w14:paraId="499F62EB" w14:textId="3DBB7927">
      <w:pPr>
        <w:pStyle w:val="EBBodyPara"/>
        <w:numPr>
          <w:ilvl w:val="1"/>
          <w:numId w:val="6"/>
        </w:numPr>
        <w:jc w:val="both"/>
        <w:rPr>
          <w:color w:val="auto"/>
          <w:sz w:val="24"/>
          <w:szCs w:val="24"/>
        </w:rPr>
      </w:pPr>
      <w:r w:rsidRPr="7ECFF2F1">
        <w:rPr>
          <w:i/>
          <w:color w:val="auto"/>
          <w:sz w:val="24"/>
          <w:szCs w:val="24"/>
        </w:rPr>
        <w:t>Household recycling rate</w:t>
      </w:r>
      <w:r w:rsidRPr="7ECFF2F1">
        <w:rPr>
          <w:color w:val="auto"/>
          <w:sz w:val="24"/>
          <w:szCs w:val="24"/>
        </w:rPr>
        <w:t xml:space="preserve">: </w:t>
      </w:r>
      <w:r w:rsidRPr="7ECFF2F1" w:rsidR="00B956EB">
        <w:rPr>
          <w:color w:val="auto"/>
          <w:sz w:val="24"/>
          <w:szCs w:val="24"/>
        </w:rPr>
        <w:t xml:space="preserve">based on an actual recycling rate calculated for the household sector. </w:t>
      </w:r>
      <w:r w:rsidRPr="7ECFF2F1" w:rsidR="00123A8E">
        <w:rPr>
          <w:color w:val="auto"/>
          <w:sz w:val="24"/>
          <w:szCs w:val="24"/>
        </w:rPr>
        <w:t xml:space="preserve">This rate does not include indirect recycling (i.e., </w:t>
      </w:r>
      <w:proofErr w:type="spellStart"/>
      <w:r w:rsidRPr="7ECFF2F1" w:rsidR="00123A8E">
        <w:rPr>
          <w:color w:val="auto"/>
          <w:sz w:val="24"/>
          <w:szCs w:val="24"/>
        </w:rPr>
        <w:t>recyclate</w:t>
      </w:r>
      <w:proofErr w:type="spellEnd"/>
      <w:r w:rsidRPr="7ECFF2F1" w:rsidR="00123A8E">
        <w:rPr>
          <w:color w:val="auto"/>
          <w:sz w:val="24"/>
          <w:szCs w:val="24"/>
        </w:rPr>
        <w:t xml:space="preserve"> recovered from residual waste infrastructure such as energy from waste </w:t>
      </w:r>
      <w:r w:rsidRPr="1011CD0B" w:rsidR="00123A8E">
        <w:rPr>
          <w:color w:val="auto"/>
          <w:sz w:val="24"/>
          <w:szCs w:val="24"/>
        </w:rPr>
        <w:t xml:space="preserve">(EfW) and </w:t>
      </w:r>
      <w:r w:rsidRPr="1011CD0B" w:rsidR="00123A8E">
        <w:rPr>
          <w:sz w:val="24"/>
          <w:szCs w:val="24"/>
        </w:rPr>
        <w:t>Mechanical Biological Treatment (MBT)).</w:t>
      </w:r>
    </w:p>
    <w:p w:rsidRPr="00123A8E" w:rsidR="00123A8E" w:rsidP="00123A8E" w:rsidRDefault="00067DD5" w14:paraId="1AFD86DE" w14:textId="67DF4EA0">
      <w:pPr>
        <w:pStyle w:val="EBBodyPara"/>
        <w:numPr>
          <w:ilvl w:val="1"/>
          <w:numId w:val="6"/>
        </w:numPr>
        <w:jc w:val="both"/>
        <w:rPr>
          <w:color w:val="auto"/>
          <w:sz w:val="24"/>
          <w:szCs w:val="24"/>
        </w:rPr>
      </w:pPr>
      <w:r w:rsidRPr="00123A8E">
        <w:rPr>
          <w:i/>
          <w:iCs/>
          <w:color w:val="auto"/>
          <w:sz w:val="24"/>
        </w:rPr>
        <w:t>NHM recycling rate</w:t>
      </w:r>
      <w:r w:rsidRPr="00123A8E" w:rsidR="00B956EB">
        <w:rPr>
          <w:i/>
          <w:iCs/>
          <w:color w:val="auto"/>
          <w:sz w:val="24"/>
        </w:rPr>
        <w:t>:</w:t>
      </w:r>
      <w:r w:rsidR="00B956EB">
        <w:rPr>
          <w:color w:val="auto"/>
          <w:sz w:val="24"/>
        </w:rPr>
        <w:t xml:space="preserve"> based on an actual recycling rate calculated for the NHM sector </w:t>
      </w:r>
      <w:r w:rsidRPr="00B956EB" w:rsidR="00B956EB">
        <w:rPr>
          <w:color w:val="auto"/>
          <w:sz w:val="24"/>
          <w:szCs w:val="24"/>
        </w:rPr>
        <w:t>(</w:t>
      </w:r>
      <w:r w:rsidRPr="00B956EB" w:rsidR="00B956EB">
        <w:rPr>
          <w:sz w:val="24"/>
          <w:szCs w:val="24"/>
        </w:rPr>
        <w:t>unless otherwise stated</w:t>
      </w:r>
      <w:r w:rsidR="00B956EB">
        <w:rPr>
          <w:sz w:val="24"/>
          <w:szCs w:val="24"/>
        </w:rPr>
        <w:t>).</w:t>
      </w:r>
      <w:r w:rsidR="00123A8E">
        <w:rPr>
          <w:sz w:val="24"/>
          <w:szCs w:val="24"/>
        </w:rPr>
        <w:t xml:space="preserve"> </w:t>
      </w:r>
      <w:r w:rsidRPr="00123A8E" w:rsidR="00123A8E">
        <w:rPr>
          <w:color w:val="auto"/>
          <w:sz w:val="24"/>
          <w:szCs w:val="24"/>
        </w:rPr>
        <w:t xml:space="preserve">This rate does not include indirect recycling (i.e., </w:t>
      </w:r>
      <w:proofErr w:type="spellStart"/>
      <w:r w:rsidRPr="00123A8E" w:rsidR="00123A8E">
        <w:rPr>
          <w:color w:val="auto"/>
          <w:sz w:val="24"/>
          <w:szCs w:val="24"/>
        </w:rPr>
        <w:t>recyclate</w:t>
      </w:r>
      <w:proofErr w:type="spellEnd"/>
      <w:r w:rsidRPr="00123A8E" w:rsidR="00123A8E">
        <w:rPr>
          <w:color w:val="auto"/>
          <w:sz w:val="24"/>
          <w:szCs w:val="24"/>
        </w:rPr>
        <w:t xml:space="preserve"> recovered from residual waste </w:t>
      </w:r>
      <w:r w:rsidRPr="0081250A" w:rsidR="00123A8E">
        <w:rPr>
          <w:color w:val="auto"/>
          <w:sz w:val="24"/>
          <w:szCs w:val="24"/>
        </w:rPr>
        <w:t xml:space="preserve">infrastructure such as EfW and </w:t>
      </w:r>
      <w:r w:rsidRPr="00123A8E" w:rsidR="00123A8E">
        <w:rPr>
          <w:sz w:val="24"/>
          <w:szCs w:val="24"/>
        </w:rPr>
        <w:t>MB</w:t>
      </w:r>
      <w:r w:rsidR="00123A8E">
        <w:rPr>
          <w:sz w:val="24"/>
          <w:szCs w:val="24"/>
        </w:rPr>
        <w:t>T)</w:t>
      </w:r>
      <w:r w:rsidRPr="00123A8E" w:rsidR="00123A8E">
        <w:rPr>
          <w:sz w:val="24"/>
          <w:szCs w:val="24"/>
        </w:rPr>
        <w:t>.</w:t>
      </w:r>
    </w:p>
    <w:p w:rsidRPr="00CF16A5" w:rsidR="00067DD5" w:rsidP="1011CD0B" w:rsidRDefault="00067DD5" w14:paraId="473F5770" w14:textId="0E7FB196">
      <w:pPr>
        <w:pStyle w:val="EBBodyPara"/>
        <w:numPr>
          <w:ilvl w:val="1"/>
          <w:numId w:val="6"/>
        </w:numPr>
        <w:jc w:val="both"/>
        <w:rPr>
          <w:color w:val="auto"/>
          <w:sz w:val="24"/>
          <w:szCs w:val="24"/>
        </w:rPr>
      </w:pPr>
      <w:r w:rsidRPr="7ECFF2F1">
        <w:rPr>
          <w:i/>
          <w:color w:val="auto"/>
          <w:sz w:val="24"/>
          <w:szCs w:val="24"/>
        </w:rPr>
        <w:t>Municipal sector recycling rate</w:t>
      </w:r>
      <w:r w:rsidRPr="7ECFF2F1" w:rsidR="00B956EB">
        <w:rPr>
          <w:i/>
          <w:color w:val="auto"/>
          <w:sz w:val="24"/>
          <w:szCs w:val="24"/>
        </w:rPr>
        <w:t>:</w:t>
      </w:r>
      <w:r w:rsidRPr="7ECFF2F1" w:rsidR="00B956EB">
        <w:rPr>
          <w:color w:val="auto"/>
          <w:sz w:val="24"/>
          <w:szCs w:val="24"/>
        </w:rPr>
        <w:t xml:space="preserve"> based on actual recycling rate for the municipal sector. This rate </w:t>
      </w:r>
      <w:r w:rsidRPr="7ECFF2F1" w:rsidR="00123A8E">
        <w:rPr>
          <w:color w:val="auto"/>
          <w:sz w:val="24"/>
          <w:szCs w:val="24"/>
        </w:rPr>
        <w:t xml:space="preserve">includes </w:t>
      </w:r>
      <w:r w:rsidRPr="7ECFF2F1" w:rsidR="00B956EB">
        <w:rPr>
          <w:color w:val="auto"/>
          <w:sz w:val="24"/>
          <w:szCs w:val="24"/>
        </w:rPr>
        <w:t>indirect recycling (</w:t>
      </w:r>
      <w:r w:rsidRPr="1011CD0B" w:rsidR="00123A8E">
        <w:rPr>
          <w:color w:val="auto"/>
          <w:sz w:val="24"/>
          <w:szCs w:val="24"/>
        </w:rPr>
        <w:t xml:space="preserve">from residual waste infrastructure such as EfW and </w:t>
      </w:r>
      <w:r w:rsidRPr="1011CD0B" w:rsidR="00123A8E">
        <w:rPr>
          <w:sz w:val="24"/>
          <w:szCs w:val="24"/>
        </w:rPr>
        <w:t>MBT).</w:t>
      </w:r>
    </w:p>
    <w:p w:rsidRPr="00063800" w:rsidR="00FD19B2" w:rsidP="00554C21" w:rsidRDefault="00FD19B2" w14:paraId="00DC6E93" w14:textId="4AF80C18">
      <w:pPr>
        <w:pStyle w:val="EBBodyPara"/>
        <w:numPr>
          <w:ilvl w:val="0"/>
          <w:numId w:val="6"/>
        </w:numPr>
        <w:jc w:val="both"/>
        <w:rPr>
          <w:color w:val="auto"/>
          <w:sz w:val="24"/>
          <w:szCs w:val="24"/>
          <w:lang w:eastAsia="en-US"/>
        </w:rPr>
      </w:pPr>
      <w:r w:rsidRPr="00CF16A5">
        <w:rPr>
          <w:sz w:val="24"/>
          <w:u w:val="single"/>
        </w:rPr>
        <w:t>Low-rise and flatted properties:</w:t>
      </w:r>
      <w:r w:rsidRPr="00CF16A5">
        <w:rPr>
          <w:bCs w:val="0"/>
          <w:color w:val="auto"/>
          <w:sz w:val="24"/>
          <w:szCs w:val="24"/>
          <w:lang w:eastAsia="en-US"/>
        </w:rPr>
        <w:t xml:space="preserve"> </w:t>
      </w:r>
      <w:r w:rsidR="0006691A">
        <w:rPr>
          <w:bCs w:val="0"/>
          <w:color w:val="auto"/>
          <w:sz w:val="24"/>
          <w:szCs w:val="24"/>
          <w:lang w:eastAsia="en-US"/>
        </w:rPr>
        <w:t>f</w:t>
      </w:r>
      <w:r w:rsidRPr="00CF16A5">
        <w:rPr>
          <w:bCs w:val="0"/>
          <w:color w:val="auto"/>
          <w:sz w:val="24"/>
          <w:szCs w:val="24"/>
          <w:lang w:eastAsia="en-US"/>
        </w:rPr>
        <w:t xml:space="preserve">or households, </w:t>
      </w:r>
      <w:r w:rsidR="00707CCE">
        <w:rPr>
          <w:bCs w:val="0"/>
          <w:color w:val="auto"/>
          <w:sz w:val="24"/>
          <w:szCs w:val="24"/>
          <w:lang w:eastAsia="en-US"/>
        </w:rPr>
        <w:t xml:space="preserve">low-rise refers to </w:t>
      </w:r>
      <w:r w:rsidRPr="00CF16A5">
        <w:rPr>
          <w:bCs w:val="0"/>
          <w:color w:val="auto"/>
          <w:sz w:val="24"/>
          <w:szCs w:val="24"/>
          <w:lang w:eastAsia="en-US"/>
        </w:rPr>
        <w:t xml:space="preserve">properties that are usually three stories or less whose waste is collected at kerbside. Flatted properties are those usually higher than three stories. Their waste may be collected at kerbside but also there may be recycling facilities with shared bins within the building complex. The reason for the distinction is that it is usually easier to collect waste from low-rise properties and residents tend to use </w:t>
      </w:r>
      <w:r w:rsidR="00707CCE">
        <w:rPr>
          <w:bCs w:val="0"/>
          <w:color w:val="auto"/>
          <w:sz w:val="24"/>
          <w:szCs w:val="24"/>
          <w:lang w:eastAsia="en-US"/>
        </w:rPr>
        <w:t xml:space="preserve">their own </w:t>
      </w:r>
      <w:r w:rsidRPr="00CF16A5">
        <w:rPr>
          <w:bCs w:val="0"/>
          <w:color w:val="auto"/>
          <w:sz w:val="24"/>
          <w:szCs w:val="24"/>
          <w:lang w:eastAsia="en-US"/>
        </w:rPr>
        <w:t>recycling bins more than in flatted properties. This is because the recycling facilities in the flatted properties are more complex, there may be inadequate space at the point of collection to separate recyclables, etc.</w:t>
      </w:r>
    </w:p>
    <w:p w:rsidR="00E00506" w:rsidP="00E00506" w:rsidRDefault="00E00506" w14:paraId="7F5C1186" w14:textId="77777777">
      <w:pPr>
        <w:pStyle w:val="EBBodyPara"/>
        <w:jc w:val="both"/>
        <w:rPr>
          <w:sz w:val="24"/>
          <w:szCs w:val="24"/>
          <w:u w:val="single"/>
        </w:rPr>
      </w:pPr>
    </w:p>
    <w:p w:rsidR="00605C2C" w:rsidP="00E00506" w:rsidRDefault="720082FE" w14:paraId="5C84F8A3" w14:textId="05C20FB3">
      <w:pPr>
        <w:pStyle w:val="EBBodyPara"/>
        <w:jc w:val="both"/>
        <w:rPr>
          <w:color w:val="auto"/>
          <w:sz w:val="24"/>
          <w:szCs w:val="24"/>
          <w:lang w:eastAsia="en-US"/>
        </w:rPr>
      </w:pPr>
      <w:r w:rsidRPr="00E00506">
        <w:rPr>
          <w:b/>
          <w:bCs w:val="0"/>
          <w:sz w:val="24"/>
          <w:szCs w:val="24"/>
        </w:rPr>
        <w:t>HMG</w:t>
      </w:r>
      <w:r w:rsidR="00E00506">
        <w:rPr>
          <w:b/>
          <w:bCs w:val="0"/>
          <w:sz w:val="24"/>
          <w:szCs w:val="24"/>
        </w:rPr>
        <w:t>:</w:t>
      </w:r>
      <w:r w:rsidRPr="0B6329EE">
        <w:rPr>
          <w:color w:val="auto"/>
          <w:sz w:val="24"/>
          <w:szCs w:val="24"/>
          <w:lang w:eastAsia="en-US"/>
        </w:rPr>
        <w:t xml:space="preserve"> His Majesty’s Government, the government of the United Kingdom</w:t>
      </w:r>
      <w:r w:rsidRPr="0B6329EE" w:rsidR="4C8C6ABF">
        <w:rPr>
          <w:color w:val="auto"/>
          <w:sz w:val="24"/>
          <w:szCs w:val="24"/>
          <w:lang w:eastAsia="en-US"/>
        </w:rPr>
        <w:t xml:space="preserve"> made up of all ministerial departments. </w:t>
      </w:r>
    </w:p>
    <w:p w:rsidR="00605C2C" w:rsidP="00605C2C" w:rsidRDefault="00605C2C" w14:paraId="1F90AC00" w14:textId="77777777">
      <w:pPr>
        <w:pStyle w:val="EBBodyPara"/>
        <w:jc w:val="both"/>
        <w:rPr>
          <w:color w:val="auto"/>
          <w:sz w:val="24"/>
          <w:szCs w:val="24"/>
          <w:lang w:eastAsia="en-US"/>
        </w:rPr>
      </w:pPr>
    </w:p>
    <w:p w:rsidRPr="00E66907" w:rsidR="00605C2C" w:rsidP="00605C2C" w:rsidRDefault="00605C2C" w14:paraId="102E510E" w14:textId="192CFB2B">
      <w:pPr>
        <w:pStyle w:val="EBBodyPara"/>
        <w:jc w:val="both"/>
        <w:rPr>
          <w:color w:val="auto"/>
          <w:sz w:val="24"/>
          <w:szCs w:val="24"/>
          <w:lang w:eastAsia="en-US"/>
        </w:rPr>
      </w:pPr>
      <w:r w:rsidRPr="00F50E2C">
        <w:rPr>
          <w:b/>
          <w:bCs w:val="0"/>
          <w:color w:val="auto"/>
          <w:sz w:val="24"/>
          <w:szCs w:val="24"/>
          <w:lang w:eastAsia="en-US"/>
        </w:rPr>
        <w:t>Waste Management Compan</w:t>
      </w:r>
      <w:r w:rsidRPr="00F50E2C" w:rsidR="00F50E2C">
        <w:rPr>
          <w:b/>
          <w:bCs w:val="0"/>
          <w:color w:val="auto"/>
          <w:sz w:val="24"/>
          <w:szCs w:val="24"/>
          <w:lang w:eastAsia="en-US"/>
        </w:rPr>
        <w:t>ies (WMCs):</w:t>
      </w:r>
      <w:r w:rsidR="00E66907">
        <w:rPr>
          <w:b/>
          <w:bCs w:val="0"/>
          <w:color w:val="auto"/>
          <w:sz w:val="24"/>
          <w:szCs w:val="24"/>
          <w:lang w:eastAsia="en-US"/>
        </w:rPr>
        <w:t xml:space="preserve"> </w:t>
      </w:r>
      <w:r w:rsidR="002F5D6F">
        <w:rPr>
          <w:color w:val="auto"/>
          <w:sz w:val="24"/>
          <w:szCs w:val="24"/>
          <w:lang w:eastAsia="en-US"/>
        </w:rPr>
        <w:t xml:space="preserve">A waste management company </w:t>
      </w:r>
      <w:r w:rsidR="00D0309B">
        <w:rPr>
          <w:color w:val="auto"/>
          <w:sz w:val="24"/>
          <w:szCs w:val="24"/>
          <w:lang w:eastAsia="en-US"/>
        </w:rPr>
        <w:t xml:space="preserve">deals with the collection, transporting, recycling and sometimes processing of regular waste for NHM’s. </w:t>
      </w:r>
      <w:r w:rsidR="006655B7">
        <w:rPr>
          <w:color w:val="auto"/>
          <w:sz w:val="24"/>
          <w:szCs w:val="24"/>
          <w:lang w:eastAsia="en-US"/>
        </w:rPr>
        <w:t>They are contracted out by NHM’s to provide these services.</w:t>
      </w:r>
    </w:p>
    <w:p w:rsidRPr="00CF16A5" w:rsidR="00133E48" w:rsidP="00133E48" w:rsidRDefault="00133E48" w14:paraId="63E38836" w14:textId="77777777">
      <w:pPr>
        <w:rPr>
          <w:rFonts w:cs="Arial"/>
        </w:rPr>
      </w:pPr>
    </w:p>
    <w:p w:rsidR="002E54C6" w:rsidRDefault="002E54C6" w14:paraId="5E89B7FB" w14:textId="77777777">
      <w:pPr>
        <w:rPr>
          <w:rFonts w:cs="Arial"/>
          <w:b/>
          <w:spacing w:val="-4"/>
          <w:kern w:val="32"/>
          <w:sz w:val="32"/>
          <w:szCs w:val="32"/>
        </w:rPr>
      </w:pPr>
      <w:r>
        <w:rPr>
          <w:bCs/>
        </w:rPr>
        <w:br w:type="page"/>
      </w:r>
    </w:p>
    <w:p w:rsidRPr="001A35C9" w:rsidR="00CF16A5" w:rsidP="00CF16A5" w:rsidRDefault="3CCB3EB1" w14:paraId="16F93239" w14:textId="1A30D5E0">
      <w:pPr>
        <w:pStyle w:val="Heading1"/>
        <w:rPr>
          <w:rFonts w:ascii="Arial" w:hAnsi="Arial"/>
        </w:rPr>
      </w:pPr>
      <w:r w:rsidRPr="7C995945">
        <w:rPr>
          <w:rFonts w:ascii="Arial" w:hAnsi="Arial"/>
        </w:rPr>
        <w:t xml:space="preserve">Executive Summary </w:t>
      </w:r>
    </w:p>
    <w:p w:rsidRPr="00CF16A5" w:rsidR="00CF16A5" w:rsidP="00CF16A5" w:rsidRDefault="00CF16A5" w14:paraId="71087092" w14:textId="5E693E42">
      <w:pPr>
        <w:pStyle w:val="EBBodyPara"/>
        <w:jc w:val="both"/>
        <w:rPr>
          <w:sz w:val="24"/>
          <w:szCs w:val="24"/>
        </w:rPr>
      </w:pPr>
      <w:r w:rsidRPr="00CF16A5">
        <w:rPr>
          <w:sz w:val="24"/>
          <w:szCs w:val="24"/>
        </w:rPr>
        <w:t xml:space="preserve">This is a final impact assessment to assess the final policy proposals on </w:t>
      </w:r>
      <w:r w:rsidR="00312035">
        <w:rPr>
          <w:sz w:val="24"/>
          <w:szCs w:val="24"/>
        </w:rPr>
        <w:t xml:space="preserve">Simpler Recycling </w:t>
      </w:r>
      <w:r w:rsidRPr="00CF16A5">
        <w:rPr>
          <w:sz w:val="24"/>
          <w:szCs w:val="24"/>
        </w:rPr>
        <w:t>in England</w:t>
      </w:r>
      <w:r w:rsidR="00CE5474">
        <w:rPr>
          <w:sz w:val="24"/>
          <w:szCs w:val="24"/>
        </w:rPr>
        <w:t xml:space="preserve"> (previously known as “Consistency in Recycling”)</w:t>
      </w:r>
      <w:r w:rsidR="005452CD">
        <w:rPr>
          <w:sz w:val="24"/>
          <w:szCs w:val="24"/>
        </w:rPr>
        <w:t>.</w:t>
      </w:r>
      <w:r w:rsidRPr="00CF16A5">
        <w:rPr>
          <w:sz w:val="24"/>
          <w:szCs w:val="24"/>
        </w:rPr>
        <w:t xml:space="preserve"> There were </w:t>
      </w:r>
      <w:r w:rsidR="00312035">
        <w:rPr>
          <w:sz w:val="24"/>
          <w:szCs w:val="24"/>
        </w:rPr>
        <w:t>four</w:t>
      </w:r>
      <w:r w:rsidRPr="00CF16A5" w:rsidR="00312035">
        <w:rPr>
          <w:sz w:val="24"/>
          <w:szCs w:val="24"/>
        </w:rPr>
        <w:t xml:space="preserve"> </w:t>
      </w:r>
      <w:r w:rsidRPr="00CF16A5">
        <w:rPr>
          <w:sz w:val="24"/>
          <w:szCs w:val="24"/>
        </w:rPr>
        <w:t xml:space="preserve">consultations on this policy. We first consulted on the policy in February </w:t>
      </w:r>
      <w:r w:rsidRPr="4B495E37" w:rsidR="005E4249">
        <w:rPr>
          <w:sz w:val="24"/>
          <w:szCs w:val="24"/>
        </w:rPr>
        <w:t>–</w:t>
      </w:r>
      <w:r w:rsidRPr="00CF16A5">
        <w:rPr>
          <w:sz w:val="24"/>
          <w:szCs w:val="24"/>
        </w:rPr>
        <w:t xml:space="preserve"> May 2019</w:t>
      </w:r>
      <w:r w:rsidRPr="00720709">
        <w:rPr>
          <w:rStyle w:val="FootnoteReference"/>
          <w:rFonts w:eastAsia="SimSun" w:cs="Arial"/>
          <w:sz w:val="24"/>
          <w:szCs w:val="24"/>
        </w:rPr>
        <w:footnoteReference w:id="8"/>
      </w:r>
      <w:r w:rsidRPr="00CF16A5">
        <w:rPr>
          <w:sz w:val="24"/>
          <w:szCs w:val="24"/>
        </w:rPr>
        <w:t>. Our second consultation was in May – July 2021</w:t>
      </w:r>
      <w:r w:rsidRPr="00720709">
        <w:rPr>
          <w:rStyle w:val="FootnoteReference"/>
          <w:rFonts w:eastAsia="SimSun" w:cs="Arial"/>
          <w:sz w:val="24"/>
          <w:szCs w:val="24"/>
        </w:rPr>
        <w:footnoteReference w:id="9"/>
      </w:r>
      <w:r w:rsidRPr="00CF16A5">
        <w:rPr>
          <w:sz w:val="24"/>
          <w:szCs w:val="24"/>
        </w:rPr>
        <w:t>.</w:t>
      </w:r>
      <w:r w:rsidR="00312035">
        <w:rPr>
          <w:sz w:val="24"/>
          <w:szCs w:val="24"/>
        </w:rPr>
        <w:t xml:space="preserve"> We held two </w:t>
      </w:r>
      <w:r w:rsidR="005D0D27">
        <w:rPr>
          <w:sz w:val="24"/>
          <w:szCs w:val="24"/>
        </w:rPr>
        <w:t>further</w:t>
      </w:r>
      <w:r w:rsidR="00312035">
        <w:rPr>
          <w:sz w:val="24"/>
          <w:szCs w:val="24"/>
        </w:rPr>
        <w:t xml:space="preserve"> consultations in October – November 2023</w:t>
      </w:r>
      <w:r w:rsidR="00FB1860">
        <w:rPr>
          <w:sz w:val="24"/>
          <w:szCs w:val="24"/>
        </w:rPr>
        <w:t>: a targeted consultation on exemptions and statutory guidance</w:t>
      </w:r>
      <w:r w:rsidR="005F583B">
        <w:rPr>
          <w:rStyle w:val="FootnoteReference"/>
          <w:szCs w:val="24"/>
        </w:rPr>
        <w:footnoteReference w:id="10"/>
      </w:r>
      <w:r w:rsidR="00FB1860">
        <w:rPr>
          <w:sz w:val="24"/>
          <w:szCs w:val="24"/>
        </w:rPr>
        <w:t>, and a public consultation on additional policies</w:t>
      </w:r>
      <w:r w:rsidR="005532D5">
        <w:rPr>
          <w:rStyle w:val="FootnoteReference"/>
          <w:szCs w:val="24"/>
        </w:rPr>
        <w:footnoteReference w:id="11"/>
      </w:r>
      <w:r w:rsidR="00FB1860">
        <w:rPr>
          <w:sz w:val="24"/>
          <w:szCs w:val="24"/>
        </w:rPr>
        <w:t xml:space="preserve">. </w:t>
      </w:r>
      <w:r w:rsidRPr="00CF16A5">
        <w:rPr>
          <w:sz w:val="24"/>
          <w:szCs w:val="24"/>
        </w:rPr>
        <w:t>There were two accompanying impact assessments to assess the economic case of the proposed policy options</w:t>
      </w:r>
      <w:r w:rsidR="00EA3806">
        <w:rPr>
          <w:sz w:val="24"/>
          <w:szCs w:val="24"/>
        </w:rPr>
        <w:t>, published in 2019 and 2021</w:t>
      </w:r>
      <w:r w:rsidRPr="00CF16A5">
        <w:rPr>
          <w:sz w:val="24"/>
          <w:szCs w:val="24"/>
        </w:rPr>
        <w:t>. This final impact assessment builds on the earlier assessments. It reflects the final polic</w:t>
      </w:r>
      <w:r w:rsidR="00F85895">
        <w:rPr>
          <w:sz w:val="24"/>
          <w:szCs w:val="24"/>
        </w:rPr>
        <w:t xml:space="preserve">ies, implemented through </w:t>
      </w:r>
      <w:r w:rsidRPr="00F54731" w:rsidR="00F54731">
        <w:rPr>
          <w:sz w:val="24"/>
          <w:szCs w:val="24"/>
        </w:rPr>
        <w:t>The Separation of Waste (England) Regulations 2024</w:t>
      </w:r>
      <w:r w:rsidR="00F54731">
        <w:rPr>
          <w:sz w:val="24"/>
          <w:szCs w:val="24"/>
        </w:rPr>
        <w:t xml:space="preserve"> and </w:t>
      </w:r>
      <w:r w:rsidRPr="00412D8D" w:rsidR="00412D8D">
        <w:rPr>
          <w:sz w:val="24"/>
          <w:szCs w:val="24"/>
        </w:rPr>
        <w:t>T</w:t>
      </w:r>
      <w:r w:rsidRPr="009E7A40" w:rsidR="00412D8D">
        <w:rPr>
          <w:sz w:val="24"/>
          <w:szCs w:val="24"/>
        </w:rPr>
        <w:t>he Separation of Waste (England) (No. 2) Regulations 2024</w:t>
      </w:r>
      <w:r w:rsidR="00412D8D">
        <w:rPr>
          <w:sz w:val="24"/>
          <w:szCs w:val="24"/>
        </w:rPr>
        <w:t>,</w:t>
      </w:r>
      <w:r w:rsidRPr="00CF16A5">
        <w:rPr>
          <w:sz w:val="24"/>
          <w:szCs w:val="24"/>
        </w:rPr>
        <w:t xml:space="preserve"> and incorporates the latest evidence available. </w:t>
      </w:r>
    </w:p>
    <w:p w:rsidRPr="00CF16A5" w:rsidR="00CF16A5" w:rsidP="00CF16A5" w:rsidRDefault="00CF16A5" w14:paraId="6BD39642" w14:textId="510CC9D8">
      <w:pPr>
        <w:pStyle w:val="EBBodyPara"/>
        <w:jc w:val="both"/>
        <w:rPr>
          <w:sz w:val="24"/>
          <w:szCs w:val="24"/>
        </w:rPr>
      </w:pPr>
      <w:r w:rsidRPr="00CF16A5">
        <w:rPr>
          <w:sz w:val="24"/>
          <w:szCs w:val="24"/>
        </w:rPr>
        <w:t>The final impact assessment covers municipal waste, which is comprised of household waste and businesses and public sector organisations that generate household-like waste</w:t>
      </w:r>
      <w:bookmarkStart w:name="_Hlk94631815" w:id="38"/>
      <w:bookmarkStart w:name="_Hlk94539238" w:id="39"/>
      <w:r w:rsidRPr="00CF16A5">
        <w:rPr>
          <w:sz w:val="24"/>
          <w:szCs w:val="24"/>
        </w:rPr>
        <w:t>. In this document non-household premises affected are referred to as municipal businesses or the non-household municipal sector (NHM).</w:t>
      </w:r>
      <w:bookmarkEnd w:id="38"/>
      <w:r w:rsidRPr="00CF16A5">
        <w:rPr>
          <w:sz w:val="24"/>
          <w:szCs w:val="24"/>
        </w:rPr>
        <w:t xml:space="preserve"> </w:t>
      </w:r>
      <w:bookmarkEnd w:id="39"/>
      <w:r w:rsidRPr="00CF16A5">
        <w:rPr>
          <w:sz w:val="24"/>
          <w:szCs w:val="24"/>
        </w:rPr>
        <w:t xml:space="preserve">Despite being grouped together as the municipal sector, waste collections for households and municipal businesses are very different and will be addressed separately throughout the impact assessment. For example, the NHM sector is overall more complex than the household sector given its diversity and no </w:t>
      </w:r>
      <w:r w:rsidR="003978A4">
        <w:rPr>
          <w:sz w:val="24"/>
          <w:szCs w:val="24"/>
        </w:rPr>
        <w:t>organisation</w:t>
      </w:r>
      <w:r w:rsidRPr="00CF16A5">
        <w:rPr>
          <w:sz w:val="24"/>
          <w:szCs w:val="24"/>
        </w:rPr>
        <w:t xml:space="preserve"> to manage waste collections between the businesses and the waste collectors (as a </w:t>
      </w:r>
      <w:r w:rsidR="008D303D">
        <w:rPr>
          <w:sz w:val="24"/>
          <w:szCs w:val="24"/>
        </w:rPr>
        <w:t>l</w:t>
      </w:r>
      <w:r w:rsidRPr="00CF16A5">
        <w:rPr>
          <w:sz w:val="24"/>
          <w:szCs w:val="24"/>
        </w:rPr>
        <w:t xml:space="preserve">ocal </w:t>
      </w:r>
      <w:r w:rsidR="008D303D">
        <w:rPr>
          <w:sz w:val="24"/>
          <w:szCs w:val="24"/>
        </w:rPr>
        <w:t>a</w:t>
      </w:r>
      <w:r w:rsidRPr="00CF16A5">
        <w:rPr>
          <w:sz w:val="24"/>
          <w:szCs w:val="24"/>
        </w:rPr>
        <w:t>uthority does for households).</w:t>
      </w:r>
    </w:p>
    <w:p w:rsidRPr="00CF16A5" w:rsidR="00CF16A5" w:rsidP="0027133A" w:rsidRDefault="00D5401E" w14:paraId="20E1D30C" w14:textId="2B980F56">
      <w:pPr>
        <w:pStyle w:val="EBBodyPara"/>
        <w:jc w:val="both"/>
        <w:rPr>
          <w:rFonts w:eastAsia="Arial"/>
          <w:color w:val="000000" w:themeColor="text1"/>
        </w:rPr>
      </w:pPr>
      <w:r>
        <w:rPr>
          <w:sz w:val="24"/>
          <w:szCs w:val="24"/>
        </w:rPr>
        <w:t xml:space="preserve">In </w:t>
      </w:r>
      <w:r w:rsidR="00331D51">
        <w:rPr>
          <w:sz w:val="24"/>
          <w:szCs w:val="24"/>
        </w:rPr>
        <w:t xml:space="preserve">2019, </w:t>
      </w:r>
      <w:r w:rsidR="00BB3453">
        <w:rPr>
          <w:sz w:val="24"/>
          <w:szCs w:val="24"/>
        </w:rPr>
        <w:t>we</w:t>
      </w:r>
      <w:r w:rsidR="00331D51">
        <w:rPr>
          <w:sz w:val="24"/>
          <w:szCs w:val="24"/>
        </w:rPr>
        <w:t xml:space="preserve"> consulted on </w:t>
      </w:r>
      <w:r w:rsidR="00A05791">
        <w:rPr>
          <w:sz w:val="24"/>
          <w:szCs w:val="24"/>
        </w:rPr>
        <w:t>proposals to require</w:t>
      </w:r>
      <w:r w:rsidRPr="00331D51" w:rsidR="00331D51">
        <w:rPr>
          <w:sz w:val="24"/>
          <w:szCs w:val="24"/>
        </w:rPr>
        <w:t xml:space="preserve"> all </w:t>
      </w:r>
      <w:r w:rsidR="00940974">
        <w:rPr>
          <w:sz w:val="24"/>
          <w:szCs w:val="24"/>
        </w:rPr>
        <w:t>local</w:t>
      </w:r>
      <w:r w:rsidRPr="00331D51" w:rsidR="00331D51">
        <w:rPr>
          <w:sz w:val="24"/>
          <w:szCs w:val="24"/>
        </w:rPr>
        <w:t xml:space="preserve"> authorities </w:t>
      </w:r>
      <w:r w:rsidR="0031330B">
        <w:rPr>
          <w:sz w:val="24"/>
          <w:szCs w:val="24"/>
        </w:rPr>
        <w:t>in England t</w:t>
      </w:r>
      <w:r w:rsidRPr="00331D51" w:rsidR="00331D51">
        <w:rPr>
          <w:sz w:val="24"/>
          <w:szCs w:val="24"/>
        </w:rPr>
        <w:t>o</w:t>
      </w:r>
      <w:r w:rsidR="0031330B">
        <w:rPr>
          <w:sz w:val="24"/>
          <w:szCs w:val="24"/>
        </w:rPr>
        <w:t xml:space="preserve"> </w:t>
      </w:r>
      <w:r w:rsidRPr="00331D51" w:rsidR="00331D51">
        <w:rPr>
          <w:sz w:val="24"/>
          <w:szCs w:val="24"/>
        </w:rPr>
        <w:t>collect the same core set of dry recyclable materials from households</w:t>
      </w:r>
      <w:r w:rsidR="0031330B">
        <w:rPr>
          <w:sz w:val="24"/>
          <w:szCs w:val="24"/>
        </w:rPr>
        <w:t xml:space="preserve"> and </w:t>
      </w:r>
      <w:r w:rsidRPr="00331D51" w:rsidR="00331D51">
        <w:rPr>
          <w:sz w:val="24"/>
          <w:szCs w:val="24"/>
        </w:rPr>
        <w:t>have separate weekly food waste collections from households</w:t>
      </w:r>
      <w:r w:rsidR="007D56D6">
        <w:rPr>
          <w:sz w:val="24"/>
          <w:szCs w:val="24"/>
        </w:rPr>
        <w:t xml:space="preserve">, and other policies </w:t>
      </w:r>
      <w:r w:rsidR="001B3394">
        <w:rPr>
          <w:sz w:val="24"/>
          <w:szCs w:val="24"/>
        </w:rPr>
        <w:t>related to</w:t>
      </w:r>
      <w:r w:rsidR="007D56D6">
        <w:rPr>
          <w:sz w:val="24"/>
          <w:szCs w:val="24"/>
        </w:rPr>
        <w:t xml:space="preserve"> recycling</w:t>
      </w:r>
      <w:r w:rsidR="0031330B">
        <w:rPr>
          <w:sz w:val="24"/>
          <w:szCs w:val="24"/>
        </w:rPr>
        <w:t>.</w:t>
      </w:r>
      <w:r w:rsidR="00BB3453">
        <w:rPr>
          <w:sz w:val="24"/>
          <w:szCs w:val="24"/>
        </w:rPr>
        <w:t xml:space="preserve"> </w:t>
      </w:r>
      <w:r w:rsidR="0027133A">
        <w:rPr>
          <w:sz w:val="24"/>
          <w:szCs w:val="24"/>
        </w:rPr>
        <w:t xml:space="preserve">The </w:t>
      </w:r>
      <w:r w:rsidR="00940974">
        <w:rPr>
          <w:sz w:val="24"/>
          <w:szCs w:val="24"/>
        </w:rPr>
        <w:t>intention</w:t>
      </w:r>
      <w:r w:rsidRPr="00CF16A5" w:rsidR="00CF16A5">
        <w:rPr>
          <w:sz w:val="24"/>
          <w:szCs w:val="24"/>
        </w:rPr>
        <w:t xml:space="preserve"> of th</w:t>
      </w:r>
      <w:r w:rsidR="00BB3453">
        <w:rPr>
          <w:sz w:val="24"/>
          <w:szCs w:val="24"/>
        </w:rPr>
        <w:t>is</w:t>
      </w:r>
      <w:r w:rsidRPr="00CF16A5" w:rsidR="00CF16A5">
        <w:rPr>
          <w:sz w:val="24"/>
          <w:szCs w:val="24"/>
        </w:rPr>
        <w:t xml:space="preserve"> </w:t>
      </w:r>
      <w:r w:rsidR="00940974">
        <w:rPr>
          <w:sz w:val="24"/>
          <w:szCs w:val="24"/>
        </w:rPr>
        <w:t>proposal was</w:t>
      </w:r>
      <w:r w:rsidRPr="00CF16A5" w:rsidR="00CF16A5">
        <w:rPr>
          <w:sz w:val="24"/>
          <w:szCs w:val="24"/>
        </w:rPr>
        <w:t xml:space="preserve"> to increase the overall quantity and quality of recycling collected</w:t>
      </w:r>
      <w:r w:rsidR="00C63402">
        <w:rPr>
          <w:sz w:val="24"/>
          <w:szCs w:val="24"/>
        </w:rPr>
        <w:t xml:space="preserve"> </w:t>
      </w:r>
      <w:proofErr w:type="gramStart"/>
      <w:r w:rsidR="00C63402">
        <w:rPr>
          <w:sz w:val="24"/>
          <w:szCs w:val="24"/>
        </w:rPr>
        <w:t>in order to</w:t>
      </w:r>
      <w:proofErr w:type="gramEnd"/>
      <w:r w:rsidR="00C63402">
        <w:rPr>
          <w:sz w:val="24"/>
          <w:szCs w:val="24"/>
        </w:rPr>
        <w:t xml:space="preserve"> reduce the negative environmental impacts</w:t>
      </w:r>
      <w:r w:rsidRPr="00CF16A5" w:rsidR="00CF16A5">
        <w:rPr>
          <w:sz w:val="24"/>
          <w:szCs w:val="24"/>
        </w:rPr>
        <w:t xml:space="preserve">. </w:t>
      </w:r>
      <w:r w:rsidR="003B73F2">
        <w:rPr>
          <w:sz w:val="24"/>
          <w:szCs w:val="24"/>
        </w:rPr>
        <w:t>Previous recycling requirements have proven</w:t>
      </w:r>
      <w:r w:rsidRPr="00CF16A5" w:rsidR="00CF16A5">
        <w:rPr>
          <w:sz w:val="24"/>
          <w:szCs w:val="24"/>
        </w:rPr>
        <w:t xml:space="preserve"> insufficient to increase recycling beyond the current level of 44-45% for households (this rate has not changed for the past 5 years) and </w:t>
      </w:r>
      <w:r w:rsidRPr="00CF16A5" w:rsidR="006E5DA4">
        <w:rPr>
          <w:sz w:val="24"/>
          <w:szCs w:val="24"/>
        </w:rPr>
        <w:t>4</w:t>
      </w:r>
      <w:r w:rsidR="006E5DA4">
        <w:rPr>
          <w:sz w:val="24"/>
          <w:szCs w:val="24"/>
        </w:rPr>
        <w:t>3.3</w:t>
      </w:r>
      <w:r w:rsidRPr="00CF16A5" w:rsidR="00CF16A5">
        <w:rPr>
          <w:sz w:val="24"/>
          <w:szCs w:val="24"/>
        </w:rPr>
        <w:t>%</w:t>
      </w:r>
      <w:r w:rsidRPr="00720709" w:rsidR="00CF16A5">
        <w:rPr>
          <w:rStyle w:val="FootnoteReference"/>
          <w:rFonts w:eastAsia="SimSun" w:cs="Arial"/>
          <w:sz w:val="24"/>
          <w:szCs w:val="24"/>
        </w:rPr>
        <w:footnoteReference w:id="12"/>
      </w:r>
      <w:r w:rsidRPr="00CF16A5" w:rsidR="00CF16A5">
        <w:rPr>
          <w:sz w:val="24"/>
          <w:szCs w:val="24"/>
        </w:rPr>
        <w:t xml:space="preserve"> for businesses. </w:t>
      </w:r>
      <w:r w:rsidR="003B73F2">
        <w:rPr>
          <w:sz w:val="24"/>
          <w:szCs w:val="24"/>
        </w:rPr>
        <w:t>Additionally, previous policy has</w:t>
      </w:r>
      <w:r w:rsidRPr="00CF16A5" w:rsidR="00CF16A5">
        <w:rPr>
          <w:sz w:val="24"/>
          <w:szCs w:val="24"/>
        </w:rPr>
        <w:t xml:space="preserve"> led to </w:t>
      </w:r>
      <w:r w:rsidR="005142BA">
        <w:rPr>
          <w:sz w:val="24"/>
          <w:szCs w:val="24"/>
        </w:rPr>
        <w:t>a lack of consistency in</w:t>
      </w:r>
      <w:r w:rsidRPr="00CF16A5" w:rsidR="005142BA">
        <w:rPr>
          <w:sz w:val="24"/>
          <w:szCs w:val="24"/>
        </w:rPr>
        <w:t xml:space="preserve"> </w:t>
      </w:r>
      <w:r w:rsidRPr="00CF16A5" w:rsidR="00CF16A5">
        <w:rPr>
          <w:sz w:val="24"/>
          <w:szCs w:val="24"/>
        </w:rPr>
        <w:t xml:space="preserve">waste collection services (including different materials collected for recycling) and recycling performance across England. </w:t>
      </w:r>
    </w:p>
    <w:p w:rsidRPr="00CF16A5" w:rsidR="00F96BC0" w:rsidP="00CF16A5" w:rsidRDefault="00CF16A5" w14:paraId="2AD0B8AD" w14:textId="25D2AB31">
      <w:pPr>
        <w:pStyle w:val="EBBodyPara"/>
        <w:jc w:val="both"/>
        <w:rPr>
          <w:rFonts w:eastAsia="Arial"/>
          <w:color w:val="000000" w:themeColor="text1"/>
          <w:sz w:val="24"/>
          <w:szCs w:val="24"/>
        </w:rPr>
      </w:pPr>
      <w:r w:rsidRPr="00CF16A5">
        <w:rPr>
          <w:rFonts w:eastAsia="Arial"/>
          <w:color w:val="000000" w:themeColor="text1"/>
          <w:sz w:val="24"/>
          <w:szCs w:val="24"/>
        </w:rPr>
        <w:t>Following support for the proposals in our 2019 consultation, the</w:t>
      </w:r>
      <w:r w:rsidR="000269BC">
        <w:rPr>
          <w:rFonts w:eastAsia="Arial"/>
          <w:color w:val="000000" w:themeColor="text1"/>
          <w:sz w:val="24"/>
          <w:szCs w:val="24"/>
        </w:rPr>
        <w:t xml:space="preserve"> </w:t>
      </w:r>
      <w:r w:rsidRPr="00CF16A5">
        <w:rPr>
          <w:rFonts w:eastAsia="Arial"/>
          <w:color w:val="000000" w:themeColor="text1"/>
          <w:sz w:val="24"/>
          <w:szCs w:val="24"/>
        </w:rPr>
        <w:t>Environment Act 2021</w:t>
      </w:r>
      <w:r w:rsidR="000269BC">
        <w:rPr>
          <w:rFonts w:eastAsia="Arial"/>
          <w:color w:val="000000" w:themeColor="text1"/>
          <w:sz w:val="24"/>
          <w:szCs w:val="24"/>
        </w:rPr>
        <w:t xml:space="preserve"> </w:t>
      </w:r>
      <w:r w:rsidR="00BB3453">
        <w:rPr>
          <w:rFonts w:eastAsia="Arial"/>
          <w:color w:val="000000" w:themeColor="text1"/>
          <w:sz w:val="24"/>
          <w:szCs w:val="24"/>
        </w:rPr>
        <w:t>amended</w:t>
      </w:r>
      <w:r w:rsidR="000269BC">
        <w:rPr>
          <w:rFonts w:eastAsia="Arial"/>
          <w:color w:val="000000" w:themeColor="text1"/>
          <w:sz w:val="24"/>
          <w:szCs w:val="24"/>
        </w:rPr>
        <w:t xml:space="preserve"> the Environmental Protection Act 1990</w:t>
      </w:r>
      <w:r w:rsidRPr="00CF16A5">
        <w:rPr>
          <w:rFonts w:eastAsia="Arial"/>
          <w:color w:val="000000" w:themeColor="text1"/>
          <w:sz w:val="24"/>
          <w:szCs w:val="24"/>
        </w:rPr>
        <w:t xml:space="preserve"> (“the Act”) </w:t>
      </w:r>
      <w:r w:rsidR="000269BC">
        <w:rPr>
          <w:rFonts w:eastAsia="Arial"/>
          <w:color w:val="000000" w:themeColor="text1"/>
          <w:sz w:val="24"/>
          <w:szCs w:val="24"/>
        </w:rPr>
        <w:t>to</w:t>
      </w:r>
      <w:r w:rsidRPr="00CF16A5" w:rsidR="000269BC">
        <w:rPr>
          <w:rFonts w:eastAsia="Arial"/>
          <w:color w:val="000000" w:themeColor="text1"/>
          <w:sz w:val="24"/>
          <w:szCs w:val="24"/>
        </w:rPr>
        <w:t xml:space="preserve"> </w:t>
      </w:r>
      <w:r w:rsidRPr="00CF16A5">
        <w:rPr>
          <w:rFonts w:eastAsia="Arial"/>
          <w:color w:val="000000" w:themeColor="text1"/>
          <w:sz w:val="24"/>
          <w:szCs w:val="24"/>
        </w:rPr>
        <w:t>require the following recyclable waste streams to be collected for recycling</w:t>
      </w:r>
      <w:r w:rsidR="000269BC">
        <w:rPr>
          <w:rFonts w:eastAsia="Arial"/>
          <w:color w:val="000000" w:themeColor="text1"/>
          <w:sz w:val="24"/>
          <w:szCs w:val="24"/>
        </w:rPr>
        <w:t xml:space="preserve"> or composting</w:t>
      </w:r>
      <w:r w:rsidRPr="00CF16A5">
        <w:rPr>
          <w:rFonts w:eastAsia="Arial"/>
          <w:color w:val="000000" w:themeColor="text1"/>
          <w:sz w:val="24"/>
          <w:szCs w:val="24"/>
        </w:rPr>
        <w:t xml:space="preserve"> from </w:t>
      </w:r>
      <w:r w:rsidR="006503E7">
        <w:rPr>
          <w:rFonts w:eastAsia="Arial"/>
          <w:color w:val="000000" w:themeColor="text1"/>
          <w:sz w:val="24"/>
          <w:szCs w:val="24"/>
        </w:rPr>
        <w:t xml:space="preserve">all </w:t>
      </w:r>
      <w:r w:rsidRPr="00CF16A5">
        <w:rPr>
          <w:rFonts w:eastAsia="Arial"/>
          <w:color w:val="000000" w:themeColor="text1"/>
          <w:sz w:val="24"/>
          <w:szCs w:val="24"/>
        </w:rPr>
        <w:t>households</w:t>
      </w:r>
      <w:r w:rsidR="00BB3453">
        <w:rPr>
          <w:rFonts w:eastAsia="Arial"/>
          <w:color w:val="000000" w:themeColor="text1"/>
          <w:sz w:val="24"/>
          <w:szCs w:val="24"/>
        </w:rPr>
        <w:t xml:space="preserve"> in England</w:t>
      </w:r>
      <w:r w:rsidRPr="00CF16A5">
        <w:rPr>
          <w:rFonts w:eastAsia="Arial"/>
          <w:color w:val="000000" w:themeColor="text1"/>
          <w:sz w:val="24"/>
          <w:szCs w:val="24"/>
        </w:rPr>
        <w:t>: glass, metal, plastic, paper and card, food waste</w:t>
      </w:r>
      <w:r w:rsidR="008055A3">
        <w:rPr>
          <w:rFonts w:eastAsia="Arial"/>
          <w:color w:val="000000" w:themeColor="text1"/>
          <w:sz w:val="24"/>
          <w:szCs w:val="24"/>
        </w:rPr>
        <w:t xml:space="preserve"> and</w:t>
      </w:r>
      <w:r w:rsidRPr="00CF16A5">
        <w:rPr>
          <w:rFonts w:eastAsia="Arial"/>
          <w:color w:val="000000" w:themeColor="text1"/>
          <w:sz w:val="24"/>
          <w:szCs w:val="24"/>
        </w:rPr>
        <w:t xml:space="preserve"> garden waste.</w:t>
      </w:r>
      <w:r w:rsidR="000973A8">
        <w:rPr>
          <w:rFonts w:eastAsia="Arial"/>
          <w:color w:val="000000" w:themeColor="text1"/>
          <w:sz w:val="24"/>
          <w:szCs w:val="24"/>
        </w:rPr>
        <w:t xml:space="preserve"> Food waste must be collected at least weekly from households.</w:t>
      </w:r>
      <w:r w:rsidRPr="00CF16A5">
        <w:rPr>
          <w:rFonts w:eastAsia="Arial"/>
          <w:color w:val="000000" w:themeColor="text1"/>
          <w:sz w:val="24"/>
          <w:szCs w:val="24"/>
        </w:rPr>
        <w:t xml:space="preserve"> The Act also requires </w:t>
      </w:r>
      <w:r w:rsidR="00AA7814">
        <w:rPr>
          <w:rFonts w:eastAsia="Arial"/>
          <w:color w:val="000000" w:themeColor="text1"/>
          <w:sz w:val="24"/>
          <w:szCs w:val="24"/>
        </w:rPr>
        <w:t xml:space="preserve">businesses and </w:t>
      </w:r>
      <w:r w:rsidR="000269BC">
        <w:rPr>
          <w:rFonts w:eastAsia="Arial"/>
          <w:color w:val="000000" w:themeColor="text1"/>
          <w:sz w:val="24"/>
          <w:szCs w:val="24"/>
        </w:rPr>
        <w:t>relevant non-domestic premises</w:t>
      </w:r>
      <w:r w:rsidR="00CF28C2">
        <w:rPr>
          <w:rFonts w:eastAsia="Arial"/>
          <w:color w:val="000000" w:themeColor="text1"/>
          <w:sz w:val="24"/>
          <w:szCs w:val="24"/>
        </w:rPr>
        <w:t xml:space="preserve"> (such as schools and hospitals)</w:t>
      </w:r>
      <w:r w:rsidR="000269BC">
        <w:rPr>
          <w:rFonts w:eastAsia="Arial"/>
          <w:color w:val="000000" w:themeColor="text1"/>
          <w:sz w:val="24"/>
          <w:szCs w:val="24"/>
        </w:rPr>
        <w:t xml:space="preserve"> </w:t>
      </w:r>
      <w:r w:rsidR="008B6EFB">
        <w:rPr>
          <w:rFonts w:eastAsia="Arial"/>
          <w:color w:val="000000" w:themeColor="text1"/>
          <w:sz w:val="24"/>
          <w:szCs w:val="24"/>
        </w:rPr>
        <w:t xml:space="preserve">in England </w:t>
      </w:r>
      <w:r w:rsidR="00AA7814">
        <w:rPr>
          <w:rFonts w:eastAsia="Arial"/>
          <w:color w:val="000000" w:themeColor="text1"/>
          <w:sz w:val="24"/>
          <w:szCs w:val="24"/>
        </w:rPr>
        <w:t xml:space="preserve">to </w:t>
      </w:r>
      <w:proofErr w:type="gramStart"/>
      <w:r w:rsidR="00AA7814">
        <w:rPr>
          <w:rFonts w:eastAsia="Arial"/>
          <w:color w:val="000000" w:themeColor="text1"/>
          <w:sz w:val="24"/>
          <w:szCs w:val="24"/>
        </w:rPr>
        <w:t>make</w:t>
      </w:r>
      <w:r w:rsidR="000269BC">
        <w:rPr>
          <w:rFonts w:eastAsia="Arial"/>
          <w:color w:val="000000" w:themeColor="text1"/>
          <w:sz w:val="24"/>
          <w:szCs w:val="24"/>
        </w:rPr>
        <w:t xml:space="preserve"> </w:t>
      </w:r>
      <w:r w:rsidRPr="00CF16A5">
        <w:rPr>
          <w:rFonts w:eastAsia="Arial"/>
          <w:color w:val="000000" w:themeColor="text1"/>
          <w:sz w:val="24"/>
          <w:szCs w:val="24"/>
        </w:rPr>
        <w:t>arrangements</w:t>
      </w:r>
      <w:proofErr w:type="gramEnd"/>
      <w:r w:rsidRPr="00CF16A5">
        <w:rPr>
          <w:rFonts w:eastAsia="Arial"/>
          <w:color w:val="000000" w:themeColor="text1"/>
          <w:sz w:val="24"/>
          <w:szCs w:val="24"/>
        </w:rPr>
        <w:t xml:space="preserve"> for </w:t>
      </w:r>
      <w:r w:rsidR="00707CCE">
        <w:rPr>
          <w:rFonts w:eastAsia="Arial"/>
          <w:color w:val="000000" w:themeColor="text1"/>
          <w:sz w:val="24"/>
          <w:szCs w:val="24"/>
        </w:rPr>
        <w:t>the</w:t>
      </w:r>
      <w:r w:rsidR="00AA7814">
        <w:rPr>
          <w:rFonts w:eastAsia="Arial"/>
          <w:color w:val="000000" w:themeColor="text1"/>
          <w:sz w:val="24"/>
          <w:szCs w:val="24"/>
        </w:rPr>
        <w:t xml:space="preserve"> same</w:t>
      </w:r>
      <w:r w:rsidRPr="00CF16A5" w:rsidR="00707CCE">
        <w:rPr>
          <w:rFonts w:eastAsia="Arial"/>
          <w:color w:val="000000" w:themeColor="text1"/>
          <w:sz w:val="24"/>
          <w:szCs w:val="24"/>
        </w:rPr>
        <w:t xml:space="preserve"> </w:t>
      </w:r>
      <w:r w:rsidRPr="00CF16A5">
        <w:rPr>
          <w:rFonts w:eastAsia="Arial"/>
          <w:color w:val="000000" w:themeColor="text1"/>
          <w:sz w:val="24"/>
          <w:szCs w:val="24"/>
        </w:rPr>
        <w:t>recyclable waste streams</w:t>
      </w:r>
      <w:r w:rsidR="00CF28C2">
        <w:rPr>
          <w:rFonts w:eastAsia="Arial"/>
          <w:color w:val="000000" w:themeColor="text1"/>
          <w:sz w:val="24"/>
          <w:szCs w:val="24"/>
        </w:rPr>
        <w:t xml:space="preserve">, </w:t>
      </w:r>
      <w:r w:rsidRPr="00CF16A5">
        <w:rPr>
          <w:rFonts w:eastAsia="Arial"/>
          <w:color w:val="000000" w:themeColor="text1"/>
          <w:sz w:val="24"/>
          <w:szCs w:val="24"/>
        </w:rPr>
        <w:t>except garden waste</w:t>
      </w:r>
      <w:r w:rsidR="00CF28C2">
        <w:rPr>
          <w:rFonts w:eastAsia="Arial"/>
          <w:color w:val="000000" w:themeColor="text1"/>
          <w:sz w:val="24"/>
          <w:szCs w:val="24"/>
        </w:rPr>
        <w:t>,</w:t>
      </w:r>
      <w:r w:rsidRPr="00CF16A5">
        <w:rPr>
          <w:rFonts w:eastAsia="Arial"/>
          <w:color w:val="000000" w:themeColor="text1"/>
          <w:sz w:val="24"/>
          <w:szCs w:val="24"/>
        </w:rPr>
        <w:t xml:space="preserve"> to be </w:t>
      </w:r>
      <w:r w:rsidR="00AA7814">
        <w:rPr>
          <w:rFonts w:eastAsia="Arial"/>
          <w:color w:val="000000" w:themeColor="text1"/>
          <w:sz w:val="24"/>
          <w:szCs w:val="24"/>
        </w:rPr>
        <w:t>collected</w:t>
      </w:r>
      <w:r w:rsidRPr="00CF16A5">
        <w:rPr>
          <w:rFonts w:eastAsia="Arial"/>
          <w:color w:val="000000" w:themeColor="text1"/>
          <w:sz w:val="24"/>
          <w:szCs w:val="24"/>
        </w:rPr>
        <w:t xml:space="preserve"> </w:t>
      </w:r>
      <w:r w:rsidR="00CF28C2">
        <w:rPr>
          <w:rFonts w:eastAsia="Arial"/>
          <w:color w:val="000000" w:themeColor="text1"/>
          <w:sz w:val="24"/>
          <w:szCs w:val="24"/>
        </w:rPr>
        <w:t>for recycling or composting</w:t>
      </w:r>
      <w:r w:rsidRPr="00CF16A5">
        <w:rPr>
          <w:rFonts w:eastAsia="Arial"/>
          <w:color w:val="000000" w:themeColor="text1"/>
          <w:sz w:val="24"/>
          <w:szCs w:val="24"/>
        </w:rPr>
        <w:t>.</w:t>
      </w:r>
      <w:r w:rsidR="00F96BC0">
        <w:rPr>
          <w:rFonts w:eastAsia="Arial"/>
          <w:color w:val="000000" w:themeColor="text1"/>
          <w:sz w:val="24"/>
          <w:szCs w:val="24"/>
        </w:rPr>
        <w:t xml:space="preserve"> </w:t>
      </w:r>
      <w:r w:rsidRPr="00CF16A5">
        <w:rPr>
          <w:rFonts w:eastAsia="Arial"/>
          <w:color w:val="000000" w:themeColor="text1"/>
          <w:sz w:val="24"/>
          <w:szCs w:val="24"/>
        </w:rPr>
        <w:t xml:space="preserve">Together, </w:t>
      </w:r>
      <w:r w:rsidR="00CE74E5">
        <w:rPr>
          <w:rFonts w:eastAsia="Arial"/>
          <w:color w:val="000000" w:themeColor="text1"/>
          <w:sz w:val="24"/>
          <w:szCs w:val="24"/>
        </w:rPr>
        <w:t>waste collected from these premises</w:t>
      </w:r>
      <w:r w:rsidRPr="00CF16A5">
        <w:rPr>
          <w:rFonts w:eastAsia="Arial"/>
          <w:color w:val="000000" w:themeColor="text1"/>
          <w:sz w:val="24"/>
          <w:szCs w:val="24"/>
        </w:rPr>
        <w:t xml:space="preserve"> is referred to in this impact assessment as </w:t>
      </w:r>
      <w:r w:rsidR="00372645">
        <w:rPr>
          <w:rFonts w:eastAsia="Arial"/>
          <w:color w:val="000000" w:themeColor="text1"/>
          <w:sz w:val="24"/>
          <w:szCs w:val="24"/>
        </w:rPr>
        <w:t>‘</w:t>
      </w:r>
      <w:r w:rsidRPr="00CF16A5">
        <w:rPr>
          <w:rFonts w:eastAsia="Arial"/>
          <w:color w:val="000000" w:themeColor="text1"/>
          <w:sz w:val="24"/>
          <w:szCs w:val="24"/>
        </w:rPr>
        <w:t>municipal waste</w:t>
      </w:r>
      <w:r w:rsidR="00372645">
        <w:rPr>
          <w:rFonts w:eastAsia="Arial"/>
          <w:color w:val="000000" w:themeColor="text1"/>
          <w:sz w:val="24"/>
          <w:szCs w:val="24"/>
        </w:rPr>
        <w:t>’</w:t>
      </w:r>
      <w:r w:rsidRPr="00CF16A5">
        <w:rPr>
          <w:rFonts w:eastAsia="Arial"/>
          <w:color w:val="000000" w:themeColor="text1"/>
          <w:sz w:val="24"/>
          <w:szCs w:val="24"/>
        </w:rPr>
        <w:t>.</w:t>
      </w:r>
      <w:bookmarkStart w:name="_Hlk100332757" w:id="40"/>
    </w:p>
    <w:p w:rsidRPr="005A4FDC" w:rsidR="001920FD" w:rsidP="005A4FDC" w:rsidRDefault="008B6EFB" w14:paraId="537FA892" w14:textId="5D4B2642">
      <w:pPr>
        <w:pStyle w:val="EBBodyPara"/>
        <w:jc w:val="both"/>
        <w:rPr>
          <w:rFonts w:eastAsia="Arial"/>
          <w:color w:val="000000" w:themeColor="text1"/>
        </w:rPr>
      </w:pPr>
      <w:r w:rsidRPr="005A4FDC">
        <w:rPr>
          <w:rFonts w:eastAsia="Arial"/>
          <w:color w:val="000000" w:themeColor="text1"/>
          <w:sz w:val="24"/>
          <w:szCs w:val="24"/>
        </w:rPr>
        <w:t xml:space="preserve">The Act requires that the recyclable waste streams are collected separately from residual waste in all </w:t>
      </w:r>
      <w:r w:rsidRPr="005A4FDC" w:rsidR="00CA5642">
        <w:rPr>
          <w:rFonts w:eastAsia="Arial"/>
          <w:color w:val="000000" w:themeColor="text1"/>
          <w:sz w:val="24"/>
          <w:szCs w:val="24"/>
        </w:rPr>
        <w:t>circumstances and</w:t>
      </w:r>
      <w:r w:rsidRPr="005A4FDC">
        <w:rPr>
          <w:rFonts w:eastAsia="Arial"/>
          <w:color w:val="000000" w:themeColor="text1"/>
          <w:sz w:val="24"/>
          <w:szCs w:val="24"/>
        </w:rPr>
        <w:t xml:space="preserve"> collected separately from each other unless certain exceptions apply (if it is not technically or economically practicable to collect separately or it does not offer the best environmental outcomes). In these circumstances, LAs and other waste collectors may co-collect recyclable waste streams on production of a written assessment to justify use of an exception. In all circumstances, the dry recyclable waste streams (plastic, metal, glass and paper and card) must </w:t>
      </w:r>
      <w:r w:rsidRPr="005A4FDC" w:rsidR="00234627">
        <w:rPr>
          <w:rFonts w:eastAsia="Arial"/>
          <w:color w:val="000000" w:themeColor="text1"/>
          <w:sz w:val="24"/>
          <w:szCs w:val="24"/>
        </w:rPr>
        <w:t xml:space="preserve">still </w:t>
      </w:r>
      <w:r w:rsidRPr="005A4FDC">
        <w:rPr>
          <w:rFonts w:eastAsia="Arial"/>
          <w:color w:val="000000" w:themeColor="text1"/>
          <w:sz w:val="24"/>
          <w:szCs w:val="24"/>
        </w:rPr>
        <w:t>be collected separately from food and garden waste.</w:t>
      </w:r>
    </w:p>
    <w:p w:rsidRPr="005A4FDC" w:rsidR="008B6EFB" w:rsidP="005A4FDC" w:rsidRDefault="008B6EFB" w14:paraId="73D9CBFB" w14:textId="6C272594">
      <w:pPr>
        <w:rPr>
          <w:rFonts w:eastAsia="Arial"/>
        </w:rPr>
      </w:pPr>
      <w:r w:rsidRPr="005A4FDC">
        <w:rPr>
          <w:rFonts w:eastAsia="Arial" w:cs="Arial"/>
          <w:bCs/>
          <w:color w:val="000000" w:themeColor="text1"/>
          <w:lang w:eastAsia="en-GB"/>
        </w:rPr>
        <w:t xml:space="preserve">Additionally, the Secretary of State has the power to set exemptions in regulations from the requirement to separately collect the recyclable waste streams, if satisfied that doing so will not </w:t>
      </w:r>
      <w:r w:rsidRPr="005A4FDC">
        <w:rPr>
          <w:rFonts w:eastAsia="Arial" w:cs="Arial"/>
          <w:bCs/>
          <w:color w:val="000000" w:themeColor="text1"/>
          <w:lang w:eastAsia="en-GB"/>
        </w:rPr>
        <w:t xml:space="preserve">significantly reduce the potential for recyclable waste streams to be recycled or composted. </w:t>
      </w:r>
      <w:r w:rsidRPr="009E7A40" w:rsidR="0016476F">
        <w:rPr>
          <w:rFonts w:eastAsia="Arial" w:cs="Arial"/>
        </w:rPr>
        <w:t xml:space="preserve">The Secretary of State intends to provide exemptions to allow for the co-collection of metal, plastic and glass and the co-collection of food and garden waste, in all circumstances without the need to produce a written assessment. Paper and card should be collected separately from the other recyclable waste streams by default, unless a short written assessment is produced by local authorities and other waste collectors to demonstrate that it is not technically or economically practical, or there is no significant environmental benefit in doing so. Therefore, waste collectors will choose how to collect recycling. Please note the recyclable waste streams must still be collected separately from residual waste in all circumstances, and dry recycling must still be collected separately from food/garden waste. If a waste collector intends to </w:t>
      </w:r>
      <w:r w:rsidR="00527955">
        <w:rPr>
          <w:rFonts w:eastAsia="Arial" w:cs="Arial"/>
        </w:rPr>
        <w:t>co-</w:t>
      </w:r>
      <w:r w:rsidRPr="009E7A40" w:rsidR="0016476F">
        <w:rPr>
          <w:rFonts w:eastAsia="Arial" w:cs="Arial"/>
        </w:rPr>
        <w:t xml:space="preserve">collect food and garden waste from households at a frequency of less than weekly (fortnightly, for example), then a separate food waste collection must be provided on the weeks when the co-collection of food and garden waste does not take place </w:t>
      </w:r>
      <w:proofErr w:type="gramStart"/>
      <w:r w:rsidRPr="009E7A40" w:rsidR="0016476F">
        <w:rPr>
          <w:rFonts w:eastAsia="Arial" w:cs="Arial"/>
        </w:rPr>
        <w:t>in order to</w:t>
      </w:r>
      <w:proofErr w:type="gramEnd"/>
      <w:r w:rsidRPr="009E7A40" w:rsidR="0016476F">
        <w:rPr>
          <w:rFonts w:eastAsia="Arial" w:cs="Arial"/>
        </w:rPr>
        <w:t xml:space="preserve"> satisfy the requirement that food waste is collected weekly from households</w:t>
      </w:r>
      <w:r w:rsidRPr="009811AE" w:rsidR="0016476F">
        <w:rPr>
          <w:rFonts w:eastAsia="Arial" w:cs="Arial"/>
          <w:sz w:val="20"/>
        </w:rPr>
        <w:t>.</w:t>
      </w:r>
    </w:p>
    <w:bookmarkEnd w:id="40"/>
    <w:p w:rsidRPr="00CF16A5" w:rsidR="00CF16A5" w:rsidP="58797EEC" w:rsidRDefault="00CF16A5" w14:paraId="1940A9C0" w14:textId="0ADD526C">
      <w:pPr>
        <w:jc w:val="both"/>
        <w:rPr>
          <w:rFonts w:eastAsia="Arial" w:cs="Arial"/>
          <w:color w:val="000000" w:themeColor="text1"/>
        </w:rPr>
      </w:pPr>
    </w:p>
    <w:p w:rsidRPr="00CF16A5" w:rsidR="00111D0E" w:rsidP="58797EEC" w:rsidRDefault="00111D0E" w14:paraId="7449507F" w14:textId="7FCE6DB3">
      <w:pPr>
        <w:jc w:val="both"/>
        <w:rPr>
          <w:rFonts w:eastAsia="Arial" w:cs="Arial"/>
          <w:color w:val="000000" w:themeColor="text1"/>
        </w:rPr>
      </w:pPr>
      <w:r w:rsidRPr="00111D0E">
        <w:rPr>
          <w:rFonts w:eastAsia="Arial" w:cs="Arial"/>
          <w:color w:val="000000" w:themeColor="text1"/>
        </w:rPr>
        <w:t>The relevant legislation that was introduced in the Environment Act 2021</w:t>
      </w:r>
      <w:r w:rsidR="00971632">
        <w:rPr>
          <w:rStyle w:val="FootnoteReference"/>
          <w:rFonts w:eastAsia="Arial"/>
          <w:color w:val="000000" w:themeColor="text1"/>
        </w:rPr>
        <w:footnoteReference w:id="13"/>
      </w:r>
      <w:r w:rsidRPr="00111D0E">
        <w:rPr>
          <w:rFonts w:eastAsia="Arial" w:cs="Arial"/>
          <w:color w:val="000000" w:themeColor="text1"/>
        </w:rPr>
        <w:t xml:space="preserve"> </w:t>
      </w:r>
      <w:r w:rsidRPr="2E98AFBA">
        <w:rPr>
          <w:rFonts w:eastAsia="Arial" w:cs="Arial"/>
          <w:color w:val="000000" w:themeColor="text1"/>
        </w:rPr>
        <w:t>has </w:t>
      </w:r>
      <w:hyperlink w:tgtFrame="_blank" w:history="1" r:id="rId18">
        <w:r w:rsidRPr="00111D0E">
          <w:rPr>
            <w:rStyle w:val="Hyperlink"/>
            <w:rFonts w:eastAsia="Arial" w:cs="Arial"/>
          </w:rPr>
          <w:t>now come into force</w:t>
        </w:r>
      </w:hyperlink>
      <w:r w:rsidRPr="00111D0E">
        <w:rPr>
          <w:rFonts w:eastAsia="Arial" w:cs="Arial"/>
          <w:color w:val="000000" w:themeColor="text1"/>
        </w:rPr>
        <w:t xml:space="preserve">. This means that the core legislative requirements of Simpler Recycling and implementation dates are now set in legislation. In practice, this means that the requirements regarding separate collection of the core recyclable waste streams will automatically come into effect as per the Simpler Recycling timeline announced in </w:t>
      </w:r>
      <w:hyperlink w:tgtFrame="_blank" w:history="1" r:id="rId19">
        <w:r w:rsidRPr="00111D0E">
          <w:rPr>
            <w:rStyle w:val="Hyperlink"/>
            <w:rFonts w:eastAsia="Arial" w:cs="Arial"/>
          </w:rPr>
          <w:t>October 2023</w:t>
        </w:r>
      </w:hyperlink>
      <w:r w:rsidRPr="00111D0E">
        <w:rPr>
          <w:rFonts w:eastAsia="Arial" w:cs="Arial"/>
          <w:color w:val="000000" w:themeColor="text1"/>
        </w:rPr>
        <w:t>. </w:t>
      </w:r>
    </w:p>
    <w:p w:rsidR="004523E8" w:rsidP="00CF16A5" w:rsidRDefault="004523E8" w14:paraId="4550DAD5" w14:textId="77777777">
      <w:pPr>
        <w:jc w:val="both"/>
        <w:rPr>
          <w:rFonts w:eastAsia="Arial" w:cs="Arial"/>
          <w:color w:val="000000" w:themeColor="text1"/>
        </w:rPr>
      </w:pPr>
    </w:p>
    <w:p w:rsidR="004523E8" w:rsidP="00CF16A5" w:rsidRDefault="004523E8" w14:paraId="61B3A025" w14:textId="4B9FC883">
      <w:pPr>
        <w:jc w:val="both"/>
        <w:rPr>
          <w:rFonts w:eastAsia="Arial" w:cs="Arial"/>
          <w:color w:val="000000" w:themeColor="text1"/>
        </w:rPr>
      </w:pPr>
      <w:r w:rsidRPr="004523E8">
        <w:rPr>
          <w:rFonts w:eastAsia="Arial" w:cs="Arial"/>
          <w:color w:val="000000" w:themeColor="text1"/>
        </w:rPr>
        <w:t xml:space="preserve">In May 2024, </w:t>
      </w:r>
      <w:hyperlink w:tgtFrame="_blank" w:history="1" r:id="rId20">
        <w:r w:rsidRPr="004523E8">
          <w:rPr>
            <w:rStyle w:val="Hyperlink"/>
            <w:rFonts w:eastAsia="Arial" w:cs="Arial"/>
          </w:rPr>
          <w:t>regulations were made</w:t>
        </w:r>
      </w:hyperlink>
      <w:r w:rsidRPr="004523E8">
        <w:rPr>
          <w:rFonts w:eastAsia="Arial" w:cs="Arial"/>
          <w:color w:val="000000" w:themeColor="text1"/>
        </w:rPr>
        <w:t xml:space="preserve"> that set the descriptions of the recyclable waste streams for Simpler Recycling. In practice, this sets out what materials are in scope of Simpler Recycling collections, ready for when the policy comes into effect.</w:t>
      </w:r>
      <w:r w:rsidR="00CA6ADD">
        <w:rPr>
          <w:rFonts w:eastAsia="Arial" w:cs="Arial"/>
          <w:color w:val="000000" w:themeColor="text1"/>
        </w:rPr>
        <w:t xml:space="preserve"> </w:t>
      </w:r>
      <w:r w:rsidRPr="004523E8">
        <w:rPr>
          <w:rFonts w:eastAsia="Arial" w:cs="Arial"/>
          <w:color w:val="000000" w:themeColor="text1"/>
        </w:rPr>
        <w:t>These regulations also confirmed the additional relevant non-domestic premises in scope of Simpler Recycling, as </w:t>
      </w:r>
      <w:hyperlink w:tgtFrame="_blank" w:history="1" r:id="rId21">
        <w:r w:rsidRPr="004523E8">
          <w:rPr>
            <w:rStyle w:val="Hyperlink"/>
            <w:rFonts w:eastAsia="Arial" w:cs="Arial"/>
          </w:rPr>
          <w:t>announced in May 2024</w:t>
        </w:r>
      </w:hyperlink>
      <w:r w:rsidRPr="004523E8">
        <w:rPr>
          <w:rFonts w:eastAsia="Arial" w:cs="Arial"/>
          <w:color w:val="000000" w:themeColor="text1"/>
        </w:rPr>
        <w:t>. These regulations have now come into force</w:t>
      </w:r>
      <w:r>
        <w:rPr>
          <w:rFonts w:eastAsia="Arial" w:cs="Arial"/>
          <w:color w:val="000000" w:themeColor="text1"/>
        </w:rPr>
        <w:t xml:space="preserve">. </w:t>
      </w:r>
    </w:p>
    <w:p w:rsidR="004523E8" w:rsidP="00CF16A5" w:rsidRDefault="004523E8" w14:paraId="24BF86D9" w14:textId="77777777">
      <w:pPr>
        <w:jc w:val="both"/>
        <w:rPr>
          <w:rFonts w:eastAsia="Arial" w:cs="Arial"/>
          <w:color w:val="000000" w:themeColor="text1"/>
        </w:rPr>
      </w:pPr>
    </w:p>
    <w:p w:rsidRPr="00CF16A5" w:rsidR="00CF16A5" w:rsidP="00CF16A5" w:rsidRDefault="004523E8" w14:paraId="6CC73E8D" w14:textId="2E3A637A">
      <w:pPr>
        <w:jc w:val="both"/>
        <w:rPr>
          <w:rFonts w:cs="Arial"/>
        </w:rPr>
      </w:pPr>
      <w:r>
        <w:rPr>
          <w:rFonts w:eastAsia="Arial" w:cs="Arial"/>
          <w:color w:val="000000" w:themeColor="text1"/>
        </w:rPr>
        <w:t>Further r</w:t>
      </w:r>
      <w:r w:rsidRPr="26F53854" w:rsidR="00CF16A5">
        <w:rPr>
          <w:rFonts w:eastAsia="Arial" w:cs="Arial"/>
          <w:color w:val="000000" w:themeColor="text1"/>
        </w:rPr>
        <w:t>egulations</w:t>
      </w:r>
      <w:r w:rsidRPr="00CF16A5" w:rsidR="00CF16A5">
        <w:rPr>
          <w:rFonts w:eastAsia="Arial" w:cs="Arial"/>
          <w:color w:val="000000" w:themeColor="text1"/>
        </w:rPr>
        <w:t xml:space="preserve"> will </w:t>
      </w:r>
      <w:r w:rsidR="003D7B23">
        <w:rPr>
          <w:rFonts w:eastAsia="Arial" w:cs="Arial"/>
          <w:color w:val="000000" w:themeColor="text1"/>
        </w:rPr>
        <w:t xml:space="preserve">confirm </w:t>
      </w:r>
      <w:r w:rsidRPr="26F53854" w:rsidR="003D7B23">
        <w:rPr>
          <w:rFonts w:eastAsia="Arial" w:cs="Arial"/>
          <w:color w:val="000000" w:themeColor="text1"/>
        </w:rPr>
        <w:t>exemptions</w:t>
      </w:r>
      <w:r>
        <w:rPr>
          <w:rFonts w:eastAsia="Arial" w:cs="Arial"/>
          <w:color w:val="000000" w:themeColor="text1"/>
        </w:rPr>
        <w:t xml:space="preserve"> related to the co-collection of dry recy</w:t>
      </w:r>
      <w:r w:rsidR="00283A88">
        <w:rPr>
          <w:rFonts w:eastAsia="Arial" w:cs="Arial"/>
          <w:color w:val="000000" w:themeColor="text1"/>
        </w:rPr>
        <w:t>clable waste and food and garden waste</w:t>
      </w:r>
      <w:r w:rsidR="00B853B6">
        <w:rPr>
          <w:rFonts w:eastAsia="Arial" w:cs="Arial"/>
          <w:color w:val="000000" w:themeColor="text1"/>
        </w:rPr>
        <w:t xml:space="preserve">, as well as </w:t>
      </w:r>
      <w:r w:rsidRPr="00CF16A5" w:rsidR="00CF16A5">
        <w:rPr>
          <w:rFonts w:eastAsia="Arial" w:cs="Arial"/>
          <w:color w:val="000000" w:themeColor="text1"/>
        </w:rPr>
        <w:t xml:space="preserve">an exemption for </w:t>
      </w:r>
      <w:r w:rsidR="00FF1D17">
        <w:rPr>
          <w:rFonts w:eastAsia="Arial" w:cs="Arial"/>
          <w:color w:val="000000" w:themeColor="text1"/>
        </w:rPr>
        <w:t>micro firm</w:t>
      </w:r>
      <w:r w:rsidRPr="00CF16A5" w:rsidR="00CF16A5">
        <w:rPr>
          <w:rFonts w:eastAsia="Arial" w:cs="Arial"/>
          <w:color w:val="000000" w:themeColor="text1"/>
        </w:rPr>
        <w:t xml:space="preserve">s from the new requirements for an initial two years. </w:t>
      </w:r>
      <w:r w:rsidR="00D67C72">
        <w:rPr>
          <w:rFonts w:eastAsia="Arial" w:cs="Arial"/>
        </w:rPr>
        <w:t>Therefore</w:t>
      </w:r>
      <w:r w:rsidRPr="00CF16A5" w:rsidR="00CF16A5">
        <w:rPr>
          <w:rFonts w:eastAsia="Arial" w:cs="Arial"/>
        </w:rPr>
        <w:t>, the final policy options – presented and analysed in this impact assessment - are</w:t>
      </w:r>
      <w:r w:rsidRPr="00CF16A5" w:rsidR="00CF16A5">
        <w:rPr>
          <w:rFonts w:cs="Arial"/>
        </w:rPr>
        <w:t xml:space="preserve"> based on the </w:t>
      </w:r>
      <w:r w:rsidR="000C69C8">
        <w:rPr>
          <w:rFonts w:cs="Arial"/>
        </w:rPr>
        <w:t xml:space="preserve">final secondary legislation </w:t>
      </w:r>
      <w:r w:rsidR="00200E97">
        <w:rPr>
          <w:rFonts w:cs="Arial"/>
        </w:rPr>
        <w:t>proposals</w:t>
      </w:r>
      <w:r w:rsidR="00464063">
        <w:rPr>
          <w:rStyle w:val="FootnoteReference"/>
        </w:rPr>
        <w:footnoteReference w:id="14"/>
      </w:r>
      <w:r w:rsidR="00B515CB">
        <w:rPr>
          <w:rFonts w:cs="Arial"/>
        </w:rPr>
        <w:t xml:space="preserve"> and the modelling</w:t>
      </w:r>
      <w:r w:rsidRPr="00CF16A5" w:rsidR="00CF16A5">
        <w:rPr>
          <w:rFonts w:cs="Arial"/>
        </w:rPr>
        <w:t xml:space="preserve"> reflect</w:t>
      </w:r>
      <w:r w:rsidR="00B515CB">
        <w:rPr>
          <w:rFonts w:cs="Arial"/>
        </w:rPr>
        <w:t>s</w:t>
      </w:r>
      <w:r w:rsidRPr="00CF16A5" w:rsidR="00CF16A5">
        <w:rPr>
          <w:rFonts w:cs="Arial"/>
        </w:rPr>
        <w:t xml:space="preserve"> the most likely collection arrangements to operate across households and non-household premises (considering applicable exemptions</w:t>
      </w:r>
      <w:r w:rsidR="00DF6ADE">
        <w:rPr>
          <w:rFonts w:cs="Arial"/>
        </w:rPr>
        <w:t xml:space="preserve"> from separate collection</w:t>
      </w:r>
      <w:r w:rsidRPr="00CF16A5" w:rsidR="00CF16A5">
        <w:rPr>
          <w:rFonts w:cs="Arial"/>
        </w:rPr>
        <w:t xml:space="preserve">). </w:t>
      </w:r>
      <w:r w:rsidR="00446813">
        <w:rPr>
          <w:rFonts w:cs="Arial"/>
        </w:rPr>
        <w:t xml:space="preserve">Please see Section 6 for more </w:t>
      </w:r>
      <w:r w:rsidR="009744BE">
        <w:rPr>
          <w:rFonts w:cs="Arial"/>
        </w:rPr>
        <w:t xml:space="preserve">information. </w:t>
      </w:r>
    </w:p>
    <w:p w:rsidRPr="00CF16A5" w:rsidR="00CF16A5" w:rsidP="00CF16A5" w:rsidRDefault="00CF16A5" w14:paraId="32B7AADF" w14:textId="77777777">
      <w:pPr>
        <w:jc w:val="both"/>
        <w:rPr>
          <w:rFonts w:cs="Arial"/>
        </w:rPr>
      </w:pPr>
    </w:p>
    <w:p w:rsidRPr="00CF16A5" w:rsidR="00CF16A5" w:rsidP="00CF16A5" w:rsidRDefault="00CF16A5" w14:paraId="4B230C65" w14:textId="22B6A9FE">
      <w:pPr>
        <w:spacing w:line="257" w:lineRule="auto"/>
        <w:jc w:val="both"/>
        <w:rPr>
          <w:rFonts w:cs="Arial"/>
        </w:rPr>
      </w:pPr>
      <w:bookmarkStart w:name="_Hlk100318608" w:id="41"/>
      <w:r w:rsidRPr="00310690">
        <w:rPr>
          <w:rFonts w:cs="Arial"/>
        </w:rPr>
        <w:t xml:space="preserve">Overall, </w:t>
      </w:r>
      <w:r w:rsidRPr="00101A16" w:rsidR="006C1130">
        <w:rPr>
          <w:rStyle w:val="Strong"/>
          <w:rFonts w:eastAsiaTheme="majorEastAsia"/>
          <w:b w:val="0"/>
          <w:bCs w:val="0"/>
        </w:rPr>
        <w:t>introducing consistent municipal collection</w:t>
      </w:r>
      <w:r w:rsidRPr="00101A16">
        <w:rPr>
          <w:rStyle w:val="Strong"/>
          <w:rFonts w:eastAsiaTheme="majorEastAsia"/>
          <w:b w:val="0"/>
        </w:rPr>
        <w:t xml:space="preserve"> </w:t>
      </w:r>
      <w:r w:rsidRPr="02D62693" w:rsidR="3616D19D">
        <w:rPr>
          <w:rFonts w:cs="Arial"/>
        </w:rPr>
        <w:t xml:space="preserve">requirements </w:t>
      </w:r>
      <w:r w:rsidRPr="00CF16A5">
        <w:rPr>
          <w:rFonts w:cs="Arial"/>
        </w:rPr>
        <w:t xml:space="preserve">can unlock significant environmental and financial benefits and increase the quantity and quality of materials collected for recycling and reprocessing into secondary raw materials. There are </w:t>
      </w:r>
      <w:r w:rsidR="00CC6F71">
        <w:rPr>
          <w:rFonts w:cs="Arial"/>
        </w:rPr>
        <w:t>currently,</w:t>
      </w:r>
      <w:r w:rsidRPr="00CF16A5">
        <w:rPr>
          <w:rFonts w:cs="Arial"/>
        </w:rPr>
        <w:t xml:space="preserve"> significant barriers limiting further uptake such as insufficient pricing of environmental externalities, behavioural barriers at the point of materials’ collection or fragile secondary materials markets</w:t>
      </w:r>
      <w:r w:rsidRPr="00E8462D">
        <w:rPr>
          <w:rStyle w:val="FootnoteReference"/>
          <w:rFonts w:eastAsia="SimSun" w:cs="Arial"/>
          <w:sz w:val="24"/>
        </w:rPr>
        <w:footnoteReference w:id="15"/>
      </w:r>
      <w:r w:rsidRPr="00CF16A5">
        <w:rPr>
          <w:rFonts w:cs="Arial"/>
        </w:rPr>
        <w:t xml:space="preserve"> preventing these benefits being realised. </w:t>
      </w:r>
      <w:bookmarkEnd w:id="41"/>
      <w:r w:rsidRPr="00CF16A5">
        <w:rPr>
          <w:rFonts w:cs="Arial"/>
        </w:rPr>
        <w:t>Through mandating increased standardisation of materials collected for recycling across England, we expect to improve waste collection services and performance (i.e., this is because the current approach to recycling is fragmented and inconsistent across England). We also expect communications and clearer labelling to improve business and residential understanding of what can be recycled, leading to high recycling rates by both sectors as well as lower contamination</w:t>
      </w:r>
      <w:r w:rsidR="007308B3">
        <w:rPr>
          <w:rStyle w:val="FootnoteReference"/>
        </w:rPr>
        <w:footnoteReference w:id="16"/>
      </w:r>
      <w:r w:rsidRPr="00CF16A5">
        <w:rPr>
          <w:rFonts w:cs="Arial"/>
        </w:rPr>
        <w:t xml:space="preserve"> and greater compliance with the requirements. </w:t>
      </w:r>
    </w:p>
    <w:p w:rsidRPr="00CF16A5" w:rsidR="00CF16A5" w:rsidP="00CF16A5" w:rsidRDefault="00CF16A5" w14:paraId="1A9F614D" w14:textId="77777777">
      <w:pPr>
        <w:spacing w:line="257" w:lineRule="auto"/>
        <w:jc w:val="both"/>
        <w:rPr>
          <w:rFonts w:cs="Arial"/>
        </w:rPr>
      </w:pPr>
    </w:p>
    <w:p w:rsidRPr="00CF16A5" w:rsidR="00CF16A5" w:rsidP="00CF16A5" w:rsidRDefault="00CF16A5" w14:paraId="6F647BF2" w14:textId="724698FC">
      <w:pPr>
        <w:spacing w:line="257" w:lineRule="auto"/>
        <w:jc w:val="both"/>
        <w:rPr>
          <w:rFonts w:cs="Arial"/>
        </w:rPr>
      </w:pPr>
      <w:r w:rsidRPr="4CFD4AD2">
        <w:rPr>
          <w:rFonts w:cs="Arial"/>
        </w:rPr>
        <w:t>Table 1 informs our option</w:t>
      </w:r>
      <w:r w:rsidR="00800907">
        <w:rPr>
          <w:rFonts w:cs="Arial"/>
        </w:rPr>
        <w:t>s</w:t>
      </w:r>
      <w:r w:rsidRPr="4CFD4AD2">
        <w:rPr>
          <w:rFonts w:cs="Arial"/>
        </w:rPr>
        <w:t xml:space="preserve"> appraisal and summarises our high-level theory of change for </w:t>
      </w:r>
      <w:r w:rsidR="00B814F4">
        <w:rPr>
          <w:rFonts w:cs="Arial"/>
        </w:rPr>
        <w:t>Simpler Recycling</w:t>
      </w:r>
      <w:r w:rsidRPr="4CFD4AD2">
        <w:rPr>
          <w:rFonts w:cs="Arial"/>
        </w:rPr>
        <w:t xml:space="preserve">. </w:t>
      </w:r>
      <w:bookmarkStart w:name="_Hlk94713670" w:id="42"/>
      <w:r w:rsidRPr="4CFD4AD2">
        <w:rPr>
          <w:rFonts w:cs="Arial"/>
        </w:rPr>
        <w:t xml:space="preserve">Throughout our appraisal, we refer to </w:t>
      </w:r>
      <w:r w:rsidR="008D303D">
        <w:rPr>
          <w:rFonts w:cs="Arial"/>
        </w:rPr>
        <w:t>l</w:t>
      </w:r>
      <w:r w:rsidRPr="4CFD4AD2">
        <w:rPr>
          <w:rFonts w:cs="Arial"/>
        </w:rPr>
        <w:t xml:space="preserve">ocal </w:t>
      </w:r>
      <w:r w:rsidR="008D303D">
        <w:rPr>
          <w:rFonts w:cs="Arial"/>
        </w:rPr>
        <w:t>a</w:t>
      </w:r>
      <w:r w:rsidRPr="4CFD4AD2">
        <w:rPr>
          <w:rFonts w:cs="Arial"/>
        </w:rPr>
        <w:t>uthorities when representing W</w:t>
      </w:r>
      <w:r w:rsidRPr="4CFD4AD2" w:rsidR="00275B6F">
        <w:rPr>
          <w:rFonts w:cs="Arial"/>
        </w:rPr>
        <w:t xml:space="preserve">aste </w:t>
      </w:r>
      <w:r w:rsidRPr="4CFD4AD2">
        <w:rPr>
          <w:rFonts w:cs="Arial"/>
        </w:rPr>
        <w:t>C</w:t>
      </w:r>
      <w:r w:rsidRPr="4CFD4AD2" w:rsidR="00275B6F">
        <w:rPr>
          <w:rFonts w:cs="Arial"/>
        </w:rPr>
        <w:t xml:space="preserve">ollection </w:t>
      </w:r>
      <w:r w:rsidRPr="4CFD4AD2">
        <w:rPr>
          <w:rFonts w:cs="Arial"/>
        </w:rPr>
        <w:t>A</w:t>
      </w:r>
      <w:r w:rsidRPr="4CFD4AD2" w:rsidR="00275B6F">
        <w:rPr>
          <w:rFonts w:cs="Arial"/>
        </w:rPr>
        <w:t>uthorities (W</w:t>
      </w:r>
      <w:r w:rsidRPr="4CFD4AD2" w:rsidR="00B17D64">
        <w:rPr>
          <w:rFonts w:cs="Arial"/>
        </w:rPr>
        <w:t>C</w:t>
      </w:r>
      <w:r w:rsidRPr="4CFD4AD2" w:rsidR="00275B6F">
        <w:rPr>
          <w:rFonts w:cs="Arial"/>
        </w:rPr>
        <w:t>As)</w:t>
      </w:r>
      <w:r w:rsidRPr="4CFD4AD2">
        <w:rPr>
          <w:rFonts w:cs="Arial"/>
        </w:rPr>
        <w:t xml:space="preserve"> and/or </w:t>
      </w:r>
      <w:r w:rsidRPr="4CFD4AD2" w:rsidR="00275B6F">
        <w:rPr>
          <w:rFonts w:cs="Arial"/>
        </w:rPr>
        <w:t>Wa</w:t>
      </w:r>
      <w:r w:rsidRPr="4CFD4AD2" w:rsidR="6C196706">
        <w:rPr>
          <w:rFonts w:cs="Arial"/>
        </w:rPr>
        <w:t>s</w:t>
      </w:r>
      <w:r w:rsidRPr="4CFD4AD2" w:rsidR="00275B6F">
        <w:rPr>
          <w:rFonts w:cs="Arial"/>
        </w:rPr>
        <w:t>te Disposal Au</w:t>
      </w:r>
      <w:r w:rsidRPr="4CFD4AD2" w:rsidR="00754DD5">
        <w:rPr>
          <w:rFonts w:cs="Arial"/>
        </w:rPr>
        <w:t>thorities (</w:t>
      </w:r>
      <w:r w:rsidRPr="4CFD4AD2">
        <w:rPr>
          <w:rFonts w:cs="Arial"/>
        </w:rPr>
        <w:t>WDAs</w:t>
      </w:r>
      <w:r w:rsidRPr="4CFD4AD2" w:rsidR="00754DD5">
        <w:rPr>
          <w:rFonts w:cs="Arial"/>
        </w:rPr>
        <w:t xml:space="preserve">), </w:t>
      </w:r>
      <w:r w:rsidRPr="4CFD4AD2">
        <w:rPr>
          <w:rFonts w:cs="Arial"/>
        </w:rPr>
        <w:t xml:space="preserve">unless otherwise stated. This is because the proposed policy affects both waste collection as well as waste treatment and/or disposal. Similarly, affected businesses and non-domestic premises are referred to as ‘municipal businesses’ or the ‘NHM sector’. </w:t>
      </w:r>
    </w:p>
    <w:bookmarkEnd w:id="42"/>
    <w:p w:rsidR="007B722B" w:rsidRDefault="007B722B" w14:paraId="7CF3DCDC" w14:textId="330AF23E">
      <w:pPr>
        <w:rPr>
          <w:rFonts w:cs="Arial"/>
        </w:rPr>
      </w:pPr>
      <w:r>
        <w:rPr>
          <w:rFonts w:cs="Arial"/>
        </w:rPr>
        <w:br w:type="page"/>
      </w:r>
    </w:p>
    <w:p w:rsidRPr="00CF16A5" w:rsidR="00CF16A5" w:rsidP="00CF16A5" w:rsidRDefault="00CF16A5" w14:paraId="45FBF2CA" w14:textId="77777777">
      <w:pPr>
        <w:spacing w:line="257" w:lineRule="auto"/>
        <w:rPr>
          <w:rFonts w:cs="Arial"/>
        </w:rPr>
      </w:pPr>
    </w:p>
    <w:p w:rsidRPr="00786BDE" w:rsidR="00CF16A5" w:rsidP="00CF16A5" w:rsidRDefault="00CF16A5" w14:paraId="15927BB9" w14:textId="720DF4A8">
      <w:pPr>
        <w:spacing w:line="257" w:lineRule="auto"/>
        <w:rPr>
          <w:rFonts w:cs="Arial"/>
          <w:b/>
          <w:szCs w:val="28"/>
        </w:rPr>
      </w:pPr>
      <w:r w:rsidRPr="00EF7635">
        <w:rPr>
          <w:rFonts w:cs="Arial"/>
          <w:b/>
          <w:szCs w:val="28"/>
        </w:rPr>
        <w:t>Table 1:</w:t>
      </w:r>
      <w:r w:rsidRPr="00CF16A5">
        <w:rPr>
          <w:rFonts w:cs="Arial"/>
          <w:b/>
          <w:szCs w:val="28"/>
        </w:rPr>
        <w:t xml:space="preserve"> High level theory of change for </w:t>
      </w:r>
      <w:r w:rsidR="00C81932">
        <w:rPr>
          <w:rFonts w:cs="Arial"/>
          <w:b/>
          <w:szCs w:val="28"/>
        </w:rPr>
        <w:t>simpler</w:t>
      </w:r>
      <w:r w:rsidRPr="00CF16A5">
        <w:rPr>
          <w:rFonts w:cs="Arial"/>
          <w:b/>
          <w:szCs w:val="28"/>
        </w:rPr>
        <w:t xml:space="preserve"> recycling collections </w:t>
      </w:r>
    </w:p>
    <w:tbl>
      <w:tblPr>
        <w:tblStyle w:val="TableGrid"/>
        <w:tblW w:w="10598" w:type="dxa"/>
        <w:tblInd w:w="-113" w:type="dxa"/>
        <w:tblLayout w:type="fixed"/>
        <w:tblLook w:val="04A0" w:firstRow="1" w:lastRow="0" w:firstColumn="1" w:lastColumn="0" w:noHBand="0" w:noVBand="1"/>
      </w:tblPr>
      <w:tblGrid>
        <w:gridCol w:w="2235"/>
        <w:gridCol w:w="2409"/>
        <w:gridCol w:w="1843"/>
        <w:gridCol w:w="1985"/>
        <w:gridCol w:w="2126"/>
      </w:tblGrid>
      <w:tr w:rsidRPr="00EF7635" w:rsidR="00A26486" w:rsidTr="001A35C9" w14:paraId="4D737A56" w14:textId="77777777">
        <w:tc>
          <w:tcPr>
            <w:tcW w:w="2235" w:type="dxa"/>
          </w:tcPr>
          <w:p w:rsidRPr="00891426" w:rsidR="00CF16A5" w:rsidP="001862D1" w:rsidRDefault="00CF16A5" w14:paraId="2FA1129E" w14:textId="77777777">
            <w:pPr>
              <w:spacing w:line="257" w:lineRule="auto"/>
              <w:rPr>
                <w:rFonts w:cs="Arial"/>
                <w:b/>
                <w:sz w:val="20"/>
                <w:szCs w:val="20"/>
              </w:rPr>
            </w:pPr>
            <w:r w:rsidRPr="00891426">
              <w:rPr>
                <w:rFonts w:cs="Arial"/>
                <w:b/>
                <w:sz w:val="20"/>
                <w:szCs w:val="20"/>
              </w:rPr>
              <w:t>Issue</w:t>
            </w:r>
          </w:p>
        </w:tc>
        <w:tc>
          <w:tcPr>
            <w:tcW w:w="2409" w:type="dxa"/>
          </w:tcPr>
          <w:p w:rsidRPr="00891426" w:rsidR="00CF16A5" w:rsidP="001862D1" w:rsidRDefault="00CF16A5" w14:paraId="515409E5" w14:textId="77777777">
            <w:pPr>
              <w:spacing w:line="257" w:lineRule="auto"/>
              <w:rPr>
                <w:rFonts w:cs="Arial"/>
                <w:b/>
                <w:sz w:val="20"/>
                <w:szCs w:val="20"/>
              </w:rPr>
            </w:pPr>
            <w:r w:rsidRPr="00891426">
              <w:rPr>
                <w:rFonts w:cs="Arial"/>
                <w:b/>
                <w:sz w:val="20"/>
                <w:szCs w:val="20"/>
              </w:rPr>
              <w:t xml:space="preserve">Activity </w:t>
            </w:r>
          </w:p>
        </w:tc>
        <w:tc>
          <w:tcPr>
            <w:tcW w:w="1843" w:type="dxa"/>
          </w:tcPr>
          <w:p w:rsidRPr="00891426" w:rsidR="00CF16A5" w:rsidP="001862D1" w:rsidRDefault="00CF16A5" w14:paraId="200C6F82" w14:textId="1C6FCBC4">
            <w:pPr>
              <w:spacing w:line="257" w:lineRule="auto"/>
              <w:rPr>
                <w:rFonts w:cs="Arial"/>
                <w:b/>
                <w:sz w:val="20"/>
                <w:szCs w:val="20"/>
              </w:rPr>
            </w:pPr>
            <w:r w:rsidRPr="00891426">
              <w:rPr>
                <w:rFonts w:cs="Arial"/>
                <w:b/>
                <w:sz w:val="20"/>
                <w:szCs w:val="20"/>
              </w:rPr>
              <w:t xml:space="preserve">Expected </w:t>
            </w:r>
            <w:r w:rsidRPr="46FADA53">
              <w:rPr>
                <w:rFonts w:cs="Arial"/>
                <w:b/>
                <w:bCs/>
                <w:sz w:val="20"/>
                <w:szCs w:val="20"/>
              </w:rPr>
              <w:t>behaviour</w:t>
            </w:r>
            <w:r w:rsidRPr="00891426">
              <w:rPr>
                <w:rFonts w:cs="Arial"/>
                <w:b/>
                <w:sz w:val="20"/>
                <w:szCs w:val="20"/>
              </w:rPr>
              <w:t xml:space="preserve"> changes</w:t>
            </w:r>
          </w:p>
        </w:tc>
        <w:tc>
          <w:tcPr>
            <w:tcW w:w="1985" w:type="dxa"/>
          </w:tcPr>
          <w:p w:rsidRPr="00891426" w:rsidR="00CF16A5" w:rsidP="001862D1" w:rsidRDefault="00CF16A5" w14:paraId="181E957C" w14:textId="77777777">
            <w:pPr>
              <w:spacing w:line="257" w:lineRule="auto"/>
              <w:rPr>
                <w:rFonts w:cs="Arial"/>
                <w:b/>
                <w:sz w:val="20"/>
                <w:szCs w:val="20"/>
              </w:rPr>
            </w:pPr>
            <w:r w:rsidRPr="00891426">
              <w:rPr>
                <w:rFonts w:cs="Arial"/>
                <w:b/>
                <w:sz w:val="20"/>
                <w:szCs w:val="20"/>
              </w:rPr>
              <w:t>Outcome</w:t>
            </w:r>
          </w:p>
        </w:tc>
        <w:tc>
          <w:tcPr>
            <w:tcW w:w="2126" w:type="dxa"/>
          </w:tcPr>
          <w:p w:rsidRPr="00891426" w:rsidR="00CF16A5" w:rsidP="001862D1" w:rsidRDefault="00CF16A5" w14:paraId="685985EB" w14:textId="77777777">
            <w:pPr>
              <w:spacing w:line="257" w:lineRule="auto"/>
              <w:rPr>
                <w:rFonts w:cs="Arial"/>
                <w:b/>
                <w:sz w:val="20"/>
                <w:szCs w:val="20"/>
              </w:rPr>
            </w:pPr>
            <w:r w:rsidRPr="00891426">
              <w:rPr>
                <w:rFonts w:cs="Arial"/>
                <w:b/>
                <w:sz w:val="20"/>
                <w:szCs w:val="20"/>
              </w:rPr>
              <w:t>Environmental, economic or social benefit</w:t>
            </w:r>
          </w:p>
        </w:tc>
      </w:tr>
      <w:tr w:rsidRPr="00EF7635" w:rsidR="001522BD" w:rsidTr="001A35C9" w14:paraId="71FAA482" w14:textId="77777777">
        <w:tc>
          <w:tcPr>
            <w:tcW w:w="2235" w:type="dxa"/>
            <w:vMerge w:val="restart"/>
          </w:tcPr>
          <w:p w:rsidRPr="00891426" w:rsidR="00CF16A5" w:rsidP="001862D1" w:rsidRDefault="00CF16A5" w14:paraId="622919A5" w14:textId="055266EA">
            <w:pPr>
              <w:spacing w:after="120" w:line="254" w:lineRule="auto"/>
              <w:rPr>
                <w:rFonts w:cs="Arial"/>
                <w:sz w:val="20"/>
                <w:szCs w:val="20"/>
              </w:rPr>
            </w:pPr>
            <w:r w:rsidRPr="00891426">
              <w:rPr>
                <w:rFonts w:cs="Arial"/>
                <w:b/>
                <w:sz w:val="20"/>
                <w:szCs w:val="20"/>
              </w:rPr>
              <w:t>The household (HH) sector:</w:t>
            </w:r>
            <w:r w:rsidRPr="00891426">
              <w:rPr>
                <w:rFonts w:cs="Arial"/>
                <w:sz w:val="20"/>
                <w:szCs w:val="20"/>
              </w:rPr>
              <w:t xml:space="preserve"> currently </w:t>
            </w:r>
            <w:r w:rsidRPr="00891426" w:rsidR="008D303D">
              <w:rPr>
                <w:rFonts w:cs="Arial"/>
                <w:sz w:val="20"/>
                <w:szCs w:val="20"/>
              </w:rPr>
              <w:t>l</w:t>
            </w:r>
            <w:r w:rsidRPr="00891426">
              <w:rPr>
                <w:rFonts w:cs="Arial"/>
                <w:sz w:val="20"/>
                <w:szCs w:val="20"/>
              </w:rPr>
              <w:t>ocal</w:t>
            </w:r>
            <w:r w:rsidRPr="00891426">
              <w:rPr>
                <w:rStyle w:val="normaltextrun"/>
                <w:rFonts w:cs="Arial"/>
                <w:sz w:val="20"/>
                <w:szCs w:val="20"/>
              </w:rPr>
              <w:t xml:space="preserve"> </w:t>
            </w:r>
            <w:r w:rsidRPr="00891426" w:rsidR="008D303D">
              <w:rPr>
                <w:rStyle w:val="normaltextrun"/>
                <w:rFonts w:cs="Arial"/>
                <w:sz w:val="20"/>
                <w:szCs w:val="20"/>
              </w:rPr>
              <w:t>a</w:t>
            </w:r>
            <w:r w:rsidRPr="00891426">
              <w:rPr>
                <w:rStyle w:val="normaltextrun"/>
                <w:rFonts w:cs="Arial"/>
                <w:sz w:val="20"/>
                <w:szCs w:val="20"/>
              </w:rPr>
              <w:t>uthorities (LAs)</w:t>
            </w:r>
            <w:r w:rsidRPr="00891426" w:rsidR="009E1F7F">
              <w:rPr>
                <w:rStyle w:val="normaltextrun"/>
                <w:rFonts w:cs="Arial"/>
                <w:sz w:val="20"/>
                <w:szCs w:val="20"/>
              </w:rPr>
              <w:t xml:space="preserve"> </w:t>
            </w:r>
            <w:r w:rsidRPr="00891426">
              <w:rPr>
                <w:rStyle w:val="normaltextrun"/>
                <w:rFonts w:cs="Arial"/>
                <w:sz w:val="20"/>
                <w:szCs w:val="20"/>
              </w:rPr>
              <w:t>make their own decisions about which materials they collect for recycling, depending on local factors and the ability to sell these materials on to recycling companies. Some materials are currently widely collected (e.g., paper &amp; card collected by c.100% of LAs in England), however others are less widely collected (e.g., 35% of LAs have a separate food waste collection; 8</w:t>
            </w:r>
            <w:r w:rsidRPr="00891426" w:rsidR="00786BFA">
              <w:rPr>
                <w:rStyle w:val="normaltextrun"/>
                <w:rFonts w:cs="Arial"/>
                <w:sz w:val="20"/>
                <w:szCs w:val="20"/>
              </w:rPr>
              <w:t>3</w:t>
            </w:r>
            <w:r w:rsidRPr="00891426">
              <w:rPr>
                <w:rStyle w:val="normaltextrun"/>
                <w:rFonts w:cs="Arial"/>
                <w:sz w:val="20"/>
                <w:szCs w:val="20"/>
              </w:rPr>
              <w:t xml:space="preserve">% collect plastic pots tubs and trays for recycling). </w:t>
            </w:r>
            <w:r w:rsidRPr="00891426">
              <w:rPr>
                <w:rFonts w:cs="Arial"/>
                <w:sz w:val="20"/>
                <w:szCs w:val="20"/>
              </w:rPr>
              <w:t>This creates fragmented and inconsistent approach to recycling across England; and households have very different experiences of recycling depending on where they live.</w:t>
            </w:r>
          </w:p>
          <w:p w:rsidRPr="00891426" w:rsidR="00CF16A5" w:rsidP="001862D1" w:rsidRDefault="00CF16A5" w14:paraId="5DC9B810" w14:textId="77777777">
            <w:pPr>
              <w:spacing w:line="257" w:lineRule="auto"/>
              <w:rPr>
                <w:rFonts w:cs="Arial"/>
                <w:sz w:val="20"/>
                <w:szCs w:val="20"/>
              </w:rPr>
            </w:pPr>
          </w:p>
          <w:p w:rsidRPr="00891426" w:rsidR="00CF16A5" w:rsidP="001862D1" w:rsidRDefault="00CF16A5" w14:paraId="1EA737F3" w14:textId="77777777">
            <w:pPr>
              <w:spacing w:line="257" w:lineRule="auto"/>
              <w:rPr>
                <w:rFonts w:cs="Arial"/>
                <w:sz w:val="20"/>
                <w:szCs w:val="20"/>
              </w:rPr>
            </w:pPr>
          </w:p>
          <w:p w:rsidRPr="00891426" w:rsidR="00CF16A5" w:rsidP="001862D1" w:rsidRDefault="00CF16A5" w14:paraId="101A1B9B" w14:textId="77777777">
            <w:pPr>
              <w:spacing w:line="257" w:lineRule="auto"/>
              <w:rPr>
                <w:rFonts w:cs="Arial"/>
                <w:sz w:val="20"/>
                <w:szCs w:val="20"/>
              </w:rPr>
            </w:pPr>
          </w:p>
          <w:p w:rsidRPr="00891426" w:rsidR="00CF16A5" w:rsidP="001862D1" w:rsidRDefault="00CF16A5" w14:paraId="54A1B0DF" w14:textId="77777777">
            <w:pPr>
              <w:spacing w:line="257" w:lineRule="auto"/>
              <w:rPr>
                <w:rFonts w:cs="Arial"/>
                <w:sz w:val="20"/>
                <w:szCs w:val="20"/>
              </w:rPr>
            </w:pPr>
          </w:p>
        </w:tc>
        <w:tc>
          <w:tcPr>
            <w:tcW w:w="2409" w:type="dxa"/>
            <w:vMerge w:val="restart"/>
          </w:tcPr>
          <w:p w:rsidRPr="00891426" w:rsidR="00CF16A5" w:rsidP="001862D1" w:rsidRDefault="00CF16A5" w14:paraId="5A0B3141" w14:textId="77777777">
            <w:pPr>
              <w:spacing w:line="257" w:lineRule="auto"/>
              <w:rPr>
                <w:rFonts w:cs="Arial"/>
                <w:sz w:val="20"/>
                <w:szCs w:val="20"/>
              </w:rPr>
            </w:pPr>
            <w:r w:rsidRPr="00891426">
              <w:rPr>
                <w:rFonts w:cs="Arial"/>
                <w:sz w:val="20"/>
                <w:szCs w:val="20"/>
              </w:rPr>
              <w:t xml:space="preserve">A core set of recyclable waste streams to be collected from households by all LAs. </w:t>
            </w:r>
          </w:p>
          <w:p w:rsidRPr="00891426" w:rsidR="00CF16A5" w:rsidP="001862D1" w:rsidRDefault="00CF16A5" w14:paraId="7A6D6712" w14:textId="77777777">
            <w:pPr>
              <w:spacing w:line="257" w:lineRule="auto"/>
              <w:rPr>
                <w:rFonts w:cs="Arial"/>
                <w:sz w:val="20"/>
                <w:szCs w:val="20"/>
              </w:rPr>
            </w:pPr>
          </w:p>
          <w:p w:rsidRPr="00891426" w:rsidR="00CF16A5" w:rsidP="001862D1" w:rsidRDefault="00CF16A5" w14:paraId="52182349" w14:textId="44E709DC">
            <w:pPr>
              <w:spacing w:line="257" w:lineRule="auto"/>
              <w:rPr>
                <w:rFonts w:cs="Arial"/>
                <w:color w:val="0B0C0C"/>
                <w:sz w:val="20"/>
                <w:szCs w:val="20"/>
                <w:shd w:val="clear" w:color="auto" w:fill="FFFFFF"/>
              </w:rPr>
            </w:pPr>
            <w:r w:rsidRPr="00891426">
              <w:rPr>
                <w:rFonts w:cs="Arial"/>
                <w:color w:val="0B0C0C"/>
                <w:sz w:val="20"/>
                <w:szCs w:val="20"/>
                <w:shd w:val="clear" w:color="auto" w:fill="FFFFFF"/>
              </w:rPr>
              <w:t xml:space="preserve">We will continue to work with WRAP to develop good practice on communications for householders alongside the implementation of </w:t>
            </w:r>
            <w:r w:rsidR="00E008E5">
              <w:rPr>
                <w:rFonts w:cs="Arial"/>
                <w:color w:val="0B0C0C"/>
                <w:sz w:val="20"/>
                <w:szCs w:val="20"/>
                <w:shd w:val="clear" w:color="auto" w:fill="FFFFFF"/>
              </w:rPr>
              <w:t>Simpler R</w:t>
            </w:r>
            <w:r w:rsidRPr="00891426">
              <w:rPr>
                <w:rFonts w:cs="Arial"/>
                <w:color w:val="0B0C0C"/>
                <w:sz w:val="20"/>
                <w:szCs w:val="20"/>
                <w:shd w:val="clear" w:color="auto" w:fill="FFFFFF"/>
              </w:rPr>
              <w:t xml:space="preserve">ecycling reforms. </w:t>
            </w:r>
          </w:p>
          <w:p w:rsidRPr="00891426" w:rsidR="00CF16A5" w:rsidP="001862D1" w:rsidRDefault="00CF16A5" w14:paraId="030E8A34" w14:textId="77777777">
            <w:pPr>
              <w:spacing w:line="257" w:lineRule="auto"/>
              <w:rPr>
                <w:rFonts w:cs="Arial"/>
                <w:sz w:val="20"/>
                <w:szCs w:val="20"/>
              </w:rPr>
            </w:pPr>
          </w:p>
          <w:p w:rsidRPr="00891426" w:rsidR="00CF16A5" w:rsidP="001862D1" w:rsidRDefault="00CF16A5" w14:paraId="5FD8A8D5" w14:textId="181C5956">
            <w:pPr>
              <w:spacing w:line="257" w:lineRule="auto"/>
              <w:rPr>
                <w:rFonts w:cs="Arial"/>
                <w:sz w:val="20"/>
                <w:szCs w:val="20"/>
              </w:rPr>
            </w:pPr>
            <w:r w:rsidRPr="00891426">
              <w:rPr>
                <w:rFonts w:cs="Arial"/>
                <w:sz w:val="20"/>
                <w:szCs w:val="20"/>
              </w:rPr>
              <w:t xml:space="preserve">Working with </w:t>
            </w:r>
            <w:r w:rsidR="00014B91">
              <w:rPr>
                <w:rFonts w:cs="Arial"/>
                <w:sz w:val="20"/>
                <w:szCs w:val="20"/>
              </w:rPr>
              <w:t xml:space="preserve">Packaging </w:t>
            </w:r>
            <w:r w:rsidRPr="00891426">
              <w:rPr>
                <w:rFonts w:cs="Arial"/>
                <w:sz w:val="20"/>
                <w:szCs w:val="20"/>
              </w:rPr>
              <w:t>Extended Producer Responsibility (</w:t>
            </w:r>
            <w:proofErr w:type="spellStart"/>
            <w:r w:rsidR="00014B91">
              <w:rPr>
                <w:rFonts w:cs="Arial"/>
                <w:sz w:val="20"/>
                <w:szCs w:val="20"/>
              </w:rPr>
              <w:t>p</w:t>
            </w:r>
            <w:r w:rsidRPr="00891426">
              <w:rPr>
                <w:rFonts w:cs="Arial"/>
                <w:sz w:val="20"/>
                <w:szCs w:val="20"/>
              </w:rPr>
              <w:t>EPR</w:t>
            </w:r>
            <w:proofErr w:type="spellEnd"/>
            <w:r w:rsidRPr="00891426">
              <w:rPr>
                <w:rFonts w:cs="Arial"/>
                <w:sz w:val="20"/>
                <w:szCs w:val="20"/>
              </w:rPr>
              <w:t>)</w:t>
            </w:r>
            <w:r w:rsidRPr="00891426">
              <w:rPr>
                <w:rStyle w:val="FootnoteReference"/>
                <w:rFonts w:cs="Arial"/>
                <w:sz w:val="20"/>
                <w:szCs w:val="20"/>
              </w:rPr>
              <w:footnoteReference w:id="17"/>
            </w:r>
            <w:r w:rsidRPr="00891426">
              <w:rPr>
                <w:rFonts w:cs="Arial"/>
                <w:sz w:val="20"/>
                <w:szCs w:val="20"/>
              </w:rPr>
              <w:t xml:space="preserve"> reforms on a universal recycling label for packaging will reduce confusion for householders on what can and can't be recycled.</w:t>
            </w:r>
          </w:p>
        </w:tc>
        <w:tc>
          <w:tcPr>
            <w:tcW w:w="1843" w:type="dxa"/>
          </w:tcPr>
          <w:p w:rsidRPr="00891426" w:rsidR="00CF16A5" w:rsidP="001862D1" w:rsidRDefault="005B6D2F" w14:paraId="15D1D936" w14:textId="34F293EE">
            <w:pPr>
              <w:spacing w:line="257" w:lineRule="auto"/>
              <w:rPr>
                <w:rFonts w:cs="Arial"/>
                <w:sz w:val="20"/>
                <w:szCs w:val="20"/>
              </w:rPr>
            </w:pPr>
            <w:r w:rsidRPr="00891426">
              <w:rPr>
                <w:rFonts w:cs="Arial"/>
                <w:sz w:val="20"/>
                <w:szCs w:val="20"/>
              </w:rPr>
              <w:t>H</w:t>
            </w:r>
            <w:r w:rsidRPr="00891426" w:rsidR="00CF16A5">
              <w:rPr>
                <w:rFonts w:cs="Arial"/>
                <w:sz w:val="20"/>
                <w:szCs w:val="20"/>
              </w:rPr>
              <w:t>ouseholds recycle</w:t>
            </w:r>
            <w:r w:rsidRPr="00891426">
              <w:rPr>
                <w:rFonts w:cs="Arial"/>
                <w:sz w:val="20"/>
                <w:szCs w:val="20"/>
              </w:rPr>
              <w:t xml:space="preserve"> materials that they were not able to recycle before. This means that all </w:t>
            </w:r>
            <w:r w:rsidRPr="00891426" w:rsidR="00CF16A5">
              <w:rPr>
                <w:rFonts w:cs="Arial"/>
                <w:sz w:val="20"/>
                <w:szCs w:val="20"/>
              </w:rPr>
              <w:t xml:space="preserve">households </w:t>
            </w:r>
            <w:proofErr w:type="gramStart"/>
            <w:r w:rsidRPr="00891426">
              <w:rPr>
                <w:rFonts w:cs="Arial"/>
                <w:sz w:val="20"/>
                <w:szCs w:val="20"/>
              </w:rPr>
              <w:t>are able to</w:t>
            </w:r>
            <w:proofErr w:type="gramEnd"/>
            <w:r w:rsidRPr="00891426">
              <w:rPr>
                <w:rFonts w:cs="Arial"/>
                <w:sz w:val="20"/>
                <w:szCs w:val="20"/>
              </w:rPr>
              <w:t xml:space="preserve"> </w:t>
            </w:r>
            <w:r w:rsidRPr="00891426" w:rsidR="00CF16A5">
              <w:rPr>
                <w:rFonts w:cs="Arial"/>
                <w:sz w:val="20"/>
                <w:szCs w:val="20"/>
              </w:rPr>
              <w:t xml:space="preserve">recycle the same set of materials and experience the same level of service. </w:t>
            </w:r>
          </w:p>
        </w:tc>
        <w:tc>
          <w:tcPr>
            <w:tcW w:w="1985" w:type="dxa"/>
          </w:tcPr>
          <w:p w:rsidRPr="00891426" w:rsidR="00CF16A5" w:rsidP="001862D1" w:rsidRDefault="00CF16A5" w14:paraId="2E86B154" w14:textId="09253950">
            <w:pPr>
              <w:spacing w:line="257" w:lineRule="auto"/>
              <w:rPr>
                <w:rFonts w:cs="Arial"/>
                <w:sz w:val="20"/>
                <w:szCs w:val="20"/>
              </w:rPr>
            </w:pPr>
            <w:r w:rsidRPr="00891426">
              <w:rPr>
                <w:rFonts w:cs="Arial"/>
                <w:sz w:val="20"/>
                <w:szCs w:val="20"/>
              </w:rPr>
              <w:t>Improved participation and standardisation of materials in recycling means increased amounts of waste are recycled</w:t>
            </w:r>
            <w:r w:rsidRPr="00891426" w:rsidR="00EB6C46">
              <w:rPr>
                <w:rFonts w:cs="Arial"/>
                <w:sz w:val="20"/>
                <w:szCs w:val="20"/>
              </w:rPr>
              <w:t>.</w:t>
            </w:r>
          </w:p>
        </w:tc>
        <w:tc>
          <w:tcPr>
            <w:tcW w:w="2126" w:type="dxa"/>
            <w:vMerge w:val="restart"/>
          </w:tcPr>
          <w:p w:rsidRPr="00891426" w:rsidR="00CF16A5" w:rsidP="001862D1" w:rsidRDefault="00CF16A5" w14:paraId="004DACA6" w14:textId="4C0CC1E0">
            <w:pPr>
              <w:spacing w:line="257" w:lineRule="auto"/>
              <w:rPr>
                <w:rFonts w:cs="Arial"/>
                <w:sz w:val="20"/>
                <w:szCs w:val="20"/>
              </w:rPr>
            </w:pPr>
            <w:r w:rsidRPr="00891426">
              <w:rPr>
                <w:rFonts w:cs="Arial"/>
                <w:sz w:val="20"/>
                <w:szCs w:val="20"/>
              </w:rPr>
              <w:t>Reduced landfill and incineration and their associated carbon emissions</w:t>
            </w:r>
            <w:r w:rsidRPr="00891426" w:rsidR="00EB6C46">
              <w:rPr>
                <w:rFonts w:cs="Arial"/>
                <w:sz w:val="20"/>
                <w:szCs w:val="20"/>
              </w:rPr>
              <w:t>.</w:t>
            </w:r>
          </w:p>
          <w:p w:rsidRPr="00891426" w:rsidR="00CF16A5" w:rsidP="001862D1" w:rsidRDefault="00CF16A5" w14:paraId="3EE51A92" w14:textId="77777777">
            <w:pPr>
              <w:spacing w:line="257" w:lineRule="auto"/>
              <w:rPr>
                <w:rFonts w:cs="Arial"/>
                <w:sz w:val="20"/>
                <w:szCs w:val="20"/>
              </w:rPr>
            </w:pPr>
          </w:p>
          <w:p w:rsidRPr="00891426" w:rsidR="00CF16A5" w:rsidP="001862D1" w:rsidRDefault="00CF16A5" w14:paraId="76392AB4" w14:textId="20768ECF">
            <w:pPr>
              <w:spacing w:line="257" w:lineRule="auto"/>
              <w:rPr>
                <w:rFonts w:cs="Arial"/>
                <w:sz w:val="20"/>
                <w:szCs w:val="20"/>
              </w:rPr>
            </w:pPr>
            <w:r w:rsidRPr="00891426">
              <w:rPr>
                <w:rFonts w:cs="Arial"/>
                <w:sz w:val="20"/>
                <w:szCs w:val="20"/>
              </w:rPr>
              <w:t xml:space="preserve">Reduced carbon emissions </w:t>
            </w:r>
            <w:proofErr w:type="gramStart"/>
            <w:r w:rsidRPr="00891426">
              <w:rPr>
                <w:rFonts w:cs="Arial"/>
                <w:sz w:val="20"/>
                <w:szCs w:val="20"/>
              </w:rPr>
              <w:t>as a result of</w:t>
            </w:r>
            <w:proofErr w:type="gramEnd"/>
            <w:r w:rsidRPr="00891426">
              <w:rPr>
                <w:rFonts w:cs="Arial"/>
                <w:sz w:val="20"/>
                <w:szCs w:val="20"/>
              </w:rPr>
              <w:t xml:space="preserve"> reduced production from virgin materials</w:t>
            </w:r>
            <w:r w:rsidRPr="00891426" w:rsidR="00EB6C46">
              <w:rPr>
                <w:rFonts w:cs="Arial"/>
                <w:sz w:val="20"/>
                <w:szCs w:val="20"/>
              </w:rPr>
              <w:t>.</w:t>
            </w:r>
          </w:p>
          <w:p w:rsidRPr="00891426" w:rsidR="00CF16A5" w:rsidP="001862D1" w:rsidRDefault="00CF16A5" w14:paraId="0A28378D" w14:textId="77777777">
            <w:pPr>
              <w:spacing w:line="257" w:lineRule="auto"/>
              <w:rPr>
                <w:rFonts w:cs="Arial"/>
                <w:sz w:val="20"/>
                <w:szCs w:val="20"/>
              </w:rPr>
            </w:pPr>
          </w:p>
          <w:p w:rsidRPr="00891426" w:rsidR="00CF16A5" w:rsidP="001862D1" w:rsidRDefault="00CF16A5" w14:paraId="43E7CEF3" w14:textId="7F516C45">
            <w:pPr>
              <w:spacing w:line="257" w:lineRule="auto"/>
              <w:rPr>
                <w:rFonts w:cs="Arial"/>
                <w:sz w:val="20"/>
                <w:szCs w:val="20"/>
              </w:rPr>
            </w:pPr>
            <w:r w:rsidRPr="00891426">
              <w:rPr>
                <w:rFonts w:cs="Arial"/>
                <w:sz w:val="20"/>
                <w:szCs w:val="20"/>
              </w:rPr>
              <w:t>Increased revenue for the recycling industry (non-monetised in this IA)</w:t>
            </w:r>
            <w:r w:rsidRPr="00891426" w:rsidR="00EB6C46">
              <w:rPr>
                <w:rFonts w:cs="Arial"/>
                <w:sz w:val="20"/>
                <w:szCs w:val="20"/>
              </w:rPr>
              <w:t>.</w:t>
            </w:r>
          </w:p>
          <w:p w:rsidRPr="00891426" w:rsidR="00CF16A5" w:rsidP="001862D1" w:rsidRDefault="00CF16A5" w14:paraId="2EFB18FE" w14:textId="77777777">
            <w:pPr>
              <w:spacing w:line="257" w:lineRule="auto"/>
              <w:rPr>
                <w:rFonts w:cs="Arial"/>
                <w:sz w:val="20"/>
                <w:szCs w:val="20"/>
              </w:rPr>
            </w:pPr>
          </w:p>
        </w:tc>
      </w:tr>
      <w:tr w:rsidRPr="00EF7635" w:rsidR="001522BD" w:rsidTr="001A35C9" w14:paraId="31C89023" w14:textId="77777777">
        <w:tc>
          <w:tcPr>
            <w:tcW w:w="2235" w:type="dxa"/>
            <w:vMerge/>
          </w:tcPr>
          <w:p w:rsidRPr="00891426" w:rsidR="00CF16A5" w:rsidP="001862D1" w:rsidRDefault="00CF16A5" w14:paraId="37860012" w14:textId="77777777">
            <w:pPr>
              <w:spacing w:line="257" w:lineRule="auto"/>
              <w:rPr>
                <w:rFonts w:cs="Arial"/>
                <w:sz w:val="20"/>
                <w:szCs w:val="20"/>
              </w:rPr>
            </w:pPr>
          </w:p>
        </w:tc>
        <w:tc>
          <w:tcPr>
            <w:tcW w:w="2409" w:type="dxa"/>
            <w:vMerge/>
          </w:tcPr>
          <w:p w:rsidRPr="00891426" w:rsidR="00CF16A5" w:rsidP="001862D1" w:rsidRDefault="00CF16A5" w14:paraId="2ABD7B4C" w14:textId="77777777">
            <w:pPr>
              <w:spacing w:line="257" w:lineRule="auto"/>
              <w:rPr>
                <w:rFonts w:cs="Arial"/>
                <w:sz w:val="20"/>
                <w:szCs w:val="20"/>
              </w:rPr>
            </w:pPr>
          </w:p>
        </w:tc>
        <w:tc>
          <w:tcPr>
            <w:tcW w:w="1843" w:type="dxa"/>
            <w:vMerge w:val="restart"/>
          </w:tcPr>
          <w:p w:rsidRPr="00891426" w:rsidR="00CF16A5" w:rsidP="001862D1" w:rsidRDefault="00CF16A5" w14:paraId="422FD466" w14:textId="6CEA8524">
            <w:pPr>
              <w:spacing w:line="257" w:lineRule="auto"/>
              <w:rPr>
                <w:rFonts w:cs="Arial"/>
                <w:sz w:val="20"/>
                <w:szCs w:val="20"/>
              </w:rPr>
            </w:pPr>
            <w:r w:rsidRPr="00891426">
              <w:rPr>
                <w:rFonts w:cs="Arial"/>
                <w:sz w:val="20"/>
                <w:szCs w:val="20"/>
              </w:rPr>
              <w:t xml:space="preserve">Clearer labelling reduces </w:t>
            </w:r>
            <w:r w:rsidRPr="00891426" w:rsidR="00FF2E81">
              <w:rPr>
                <w:rFonts w:cs="Arial"/>
                <w:sz w:val="20"/>
                <w:szCs w:val="20"/>
              </w:rPr>
              <w:t>householder confusion</w:t>
            </w:r>
            <w:r w:rsidRPr="00891426">
              <w:rPr>
                <w:rFonts w:cs="Arial"/>
                <w:sz w:val="20"/>
                <w:szCs w:val="20"/>
              </w:rPr>
              <w:t xml:space="preserve"> around which materials to recycle. This encourages more recyclable material to be put into the recycling collection rather that the residual waste bin. </w:t>
            </w:r>
          </w:p>
          <w:p w:rsidRPr="00891426" w:rsidR="00CF16A5" w:rsidP="001862D1" w:rsidRDefault="00CF16A5" w14:paraId="3FF412F7" w14:textId="77777777">
            <w:pPr>
              <w:spacing w:line="257" w:lineRule="auto"/>
              <w:rPr>
                <w:rFonts w:cs="Arial"/>
                <w:sz w:val="20"/>
                <w:szCs w:val="20"/>
              </w:rPr>
            </w:pPr>
          </w:p>
        </w:tc>
        <w:tc>
          <w:tcPr>
            <w:tcW w:w="1985" w:type="dxa"/>
          </w:tcPr>
          <w:p w:rsidRPr="00891426" w:rsidR="00CF16A5" w:rsidP="001862D1" w:rsidRDefault="00CF16A5" w14:paraId="11885344" w14:textId="5007C395">
            <w:pPr>
              <w:spacing w:line="257" w:lineRule="auto"/>
              <w:rPr>
                <w:rFonts w:cs="Arial"/>
                <w:sz w:val="20"/>
                <w:szCs w:val="20"/>
              </w:rPr>
            </w:pPr>
            <w:r w:rsidRPr="00891426">
              <w:rPr>
                <w:rFonts w:cs="Arial"/>
                <w:sz w:val="20"/>
                <w:szCs w:val="20"/>
              </w:rPr>
              <w:t>Increased amounts of waste are recycled</w:t>
            </w:r>
            <w:r w:rsidRPr="00891426" w:rsidR="00EB6C46">
              <w:rPr>
                <w:rFonts w:cs="Arial"/>
                <w:sz w:val="20"/>
                <w:szCs w:val="20"/>
              </w:rPr>
              <w:t>.</w:t>
            </w:r>
          </w:p>
        </w:tc>
        <w:tc>
          <w:tcPr>
            <w:tcW w:w="2126" w:type="dxa"/>
            <w:vMerge/>
          </w:tcPr>
          <w:p w:rsidRPr="00891426" w:rsidR="00CF16A5" w:rsidP="001862D1" w:rsidRDefault="00CF16A5" w14:paraId="35EF20C2" w14:textId="77777777">
            <w:pPr>
              <w:spacing w:line="257" w:lineRule="auto"/>
              <w:rPr>
                <w:rFonts w:cs="Arial"/>
                <w:sz w:val="20"/>
                <w:szCs w:val="20"/>
              </w:rPr>
            </w:pPr>
          </w:p>
        </w:tc>
      </w:tr>
      <w:tr w:rsidRPr="00EF7635" w:rsidR="001522BD" w:rsidTr="001A35C9" w14:paraId="71A1D408" w14:textId="77777777">
        <w:tc>
          <w:tcPr>
            <w:tcW w:w="2235" w:type="dxa"/>
            <w:vMerge/>
          </w:tcPr>
          <w:p w:rsidRPr="00891426" w:rsidR="00CF16A5" w:rsidP="001862D1" w:rsidRDefault="00CF16A5" w14:paraId="764E6A80" w14:textId="77777777">
            <w:pPr>
              <w:spacing w:line="257" w:lineRule="auto"/>
              <w:rPr>
                <w:rFonts w:cs="Arial"/>
                <w:sz w:val="20"/>
                <w:szCs w:val="20"/>
              </w:rPr>
            </w:pPr>
          </w:p>
        </w:tc>
        <w:tc>
          <w:tcPr>
            <w:tcW w:w="2409" w:type="dxa"/>
            <w:vMerge/>
          </w:tcPr>
          <w:p w:rsidRPr="00891426" w:rsidR="00CF16A5" w:rsidP="001862D1" w:rsidRDefault="00CF16A5" w14:paraId="39589DE5" w14:textId="77777777">
            <w:pPr>
              <w:spacing w:line="257" w:lineRule="auto"/>
              <w:rPr>
                <w:rFonts w:cs="Arial"/>
                <w:sz w:val="20"/>
                <w:szCs w:val="20"/>
              </w:rPr>
            </w:pPr>
          </w:p>
        </w:tc>
        <w:tc>
          <w:tcPr>
            <w:tcW w:w="1843" w:type="dxa"/>
            <w:vMerge/>
          </w:tcPr>
          <w:p w:rsidRPr="00891426" w:rsidR="00CF16A5" w:rsidP="001862D1" w:rsidRDefault="00CF16A5" w14:paraId="17AE3B87" w14:textId="77777777">
            <w:pPr>
              <w:spacing w:line="257" w:lineRule="auto"/>
              <w:rPr>
                <w:rFonts w:cs="Arial"/>
                <w:sz w:val="20"/>
                <w:szCs w:val="20"/>
              </w:rPr>
            </w:pPr>
          </w:p>
        </w:tc>
        <w:tc>
          <w:tcPr>
            <w:tcW w:w="1985" w:type="dxa"/>
          </w:tcPr>
          <w:p w:rsidRPr="00891426" w:rsidR="00CF16A5" w:rsidP="001862D1" w:rsidRDefault="00CF16A5" w14:paraId="122E5BA6" w14:textId="63948D04">
            <w:pPr>
              <w:spacing w:line="257" w:lineRule="auto"/>
              <w:rPr>
                <w:rFonts w:cs="Arial"/>
                <w:sz w:val="20"/>
                <w:szCs w:val="20"/>
              </w:rPr>
            </w:pPr>
            <w:r w:rsidRPr="00891426">
              <w:rPr>
                <w:rFonts w:cs="Arial"/>
                <w:sz w:val="20"/>
                <w:szCs w:val="20"/>
              </w:rPr>
              <w:t xml:space="preserve">Less contamination of recycling streams so </w:t>
            </w:r>
            <w:proofErr w:type="spellStart"/>
            <w:r w:rsidRPr="00891426">
              <w:rPr>
                <w:rFonts w:cs="Arial"/>
                <w:sz w:val="20"/>
                <w:szCs w:val="20"/>
              </w:rPr>
              <w:t>recyclate</w:t>
            </w:r>
            <w:proofErr w:type="spellEnd"/>
            <w:r w:rsidRPr="00891426">
              <w:rPr>
                <w:rFonts w:cs="Arial"/>
                <w:sz w:val="20"/>
                <w:szCs w:val="20"/>
              </w:rPr>
              <w:t xml:space="preserve"> is more valuable (higher quality) and less time and money </w:t>
            </w:r>
            <w:proofErr w:type="gramStart"/>
            <w:r w:rsidRPr="00891426">
              <w:rPr>
                <w:rFonts w:cs="Arial"/>
                <w:sz w:val="20"/>
                <w:szCs w:val="20"/>
              </w:rPr>
              <w:t>is</w:t>
            </w:r>
            <w:proofErr w:type="gramEnd"/>
            <w:r w:rsidRPr="00891426">
              <w:rPr>
                <w:rFonts w:cs="Arial"/>
                <w:sz w:val="20"/>
                <w:szCs w:val="20"/>
              </w:rPr>
              <w:t xml:space="preserve"> spent removing contaminants</w:t>
            </w:r>
            <w:r w:rsidRPr="00891426" w:rsidR="00EB6C46">
              <w:rPr>
                <w:rFonts w:cs="Arial"/>
                <w:sz w:val="20"/>
                <w:szCs w:val="20"/>
              </w:rPr>
              <w:t>.</w:t>
            </w:r>
          </w:p>
        </w:tc>
        <w:tc>
          <w:tcPr>
            <w:tcW w:w="2126" w:type="dxa"/>
            <w:vMerge/>
          </w:tcPr>
          <w:p w:rsidRPr="00891426" w:rsidR="00CF16A5" w:rsidP="001862D1" w:rsidRDefault="00CF16A5" w14:paraId="177EAC39" w14:textId="77777777">
            <w:pPr>
              <w:spacing w:line="257" w:lineRule="auto"/>
              <w:rPr>
                <w:rFonts w:cs="Arial"/>
                <w:sz w:val="20"/>
                <w:szCs w:val="20"/>
              </w:rPr>
            </w:pPr>
          </w:p>
        </w:tc>
      </w:tr>
      <w:tr w:rsidRPr="00EF7635" w:rsidR="001522BD" w:rsidTr="001A35C9" w14:paraId="3FE74A7F" w14:textId="77777777">
        <w:tc>
          <w:tcPr>
            <w:tcW w:w="2235" w:type="dxa"/>
            <w:vMerge/>
          </w:tcPr>
          <w:p w:rsidRPr="00891426" w:rsidR="00CF16A5" w:rsidP="001862D1" w:rsidRDefault="00CF16A5" w14:paraId="68502220" w14:textId="77777777">
            <w:pPr>
              <w:spacing w:line="257" w:lineRule="auto"/>
              <w:rPr>
                <w:rFonts w:cs="Arial"/>
                <w:sz w:val="20"/>
                <w:szCs w:val="20"/>
              </w:rPr>
            </w:pPr>
          </w:p>
        </w:tc>
        <w:tc>
          <w:tcPr>
            <w:tcW w:w="2409" w:type="dxa"/>
          </w:tcPr>
          <w:p w:rsidRPr="00891426" w:rsidR="00CF16A5" w:rsidP="001862D1" w:rsidRDefault="00CF16A5" w14:paraId="653A2321" w14:textId="5982EBB9">
            <w:pPr>
              <w:spacing w:line="257" w:lineRule="auto"/>
              <w:rPr>
                <w:rFonts w:cs="Arial"/>
                <w:sz w:val="20"/>
                <w:szCs w:val="20"/>
              </w:rPr>
            </w:pPr>
            <w:r w:rsidRPr="00891426">
              <w:rPr>
                <w:rFonts w:cs="Arial"/>
                <w:sz w:val="20"/>
                <w:szCs w:val="20"/>
              </w:rPr>
              <w:t>Mandate the separate collection of food waste for households</w:t>
            </w:r>
            <w:r w:rsidRPr="00891426" w:rsidR="00EB6C46">
              <w:rPr>
                <w:rFonts w:cs="Arial"/>
                <w:sz w:val="20"/>
                <w:szCs w:val="20"/>
              </w:rPr>
              <w:t>.</w:t>
            </w:r>
          </w:p>
        </w:tc>
        <w:tc>
          <w:tcPr>
            <w:tcW w:w="1843" w:type="dxa"/>
          </w:tcPr>
          <w:p w:rsidRPr="00891426" w:rsidR="00CF16A5" w:rsidP="001862D1" w:rsidRDefault="00CF16A5" w14:paraId="02628C59" w14:textId="71B3816F">
            <w:pPr>
              <w:spacing w:line="257" w:lineRule="auto"/>
              <w:rPr>
                <w:rFonts w:cs="Arial"/>
                <w:sz w:val="20"/>
                <w:szCs w:val="20"/>
              </w:rPr>
            </w:pPr>
            <w:r w:rsidRPr="00891426">
              <w:rPr>
                <w:rFonts w:cs="Arial"/>
                <w:sz w:val="20"/>
                <w:szCs w:val="20"/>
              </w:rPr>
              <w:t>Households currently without separate collections can recycle food waste</w:t>
            </w:r>
            <w:r w:rsidRPr="00891426" w:rsidR="00EB6C46">
              <w:rPr>
                <w:rFonts w:cs="Arial"/>
                <w:sz w:val="20"/>
                <w:szCs w:val="20"/>
              </w:rPr>
              <w:t>.</w:t>
            </w:r>
          </w:p>
        </w:tc>
        <w:tc>
          <w:tcPr>
            <w:tcW w:w="1985" w:type="dxa"/>
          </w:tcPr>
          <w:p w:rsidRPr="00891426" w:rsidR="00CF16A5" w:rsidP="001862D1" w:rsidRDefault="005676E1" w14:paraId="19AEE044" w14:textId="54E6FF59">
            <w:pPr>
              <w:spacing w:line="257" w:lineRule="auto"/>
              <w:rPr>
                <w:rFonts w:cs="Arial"/>
                <w:sz w:val="20"/>
                <w:szCs w:val="20"/>
              </w:rPr>
            </w:pPr>
            <w:r w:rsidRPr="00891426">
              <w:rPr>
                <w:rFonts w:cs="Arial"/>
                <w:sz w:val="20"/>
                <w:szCs w:val="20"/>
              </w:rPr>
              <w:t>I</w:t>
            </w:r>
            <w:r w:rsidRPr="00891426" w:rsidR="00CF16A5">
              <w:rPr>
                <w:rFonts w:cs="Arial"/>
                <w:sz w:val="20"/>
                <w:szCs w:val="20"/>
              </w:rPr>
              <w:t>ncreased amounts of food waste are recycled</w:t>
            </w:r>
            <w:r w:rsidRPr="00891426" w:rsidR="00EB6C46">
              <w:rPr>
                <w:rFonts w:cs="Arial"/>
                <w:sz w:val="20"/>
                <w:szCs w:val="20"/>
              </w:rPr>
              <w:t>.</w:t>
            </w:r>
            <w:r w:rsidRPr="00891426" w:rsidR="00CF16A5">
              <w:rPr>
                <w:rFonts w:cs="Arial"/>
                <w:sz w:val="20"/>
                <w:szCs w:val="20"/>
              </w:rPr>
              <w:t xml:space="preserve"> </w:t>
            </w:r>
          </w:p>
        </w:tc>
        <w:tc>
          <w:tcPr>
            <w:tcW w:w="2126" w:type="dxa"/>
            <w:vMerge/>
          </w:tcPr>
          <w:p w:rsidRPr="00891426" w:rsidR="00CF16A5" w:rsidP="001862D1" w:rsidRDefault="00CF16A5" w14:paraId="64DE5171" w14:textId="77777777">
            <w:pPr>
              <w:spacing w:line="257" w:lineRule="auto"/>
              <w:rPr>
                <w:rFonts w:cs="Arial"/>
                <w:sz w:val="20"/>
                <w:szCs w:val="20"/>
              </w:rPr>
            </w:pPr>
          </w:p>
        </w:tc>
      </w:tr>
      <w:tr w:rsidRPr="00EF7635" w:rsidR="001522BD" w:rsidTr="001A35C9" w14:paraId="2BEEF5FD" w14:textId="77777777">
        <w:tc>
          <w:tcPr>
            <w:tcW w:w="2235" w:type="dxa"/>
            <w:vMerge/>
          </w:tcPr>
          <w:p w:rsidRPr="00891426" w:rsidR="00CF16A5" w:rsidP="001862D1" w:rsidRDefault="00CF16A5" w14:paraId="2721B9F0" w14:textId="77777777">
            <w:pPr>
              <w:spacing w:line="257" w:lineRule="auto"/>
              <w:rPr>
                <w:rFonts w:cs="Arial"/>
                <w:sz w:val="20"/>
                <w:szCs w:val="20"/>
              </w:rPr>
            </w:pPr>
          </w:p>
        </w:tc>
        <w:tc>
          <w:tcPr>
            <w:tcW w:w="2409" w:type="dxa"/>
          </w:tcPr>
          <w:p w:rsidRPr="00891426" w:rsidR="00CF16A5" w:rsidP="001862D1" w:rsidRDefault="00CF16A5" w14:paraId="53E6F0D2" w14:textId="0E99EFA7">
            <w:pPr>
              <w:spacing w:line="257" w:lineRule="auto"/>
              <w:rPr>
                <w:rFonts w:cs="Arial"/>
                <w:sz w:val="20"/>
                <w:szCs w:val="20"/>
              </w:rPr>
            </w:pPr>
            <w:r w:rsidRPr="00891426">
              <w:rPr>
                <w:rFonts w:cs="Arial"/>
                <w:sz w:val="20"/>
                <w:szCs w:val="20"/>
              </w:rPr>
              <w:t>Mandate the free collection of garden waste for households</w:t>
            </w:r>
            <w:r w:rsidRPr="00891426" w:rsidR="00EB6C46">
              <w:rPr>
                <w:rFonts w:cs="Arial"/>
                <w:sz w:val="20"/>
                <w:szCs w:val="20"/>
              </w:rPr>
              <w:t>.</w:t>
            </w:r>
            <w:r w:rsidRPr="00891426">
              <w:rPr>
                <w:rFonts w:cs="Arial"/>
                <w:sz w:val="20"/>
                <w:szCs w:val="20"/>
              </w:rPr>
              <w:t xml:space="preserve"> </w:t>
            </w:r>
          </w:p>
        </w:tc>
        <w:tc>
          <w:tcPr>
            <w:tcW w:w="1843" w:type="dxa"/>
          </w:tcPr>
          <w:p w:rsidRPr="00891426" w:rsidR="00CF16A5" w:rsidP="001862D1" w:rsidRDefault="00CF16A5" w14:paraId="5DB190D0" w14:textId="30CA0A5F">
            <w:pPr>
              <w:spacing w:line="257" w:lineRule="auto"/>
              <w:rPr>
                <w:rFonts w:cs="Arial"/>
                <w:sz w:val="20"/>
                <w:szCs w:val="20"/>
              </w:rPr>
            </w:pPr>
            <w:r w:rsidRPr="00891426">
              <w:rPr>
                <w:rFonts w:cs="Arial"/>
                <w:sz w:val="20"/>
                <w:szCs w:val="20"/>
              </w:rPr>
              <w:t xml:space="preserve">Households that currently do not pay for their garden waste collection are now able to recycle their garden waste instead of putting it </w:t>
            </w:r>
            <w:r w:rsidR="00E0594E">
              <w:rPr>
                <w:rFonts w:cs="Arial"/>
                <w:sz w:val="20"/>
                <w:szCs w:val="20"/>
              </w:rPr>
              <w:t>in</w:t>
            </w:r>
            <w:r w:rsidRPr="00891426">
              <w:rPr>
                <w:rFonts w:cs="Arial"/>
                <w:sz w:val="20"/>
                <w:szCs w:val="20"/>
              </w:rPr>
              <w:t>to the residual</w:t>
            </w:r>
            <w:r w:rsidR="00927E8D">
              <w:rPr>
                <w:rFonts w:cs="Arial"/>
                <w:sz w:val="20"/>
                <w:szCs w:val="20"/>
              </w:rPr>
              <w:t xml:space="preserve"> bin</w:t>
            </w:r>
            <w:r w:rsidRPr="00891426">
              <w:rPr>
                <w:rFonts w:cs="Arial"/>
                <w:sz w:val="20"/>
                <w:szCs w:val="20"/>
              </w:rPr>
              <w:t xml:space="preserve"> or disposing of it elsewhere. </w:t>
            </w:r>
          </w:p>
        </w:tc>
        <w:tc>
          <w:tcPr>
            <w:tcW w:w="1985" w:type="dxa"/>
          </w:tcPr>
          <w:p w:rsidRPr="00891426" w:rsidR="00CF16A5" w:rsidP="001862D1" w:rsidRDefault="00CF16A5" w14:paraId="000D6451" w14:textId="4C4985CB">
            <w:pPr>
              <w:spacing w:line="257" w:lineRule="auto"/>
              <w:rPr>
                <w:rFonts w:cs="Arial"/>
                <w:sz w:val="20"/>
                <w:szCs w:val="20"/>
              </w:rPr>
            </w:pPr>
            <w:r w:rsidRPr="00891426">
              <w:rPr>
                <w:rFonts w:cs="Arial"/>
                <w:sz w:val="20"/>
                <w:szCs w:val="20"/>
              </w:rPr>
              <w:t>Increased amounts of garden waste are recycled</w:t>
            </w:r>
            <w:r w:rsidRPr="00891426" w:rsidR="00EB6C46">
              <w:rPr>
                <w:rFonts w:cs="Arial"/>
                <w:sz w:val="20"/>
                <w:szCs w:val="20"/>
              </w:rPr>
              <w:t>.</w:t>
            </w:r>
          </w:p>
        </w:tc>
        <w:tc>
          <w:tcPr>
            <w:tcW w:w="2126" w:type="dxa"/>
            <w:vMerge/>
          </w:tcPr>
          <w:p w:rsidRPr="00891426" w:rsidR="00CF16A5" w:rsidP="001862D1" w:rsidRDefault="00CF16A5" w14:paraId="1CCE285B" w14:textId="77777777">
            <w:pPr>
              <w:spacing w:line="257" w:lineRule="auto"/>
              <w:rPr>
                <w:rFonts w:cs="Arial"/>
                <w:sz w:val="20"/>
                <w:szCs w:val="20"/>
              </w:rPr>
            </w:pPr>
          </w:p>
        </w:tc>
      </w:tr>
      <w:tr w:rsidRPr="00EF7635" w:rsidR="001522BD" w:rsidTr="001A35C9" w14:paraId="504248BB" w14:textId="77777777">
        <w:tc>
          <w:tcPr>
            <w:tcW w:w="2235" w:type="dxa"/>
          </w:tcPr>
          <w:p w:rsidRPr="00891426" w:rsidR="00CF16A5" w:rsidP="001862D1" w:rsidRDefault="00CF16A5" w14:paraId="095FC49A" w14:textId="77777777">
            <w:pPr>
              <w:spacing w:line="257" w:lineRule="auto"/>
              <w:rPr>
                <w:rFonts w:cs="Arial"/>
                <w:sz w:val="20"/>
                <w:szCs w:val="20"/>
              </w:rPr>
            </w:pPr>
            <w:r w:rsidRPr="00891426">
              <w:rPr>
                <w:rFonts w:cs="Arial"/>
                <w:b/>
                <w:sz w:val="20"/>
                <w:szCs w:val="20"/>
              </w:rPr>
              <w:t>The NHM sector:</w:t>
            </w:r>
            <w:r w:rsidRPr="00891426">
              <w:rPr>
                <w:rFonts w:cs="Arial"/>
                <w:sz w:val="20"/>
                <w:szCs w:val="20"/>
              </w:rPr>
              <w:t xml:space="preserve"> there are no drivers for businesses to actively recycle waste and costs of the change, without rationalisation of waste services, can inhibit the transition. </w:t>
            </w:r>
            <w:r w:rsidRPr="00891426">
              <w:rPr>
                <w:rFonts w:cs="Arial"/>
                <w:sz w:val="20"/>
                <w:szCs w:val="20"/>
              </w:rPr>
              <w:t xml:space="preserve">This is because businesses usually pay for waste collections on a per-lift or bin basis. Consequently, introducing additional recycling bins may not lead to reduced waste costs. </w:t>
            </w:r>
          </w:p>
          <w:p w:rsidRPr="00891426" w:rsidR="00CF16A5" w:rsidP="001862D1" w:rsidRDefault="00CF16A5" w14:paraId="3A060BAE" w14:textId="77777777">
            <w:pPr>
              <w:spacing w:line="257" w:lineRule="auto"/>
              <w:rPr>
                <w:rFonts w:cs="Arial"/>
                <w:sz w:val="20"/>
                <w:szCs w:val="20"/>
              </w:rPr>
            </w:pPr>
            <w:r w:rsidRPr="00891426">
              <w:rPr>
                <w:rFonts w:cs="Arial"/>
                <w:sz w:val="20"/>
                <w:szCs w:val="20"/>
              </w:rPr>
              <w:t xml:space="preserve"> </w:t>
            </w:r>
          </w:p>
        </w:tc>
        <w:tc>
          <w:tcPr>
            <w:tcW w:w="2409" w:type="dxa"/>
          </w:tcPr>
          <w:p w:rsidRPr="00891426" w:rsidR="00CF16A5" w:rsidP="001862D1" w:rsidRDefault="00CF16A5" w14:paraId="14FAF3D8" w14:textId="6CE9A1DF">
            <w:pPr>
              <w:spacing w:line="257" w:lineRule="auto"/>
              <w:rPr>
                <w:rFonts w:cs="Arial"/>
                <w:sz w:val="20"/>
                <w:szCs w:val="20"/>
              </w:rPr>
            </w:pPr>
            <w:r w:rsidRPr="00891426">
              <w:rPr>
                <w:rFonts w:cs="Arial"/>
                <w:sz w:val="20"/>
                <w:szCs w:val="20"/>
              </w:rPr>
              <w:t>Requirement for businesses to arrange for the collection of</w:t>
            </w:r>
            <w:r w:rsidR="00F15E6A">
              <w:rPr>
                <w:rFonts w:cs="Arial"/>
                <w:sz w:val="20"/>
                <w:szCs w:val="20"/>
              </w:rPr>
              <w:t>,</w:t>
            </w:r>
            <w:r w:rsidRPr="00891426">
              <w:rPr>
                <w:rFonts w:cs="Arial"/>
                <w:sz w:val="20"/>
                <w:szCs w:val="20"/>
              </w:rPr>
              <w:t xml:space="preserve"> and present</w:t>
            </w:r>
            <w:r w:rsidR="00F15E6A">
              <w:rPr>
                <w:rFonts w:cs="Arial"/>
                <w:sz w:val="20"/>
                <w:szCs w:val="20"/>
              </w:rPr>
              <w:t>,</w:t>
            </w:r>
            <w:r w:rsidRPr="00891426">
              <w:rPr>
                <w:rFonts w:cs="Arial"/>
                <w:sz w:val="20"/>
                <w:szCs w:val="20"/>
              </w:rPr>
              <w:t xml:space="preserve"> recyclable waste streams and food waste separately from residual waste for collection.</w:t>
            </w:r>
          </w:p>
          <w:p w:rsidRPr="00891426" w:rsidR="00CF16A5" w:rsidP="001862D1" w:rsidRDefault="00CF16A5" w14:paraId="7A6972F1" w14:textId="77777777">
            <w:pPr>
              <w:spacing w:line="257" w:lineRule="auto"/>
              <w:rPr>
                <w:rFonts w:cs="Arial"/>
                <w:sz w:val="20"/>
                <w:szCs w:val="20"/>
              </w:rPr>
            </w:pPr>
          </w:p>
          <w:p w:rsidRPr="00891426" w:rsidR="00CF16A5" w:rsidP="001862D1" w:rsidRDefault="00CF16A5" w14:paraId="3A6B80B6" w14:textId="77777777">
            <w:pPr>
              <w:spacing w:line="257" w:lineRule="auto"/>
              <w:rPr>
                <w:rFonts w:cs="Arial"/>
                <w:sz w:val="20"/>
                <w:szCs w:val="20"/>
              </w:rPr>
            </w:pPr>
            <w:r w:rsidRPr="00891426">
              <w:rPr>
                <w:rFonts w:cs="Arial"/>
                <w:sz w:val="20"/>
                <w:szCs w:val="20"/>
              </w:rPr>
              <w:t xml:space="preserve">We will continue to work with WRAP on developing communications messages for businesses and other organisations. </w:t>
            </w:r>
          </w:p>
          <w:p w:rsidRPr="00891426" w:rsidR="00CF16A5" w:rsidP="001862D1" w:rsidRDefault="00CF16A5" w14:paraId="49359504" w14:textId="77777777">
            <w:pPr>
              <w:spacing w:line="257" w:lineRule="auto"/>
              <w:rPr>
                <w:rFonts w:cs="Arial"/>
                <w:sz w:val="20"/>
                <w:szCs w:val="20"/>
              </w:rPr>
            </w:pPr>
          </w:p>
          <w:p w:rsidRPr="00891426" w:rsidR="00CF16A5" w:rsidP="001862D1" w:rsidRDefault="00CF16A5" w14:paraId="27A29E8F" w14:textId="5FFCD210">
            <w:pPr>
              <w:spacing w:line="257" w:lineRule="auto"/>
              <w:rPr>
                <w:rFonts w:cs="Arial"/>
                <w:sz w:val="20"/>
                <w:szCs w:val="20"/>
              </w:rPr>
            </w:pPr>
            <w:r w:rsidRPr="00891426">
              <w:rPr>
                <w:rFonts w:cs="Arial"/>
                <w:sz w:val="20"/>
                <w:szCs w:val="20"/>
              </w:rPr>
              <w:t xml:space="preserve">Working with </w:t>
            </w:r>
            <w:r w:rsidR="00637F87">
              <w:rPr>
                <w:rFonts w:cs="Arial"/>
                <w:sz w:val="20"/>
                <w:szCs w:val="20"/>
              </w:rPr>
              <w:t>the</w:t>
            </w:r>
            <w:r w:rsidRPr="00891426">
              <w:rPr>
                <w:rFonts w:cs="Arial"/>
                <w:sz w:val="20"/>
                <w:szCs w:val="20"/>
              </w:rPr>
              <w:t xml:space="preserve"> </w:t>
            </w:r>
            <w:proofErr w:type="spellStart"/>
            <w:r w:rsidR="002058F3">
              <w:rPr>
                <w:rFonts w:cs="Arial"/>
                <w:sz w:val="20"/>
                <w:szCs w:val="20"/>
              </w:rPr>
              <w:t>p</w:t>
            </w:r>
            <w:r w:rsidRPr="00891426">
              <w:rPr>
                <w:rFonts w:cs="Arial"/>
                <w:sz w:val="20"/>
                <w:szCs w:val="20"/>
              </w:rPr>
              <w:t>EPR</w:t>
            </w:r>
            <w:proofErr w:type="spellEnd"/>
            <w:r w:rsidR="00637F87">
              <w:rPr>
                <w:rFonts w:cs="Arial"/>
                <w:sz w:val="20"/>
                <w:szCs w:val="20"/>
              </w:rPr>
              <w:t xml:space="preserve"> </w:t>
            </w:r>
            <w:r w:rsidR="003D7B23">
              <w:rPr>
                <w:rFonts w:cs="Arial"/>
                <w:sz w:val="20"/>
                <w:szCs w:val="20"/>
              </w:rPr>
              <w:t>reform</w:t>
            </w:r>
            <w:r w:rsidRPr="00891426" w:rsidR="003D7B23">
              <w:rPr>
                <w:rFonts w:cs="Arial"/>
                <w:sz w:val="20"/>
                <w:szCs w:val="20"/>
              </w:rPr>
              <w:t xml:space="preserve"> on</w:t>
            </w:r>
            <w:r w:rsidRPr="00891426">
              <w:rPr>
                <w:rFonts w:cs="Arial"/>
                <w:sz w:val="20"/>
                <w:szCs w:val="20"/>
              </w:rPr>
              <w:t xml:space="preserve"> a universal recycling label for packaging will reduce confusion on what can and can't be recycled in the NHM sector.</w:t>
            </w:r>
          </w:p>
        </w:tc>
        <w:tc>
          <w:tcPr>
            <w:tcW w:w="1843" w:type="dxa"/>
          </w:tcPr>
          <w:p w:rsidRPr="00891426" w:rsidR="00CF16A5" w:rsidP="001862D1" w:rsidRDefault="00CF16A5" w14:paraId="24A9A134" w14:textId="0CCEAEB6">
            <w:pPr>
              <w:spacing w:line="257" w:lineRule="auto"/>
              <w:rPr>
                <w:rFonts w:cs="Arial"/>
                <w:sz w:val="20"/>
                <w:szCs w:val="20"/>
              </w:rPr>
            </w:pPr>
            <w:r w:rsidRPr="00891426">
              <w:rPr>
                <w:rFonts w:cs="Arial"/>
                <w:sz w:val="20"/>
                <w:szCs w:val="20"/>
              </w:rPr>
              <w:t xml:space="preserve">Business owners and </w:t>
            </w:r>
            <w:r w:rsidR="004C1729">
              <w:rPr>
                <w:rFonts w:cs="Arial"/>
                <w:sz w:val="20"/>
                <w:szCs w:val="20"/>
              </w:rPr>
              <w:t>employees</w:t>
            </w:r>
            <w:r w:rsidRPr="00891426">
              <w:rPr>
                <w:rFonts w:cs="Arial"/>
                <w:sz w:val="20"/>
                <w:szCs w:val="20"/>
              </w:rPr>
              <w:t xml:space="preserve"> recycle materials that would otherwise been landfilled or incinerated.</w:t>
            </w:r>
          </w:p>
          <w:p w:rsidRPr="00891426" w:rsidR="00CF16A5" w:rsidP="001862D1" w:rsidRDefault="00CF16A5" w14:paraId="1A9A05C9" w14:textId="77777777">
            <w:pPr>
              <w:spacing w:line="257" w:lineRule="auto"/>
              <w:rPr>
                <w:rFonts w:cs="Arial"/>
                <w:sz w:val="20"/>
                <w:szCs w:val="20"/>
              </w:rPr>
            </w:pPr>
          </w:p>
          <w:p w:rsidRPr="00891426" w:rsidR="00CF16A5" w:rsidP="001862D1" w:rsidRDefault="00CF16A5" w14:paraId="21DCA4D9" w14:textId="77777777">
            <w:pPr>
              <w:spacing w:line="257" w:lineRule="auto"/>
              <w:rPr>
                <w:rFonts w:cs="Arial"/>
                <w:sz w:val="20"/>
                <w:szCs w:val="20"/>
              </w:rPr>
            </w:pPr>
          </w:p>
        </w:tc>
        <w:tc>
          <w:tcPr>
            <w:tcW w:w="1985" w:type="dxa"/>
          </w:tcPr>
          <w:p w:rsidRPr="00891426" w:rsidR="00CF16A5" w:rsidP="001862D1" w:rsidRDefault="00CF16A5" w14:paraId="28ACCE7C" w14:textId="3B9E953D">
            <w:pPr>
              <w:spacing w:line="257" w:lineRule="auto"/>
              <w:rPr>
                <w:rFonts w:cs="Arial"/>
                <w:sz w:val="20"/>
                <w:szCs w:val="20"/>
              </w:rPr>
            </w:pPr>
            <w:r w:rsidRPr="00891426">
              <w:rPr>
                <w:rFonts w:cs="Arial"/>
                <w:sz w:val="20"/>
                <w:szCs w:val="20"/>
              </w:rPr>
              <w:t>Increased amounts of material from non-household municipal sources are recycled</w:t>
            </w:r>
            <w:r w:rsidRPr="00891426" w:rsidR="00EB6C46">
              <w:rPr>
                <w:rFonts w:cs="Arial"/>
                <w:sz w:val="20"/>
                <w:szCs w:val="20"/>
              </w:rPr>
              <w:t>.</w:t>
            </w:r>
            <w:r w:rsidRPr="00891426">
              <w:rPr>
                <w:rFonts w:cs="Arial"/>
                <w:sz w:val="20"/>
                <w:szCs w:val="20"/>
              </w:rPr>
              <w:t xml:space="preserve"> </w:t>
            </w:r>
          </w:p>
        </w:tc>
        <w:tc>
          <w:tcPr>
            <w:tcW w:w="2126" w:type="dxa"/>
            <w:vMerge/>
          </w:tcPr>
          <w:p w:rsidRPr="00891426" w:rsidR="00CF16A5" w:rsidP="001862D1" w:rsidRDefault="00CF16A5" w14:paraId="087A20A0" w14:textId="77777777">
            <w:pPr>
              <w:spacing w:line="257" w:lineRule="auto"/>
              <w:rPr>
                <w:rFonts w:cs="Arial"/>
                <w:sz w:val="20"/>
                <w:szCs w:val="20"/>
              </w:rPr>
            </w:pPr>
          </w:p>
        </w:tc>
      </w:tr>
    </w:tbl>
    <w:p w:rsidR="00CF16A5" w:rsidP="00CF16A5" w:rsidRDefault="00CF16A5" w14:paraId="19ED0707" w14:textId="701126C0">
      <w:pPr>
        <w:spacing w:line="257" w:lineRule="auto"/>
        <w:rPr>
          <w:rFonts w:cs="Arial"/>
          <w:sz w:val="22"/>
          <w:szCs w:val="22"/>
        </w:rPr>
      </w:pPr>
      <w:r w:rsidRPr="00EF7635">
        <w:rPr>
          <w:rFonts w:cs="Arial"/>
          <w:sz w:val="22"/>
          <w:szCs w:val="22"/>
        </w:rPr>
        <w:t xml:space="preserve">Source: Defra </w:t>
      </w:r>
    </w:p>
    <w:p w:rsidRPr="00EF7635" w:rsidR="00BF68FD" w:rsidP="00CF16A5" w:rsidRDefault="00BF68FD" w14:paraId="44075972" w14:textId="77777777">
      <w:pPr>
        <w:spacing w:line="257" w:lineRule="auto"/>
        <w:rPr>
          <w:rFonts w:cs="Arial"/>
        </w:rPr>
      </w:pPr>
    </w:p>
    <w:p w:rsidRPr="00CF16A5" w:rsidR="00CF16A5" w:rsidP="00CF16A5" w:rsidRDefault="00CF16A5" w14:paraId="0BA6B26F" w14:textId="2A3ADA3E">
      <w:pPr>
        <w:jc w:val="both"/>
        <w:rPr>
          <w:rFonts w:cs="Arial"/>
        </w:rPr>
      </w:pPr>
      <w:r w:rsidRPr="00CF16A5">
        <w:rPr>
          <w:rFonts w:cs="Arial"/>
        </w:rPr>
        <w:t xml:space="preserve">The options considered in this final impact assessment are informed by </w:t>
      </w:r>
      <w:r w:rsidR="00CC3BFC">
        <w:rPr>
          <w:rFonts w:cs="Arial"/>
        </w:rPr>
        <w:t>the</w:t>
      </w:r>
      <w:r w:rsidRPr="00CF16A5" w:rsidR="00CC3BFC">
        <w:rPr>
          <w:rFonts w:cs="Arial"/>
        </w:rPr>
        <w:t xml:space="preserve"> </w:t>
      </w:r>
      <w:r w:rsidRPr="00CF16A5">
        <w:rPr>
          <w:rFonts w:cs="Arial"/>
        </w:rPr>
        <w:t>consultations and associated impact assessments</w:t>
      </w:r>
      <w:r w:rsidRPr="00E8462D">
        <w:rPr>
          <w:rFonts w:cs="Arial"/>
          <w:vertAlign w:val="superscript"/>
        </w:rPr>
        <w:t xml:space="preserve"> </w:t>
      </w:r>
      <w:r w:rsidRPr="1A8FCF2F">
        <w:rPr>
          <w:rStyle w:val="FootnoteReference"/>
          <w:rFonts w:cs="Arial"/>
          <w:sz w:val="24"/>
        </w:rPr>
        <w:footnoteReference w:id="18"/>
      </w:r>
      <w:r w:rsidRPr="00CF16A5">
        <w:rPr>
          <w:rFonts w:cs="Arial"/>
        </w:rPr>
        <w:t xml:space="preserve">.  They have been designed in line with </w:t>
      </w:r>
      <w:r w:rsidRPr="00CF16A5">
        <w:rPr>
          <w:rFonts w:eastAsia="Calibri" w:cs="Arial"/>
        </w:rPr>
        <w:t>the requirements of the Environment Act 2021 to separately collect recyclable waste streams</w:t>
      </w:r>
      <w:r w:rsidRPr="00CF16A5" w:rsidR="5BDAEC16">
        <w:rPr>
          <w:rFonts w:eastAsia="Calibri" w:cs="Arial"/>
        </w:rPr>
        <w:t>,</w:t>
      </w:r>
      <w:r w:rsidRPr="00CF16A5">
        <w:rPr>
          <w:rFonts w:eastAsia="Calibri" w:cs="Arial"/>
        </w:rPr>
        <w:t xml:space="preserve"> </w:t>
      </w:r>
      <w:proofErr w:type="gramStart"/>
      <w:r w:rsidRPr="00CF16A5">
        <w:rPr>
          <w:rFonts w:eastAsia="Calibri" w:cs="Arial"/>
        </w:rPr>
        <w:t>taking into account</w:t>
      </w:r>
      <w:proofErr w:type="gramEnd"/>
      <w:r w:rsidRPr="00CF16A5">
        <w:rPr>
          <w:rFonts w:eastAsia="Calibri" w:cs="Arial"/>
        </w:rPr>
        <w:t xml:space="preserve"> that it will be possible to </w:t>
      </w:r>
      <w:r w:rsidR="002D6ECD">
        <w:rPr>
          <w:rFonts w:eastAsia="Calibri" w:cs="Arial"/>
        </w:rPr>
        <w:t xml:space="preserve">use an </w:t>
      </w:r>
      <w:r w:rsidRPr="00CF16A5">
        <w:rPr>
          <w:rFonts w:eastAsia="Calibri" w:cs="Arial"/>
        </w:rPr>
        <w:t>ex</w:t>
      </w:r>
      <w:r w:rsidR="00344B89">
        <w:rPr>
          <w:rFonts w:eastAsia="Calibri" w:cs="Arial"/>
        </w:rPr>
        <w:t>emption</w:t>
      </w:r>
      <w:r w:rsidR="002D6ECD">
        <w:rPr>
          <w:rFonts w:eastAsia="Calibri" w:cs="Arial"/>
        </w:rPr>
        <w:t xml:space="preserve"> to </w:t>
      </w:r>
      <w:r w:rsidR="00F04DBC">
        <w:rPr>
          <w:rFonts w:eastAsia="Calibri" w:cs="Arial"/>
        </w:rPr>
        <w:t xml:space="preserve">collect </w:t>
      </w:r>
      <w:r w:rsidRPr="00CF16A5">
        <w:rPr>
          <w:rFonts w:eastAsia="Calibri" w:cs="Arial"/>
        </w:rPr>
        <w:t>certain waste streams together:</w:t>
      </w:r>
      <w:r w:rsidRPr="00CF16A5">
        <w:rPr>
          <w:rFonts w:cs="Arial"/>
        </w:rPr>
        <w:t xml:space="preserve">  </w:t>
      </w:r>
    </w:p>
    <w:p w:rsidRPr="00CF16A5" w:rsidR="00CF16A5" w:rsidP="00CF16A5" w:rsidRDefault="00CF16A5" w14:paraId="1517F071" w14:textId="77777777">
      <w:pPr>
        <w:jc w:val="both"/>
        <w:rPr>
          <w:rFonts w:cs="Arial"/>
        </w:rPr>
      </w:pPr>
    </w:p>
    <w:p w:rsidRPr="00CF16A5" w:rsidR="00CF16A5" w:rsidP="00554C21" w:rsidRDefault="00CF16A5" w14:paraId="526FE7A8" w14:textId="040E276C">
      <w:pPr>
        <w:pStyle w:val="EBBodyPara"/>
        <w:numPr>
          <w:ilvl w:val="0"/>
          <w:numId w:val="8"/>
        </w:numPr>
        <w:jc w:val="both"/>
        <w:rPr>
          <w:rFonts w:eastAsia="Calibri"/>
          <w:bCs w:val="0"/>
          <w:color w:val="auto"/>
          <w:sz w:val="24"/>
          <w:szCs w:val="24"/>
          <w:lang w:eastAsia="en-US"/>
        </w:rPr>
      </w:pPr>
      <w:r w:rsidRPr="00CF16A5">
        <w:rPr>
          <w:rFonts w:eastAsia="Calibri"/>
          <w:bCs w:val="0"/>
          <w:color w:val="auto"/>
          <w:sz w:val="24"/>
          <w:szCs w:val="24"/>
          <w:lang w:eastAsia="en-US"/>
        </w:rPr>
        <w:t>We have assessed the four municipal sector policy options, which are combinations of different options for the household and NHM sectors (</w:t>
      </w:r>
      <w:r w:rsidRPr="00EF7635">
        <w:rPr>
          <w:rFonts w:eastAsia="Calibri"/>
          <w:bCs w:val="0"/>
          <w:color w:val="auto"/>
          <w:sz w:val="24"/>
          <w:szCs w:val="24"/>
          <w:lang w:eastAsia="en-US"/>
        </w:rPr>
        <w:t xml:space="preserve">see Table </w:t>
      </w:r>
      <w:r w:rsidRPr="00EF7635" w:rsidR="00EF7635">
        <w:rPr>
          <w:rFonts w:eastAsia="Calibri"/>
          <w:bCs w:val="0"/>
          <w:color w:val="auto"/>
          <w:sz w:val="24"/>
          <w:szCs w:val="24"/>
          <w:lang w:eastAsia="en-US"/>
        </w:rPr>
        <w:t>2</w:t>
      </w:r>
      <w:r w:rsidRPr="00EF7635">
        <w:rPr>
          <w:rFonts w:eastAsia="Calibri"/>
          <w:bCs w:val="0"/>
          <w:color w:val="auto"/>
          <w:sz w:val="24"/>
          <w:szCs w:val="24"/>
          <w:lang w:eastAsia="en-US"/>
        </w:rPr>
        <w:t>).</w:t>
      </w:r>
    </w:p>
    <w:p w:rsidRPr="00CF16A5" w:rsidR="00CF16A5" w:rsidP="00554C21" w:rsidRDefault="3CCB3EB1" w14:paraId="2A16F23F" w14:textId="5D087B26">
      <w:pPr>
        <w:pStyle w:val="EBBodyPara"/>
        <w:numPr>
          <w:ilvl w:val="0"/>
          <w:numId w:val="8"/>
        </w:numPr>
        <w:jc w:val="both"/>
        <w:rPr>
          <w:rFonts w:eastAsia="Calibri"/>
          <w:color w:val="auto"/>
          <w:sz w:val="24"/>
          <w:szCs w:val="24"/>
          <w:lang w:eastAsia="en-US"/>
        </w:rPr>
      </w:pPr>
      <w:r w:rsidRPr="00CF16A5">
        <w:rPr>
          <w:sz w:val="24"/>
          <w:szCs w:val="24"/>
        </w:rPr>
        <w:t xml:space="preserve">For the household sector, we have modelled two options (i.e., Option 1hh and 2hh) based on </w:t>
      </w:r>
      <w:r w:rsidR="00C87C44">
        <w:rPr>
          <w:sz w:val="24"/>
          <w:szCs w:val="24"/>
        </w:rPr>
        <w:t>the</w:t>
      </w:r>
      <w:r w:rsidRPr="00CF16A5">
        <w:rPr>
          <w:sz w:val="24"/>
          <w:szCs w:val="24"/>
        </w:rPr>
        <w:t xml:space="preserve"> preferred option from the second consultation impact assessment. </w:t>
      </w:r>
      <w:r w:rsidRPr="7C995945">
        <w:rPr>
          <w:rFonts w:eastAsia="Calibri"/>
          <w:b/>
          <w:color w:val="auto"/>
          <w:sz w:val="24"/>
          <w:szCs w:val="24"/>
          <w:lang w:eastAsia="en-US"/>
        </w:rPr>
        <w:t>Option 1hh</w:t>
      </w:r>
      <w:r w:rsidRPr="00CF16A5">
        <w:rPr>
          <w:rFonts w:eastAsia="Calibri"/>
          <w:color w:val="auto"/>
          <w:sz w:val="24"/>
          <w:szCs w:val="24"/>
          <w:lang w:eastAsia="en-US"/>
        </w:rPr>
        <w:t xml:space="preserve"> </w:t>
      </w:r>
      <w:r w:rsidR="72B229ED">
        <w:rPr>
          <w:rFonts w:eastAsia="Calibri"/>
          <w:color w:val="auto"/>
          <w:sz w:val="24"/>
          <w:szCs w:val="24"/>
          <w:lang w:eastAsia="en-US"/>
        </w:rPr>
        <w:t>assumes</w:t>
      </w:r>
      <w:r w:rsidRPr="00CF16A5" w:rsidR="72B229ED">
        <w:rPr>
          <w:rFonts w:eastAsia="Calibri"/>
          <w:color w:val="auto"/>
          <w:sz w:val="24"/>
          <w:szCs w:val="24"/>
          <w:lang w:eastAsia="en-US"/>
        </w:rPr>
        <w:t xml:space="preserve"> </w:t>
      </w:r>
      <w:r w:rsidRPr="00CF16A5">
        <w:rPr>
          <w:rFonts w:eastAsia="Calibri"/>
          <w:color w:val="auto"/>
          <w:sz w:val="24"/>
          <w:szCs w:val="24"/>
          <w:lang w:eastAsia="en-US"/>
        </w:rPr>
        <w:t>consistent weekly collection of dry recyclable</w:t>
      </w:r>
      <w:r w:rsidR="002F6D7A">
        <w:rPr>
          <w:rFonts w:eastAsia="Calibri"/>
          <w:color w:val="auto"/>
          <w:sz w:val="24"/>
          <w:szCs w:val="24"/>
          <w:lang w:eastAsia="en-US"/>
        </w:rPr>
        <w:t xml:space="preserve"> waste streams (</w:t>
      </w:r>
      <w:r w:rsidR="00ED0CAC">
        <w:rPr>
          <w:rFonts w:eastAsia="Calibri"/>
          <w:color w:val="auto"/>
          <w:sz w:val="24"/>
          <w:szCs w:val="24"/>
          <w:lang w:eastAsia="en-US"/>
        </w:rPr>
        <w:t xml:space="preserve">paper and card, </w:t>
      </w:r>
      <w:r w:rsidR="00CD4144">
        <w:rPr>
          <w:rFonts w:eastAsia="Calibri"/>
          <w:color w:val="auto"/>
          <w:sz w:val="24"/>
          <w:szCs w:val="24"/>
          <w:lang w:eastAsia="en-US"/>
        </w:rPr>
        <w:t>plastic, meta</w:t>
      </w:r>
      <w:r w:rsidR="00ED0CAC">
        <w:rPr>
          <w:rFonts w:eastAsia="Calibri"/>
          <w:color w:val="auto"/>
          <w:sz w:val="24"/>
          <w:szCs w:val="24"/>
          <w:lang w:eastAsia="en-US"/>
        </w:rPr>
        <w:t>l and glass)</w:t>
      </w:r>
      <w:r w:rsidRPr="7A59EA5D" w:rsidR="6D466870">
        <w:rPr>
          <w:rFonts w:eastAsia="Calibri"/>
          <w:color w:val="auto"/>
          <w:sz w:val="24"/>
          <w:szCs w:val="24"/>
          <w:lang w:eastAsia="en-US"/>
        </w:rPr>
        <w:t xml:space="preserve"> through systems with further separation</w:t>
      </w:r>
      <w:r w:rsidRPr="00CF16A5" w:rsidR="2F053AF7">
        <w:rPr>
          <w:rFonts w:eastAsia="Calibri"/>
          <w:color w:val="auto"/>
          <w:sz w:val="24"/>
          <w:szCs w:val="24"/>
          <w:lang w:eastAsia="en-US"/>
        </w:rPr>
        <w:t xml:space="preserve">. </w:t>
      </w:r>
      <w:r w:rsidR="72B229ED">
        <w:rPr>
          <w:rFonts w:eastAsia="Calibri"/>
          <w:color w:val="auto"/>
          <w:sz w:val="24"/>
          <w:szCs w:val="24"/>
          <w:lang w:eastAsia="en-US"/>
        </w:rPr>
        <w:t>It assumes f</w:t>
      </w:r>
      <w:r w:rsidRPr="00CF16A5">
        <w:rPr>
          <w:rFonts w:eastAsia="Calibri"/>
          <w:color w:val="auto"/>
          <w:sz w:val="24"/>
          <w:szCs w:val="24"/>
          <w:lang w:eastAsia="en-US"/>
        </w:rPr>
        <w:t xml:space="preserve">ortnightly residual collections, separate weekly food waste and free fortnightly garden waste collections. </w:t>
      </w:r>
      <w:r w:rsidR="72B229ED">
        <w:rPr>
          <w:rFonts w:eastAsia="Calibri"/>
          <w:color w:val="auto"/>
          <w:sz w:val="24"/>
          <w:szCs w:val="24"/>
          <w:lang w:eastAsia="en-US"/>
        </w:rPr>
        <w:t>It also assumes h</w:t>
      </w:r>
      <w:r w:rsidRPr="00101E72" w:rsidR="2C20447A">
        <w:rPr>
          <w:rFonts w:eastAsia="Calibri"/>
          <w:color w:val="auto"/>
          <w:sz w:val="24"/>
          <w:szCs w:val="24"/>
          <w:lang w:eastAsia="en-US"/>
        </w:rPr>
        <w:t>igh-rise properties transition at the same time as low-rise properties. All high-rise properties have separate food waste collections</w:t>
      </w:r>
      <w:r w:rsidRPr="00101E72" w:rsidR="78BDD1E8">
        <w:rPr>
          <w:rFonts w:eastAsia="Calibri"/>
          <w:color w:val="auto"/>
          <w:sz w:val="24"/>
          <w:szCs w:val="24"/>
          <w:lang w:eastAsia="en-US"/>
        </w:rPr>
        <w:t>.</w:t>
      </w:r>
      <w:r w:rsidRPr="00101E72" w:rsidR="26B8F83D">
        <w:rPr>
          <w:rFonts w:eastAsia="Calibri"/>
          <w:color w:val="auto"/>
          <w:sz w:val="24"/>
          <w:szCs w:val="24"/>
          <w:lang w:eastAsia="en-US"/>
        </w:rPr>
        <w:t xml:space="preserve"> </w:t>
      </w:r>
      <w:r w:rsidRPr="7C995945">
        <w:rPr>
          <w:rFonts w:eastAsia="Calibri"/>
          <w:b/>
          <w:color w:val="auto"/>
          <w:sz w:val="24"/>
          <w:szCs w:val="24"/>
          <w:lang w:eastAsia="en-US"/>
        </w:rPr>
        <w:t>Option 2hh</w:t>
      </w:r>
      <w:r w:rsidRPr="00CF16A5">
        <w:rPr>
          <w:rFonts w:eastAsia="Calibri"/>
          <w:color w:val="auto"/>
          <w:sz w:val="24"/>
          <w:szCs w:val="24"/>
          <w:lang w:eastAsia="en-US"/>
        </w:rPr>
        <w:t xml:space="preserve"> is the same</w:t>
      </w:r>
      <w:r w:rsidRPr="00CF16A5">
        <w:rPr>
          <w:sz w:val="24"/>
          <w:szCs w:val="24"/>
        </w:rPr>
        <w:t xml:space="preserve"> as 1hh option except it is assumed that all </w:t>
      </w:r>
      <w:r w:rsidR="008D303D">
        <w:rPr>
          <w:sz w:val="24"/>
          <w:szCs w:val="24"/>
        </w:rPr>
        <w:t>l</w:t>
      </w:r>
      <w:r w:rsidRPr="00CF16A5">
        <w:rPr>
          <w:sz w:val="24"/>
          <w:szCs w:val="24"/>
        </w:rPr>
        <w:t xml:space="preserve">ocal </w:t>
      </w:r>
      <w:r w:rsidR="008D303D">
        <w:rPr>
          <w:sz w:val="24"/>
          <w:szCs w:val="24"/>
        </w:rPr>
        <w:t>a</w:t>
      </w:r>
      <w:r w:rsidRPr="00CF16A5">
        <w:rPr>
          <w:sz w:val="24"/>
          <w:szCs w:val="24"/>
        </w:rPr>
        <w:t xml:space="preserve">uthorities have charged garden waste collections for low rise properties with gardens. </w:t>
      </w:r>
      <w:r w:rsidR="00A35FA9">
        <w:rPr>
          <w:sz w:val="24"/>
          <w:szCs w:val="24"/>
        </w:rPr>
        <w:t>A c</w:t>
      </w:r>
      <w:r w:rsidRPr="00CF16A5">
        <w:rPr>
          <w:sz w:val="24"/>
          <w:szCs w:val="24"/>
        </w:rPr>
        <w:t>harged garden waste scenario ha</w:t>
      </w:r>
      <w:r w:rsidR="00A35FA9">
        <w:rPr>
          <w:sz w:val="24"/>
          <w:szCs w:val="24"/>
        </w:rPr>
        <w:t>d</w:t>
      </w:r>
      <w:r w:rsidRPr="00CF16A5">
        <w:rPr>
          <w:sz w:val="24"/>
          <w:szCs w:val="24"/>
        </w:rPr>
        <w:t xml:space="preserve"> been disregarded in our consultation impact assessment</w:t>
      </w:r>
      <w:r w:rsidR="42535BA8">
        <w:rPr>
          <w:sz w:val="24"/>
          <w:szCs w:val="24"/>
        </w:rPr>
        <w:t xml:space="preserve"> due to a relatively low </w:t>
      </w:r>
      <w:r w:rsidR="006C51BD">
        <w:rPr>
          <w:sz w:val="24"/>
          <w:szCs w:val="24"/>
        </w:rPr>
        <w:t>net present value (</w:t>
      </w:r>
      <w:r w:rsidR="42535BA8">
        <w:rPr>
          <w:sz w:val="24"/>
          <w:szCs w:val="24"/>
        </w:rPr>
        <w:t>NPV</w:t>
      </w:r>
      <w:r w:rsidR="006C51BD">
        <w:rPr>
          <w:sz w:val="24"/>
          <w:szCs w:val="24"/>
        </w:rPr>
        <w:t>)</w:t>
      </w:r>
      <w:r w:rsidR="42535BA8">
        <w:rPr>
          <w:sz w:val="24"/>
          <w:szCs w:val="24"/>
        </w:rPr>
        <w:t xml:space="preserve"> compared to options which had free garden waste associated with </w:t>
      </w:r>
      <w:r w:rsidR="6A9AAB3B">
        <w:rPr>
          <w:sz w:val="24"/>
          <w:szCs w:val="24"/>
        </w:rPr>
        <w:t>them.</w:t>
      </w:r>
      <w:r w:rsidRPr="00CF16A5">
        <w:rPr>
          <w:sz w:val="24"/>
          <w:szCs w:val="24"/>
        </w:rPr>
        <w:t xml:space="preserve"> </w:t>
      </w:r>
      <w:r w:rsidR="00243201">
        <w:rPr>
          <w:sz w:val="24"/>
          <w:szCs w:val="24"/>
        </w:rPr>
        <w:t xml:space="preserve">The higher NPV associated with the free garden waste scenario was largely driven by the increased carbon emissions savings from the assumed higher participation in garden waste schemes. </w:t>
      </w:r>
      <w:r w:rsidRPr="00CF16A5">
        <w:rPr>
          <w:sz w:val="24"/>
          <w:szCs w:val="24"/>
        </w:rPr>
        <w:t xml:space="preserve">However, we have gathered some new evidence </w:t>
      </w:r>
      <w:r w:rsidR="42535BA8">
        <w:rPr>
          <w:sz w:val="24"/>
          <w:szCs w:val="24"/>
        </w:rPr>
        <w:t>and reviewed our modelling</w:t>
      </w:r>
      <w:r w:rsidRPr="00CF16A5">
        <w:rPr>
          <w:sz w:val="24"/>
          <w:szCs w:val="24"/>
        </w:rPr>
        <w:t xml:space="preserve"> around garden waste</w:t>
      </w:r>
      <w:r w:rsidR="009A3C98">
        <w:rPr>
          <w:rStyle w:val="FootnoteReference"/>
          <w:szCs w:val="24"/>
        </w:rPr>
        <w:footnoteReference w:id="19"/>
      </w:r>
      <w:r w:rsidR="42535BA8">
        <w:rPr>
          <w:sz w:val="24"/>
          <w:szCs w:val="24"/>
        </w:rPr>
        <w:t>. T</w:t>
      </w:r>
      <w:r w:rsidRPr="00CF16A5">
        <w:rPr>
          <w:sz w:val="24"/>
          <w:szCs w:val="24"/>
        </w:rPr>
        <w:t>herefore</w:t>
      </w:r>
      <w:r w:rsidR="7222C1C5">
        <w:rPr>
          <w:sz w:val="24"/>
          <w:szCs w:val="24"/>
        </w:rPr>
        <w:t>,</w:t>
      </w:r>
      <w:r w:rsidRPr="00CF16A5">
        <w:rPr>
          <w:sz w:val="24"/>
          <w:szCs w:val="24"/>
        </w:rPr>
        <w:t xml:space="preserve"> this is now included in the main option analysis.</w:t>
      </w:r>
    </w:p>
    <w:p w:rsidRPr="00CF16A5" w:rsidR="00CF16A5" w:rsidP="00554C21" w:rsidRDefault="00CF16A5" w14:paraId="4D582909" w14:textId="08A8690C">
      <w:pPr>
        <w:pStyle w:val="EBBodyPara"/>
        <w:numPr>
          <w:ilvl w:val="0"/>
          <w:numId w:val="8"/>
        </w:numPr>
        <w:jc w:val="both"/>
        <w:rPr>
          <w:sz w:val="24"/>
          <w:szCs w:val="24"/>
        </w:rPr>
      </w:pPr>
      <w:r w:rsidRPr="00CF16A5">
        <w:rPr>
          <w:sz w:val="24"/>
          <w:szCs w:val="24"/>
        </w:rPr>
        <w:t xml:space="preserve">For the household options, we have used a model of alternate residual waste collections with weekly food waste collections. </w:t>
      </w:r>
      <w:proofErr w:type="gramStart"/>
      <w:r w:rsidRPr="00CF16A5">
        <w:rPr>
          <w:sz w:val="24"/>
          <w:szCs w:val="24"/>
        </w:rPr>
        <w:t>In reality, some</w:t>
      </w:r>
      <w:proofErr w:type="gramEnd"/>
      <w:r w:rsidRPr="00CF16A5">
        <w:rPr>
          <w:sz w:val="24"/>
          <w:szCs w:val="24"/>
        </w:rPr>
        <w:t xml:space="preserve"> </w:t>
      </w:r>
      <w:r w:rsidR="008D303D">
        <w:rPr>
          <w:sz w:val="24"/>
          <w:szCs w:val="24"/>
        </w:rPr>
        <w:t>l</w:t>
      </w:r>
      <w:r w:rsidRPr="00CF16A5">
        <w:rPr>
          <w:sz w:val="24"/>
          <w:szCs w:val="24"/>
        </w:rPr>
        <w:t xml:space="preserve">ocal </w:t>
      </w:r>
      <w:r w:rsidR="008D303D">
        <w:rPr>
          <w:sz w:val="24"/>
          <w:szCs w:val="24"/>
        </w:rPr>
        <w:t>a</w:t>
      </w:r>
      <w:r w:rsidRPr="00CF16A5">
        <w:rPr>
          <w:sz w:val="24"/>
          <w:szCs w:val="24"/>
        </w:rPr>
        <w:t xml:space="preserve">uthorities are likely to continue to provide weekly </w:t>
      </w:r>
      <w:r w:rsidR="007413EA">
        <w:rPr>
          <w:sz w:val="24"/>
          <w:szCs w:val="24"/>
        </w:rPr>
        <w:t>residual</w:t>
      </w:r>
      <w:r w:rsidRPr="00CF16A5">
        <w:rPr>
          <w:sz w:val="24"/>
          <w:szCs w:val="24"/>
        </w:rPr>
        <w:t xml:space="preserve"> collections. Concerning charged garden waste</w:t>
      </w:r>
      <w:r w:rsidR="00AF59F6">
        <w:rPr>
          <w:sz w:val="24"/>
          <w:szCs w:val="24"/>
        </w:rPr>
        <w:t xml:space="preserve"> in option 2hh</w:t>
      </w:r>
      <w:r w:rsidRPr="00CF16A5">
        <w:rPr>
          <w:sz w:val="24"/>
          <w:szCs w:val="24"/>
        </w:rPr>
        <w:t xml:space="preserve">, some </w:t>
      </w:r>
      <w:r w:rsidR="008D303D">
        <w:rPr>
          <w:sz w:val="24"/>
          <w:szCs w:val="24"/>
        </w:rPr>
        <w:t>l</w:t>
      </w:r>
      <w:r w:rsidRPr="00CF16A5">
        <w:rPr>
          <w:sz w:val="24"/>
          <w:szCs w:val="24"/>
        </w:rPr>
        <w:t xml:space="preserve">ocal </w:t>
      </w:r>
      <w:r w:rsidR="008D303D">
        <w:rPr>
          <w:sz w:val="24"/>
          <w:szCs w:val="24"/>
        </w:rPr>
        <w:t>a</w:t>
      </w:r>
      <w:r w:rsidRPr="00CF16A5">
        <w:rPr>
          <w:sz w:val="24"/>
          <w:szCs w:val="24"/>
        </w:rPr>
        <w:t xml:space="preserve">uthorities may choose to continue to provide free garden waste collections to their households. </w:t>
      </w:r>
    </w:p>
    <w:p w:rsidRPr="00CF16A5" w:rsidR="00CF16A5" w:rsidP="00554C21" w:rsidRDefault="3CCB3EB1" w14:paraId="4A2B296B" w14:textId="4F219A72">
      <w:pPr>
        <w:pStyle w:val="EBBodyPara"/>
        <w:numPr>
          <w:ilvl w:val="0"/>
          <w:numId w:val="8"/>
        </w:numPr>
        <w:jc w:val="both"/>
        <w:textAlignment w:val="baseline"/>
        <w:rPr>
          <w:lang w:eastAsia="en-US"/>
        </w:rPr>
      </w:pPr>
      <w:r w:rsidRPr="00CF16A5">
        <w:rPr>
          <w:sz w:val="24"/>
          <w:szCs w:val="24"/>
        </w:rPr>
        <w:t xml:space="preserve">The NHM sector has also two options. </w:t>
      </w:r>
      <w:r w:rsidRPr="7E43A75F">
        <w:rPr>
          <w:b/>
          <w:sz w:val="24"/>
          <w:szCs w:val="24"/>
        </w:rPr>
        <w:t>Option 1nhm</w:t>
      </w:r>
      <w:r w:rsidRPr="00CF16A5">
        <w:rPr>
          <w:sz w:val="24"/>
          <w:szCs w:val="24"/>
        </w:rPr>
        <w:t xml:space="preserve"> assumes that businesses (including non-domestic premises) separate waste </w:t>
      </w:r>
      <w:r w:rsidR="009D6DFC">
        <w:rPr>
          <w:sz w:val="24"/>
          <w:szCs w:val="24"/>
        </w:rPr>
        <w:t>in</w:t>
      </w:r>
      <w:r w:rsidRPr="00CF16A5">
        <w:rPr>
          <w:sz w:val="24"/>
          <w:szCs w:val="24"/>
        </w:rPr>
        <w:t>to residual, mixed dry recyclables, separate glass waste and separate food waste. Micro firms (those who employ less than 10</w:t>
      </w:r>
      <w:r w:rsidRPr="00E8462D" w:rsidR="00CF16A5">
        <w:rPr>
          <w:rStyle w:val="FootnoteReference"/>
          <w:rFonts w:cs="Arial"/>
          <w:sz w:val="24"/>
          <w:szCs w:val="24"/>
        </w:rPr>
        <w:footnoteReference w:id="20"/>
      </w:r>
      <w:r w:rsidRPr="7E43A75F" w:rsidR="00912BEE">
        <w:rPr>
          <w:rStyle w:val="FootnoteReference"/>
          <w:rFonts w:cs="Arial"/>
          <w:sz w:val="24"/>
          <w:szCs w:val="24"/>
        </w:rPr>
        <w:t xml:space="preserve"> </w:t>
      </w:r>
      <w:r w:rsidRPr="7E43A75F" w:rsidR="00912BEE">
        <w:rPr>
          <w:rStyle w:val="FootnoteReference"/>
          <w:rFonts w:cs="Arial"/>
          <w:sz w:val="24"/>
          <w:szCs w:val="24"/>
          <w:vertAlign w:val="baseline"/>
        </w:rPr>
        <w:t>people</w:t>
      </w:r>
      <w:r w:rsidRPr="7E43A75F">
        <w:rPr>
          <w:sz w:val="24"/>
          <w:szCs w:val="24"/>
        </w:rPr>
        <w:t xml:space="preserve">) are exempt in this policy option to mitigate against cost pressure. </w:t>
      </w:r>
      <w:r w:rsidRPr="7E43A75F">
        <w:rPr>
          <w:b/>
          <w:sz w:val="24"/>
          <w:szCs w:val="24"/>
        </w:rPr>
        <w:t>Option 2nhm</w:t>
      </w:r>
      <w:bookmarkStart w:name="_Hlk93607677" w:id="44"/>
      <w:r w:rsidR="00E00506">
        <w:rPr>
          <w:b/>
        </w:rPr>
        <w:t xml:space="preserve"> </w:t>
      </w:r>
      <w:r>
        <w:rPr>
          <w:sz w:val="24"/>
          <w:szCs w:val="24"/>
        </w:rPr>
        <w:t xml:space="preserve">except micro firms are included in the policy </w:t>
      </w:r>
      <w:r w:rsidRPr="7E43A75F" w:rsidR="00EC32F1">
        <w:rPr>
          <w:sz w:val="24"/>
          <w:szCs w:val="24"/>
        </w:rPr>
        <w:t>from 31</w:t>
      </w:r>
      <w:r w:rsidRPr="7E43A75F" w:rsidR="00EC32F1">
        <w:rPr>
          <w:sz w:val="24"/>
          <w:szCs w:val="24"/>
          <w:vertAlign w:val="superscript"/>
        </w:rPr>
        <w:t>st</w:t>
      </w:r>
      <w:r w:rsidRPr="00CF16A5" w:rsidR="00EC32F1">
        <w:rPr>
          <w:sz w:val="24"/>
          <w:szCs w:val="24"/>
        </w:rPr>
        <w:t xml:space="preserve"> March 2027</w:t>
      </w:r>
      <w:r>
        <w:rPr>
          <w:sz w:val="24"/>
          <w:szCs w:val="24"/>
        </w:rPr>
        <w:t>, two years after implementation</w:t>
      </w:r>
      <w:r w:rsidRPr="00CF16A5" w:rsidR="006B4B54">
        <w:rPr>
          <w:sz w:val="24"/>
          <w:szCs w:val="24"/>
        </w:rPr>
        <w:t>,</w:t>
      </w:r>
      <w:r w:rsidRPr="7E43A75F">
        <w:rPr>
          <w:sz w:val="24"/>
          <w:szCs w:val="24"/>
        </w:rPr>
        <w:t xml:space="preserve"> to allow time for businesses to account for new provisions.  </w:t>
      </w:r>
    </w:p>
    <w:p w:rsidRPr="00CF16A5" w:rsidR="00CF16A5" w:rsidP="00554C21" w:rsidRDefault="3CCB3EB1" w14:paraId="74E0BDF7" w14:textId="67B61D11">
      <w:pPr>
        <w:pStyle w:val="EBBodyPara"/>
        <w:numPr>
          <w:ilvl w:val="0"/>
          <w:numId w:val="8"/>
        </w:numPr>
        <w:jc w:val="both"/>
        <w:textAlignment w:val="baseline"/>
        <w:rPr>
          <w:bCs w:val="0"/>
          <w:sz w:val="24"/>
          <w:szCs w:val="24"/>
          <w:lang w:eastAsia="en-US"/>
        </w:rPr>
      </w:pPr>
      <w:bookmarkStart w:name="_Hlk100073777" w:id="45"/>
      <w:bookmarkEnd w:id="44"/>
      <w:r w:rsidRPr="00CF16A5">
        <w:rPr>
          <w:sz w:val="24"/>
          <w:szCs w:val="24"/>
        </w:rPr>
        <w:t xml:space="preserve">For modelling purposes, we have assumed that all businesses </w:t>
      </w:r>
      <w:r w:rsidR="42535BA8">
        <w:rPr>
          <w:sz w:val="24"/>
          <w:szCs w:val="24"/>
        </w:rPr>
        <w:t>will</w:t>
      </w:r>
      <w:r w:rsidRPr="00CF16A5">
        <w:rPr>
          <w:sz w:val="24"/>
          <w:szCs w:val="24"/>
        </w:rPr>
        <w:t xml:space="preserve"> separate waste to mixed dry recyclables</w:t>
      </w:r>
      <w:r w:rsidR="00211A42">
        <w:rPr>
          <w:sz w:val="24"/>
          <w:szCs w:val="24"/>
        </w:rPr>
        <w:t xml:space="preserve"> and</w:t>
      </w:r>
      <w:r w:rsidRPr="00CF16A5">
        <w:rPr>
          <w:sz w:val="24"/>
          <w:szCs w:val="24"/>
        </w:rPr>
        <w:t xml:space="preserve"> have separate glass and food waste collections</w:t>
      </w:r>
      <w:r w:rsidR="42535BA8">
        <w:rPr>
          <w:sz w:val="24"/>
          <w:szCs w:val="24"/>
        </w:rPr>
        <w:t xml:space="preserve"> under the proposed policy option</w:t>
      </w:r>
      <w:r w:rsidRPr="00CF16A5">
        <w:rPr>
          <w:sz w:val="24"/>
          <w:szCs w:val="24"/>
        </w:rPr>
        <w:t xml:space="preserve">. We use this option as the most likely scenario on the assumption that </w:t>
      </w:r>
      <w:proofErr w:type="gramStart"/>
      <w:r w:rsidRPr="00CF16A5">
        <w:rPr>
          <w:sz w:val="24"/>
          <w:szCs w:val="24"/>
        </w:rPr>
        <w:t>the majority of</w:t>
      </w:r>
      <w:proofErr w:type="gramEnd"/>
      <w:r w:rsidRPr="00CF16A5">
        <w:rPr>
          <w:sz w:val="24"/>
          <w:szCs w:val="24"/>
        </w:rPr>
        <w:t xml:space="preserve"> businesses are likely to </w:t>
      </w:r>
      <w:r w:rsidR="00A34C1C">
        <w:rPr>
          <w:sz w:val="24"/>
          <w:szCs w:val="24"/>
        </w:rPr>
        <w:t xml:space="preserve">seek </w:t>
      </w:r>
      <w:r w:rsidRPr="211006D1" w:rsidR="00BC0759">
        <w:rPr>
          <w:sz w:val="24"/>
          <w:szCs w:val="24"/>
        </w:rPr>
        <w:t>to reduce the space required for waste receptacles, using the exemption and exceptions as necessary</w:t>
      </w:r>
      <w:r w:rsidRPr="00CF16A5">
        <w:rPr>
          <w:sz w:val="24"/>
          <w:szCs w:val="24"/>
        </w:rPr>
        <w:t>.</w:t>
      </w:r>
      <w:r w:rsidRPr="00CF16A5">
        <w:t xml:space="preserve"> </w:t>
      </w:r>
      <w:r w:rsidRPr="00CF16A5">
        <w:rPr>
          <w:sz w:val="24"/>
          <w:szCs w:val="24"/>
        </w:rPr>
        <w:t>This is based on the national surveys of waste collections from businesses and waste collector offerings</w:t>
      </w:r>
      <w:r w:rsidRPr="00CF16A5" w:rsidR="00CF16A5">
        <w:rPr>
          <w:rStyle w:val="FootnoteReference"/>
          <w:rFonts w:cs="Arial"/>
          <w:sz w:val="24"/>
          <w:szCs w:val="24"/>
        </w:rPr>
        <w:footnoteReference w:id="21"/>
      </w:r>
      <w:r w:rsidRPr="00CF16A5">
        <w:rPr>
          <w:sz w:val="24"/>
          <w:szCs w:val="24"/>
        </w:rPr>
        <w:t xml:space="preserve">. They show that </w:t>
      </w:r>
      <w:proofErr w:type="gramStart"/>
      <w:r w:rsidRPr="00CF16A5">
        <w:rPr>
          <w:sz w:val="24"/>
          <w:szCs w:val="24"/>
        </w:rPr>
        <w:t>the majority of</w:t>
      </w:r>
      <w:proofErr w:type="gramEnd"/>
      <w:r w:rsidRPr="00CF16A5">
        <w:rPr>
          <w:sz w:val="24"/>
          <w:szCs w:val="24"/>
        </w:rPr>
        <w:t xml:space="preserve"> recyclable waste collections provided to the NHM sector are currently for mixed dry recyclables. This is because most sites have limited space; and, also, not every business generates all the material streams in scope of reforms. As such, we have modelled partially mixed dry collections (with glass as a separate stream). </w:t>
      </w:r>
      <w:r w:rsidR="00584C00">
        <w:rPr>
          <w:sz w:val="24"/>
          <w:szCs w:val="24"/>
        </w:rPr>
        <w:t>Please see Section 6 for more information.</w:t>
      </w:r>
      <w:r w:rsidRPr="00CF16A5">
        <w:rPr>
          <w:sz w:val="24"/>
          <w:szCs w:val="24"/>
        </w:rPr>
        <w:t xml:space="preserve"> </w:t>
      </w:r>
    </w:p>
    <w:p w:rsidRPr="00063800" w:rsidR="004A3981" w:rsidP="004A3981" w:rsidRDefault="3CCB3EB1" w14:paraId="2F3C8136" w14:textId="03366679">
      <w:pPr>
        <w:pStyle w:val="EBBodyPara"/>
        <w:numPr>
          <w:ilvl w:val="0"/>
          <w:numId w:val="8"/>
        </w:numPr>
        <w:jc w:val="both"/>
        <w:textAlignment w:val="baseline"/>
        <w:rPr>
          <w:sz w:val="24"/>
          <w:szCs w:val="24"/>
        </w:rPr>
      </w:pPr>
      <w:bookmarkStart w:name="_Hlk104822400" w:id="46"/>
      <w:bookmarkEnd w:id="45"/>
      <w:r w:rsidRPr="00CF16A5">
        <w:t xml:space="preserve">The </w:t>
      </w:r>
      <w:r w:rsidRPr="00CF16A5">
        <w:rPr>
          <w:sz w:val="24"/>
          <w:szCs w:val="24"/>
        </w:rPr>
        <w:t>appraisal period covers the period from 202</w:t>
      </w:r>
      <w:r w:rsidR="003B06A6">
        <w:rPr>
          <w:sz w:val="24"/>
          <w:szCs w:val="24"/>
        </w:rPr>
        <w:t>4</w:t>
      </w:r>
      <w:r w:rsidRPr="00CF16A5">
        <w:rPr>
          <w:sz w:val="24"/>
          <w:szCs w:val="24"/>
        </w:rPr>
        <w:t xml:space="preserve"> to 2035, i.e., 1</w:t>
      </w:r>
      <w:r w:rsidR="003B06A6">
        <w:rPr>
          <w:sz w:val="24"/>
          <w:szCs w:val="24"/>
        </w:rPr>
        <w:t>2</w:t>
      </w:r>
      <w:r w:rsidRPr="00CF16A5">
        <w:rPr>
          <w:sz w:val="24"/>
          <w:szCs w:val="24"/>
        </w:rPr>
        <w:t xml:space="preserve"> years. This is to help measure our progress against meeting a 65% </w:t>
      </w:r>
      <w:r w:rsidR="00C03D85">
        <w:rPr>
          <w:sz w:val="24"/>
          <w:szCs w:val="24"/>
        </w:rPr>
        <w:t>ambition</w:t>
      </w:r>
      <w:r w:rsidRPr="00CF16A5" w:rsidR="00C03D85">
        <w:rPr>
          <w:sz w:val="24"/>
          <w:szCs w:val="24"/>
        </w:rPr>
        <w:t xml:space="preserve"> </w:t>
      </w:r>
      <w:r w:rsidRPr="00CF16A5">
        <w:rPr>
          <w:sz w:val="24"/>
          <w:szCs w:val="24"/>
        </w:rPr>
        <w:t>of municipal waste by weight to be recycled by 2035</w:t>
      </w:r>
      <w:r w:rsidRPr="00E8462D" w:rsidR="00CF16A5">
        <w:rPr>
          <w:rStyle w:val="FootnoteReference"/>
          <w:rFonts w:eastAsia="SimSun" w:cs="Arial"/>
          <w:sz w:val="24"/>
          <w:szCs w:val="24"/>
        </w:rPr>
        <w:footnoteReference w:id="22"/>
      </w:r>
      <w:r w:rsidR="58168997">
        <w:rPr>
          <w:sz w:val="24"/>
          <w:szCs w:val="24"/>
        </w:rPr>
        <w:t xml:space="preserve"> (given that </w:t>
      </w:r>
      <w:r w:rsidR="00AF2648">
        <w:rPr>
          <w:sz w:val="24"/>
          <w:szCs w:val="24"/>
        </w:rPr>
        <w:t>Simpler Recycling is</w:t>
      </w:r>
      <w:r w:rsidRPr="00063800" w:rsidR="58168997">
        <w:rPr>
          <w:sz w:val="24"/>
          <w:szCs w:val="24"/>
        </w:rPr>
        <w:t xml:space="preserve"> the largest contributor towards this </w:t>
      </w:r>
      <w:r w:rsidR="005518C0">
        <w:rPr>
          <w:sz w:val="24"/>
          <w:szCs w:val="24"/>
        </w:rPr>
        <w:t>ambition</w:t>
      </w:r>
      <w:r w:rsidR="58168997">
        <w:rPr>
          <w:sz w:val="24"/>
          <w:szCs w:val="24"/>
        </w:rPr>
        <w:t>)</w:t>
      </w:r>
      <w:r w:rsidRPr="7C995945" w:rsidR="004A3981">
        <w:rPr>
          <w:rStyle w:val="FootnoteReference"/>
        </w:rPr>
        <w:footnoteReference w:id="23"/>
      </w:r>
      <w:r w:rsidR="58168997">
        <w:rPr>
          <w:sz w:val="24"/>
          <w:szCs w:val="24"/>
        </w:rPr>
        <w:t>.</w:t>
      </w:r>
    </w:p>
    <w:p w:rsidRPr="0082748C" w:rsidR="00CF16A5" w:rsidP="00063800" w:rsidRDefault="00CF16A5" w14:paraId="1CCAF2FD" w14:textId="7003E35B">
      <w:pPr>
        <w:pStyle w:val="EBBodyPara"/>
        <w:ind w:left="360"/>
        <w:jc w:val="both"/>
        <w:textAlignment w:val="baseline"/>
        <w:rPr>
          <w:bCs w:val="0"/>
          <w:lang w:eastAsia="en-US"/>
        </w:rPr>
      </w:pPr>
    </w:p>
    <w:bookmarkEnd w:id="46"/>
    <w:p w:rsidRPr="00EF7635" w:rsidR="00CF16A5" w:rsidP="00CF16A5" w:rsidRDefault="00CF16A5" w14:paraId="30D897DF" w14:textId="79EB7E1C">
      <w:pPr>
        <w:jc w:val="both"/>
        <w:textAlignment w:val="baseline"/>
        <w:rPr>
          <w:rFonts w:cs="Arial"/>
          <w:color w:val="000000"/>
          <w:sz w:val="20"/>
          <w:szCs w:val="20"/>
          <w:lang w:eastAsia="en-GB"/>
        </w:rPr>
      </w:pPr>
      <w:r w:rsidRPr="00EF7635">
        <w:rPr>
          <w:rFonts w:cs="Arial"/>
          <w:b/>
          <w:bCs/>
          <w:lang w:eastAsia="en-GB"/>
        </w:rPr>
        <w:t xml:space="preserve">Table </w:t>
      </w:r>
      <w:r w:rsidRPr="00EF7635" w:rsidR="00EF7635">
        <w:rPr>
          <w:rFonts w:cs="Arial"/>
          <w:b/>
          <w:bCs/>
          <w:lang w:eastAsia="en-GB"/>
        </w:rPr>
        <w:t>2</w:t>
      </w:r>
      <w:r w:rsidRPr="00EF7635">
        <w:rPr>
          <w:rFonts w:cs="Arial"/>
          <w:b/>
          <w:bCs/>
          <w:lang w:eastAsia="en-GB"/>
        </w:rPr>
        <w:t xml:space="preserve">: Combinations of municipal (M) sector options considered for household and non-household municipal </w:t>
      </w:r>
      <w:r w:rsidRPr="00EF7635" w:rsidR="00CA5642">
        <w:rPr>
          <w:rFonts w:cs="Arial"/>
          <w:b/>
          <w:bCs/>
          <w:lang w:eastAsia="en-GB"/>
        </w:rPr>
        <w:t>waste.</w:t>
      </w:r>
    </w:p>
    <w:tbl>
      <w:tblPr>
        <w:tblStyle w:val="PlainTable5"/>
        <w:tblW w:w="7710" w:type="dxa"/>
        <w:jc w:val="center"/>
        <w:tblLook w:val="04A0" w:firstRow="1" w:lastRow="0" w:firstColumn="1" w:lastColumn="0" w:noHBand="0" w:noVBand="1"/>
      </w:tblPr>
      <w:tblGrid>
        <w:gridCol w:w="2446"/>
        <w:gridCol w:w="1117"/>
        <w:gridCol w:w="2073"/>
        <w:gridCol w:w="2074"/>
      </w:tblGrid>
      <w:tr w:rsidRPr="00CF16A5" w:rsidR="00CF16A5" w:rsidTr="001862D1" w14:paraId="37ACCF17" w14:textId="77777777">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100" w:firstRow="0" w:lastRow="0" w:firstColumn="1" w:lastColumn="0" w:oddVBand="0" w:evenVBand="0" w:oddHBand="0" w:evenHBand="0" w:firstRowFirstColumn="1" w:firstRowLastColumn="0" w:lastRowFirstColumn="0" w:lastRowLastColumn="0"/>
            <w:tcW w:w="2446" w:type="dxa"/>
            <w:tcBorders>
              <w:top w:val="single" w:color="auto" w:sz="4" w:space="0"/>
              <w:left w:val="single" w:color="auto" w:sz="4" w:space="0"/>
              <w:right w:val="single" w:color="auto" w:sz="4" w:space="0"/>
            </w:tcBorders>
            <w:noWrap/>
            <w:vAlign w:val="center"/>
            <w:hideMark/>
          </w:tcPr>
          <w:p w:rsidRPr="00CF16A5" w:rsidR="00CF16A5" w:rsidP="001862D1" w:rsidRDefault="00CF16A5" w14:paraId="00471630" w14:textId="77777777">
            <w:pPr>
              <w:jc w:val="both"/>
              <w:rPr>
                <w:rFonts w:cs="Arial"/>
                <w:sz w:val="22"/>
                <w:szCs w:val="22"/>
                <w:lang w:eastAsia="en-GB"/>
              </w:rPr>
            </w:pPr>
            <w:r w:rsidRPr="00CF16A5">
              <w:rPr>
                <w:rFonts w:cs="Arial"/>
                <w:sz w:val="22"/>
                <w:szCs w:val="22"/>
                <w:lang w:eastAsia="en-GB"/>
              </w:rPr>
              <w:t>Sectors</w:t>
            </w:r>
          </w:p>
        </w:tc>
        <w:tc>
          <w:tcPr>
            <w:tcW w:w="1117" w:type="dxa"/>
            <w:tcBorders>
              <w:top w:val="single" w:color="auto" w:sz="4" w:space="0"/>
              <w:left w:val="single" w:color="auto" w:sz="4" w:space="0"/>
            </w:tcBorders>
            <w:noWrap/>
            <w:hideMark/>
          </w:tcPr>
          <w:p w:rsidRPr="00CF16A5" w:rsidR="00CF16A5" w:rsidP="001862D1" w:rsidRDefault="00CF16A5" w14:paraId="422AF08D" w14:textId="77777777">
            <w:pPr>
              <w:jc w:val="both"/>
              <w:cnfStyle w:val="100000000000" w:firstRow="1" w:lastRow="0" w:firstColumn="0" w:lastColumn="0" w:oddVBand="0" w:evenVBand="0" w:oddHBand="0" w:evenHBand="0" w:firstRowFirstColumn="0" w:firstRowLastColumn="0" w:lastRowFirstColumn="0" w:lastRowLastColumn="0"/>
              <w:rPr>
                <w:rFonts w:cs="Arial"/>
                <w:sz w:val="22"/>
                <w:szCs w:val="22"/>
                <w:lang w:eastAsia="en-GB"/>
              </w:rPr>
            </w:pPr>
          </w:p>
        </w:tc>
        <w:tc>
          <w:tcPr>
            <w:tcW w:w="4147" w:type="dxa"/>
            <w:gridSpan w:val="2"/>
            <w:tcBorders>
              <w:top w:val="single" w:color="auto" w:sz="4" w:space="0"/>
              <w:right w:val="single" w:color="auto" w:sz="4" w:space="0"/>
            </w:tcBorders>
            <w:hideMark/>
          </w:tcPr>
          <w:p w:rsidRPr="00CF16A5" w:rsidR="00CF16A5" w:rsidP="001862D1" w:rsidRDefault="00CF16A5" w14:paraId="045B2526" w14:textId="77777777">
            <w:pPr>
              <w:jc w:val="both"/>
              <w:cnfStyle w:val="100000000000" w:firstRow="1" w:lastRow="0" w:firstColumn="0" w:lastColumn="0" w:oddVBand="0" w:evenVBand="0" w:oddHBand="0" w:evenHBand="0" w:firstRowFirstColumn="0" w:firstRowLastColumn="0" w:lastRowFirstColumn="0" w:lastRowLastColumn="0"/>
              <w:rPr>
                <w:rFonts w:cs="Arial"/>
                <w:color w:val="000000"/>
                <w:sz w:val="22"/>
                <w:szCs w:val="22"/>
                <w:lang w:eastAsia="en-GB"/>
              </w:rPr>
            </w:pPr>
            <w:r w:rsidRPr="00CF16A5">
              <w:rPr>
                <w:rFonts w:cs="Arial"/>
                <w:color w:val="000000"/>
                <w:sz w:val="22"/>
                <w:szCs w:val="22"/>
                <w:lang w:eastAsia="en-GB"/>
              </w:rPr>
              <w:t xml:space="preserve">Non-Household Municipal (NHM) Sector </w:t>
            </w:r>
          </w:p>
        </w:tc>
      </w:tr>
      <w:tr w:rsidRPr="00CF16A5" w:rsidR="00CF16A5" w:rsidTr="001862D1" w14:paraId="0A988889" w14:textId="77777777">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446" w:type="dxa"/>
            <w:tcBorders>
              <w:left w:val="single" w:color="auto" w:sz="4" w:space="0"/>
            </w:tcBorders>
            <w:noWrap/>
            <w:hideMark/>
          </w:tcPr>
          <w:p w:rsidRPr="00CF16A5" w:rsidR="00CF16A5" w:rsidP="001862D1" w:rsidRDefault="00CF16A5" w14:paraId="7B91663D" w14:textId="77777777">
            <w:pPr>
              <w:jc w:val="both"/>
              <w:rPr>
                <w:rFonts w:cs="Arial"/>
                <w:color w:val="000000"/>
                <w:sz w:val="22"/>
                <w:szCs w:val="22"/>
                <w:lang w:eastAsia="en-GB"/>
              </w:rPr>
            </w:pPr>
          </w:p>
        </w:tc>
        <w:tc>
          <w:tcPr>
            <w:tcW w:w="1117" w:type="dxa"/>
            <w:tcBorders>
              <w:bottom w:val="single" w:color="auto" w:sz="4" w:space="0"/>
              <w:right w:val="single" w:color="auto" w:sz="4" w:space="0"/>
            </w:tcBorders>
            <w:noWrap/>
            <w:vAlign w:val="center"/>
            <w:hideMark/>
          </w:tcPr>
          <w:p w:rsidRPr="00CF16A5" w:rsidR="00CF16A5" w:rsidP="001862D1" w:rsidRDefault="00CF16A5" w14:paraId="140C3DE8" w14:textId="77777777">
            <w:pPr>
              <w:jc w:val="both"/>
              <w:cnfStyle w:val="000000100000" w:firstRow="0" w:lastRow="0" w:firstColumn="0" w:lastColumn="0" w:oddVBand="0" w:evenVBand="0" w:oddHBand="1" w:evenHBand="0" w:firstRowFirstColumn="0" w:firstRowLastColumn="0" w:lastRowFirstColumn="0" w:lastRowLastColumn="0"/>
              <w:rPr>
                <w:rFonts w:cs="Arial"/>
                <w:sz w:val="22"/>
                <w:szCs w:val="22"/>
                <w:lang w:eastAsia="en-GB"/>
              </w:rPr>
            </w:pPr>
          </w:p>
        </w:tc>
        <w:tc>
          <w:tcPr>
            <w:tcW w:w="2073" w:type="dxa"/>
            <w:tcBorders>
              <w:left w:val="single" w:color="auto" w:sz="4" w:space="0"/>
              <w:bottom w:val="single" w:color="auto" w:sz="4" w:space="0"/>
            </w:tcBorders>
            <w:noWrap/>
            <w:vAlign w:val="center"/>
            <w:hideMark/>
          </w:tcPr>
          <w:p w:rsidRPr="00CF16A5" w:rsidR="00CF16A5" w:rsidP="001862D1" w:rsidRDefault="00CF16A5" w14:paraId="34AF979E" w14:textId="77777777">
            <w:pPr>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00CF16A5">
              <w:rPr>
                <w:rFonts w:cs="Arial"/>
                <w:color w:val="000000" w:themeColor="text1"/>
                <w:sz w:val="22"/>
                <w:szCs w:val="22"/>
                <w:lang w:eastAsia="en-GB"/>
              </w:rPr>
              <w:t>1</w:t>
            </w:r>
            <w:r w:rsidRPr="00CF16A5">
              <w:rPr>
                <w:rFonts w:cs="Arial"/>
                <w:i/>
                <w:iCs/>
                <w:color w:val="000000" w:themeColor="text1"/>
                <w:sz w:val="22"/>
                <w:szCs w:val="22"/>
                <w:lang w:eastAsia="en-GB"/>
              </w:rPr>
              <w:t>nhm</w:t>
            </w:r>
          </w:p>
        </w:tc>
        <w:tc>
          <w:tcPr>
            <w:tcW w:w="2073" w:type="dxa"/>
            <w:tcBorders>
              <w:bottom w:val="single" w:color="auto" w:sz="4" w:space="0"/>
              <w:right w:val="single" w:color="auto" w:sz="4" w:space="0"/>
            </w:tcBorders>
            <w:noWrap/>
            <w:vAlign w:val="center"/>
            <w:hideMark/>
          </w:tcPr>
          <w:p w:rsidRPr="00CF16A5" w:rsidR="00CF16A5" w:rsidP="001862D1" w:rsidRDefault="00CF16A5" w14:paraId="4F5853ED" w14:textId="77777777">
            <w:pPr>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00CF16A5">
              <w:rPr>
                <w:rFonts w:cs="Arial"/>
                <w:color w:val="000000" w:themeColor="text1"/>
                <w:sz w:val="22"/>
                <w:szCs w:val="22"/>
                <w:lang w:eastAsia="en-GB"/>
              </w:rPr>
              <w:t>2</w:t>
            </w:r>
            <w:r w:rsidRPr="00CF16A5">
              <w:rPr>
                <w:rFonts w:cs="Arial"/>
                <w:i/>
                <w:iCs/>
                <w:color w:val="000000" w:themeColor="text1"/>
                <w:sz w:val="22"/>
                <w:szCs w:val="22"/>
                <w:lang w:eastAsia="en-GB"/>
              </w:rPr>
              <w:t>nhm</w:t>
            </w:r>
          </w:p>
        </w:tc>
      </w:tr>
      <w:tr w:rsidRPr="00CF16A5" w:rsidR="00CF16A5" w:rsidTr="001862D1" w14:paraId="0C7BD2B4" w14:textId="77777777">
        <w:trPr>
          <w:trHeight w:val="266"/>
          <w:jc w:val="center"/>
        </w:trPr>
        <w:tc>
          <w:tcPr>
            <w:cnfStyle w:val="001000000000" w:firstRow="0" w:lastRow="0" w:firstColumn="1" w:lastColumn="0" w:oddVBand="0" w:evenVBand="0" w:oddHBand="0" w:evenHBand="0" w:firstRowFirstColumn="0" w:firstRowLastColumn="0" w:lastRowFirstColumn="0" w:lastRowLastColumn="0"/>
            <w:tcW w:w="2446" w:type="dxa"/>
            <w:vMerge w:val="restart"/>
            <w:tcBorders>
              <w:left w:val="single" w:color="auto" w:sz="4" w:space="0"/>
            </w:tcBorders>
            <w:noWrap/>
            <w:vAlign w:val="center"/>
            <w:hideMark/>
          </w:tcPr>
          <w:p w:rsidRPr="00CF16A5" w:rsidR="00CF16A5" w:rsidP="001862D1" w:rsidRDefault="00CF16A5" w14:paraId="18BAB6A8" w14:textId="77777777">
            <w:pPr>
              <w:jc w:val="both"/>
              <w:rPr>
                <w:rFonts w:cs="Arial"/>
                <w:color w:val="000000"/>
                <w:sz w:val="22"/>
                <w:szCs w:val="22"/>
                <w:lang w:eastAsia="en-GB"/>
              </w:rPr>
            </w:pPr>
            <w:r w:rsidRPr="00CF16A5">
              <w:rPr>
                <w:rFonts w:cs="Arial"/>
                <w:color w:val="000000"/>
                <w:sz w:val="22"/>
                <w:szCs w:val="22"/>
                <w:lang w:eastAsia="en-GB"/>
              </w:rPr>
              <w:t>Household Sector</w:t>
            </w:r>
          </w:p>
        </w:tc>
        <w:tc>
          <w:tcPr>
            <w:tcW w:w="1117" w:type="dxa"/>
            <w:tcBorders>
              <w:top w:val="single" w:color="auto" w:sz="4" w:space="0"/>
              <w:right w:val="single" w:color="auto" w:sz="4" w:space="0"/>
            </w:tcBorders>
            <w:noWrap/>
            <w:vAlign w:val="center"/>
            <w:hideMark/>
          </w:tcPr>
          <w:p w:rsidRPr="00CF16A5" w:rsidR="00CF16A5" w:rsidP="001862D1" w:rsidRDefault="00CF16A5" w14:paraId="4DFDF810" w14:textId="77777777">
            <w:pPr>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00CF16A5">
              <w:rPr>
                <w:rFonts w:cs="Arial"/>
                <w:color w:val="000000" w:themeColor="text1"/>
                <w:sz w:val="22"/>
                <w:szCs w:val="22"/>
                <w:lang w:eastAsia="en-GB"/>
              </w:rPr>
              <w:t>1</w:t>
            </w:r>
            <w:r w:rsidRPr="00CF16A5">
              <w:rPr>
                <w:rFonts w:cs="Arial"/>
                <w:i/>
                <w:iCs/>
                <w:color w:val="000000" w:themeColor="text1"/>
                <w:sz w:val="22"/>
                <w:szCs w:val="22"/>
                <w:lang w:eastAsia="en-GB"/>
              </w:rPr>
              <w:t>hh</w:t>
            </w:r>
          </w:p>
        </w:tc>
        <w:tc>
          <w:tcPr>
            <w:tcW w:w="2073" w:type="dxa"/>
            <w:tcBorders>
              <w:top w:val="single" w:color="auto" w:sz="4" w:space="0"/>
              <w:left w:val="single" w:color="auto" w:sz="4" w:space="0"/>
            </w:tcBorders>
            <w:noWrap/>
            <w:vAlign w:val="center"/>
            <w:hideMark/>
          </w:tcPr>
          <w:p w:rsidRPr="00CF16A5" w:rsidR="00CF16A5" w:rsidP="001862D1" w:rsidRDefault="00CF16A5" w14:paraId="23225E06" w14:textId="77777777">
            <w:pPr>
              <w:jc w:val="both"/>
              <w:cnfStyle w:val="000000000000" w:firstRow="0" w:lastRow="0" w:firstColumn="0" w:lastColumn="0" w:oddVBand="0" w:evenVBand="0" w:oddHBand="0" w:evenHBand="0" w:firstRowFirstColumn="0" w:firstRowLastColumn="0" w:lastRowFirstColumn="0" w:lastRowLastColumn="0"/>
              <w:rPr>
                <w:rFonts w:cs="Arial"/>
                <w:b/>
                <w:bCs/>
                <w:color w:val="000000"/>
                <w:sz w:val="22"/>
                <w:szCs w:val="22"/>
                <w:lang w:eastAsia="en-GB"/>
              </w:rPr>
            </w:pPr>
            <w:r w:rsidRPr="00CF16A5">
              <w:rPr>
                <w:rFonts w:cs="Arial"/>
                <w:b/>
                <w:bCs/>
                <w:color w:val="000000" w:themeColor="text1"/>
                <w:sz w:val="22"/>
                <w:szCs w:val="22"/>
                <w:lang w:eastAsia="en-GB"/>
              </w:rPr>
              <w:t>1M</w:t>
            </w:r>
          </w:p>
        </w:tc>
        <w:tc>
          <w:tcPr>
            <w:tcW w:w="2073" w:type="dxa"/>
            <w:tcBorders>
              <w:top w:val="single" w:color="auto" w:sz="4" w:space="0"/>
              <w:right w:val="single" w:color="auto" w:sz="4" w:space="0"/>
            </w:tcBorders>
            <w:noWrap/>
            <w:vAlign w:val="center"/>
            <w:hideMark/>
          </w:tcPr>
          <w:p w:rsidRPr="00CF16A5" w:rsidR="00CF16A5" w:rsidP="001862D1" w:rsidRDefault="00CF16A5" w14:paraId="787DC858" w14:textId="77777777">
            <w:pPr>
              <w:jc w:val="both"/>
              <w:cnfStyle w:val="000000000000" w:firstRow="0" w:lastRow="0" w:firstColumn="0" w:lastColumn="0" w:oddVBand="0" w:evenVBand="0" w:oddHBand="0" w:evenHBand="0" w:firstRowFirstColumn="0" w:firstRowLastColumn="0" w:lastRowFirstColumn="0" w:lastRowLastColumn="0"/>
              <w:rPr>
                <w:rFonts w:cs="Arial"/>
                <w:b/>
                <w:bCs/>
                <w:color w:val="000000"/>
                <w:sz w:val="22"/>
                <w:szCs w:val="22"/>
                <w:lang w:eastAsia="en-GB"/>
              </w:rPr>
            </w:pPr>
            <w:r w:rsidRPr="00CF16A5">
              <w:rPr>
                <w:rFonts w:cs="Arial"/>
                <w:b/>
                <w:bCs/>
                <w:color w:val="000000" w:themeColor="text1"/>
                <w:sz w:val="22"/>
                <w:szCs w:val="22"/>
                <w:lang w:eastAsia="en-GB"/>
              </w:rPr>
              <w:t>2M</w:t>
            </w:r>
          </w:p>
        </w:tc>
      </w:tr>
      <w:tr w:rsidRPr="00CF16A5" w:rsidR="00CF16A5" w:rsidTr="001862D1" w14:paraId="60C4004E" w14:textId="77777777">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0" w:type="dxa"/>
            <w:vMerge/>
            <w:tcBorders>
              <w:left w:val="single" w:color="auto" w:sz="4" w:space="0"/>
              <w:bottom w:val="single" w:color="auto" w:sz="4" w:space="0"/>
            </w:tcBorders>
            <w:hideMark/>
          </w:tcPr>
          <w:p w:rsidRPr="00CF16A5" w:rsidR="00CF16A5" w:rsidP="001862D1" w:rsidRDefault="00CF16A5" w14:paraId="054F0B40" w14:textId="77777777">
            <w:pPr>
              <w:jc w:val="both"/>
              <w:rPr>
                <w:rFonts w:cs="Arial"/>
                <w:color w:val="000000"/>
                <w:sz w:val="22"/>
                <w:szCs w:val="22"/>
                <w:lang w:eastAsia="en-GB"/>
              </w:rPr>
            </w:pPr>
          </w:p>
        </w:tc>
        <w:tc>
          <w:tcPr>
            <w:tcW w:w="0" w:type="dxa"/>
            <w:tcBorders>
              <w:bottom w:val="single" w:color="auto" w:sz="4" w:space="0"/>
              <w:right w:val="single" w:color="auto" w:sz="4" w:space="0"/>
            </w:tcBorders>
            <w:noWrap/>
            <w:vAlign w:val="center"/>
            <w:hideMark/>
          </w:tcPr>
          <w:p w:rsidRPr="00CF16A5" w:rsidR="00CF16A5" w:rsidP="001862D1" w:rsidRDefault="00CF16A5" w14:paraId="446F5125" w14:textId="77777777">
            <w:pPr>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00CF16A5">
              <w:rPr>
                <w:rFonts w:cs="Arial"/>
                <w:color w:val="000000" w:themeColor="text1"/>
                <w:sz w:val="22"/>
                <w:szCs w:val="22"/>
                <w:lang w:eastAsia="en-GB"/>
              </w:rPr>
              <w:t>2</w:t>
            </w:r>
            <w:r w:rsidRPr="00CF16A5">
              <w:rPr>
                <w:rFonts w:cs="Arial"/>
                <w:i/>
                <w:iCs/>
                <w:color w:val="000000" w:themeColor="text1"/>
                <w:sz w:val="22"/>
                <w:szCs w:val="22"/>
                <w:lang w:eastAsia="en-GB"/>
              </w:rPr>
              <w:t>hh</w:t>
            </w:r>
          </w:p>
        </w:tc>
        <w:tc>
          <w:tcPr>
            <w:tcW w:w="0" w:type="dxa"/>
            <w:tcBorders>
              <w:left w:val="single" w:color="auto" w:sz="4" w:space="0"/>
              <w:bottom w:val="single" w:color="auto" w:sz="4" w:space="0"/>
            </w:tcBorders>
            <w:noWrap/>
            <w:vAlign w:val="center"/>
            <w:hideMark/>
          </w:tcPr>
          <w:p w:rsidRPr="00CF16A5" w:rsidR="00CF16A5" w:rsidP="001862D1" w:rsidRDefault="00CF16A5" w14:paraId="7D88C96F" w14:textId="77777777">
            <w:pPr>
              <w:jc w:val="both"/>
              <w:cnfStyle w:val="000000100000" w:firstRow="0" w:lastRow="0" w:firstColumn="0" w:lastColumn="0" w:oddVBand="0" w:evenVBand="0" w:oddHBand="1" w:evenHBand="0" w:firstRowFirstColumn="0" w:firstRowLastColumn="0" w:lastRowFirstColumn="0" w:lastRowLastColumn="0"/>
              <w:rPr>
                <w:rFonts w:cs="Arial"/>
                <w:b/>
                <w:bCs/>
                <w:color w:val="000000"/>
                <w:sz w:val="22"/>
                <w:szCs w:val="22"/>
                <w:lang w:eastAsia="en-GB"/>
              </w:rPr>
            </w:pPr>
            <w:r w:rsidRPr="00CF16A5">
              <w:rPr>
                <w:rFonts w:cs="Arial"/>
                <w:b/>
                <w:bCs/>
                <w:color w:val="000000" w:themeColor="text1"/>
                <w:sz w:val="22"/>
                <w:szCs w:val="22"/>
                <w:lang w:eastAsia="en-GB"/>
              </w:rPr>
              <w:t>3M</w:t>
            </w:r>
          </w:p>
        </w:tc>
        <w:tc>
          <w:tcPr>
            <w:tcW w:w="0" w:type="dxa"/>
            <w:tcBorders>
              <w:bottom w:val="single" w:color="auto" w:sz="4" w:space="0"/>
              <w:right w:val="single" w:color="auto" w:sz="4" w:space="0"/>
            </w:tcBorders>
            <w:noWrap/>
            <w:vAlign w:val="center"/>
            <w:hideMark/>
          </w:tcPr>
          <w:p w:rsidRPr="00CF16A5" w:rsidR="00CF16A5" w:rsidP="001862D1" w:rsidRDefault="00CF16A5" w14:paraId="03A4B518" w14:textId="77777777">
            <w:pPr>
              <w:jc w:val="both"/>
              <w:cnfStyle w:val="000000100000" w:firstRow="0" w:lastRow="0" w:firstColumn="0" w:lastColumn="0" w:oddVBand="0" w:evenVBand="0" w:oddHBand="1" w:evenHBand="0" w:firstRowFirstColumn="0" w:firstRowLastColumn="0" w:lastRowFirstColumn="0" w:lastRowLastColumn="0"/>
              <w:rPr>
                <w:rFonts w:cs="Arial"/>
                <w:b/>
                <w:bCs/>
                <w:color w:val="000000"/>
                <w:sz w:val="22"/>
                <w:szCs w:val="22"/>
                <w:lang w:eastAsia="en-GB"/>
              </w:rPr>
            </w:pPr>
            <w:r w:rsidRPr="00CF16A5">
              <w:rPr>
                <w:rFonts w:cs="Arial"/>
                <w:b/>
                <w:bCs/>
                <w:color w:val="000000" w:themeColor="text1"/>
                <w:sz w:val="22"/>
                <w:szCs w:val="22"/>
                <w:lang w:eastAsia="en-GB"/>
              </w:rPr>
              <w:t>4M</w:t>
            </w:r>
          </w:p>
        </w:tc>
      </w:tr>
    </w:tbl>
    <w:p w:rsidRPr="00CF16A5" w:rsidR="00CF16A5" w:rsidP="00CF16A5" w:rsidRDefault="00CF16A5" w14:paraId="5A4C9F14" w14:textId="77777777">
      <w:pPr>
        <w:jc w:val="both"/>
        <w:textAlignment w:val="baseline"/>
        <w:rPr>
          <w:rFonts w:cs="Arial"/>
        </w:rPr>
      </w:pPr>
    </w:p>
    <w:p w:rsidRPr="00CF16A5" w:rsidR="00CF16A5" w:rsidP="00CF16A5" w:rsidRDefault="00CF16A5" w14:paraId="487FADF0" w14:textId="4687E07A">
      <w:pPr>
        <w:pStyle w:val="EBBodyPara"/>
        <w:jc w:val="both"/>
        <w:rPr>
          <w:sz w:val="24"/>
          <w:szCs w:val="24"/>
        </w:rPr>
      </w:pPr>
      <w:r w:rsidRPr="00CF16A5">
        <w:rPr>
          <w:sz w:val="24"/>
          <w:szCs w:val="24"/>
        </w:rPr>
        <w:t xml:space="preserve">Given the options analysis presented in this impact assessment and the outcome from the review of stakeholder responses to the second consultation, the recommended option is </w:t>
      </w:r>
      <w:r w:rsidR="00363323">
        <w:rPr>
          <w:sz w:val="24"/>
          <w:szCs w:val="24"/>
        </w:rPr>
        <w:t>4M</w:t>
      </w:r>
      <w:r w:rsidRPr="00CF16A5">
        <w:rPr>
          <w:sz w:val="24"/>
          <w:szCs w:val="24"/>
        </w:rPr>
        <w:t xml:space="preserve">: </w:t>
      </w:r>
    </w:p>
    <w:p w:rsidRPr="00CF16A5" w:rsidR="00CF16A5" w:rsidP="00554C21" w:rsidRDefault="00CF16A5" w14:paraId="6540AAB3" w14:textId="76767CC9">
      <w:pPr>
        <w:pStyle w:val="EBBodyPara"/>
        <w:numPr>
          <w:ilvl w:val="0"/>
          <w:numId w:val="9"/>
        </w:numPr>
        <w:jc w:val="both"/>
        <w:rPr>
          <w:sz w:val="24"/>
          <w:szCs w:val="24"/>
        </w:rPr>
      </w:pPr>
      <w:r w:rsidRPr="00CF16A5">
        <w:rPr>
          <w:sz w:val="24"/>
          <w:szCs w:val="24"/>
        </w:rPr>
        <w:t xml:space="preserve">For households: Option 2hh which assumes </w:t>
      </w:r>
      <w:r w:rsidR="008D303D">
        <w:rPr>
          <w:sz w:val="24"/>
          <w:szCs w:val="24"/>
        </w:rPr>
        <w:t>l</w:t>
      </w:r>
      <w:r w:rsidR="00C63402">
        <w:rPr>
          <w:sz w:val="24"/>
          <w:szCs w:val="24"/>
        </w:rPr>
        <w:t xml:space="preserve">ocal </w:t>
      </w:r>
      <w:r w:rsidR="008D303D">
        <w:rPr>
          <w:sz w:val="24"/>
          <w:szCs w:val="24"/>
        </w:rPr>
        <w:t>a</w:t>
      </w:r>
      <w:r w:rsidR="00C63402">
        <w:rPr>
          <w:sz w:val="24"/>
          <w:szCs w:val="24"/>
        </w:rPr>
        <w:t>uthoritie</w:t>
      </w:r>
      <w:r w:rsidR="00363323">
        <w:rPr>
          <w:sz w:val="24"/>
          <w:szCs w:val="24"/>
        </w:rPr>
        <w:t xml:space="preserve">s can continue to </w:t>
      </w:r>
      <w:r w:rsidRPr="00CF16A5">
        <w:rPr>
          <w:sz w:val="24"/>
          <w:szCs w:val="24"/>
        </w:rPr>
        <w:t>charge</w:t>
      </w:r>
      <w:r w:rsidR="00363323">
        <w:rPr>
          <w:sz w:val="24"/>
          <w:szCs w:val="24"/>
        </w:rPr>
        <w:t xml:space="preserve"> for</w:t>
      </w:r>
      <w:r w:rsidRPr="00CF16A5">
        <w:rPr>
          <w:sz w:val="24"/>
          <w:szCs w:val="24"/>
        </w:rPr>
        <w:t xml:space="preserve"> garden waste collections</w:t>
      </w:r>
      <w:r w:rsidR="00363323">
        <w:rPr>
          <w:sz w:val="24"/>
          <w:szCs w:val="24"/>
        </w:rPr>
        <w:t>.</w:t>
      </w:r>
    </w:p>
    <w:p w:rsidRPr="00CF16A5" w:rsidR="00CF16A5" w:rsidP="00554C21" w:rsidRDefault="00CF16A5" w14:paraId="7CE17F0C" w14:textId="5055974D">
      <w:pPr>
        <w:pStyle w:val="EBBodyPara"/>
        <w:numPr>
          <w:ilvl w:val="0"/>
          <w:numId w:val="9"/>
        </w:numPr>
        <w:jc w:val="both"/>
        <w:rPr>
          <w:sz w:val="24"/>
          <w:szCs w:val="24"/>
        </w:rPr>
      </w:pPr>
      <w:r w:rsidRPr="00CF16A5">
        <w:rPr>
          <w:sz w:val="24"/>
          <w:szCs w:val="24"/>
        </w:rPr>
        <w:t xml:space="preserve">For municipal businesses: Option 2nhm which includes micro firms from </w:t>
      </w:r>
      <w:r w:rsidR="00611072">
        <w:rPr>
          <w:sz w:val="24"/>
          <w:szCs w:val="24"/>
        </w:rPr>
        <w:t>31</w:t>
      </w:r>
      <w:r w:rsidRPr="00101A16" w:rsidR="00611072">
        <w:rPr>
          <w:sz w:val="24"/>
          <w:szCs w:val="24"/>
          <w:vertAlign w:val="superscript"/>
        </w:rPr>
        <w:t>st</w:t>
      </w:r>
      <w:r w:rsidR="00611072">
        <w:rPr>
          <w:sz w:val="24"/>
          <w:szCs w:val="24"/>
        </w:rPr>
        <w:t xml:space="preserve"> March </w:t>
      </w:r>
      <w:r w:rsidRPr="00CF16A5">
        <w:rPr>
          <w:sz w:val="24"/>
          <w:szCs w:val="24"/>
        </w:rPr>
        <w:t>202</w:t>
      </w:r>
      <w:r w:rsidR="00BE3C4B">
        <w:rPr>
          <w:sz w:val="24"/>
          <w:szCs w:val="24"/>
        </w:rPr>
        <w:t>7</w:t>
      </w:r>
      <w:r w:rsidRPr="00CF16A5">
        <w:rPr>
          <w:sz w:val="24"/>
          <w:szCs w:val="24"/>
        </w:rPr>
        <w:t xml:space="preserve">. </w:t>
      </w:r>
    </w:p>
    <w:p w:rsidRPr="0081667B" w:rsidR="007A2DAB" w:rsidP="00554C21" w:rsidRDefault="3CCB3EB1" w14:paraId="7D53B49D" w14:textId="671FD299">
      <w:pPr>
        <w:pStyle w:val="EBBodyPara"/>
        <w:numPr>
          <w:ilvl w:val="0"/>
          <w:numId w:val="9"/>
        </w:numPr>
        <w:autoSpaceDE w:val="0"/>
        <w:autoSpaceDN w:val="0"/>
        <w:adjustRightInd w:val="0"/>
        <w:spacing w:line="276" w:lineRule="auto"/>
        <w:jc w:val="both"/>
        <w:rPr>
          <w:rFonts w:eastAsia="Arial"/>
          <w:color w:val="000000" w:themeColor="text1"/>
        </w:rPr>
      </w:pPr>
      <w:r w:rsidRPr="00CF16A5">
        <w:rPr>
          <w:sz w:val="24"/>
          <w:szCs w:val="24"/>
        </w:rPr>
        <w:t>The NPV (202</w:t>
      </w:r>
      <w:r w:rsidR="00C71EF1">
        <w:rPr>
          <w:sz w:val="24"/>
          <w:szCs w:val="24"/>
        </w:rPr>
        <w:t>4</w:t>
      </w:r>
      <w:r w:rsidRPr="00CF16A5">
        <w:rPr>
          <w:sz w:val="24"/>
          <w:szCs w:val="24"/>
        </w:rPr>
        <w:t xml:space="preserve">-2035) of these two options combined (i.e., Option 4M) is </w:t>
      </w:r>
      <w:r w:rsidRPr="0082748C">
        <w:rPr>
          <w:sz w:val="24"/>
          <w:szCs w:val="24"/>
        </w:rPr>
        <w:t>£</w:t>
      </w:r>
      <w:r w:rsidRPr="00CF16A5">
        <w:rPr>
          <w:sz w:val="24"/>
          <w:szCs w:val="24"/>
        </w:rPr>
        <w:t>5,</w:t>
      </w:r>
      <w:r w:rsidR="003225E2">
        <w:rPr>
          <w:sz w:val="24"/>
          <w:szCs w:val="24"/>
        </w:rPr>
        <w:t>9</w:t>
      </w:r>
      <w:r w:rsidR="0075258C">
        <w:rPr>
          <w:sz w:val="24"/>
          <w:szCs w:val="24"/>
        </w:rPr>
        <w:t>15.2</w:t>
      </w:r>
      <w:r w:rsidRPr="00CF16A5">
        <w:rPr>
          <w:sz w:val="24"/>
          <w:szCs w:val="24"/>
        </w:rPr>
        <w:t>m. Although this combination of options does not yield the highest NPV (i.e., net benefit to society), there was strong support from consultation responses for micro firms to be included in the new requirements</w:t>
      </w:r>
      <w:r w:rsidRPr="00E8462D" w:rsidR="00CF16A5">
        <w:rPr>
          <w:rStyle w:val="FootnoteReference"/>
          <w:rFonts w:cs="Arial"/>
          <w:sz w:val="24"/>
          <w:szCs w:val="24"/>
        </w:rPr>
        <w:footnoteReference w:id="24"/>
      </w:r>
      <w:r w:rsidRPr="00CF16A5">
        <w:rPr>
          <w:sz w:val="24"/>
          <w:szCs w:val="24"/>
        </w:rPr>
        <w:t xml:space="preserve">. Including micro firms will help increase our recycling rate. Our estimate is that this option could achieve between </w:t>
      </w:r>
      <w:r w:rsidR="00E53557">
        <w:rPr>
          <w:sz w:val="24"/>
          <w:szCs w:val="24"/>
        </w:rPr>
        <w:t>9.9</w:t>
      </w:r>
      <w:r w:rsidRPr="7C995945" w:rsidR="3215AA1C">
        <w:rPr>
          <w:sz w:val="24"/>
          <w:szCs w:val="24"/>
        </w:rPr>
        <w:t xml:space="preserve"> </w:t>
      </w:r>
      <w:r w:rsidRPr="00CF16A5">
        <w:rPr>
          <w:sz w:val="24"/>
          <w:szCs w:val="24"/>
        </w:rPr>
        <w:t xml:space="preserve">to </w:t>
      </w:r>
      <w:r w:rsidRPr="00CF16A5" w:rsidR="49FEB734">
        <w:rPr>
          <w:sz w:val="24"/>
          <w:szCs w:val="24"/>
        </w:rPr>
        <w:t>1</w:t>
      </w:r>
      <w:r w:rsidR="56AC9657">
        <w:rPr>
          <w:sz w:val="24"/>
          <w:szCs w:val="24"/>
        </w:rPr>
        <w:t>7.</w:t>
      </w:r>
      <w:r w:rsidR="00E53557">
        <w:rPr>
          <w:sz w:val="24"/>
          <w:szCs w:val="24"/>
        </w:rPr>
        <w:t>3</w:t>
      </w:r>
      <w:r w:rsidRPr="7C995945" w:rsidR="3215AA1C">
        <w:rPr>
          <w:sz w:val="24"/>
          <w:szCs w:val="24"/>
        </w:rPr>
        <w:t xml:space="preserve"> </w:t>
      </w:r>
      <w:r w:rsidRPr="00CF16A5">
        <w:rPr>
          <w:sz w:val="24"/>
          <w:szCs w:val="24"/>
        </w:rPr>
        <w:t>percentage point increase in</w:t>
      </w:r>
      <w:r w:rsidR="7ECF0BFA">
        <w:rPr>
          <w:sz w:val="24"/>
          <w:szCs w:val="24"/>
        </w:rPr>
        <w:t xml:space="preserve"> municipal</w:t>
      </w:r>
      <w:r w:rsidRPr="00CF16A5">
        <w:rPr>
          <w:sz w:val="24"/>
          <w:szCs w:val="24"/>
        </w:rPr>
        <w:t xml:space="preserve"> recycling rate by 2035. </w:t>
      </w:r>
      <w:r w:rsidR="7DF9CD66">
        <w:rPr>
          <w:sz w:val="24"/>
          <w:szCs w:val="24"/>
        </w:rPr>
        <w:t xml:space="preserve">Our central estimate is </w:t>
      </w:r>
      <w:r w:rsidR="00C76361">
        <w:rPr>
          <w:sz w:val="24"/>
          <w:szCs w:val="24"/>
        </w:rPr>
        <w:t xml:space="preserve">a </w:t>
      </w:r>
      <w:r w:rsidR="56AC9657">
        <w:rPr>
          <w:sz w:val="24"/>
          <w:szCs w:val="24"/>
        </w:rPr>
        <w:t>13.</w:t>
      </w:r>
      <w:r w:rsidR="00E53557">
        <w:rPr>
          <w:sz w:val="24"/>
          <w:szCs w:val="24"/>
        </w:rPr>
        <w:t>6</w:t>
      </w:r>
      <w:r w:rsidRPr="7C995945" w:rsidR="3215AA1C">
        <w:rPr>
          <w:sz w:val="24"/>
          <w:szCs w:val="24"/>
        </w:rPr>
        <w:t xml:space="preserve"> </w:t>
      </w:r>
      <w:r w:rsidR="7DF9CD66">
        <w:rPr>
          <w:sz w:val="24"/>
          <w:szCs w:val="24"/>
        </w:rPr>
        <w:t xml:space="preserve">percentage point increase, meaning an increase in recycling rate from </w:t>
      </w:r>
      <w:r w:rsidR="56AC9657">
        <w:rPr>
          <w:sz w:val="24"/>
          <w:szCs w:val="24"/>
        </w:rPr>
        <w:t>42.3</w:t>
      </w:r>
      <w:r w:rsidR="7DF9CD66">
        <w:rPr>
          <w:sz w:val="24"/>
          <w:szCs w:val="24"/>
        </w:rPr>
        <w:t xml:space="preserve">% to </w:t>
      </w:r>
      <w:r w:rsidR="56AC9657">
        <w:rPr>
          <w:sz w:val="24"/>
          <w:szCs w:val="24"/>
        </w:rPr>
        <w:t>5</w:t>
      </w:r>
      <w:r w:rsidR="00E53557">
        <w:rPr>
          <w:sz w:val="24"/>
          <w:szCs w:val="24"/>
        </w:rPr>
        <w:t>5</w:t>
      </w:r>
      <w:r w:rsidR="56AC9657">
        <w:rPr>
          <w:sz w:val="24"/>
          <w:szCs w:val="24"/>
        </w:rPr>
        <w:t>.</w:t>
      </w:r>
      <w:r w:rsidR="00E53557">
        <w:rPr>
          <w:sz w:val="24"/>
          <w:szCs w:val="24"/>
        </w:rPr>
        <w:t>9</w:t>
      </w:r>
      <w:r w:rsidR="7DF9CD66">
        <w:rPr>
          <w:sz w:val="24"/>
          <w:szCs w:val="24"/>
        </w:rPr>
        <w:t>% by 2035.</w:t>
      </w:r>
      <w:r w:rsidRPr="00CF16A5">
        <w:rPr>
          <w:sz w:val="24"/>
          <w:szCs w:val="24"/>
        </w:rPr>
        <w:t xml:space="preserve"> </w:t>
      </w:r>
      <w:bookmarkStart w:name="_Hlk92994250" w:id="47"/>
    </w:p>
    <w:p w:rsidRPr="00B81722" w:rsidR="0081667B" w:rsidP="00B81722" w:rsidRDefault="0E4DC5A2" w14:paraId="638B6A14" w14:textId="6EAB7FDD">
      <w:pPr>
        <w:pStyle w:val="EBBodyPara"/>
        <w:numPr>
          <w:ilvl w:val="0"/>
          <w:numId w:val="9"/>
        </w:numPr>
        <w:autoSpaceDE w:val="0"/>
        <w:autoSpaceDN w:val="0"/>
        <w:adjustRightInd w:val="0"/>
        <w:spacing w:line="276" w:lineRule="auto"/>
        <w:jc w:val="both"/>
        <w:rPr>
          <w:rFonts w:eastAsia="Arial"/>
          <w:color w:val="000000" w:themeColor="text1"/>
        </w:rPr>
      </w:pPr>
      <w:r w:rsidRPr="00A677AC">
        <w:rPr>
          <w:rFonts w:eastAsia="Arial"/>
          <w:color w:val="000000" w:themeColor="text1"/>
          <w:sz w:val="24"/>
          <w:szCs w:val="24"/>
        </w:rPr>
        <w:t>As part of this impact assessment, we have considered two mitigation options for micro</w:t>
      </w:r>
      <w:r w:rsidR="004F1802">
        <w:rPr>
          <w:rFonts w:eastAsia="Arial"/>
          <w:color w:val="000000" w:themeColor="text1"/>
          <w:sz w:val="24"/>
          <w:szCs w:val="24"/>
        </w:rPr>
        <w:t xml:space="preserve"> </w:t>
      </w:r>
      <w:r w:rsidRPr="00A677AC">
        <w:rPr>
          <w:rFonts w:eastAsia="Arial"/>
          <w:color w:val="000000" w:themeColor="text1"/>
          <w:sz w:val="24"/>
          <w:szCs w:val="24"/>
        </w:rPr>
        <w:t>firms</w:t>
      </w:r>
      <w:r w:rsidRPr="00A677AC">
        <w:rPr>
          <w:sz w:val="24"/>
          <w:szCs w:val="24"/>
        </w:rPr>
        <w:t xml:space="preserve"> that exempt micro firms or allow them additional implementation time to make required changes. Given that the inclusion of micro firms increases our NHM recycling rates by 9.3 percentage points as well as increase</w:t>
      </w:r>
      <w:r w:rsidR="00531A8C">
        <w:rPr>
          <w:sz w:val="24"/>
          <w:szCs w:val="24"/>
        </w:rPr>
        <w:t>s</w:t>
      </w:r>
      <w:r w:rsidRPr="00A677AC">
        <w:rPr>
          <w:sz w:val="24"/>
          <w:szCs w:val="24"/>
        </w:rPr>
        <w:t xml:space="preserve"> our carbon savings by </w:t>
      </w:r>
      <w:r w:rsidRPr="007A3A3E">
        <w:rPr>
          <w:sz w:val="24"/>
          <w:szCs w:val="24"/>
        </w:rPr>
        <w:t>£</w:t>
      </w:r>
      <w:r w:rsidRPr="00723864" w:rsidR="415ED1B3">
        <w:rPr>
          <w:sz w:val="24"/>
          <w:szCs w:val="24"/>
        </w:rPr>
        <w:t>3</w:t>
      </w:r>
      <w:r w:rsidRPr="007A3A3E">
        <w:rPr>
          <w:sz w:val="24"/>
          <w:szCs w:val="24"/>
        </w:rPr>
        <w:t>.</w:t>
      </w:r>
      <w:r w:rsidR="004B4906">
        <w:rPr>
          <w:sz w:val="24"/>
          <w:szCs w:val="24"/>
        </w:rPr>
        <w:t>1</w:t>
      </w:r>
      <w:r w:rsidRPr="007A3A3E">
        <w:rPr>
          <w:sz w:val="24"/>
          <w:szCs w:val="24"/>
        </w:rPr>
        <w:t>-</w:t>
      </w:r>
      <w:r w:rsidRPr="00723864" w:rsidR="415ED1B3">
        <w:rPr>
          <w:sz w:val="24"/>
          <w:szCs w:val="24"/>
        </w:rPr>
        <w:t>3</w:t>
      </w:r>
      <w:r w:rsidRPr="007A3A3E">
        <w:rPr>
          <w:sz w:val="24"/>
          <w:szCs w:val="24"/>
        </w:rPr>
        <w:t>.</w:t>
      </w:r>
      <w:r w:rsidR="00C7231C">
        <w:rPr>
          <w:sz w:val="24"/>
          <w:szCs w:val="24"/>
        </w:rPr>
        <w:t>2</w:t>
      </w:r>
      <w:r w:rsidRPr="007A3A3E">
        <w:rPr>
          <w:sz w:val="24"/>
          <w:szCs w:val="24"/>
        </w:rPr>
        <w:t>bn</w:t>
      </w:r>
      <w:r w:rsidRPr="00A677AC" w:rsidR="0081667B">
        <w:rPr>
          <w:rStyle w:val="FootnoteReference"/>
          <w:rFonts w:cs="Arial"/>
          <w:sz w:val="24"/>
          <w:szCs w:val="24"/>
        </w:rPr>
        <w:footnoteReference w:id="25"/>
      </w:r>
      <w:r w:rsidRPr="00A677AC" w:rsidR="7ECF0BFA">
        <w:rPr>
          <w:sz w:val="24"/>
          <w:szCs w:val="24"/>
        </w:rPr>
        <w:t>,</w:t>
      </w:r>
      <w:r w:rsidRPr="00A677AC">
        <w:rPr>
          <w:sz w:val="24"/>
          <w:szCs w:val="24"/>
        </w:rPr>
        <w:t xml:space="preserve"> our preferred option is 2nhm. </w:t>
      </w:r>
      <w:r w:rsidRPr="00B81722">
        <w:rPr>
          <w:sz w:val="24"/>
          <w:szCs w:val="24"/>
        </w:rPr>
        <w:t>Since micro</w:t>
      </w:r>
      <w:r w:rsidR="004F1802">
        <w:rPr>
          <w:sz w:val="24"/>
          <w:szCs w:val="24"/>
        </w:rPr>
        <w:t xml:space="preserve"> </w:t>
      </w:r>
      <w:r w:rsidRPr="00B81722">
        <w:rPr>
          <w:sz w:val="24"/>
          <w:szCs w:val="24"/>
        </w:rPr>
        <w:t>firms produce</w:t>
      </w:r>
      <w:r w:rsidRPr="007E3A7F">
        <w:rPr>
          <w:sz w:val="24"/>
          <w:szCs w:val="24"/>
        </w:rPr>
        <w:t xml:space="preserve"> nearly 30%</w:t>
      </w:r>
      <w:r w:rsidRPr="00B81722">
        <w:rPr>
          <w:sz w:val="24"/>
          <w:szCs w:val="24"/>
        </w:rPr>
        <w:t xml:space="preserve"> of the total non-household municipal </w:t>
      </w:r>
      <w:r w:rsidRPr="00B81722">
        <w:rPr>
          <w:sz w:val="24"/>
          <w:szCs w:val="24"/>
        </w:rPr>
        <w:t>waste, including them in the new requirements</w:t>
      </w:r>
      <w:r w:rsidRPr="00114B76">
        <w:rPr>
          <w:sz w:val="24"/>
          <w:szCs w:val="24"/>
        </w:rPr>
        <w:t xml:space="preserve">, also helps divert increased amounts of biodegradable materials (e.g., food waste, paper and cardboard) away from landfill. This is in line with our overall Net Zero strategy commitment </w:t>
      </w:r>
      <w:r w:rsidRPr="00B81722">
        <w:rPr>
          <w:sz w:val="24"/>
          <w:szCs w:val="24"/>
        </w:rPr>
        <w:t xml:space="preserve">to explore policies to </w:t>
      </w:r>
      <w:r w:rsidRPr="007E3A7F">
        <w:rPr>
          <w:sz w:val="24"/>
          <w:szCs w:val="24"/>
        </w:rPr>
        <w:t>work towards the near elimination of biodegradable municipal waste to landfill by 2028</w:t>
      </w:r>
      <w:r w:rsidRPr="1A464670">
        <w:rPr>
          <w:sz w:val="24"/>
          <w:szCs w:val="24"/>
        </w:rPr>
        <w:t>.</w:t>
      </w:r>
    </w:p>
    <w:p w:rsidRPr="00CF16A5" w:rsidR="00CF16A5" w:rsidP="00554C21" w:rsidRDefault="00CF16A5" w14:paraId="71D3F062" w14:textId="3C3CD191">
      <w:pPr>
        <w:pStyle w:val="EBBodyPara"/>
        <w:numPr>
          <w:ilvl w:val="0"/>
          <w:numId w:val="9"/>
        </w:numPr>
        <w:autoSpaceDE w:val="0"/>
        <w:autoSpaceDN w:val="0"/>
        <w:adjustRightInd w:val="0"/>
        <w:spacing w:line="276" w:lineRule="auto"/>
        <w:jc w:val="both"/>
        <w:rPr>
          <w:color w:val="000000" w:themeColor="text1"/>
          <w:sz w:val="24"/>
          <w:szCs w:val="24"/>
        </w:rPr>
      </w:pPr>
      <w:r w:rsidRPr="00CF16A5">
        <w:rPr>
          <w:sz w:val="24"/>
          <w:szCs w:val="24"/>
        </w:rPr>
        <w:t xml:space="preserve">Concerning garden waste collections, we have considered value for money of using public expenditure. Additional environmental benefits (e.g., carbon saving) did not provide a strong enough economic case to fund </w:t>
      </w:r>
      <w:bookmarkEnd w:id="47"/>
      <w:r w:rsidR="00363323">
        <w:rPr>
          <w:sz w:val="24"/>
          <w:szCs w:val="24"/>
        </w:rPr>
        <w:t>a free</w:t>
      </w:r>
      <w:r w:rsidRPr="00CF16A5" w:rsidR="00363323">
        <w:rPr>
          <w:sz w:val="24"/>
          <w:szCs w:val="24"/>
        </w:rPr>
        <w:t xml:space="preserve"> </w:t>
      </w:r>
      <w:r w:rsidRPr="00CF16A5">
        <w:rPr>
          <w:sz w:val="24"/>
          <w:szCs w:val="24"/>
        </w:rPr>
        <w:t>service</w:t>
      </w:r>
      <w:r w:rsidR="00363323">
        <w:rPr>
          <w:sz w:val="24"/>
          <w:szCs w:val="24"/>
        </w:rPr>
        <w:t xml:space="preserve"> and so instead </w:t>
      </w:r>
      <w:r w:rsidR="008D303D">
        <w:rPr>
          <w:sz w:val="24"/>
          <w:szCs w:val="24"/>
        </w:rPr>
        <w:t>l</w:t>
      </w:r>
      <w:r w:rsidR="00C63402">
        <w:rPr>
          <w:sz w:val="24"/>
          <w:szCs w:val="24"/>
        </w:rPr>
        <w:t xml:space="preserve">ocal </w:t>
      </w:r>
      <w:r w:rsidR="008D303D">
        <w:rPr>
          <w:sz w:val="24"/>
          <w:szCs w:val="24"/>
        </w:rPr>
        <w:t>a</w:t>
      </w:r>
      <w:r w:rsidR="00C63402">
        <w:rPr>
          <w:sz w:val="24"/>
          <w:szCs w:val="24"/>
        </w:rPr>
        <w:t>uthoritie</w:t>
      </w:r>
      <w:r w:rsidR="00363323">
        <w:rPr>
          <w:sz w:val="24"/>
          <w:szCs w:val="24"/>
        </w:rPr>
        <w:t xml:space="preserve">s can </w:t>
      </w:r>
      <w:r w:rsidR="00E90351">
        <w:rPr>
          <w:sz w:val="24"/>
          <w:szCs w:val="24"/>
        </w:rPr>
        <w:t xml:space="preserve">continue to </w:t>
      </w:r>
      <w:r w:rsidR="00363323">
        <w:rPr>
          <w:sz w:val="24"/>
          <w:szCs w:val="24"/>
        </w:rPr>
        <w:t>charge for garden waste collections</w:t>
      </w:r>
      <w:r w:rsidRPr="00CF16A5">
        <w:rPr>
          <w:sz w:val="24"/>
          <w:szCs w:val="24"/>
        </w:rPr>
        <w:t xml:space="preserve">. </w:t>
      </w:r>
    </w:p>
    <w:p w:rsidRPr="00CF16A5" w:rsidR="00CF16A5" w:rsidP="00CF16A5" w:rsidRDefault="00CF16A5" w14:paraId="6AB9D7B6" w14:textId="77777777">
      <w:pPr>
        <w:pStyle w:val="EBBodyPara"/>
        <w:rPr>
          <w:b/>
          <w:sz w:val="24"/>
          <w:szCs w:val="24"/>
        </w:rPr>
      </w:pPr>
      <w:r w:rsidRPr="00CF16A5">
        <w:rPr>
          <w:b/>
          <w:sz w:val="24"/>
          <w:szCs w:val="24"/>
        </w:rPr>
        <w:t xml:space="preserve">Summary of key changes made to this IA following the 2021 consultation </w:t>
      </w:r>
    </w:p>
    <w:p w:rsidRPr="00CF16A5" w:rsidR="00CF16A5" w:rsidP="00CF16A5" w:rsidRDefault="00CF16A5" w14:paraId="7695418C" w14:textId="77777777">
      <w:pPr>
        <w:pStyle w:val="EBBodyPara"/>
        <w:jc w:val="both"/>
        <w:rPr>
          <w:sz w:val="24"/>
          <w:szCs w:val="24"/>
        </w:rPr>
      </w:pPr>
      <w:r w:rsidRPr="00CF16A5">
        <w:rPr>
          <w:sz w:val="24"/>
          <w:szCs w:val="24"/>
        </w:rPr>
        <w:t xml:space="preserve">We have made the following changes in this impact assessment: </w:t>
      </w:r>
    </w:p>
    <w:p w:rsidRPr="00836E2D" w:rsidR="007A2DAB" w:rsidP="00554C21" w:rsidRDefault="007A2DAB" w14:paraId="62B79411" w14:textId="3EDD0F4A">
      <w:pPr>
        <w:pStyle w:val="ListParagraph"/>
        <w:numPr>
          <w:ilvl w:val="0"/>
          <w:numId w:val="10"/>
        </w:numPr>
        <w:spacing w:after="160" w:line="259" w:lineRule="auto"/>
        <w:jc w:val="both"/>
        <w:rPr>
          <w:rFonts w:cs="Arial"/>
        </w:rPr>
      </w:pPr>
      <w:r>
        <w:rPr>
          <w:rFonts w:cs="Arial"/>
        </w:rPr>
        <w:t xml:space="preserve">We have updated our approach to estimating the municipal recycling rate. To reflect uncertainty around this estimate, we also present </w:t>
      </w:r>
      <w:r w:rsidR="00836E2D">
        <w:rPr>
          <w:rFonts w:cs="Arial"/>
        </w:rPr>
        <w:t xml:space="preserve">a </w:t>
      </w:r>
      <w:r>
        <w:rPr>
          <w:rFonts w:cs="Arial"/>
        </w:rPr>
        <w:t>low and high estimate</w:t>
      </w:r>
      <w:r w:rsidR="00836E2D">
        <w:rPr>
          <w:rFonts w:cs="Arial"/>
        </w:rPr>
        <w:t xml:space="preserve"> for each option in addition to a central estimate.</w:t>
      </w:r>
      <w:r>
        <w:rPr>
          <w:rFonts w:cs="Arial"/>
        </w:rPr>
        <w:t xml:space="preserve"> The central estimate</w:t>
      </w:r>
      <w:r w:rsidR="00836E2D">
        <w:rPr>
          <w:rFonts w:cs="Arial"/>
        </w:rPr>
        <w:t xml:space="preserve">(s) is lower </w:t>
      </w:r>
      <w:r>
        <w:rPr>
          <w:rFonts w:cs="Arial"/>
        </w:rPr>
        <w:t xml:space="preserve">compared to the previous consultation impact </w:t>
      </w:r>
      <w:r w:rsidR="00836E2D">
        <w:rPr>
          <w:rFonts w:cs="Arial"/>
        </w:rPr>
        <w:t>assessment</w:t>
      </w:r>
      <w:r>
        <w:rPr>
          <w:rFonts w:cs="Arial"/>
        </w:rPr>
        <w:t>. This is mainly driven by changes concerning assumption</w:t>
      </w:r>
      <w:r w:rsidR="00836E2D">
        <w:rPr>
          <w:rFonts w:cs="Arial"/>
        </w:rPr>
        <w:t>s</w:t>
      </w:r>
      <w:r>
        <w:rPr>
          <w:rFonts w:cs="Arial"/>
        </w:rPr>
        <w:t xml:space="preserve"> on garden waste and process losses from the recyclable materials collected from the NHM sector</w:t>
      </w:r>
      <w:r w:rsidR="00836E2D">
        <w:rPr>
          <w:rFonts w:cs="Arial"/>
        </w:rPr>
        <w:t>.</w:t>
      </w:r>
    </w:p>
    <w:p w:rsidRPr="00CF16A5" w:rsidR="00CF16A5" w:rsidP="00554C21" w:rsidRDefault="3CCB3EB1" w14:paraId="57008F4B" w14:textId="7AC365BD">
      <w:pPr>
        <w:pStyle w:val="ListParagraph"/>
        <w:numPr>
          <w:ilvl w:val="0"/>
          <w:numId w:val="10"/>
        </w:numPr>
        <w:spacing w:after="160" w:line="259" w:lineRule="auto"/>
        <w:jc w:val="both"/>
        <w:rPr>
          <w:rFonts w:cs="Arial"/>
        </w:rPr>
      </w:pPr>
      <w:r w:rsidRPr="00CF16A5">
        <w:rPr>
          <w:rFonts w:eastAsia="Calibri" w:cs="Arial"/>
        </w:rPr>
        <w:t>We have updated our analysis with the latest DRS</w:t>
      </w:r>
      <w:r w:rsidRPr="00E8462D" w:rsidR="00CF16A5">
        <w:rPr>
          <w:rStyle w:val="FootnoteReference"/>
          <w:rFonts w:cs="Arial"/>
          <w:sz w:val="24"/>
        </w:rPr>
        <w:footnoteReference w:id="26"/>
      </w:r>
      <w:r w:rsidRPr="00CF16A5">
        <w:rPr>
          <w:rFonts w:eastAsia="Calibri" w:cs="Arial"/>
        </w:rPr>
        <w:t xml:space="preserve"> preferred option, which is </w:t>
      </w:r>
      <w:r w:rsidR="00545464">
        <w:rPr>
          <w:rFonts w:eastAsia="Calibri" w:cs="Arial"/>
        </w:rPr>
        <w:t xml:space="preserve">an </w:t>
      </w:r>
      <w:r w:rsidRPr="00CF16A5">
        <w:rPr>
          <w:rFonts w:eastAsia="Calibri" w:cs="Arial"/>
        </w:rPr>
        <w:t>‘All-in no glass’ scheme. This is because we include the DRS effect as part of our baseline</w:t>
      </w:r>
      <w:r w:rsidR="74BE2470">
        <w:rPr>
          <w:rFonts w:eastAsia="Calibri" w:cs="Arial"/>
        </w:rPr>
        <w:t xml:space="preserve"> </w:t>
      </w:r>
      <w:r w:rsidR="00157967">
        <w:rPr>
          <w:rFonts w:eastAsia="Calibri" w:cs="Arial"/>
        </w:rPr>
        <w:t xml:space="preserve">as </w:t>
      </w:r>
      <w:r w:rsidR="74BE2470">
        <w:rPr>
          <w:rFonts w:eastAsia="Calibri" w:cs="Arial"/>
        </w:rPr>
        <w:t xml:space="preserve">it removes materials </w:t>
      </w:r>
      <w:r w:rsidR="19CCBC65">
        <w:rPr>
          <w:rFonts w:eastAsia="Calibri" w:cs="Arial"/>
        </w:rPr>
        <w:t>that would otherwise have been collected at kerbside</w:t>
      </w:r>
      <w:r w:rsidRPr="00CF16A5">
        <w:rPr>
          <w:rFonts w:eastAsia="Calibri" w:cs="Arial"/>
        </w:rPr>
        <w:t>.</w:t>
      </w:r>
    </w:p>
    <w:p w:rsidRPr="00CF16A5" w:rsidR="00CF16A5" w:rsidP="00554C21" w:rsidRDefault="00CF16A5" w14:paraId="4B861EC4" w14:textId="3953C67D">
      <w:pPr>
        <w:pStyle w:val="ListParagraph"/>
        <w:numPr>
          <w:ilvl w:val="0"/>
          <w:numId w:val="10"/>
        </w:numPr>
        <w:spacing w:after="160" w:line="259" w:lineRule="auto"/>
        <w:jc w:val="both"/>
        <w:rPr>
          <w:rFonts w:cs="Arial"/>
        </w:rPr>
      </w:pPr>
      <w:r w:rsidRPr="00CF16A5">
        <w:rPr>
          <w:rFonts w:cs="Arial"/>
        </w:rPr>
        <w:t xml:space="preserve">We continue to adjust both household options to include the DRS impact on </w:t>
      </w:r>
      <w:r w:rsidR="008D303D">
        <w:rPr>
          <w:rFonts w:cs="Arial"/>
        </w:rPr>
        <w:t>l</w:t>
      </w:r>
      <w:r w:rsidRPr="00CF16A5">
        <w:rPr>
          <w:rFonts w:cs="Arial"/>
        </w:rPr>
        <w:t xml:space="preserve">ocal </w:t>
      </w:r>
      <w:r w:rsidR="008D303D">
        <w:rPr>
          <w:rFonts w:cs="Arial"/>
        </w:rPr>
        <w:t>a</w:t>
      </w:r>
      <w:r w:rsidRPr="00CF16A5">
        <w:rPr>
          <w:rFonts w:cs="Arial"/>
        </w:rPr>
        <w:t xml:space="preserve">uthorities. We have modelled the changes in waste management costs due to the DRS in both the baseline and policy-related options. </w:t>
      </w:r>
      <w:bookmarkStart w:name="_Hlk100082563" w:id="48"/>
      <w:r w:rsidRPr="00CF16A5">
        <w:rPr>
          <w:rFonts w:cs="Arial"/>
        </w:rPr>
        <w:t xml:space="preserve">The net change in costs </w:t>
      </w:r>
      <w:r w:rsidR="007413EA">
        <w:rPr>
          <w:rFonts w:cs="Arial"/>
        </w:rPr>
        <w:t>(</w:t>
      </w:r>
      <w:r w:rsidR="00896EC9">
        <w:rPr>
          <w:rFonts w:cs="Arial"/>
        </w:rPr>
        <w:t>i.e.</w:t>
      </w:r>
      <w:r w:rsidR="00A831AF">
        <w:rPr>
          <w:rFonts w:cs="Arial"/>
        </w:rPr>
        <w:t>,</w:t>
      </w:r>
      <w:r w:rsidR="00896EC9">
        <w:rPr>
          <w:rFonts w:cs="Arial"/>
        </w:rPr>
        <w:t xml:space="preserve"> DRS net effect) is the difference in DRS-specific costs between</w:t>
      </w:r>
      <w:r w:rsidR="007413EA">
        <w:rPr>
          <w:rFonts w:cs="Arial"/>
        </w:rPr>
        <w:t xml:space="preserve"> the baseline</w:t>
      </w:r>
      <w:r w:rsidR="00896EC9">
        <w:rPr>
          <w:rFonts w:cs="Arial"/>
        </w:rPr>
        <w:t xml:space="preserve"> and policy related options </w:t>
      </w:r>
      <w:r w:rsidR="00BC216B">
        <w:rPr>
          <w:rFonts w:cs="Arial"/>
        </w:rPr>
        <w:t>and has</w:t>
      </w:r>
      <w:r w:rsidRPr="00CF16A5">
        <w:rPr>
          <w:rFonts w:cs="Arial"/>
        </w:rPr>
        <w:t xml:space="preserve"> been included in the overall NPV calculations. </w:t>
      </w:r>
    </w:p>
    <w:bookmarkEnd w:id="48"/>
    <w:p w:rsidRPr="00CF16A5" w:rsidR="00CF16A5" w:rsidP="00554C21" w:rsidRDefault="00CF16A5" w14:paraId="73571BF8" w14:textId="4DD788BD">
      <w:pPr>
        <w:pStyle w:val="ListParagraph"/>
        <w:numPr>
          <w:ilvl w:val="0"/>
          <w:numId w:val="10"/>
        </w:numPr>
        <w:spacing w:after="160" w:line="259" w:lineRule="auto"/>
        <w:jc w:val="both"/>
        <w:rPr>
          <w:rFonts w:cs="Arial"/>
        </w:rPr>
      </w:pPr>
      <w:r w:rsidRPr="00CF16A5">
        <w:rPr>
          <w:rFonts w:cs="Arial"/>
        </w:rPr>
        <w:t xml:space="preserve">The DRS net effect for the NHM sector has also been included in the overall NPV calculations. There is uncertainty around </w:t>
      </w:r>
      <w:r w:rsidR="002401B0">
        <w:rPr>
          <w:rFonts w:cs="Arial"/>
        </w:rPr>
        <w:t xml:space="preserve">the </w:t>
      </w:r>
      <w:r w:rsidRPr="00CF16A5">
        <w:rPr>
          <w:rFonts w:cs="Arial"/>
        </w:rPr>
        <w:t>DRS</w:t>
      </w:r>
      <w:r w:rsidR="002401B0">
        <w:rPr>
          <w:rFonts w:cs="Arial"/>
        </w:rPr>
        <w:t>’</w:t>
      </w:r>
      <w:r w:rsidRPr="00CF16A5">
        <w:rPr>
          <w:rFonts w:cs="Arial"/>
        </w:rPr>
        <w:t xml:space="preserve"> impact on the business collection costs. As such, we include some sensitivity analysis on this too. </w:t>
      </w:r>
    </w:p>
    <w:p w:rsidRPr="00CF16A5" w:rsidR="00CF16A5" w:rsidP="00554C21" w:rsidRDefault="3CCB3EB1" w14:paraId="6FD8DFF8" w14:textId="07320099">
      <w:pPr>
        <w:pStyle w:val="ListParagraph"/>
        <w:numPr>
          <w:ilvl w:val="0"/>
          <w:numId w:val="10"/>
        </w:numPr>
        <w:spacing w:after="160" w:line="259" w:lineRule="auto"/>
        <w:jc w:val="both"/>
        <w:rPr>
          <w:rFonts w:cs="Arial"/>
        </w:rPr>
      </w:pPr>
      <w:r w:rsidRPr="00CF16A5">
        <w:rPr>
          <w:rFonts w:cs="Arial"/>
        </w:rPr>
        <w:t xml:space="preserve">There has been consideration of how our policy on </w:t>
      </w:r>
      <w:r w:rsidR="00F952D1">
        <w:rPr>
          <w:rFonts w:cs="Arial"/>
        </w:rPr>
        <w:t>Simpler Recycling</w:t>
      </w:r>
      <w:r w:rsidRPr="00CF16A5">
        <w:rPr>
          <w:rFonts w:cs="Arial"/>
        </w:rPr>
        <w:t xml:space="preserve"> will interact with </w:t>
      </w:r>
      <w:r w:rsidRPr="7C995945" w:rsidR="22887B43">
        <w:rPr>
          <w:rFonts w:cs="Arial"/>
        </w:rPr>
        <w:t>H</w:t>
      </w:r>
      <w:r w:rsidR="006C51BD">
        <w:rPr>
          <w:rFonts w:cs="Arial"/>
        </w:rPr>
        <w:t>is Majesty’s Government’s (H</w:t>
      </w:r>
      <w:r w:rsidRPr="7C995945" w:rsidR="22887B43">
        <w:rPr>
          <w:rFonts w:cs="Arial"/>
        </w:rPr>
        <w:t>MG</w:t>
      </w:r>
      <w:r w:rsidR="006C51BD">
        <w:rPr>
          <w:rFonts w:cs="Arial"/>
        </w:rPr>
        <w:t>)</w:t>
      </w:r>
      <w:r w:rsidRPr="7C995945" w:rsidR="22887B43">
        <w:rPr>
          <w:rFonts w:cs="Arial"/>
        </w:rPr>
        <w:t xml:space="preserve"> </w:t>
      </w:r>
      <w:r w:rsidRPr="00CF16A5">
        <w:rPr>
          <w:rFonts w:cs="Arial"/>
        </w:rPr>
        <w:t>Green Gas Support Scheme (GGSS)</w:t>
      </w:r>
      <w:r w:rsidRPr="00E8462D" w:rsidR="00CF16A5">
        <w:rPr>
          <w:rStyle w:val="FootnoteReference"/>
          <w:rFonts w:cs="Arial"/>
          <w:sz w:val="24"/>
        </w:rPr>
        <w:footnoteReference w:id="27"/>
      </w:r>
      <w:r w:rsidRPr="7C995945" w:rsidR="2394C278">
        <w:rPr>
          <w:rFonts w:cs="Arial"/>
        </w:rPr>
        <w:t xml:space="preserve"> initiative</w:t>
      </w:r>
      <w:r w:rsidRPr="00CF16A5">
        <w:rPr>
          <w:rFonts w:cs="Arial"/>
        </w:rPr>
        <w:t xml:space="preserve">. This relates to the supply of separately collected food waste as a feedstock for </w:t>
      </w:r>
      <w:r w:rsidR="006C51BD">
        <w:rPr>
          <w:rFonts w:cs="Arial"/>
        </w:rPr>
        <w:t>anaerobic digestion (</w:t>
      </w:r>
      <w:r w:rsidRPr="00CF16A5">
        <w:rPr>
          <w:rFonts w:cs="Arial"/>
        </w:rPr>
        <w:t>AD</w:t>
      </w:r>
      <w:r w:rsidR="006C51BD">
        <w:rPr>
          <w:rFonts w:cs="Arial"/>
        </w:rPr>
        <w:t>)</w:t>
      </w:r>
      <w:r w:rsidRPr="00CF16A5">
        <w:rPr>
          <w:rFonts w:cs="Arial"/>
        </w:rPr>
        <w:t>. There is some uncertainty on the relative contribution of both policies from diverting food waste from landfill and/or other destinations to AD plants. For modelling purposes, we ensured that there is no double counting concerning the costs and benefits of both policies.</w:t>
      </w:r>
    </w:p>
    <w:p w:rsidRPr="00CF16A5" w:rsidR="00CF16A5" w:rsidP="00554C21" w:rsidRDefault="3CCB3EB1" w14:paraId="6E151611" w14:textId="402EACE8">
      <w:pPr>
        <w:pStyle w:val="ListParagraph"/>
        <w:numPr>
          <w:ilvl w:val="0"/>
          <w:numId w:val="10"/>
        </w:numPr>
        <w:spacing w:after="160" w:line="259" w:lineRule="auto"/>
        <w:jc w:val="both"/>
        <w:rPr>
          <w:rFonts w:cs="Arial"/>
        </w:rPr>
      </w:pPr>
      <w:r w:rsidRPr="00CF16A5">
        <w:rPr>
          <w:rFonts w:cs="Arial"/>
        </w:rPr>
        <w:t xml:space="preserve">Due to the interactions between policies, the social net present value (SNPV) and carbon savings reported in this impact assessment should be considered jointly with the SNPV and carbon savings reported in the final stage impact assessment for </w:t>
      </w:r>
      <w:r w:rsidRPr="7C995945" w:rsidR="22887B43">
        <w:rPr>
          <w:rFonts w:cs="Arial"/>
        </w:rPr>
        <w:t>HMG’s</w:t>
      </w:r>
      <w:r w:rsidRPr="7C995945" w:rsidR="720082FE">
        <w:rPr>
          <w:rFonts w:cs="Arial"/>
        </w:rPr>
        <w:t xml:space="preserve"> </w:t>
      </w:r>
      <w:r w:rsidRPr="00CF16A5">
        <w:rPr>
          <w:rFonts w:cs="Arial"/>
        </w:rPr>
        <w:t>GGSS</w:t>
      </w:r>
      <w:r w:rsidRPr="00E8462D" w:rsidR="00CF16A5">
        <w:rPr>
          <w:rStyle w:val="FootnoteReference"/>
          <w:rFonts w:cs="Arial"/>
          <w:sz w:val="24"/>
        </w:rPr>
        <w:footnoteReference w:id="28"/>
      </w:r>
      <w:r w:rsidRPr="00CF16A5">
        <w:rPr>
          <w:rFonts w:cs="Arial"/>
        </w:rPr>
        <w:t>.</w:t>
      </w:r>
    </w:p>
    <w:p w:rsidRPr="00CF16A5" w:rsidR="00CF16A5" w:rsidP="00554C21" w:rsidRDefault="00CF16A5" w14:paraId="39FC7673" w14:textId="30969E9B">
      <w:pPr>
        <w:pStyle w:val="ListParagraph"/>
        <w:numPr>
          <w:ilvl w:val="0"/>
          <w:numId w:val="10"/>
        </w:numPr>
        <w:spacing w:after="160" w:line="259" w:lineRule="auto"/>
        <w:jc w:val="both"/>
        <w:rPr>
          <w:rFonts w:cs="Arial"/>
        </w:rPr>
      </w:pPr>
      <w:r w:rsidRPr="00CF16A5">
        <w:rPr>
          <w:rFonts w:cs="Arial"/>
        </w:rPr>
        <w:t xml:space="preserve">The analysis has been updated to use the latest carbon prices which were updated to reflect the latest changes in international and domestic targets, and a better understanding of new technology costs and </w:t>
      </w:r>
      <w:r w:rsidR="00460357">
        <w:rPr>
          <w:rFonts w:cs="Arial"/>
        </w:rPr>
        <w:t xml:space="preserve">associated </w:t>
      </w:r>
      <w:r w:rsidRPr="00CF16A5">
        <w:rPr>
          <w:rFonts w:cs="Arial"/>
        </w:rPr>
        <w:t>availability to help meet the targets.</w:t>
      </w:r>
    </w:p>
    <w:p w:rsidRPr="00CF16A5" w:rsidR="00CF16A5" w:rsidP="00554C21" w:rsidRDefault="00CF16A5" w14:paraId="2558DF63" w14:textId="01107787">
      <w:pPr>
        <w:pStyle w:val="ListParagraph"/>
        <w:numPr>
          <w:ilvl w:val="0"/>
          <w:numId w:val="10"/>
        </w:numPr>
        <w:spacing w:after="160" w:line="259" w:lineRule="auto"/>
        <w:jc w:val="both"/>
        <w:rPr>
          <w:rFonts w:cs="Arial"/>
        </w:rPr>
      </w:pPr>
      <w:r w:rsidRPr="00CF16A5">
        <w:rPr>
          <w:rFonts w:cs="Arial"/>
        </w:rPr>
        <w:t xml:space="preserve">Given that compliance will be assessed by the Environment Agency, we </w:t>
      </w:r>
      <w:r w:rsidR="002C637B">
        <w:rPr>
          <w:rFonts w:cs="Arial"/>
        </w:rPr>
        <w:t xml:space="preserve">have </w:t>
      </w:r>
      <w:r w:rsidRPr="00CF16A5">
        <w:rPr>
          <w:rFonts w:cs="Arial"/>
        </w:rPr>
        <w:t xml:space="preserve">included both compliance and regulator costs to the regulator. </w:t>
      </w:r>
    </w:p>
    <w:p w:rsidRPr="00CF16A5" w:rsidR="00CF16A5" w:rsidP="00554C21" w:rsidRDefault="006C51BD" w14:paraId="5D7EA8FD" w14:textId="743C565C">
      <w:pPr>
        <w:pStyle w:val="EBBodyPara"/>
        <w:numPr>
          <w:ilvl w:val="0"/>
          <w:numId w:val="7"/>
        </w:numPr>
        <w:rPr>
          <w:sz w:val="24"/>
          <w:szCs w:val="24"/>
        </w:rPr>
      </w:pPr>
      <w:r>
        <w:rPr>
          <w:sz w:val="24"/>
          <w:szCs w:val="24"/>
        </w:rPr>
        <w:t>Household (</w:t>
      </w:r>
      <w:r w:rsidRPr="00CF16A5" w:rsidR="00CF16A5">
        <w:rPr>
          <w:sz w:val="24"/>
          <w:szCs w:val="24"/>
        </w:rPr>
        <w:t>HH</w:t>
      </w:r>
      <w:r>
        <w:rPr>
          <w:sz w:val="24"/>
          <w:szCs w:val="24"/>
        </w:rPr>
        <w:t>)</w:t>
      </w:r>
      <w:r w:rsidRPr="00CF16A5" w:rsidR="00CF16A5">
        <w:rPr>
          <w:sz w:val="24"/>
          <w:szCs w:val="24"/>
        </w:rPr>
        <w:t xml:space="preserve"> specific changes:</w:t>
      </w:r>
    </w:p>
    <w:p w:rsidRPr="00CF16A5" w:rsidR="00CF16A5" w:rsidP="00554C21" w:rsidRDefault="00CF16A5" w14:paraId="5F25CB73" w14:textId="2615E810">
      <w:pPr>
        <w:pStyle w:val="EBBodyPara"/>
        <w:numPr>
          <w:ilvl w:val="1"/>
          <w:numId w:val="7"/>
        </w:numPr>
        <w:jc w:val="both"/>
        <w:rPr>
          <w:sz w:val="24"/>
          <w:szCs w:val="24"/>
        </w:rPr>
      </w:pPr>
      <w:r w:rsidRPr="00CF16A5">
        <w:rPr>
          <w:sz w:val="24"/>
          <w:szCs w:val="24"/>
        </w:rPr>
        <w:t xml:space="preserve">As per </w:t>
      </w:r>
      <w:r w:rsidR="008C4F2B">
        <w:rPr>
          <w:sz w:val="24"/>
          <w:szCs w:val="24"/>
        </w:rPr>
        <w:t xml:space="preserve">the </w:t>
      </w:r>
      <w:r w:rsidRPr="00CF16A5">
        <w:rPr>
          <w:sz w:val="24"/>
          <w:szCs w:val="24"/>
        </w:rPr>
        <w:t xml:space="preserve">previous impact assessment, we have used WRAP’s </w:t>
      </w:r>
      <w:proofErr w:type="spellStart"/>
      <w:r w:rsidRPr="00CF16A5">
        <w:rPr>
          <w:sz w:val="24"/>
          <w:szCs w:val="24"/>
        </w:rPr>
        <w:t>Routemap</w:t>
      </w:r>
      <w:proofErr w:type="spellEnd"/>
      <w:r w:rsidRPr="00CF16A5">
        <w:rPr>
          <w:sz w:val="24"/>
          <w:szCs w:val="24"/>
        </w:rPr>
        <w:t xml:space="preserve"> collection model to present different household recycling scenarios. The model has been updated to include the latest </w:t>
      </w:r>
      <w:r w:rsidR="008D303D">
        <w:rPr>
          <w:sz w:val="24"/>
          <w:szCs w:val="24"/>
        </w:rPr>
        <w:t>l</w:t>
      </w:r>
      <w:r w:rsidRPr="00CF16A5">
        <w:rPr>
          <w:sz w:val="24"/>
          <w:szCs w:val="24"/>
        </w:rPr>
        <w:t xml:space="preserve">ocal </w:t>
      </w:r>
      <w:r w:rsidR="008D303D">
        <w:rPr>
          <w:sz w:val="24"/>
          <w:szCs w:val="24"/>
        </w:rPr>
        <w:t>a</w:t>
      </w:r>
      <w:r w:rsidRPr="00CF16A5">
        <w:rPr>
          <w:sz w:val="24"/>
          <w:szCs w:val="24"/>
        </w:rPr>
        <w:t>uthorities</w:t>
      </w:r>
      <w:r w:rsidR="00BF05DE">
        <w:rPr>
          <w:sz w:val="24"/>
          <w:szCs w:val="24"/>
        </w:rPr>
        <w:t>’</w:t>
      </w:r>
      <w:r w:rsidRPr="00CF16A5">
        <w:rPr>
          <w:sz w:val="24"/>
          <w:szCs w:val="24"/>
        </w:rPr>
        <w:t xml:space="preserve"> collection scheme data. We are now using 2018/19-year data compared to 2017/18.</w:t>
      </w:r>
    </w:p>
    <w:p w:rsidRPr="00CF16A5" w:rsidR="00CF16A5" w:rsidP="00554C21" w:rsidRDefault="00CF16A5" w14:paraId="47FAD6F0" w14:textId="3C0F9744">
      <w:pPr>
        <w:pStyle w:val="EBBodyPara"/>
        <w:numPr>
          <w:ilvl w:val="1"/>
          <w:numId w:val="7"/>
        </w:numPr>
        <w:jc w:val="both"/>
        <w:rPr>
          <w:sz w:val="24"/>
          <w:szCs w:val="24"/>
        </w:rPr>
      </w:pPr>
      <w:r w:rsidRPr="00CF16A5">
        <w:rPr>
          <w:sz w:val="24"/>
          <w:szCs w:val="24"/>
        </w:rPr>
        <w:t xml:space="preserve">The HH analysis is based on ICP3 (indicative cost and performance assessments). The previous analysis was based on ICP2. This also means that we use the 9-part rurality classification for this impact assessment. Previously, we used the six-part rurality classification. </w:t>
      </w:r>
    </w:p>
    <w:p w:rsidRPr="00CF16A5" w:rsidR="00CF16A5" w:rsidP="00554C21" w:rsidRDefault="00CF16A5" w14:paraId="7D149F0F" w14:textId="228325F5">
      <w:pPr>
        <w:pStyle w:val="EBBodyPara"/>
        <w:numPr>
          <w:ilvl w:val="1"/>
          <w:numId w:val="7"/>
        </w:numPr>
        <w:jc w:val="both"/>
        <w:rPr>
          <w:sz w:val="24"/>
          <w:szCs w:val="24"/>
        </w:rPr>
      </w:pPr>
      <w:r w:rsidRPr="00CF16A5">
        <w:rPr>
          <w:sz w:val="24"/>
          <w:szCs w:val="24"/>
        </w:rPr>
        <w:t xml:space="preserve">Based on engagement with stakeholders, we revised our evidence concerning garden waste collections and revised our modelling accordingly. </w:t>
      </w:r>
      <w:r w:rsidR="00777B15">
        <w:rPr>
          <w:sz w:val="24"/>
          <w:szCs w:val="24"/>
        </w:rPr>
        <w:t xml:space="preserve">Updated modelling reflected revised assumptions on the amount of garden waste left in residual </w:t>
      </w:r>
      <w:r w:rsidR="00D40996">
        <w:rPr>
          <w:sz w:val="24"/>
          <w:szCs w:val="24"/>
        </w:rPr>
        <w:t>waste in free vs charged garden waste scenarios.</w:t>
      </w:r>
    </w:p>
    <w:p w:rsidRPr="00CF16A5" w:rsidR="00CF16A5" w:rsidP="00554C21" w:rsidRDefault="00CF16A5" w14:paraId="1B26F58B" w14:textId="1887495B">
      <w:pPr>
        <w:pStyle w:val="EBBodyPara"/>
        <w:numPr>
          <w:ilvl w:val="1"/>
          <w:numId w:val="7"/>
        </w:numPr>
        <w:jc w:val="both"/>
        <w:rPr>
          <w:sz w:val="24"/>
          <w:szCs w:val="24"/>
        </w:rPr>
      </w:pPr>
      <w:r w:rsidRPr="00CF16A5">
        <w:rPr>
          <w:sz w:val="24"/>
          <w:szCs w:val="24"/>
        </w:rPr>
        <w:t xml:space="preserve">Overall, the costs to </w:t>
      </w:r>
      <w:r w:rsidR="008D303D">
        <w:rPr>
          <w:sz w:val="24"/>
          <w:szCs w:val="24"/>
        </w:rPr>
        <w:t>l</w:t>
      </w:r>
      <w:r w:rsidRPr="00CF16A5">
        <w:rPr>
          <w:sz w:val="24"/>
          <w:szCs w:val="24"/>
        </w:rPr>
        <w:t xml:space="preserve">ocal </w:t>
      </w:r>
      <w:r w:rsidR="008D303D">
        <w:rPr>
          <w:sz w:val="24"/>
          <w:szCs w:val="24"/>
        </w:rPr>
        <w:t>a</w:t>
      </w:r>
      <w:r w:rsidRPr="00CF16A5">
        <w:rPr>
          <w:sz w:val="24"/>
          <w:szCs w:val="24"/>
        </w:rPr>
        <w:t>uthorities are greater compared to the previous analysis. This is mainly driven by changes in the assumptions related to the transition period, costs (i.e., ICP2 to ICP3), garden waste and additional materials (added in scope of the policy).</w:t>
      </w:r>
    </w:p>
    <w:p w:rsidRPr="00CF16A5" w:rsidR="00CF16A5" w:rsidP="00554C21" w:rsidRDefault="00CF16A5" w14:paraId="40A688F9" w14:textId="77777777">
      <w:pPr>
        <w:pStyle w:val="EBBodyPara"/>
        <w:numPr>
          <w:ilvl w:val="0"/>
          <w:numId w:val="7"/>
        </w:numPr>
        <w:rPr>
          <w:sz w:val="24"/>
          <w:szCs w:val="24"/>
        </w:rPr>
      </w:pPr>
      <w:r w:rsidRPr="00CF16A5">
        <w:rPr>
          <w:sz w:val="24"/>
          <w:szCs w:val="24"/>
        </w:rPr>
        <w:t>NHM specific changes:</w:t>
      </w:r>
    </w:p>
    <w:p w:rsidRPr="00CF16A5" w:rsidR="00CF16A5" w:rsidP="00554C21" w:rsidRDefault="00CF16A5" w14:paraId="4FE18A21" w14:textId="77777777">
      <w:pPr>
        <w:pStyle w:val="EBBodyPara"/>
        <w:numPr>
          <w:ilvl w:val="1"/>
          <w:numId w:val="7"/>
        </w:numPr>
        <w:jc w:val="both"/>
        <w:rPr>
          <w:sz w:val="24"/>
          <w:szCs w:val="24"/>
        </w:rPr>
      </w:pPr>
      <w:r w:rsidRPr="00CF16A5">
        <w:rPr>
          <w:sz w:val="24"/>
          <w:szCs w:val="24"/>
        </w:rPr>
        <w:t>We engaged with stakeholders to estimate familiarisation costs to businesses (previously non-monetised).</w:t>
      </w:r>
    </w:p>
    <w:p w:rsidRPr="00CF16A5" w:rsidR="00CF16A5" w:rsidP="00554C21" w:rsidRDefault="00CF16A5" w14:paraId="1A7CED61" w14:textId="1C43BC6E">
      <w:pPr>
        <w:pStyle w:val="EBBodyPara"/>
        <w:numPr>
          <w:ilvl w:val="1"/>
          <w:numId w:val="7"/>
        </w:numPr>
        <w:jc w:val="both"/>
        <w:rPr>
          <w:sz w:val="24"/>
          <w:szCs w:val="24"/>
        </w:rPr>
      </w:pPr>
      <w:r w:rsidRPr="00CF16A5">
        <w:rPr>
          <w:sz w:val="24"/>
          <w:szCs w:val="24"/>
        </w:rPr>
        <w:t xml:space="preserve">We updated our central baseline cost in line with the </w:t>
      </w:r>
      <w:r w:rsidRPr="00CF16A5" w:rsidR="00D235E6">
        <w:rPr>
          <w:sz w:val="24"/>
          <w:szCs w:val="24"/>
        </w:rPr>
        <w:t>4</w:t>
      </w:r>
      <w:r w:rsidR="00D235E6">
        <w:rPr>
          <w:sz w:val="24"/>
          <w:szCs w:val="24"/>
        </w:rPr>
        <w:t>3.3</w:t>
      </w:r>
      <w:r w:rsidRPr="00CF16A5">
        <w:rPr>
          <w:sz w:val="24"/>
          <w:szCs w:val="24"/>
        </w:rPr>
        <w:t>% presented recycling rate assumed in the do-nothing scenario. This was based on engagement with WRAP</w:t>
      </w:r>
      <w:r w:rsidR="0008726C">
        <w:rPr>
          <w:sz w:val="24"/>
          <w:szCs w:val="24"/>
        </w:rPr>
        <w:t xml:space="preserve"> and</w:t>
      </w:r>
      <w:r w:rsidRPr="00CF16A5">
        <w:rPr>
          <w:sz w:val="24"/>
          <w:szCs w:val="24"/>
        </w:rPr>
        <w:t xml:space="preserve"> </w:t>
      </w:r>
      <w:r w:rsidR="004A30A6">
        <w:rPr>
          <w:sz w:val="24"/>
          <w:szCs w:val="24"/>
        </w:rPr>
        <w:t>Defra</w:t>
      </w:r>
      <w:r w:rsidRPr="00CF16A5">
        <w:rPr>
          <w:sz w:val="24"/>
          <w:szCs w:val="24"/>
        </w:rPr>
        <w:t xml:space="preserve"> internal teams</w:t>
      </w:r>
      <w:r w:rsidR="00D92CE0">
        <w:rPr>
          <w:sz w:val="24"/>
          <w:szCs w:val="24"/>
        </w:rPr>
        <w:t>,</w:t>
      </w:r>
      <w:r w:rsidRPr="00CF16A5">
        <w:rPr>
          <w:sz w:val="24"/>
          <w:szCs w:val="24"/>
        </w:rPr>
        <w:t xml:space="preserve"> as well as speaking to one of the waste management companies (who did undertake some analysis to estimate the recycling rate for the NHM sector).</w:t>
      </w:r>
    </w:p>
    <w:p w:rsidRPr="00CF16A5" w:rsidR="00CF16A5" w:rsidP="00554C21" w:rsidRDefault="00CF16A5" w14:paraId="45AB7077" w14:textId="6DA0894C">
      <w:pPr>
        <w:pStyle w:val="EBBodyPara"/>
        <w:numPr>
          <w:ilvl w:val="1"/>
          <w:numId w:val="7"/>
        </w:numPr>
        <w:jc w:val="both"/>
        <w:rPr>
          <w:sz w:val="24"/>
          <w:szCs w:val="24"/>
        </w:rPr>
      </w:pPr>
      <w:r w:rsidRPr="00CF16A5">
        <w:rPr>
          <w:sz w:val="24"/>
          <w:szCs w:val="24"/>
        </w:rPr>
        <w:t xml:space="preserve">As part of our sensitivity analysis, we modelled three different capture rates. This is to reflect greater uncertainty associated with the NHM recycling rates to be achieved after policy implementation.  </w:t>
      </w:r>
    </w:p>
    <w:p w:rsidRPr="00CF16A5" w:rsidR="00CF16A5" w:rsidP="00CF16A5" w:rsidRDefault="00CF16A5" w14:paraId="5D0650FB" w14:textId="183D1A87">
      <w:pPr>
        <w:pStyle w:val="EBBodyPara"/>
        <w:jc w:val="both"/>
        <w:rPr>
          <w:color w:val="000000" w:themeColor="text1"/>
          <w:sz w:val="24"/>
          <w:szCs w:val="24"/>
        </w:rPr>
      </w:pPr>
      <w:r w:rsidRPr="00CF16A5">
        <w:rPr>
          <w:sz w:val="24"/>
          <w:szCs w:val="24"/>
        </w:rPr>
        <w:t>Finally, this impact assessment includes an extensive sensitivity analysis to test the impact of the key risks and uncertainties. This includes variables such as driver costs, vehicle costs, gate fees and material revenue, lift prices</w:t>
      </w:r>
      <w:r w:rsidR="002A2DEE">
        <w:rPr>
          <w:sz w:val="24"/>
          <w:szCs w:val="24"/>
        </w:rPr>
        <w:t xml:space="preserve"> and</w:t>
      </w:r>
      <w:r w:rsidRPr="00CF16A5">
        <w:rPr>
          <w:sz w:val="24"/>
          <w:szCs w:val="24"/>
        </w:rPr>
        <w:t xml:space="preserve"> different capture rates for the NHM sector. </w:t>
      </w:r>
    </w:p>
    <w:p w:rsidR="48D91ADF" w:rsidP="7C995945" w:rsidRDefault="48D91ADF" w14:paraId="0514CEB9" w14:textId="6CCBCE1B">
      <w:pPr>
        <w:pStyle w:val="EBBodyPara"/>
        <w:rPr>
          <w:bCs w:val="0"/>
          <w:sz w:val="24"/>
          <w:szCs w:val="24"/>
        </w:rPr>
      </w:pPr>
      <w:r w:rsidRPr="7C995945">
        <w:rPr>
          <w:bCs w:val="0"/>
          <w:sz w:val="24"/>
          <w:szCs w:val="24"/>
        </w:rPr>
        <w:t>Defra has completed a Justice Impact Test (JIT) for this policy</w:t>
      </w:r>
      <w:r w:rsidRPr="3142C489" w:rsidR="4E1FD790">
        <w:rPr>
          <w:sz w:val="24"/>
          <w:szCs w:val="24"/>
        </w:rPr>
        <w:t xml:space="preserve"> to manage</w:t>
      </w:r>
      <w:r w:rsidRPr="7C995945">
        <w:rPr>
          <w:bCs w:val="0"/>
          <w:sz w:val="24"/>
          <w:szCs w:val="24"/>
        </w:rPr>
        <w:t xml:space="preserve"> the impact on the justice system</w:t>
      </w:r>
      <w:r w:rsidRPr="3142C489" w:rsidR="4E1FD790">
        <w:rPr>
          <w:sz w:val="24"/>
          <w:szCs w:val="24"/>
        </w:rPr>
        <w:t>.</w:t>
      </w:r>
    </w:p>
    <w:p w:rsidR="00A677AC" w:rsidRDefault="00A677AC" w14:paraId="0ADDD7E8" w14:textId="77777777">
      <w:pPr>
        <w:rPr>
          <w:rFonts w:cs="Arial"/>
          <w:b/>
          <w:bCs/>
          <w:color w:val="000000"/>
          <w:szCs w:val="22"/>
          <w:lang w:eastAsia="en-GB"/>
        </w:rPr>
      </w:pPr>
      <w:r>
        <w:rPr>
          <w:b/>
        </w:rPr>
        <w:br w:type="page"/>
      </w:r>
    </w:p>
    <w:p w:rsidRPr="00CF16A5" w:rsidR="00CF16A5" w:rsidP="00CF16A5" w:rsidRDefault="00CF16A5" w14:paraId="695E40D4" w14:textId="76B14CD7">
      <w:pPr>
        <w:pStyle w:val="EBBodyPara"/>
        <w:rPr>
          <w:sz w:val="28"/>
          <w:szCs w:val="24"/>
          <w:highlight w:val="yellow"/>
        </w:rPr>
      </w:pPr>
      <w:r w:rsidRPr="00CF16A5">
        <w:rPr>
          <w:b/>
          <w:sz w:val="24"/>
        </w:rPr>
        <w:t>The structure of the IA</w:t>
      </w:r>
    </w:p>
    <w:p w:rsidRPr="00CF16A5" w:rsidR="00CF16A5" w:rsidP="00CF16A5" w:rsidRDefault="00CF16A5" w14:paraId="5FEA0105" w14:textId="77777777">
      <w:pPr>
        <w:pStyle w:val="EBBodyPara"/>
        <w:rPr>
          <w:sz w:val="24"/>
          <w:szCs w:val="24"/>
        </w:rPr>
      </w:pPr>
      <w:r w:rsidRPr="00CF16A5">
        <w:rPr>
          <w:sz w:val="24"/>
          <w:szCs w:val="24"/>
        </w:rPr>
        <w:t>The IA has the following structure:</w:t>
      </w:r>
    </w:p>
    <w:p w:rsidRPr="00CF16A5" w:rsidR="00CF16A5" w:rsidP="00CF16A5" w:rsidRDefault="00CF16A5" w14:paraId="2F360E42" w14:textId="77777777">
      <w:pPr>
        <w:pStyle w:val="EBBodyPara"/>
        <w:ind w:left="360"/>
        <w:rPr>
          <w:sz w:val="24"/>
        </w:rPr>
      </w:pPr>
      <w:r w:rsidRPr="00CF16A5">
        <w:rPr>
          <w:b/>
          <w:bCs w:val="0"/>
          <w:sz w:val="24"/>
        </w:rPr>
        <w:t>Section 1:</w:t>
      </w:r>
      <w:r w:rsidRPr="00CF16A5">
        <w:rPr>
          <w:sz w:val="24"/>
        </w:rPr>
        <w:t xml:space="preserve"> Problem under consideration</w:t>
      </w:r>
    </w:p>
    <w:p w:rsidRPr="00CF16A5" w:rsidR="00CF16A5" w:rsidP="00CF16A5" w:rsidRDefault="00CF16A5" w14:paraId="47CDD3F7" w14:textId="42C0116F">
      <w:pPr>
        <w:pStyle w:val="EBBodyPara"/>
        <w:ind w:left="360"/>
        <w:rPr>
          <w:sz w:val="24"/>
        </w:rPr>
      </w:pPr>
      <w:r w:rsidRPr="00CF16A5">
        <w:rPr>
          <w:b/>
          <w:bCs w:val="0"/>
          <w:sz w:val="24"/>
        </w:rPr>
        <w:t xml:space="preserve">Section 2: </w:t>
      </w:r>
      <w:r w:rsidRPr="00CF16A5">
        <w:rPr>
          <w:sz w:val="24"/>
        </w:rPr>
        <w:t xml:space="preserve">Rationale for </w:t>
      </w:r>
      <w:r w:rsidR="00F439C8">
        <w:rPr>
          <w:sz w:val="24"/>
        </w:rPr>
        <w:t>i</w:t>
      </w:r>
      <w:r w:rsidRPr="00CF16A5">
        <w:rPr>
          <w:sz w:val="24"/>
        </w:rPr>
        <w:t>ntervention</w:t>
      </w:r>
    </w:p>
    <w:p w:rsidRPr="00CF16A5" w:rsidR="00CF16A5" w:rsidP="00CF16A5" w:rsidRDefault="00CF16A5" w14:paraId="3E498A57" w14:textId="77777777">
      <w:pPr>
        <w:pStyle w:val="EBBodyPara"/>
        <w:ind w:left="360"/>
        <w:rPr>
          <w:sz w:val="24"/>
        </w:rPr>
      </w:pPr>
      <w:r w:rsidRPr="00CF16A5">
        <w:rPr>
          <w:b/>
          <w:bCs w:val="0"/>
          <w:sz w:val="24"/>
        </w:rPr>
        <w:t>Section 3:</w:t>
      </w:r>
      <w:r w:rsidRPr="00CF16A5">
        <w:rPr>
          <w:sz w:val="24"/>
        </w:rPr>
        <w:t xml:space="preserve"> Policy objective</w:t>
      </w:r>
    </w:p>
    <w:p w:rsidRPr="00CF16A5" w:rsidR="00CF16A5" w:rsidP="00CF16A5" w:rsidRDefault="00CF16A5" w14:paraId="264CFCC1" w14:textId="77777777">
      <w:pPr>
        <w:pStyle w:val="EBBodyPara"/>
        <w:ind w:left="360"/>
        <w:rPr>
          <w:sz w:val="24"/>
        </w:rPr>
      </w:pPr>
      <w:r w:rsidRPr="00CF16A5">
        <w:rPr>
          <w:b/>
          <w:bCs w:val="0"/>
          <w:sz w:val="24"/>
        </w:rPr>
        <w:t>Section 4:</w:t>
      </w:r>
      <w:r w:rsidRPr="00CF16A5">
        <w:rPr>
          <w:sz w:val="24"/>
        </w:rPr>
        <w:t xml:space="preserve"> Summary of options considered</w:t>
      </w:r>
    </w:p>
    <w:p w:rsidRPr="00CF16A5" w:rsidR="00CF16A5" w:rsidP="00CF16A5" w:rsidRDefault="00CF16A5" w14:paraId="72894716" w14:textId="77777777">
      <w:pPr>
        <w:pStyle w:val="EBBodyPara"/>
        <w:ind w:left="360"/>
        <w:rPr>
          <w:sz w:val="24"/>
        </w:rPr>
      </w:pPr>
      <w:r w:rsidRPr="00CF16A5">
        <w:rPr>
          <w:b/>
          <w:bCs w:val="0"/>
          <w:sz w:val="24"/>
        </w:rPr>
        <w:t>Section 5:</w:t>
      </w:r>
      <w:r w:rsidRPr="00CF16A5">
        <w:rPr>
          <w:sz w:val="24"/>
        </w:rPr>
        <w:t xml:space="preserve"> Detailed description of household and non-household municipal options considered (including do-nothing)</w:t>
      </w:r>
    </w:p>
    <w:p w:rsidRPr="00CF16A5" w:rsidR="00CF16A5" w:rsidP="00CF16A5" w:rsidRDefault="00CF16A5" w14:paraId="17790211" w14:textId="086D721F">
      <w:pPr>
        <w:pStyle w:val="EBBodyPara"/>
        <w:ind w:left="360"/>
        <w:rPr>
          <w:sz w:val="24"/>
        </w:rPr>
      </w:pPr>
      <w:r w:rsidRPr="00CF16A5">
        <w:rPr>
          <w:b/>
          <w:bCs w:val="0"/>
          <w:sz w:val="24"/>
        </w:rPr>
        <w:t>Section 6:</w:t>
      </w:r>
      <w:r w:rsidRPr="00CF16A5">
        <w:rPr>
          <w:sz w:val="24"/>
        </w:rPr>
        <w:t xml:space="preserve"> Key assumptions </w:t>
      </w:r>
      <w:r w:rsidR="00FD1F99">
        <w:rPr>
          <w:sz w:val="24"/>
        </w:rPr>
        <w:t>and data used</w:t>
      </w:r>
    </w:p>
    <w:p w:rsidRPr="00CF16A5" w:rsidR="00CF16A5" w:rsidP="00CF16A5" w:rsidRDefault="00CF16A5" w14:paraId="18510F62" w14:textId="77777777">
      <w:pPr>
        <w:pStyle w:val="EBBodyPara"/>
        <w:ind w:left="360"/>
        <w:rPr>
          <w:sz w:val="24"/>
        </w:rPr>
      </w:pPr>
      <w:r w:rsidRPr="00CF16A5">
        <w:rPr>
          <w:b/>
          <w:bCs w:val="0"/>
          <w:sz w:val="24"/>
        </w:rPr>
        <w:t>Section 7:</w:t>
      </w:r>
      <w:r w:rsidRPr="00CF16A5">
        <w:rPr>
          <w:sz w:val="24"/>
        </w:rPr>
        <w:t xml:space="preserve"> Costs and benefits of collections system options for the municipal, household and non-household sectors</w:t>
      </w:r>
    </w:p>
    <w:p w:rsidRPr="00CF16A5" w:rsidR="00CF16A5" w:rsidP="00CF16A5" w:rsidRDefault="00CF16A5" w14:paraId="78C7E7D5" w14:textId="77777777">
      <w:pPr>
        <w:pStyle w:val="EBBodyPara"/>
        <w:ind w:left="360"/>
        <w:rPr>
          <w:sz w:val="24"/>
        </w:rPr>
      </w:pPr>
      <w:r w:rsidRPr="00CF16A5">
        <w:rPr>
          <w:b/>
          <w:bCs w:val="0"/>
          <w:sz w:val="24"/>
        </w:rPr>
        <w:t>Section 8:</w:t>
      </w:r>
      <w:r w:rsidRPr="00CF16A5">
        <w:rPr>
          <w:sz w:val="24"/>
        </w:rPr>
        <w:t xml:space="preserve"> Small and Micro sized Business Assessment</w:t>
      </w:r>
    </w:p>
    <w:p w:rsidRPr="00CF16A5" w:rsidR="00CF16A5" w:rsidP="00CF16A5" w:rsidRDefault="00CF16A5" w14:paraId="2815D04A" w14:textId="77777777">
      <w:pPr>
        <w:pStyle w:val="EBBodyPara"/>
        <w:ind w:left="360"/>
        <w:rPr>
          <w:sz w:val="24"/>
        </w:rPr>
      </w:pPr>
      <w:r w:rsidRPr="00CF16A5">
        <w:rPr>
          <w:b/>
          <w:bCs w:val="0"/>
          <w:sz w:val="24"/>
        </w:rPr>
        <w:t>Section 9:</w:t>
      </w:r>
      <w:r w:rsidRPr="00CF16A5">
        <w:rPr>
          <w:sz w:val="24"/>
        </w:rPr>
        <w:t xml:space="preserve"> Monitoring &amp; Evaluation</w:t>
      </w:r>
    </w:p>
    <w:p w:rsidRPr="00CF16A5" w:rsidR="00CF16A5" w:rsidP="00CF16A5" w:rsidRDefault="00CF16A5" w14:paraId="67E46EBD" w14:textId="77777777">
      <w:pPr>
        <w:pStyle w:val="EBBodyPara"/>
        <w:rPr>
          <w:b/>
          <w:sz w:val="24"/>
        </w:rPr>
      </w:pPr>
    </w:p>
    <w:p w:rsidRPr="00CF16A5" w:rsidR="00CF16A5" w:rsidP="00CF16A5" w:rsidRDefault="00CF16A5" w14:paraId="417929EB" w14:textId="77777777">
      <w:pPr>
        <w:pStyle w:val="EBBodyPara"/>
        <w:rPr>
          <w:b/>
          <w:sz w:val="24"/>
        </w:rPr>
      </w:pPr>
      <w:r w:rsidRPr="00CF16A5">
        <w:rPr>
          <w:b/>
          <w:sz w:val="24"/>
        </w:rPr>
        <w:t>Annexes</w:t>
      </w:r>
    </w:p>
    <w:p w:rsidRPr="00CF16A5" w:rsidR="00CF16A5" w:rsidP="00CF16A5" w:rsidRDefault="00CF16A5" w14:paraId="6049ED5E" w14:textId="67E83869">
      <w:pPr>
        <w:pStyle w:val="EBBodyPara"/>
        <w:ind w:left="360"/>
        <w:rPr>
          <w:sz w:val="24"/>
        </w:rPr>
      </w:pPr>
      <w:r w:rsidRPr="00CF16A5">
        <w:rPr>
          <w:b/>
          <w:bCs w:val="0"/>
          <w:sz w:val="24"/>
        </w:rPr>
        <w:t>Annex A:</w:t>
      </w:r>
      <w:r w:rsidRPr="00CF16A5">
        <w:rPr>
          <w:sz w:val="24"/>
        </w:rPr>
        <w:t xml:space="preserve"> Non-monetised costs and </w:t>
      </w:r>
      <w:r w:rsidRPr="00385F01">
        <w:rPr>
          <w:sz w:val="24"/>
          <w:szCs w:val="24"/>
        </w:rPr>
        <w:t>benefits</w:t>
      </w:r>
      <w:r w:rsidRPr="009E7A40" w:rsidR="00F377FE">
        <w:rPr>
          <w:sz w:val="24"/>
          <w:szCs w:val="24"/>
        </w:rPr>
        <w:t xml:space="preserve"> and wider IA assessments</w:t>
      </w:r>
    </w:p>
    <w:p w:rsidRPr="00CF16A5" w:rsidR="00CF16A5" w:rsidP="00CF16A5" w:rsidRDefault="00CF16A5" w14:paraId="0F24168E" w14:textId="5D69ADA8">
      <w:pPr>
        <w:pStyle w:val="EBBodyPara"/>
        <w:ind w:left="360"/>
        <w:rPr>
          <w:sz w:val="24"/>
        </w:rPr>
      </w:pPr>
      <w:r w:rsidRPr="00CF16A5">
        <w:rPr>
          <w:b/>
          <w:bCs w:val="0"/>
          <w:sz w:val="24"/>
        </w:rPr>
        <w:t>Annex B:</w:t>
      </w:r>
      <w:r w:rsidRPr="00CF16A5">
        <w:rPr>
          <w:sz w:val="24"/>
        </w:rPr>
        <w:t xml:space="preserve"> Sensitivity </w:t>
      </w:r>
      <w:r w:rsidR="00CC33B3">
        <w:rPr>
          <w:sz w:val="24"/>
        </w:rPr>
        <w:t>a</w:t>
      </w:r>
      <w:r w:rsidRPr="00CF16A5">
        <w:rPr>
          <w:sz w:val="24"/>
        </w:rPr>
        <w:t xml:space="preserve">nalysis </w:t>
      </w:r>
    </w:p>
    <w:p w:rsidRPr="00CF16A5" w:rsidR="00CF16A5" w:rsidP="00CF16A5" w:rsidRDefault="00CF16A5" w14:paraId="7681EC2C" w14:textId="77777777">
      <w:pPr>
        <w:pStyle w:val="EBBodyPara"/>
        <w:ind w:left="360"/>
        <w:rPr>
          <w:sz w:val="24"/>
        </w:rPr>
      </w:pPr>
      <w:r w:rsidRPr="00CF16A5">
        <w:rPr>
          <w:b/>
          <w:bCs w:val="0"/>
          <w:sz w:val="24"/>
        </w:rPr>
        <w:t>Annex C:</w:t>
      </w:r>
      <w:r w:rsidRPr="00CF16A5">
        <w:rPr>
          <w:sz w:val="24"/>
        </w:rPr>
        <w:t xml:space="preserve"> Greenhouse gas emissions impact</w:t>
      </w:r>
    </w:p>
    <w:p w:rsidRPr="00CF16A5" w:rsidR="00CF16A5" w:rsidP="00CF16A5" w:rsidRDefault="00CF16A5" w14:paraId="714E42BA" w14:textId="77777777">
      <w:pPr>
        <w:pStyle w:val="EBBodyPara"/>
        <w:ind w:left="360"/>
        <w:rPr>
          <w:b/>
          <w:bCs w:val="0"/>
          <w:sz w:val="24"/>
        </w:rPr>
      </w:pPr>
      <w:r w:rsidRPr="00CF16A5">
        <w:rPr>
          <w:b/>
          <w:bCs w:val="0"/>
          <w:sz w:val="24"/>
        </w:rPr>
        <w:t xml:space="preserve">Annex D: </w:t>
      </w:r>
      <w:r w:rsidRPr="00CF16A5">
        <w:rPr>
          <w:sz w:val="24"/>
        </w:rPr>
        <w:t>Covid-19 considerations</w:t>
      </w:r>
      <w:r w:rsidRPr="00CF16A5">
        <w:rPr>
          <w:b/>
          <w:bCs w:val="0"/>
          <w:sz w:val="24"/>
        </w:rPr>
        <w:t xml:space="preserve"> </w:t>
      </w:r>
    </w:p>
    <w:p w:rsidRPr="00CF16A5" w:rsidR="00CF16A5" w:rsidP="00CF16A5" w:rsidRDefault="00CF16A5" w14:paraId="6262C564" w14:textId="77777777">
      <w:pPr>
        <w:pStyle w:val="EBBodyPara"/>
        <w:ind w:left="360"/>
        <w:rPr>
          <w:b/>
          <w:sz w:val="24"/>
          <w:szCs w:val="24"/>
        </w:rPr>
      </w:pPr>
      <w:r w:rsidRPr="00CF16A5">
        <w:rPr>
          <w:b/>
          <w:bCs w:val="0"/>
          <w:sz w:val="24"/>
          <w:szCs w:val="24"/>
        </w:rPr>
        <w:t>Annex E:</w:t>
      </w:r>
      <w:r w:rsidRPr="00CF16A5">
        <w:rPr>
          <w:b/>
          <w:sz w:val="24"/>
          <w:szCs w:val="24"/>
        </w:rPr>
        <w:t xml:space="preserve"> </w:t>
      </w:r>
      <w:r w:rsidRPr="00CF16A5">
        <w:rPr>
          <w:sz w:val="24"/>
          <w:szCs w:val="24"/>
        </w:rPr>
        <w:t xml:space="preserve">Sources of evidence and data </w:t>
      </w:r>
      <w:r w:rsidRPr="00CF16A5">
        <w:rPr>
          <w:b/>
          <w:sz w:val="24"/>
          <w:szCs w:val="24"/>
        </w:rPr>
        <w:t xml:space="preserve"> </w:t>
      </w:r>
    </w:p>
    <w:p w:rsidRPr="00CF16A5" w:rsidR="00CF16A5" w:rsidP="00CF16A5" w:rsidRDefault="00CF16A5" w14:paraId="023B75DB" w14:textId="77777777">
      <w:pPr>
        <w:pStyle w:val="EBBodyPara"/>
        <w:ind w:left="360"/>
        <w:rPr>
          <w:bCs w:val="0"/>
          <w:sz w:val="24"/>
        </w:rPr>
      </w:pPr>
      <w:r w:rsidRPr="00CF16A5">
        <w:rPr>
          <w:b/>
          <w:bCs w:val="0"/>
          <w:sz w:val="24"/>
        </w:rPr>
        <w:t xml:space="preserve">Annex F: </w:t>
      </w:r>
      <w:r w:rsidRPr="00CF16A5">
        <w:rPr>
          <w:bCs w:val="0"/>
          <w:sz w:val="24"/>
        </w:rPr>
        <w:t>Quality assurance</w:t>
      </w:r>
    </w:p>
    <w:p w:rsidR="00CF16A5" w:rsidP="00CF16A5" w:rsidRDefault="00CF16A5" w14:paraId="3E2514F2" w14:textId="46629927">
      <w:pPr>
        <w:pStyle w:val="EBBodyPara"/>
        <w:ind w:left="360"/>
        <w:rPr>
          <w:bCs w:val="0"/>
          <w:sz w:val="24"/>
        </w:rPr>
      </w:pPr>
      <w:r w:rsidRPr="00CF16A5">
        <w:rPr>
          <w:b/>
          <w:bCs w:val="0"/>
          <w:sz w:val="24"/>
        </w:rPr>
        <w:t>Annex G:</w:t>
      </w:r>
      <w:r w:rsidRPr="00CF16A5">
        <w:rPr>
          <w:bCs w:val="0"/>
          <w:sz w:val="24"/>
        </w:rPr>
        <w:t xml:space="preserve"> </w:t>
      </w:r>
      <w:r w:rsidR="00A701CB">
        <w:rPr>
          <w:bCs w:val="0"/>
          <w:sz w:val="24"/>
        </w:rPr>
        <w:t xml:space="preserve">Costs and benefit summary tables, presented with </w:t>
      </w:r>
      <w:r w:rsidR="00AE385F">
        <w:rPr>
          <w:bCs w:val="0"/>
          <w:sz w:val="24"/>
        </w:rPr>
        <w:t xml:space="preserve">a </w:t>
      </w:r>
      <w:r w:rsidR="00A701CB">
        <w:rPr>
          <w:bCs w:val="0"/>
          <w:sz w:val="24"/>
        </w:rPr>
        <w:t xml:space="preserve">different base </w:t>
      </w:r>
      <w:r w:rsidR="00AE385F">
        <w:rPr>
          <w:bCs w:val="0"/>
          <w:sz w:val="24"/>
        </w:rPr>
        <w:t>year</w:t>
      </w:r>
      <w:r w:rsidR="00A701CB">
        <w:rPr>
          <w:bCs w:val="0"/>
          <w:sz w:val="24"/>
        </w:rPr>
        <w:t xml:space="preserve"> and        appraisal period for comparison</w:t>
      </w:r>
      <w:r w:rsidR="00AE385F">
        <w:rPr>
          <w:bCs w:val="0"/>
          <w:sz w:val="24"/>
        </w:rPr>
        <w:t xml:space="preserve"> with other policies</w:t>
      </w:r>
    </w:p>
    <w:p w:rsidR="000F48E1" w:rsidP="00CF16A5" w:rsidRDefault="000F48E1" w14:paraId="1643809A" w14:textId="36A9470C">
      <w:pPr>
        <w:pStyle w:val="EBBodyPara"/>
        <w:ind w:left="360"/>
        <w:rPr>
          <w:bCs w:val="0"/>
          <w:sz w:val="24"/>
        </w:rPr>
      </w:pPr>
    </w:p>
    <w:p w:rsidR="000F48E1" w:rsidP="00CF16A5" w:rsidRDefault="000F48E1" w14:paraId="17176C8E" w14:textId="78AC4B37">
      <w:pPr>
        <w:pStyle w:val="EBBodyPara"/>
        <w:ind w:left="360"/>
        <w:rPr>
          <w:bCs w:val="0"/>
          <w:sz w:val="24"/>
        </w:rPr>
      </w:pPr>
    </w:p>
    <w:p w:rsidR="000F48E1" w:rsidP="00CF16A5" w:rsidRDefault="000F48E1" w14:paraId="04CE6FB3" w14:textId="7E9FDD19">
      <w:pPr>
        <w:pStyle w:val="EBBodyPara"/>
        <w:ind w:left="360"/>
        <w:rPr>
          <w:bCs w:val="0"/>
          <w:sz w:val="24"/>
        </w:rPr>
      </w:pPr>
    </w:p>
    <w:p w:rsidR="000F48E1" w:rsidP="00CF16A5" w:rsidRDefault="000F48E1" w14:paraId="55F1F554" w14:textId="3E5D6B10">
      <w:pPr>
        <w:pStyle w:val="EBBodyPara"/>
        <w:ind w:left="360"/>
        <w:rPr>
          <w:bCs w:val="0"/>
          <w:sz w:val="24"/>
        </w:rPr>
      </w:pPr>
    </w:p>
    <w:p w:rsidR="000F48E1" w:rsidP="00CF16A5" w:rsidRDefault="000F48E1" w14:paraId="20E10C99" w14:textId="74ACFD81">
      <w:pPr>
        <w:pStyle w:val="EBBodyPara"/>
        <w:ind w:left="360"/>
        <w:rPr>
          <w:bCs w:val="0"/>
          <w:sz w:val="24"/>
        </w:rPr>
      </w:pPr>
    </w:p>
    <w:p w:rsidR="000F48E1" w:rsidP="00CF16A5" w:rsidRDefault="000F48E1" w14:paraId="2B863959" w14:textId="5752CBFE">
      <w:pPr>
        <w:pStyle w:val="EBBodyPara"/>
        <w:ind w:left="360"/>
        <w:rPr>
          <w:bCs w:val="0"/>
          <w:sz w:val="24"/>
        </w:rPr>
      </w:pPr>
    </w:p>
    <w:p w:rsidR="000F48E1" w:rsidP="00CF16A5" w:rsidRDefault="000F48E1" w14:paraId="1E68C61D" w14:textId="3484FD29">
      <w:pPr>
        <w:pStyle w:val="EBBodyPara"/>
        <w:ind w:left="360"/>
        <w:rPr>
          <w:bCs w:val="0"/>
          <w:sz w:val="24"/>
        </w:rPr>
      </w:pPr>
    </w:p>
    <w:p w:rsidRPr="00CF16A5" w:rsidR="000F48E1" w:rsidP="00BC1406" w:rsidRDefault="000F48E1" w14:paraId="489228FC" w14:textId="77777777">
      <w:pPr>
        <w:pStyle w:val="EBBodyPara"/>
        <w:rPr>
          <w:bCs w:val="0"/>
          <w:sz w:val="24"/>
        </w:rPr>
      </w:pPr>
    </w:p>
    <w:p w:rsidRPr="00CF16A5" w:rsidR="00133E48" w:rsidP="00133E48" w:rsidRDefault="00133E48" w14:paraId="4C4247EC" w14:textId="79C85F33">
      <w:pPr>
        <w:tabs>
          <w:tab w:val="left" w:pos="2025"/>
        </w:tabs>
        <w:rPr>
          <w:rFonts w:cs="Arial"/>
        </w:rPr>
      </w:pPr>
    </w:p>
    <w:p w:rsidR="00C11412" w:rsidRDefault="00C11412" w14:paraId="72EA5323" w14:textId="77777777">
      <w:pPr>
        <w:rPr>
          <w:rFonts w:cs="Arial"/>
          <w:b/>
          <w:spacing w:val="-4"/>
          <w:kern w:val="32"/>
          <w:sz w:val="32"/>
          <w:szCs w:val="32"/>
        </w:rPr>
      </w:pPr>
      <w:r>
        <w:rPr>
          <w:bCs/>
        </w:rPr>
        <w:br w:type="page"/>
      </w:r>
    </w:p>
    <w:p w:rsidRPr="0082748C" w:rsidR="00CF16A5" w:rsidP="00CF16A5" w:rsidRDefault="00CF16A5" w14:paraId="3CF8FBC2" w14:textId="1A5CBDCE">
      <w:pPr>
        <w:pStyle w:val="Heading1"/>
        <w:rPr>
          <w:rFonts w:ascii="Arial" w:hAnsi="Arial"/>
          <w:bCs w:val="0"/>
        </w:rPr>
      </w:pPr>
      <w:r w:rsidRPr="00EF7635">
        <w:rPr>
          <w:rFonts w:ascii="Arial" w:hAnsi="Arial"/>
          <w:bCs w:val="0"/>
        </w:rPr>
        <w:t>Section 1</w:t>
      </w:r>
      <w:r w:rsidRPr="0082748C">
        <w:rPr>
          <w:rFonts w:ascii="Arial" w:hAnsi="Arial"/>
          <w:bCs w:val="0"/>
        </w:rPr>
        <w:t>: Problem under consideration</w:t>
      </w:r>
    </w:p>
    <w:p w:rsidRPr="00CF16A5" w:rsidR="00CF16A5" w:rsidP="00CF16A5" w:rsidRDefault="00CF16A5" w14:paraId="36DF13AC" w14:textId="77777777">
      <w:pPr>
        <w:pStyle w:val="Heading3"/>
        <w:rPr>
          <w:b w:val="0"/>
          <w:bCs w:val="0"/>
          <w:lang w:val="en-US"/>
        </w:rPr>
      </w:pPr>
      <w:r w:rsidRPr="00CF16A5">
        <w:t>Household waste collections</w:t>
      </w:r>
      <w:r w:rsidRPr="00CF16A5">
        <w:rPr>
          <w:b w:val="0"/>
          <w:bCs w:val="0"/>
          <w:lang w:val="en-US"/>
        </w:rPr>
        <w:t> </w:t>
      </w:r>
    </w:p>
    <w:p w:rsidRPr="00CF16A5" w:rsidR="00CF16A5" w:rsidP="00CF16A5" w:rsidRDefault="3ADB05CC" w14:paraId="353B1780" w14:textId="170469EE">
      <w:pPr>
        <w:jc w:val="both"/>
        <w:textAlignment w:val="baseline"/>
        <w:rPr>
          <w:rFonts w:cs="Arial"/>
          <w:lang w:val="en-US" w:eastAsia="en-GB"/>
        </w:rPr>
      </w:pPr>
      <w:r w:rsidRPr="00CF16A5">
        <w:rPr>
          <w:rFonts w:cs="Arial"/>
          <w:lang w:eastAsia="en-GB"/>
        </w:rPr>
        <w:t>Household recycling rates in England have plateaued at around 44-45% since 2015</w:t>
      </w:r>
      <w:r w:rsidRPr="00E8462D" w:rsidR="00CF16A5">
        <w:rPr>
          <w:rFonts w:cs="Arial"/>
          <w:vertAlign w:val="superscript"/>
          <w:lang w:eastAsia="en-GB"/>
        </w:rPr>
        <w:footnoteReference w:id="29"/>
      </w:r>
      <w:r w:rsidRPr="00CF16A5">
        <w:rPr>
          <w:rFonts w:cs="Arial"/>
          <w:lang w:eastAsia="en-GB"/>
        </w:rPr>
        <w:t xml:space="preserve"> with only a small number of </w:t>
      </w:r>
      <w:r w:rsidR="008D303D">
        <w:rPr>
          <w:rFonts w:cs="Arial"/>
          <w:lang w:eastAsia="en-GB"/>
        </w:rPr>
        <w:t>l</w:t>
      </w:r>
      <w:r w:rsidRPr="00CF16A5">
        <w:rPr>
          <w:rFonts w:cs="Arial"/>
          <w:lang w:eastAsia="en-GB"/>
        </w:rPr>
        <w:t xml:space="preserve">ocal </w:t>
      </w:r>
      <w:r w:rsidR="008D303D">
        <w:rPr>
          <w:rFonts w:cs="Arial"/>
          <w:lang w:eastAsia="en-GB"/>
        </w:rPr>
        <w:t>a</w:t>
      </w:r>
      <w:r w:rsidRPr="00CF16A5">
        <w:rPr>
          <w:rFonts w:cs="Arial"/>
          <w:lang w:eastAsia="en-GB"/>
        </w:rPr>
        <w:t>uthorities expanding services to add new materials to be collected such as plastic film and food waste</w:t>
      </w:r>
      <w:r w:rsidRPr="2BC0FA5E" w:rsidR="00CF16A5">
        <w:rPr>
          <w:rStyle w:val="FootnoteReference"/>
          <w:rFonts w:cs="Arial"/>
          <w:sz w:val="24"/>
          <w:lang w:eastAsia="en-GB"/>
        </w:rPr>
        <w:footnoteReference w:id="30"/>
      </w:r>
      <w:r w:rsidRPr="00CF16A5">
        <w:rPr>
          <w:rFonts w:cs="Arial"/>
          <w:lang w:eastAsia="en-GB"/>
        </w:rPr>
        <w:t>. Some have also introduced charges for previously-free services such as garden waste collection. Local authorities’ budget provisions have reduced and, together with the slowing impact of current incentives</w:t>
      </w:r>
      <w:r w:rsidRPr="00CF16A5" w:rsidR="00CF16A5">
        <w:rPr>
          <w:rStyle w:val="FootnoteReference"/>
          <w:rFonts w:cs="Arial"/>
          <w:lang w:eastAsia="en-GB"/>
        </w:rPr>
        <w:footnoteReference w:id="31"/>
      </w:r>
      <w:r w:rsidRPr="00CF16A5">
        <w:rPr>
          <w:rFonts w:cs="Arial"/>
          <w:lang w:eastAsia="en-GB"/>
        </w:rPr>
        <w:t>, this has led to a lack of investment in new recycling services. </w:t>
      </w:r>
      <w:bookmarkStart w:name="_Hlk64014259" w:id="50"/>
      <w:r w:rsidRPr="00CF16A5">
        <w:rPr>
          <w:rFonts w:cs="Arial"/>
          <w:lang w:eastAsia="en-GB"/>
        </w:rPr>
        <w:t>Landfill tax has been one of the drivers for local authorities to divert household waste from landfill and towards energy recovery or recycling</w:t>
      </w:r>
      <w:r w:rsidRPr="00E8462D" w:rsidR="00CF16A5">
        <w:rPr>
          <w:rFonts w:cs="Arial"/>
          <w:vertAlign w:val="superscript"/>
          <w:lang w:eastAsia="en-GB"/>
        </w:rPr>
        <w:footnoteReference w:id="32"/>
      </w:r>
      <w:r w:rsidRPr="00CF16A5">
        <w:rPr>
          <w:rFonts w:cs="Arial"/>
          <w:lang w:eastAsia="en-GB"/>
        </w:rPr>
        <w:t xml:space="preserve">. The Waste (England and Wales) Regulations 2011 also require waste collectors to separately collect </w:t>
      </w:r>
      <w:r w:rsidRPr="00CF16A5" w:rsidR="6187B3C6">
        <w:rPr>
          <w:rFonts w:cs="Arial"/>
          <w:lang w:eastAsia="en-GB"/>
        </w:rPr>
        <w:t>wastepaper</w:t>
      </w:r>
      <w:r w:rsidRPr="00CF16A5">
        <w:rPr>
          <w:rFonts w:cs="Arial"/>
          <w:lang w:eastAsia="en-GB"/>
        </w:rPr>
        <w:t xml:space="preserve">, metal, plastic and glass unless one of a list of conditions is met </w:t>
      </w:r>
      <w:r w:rsidRPr="002E54C6">
        <w:rPr>
          <w:rFonts w:cs="Arial"/>
          <w:lang w:eastAsia="en-GB"/>
        </w:rPr>
        <w:t xml:space="preserve">(set out on page </w:t>
      </w:r>
      <w:r w:rsidRPr="002E54C6" w:rsidR="4048020C">
        <w:rPr>
          <w:rFonts w:cs="Arial"/>
          <w:lang w:eastAsia="en-GB"/>
        </w:rPr>
        <w:t>2</w:t>
      </w:r>
      <w:r w:rsidR="4908A8BF">
        <w:rPr>
          <w:rFonts w:cs="Arial"/>
          <w:lang w:eastAsia="en-GB"/>
        </w:rPr>
        <w:t>4</w:t>
      </w:r>
      <w:r w:rsidRPr="002E54C6" w:rsidR="794963EC">
        <w:rPr>
          <w:rFonts w:cs="Arial"/>
          <w:lang w:eastAsia="en-GB"/>
        </w:rPr>
        <w:t xml:space="preserve"> </w:t>
      </w:r>
      <w:r w:rsidRPr="002E54C6">
        <w:rPr>
          <w:rFonts w:cs="Arial"/>
          <w:lang w:eastAsia="en-GB"/>
        </w:rPr>
        <w:t>below).</w:t>
      </w:r>
      <w:r w:rsidRPr="00CF16A5">
        <w:rPr>
          <w:rFonts w:cs="Arial"/>
          <w:lang w:eastAsia="en-GB"/>
        </w:rPr>
        <w:t xml:space="preserve"> Together with the improvements in recycling and energy recovery plants, </w:t>
      </w:r>
      <w:r w:rsidR="008D303D">
        <w:rPr>
          <w:rFonts w:cs="Arial"/>
          <w:lang w:eastAsia="en-GB"/>
        </w:rPr>
        <w:t>l</w:t>
      </w:r>
      <w:r w:rsidRPr="00CF16A5">
        <w:rPr>
          <w:rFonts w:cs="Arial"/>
          <w:lang w:eastAsia="en-GB"/>
        </w:rPr>
        <w:t xml:space="preserve">ocal </w:t>
      </w:r>
      <w:r w:rsidR="008D303D">
        <w:rPr>
          <w:rFonts w:cs="Arial"/>
          <w:lang w:eastAsia="en-GB"/>
        </w:rPr>
        <w:t>a</w:t>
      </w:r>
      <w:r w:rsidRPr="00CF16A5">
        <w:rPr>
          <w:rFonts w:cs="Arial"/>
          <w:lang w:eastAsia="en-GB"/>
        </w:rPr>
        <w:t>uthorities have seen a 72% reduction by weight of collected waste sent to landfill since 2010/11</w:t>
      </w:r>
      <w:r w:rsidRPr="00E8462D" w:rsidR="00CF16A5">
        <w:rPr>
          <w:rFonts w:cs="Arial"/>
          <w:vertAlign w:val="superscript"/>
          <w:lang w:eastAsia="en-GB"/>
        </w:rPr>
        <w:footnoteReference w:id="33"/>
      </w:r>
      <w:r w:rsidRPr="00CF16A5">
        <w:rPr>
          <w:rFonts w:cs="Arial"/>
          <w:lang w:eastAsia="en-GB"/>
        </w:rPr>
        <w:t xml:space="preserve">. This has incentivised </w:t>
      </w:r>
      <w:r w:rsidR="008D303D">
        <w:rPr>
          <w:rFonts w:cs="Arial"/>
          <w:lang w:eastAsia="en-GB"/>
        </w:rPr>
        <w:t>l</w:t>
      </w:r>
      <w:r w:rsidRPr="00CF16A5">
        <w:rPr>
          <w:rFonts w:cs="Arial"/>
          <w:lang w:eastAsia="en-GB"/>
        </w:rPr>
        <w:t xml:space="preserve">ocal </w:t>
      </w:r>
      <w:r w:rsidR="008D303D">
        <w:rPr>
          <w:rFonts w:cs="Arial"/>
          <w:lang w:eastAsia="en-GB"/>
        </w:rPr>
        <w:t>a</w:t>
      </w:r>
      <w:r w:rsidRPr="00CF16A5">
        <w:rPr>
          <w:rFonts w:cs="Arial"/>
          <w:lang w:eastAsia="en-GB"/>
        </w:rPr>
        <w:t>uthorities to provide recycling services for most dry materials. However, these regulatory drivers are not sufficient for expanding certain collections (for example, providing separate food waste collections) and the benefits of expanding recycling services to include certain types of plastics are limited because the value of those materials on secondary markets does not outweigh the costs of collection. </w:t>
      </w:r>
      <w:r w:rsidRPr="00CF16A5">
        <w:rPr>
          <w:rFonts w:cs="Arial"/>
          <w:lang w:val="en-US" w:eastAsia="en-GB"/>
        </w:rPr>
        <w:t> </w:t>
      </w:r>
    </w:p>
    <w:bookmarkEnd w:id="50"/>
    <w:p w:rsidRPr="00CF16A5" w:rsidR="00CF16A5" w:rsidP="00CF16A5" w:rsidRDefault="00CF16A5" w14:paraId="009EF368" w14:textId="77777777">
      <w:pPr>
        <w:pStyle w:val="Heading3"/>
        <w:rPr>
          <w:b w:val="0"/>
          <w:bCs w:val="0"/>
          <w:lang w:val="en-US"/>
        </w:rPr>
      </w:pPr>
      <w:r w:rsidRPr="00CF16A5">
        <w:t>Dry recycling collections</w:t>
      </w:r>
      <w:r w:rsidRPr="00CF16A5">
        <w:rPr>
          <w:b w:val="0"/>
          <w:bCs w:val="0"/>
          <w:lang w:val="en-US"/>
        </w:rPr>
        <w:t> </w:t>
      </w:r>
    </w:p>
    <w:p w:rsidRPr="00CF16A5" w:rsidR="00CF16A5" w:rsidP="00CF16A5" w:rsidRDefault="3CCB3EB1" w14:paraId="6CEC83E4" w14:textId="6B646211">
      <w:pPr>
        <w:jc w:val="both"/>
        <w:textAlignment w:val="baseline"/>
        <w:rPr>
          <w:rFonts w:cs="Arial"/>
          <w:lang w:val="en-US" w:eastAsia="en-GB"/>
        </w:rPr>
      </w:pPr>
      <w:r w:rsidRPr="00CF16A5">
        <w:rPr>
          <w:rFonts w:cs="Arial"/>
          <w:lang w:eastAsia="en-GB"/>
        </w:rPr>
        <w:t xml:space="preserve">Government supports comprehensive and frequent waste collections. Currently, there is limited consistency around materials that </w:t>
      </w:r>
      <w:r w:rsidR="00646CE6">
        <w:rPr>
          <w:rFonts w:cs="Arial"/>
          <w:lang w:eastAsia="en-GB"/>
        </w:rPr>
        <w:t>l</w:t>
      </w:r>
      <w:r w:rsidRPr="00CF16A5">
        <w:rPr>
          <w:rFonts w:cs="Arial"/>
          <w:lang w:eastAsia="en-GB"/>
        </w:rPr>
        <w:t xml:space="preserve">ocal </w:t>
      </w:r>
      <w:r w:rsidR="00646CE6">
        <w:rPr>
          <w:rFonts w:cs="Arial"/>
          <w:lang w:eastAsia="en-GB"/>
        </w:rPr>
        <w:t>a</w:t>
      </w:r>
      <w:r w:rsidRPr="00CF16A5">
        <w:rPr>
          <w:rFonts w:cs="Arial"/>
          <w:lang w:eastAsia="en-GB"/>
        </w:rPr>
        <w:t xml:space="preserve">uthorities collect for recycling. Not all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uthorities in England collect glass and plastic pots, tubs and trays</w:t>
      </w:r>
      <w:r w:rsidR="006C51BD">
        <w:rPr>
          <w:rFonts w:cs="Arial"/>
          <w:lang w:eastAsia="en-GB"/>
        </w:rPr>
        <w:t xml:space="preserve"> (PTT</w:t>
      </w:r>
      <w:r w:rsidRPr="00CF16A5">
        <w:rPr>
          <w:rFonts w:cs="Arial"/>
          <w:lang w:eastAsia="en-GB"/>
        </w:rPr>
        <w:t>), for example</w:t>
      </w:r>
      <w:r w:rsidR="53A55EE6">
        <w:rPr>
          <w:rFonts w:cs="Arial"/>
          <w:lang w:eastAsia="en-GB"/>
        </w:rPr>
        <w:t xml:space="preserve">, at 86% and </w:t>
      </w:r>
      <w:r w:rsidR="67250DC1">
        <w:rPr>
          <w:rFonts w:cs="Arial"/>
          <w:lang w:eastAsia="en-GB"/>
        </w:rPr>
        <w:t>83</w:t>
      </w:r>
      <w:r w:rsidR="53A55EE6">
        <w:rPr>
          <w:rFonts w:cs="Arial"/>
          <w:lang w:eastAsia="en-GB"/>
        </w:rPr>
        <w:t xml:space="preserve">% </w:t>
      </w:r>
      <w:r w:rsidR="58DFC8CB">
        <w:rPr>
          <w:rFonts w:cs="Arial"/>
          <w:lang w:eastAsia="en-GB"/>
        </w:rPr>
        <w:t>respectively</w:t>
      </w:r>
      <w:r w:rsidRPr="00E8462D" w:rsidR="00CF16A5">
        <w:rPr>
          <w:rFonts w:cs="Arial"/>
          <w:vertAlign w:val="superscript"/>
          <w:lang w:eastAsia="en-GB"/>
        </w:rPr>
        <w:footnoteReference w:id="34"/>
      </w:r>
      <w:r w:rsidRPr="00CF16A5">
        <w:rPr>
          <w:rFonts w:cs="Arial"/>
          <w:lang w:eastAsia="en-GB"/>
        </w:rPr>
        <w:t>. Concerning plastic film, only 1</w:t>
      </w:r>
      <w:r w:rsidR="53A55EE6">
        <w:rPr>
          <w:rFonts w:cs="Arial"/>
          <w:lang w:eastAsia="en-GB"/>
        </w:rPr>
        <w:t>7</w:t>
      </w:r>
      <w:r w:rsidRPr="00CF16A5">
        <w:rPr>
          <w:rFonts w:cs="Arial"/>
          <w:lang w:eastAsia="en-GB"/>
        </w:rPr>
        <w:t xml:space="preserve">% of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uthorities collect it for recycling</w:t>
      </w:r>
      <w:r w:rsidRPr="00E8462D" w:rsidR="00CF16A5">
        <w:rPr>
          <w:rFonts w:cs="Arial"/>
          <w:vertAlign w:val="superscript"/>
          <w:lang w:eastAsia="en-GB"/>
        </w:rPr>
        <w:footnoteReference w:id="35"/>
      </w:r>
      <w:r w:rsidRPr="00CF16A5">
        <w:rPr>
          <w:rFonts w:cs="Arial"/>
          <w:lang w:eastAsia="en-GB"/>
        </w:rPr>
        <w:t>.  Greater consistency</w:t>
      </w:r>
      <w:r w:rsidR="7AA14D07">
        <w:rPr>
          <w:rFonts w:cs="Arial"/>
          <w:lang w:eastAsia="en-GB"/>
        </w:rPr>
        <w:t xml:space="preserve">, for </w:t>
      </w:r>
      <w:r w:rsidR="1ED97473">
        <w:rPr>
          <w:rFonts w:cs="Arial"/>
          <w:lang w:eastAsia="en-GB"/>
        </w:rPr>
        <w:t xml:space="preserve">example, </w:t>
      </w:r>
      <w:r w:rsidRPr="00CF16A5" w:rsidR="1ED97473">
        <w:rPr>
          <w:rFonts w:cs="Arial"/>
          <w:lang w:eastAsia="en-GB"/>
        </w:rPr>
        <w:t>means</w:t>
      </w:r>
      <w:r w:rsidR="7AA14D07">
        <w:rPr>
          <w:rFonts w:cs="Arial"/>
          <w:lang w:eastAsia="en-GB"/>
        </w:rPr>
        <w:t xml:space="preserve"> that </w:t>
      </w:r>
      <w:r w:rsidR="00844A1D">
        <w:rPr>
          <w:rFonts w:cs="Arial"/>
          <w:lang w:eastAsia="en-GB"/>
        </w:rPr>
        <w:t>l</w:t>
      </w:r>
      <w:r w:rsidR="7AA14D07">
        <w:rPr>
          <w:rFonts w:cs="Arial"/>
          <w:lang w:eastAsia="en-GB"/>
        </w:rPr>
        <w:t xml:space="preserve">ocal </w:t>
      </w:r>
      <w:r w:rsidR="00844A1D">
        <w:rPr>
          <w:rFonts w:cs="Arial"/>
          <w:lang w:eastAsia="en-GB"/>
        </w:rPr>
        <w:t>a</w:t>
      </w:r>
      <w:r w:rsidR="7AA14D07">
        <w:rPr>
          <w:rFonts w:cs="Arial"/>
          <w:lang w:eastAsia="en-GB"/>
        </w:rPr>
        <w:t xml:space="preserve">uthorities that do not already collect plastic film will be required to collect it for recycling. Requiring all </w:t>
      </w:r>
      <w:r w:rsidR="00844A1D">
        <w:rPr>
          <w:rFonts w:cs="Arial"/>
          <w:lang w:eastAsia="en-GB"/>
        </w:rPr>
        <w:t>l</w:t>
      </w:r>
      <w:r w:rsidR="7AA14D07">
        <w:rPr>
          <w:rFonts w:cs="Arial"/>
          <w:lang w:eastAsia="en-GB"/>
        </w:rPr>
        <w:t xml:space="preserve">ocal </w:t>
      </w:r>
      <w:r w:rsidR="00844A1D">
        <w:rPr>
          <w:rFonts w:cs="Arial"/>
          <w:lang w:eastAsia="en-GB"/>
        </w:rPr>
        <w:t>a</w:t>
      </w:r>
      <w:r w:rsidR="7AA14D07">
        <w:rPr>
          <w:rFonts w:cs="Arial"/>
          <w:lang w:eastAsia="en-GB"/>
        </w:rPr>
        <w:t xml:space="preserve">uthorities to collect the same </w:t>
      </w:r>
      <w:r w:rsidRPr="00CF16A5">
        <w:rPr>
          <w:rFonts w:cs="Arial"/>
          <w:lang w:eastAsia="en-GB"/>
        </w:rPr>
        <w:t>materials from kerbside will help increase the quantity and quality of materials collected for recycling. It could also help reduce consumer confusion (by ensuring that the same material</w:t>
      </w:r>
      <w:r w:rsidR="00664923">
        <w:rPr>
          <w:rFonts w:cs="Arial"/>
          <w:lang w:eastAsia="en-GB"/>
        </w:rPr>
        <w:t>s are</w:t>
      </w:r>
      <w:r w:rsidRPr="00CF16A5">
        <w:rPr>
          <w:rFonts w:cs="Arial"/>
          <w:lang w:eastAsia="en-GB"/>
        </w:rPr>
        <w:t xml:space="preserve"> collected for recycling across England, e.g., 40% of the public think recycling rules should be simplified</w:t>
      </w:r>
      <w:r w:rsidRPr="065F624C">
        <w:rPr>
          <w:rFonts w:cs="Arial"/>
          <w:vertAlign w:val="superscript"/>
          <w:lang w:eastAsia="en-GB"/>
        </w:rPr>
        <w:footnoteReference w:id="36"/>
      </w:r>
      <w:r w:rsidRPr="00CF16A5">
        <w:rPr>
          <w:rFonts w:cs="Arial"/>
          <w:lang w:eastAsia="en-GB"/>
        </w:rPr>
        <w:t>).  </w:t>
      </w:r>
      <w:r w:rsidRPr="00CF16A5">
        <w:rPr>
          <w:rFonts w:cs="Arial"/>
          <w:lang w:val="en-US" w:eastAsia="en-GB"/>
        </w:rPr>
        <w:t> </w:t>
      </w:r>
    </w:p>
    <w:p w:rsidRPr="00CF16A5" w:rsidR="00CF16A5" w:rsidP="00CF16A5" w:rsidRDefault="00CF16A5" w14:paraId="488CBAFD" w14:textId="77777777">
      <w:pPr>
        <w:jc w:val="both"/>
        <w:textAlignment w:val="baseline"/>
        <w:rPr>
          <w:rFonts w:cs="Arial"/>
          <w:lang w:val="en-US" w:eastAsia="en-GB"/>
        </w:rPr>
      </w:pPr>
      <w:r w:rsidRPr="00CF16A5">
        <w:rPr>
          <w:rFonts w:cs="Arial"/>
          <w:lang w:val="en-US" w:eastAsia="en-GB"/>
        </w:rPr>
        <w:t> </w:t>
      </w:r>
    </w:p>
    <w:p w:rsidRPr="00CF16A5" w:rsidR="00CF16A5" w:rsidP="00CF16A5" w:rsidRDefault="3CCB3EB1" w14:paraId="13B7EFC1" w14:textId="6141BD3F">
      <w:pPr>
        <w:jc w:val="both"/>
        <w:textAlignment w:val="baseline"/>
        <w:rPr>
          <w:rFonts w:cs="Arial"/>
          <w:lang w:val="en-US" w:eastAsia="en-GB"/>
        </w:rPr>
      </w:pPr>
      <w:r w:rsidRPr="00CF16A5">
        <w:rPr>
          <w:rFonts w:cs="Arial"/>
          <w:lang w:eastAsia="en-GB"/>
        </w:rPr>
        <w:t>WRAP surveys show that 85% of UK households add one or more items to their recycling collection that is not accepted locally. Furthermore, just over half of UK households (55%) put at least one item in the general rubbish that could be collected in the kerbside recycling</w:t>
      </w:r>
      <w:r w:rsidRPr="00E8462D" w:rsidR="00CF16A5">
        <w:rPr>
          <w:rFonts w:cs="Arial"/>
          <w:vertAlign w:val="superscript"/>
          <w:lang w:eastAsia="en-GB"/>
        </w:rPr>
        <w:footnoteReference w:id="37"/>
      </w:r>
      <w:r w:rsidRPr="00CF16A5">
        <w:rPr>
          <w:rFonts w:cs="Arial"/>
          <w:lang w:eastAsia="en-GB"/>
        </w:rPr>
        <w:t xml:space="preserve">. As a result, householders either recycle fewer items than they </w:t>
      </w:r>
      <w:proofErr w:type="gramStart"/>
      <w:r w:rsidRPr="00CF16A5">
        <w:rPr>
          <w:rFonts w:cs="Arial"/>
          <w:lang w:eastAsia="en-GB"/>
        </w:rPr>
        <w:t>are able to</w:t>
      </w:r>
      <w:proofErr w:type="gramEnd"/>
      <w:r w:rsidRPr="00CF16A5">
        <w:rPr>
          <w:rFonts w:cs="Arial"/>
          <w:lang w:eastAsia="en-GB"/>
        </w:rPr>
        <w:t xml:space="preserve"> or contaminate recycling with items that are not collected locally for recycling or </w:t>
      </w:r>
      <w:r w:rsidR="00BD59E3">
        <w:rPr>
          <w:rFonts w:cs="Arial"/>
          <w:lang w:eastAsia="en-GB"/>
        </w:rPr>
        <w:t xml:space="preserve">are </w:t>
      </w:r>
      <w:r w:rsidRPr="00CF16A5">
        <w:rPr>
          <w:rFonts w:cs="Arial"/>
          <w:lang w:eastAsia="en-GB"/>
        </w:rPr>
        <w:t xml:space="preserve">non-recyclable. Such contamination can reduce the quality and value of </w:t>
      </w:r>
      <w:proofErr w:type="spellStart"/>
      <w:r w:rsidRPr="00CF16A5">
        <w:rPr>
          <w:rFonts w:cs="Arial"/>
          <w:lang w:eastAsia="en-GB"/>
        </w:rPr>
        <w:t>recyclate</w:t>
      </w:r>
      <w:proofErr w:type="spellEnd"/>
      <w:r w:rsidRPr="00CF16A5">
        <w:rPr>
          <w:rFonts w:cs="Arial"/>
          <w:lang w:eastAsia="en-GB"/>
        </w:rPr>
        <w:t xml:space="preserve"> and can lead to rejection at reprocessing or sorting centres. This in turn reduces our overall recycling rate and reduces the amount of material made available to producers to be recycled into new products, or for packaging producers to achieve targets and obligations to recycle a set proportion of the packaging they place on the UK </w:t>
      </w:r>
      <w:r w:rsidRPr="00CF16A5">
        <w:rPr>
          <w:rFonts w:cs="Arial"/>
          <w:lang w:eastAsia="en-GB"/>
        </w:rPr>
        <w:t>market. Also, any recycling materials destined for other countries must meet strict criteria in accordance with waste import and export legislation</w:t>
      </w:r>
      <w:r w:rsidRPr="00101A16" w:rsidR="00664923">
        <w:rPr>
          <w:rFonts w:cs="Arial"/>
          <w:vertAlign w:val="superscript"/>
          <w:lang w:eastAsia="en-GB"/>
        </w:rPr>
        <w:footnoteReference w:id="38"/>
      </w:r>
      <w:r w:rsidRPr="00101A16" w:rsidR="00664923">
        <w:rPr>
          <w:rFonts w:cs="Arial"/>
          <w:vertAlign w:val="superscript"/>
          <w:lang w:eastAsia="en-GB"/>
        </w:rPr>
        <w:t>,</w:t>
      </w:r>
      <w:r w:rsidRPr="00101A16" w:rsidR="00664923">
        <w:rPr>
          <w:rFonts w:cs="Arial"/>
          <w:vertAlign w:val="superscript"/>
          <w:lang w:eastAsia="en-GB"/>
        </w:rPr>
        <w:footnoteReference w:id="39"/>
      </w:r>
      <w:r w:rsidRPr="00CF16A5">
        <w:rPr>
          <w:rFonts w:cs="Arial"/>
          <w:lang w:eastAsia="en-GB"/>
        </w:rPr>
        <w:t xml:space="preserve">. This reinforces the need for us to ensure the quality of </w:t>
      </w:r>
      <w:proofErr w:type="spellStart"/>
      <w:r w:rsidR="00183BEA">
        <w:rPr>
          <w:rFonts w:cs="Arial"/>
          <w:lang w:eastAsia="en-GB"/>
        </w:rPr>
        <w:t>recyclate</w:t>
      </w:r>
      <w:proofErr w:type="spellEnd"/>
      <w:r w:rsidR="00183BEA">
        <w:rPr>
          <w:rFonts w:cs="Arial"/>
          <w:lang w:eastAsia="en-GB"/>
        </w:rPr>
        <w:t xml:space="preserve"> is</w:t>
      </w:r>
      <w:r w:rsidR="00BE57FD">
        <w:rPr>
          <w:rFonts w:cs="Arial"/>
          <w:lang w:eastAsia="en-GB"/>
        </w:rPr>
        <w:t xml:space="preserve"> </w:t>
      </w:r>
      <w:r w:rsidRPr="00C34C76" w:rsidR="00BE57FD">
        <w:rPr>
          <w:rFonts w:cs="Arial"/>
          <w:lang w:eastAsia="en-GB"/>
        </w:rPr>
        <w:t>high</w:t>
      </w:r>
      <w:r w:rsidRPr="00101A16" w:rsidR="0004303E">
        <w:rPr>
          <w:rFonts w:cs="Arial"/>
          <w:lang w:eastAsia="en-GB"/>
        </w:rPr>
        <w:t>.</w:t>
      </w:r>
      <w:r w:rsidRPr="00101A16" w:rsidDel="00664923" w:rsidR="00664923">
        <w:rPr>
          <w:rFonts w:cs="Arial"/>
          <w:lang w:eastAsia="en-GB"/>
        </w:rPr>
        <w:t xml:space="preserve"> </w:t>
      </w:r>
    </w:p>
    <w:p w:rsidRPr="00CF16A5" w:rsidR="00CF16A5" w:rsidP="00CF16A5" w:rsidRDefault="00CF16A5" w14:paraId="127569FA" w14:textId="77777777">
      <w:pPr>
        <w:jc w:val="both"/>
        <w:textAlignment w:val="baseline"/>
        <w:rPr>
          <w:rFonts w:cs="Arial"/>
          <w:lang w:val="en-US" w:eastAsia="en-GB"/>
        </w:rPr>
      </w:pPr>
      <w:r w:rsidRPr="00CF16A5">
        <w:rPr>
          <w:rFonts w:cs="Arial"/>
          <w:lang w:val="en-US" w:eastAsia="en-GB"/>
        </w:rPr>
        <w:t> </w:t>
      </w:r>
    </w:p>
    <w:p w:rsidRPr="00CF16A5" w:rsidR="00CF16A5" w:rsidP="00CF16A5" w:rsidRDefault="3CCB3EB1" w14:paraId="3D6F4B66" w14:textId="6AAED4E7">
      <w:pPr>
        <w:jc w:val="both"/>
        <w:textAlignment w:val="baseline"/>
        <w:rPr>
          <w:rFonts w:cs="Arial"/>
          <w:lang w:val="en-US" w:eastAsia="en-GB"/>
        </w:rPr>
      </w:pPr>
      <w:r w:rsidRPr="00CF16A5">
        <w:rPr>
          <w:rFonts w:cs="Arial"/>
          <w:lang w:eastAsia="en-GB"/>
        </w:rPr>
        <w:t xml:space="preserve">High profile media coverage of waste, such as in the programme “Blue Planet,” mean that there is </w:t>
      </w:r>
      <w:r w:rsidR="2D39AEAB">
        <w:rPr>
          <w:rFonts w:cs="Arial"/>
          <w:lang w:eastAsia="en-GB"/>
        </w:rPr>
        <w:t>increased</w:t>
      </w:r>
      <w:r w:rsidRPr="00CF16A5" w:rsidR="2D39AEAB">
        <w:rPr>
          <w:rFonts w:cs="Arial"/>
          <w:lang w:eastAsia="en-GB"/>
        </w:rPr>
        <w:t xml:space="preserve"> </w:t>
      </w:r>
      <w:r w:rsidRPr="00CF16A5">
        <w:rPr>
          <w:rFonts w:cs="Arial"/>
          <w:lang w:eastAsia="en-GB"/>
        </w:rPr>
        <w:t>public demand to tackle the problem of waste in more effective ways and to recycle more materials, especially plastics.</w:t>
      </w:r>
      <w:r w:rsidRPr="00CF16A5">
        <w:rPr>
          <w:rFonts w:cs="Arial"/>
          <w:lang w:val="en-US" w:eastAsia="en-GB"/>
        </w:rPr>
        <w:t> Similarly, the latest YouGov survey results show that the British public want more to be done to encourage recycling in the UK</w:t>
      </w:r>
      <w:r w:rsidRPr="005844E7" w:rsidR="00CF16A5">
        <w:rPr>
          <w:rFonts w:cs="Arial"/>
          <w:vertAlign w:val="superscript"/>
          <w:lang w:val="en-US" w:eastAsia="en-GB"/>
        </w:rPr>
        <w:footnoteReference w:id="40"/>
      </w:r>
      <w:r w:rsidRPr="00CF16A5">
        <w:rPr>
          <w:rFonts w:cs="Arial"/>
          <w:lang w:val="en-US" w:eastAsia="en-GB"/>
        </w:rPr>
        <w:t xml:space="preserve">. The survey identifies that the biggest issues keeping British people from recycling more are a lack of local facilities, </w:t>
      </w:r>
      <w:r w:rsidR="00C345C3">
        <w:rPr>
          <w:rFonts w:cs="Arial"/>
          <w:lang w:val="en-US" w:eastAsia="en-GB"/>
        </w:rPr>
        <w:t>C</w:t>
      </w:r>
      <w:r w:rsidRPr="00CF16A5">
        <w:rPr>
          <w:rFonts w:cs="Arial"/>
          <w:lang w:val="en-US" w:eastAsia="en-GB"/>
        </w:rPr>
        <w:t xml:space="preserve">ouncils not collecting certain types of items from the </w:t>
      </w:r>
      <w:proofErr w:type="spellStart"/>
      <w:r w:rsidRPr="00CF16A5">
        <w:rPr>
          <w:rFonts w:cs="Arial"/>
          <w:lang w:val="en-US" w:eastAsia="en-GB"/>
        </w:rPr>
        <w:t>kerbside</w:t>
      </w:r>
      <w:proofErr w:type="spellEnd"/>
      <w:r w:rsidR="6EF18DBA">
        <w:rPr>
          <w:rFonts w:cs="Arial"/>
          <w:lang w:val="en-US" w:eastAsia="en-GB"/>
        </w:rPr>
        <w:t>,</w:t>
      </w:r>
      <w:r w:rsidRPr="00CF16A5">
        <w:rPr>
          <w:rFonts w:cs="Arial"/>
          <w:lang w:val="en-US" w:eastAsia="en-GB"/>
        </w:rPr>
        <w:t xml:space="preserve"> and confusing rules. </w:t>
      </w:r>
    </w:p>
    <w:p w:rsidRPr="00CF16A5" w:rsidR="00CF16A5" w:rsidP="00CF16A5" w:rsidRDefault="00CF16A5" w14:paraId="71AC6F01" w14:textId="77777777">
      <w:pPr>
        <w:textAlignment w:val="baseline"/>
        <w:rPr>
          <w:rFonts w:cs="Arial"/>
          <w:lang w:val="en-US" w:eastAsia="en-GB"/>
        </w:rPr>
      </w:pPr>
      <w:r w:rsidRPr="00CF16A5">
        <w:rPr>
          <w:rFonts w:cs="Arial"/>
          <w:lang w:eastAsia="en-GB"/>
        </w:rPr>
        <w:t>  </w:t>
      </w:r>
      <w:r w:rsidRPr="00CF16A5">
        <w:rPr>
          <w:rFonts w:cs="Arial"/>
          <w:lang w:val="en-US" w:eastAsia="en-GB"/>
        </w:rPr>
        <w:t> </w:t>
      </w:r>
    </w:p>
    <w:p w:rsidRPr="00CF16A5" w:rsidR="00CF16A5" w:rsidP="00CF16A5" w:rsidRDefault="3CCB3EB1" w14:paraId="3F70DD9E" w14:textId="0CA62771">
      <w:pPr>
        <w:jc w:val="both"/>
        <w:textAlignment w:val="baseline"/>
        <w:rPr>
          <w:rFonts w:cs="Arial"/>
          <w:lang w:eastAsia="en-GB"/>
        </w:rPr>
      </w:pPr>
      <w:r w:rsidRPr="00CF16A5">
        <w:rPr>
          <w:rFonts w:cs="Arial"/>
          <w:lang w:eastAsia="en-GB"/>
        </w:rPr>
        <w:t>The quality of dry recycling has also failed to improve in recent years, with Material Recovery Facilities (MRFs) reporting a target material</w:t>
      </w:r>
      <w:r w:rsidRPr="005844E7" w:rsidR="00CF16A5">
        <w:rPr>
          <w:rStyle w:val="FootnoteReference"/>
          <w:rFonts w:cs="Arial"/>
          <w:sz w:val="24"/>
          <w:lang w:eastAsia="en-GB"/>
        </w:rPr>
        <w:footnoteReference w:id="41"/>
      </w:r>
      <w:r w:rsidRPr="00CF16A5">
        <w:rPr>
          <w:rFonts w:cs="Arial"/>
          <w:lang w:eastAsia="en-GB"/>
        </w:rPr>
        <w:t xml:space="preserve"> percentage of 84.4% towards the last quarter of 2019, a fall from 90.6% </w:t>
      </w:r>
      <w:r w:rsidRPr="00CF16A5" w:rsidDel="00D20A55">
        <w:rPr>
          <w:rFonts w:cs="Arial"/>
          <w:lang w:eastAsia="en-GB"/>
        </w:rPr>
        <w:t xml:space="preserve">since </w:t>
      </w:r>
      <w:r w:rsidRPr="00CF16A5">
        <w:rPr>
          <w:rFonts w:cs="Arial"/>
          <w:lang w:eastAsia="en-GB"/>
        </w:rPr>
        <w:t>the last quarter of 2014, with a notable rise in non-recyclable material received</w:t>
      </w:r>
      <w:r w:rsidRPr="005844E7" w:rsidR="00CF16A5">
        <w:rPr>
          <w:rFonts w:cs="Arial"/>
          <w:vertAlign w:val="superscript"/>
          <w:lang w:eastAsia="en-GB"/>
        </w:rPr>
        <w:footnoteReference w:id="42"/>
      </w:r>
      <w:r w:rsidRPr="00CF16A5">
        <w:rPr>
          <w:rFonts w:cs="Arial"/>
          <w:lang w:eastAsia="en-GB"/>
        </w:rPr>
        <w:t xml:space="preserve">. This is influenced by both collection services run by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uthorities as well as products being placed on the market by producers. More composite or difficult</w:t>
      </w:r>
      <w:r w:rsidR="00DB61FE">
        <w:rPr>
          <w:rFonts w:cs="Arial"/>
          <w:lang w:eastAsia="en-GB"/>
        </w:rPr>
        <w:t>-</w:t>
      </w:r>
      <w:r w:rsidRPr="00CF16A5">
        <w:rPr>
          <w:rFonts w:cs="Arial"/>
          <w:lang w:eastAsia="en-GB"/>
        </w:rPr>
        <w:t>to</w:t>
      </w:r>
      <w:r w:rsidR="00DB61FE">
        <w:rPr>
          <w:rFonts w:cs="Arial"/>
          <w:lang w:eastAsia="en-GB"/>
        </w:rPr>
        <w:t>-</w:t>
      </w:r>
      <w:r w:rsidRPr="00CF16A5">
        <w:rPr>
          <w:rFonts w:cs="Arial"/>
          <w:lang w:eastAsia="en-GB"/>
        </w:rPr>
        <w:t xml:space="preserve">recycle products placed on the market cannot be controlled by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uthorities or waste management companies running the MRFs</w:t>
      </w:r>
      <w:r>
        <w:rPr>
          <w:rFonts w:cs="Arial"/>
          <w:lang w:eastAsia="en-GB"/>
        </w:rPr>
        <w:t>.</w:t>
      </w:r>
    </w:p>
    <w:p w:rsidRPr="00CF16A5" w:rsidR="00CF16A5" w:rsidP="00CF16A5" w:rsidRDefault="00CF16A5" w14:paraId="67F2C080" w14:textId="77777777">
      <w:pPr>
        <w:pStyle w:val="Heading3"/>
        <w:rPr>
          <w:b w:val="0"/>
          <w:bCs w:val="0"/>
          <w:lang w:val="en-US"/>
        </w:rPr>
      </w:pPr>
      <w:r w:rsidRPr="00CF16A5">
        <w:t>Food wast</w:t>
      </w:r>
      <w:r w:rsidRPr="00CF16A5">
        <w:rPr>
          <w:color w:val="auto"/>
        </w:rPr>
        <w:t>e collections</w:t>
      </w:r>
      <w:r w:rsidRPr="00CF16A5">
        <w:rPr>
          <w:b w:val="0"/>
          <w:bCs w:val="0"/>
          <w:color w:val="auto"/>
          <w:lang w:val="en-US"/>
        </w:rPr>
        <w:t> </w:t>
      </w:r>
    </w:p>
    <w:p w:rsidRPr="00CF16A5" w:rsidR="00CF16A5" w:rsidP="00CF16A5" w:rsidRDefault="3CCB3EB1" w14:paraId="66CFE0FD" w14:textId="0A7FD9A1">
      <w:pPr>
        <w:jc w:val="both"/>
        <w:textAlignment w:val="baseline"/>
        <w:rPr>
          <w:rFonts w:cs="Arial"/>
          <w:szCs w:val="20"/>
        </w:rPr>
      </w:pPr>
      <w:r w:rsidRPr="00CF16A5">
        <w:rPr>
          <w:rFonts w:cs="Arial"/>
          <w:lang w:eastAsia="en-GB"/>
        </w:rPr>
        <w:t>Using WRAP’s analysis for households, hospitality and food service, food manufacture, retail and wholesale sectors in 2018</w:t>
      </w:r>
      <w:r w:rsidR="007D14A9">
        <w:rPr>
          <w:rFonts w:cs="Arial"/>
          <w:lang w:eastAsia="en-GB"/>
        </w:rPr>
        <w:t>,</w:t>
      </w:r>
      <w:r w:rsidRPr="00CF16A5">
        <w:rPr>
          <w:rFonts w:cs="Arial"/>
          <w:lang w:eastAsia="en-GB"/>
        </w:rPr>
        <w:t xml:space="preserve"> we estimate around 9.5 million tonnes of food waste (i.e., post farm gate</w:t>
      </w:r>
      <w:r w:rsidRPr="005844E7" w:rsidR="00CF16A5">
        <w:rPr>
          <w:rFonts w:cs="Arial"/>
          <w:vertAlign w:val="superscript"/>
          <w:lang w:eastAsia="en-GB"/>
        </w:rPr>
        <w:footnoteReference w:id="43"/>
      </w:r>
      <w:r w:rsidRPr="00CF16A5">
        <w:rPr>
          <w:rFonts w:cs="Arial"/>
          <w:lang w:eastAsia="en-GB"/>
        </w:rPr>
        <w:t>) is produced every year. This has an estimated sale value of over £19 billion a year and is associated with more than 25 million tonnes of GHG emissions</w:t>
      </w:r>
      <w:r w:rsidRPr="005844E7" w:rsidR="00CF16A5">
        <w:rPr>
          <w:rFonts w:cs="Arial"/>
          <w:vertAlign w:val="superscript"/>
          <w:lang w:eastAsia="en-GB"/>
        </w:rPr>
        <w:footnoteReference w:id="44"/>
      </w:r>
      <w:r w:rsidRPr="00CF16A5">
        <w:rPr>
          <w:rFonts w:cs="Arial"/>
          <w:lang w:eastAsia="en-GB"/>
        </w:rPr>
        <w:t>.</w:t>
      </w:r>
      <w:r w:rsidRPr="00CF16A5">
        <w:rPr>
          <w:rFonts w:cs="Arial"/>
        </w:rPr>
        <w:t xml:space="preserve"> The detrimental impacts of food waste on the environment are significant. Food waste that is sent to landfill generates methane (i.e., a powerful greenhouse gas 2</w:t>
      </w:r>
      <w:r w:rsidR="35E6EB3C">
        <w:rPr>
          <w:rFonts w:cs="Arial"/>
        </w:rPr>
        <w:t>5</w:t>
      </w:r>
      <w:r w:rsidRPr="00CF16A5">
        <w:rPr>
          <w:rFonts w:cs="Arial"/>
        </w:rPr>
        <w:t xml:space="preserve"> times more powerful than CO2</w:t>
      </w:r>
      <w:r w:rsidRPr="005844E7" w:rsidR="00CF16A5">
        <w:rPr>
          <w:rFonts w:cs="Arial"/>
          <w:vertAlign w:val="superscript"/>
        </w:rPr>
        <w:footnoteReference w:id="45"/>
      </w:r>
      <w:r w:rsidRPr="00CF16A5">
        <w:rPr>
          <w:rFonts w:cs="Arial"/>
        </w:rPr>
        <w:t>).</w:t>
      </w:r>
    </w:p>
    <w:p w:rsidRPr="00CF16A5" w:rsidR="00CF16A5" w:rsidP="00CF16A5" w:rsidRDefault="00CF16A5" w14:paraId="4FF738BA" w14:textId="77777777">
      <w:pPr>
        <w:jc w:val="both"/>
        <w:textAlignment w:val="baseline"/>
        <w:rPr>
          <w:rFonts w:cs="Arial"/>
          <w:lang w:val="en-US" w:eastAsia="en-GB"/>
        </w:rPr>
      </w:pPr>
      <w:r w:rsidRPr="00CF16A5">
        <w:rPr>
          <w:rFonts w:cs="Arial"/>
          <w:lang w:val="en-US" w:eastAsia="en-GB"/>
        </w:rPr>
        <w:t> </w:t>
      </w:r>
    </w:p>
    <w:p w:rsidRPr="00CF16A5" w:rsidR="00CF16A5" w:rsidP="00CF16A5" w:rsidRDefault="3CCB3EB1" w14:paraId="5A482A36" w14:textId="646E5D9C">
      <w:pPr>
        <w:jc w:val="both"/>
        <w:textAlignment w:val="baseline"/>
        <w:rPr>
          <w:rFonts w:cs="Arial"/>
          <w:lang w:eastAsia="en-GB"/>
        </w:rPr>
      </w:pPr>
      <w:r w:rsidRPr="00CF16A5">
        <w:rPr>
          <w:rFonts w:cs="Arial"/>
          <w:lang w:eastAsia="en-GB"/>
        </w:rPr>
        <w:t xml:space="preserve">Currently </w:t>
      </w:r>
      <w:r w:rsidRPr="44B1CB5A" w:rsidR="360C1195">
        <w:rPr>
          <w:rFonts w:cs="Arial"/>
          <w:lang w:eastAsia="en-GB"/>
        </w:rPr>
        <w:t>51</w:t>
      </w:r>
      <w:r w:rsidRPr="005844E7">
        <w:rPr>
          <w:rFonts w:cs="Arial"/>
          <w:lang w:eastAsia="en-GB"/>
        </w:rPr>
        <w:t>%</w:t>
      </w:r>
      <w:r w:rsidRPr="7C995945" w:rsidR="00CF16A5">
        <w:rPr>
          <w:rStyle w:val="FootnoteReference"/>
          <w:rFonts w:cs="Arial"/>
          <w:sz w:val="24"/>
          <w:lang w:eastAsia="en-GB"/>
        </w:rPr>
        <w:footnoteReference w:id="46"/>
      </w:r>
      <w:r w:rsidRPr="005844E7">
        <w:rPr>
          <w:rFonts w:cs="Arial"/>
          <w:lang w:eastAsia="en-GB"/>
        </w:rPr>
        <w:t xml:space="preserve"> of </w:t>
      </w:r>
      <w:r w:rsidR="00844A1D">
        <w:rPr>
          <w:rFonts w:cs="Arial"/>
          <w:lang w:eastAsia="en-GB"/>
        </w:rPr>
        <w:t>l</w:t>
      </w:r>
      <w:r w:rsidRPr="005844E7">
        <w:rPr>
          <w:rFonts w:cs="Arial"/>
          <w:lang w:eastAsia="en-GB"/>
        </w:rPr>
        <w:t xml:space="preserve">ocal </w:t>
      </w:r>
      <w:r w:rsidR="00844A1D">
        <w:rPr>
          <w:rFonts w:cs="Arial"/>
          <w:lang w:eastAsia="en-GB"/>
        </w:rPr>
        <w:t>a</w:t>
      </w:r>
      <w:r w:rsidRPr="005844E7">
        <w:rPr>
          <w:rFonts w:cs="Arial"/>
          <w:lang w:eastAsia="en-GB"/>
        </w:rPr>
        <w:t>uthorities collect food waste separately from residual waste (either, food mixed with garden waste, or separate collection of food waste), with 35</w:t>
      </w:r>
      <w:r w:rsidR="7E0E2F43">
        <w:rPr>
          <w:rFonts w:cs="Arial"/>
          <w:lang w:eastAsia="en-GB"/>
        </w:rPr>
        <w:t>%</w:t>
      </w:r>
      <w:r w:rsidRPr="44B1CB5A" w:rsidR="55B80C78">
        <w:rPr>
          <w:rFonts w:cs="Arial"/>
          <w:lang w:eastAsia="en-GB"/>
        </w:rPr>
        <w:t xml:space="preserve"> </w:t>
      </w:r>
      <w:r w:rsidRPr="00CF16A5">
        <w:rPr>
          <w:rFonts w:cs="Arial"/>
          <w:lang w:eastAsia="en-GB"/>
        </w:rPr>
        <w:t xml:space="preserve">of </w:t>
      </w:r>
      <w:r w:rsidR="7E0E2F43">
        <w:rPr>
          <w:rFonts w:cs="Arial"/>
          <w:lang w:eastAsia="en-GB"/>
        </w:rPr>
        <w:t>all</w:t>
      </w:r>
      <w:r w:rsidRPr="00CF16A5">
        <w:rPr>
          <w:rFonts w:cs="Arial"/>
          <w:lang w:eastAsia="en-GB"/>
        </w:rPr>
        <w:t xml:space="preserve">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 xml:space="preserve">uthorities collecting this waste separately from other biodegradable waste, </w:t>
      </w:r>
      <w:r w:rsidR="00407BEC">
        <w:rPr>
          <w:rFonts w:cs="Arial"/>
          <w:lang w:eastAsia="en-GB"/>
        </w:rPr>
        <w:t>and the</w:t>
      </w:r>
      <w:r w:rsidRPr="00CF16A5" w:rsidR="00407BEC">
        <w:rPr>
          <w:rFonts w:cs="Arial"/>
          <w:lang w:eastAsia="en-GB"/>
        </w:rPr>
        <w:t xml:space="preserve"> </w:t>
      </w:r>
      <w:r w:rsidRPr="00CF16A5">
        <w:rPr>
          <w:rFonts w:cs="Arial"/>
          <w:lang w:eastAsia="en-GB"/>
        </w:rPr>
        <w:t xml:space="preserve">remaining authorities collecting food waste mixed with garden waste </w:t>
      </w:r>
      <w:r w:rsidRPr="00EF7635">
        <w:rPr>
          <w:rFonts w:cs="Arial"/>
          <w:lang w:eastAsia="en-GB"/>
        </w:rPr>
        <w:t xml:space="preserve">(Table </w:t>
      </w:r>
      <w:r w:rsidRPr="00EF7635" w:rsidR="0C2358AA">
        <w:rPr>
          <w:rFonts w:cs="Arial"/>
          <w:lang w:eastAsia="en-GB"/>
        </w:rPr>
        <w:t>3</w:t>
      </w:r>
      <w:r w:rsidRPr="00EF7635">
        <w:rPr>
          <w:rFonts w:cs="Arial"/>
          <w:lang w:eastAsia="en-GB"/>
        </w:rPr>
        <w:t>). Only 13%</w:t>
      </w:r>
      <w:r w:rsidRPr="00EF7635" w:rsidR="00CF16A5">
        <w:rPr>
          <w:rStyle w:val="FootnoteReference"/>
          <w:rFonts w:cs="Arial"/>
          <w:lang w:eastAsia="en-GB"/>
        </w:rPr>
        <w:footnoteReference w:id="47"/>
      </w:r>
      <w:r w:rsidRPr="00CF16A5">
        <w:rPr>
          <w:rFonts w:cs="Arial"/>
          <w:lang w:eastAsia="en-GB"/>
        </w:rPr>
        <w:t xml:space="preserve"> of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uthorities currently collect food waste from all households on a weekly basis in line with the requirements of new section 45 of the Environmental Protection Act 1990 (as amended by the Environment Act 2021). Separate collection of food waste for treatment by anaerobic digestion has higher environmental outcomes than co-mingling food and garden waste by in vessel composting (IVC)</w:t>
      </w:r>
      <w:r w:rsidRPr="7C995945" w:rsidR="00CF16A5">
        <w:rPr>
          <w:rStyle w:val="FootnoteReference"/>
          <w:rFonts w:cs="Arial"/>
          <w:sz w:val="24"/>
          <w:lang w:eastAsia="en-GB"/>
        </w:rPr>
        <w:footnoteReference w:id="48"/>
      </w:r>
      <w:r w:rsidRPr="00CF16A5">
        <w:rPr>
          <w:rFonts w:cs="Arial"/>
          <w:lang w:eastAsia="en-GB"/>
        </w:rPr>
        <w:t xml:space="preserve">. Both anaerobic digestion and IVC recycle food waste by turning it into a form of organic fertiliser, but only anaerobic digestion reclaims energy through the production of biogas. If all </w:t>
      </w:r>
      <w:r w:rsidR="00844A1D">
        <w:rPr>
          <w:rFonts w:cs="Arial"/>
          <w:lang w:eastAsia="en-GB"/>
        </w:rPr>
        <w:t>l</w:t>
      </w:r>
      <w:r w:rsidRPr="00CF16A5">
        <w:rPr>
          <w:rFonts w:cs="Arial"/>
          <w:lang w:eastAsia="en-GB"/>
        </w:rPr>
        <w:t xml:space="preserve">ocal </w:t>
      </w:r>
      <w:r w:rsidR="00844A1D">
        <w:rPr>
          <w:rFonts w:cs="Arial"/>
          <w:lang w:eastAsia="en-GB"/>
        </w:rPr>
        <w:t>a</w:t>
      </w:r>
      <w:r w:rsidRPr="00CF16A5">
        <w:rPr>
          <w:rFonts w:cs="Arial"/>
          <w:lang w:eastAsia="en-GB"/>
        </w:rPr>
        <w:t xml:space="preserve">uthorities provided at least kerbside properties with a household food waste collection this would increase the amount of food waste collected per year by an estimated 1.33 million tonnes by 2035. </w:t>
      </w:r>
    </w:p>
    <w:p w:rsidRPr="00CF16A5" w:rsidR="00CF16A5" w:rsidP="00CF16A5" w:rsidRDefault="00CF16A5" w14:paraId="1D883003" w14:textId="77777777">
      <w:pPr>
        <w:jc w:val="both"/>
        <w:textAlignment w:val="baseline"/>
        <w:rPr>
          <w:rFonts w:cs="Arial"/>
          <w:lang w:val="en-US" w:eastAsia="en-GB"/>
        </w:rPr>
      </w:pPr>
      <w:r w:rsidRPr="00CF16A5">
        <w:rPr>
          <w:rFonts w:cs="Arial"/>
          <w:lang w:val="en-US" w:eastAsia="en-GB"/>
        </w:rPr>
        <w:t> </w:t>
      </w:r>
    </w:p>
    <w:p w:rsidRPr="00CF16A5" w:rsidR="00CF16A5" w:rsidP="00CF16A5" w:rsidRDefault="00CF16A5" w14:paraId="0CA6A721" w14:textId="30070B45">
      <w:pPr>
        <w:jc w:val="both"/>
        <w:textAlignment w:val="baseline"/>
        <w:rPr>
          <w:rFonts w:cs="Arial"/>
          <w:lang w:val="en-US" w:eastAsia="en-GB"/>
        </w:rPr>
      </w:pPr>
      <w:r w:rsidRPr="00EF7635">
        <w:rPr>
          <w:rFonts w:cs="Arial"/>
          <w:b/>
          <w:lang w:eastAsia="en-GB"/>
        </w:rPr>
        <w:t xml:space="preserve">Table </w:t>
      </w:r>
      <w:r w:rsidRPr="00EF7635" w:rsidR="00EF7635">
        <w:rPr>
          <w:rFonts w:cs="Arial"/>
          <w:b/>
          <w:lang w:eastAsia="en-GB"/>
        </w:rPr>
        <w:t>3</w:t>
      </w:r>
      <w:r w:rsidRPr="00EF7635">
        <w:rPr>
          <w:rFonts w:cs="Arial"/>
          <w:b/>
          <w:lang w:eastAsia="en-GB"/>
        </w:rPr>
        <w:t>:</w:t>
      </w:r>
      <w:r w:rsidRPr="00CF16A5">
        <w:rPr>
          <w:rFonts w:cs="Arial"/>
          <w:b/>
          <w:lang w:eastAsia="en-GB"/>
        </w:rPr>
        <w:t xml:space="preserve"> Percentage of English </w:t>
      </w:r>
      <w:r w:rsidR="00844A1D">
        <w:rPr>
          <w:rFonts w:cs="Arial"/>
          <w:b/>
          <w:bCs/>
          <w:lang w:eastAsia="en-GB"/>
        </w:rPr>
        <w:t>l</w:t>
      </w:r>
      <w:r w:rsidRPr="00CF16A5">
        <w:rPr>
          <w:rFonts w:cs="Arial"/>
          <w:b/>
          <w:bCs/>
          <w:lang w:eastAsia="en-GB"/>
        </w:rPr>
        <w:t xml:space="preserve">ocal </w:t>
      </w:r>
      <w:r w:rsidR="00844A1D">
        <w:rPr>
          <w:rFonts w:cs="Arial"/>
          <w:b/>
          <w:bCs/>
          <w:lang w:eastAsia="en-GB"/>
        </w:rPr>
        <w:t>a</w:t>
      </w:r>
      <w:r w:rsidRPr="00CF16A5">
        <w:rPr>
          <w:rFonts w:cs="Arial"/>
          <w:b/>
          <w:bCs/>
          <w:lang w:eastAsia="en-GB"/>
        </w:rPr>
        <w:t>uthorities</w:t>
      </w:r>
      <w:r w:rsidRPr="00CF16A5">
        <w:rPr>
          <w:rFonts w:cs="Arial"/>
          <w:b/>
          <w:lang w:eastAsia="en-GB"/>
        </w:rPr>
        <w:t xml:space="preserve"> collecting selected materials for recycling</w:t>
      </w:r>
      <w:r w:rsidRPr="00CF16A5">
        <w:rPr>
          <w:rFonts w:cs="Arial"/>
          <w:lang w:val="en-US" w:eastAsia="en-GB"/>
        </w:rPr>
        <w:t> </w:t>
      </w:r>
    </w:p>
    <w:p w:rsidRPr="00CF16A5" w:rsidR="00CF16A5" w:rsidP="00CF16A5" w:rsidRDefault="00CF16A5" w14:paraId="70664DC4" w14:textId="77777777">
      <w:pPr>
        <w:jc w:val="both"/>
        <w:textAlignment w:val="baseline"/>
        <w:rPr>
          <w:rFonts w:cs="Arial"/>
          <w:lang w:val="en-US" w:eastAsia="en-GB"/>
        </w:rPr>
      </w:pPr>
    </w:p>
    <w:tbl>
      <w:tblPr>
        <w:tblStyle w:val="TableIABox2"/>
        <w:tblW w:w="10369" w:type="dxa"/>
        <w:tblLook w:val="04A0" w:firstRow="1" w:lastRow="0" w:firstColumn="1" w:lastColumn="0" w:noHBand="0" w:noVBand="1"/>
      </w:tblPr>
      <w:tblGrid>
        <w:gridCol w:w="1232"/>
        <w:gridCol w:w="1113"/>
        <w:gridCol w:w="977"/>
        <w:gridCol w:w="570"/>
        <w:gridCol w:w="708"/>
        <w:gridCol w:w="1196"/>
        <w:gridCol w:w="883"/>
        <w:gridCol w:w="709"/>
        <w:gridCol w:w="901"/>
        <w:gridCol w:w="999"/>
        <w:gridCol w:w="1081"/>
      </w:tblGrid>
      <w:tr w:rsidRPr="00CF16A5" w:rsidR="00CF16A5" w:rsidTr="5D8D40E6" w14:paraId="1549955B" w14:textId="77777777">
        <w:trPr>
          <w:trHeight w:val="591"/>
        </w:trPr>
        <w:tc>
          <w:tcPr>
            <w:tcW w:w="1232" w:type="dxa"/>
            <w:hideMark/>
          </w:tcPr>
          <w:p w:rsidRPr="00CF16A5" w:rsidR="00CF16A5" w:rsidP="001862D1" w:rsidRDefault="00CF16A5" w14:paraId="1FC23B8F"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 of English LA’s collecting</w:t>
            </w:r>
            <w:r w:rsidRPr="00CF16A5">
              <w:rPr>
                <w:rFonts w:eastAsia="Times New Roman" w:cs="Arial"/>
                <w:sz w:val="18"/>
                <w:szCs w:val="18"/>
                <w:lang w:eastAsia="en-GB"/>
              </w:rPr>
              <w:t> </w:t>
            </w:r>
          </w:p>
        </w:tc>
        <w:tc>
          <w:tcPr>
            <w:tcW w:w="1113" w:type="dxa"/>
            <w:hideMark/>
          </w:tcPr>
          <w:p w:rsidRPr="00CF16A5" w:rsidR="00CF16A5" w:rsidP="001862D1" w:rsidRDefault="00CF16A5" w14:paraId="7973B164"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Beverage cartons</w:t>
            </w:r>
            <w:r w:rsidRPr="00CF16A5">
              <w:rPr>
                <w:rFonts w:eastAsia="Times New Roman" w:cs="Arial"/>
                <w:sz w:val="18"/>
                <w:szCs w:val="18"/>
                <w:lang w:eastAsia="en-GB"/>
              </w:rPr>
              <w:t> </w:t>
            </w:r>
          </w:p>
        </w:tc>
        <w:tc>
          <w:tcPr>
            <w:tcW w:w="977" w:type="dxa"/>
            <w:hideMark/>
          </w:tcPr>
          <w:p w:rsidRPr="00CF16A5" w:rsidR="00CF16A5" w:rsidP="001862D1" w:rsidRDefault="00CF16A5" w14:paraId="66693E5D"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Cardboard</w:t>
            </w:r>
            <w:r w:rsidRPr="00CF16A5">
              <w:rPr>
                <w:rFonts w:eastAsia="Times New Roman" w:cs="Arial"/>
                <w:sz w:val="18"/>
                <w:szCs w:val="18"/>
                <w:lang w:eastAsia="en-GB"/>
              </w:rPr>
              <w:t> </w:t>
            </w:r>
          </w:p>
        </w:tc>
        <w:tc>
          <w:tcPr>
            <w:tcW w:w="570" w:type="dxa"/>
            <w:hideMark/>
          </w:tcPr>
          <w:p w:rsidRPr="00CF16A5" w:rsidR="00CF16A5" w:rsidP="001862D1" w:rsidRDefault="00CF16A5" w14:paraId="6E8A6B7F"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Foil</w:t>
            </w:r>
            <w:r w:rsidRPr="00CF16A5">
              <w:rPr>
                <w:rFonts w:eastAsia="Times New Roman" w:cs="Arial"/>
                <w:sz w:val="18"/>
                <w:szCs w:val="18"/>
                <w:lang w:eastAsia="en-GB"/>
              </w:rPr>
              <w:t> </w:t>
            </w:r>
          </w:p>
        </w:tc>
        <w:tc>
          <w:tcPr>
            <w:tcW w:w="708" w:type="dxa"/>
            <w:hideMark/>
          </w:tcPr>
          <w:p w:rsidRPr="00CF16A5" w:rsidR="00CF16A5" w:rsidP="001862D1" w:rsidRDefault="00CF16A5" w14:paraId="4F4ACEB0"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Glass</w:t>
            </w:r>
            <w:r w:rsidRPr="00CF16A5">
              <w:rPr>
                <w:rFonts w:eastAsia="Times New Roman" w:cs="Arial"/>
                <w:sz w:val="18"/>
                <w:szCs w:val="18"/>
                <w:lang w:eastAsia="en-GB"/>
              </w:rPr>
              <w:t> </w:t>
            </w:r>
          </w:p>
        </w:tc>
        <w:tc>
          <w:tcPr>
            <w:tcW w:w="1196" w:type="dxa"/>
            <w:hideMark/>
          </w:tcPr>
          <w:p w:rsidRPr="00CF16A5" w:rsidR="00CF16A5" w:rsidP="001862D1" w:rsidRDefault="00CF16A5" w14:paraId="03E810FB"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Metal (cans and tins)</w:t>
            </w:r>
            <w:r w:rsidRPr="00CF16A5">
              <w:rPr>
                <w:rFonts w:eastAsia="Times New Roman" w:cs="Arial"/>
                <w:sz w:val="18"/>
                <w:szCs w:val="18"/>
                <w:lang w:eastAsia="en-GB"/>
              </w:rPr>
              <w:t> </w:t>
            </w:r>
          </w:p>
        </w:tc>
        <w:tc>
          <w:tcPr>
            <w:tcW w:w="883" w:type="dxa"/>
            <w:hideMark/>
          </w:tcPr>
          <w:p w:rsidRPr="00CF16A5" w:rsidR="00CF16A5" w:rsidP="001862D1" w:rsidRDefault="00CF16A5" w14:paraId="78E014E4"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Mixed plastic film</w:t>
            </w:r>
            <w:r w:rsidRPr="00CF16A5">
              <w:rPr>
                <w:rFonts w:eastAsia="Times New Roman" w:cs="Arial"/>
                <w:sz w:val="18"/>
                <w:szCs w:val="18"/>
                <w:lang w:eastAsia="en-GB"/>
              </w:rPr>
              <w:t> </w:t>
            </w:r>
          </w:p>
        </w:tc>
        <w:tc>
          <w:tcPr>
            <w:tcW w:w="709" w:type="dxa"/>
            <w:hideMark/>
          </w:tcPr>
          <w:p w:rsidRPr="00CF16A5" w:rsidR="00CF16A5" w:rsidP="001862D1" w:rsidRDefault="00CF16A5" w14:paraId="478E795F"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Paper</w:t>
            </w:r>
            <w:r w:rsidRPr="00CF16A5">
              <w:rPr>
                <w:rFonts w:eastAsia="Times New Roman" w:cs="Arial"/>
                <w:sz w:val="18"/>
                <w:szCs w:val="18"/>
                <w:lang w:eastAsia="en-GB"/>
              </w:rPr>
              <w:t> </w:t>
            </w:r>
          </w:p>
        </w:tc>
        <w:tc>
          <w:tcPr>
            <w:tcW w:w="901" w:type="dxa"/>
            <w:hideMark/>
          </w:tcPr>
          <w:p w:rsidRPr="00CF16A5" w:rsidR="00CF16A5" w:rsidP="001862D1" w:rsidRDefault="00CF16A5" w14:paraId="3FD305CE"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Plastic bottles</w:t>
            </w:r>
            <w:r w:rsidRPr="00CF16A5">
              <w:rPr>
                <w:rFonts w:eastAsia="Times New Roman" w:cs="Arial"/>
                <w:sz w:val="18"/>
                <w:szCs w:val="18"/>
                <w:lang w:eastAsia="en-GB"/>
              </w:rPr>
              <w:t> </w:t>
            </w:r>
          </w:p>
        </w:tc>
        <w:tc>
          <w:tcPr>
            <w:tcW w:w="999" w:type="dxa"/>
            <w:hideMark/>
          </w:tcPr>
          <w:p w:rsidRPr="00CF16A5" w:rsidR="00CF16A5" w:rsidP="001862D1" w:rsidRDefault="00CF16A5" w14:paraId="1D9296F1"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Plastic pots, tubs and trays</w:t>
            </w:r>
            <w:r w:rsidRPr="00CF16A5">
              <w:rPr>
                <w:rFonts w:eastAsia="Times New Roman" w:cs="Arial"/>
                <w:sz w:val="18"/>
                <w:szCs w:val="18"/>
                <w:lang w:eastAsia="en-GB"/>
              </w:rPr>
              <w:t> </w:t>
            </w:r>
          </w:p>
        </w:tc>
        <w:tc>
          <w:tcPr>
            <w:tcW w:w="1081" w:type="dxa"/>
            <w:hideMark/>
          </w:tcPr>
          <w:p w:rsidRPr="00CF16A5" w:rsidR="00CF16A5" w:rsidP="001862D1" w:rsidRDefault="3CCB3EB1" w14:paraId="1BB54CA2" w14:textId="77777777">
            <w:pPr>
              <w:jc w:val="center"/>
              <w:textAlignment w:val="baseline"/>
              <w:rPr>
                <w:rFonts w:eastAsia="Times New Roman" w:cs="Arial"/>
                <w:sz w:val="18"/>
                <w:szCs w:val="18"/>
                <w:lang w:eastAsia="en-GB"/>
              </w:rPr>
            </w:pPr>
            <w:r w:rsidRPr="00CF16A5">
              <w:rPr>
                <w:rFonts w:eastAsia="Times New Roman" w:cs="Arial"/>
                <w:b/>
                <w:bCs/>
                <w:sz w:val="18"/>
                <w:szCs w:val="18"/>
                <w:lang w:eastAsia="en-GB"/>
              </w:rPr>
              <w:t>Separate food waste</w:t>
            </w:r>
            <w:r w:rsidRPr="7C995945" w:rsidR="00CF16A5">
              <w:rPr>
                <w:rStyle w:val="FootnoteReference"/>
                <w:rFonts w:eastAsia="Times New Roman" w:cs="Arial"/>
                <w:b/>
                <w:bCs/>
                <w:sz w:val="24"/>
                <w:lang w:eastAsia="en-GB"/>
              </w:rPr>
              <w:footnoteReference w:id="49"/>
            </w:r>
            <w:r w:rsidRPr="00D46984">
              <w:rPr>
                <w:rFonts w:eastAsia="Times New Roman" w:cs="Arial"/>
                <w:lang w:eastAsia="en-GB"/>
              </w:rPr>
              <w:t> </w:t>
            </w:r>
          </w:p>
        </w:tc>
      </w:tr>
      <w:tr w:rsidRPr="00CF16A5" w:rsidR="00CF16A5" w:rsidTr="5D8D40E6" w14:paraId="4F017451" w14:textId="77777777">
        <w:trPr>
          <w:trHeight w:val="334"/>
        </w:trPr>
        <w:tc>
          <w:tcPr>
            <w:tcW w:w="1232" w:type="dxa"/>
            <w:hideMark/>
          </w:tcPr>
          <w:p w:rsidRPr="00CF16A5" w:rsidR="00CF16A5" w:rsidP="001862D1" w:rsidRDefault="3CCB3EB1" w14:paraId="42F387DE"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2018/19</w:t>
            </w:r>
            <w:r w:rsidRPr="7C995945" w:rsidR="00CF16A5">
              <w:rPr>
                <w:rStyle w:val="FootnoteReference"/>
                <w:rFonts w:eastAsia="Times New Roman" w:cs="Arial"/>
                <w:sz w:val="24"/>
                <w:lang w:eastAsia="en-GB"/>
              </w:rPr>
              <w:footnoteReference w:id="50"/>
            </w:r>
            <w:r w:rsidRPr="00CF16A5">
              <w:rPr>
                <w:rFonts w:eastAsia="Times New Roman" w:cs="Arial"/>
                <w:sz w:val="18"/>
                <w:szCs w:val="18"/>
                <w:lang w:eastAsia="en-GB"/>
              </w:rPr>
              <w:t> </w:t>
            </w:r>
          </w:p>
        </w:tc>
        <w:tc>
          <w:tcPr>
            <w:tcW w:w="1113" w:type="dxa"/>
            <w:hideMark/>
          </w:tcPr>
          <w:p w:rsidRPr="00CF16A5" w:rsidR="00CF16A5" w:rsidP="001862D1" w:rsidRDefault="00CF16A5" w14:paraId="13B03840"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65% </w:t>
            </w:r>
          </w:p>
        </w:tc>
        <w:tc>
          <w:tcPr>
            <w:tcW w:w="977" w:type="dxa"/>
            <w:hideMark/>
          </w:tcPr>
          <w:p w:rsidRPr="00CF16A5" w:rsidR="00CF16A5" w:rsidP="001862D1" w:rsidRDefault="00CF16A5" w14:paraId="6A6AB89A"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100% </w:t>
            </w:r>
          </w:p>
        </w:tc>
        <w:tc>
          <w:tcPr>
            <w:tcW w:w="570" w:type="dxa"/>
            <w:hideMark/>
          </w:tcPr>
          <w:p w:rsidRPr="00CF16A5" w:rsidR="00CF16A5" w:rsidP="001862D1" w:rsidRDefault="00CF16A5" w14:paraId="1B38E57B"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76% </w:t>
            </w:r>
          </w:p>
        </w:tc>
        <w:tc>
          <w:tcPr>
            <w:tcW w:w="708" w:type="dxa"/>
            <w:hideMark/>
          </w:tcPr>
          <w:p w:rsidRPr="00CF16A5" w:rsidR="00CF16A5" w:rsidP="001862D1" w:rsidRDefault="00CF16A5" w14:paraId="70C86AFC"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89% </w:t>
            </w:r>
          </w:p>
        </w:tc>
        <w:tc>
          <w:tcPr>
            <w:tcW w:w="1196" w:type="dxa"/>
            <w:hideMark/>
          </w:tcPr>
          <w:p w:rsidRPr="00CF16A5" w:rsidR="00CF16A5" w:rsidP="001862D1" w:rsidRDefault="00CF16A5" w14:paraId="53BD3471"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100% </w:t>
            </w:r>
          </w:p>
        </w:tc>
        <w:tc>
          <w:tcPr>
            <w:tcW w:w="883" w:type="dxa"/>
            <w:hideMark/>
          </w:tcPr>
          <w:p w:rsidRPr="00CF16A5" w:rsidR="00CF16A5" w:rsidP="001862D1" w:rsidRDefault="00CF16A5" w14:paraId="1C91A64C"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19% </w:t>
            </w:r>
          </w:p>
        </w:tc>
        <w:tc>
          <w:tcPr>
            <w:tcW w:w="709" w:type="dxa"/>
            <w:hideMark/>
          </w:tcPr>
          <w:p w:rsidRPr="00CF16A5" w:rsidR="00CF16A5" w:rsidP="001862D1" w:rsidRDefault="00CF16A5" w14:paraId="1AA583E2"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100% </w:t>
            </w:r>
          </w:p>
        </w:tc>
        <w:tc>
          <w:tcPr>
            <w:tcW w:w="901" w:type="dxa"/>
            <w:hideMark/>
          </w:tcPr>
          <w:p w:rsidRPr="00CF16A5" w:rsidR="00CF16A5" w:rsidP="001862D1" w:rsidRDefault="00CF16A5" w14:paraId="5AC13983"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100% </w:t>
            </w:r>
          </w:p>
        </w:tc>
        <w:tc>
          <w:tcPr>
            <w:tcW w:w="999" w:type="dxa"/>
            <w:hideMark/>
          </w:tcPr>
          <w:p w:rsidRPr="00CF16A5" w:rsidR="00CF16A5" w:rsidP="001862D1" w:rsidRDefault="00CF16A5" w14:paraId="41C82A36" w14:textId="77777777">
            <w:pPr>
              <w:jc w:val="center"/>
              <w:textAlignment w:val="baseline"/>
              <w:rPr>
                <w:rFonts w:eastAsia="Times New Roman" w:cs="Arial"/>
                <w:sz w:val="18"/>
                <w:szCs w:val="18"/>
                <w:lang w:eastAsia="en-GB"/>
              </w:rPr>
            </w:pPr>
            <w:r w:rsidRPr="00CF16A5">
              <w:rPr>
                <w:rFonts w:eastAsia="Times New Roman" w:cs="Arial"/>
                <w:sz w:val="18"/>
                <w:szCs w:val="18"/>
                <w:lang w:eastAsia="en-GB"/>
              </w:rPr>
              <w:t>78% </w:t>
            </w:r>
          </w:p>
        </w:tc>
        <w:tc>
          <w:tcPr>
            <w:tcW w:w="1081" w:type="dxa"/>
            <w:hideMark/>
          </w:tcPr>
          <w:p w:rsidRPr="00CF16A5" w:rsidR="00CF16A5" w:rsidP="001862D1" w:rsidRDefault="00CF16A5" w14:paraId="3708285E" w14:textId="1C290B9A">
            <w:pPr>
              <w:jc w:val="center"/>
              <w:textAlignment w:val="baseline"/>
              <w:rPr>
                <w:rFonts w:eastAsia="Times New Roman" w:cs="Arial"/>
                <w:sz w:val="18"/>
                <w:szCs w:val="18"/>
                <w:lang w:eastAsia="en-GB"/>
              </w:rPr>
            </w:pPr>
            <w:r w:rsidRPr="00CF16A5">
              <w:rPr>
                <w:rFonts w:eastAsia="Times New Roman" w:cs="Arial"/>
                <w:sz w:val="18"/>
                <w:szCs w:val="18"/>
                <w:lang w:eastAsia="en-GB"/>
              </w:rPr>
              <w:t>35% (4</w:t>
            </w:r>
            <w:r w:rsidR="00C26D3D">
              <w:rPr>
                <w:rFonts w:eastAsia="Times New Roman" w:cs="Arial"/>
                <w:sz w:val="18"/>
                <w:szCs w:val="18"/>
                <w:lang w:eastAsia="en-GB"/>
              </w:rPr>
              <w:t>0</w:t>
            </w:r>
            <w:r w:rsidRPr="00CF16A5">
              <w:rPr>
                <w:rFonts w:eastAsia="Times New Roman" w:cs="Arial"/>
                <w:sz w:val="18"/>
                <w:szCs w:val="18"/>
                <w:lang w:eastAsia="en-GB"/>
              </w:rPr>
              <w:t>%) </w:t>
            </w:r>
          </w:p>
        </w:tc>
      </w:tr>
      <w:tr w:rsidRPr="00CF16A5" w:rsidR="00CF16A5" w:rsidTr="005A4FDC" w14:paraId="191DA95A" w14:textId="77777777">
        <w:trPr>
          <w:trHeight w:val="300"/>
        </w:trPr>
        <w:tc>
          <w:tcPr>
            <w:tcW w:w="1232" w:type="dxa"/>
          </w:tcPr>
          <w:p w:rsidRPr="00CF16A5" w:rsidR="00CF16A5" w:rsidP="001862D1" w:rsidRDefault="00CF16A5" w14:paraId="05D81CEC" w14:textId="77777777">
            <w:pPr>
              <w:jc w:val="center"/>
              <w:textAlignment w:val="baseline"/>
              <w:rPr>
                <w:rFonts w:cs="Arial"/>
                <w:sz w:val="18"/>
                <w:szCs w:val="18"/>
                <w:lang w:eastAsia="en-GB"/>
              </w:rPr>
            </w:pPr>
            <w:r w:rsidRPr="00CF16A5">
              <w:rPr>
                <w:rFonts w:cs="Arial"/>
                <w:sz w:val="18"/>
                <w:szCs w:val="18"/>
                <w:lang w:eastAsia="en-GB"/>
              </w:rPr>
              <w:t>2019/20</w:t>
            </w:r>
          </w:p>
        </w:tc>
        <w:tc>
          <w:tcPr>
            <w:tcW w:w="1113" w:type="dxa"/>
          </w:tcPr>
          <w:p w:rsidRPr="00CF16A5" w:rsidR="00CF16A5" w:rsidP="001862D1" w:rsidRDefault="00CF16A5" w14:paraId="4EDA46E0" w14:textId="77777777">
            <w:pPr>
              <w:jc w:val="center"/>
              <w:textAlignment w:val="baseline"/>
              <w:rPr>
                <w:rFonts w:cs="Arial"/>
                <w:sz w:val="18"/>
                <w:szCs w:val="18"/>
                <w:lang w:eastAsia="en-GB"/>
              </w:rPr>
            </w:pPr>
            <w:r w:rsidRPr="00CF16A5">
              <w:rPr>
                <w:rFonts w:cs="Arial"/>
                <w:sz w:val="18"/>
                <w:szCs w:val="18"/>
                <w:lang w:eastAsia="en-GB"/>
              </w:rPr>
              <w:t>64%</w:t>
            </w:r>
          </w:p>
        </w:tc>
        <w:tc>
          <w:tcPr>
            <w:tcW w:w="977" w:type="dxa"/>
          </w:tcPr>
          <w:p w:rsidRPr="00CF16A5" w:rsidR="00CF16A5" w:rsidP="001862D1" w:rsidRDefault="00CF16A5" w14:paraId="26DDE19C" w14:textId="77777777">
            <w:pPr>
              <w:jc w:val="center"/>
              <w:textAlignment w:val="baseline"/>
              <w:rPr>
                <w:rFonts w:cs="Arial"/>
                <w:sz w:val="18"/>
                <w:szCs w:val="18"/>
                <w:lang w:eastAsia="en-GB"/>
              </w:rPr>
            </w:pPr>
            <w:r w:rsidRPr="00CF16A5">
              <w:rPr>
                <w:rFonts w:cs="Arial"/>
                <w:sz w:val="18"/>
                <w:szCs w:val="18"/>
                <w:lang w:eastAsia="en-GB"/>
              </w:rPr>
              <w:t>100%</w:t>
            </w:r>
          </w:p>
        </w:tc>
        <w:tc>
          <w:tcPr>
            <w:tcW w:w="570" w:type="dxa"/>
          </w:tcPr>
          <w:p w:rsidRPr="00CF16A5" w:rsidR="00CF16A5" w:rsidP="001862D1" w:rsidRDefault="00CF16A5" w14:paraId="2924D62B" w14:textId="77777777">
            <w:pPr>
              <w:jc w:val="center"/>
              <w:textAlignment w:val="baseline"/>
              <w:rPr>
                <w:rFonts w:cs="Arial"/>
                <w:sz w:val="18"/>
                <w:szCs w:val="18"/>
                <w:lang w:eastAsia="en-GB"/>
              </w:rPr>
            </w:pPr>
            <w:r w:rsidRPr="00CF16A5">
              <w:rPr>
                <w:rFonts w:cs="Arial"/>
                <w:sz w:val="18"/>
                <w:szCs w:val="18"/>
                <w:lang w:eastAsia="en-GB"/>
              </w:rPr>
              <w:t>78%</w:t>
            </w:r>
          </w:p>
        </w:tc>
        <w:tc>
          <w:tcPr>
            <w:tcW w:w="708" w:type="dxa"/>
          </w:tcPr>
          <w:p w:rsidRPr="00CF16A5" w:rsidR="00CF16A5" w:rsidP="001862D1" w:rsidRDefault="00CF16A5" w14:paraId="053907D1" w14:textId="77777777">
            <w:pPr>
              <w:jc w:val="center"/>
              <w:textAlignment w:val="baseline"/>
              <w:rPr>
                <w:rFonts w:cs="Arial"/>
                <w:sz w:val="18"/>
                <w:szCs w:val="18"/>
                <w:lang w:eastAsia="en-GB"/>
              </w:rPr>
            </w:pPr>
            <w:r w:rsidRPr="00CF16A5">
              <w:rPr>
                <w:rFonts w:cs="Arial"/>
                <w:sz w:val="18"/>
                <w:szCs w:val="18"/>
                <w:lang w:eastAsia="en-GB"/>
              </w:rPr>
              <w:t>89%</w:t>
            </w:r>
          </w:p>
        </w:tc>
        <w:tc>
          <w:tcPr>
            <w:tcW w:w="1196" w:type="dxa"/>
          </w:tcPr>
          <w:p w:rsidRPr="00CF16A5" w:rsidR="00CF16A5" w:rsidP="001862D1" w:rsidRDefault="00CF16A5" w14:paraId="77ED8862" w14:textId="77777777">
            <w:pPr>
              <w:jc w:val="center"/>
              <w:textAlignment w:val="baseline"/>
              <w:rPr>
                <w:rFonts w:cs="Arial"/>
                <w:sz w:val="18"/>
                <w:szCs w:val="18"/>
                <w:lang w:eastAsia="en-GB"/>
              </w:rPr>
            </w:pPr>
            <w:r w:rsidRPr="00CF16A5">
              <w:rPr>
                <w:rFonts w:cs="Arial"/>
                <w:sz w:val="18"/>
                <w:szCs w:val="18"/>
                <w:lang w:eastAsia="en-GB"/>
              </w:rPr>
              <w:t>100%</w:t>
            </w:r>
          </w:p>
        </w:tc>
        <w:tc>
          <w:tcPr>
            <w:tcW w:w="883" w:type="dxa"/>
          </w:tcPr>
          <w:p w:rsidRPr="00CF16A5" w:rsidR="00CF16A5" w:rsidP="001862D1" w:rsidRDefault="00CF16A5" w14:paraId="6E95FEED" w14:textId="77777777">
            <w:pPr>
              <w:jc w:val="center"/>
              <w:textAlignment w:val="baseline"/>
              <w:rPr>
                <w:rFonts w:cs="Arial"/>
                <w:sz w:val="18"/>
                <w:szCs w:val="18"/>
                <w:lang w:eastAsia="en-GB"/>
              </w:rPr>
            </w:pPr>
            <w:r w:rsidRPr="00CF16A5">
              <w:rPr>
                <w:rFonts w:cs="Arial"/>
                <w:sz w:val="18"/>
                <w:szCs w:val="18"/>
                <w:lang w:eastAsia="en-GB"/>
              </w:rPr>
              <w:t>19%</w:t>
            </w:r>
          </w:p>
        </w:tc>
        <w:tc>
          <w:tcPr>
            <w:tcW w:w="709" w:type="dxa"/>
          </w:tcPr>
          <w:p w:rsidRPr="00CF16A5" w:rsidR="00CF16A5" w:rsidP="001862D1" w:rsidRDefault="00CF16A5" w14:paraId="0B61B686" w14:textId="77777777">
            <w:pPr>
              <w:jc w:val="center"/>
              <w:textAlignment w:val="baseline"/>
              <w:rPr>
                <w:rFonts w:cs="Arial"/>
                <w:sz w:val="18"/>
                <w:szCs w:val="18"/>
                <w:lang w:eastAsia="en-GB"/>
              </w:rPr>
            </w:pPr>
            <w:r w:rsidRPr="00CF16A5">
              <w:rPr>
                <w:rFonts w:cs="Arial"/>
                <w:sz w:val="18"/>
                <w:szCs w:val="18"/>
                <w:lang w:eastAsia="en-GB"/>
              </w:rPr>
              <w:t>100%</w:t>
            </w:r>
          </w:p>
        </w:tc>
        <w:tc>
          <w:tcPr>
            <w:tcW w:w="901" w:type="dxa"/>
          </w:tcPr>
          <w:p w:rsidRPr="00CF16A5" w:rsidR="00CF16A5" w:rsidP="001862D1" w:rsidRDefault="00CF16A5" w14:paraId="3EA3DFDD" w14:textId="77777777">
            <w:pPr>
              <w:jc w:val="center"/>
              <w:textAlignment w:val="baseline"/>
              <w:rPr>
                <w:rFonts w:cs="Arial"/>
                <w:sz w:val="18"/>
                <w:szCs w:val="18"/>
                <w:lang w:eastAsia="en-GB"/>
              </w:rPr>
            </w:pPr>
            <w:r w:rsidRPr="00CF16A5">
              <w:rPr>
                <w:rFonts w:cs="Arial"/>
                <w:sz w:val="18"/>
                <w:szCs w:val="18"/>
                <w:lang w:eastAsia="en-GB"/>
              </w:rPr>
              <w:t>100%</w:t>
            </w:r>
          </w:p>
        </w:tc>
        <w:tc>
          <w:tcPr>
            <w:tcW w:w="999" w:type="dxa"/>
          </w:tcPr>
          <w:p w:rsidRPr="00CF16A5" w:rsidR="00CF16A5" w:rsidP="001862D1" w:rsidRDefault="00CF16A5" w14:paraId="2FCFE911" w14:textId="77777777">
            <w:pPr>
              <w:jc w:val="center"/>
              <w:textAlignment w:val="baseline"/>
              <w:rPr>
                <w:rFonts w:cs="Arial"/>
                <w:sz w:val="18"/>
                <w:szCs w:val="18"/>
                <w:lang w:eastAsia="en-GB"/>
              </w:rPr>
            </w:pPr>
            <w:r w:rsidRPr="00CF16A5">
              <w:rPr>
                <w:rFonts w:cs="Arial"/>
                <w:sz w:val="18"/>
                <w:szCs w:val="18"/>
                <w:lang w:eastAsia="en-GB"/>
              </w:rPr>
              <w:t>82%</w:t>
            </w:r>
          </w:p>
        </w:tc>
        <w:tc>
          <w:tcPr>
            <w:tcW w:w="1081" w:type="dxa"/>
          </w:tcPr>
          <w:p w:rsidRPr="00CF16A5" w:rsidR="00CF16A5" w:rsidP="001862D1" w:rsidRDefault="00CF16A5" w14:paraId="562D0B77" w14:textId="77777777">
            <w:pPr>
              <w:jc w:val="center"/>
              <w:textAlignment w:val="baseline"/>
              <w:rPr>
                <w:rFonts w:cs="Arial"/>
                <w:sz w:val="18"/>
                <w:szCs w:val="18"/>
                <w:lang w:eastAsia="en-GB"/>
              </w:rPr>
            </w:pPr>
            <w:r w:rsidRPr="00CF16A5">
              <w:rPr>
                <w:rFonts w:cs="Arial"/>
                <w:sz w:val="18"/>
                <w:szCs w:val="18"/>
                <w:lang w:eastAsia="en-GB"/>
              </w:rPr>
              <w:t>37% (40%)</w:t>
            </w:r>
          </w:p>
        </w:tc>
      </w:tr>
      <w:tr w:rsidRPr="00CF16A5" w:rsidR="00CF16A5" w:rsidTr="0092748E" w14:paraId="2844D1B0" w14:textId="77777777">
        <w:trPr>
          <w:trHeight w:val="315"/>
        </w:trPr>
        <w:tc>
          <w:tcPr>
            <w:tcW w:w="1232" w:type="dxa"/>
          </w:tcPr>
          <w:p w:rsidRPr="00CF16A5" w:rsidR="00CF16A5" w:rsidP="001862D1" w:rsidRDefault="00CF16A5" w14:paraId="21F6A25C" w14:textId="77777777">
            <w:pPr>
              <w:jc w:val="center"/>
              <w:textAlignment w:val="baseline"/>
              <w:rPr>
                <w:rFonts w:cs="Arial"/>
                <w:sz w:val="18"/>
                <w:szCs w:val="18"/>
                <w:lang w:eastAsia="en-GB"/>
              </w:rPr>
            </w:pPr>
            <w:r w:rsidRPr="00CF16A5">
              <w:rPr>
                <w:rFonts w:cs="Arial"/>
                <w:sz w:val="18"/>
                <w:szCs w:val="18"/>
                <w:lang w:eastAsia="en-GB"/>
              </w:rPr>
              <w:t>2020/21</w:t>
            </w:r>
          </w:p>
        </w:tc>
        <w:tc>
          <w:tcPr>
            <w:tcW w:w="1113" w:type="dxa"/>
          </w:tcPr>
          <w:p w:rsidRPr="00CF16A5" w:rsidR="00CF16A5" w:rsidP="001862D1" w:rsidRDefault="00CF16A5" w14:paraId="0DBF73E6" w14:textId="77777777">
            <w:pPr>
              <w:jc w:val="center"/>
              <w:textAlignment w:val="baseline"/>
              <w:rPr>
                <w:rFonts w:cs="Arial"/>
                <w:sz w:val="18"/>
                <w:szCs w:val="18"/>
                <w:lang w:eastAsia="en-GB"/>
              </w:rPr>
            </w:pPr>
            <w:r w:rsidRPr="00CF16A5">
              <w:rPr>
                <w:rFonts w:cs="Arial"/>
                <w:sz w:val="18"/>
                <w:szCs w:val="18"/>
                <w:lang w:eastAsia="en-GB"/>
              </w:rPr>
              <w:t>64%</w:t>
            </w:r>
          </w:p>
        </w:tc>
        <w:tc>
          <w:tcPr>
            <w:tcW w:w="977" w:type="dxa"/>
          </w:tcPr>
          <w:p w:rsidRPr="00CF16A5" w:rsidR="00CF16A5" w:rsidP="001862D1" w:rsidRDefault="00CF16A5" w14:paraId="04CDF52E" w14:textId="77777777">
            <w:pPr>
              <w:jc w:val="center"/>
              <w:textAlignment w:val="baseline"/>
              <w:rPr>
                <w:rFonts w:cs="Arial"/>
                <w:sz w:val="18"/>
                <w:szCs w:val="18"/>
                <w:lang w:eastAsia="en-GB"/>
              </w:rPr>
            </w:pPr>
            <w:r w:rsidRPr="00CF16A5">
              <w:rPr>
                <w:rFonts w:cs="Arial"/>
                <w:sz w:val="18"/>
                <w:szCs w:val="18"/>
                <w:lang w:eastAsia="en-GB"/>
              </w:rPr>
              <w:t>100%</w:t>
            </w:r>
          </w:p>
        </w:tc>
        <w:tc>
          <w:tcPr>
            <w:tcW w:w="570" w:type="dxa"/>
          </w:tcPr>
          <w:p w:rsidRPr="00CF16A5" w:rsidR="00CF16A5" w:rsidP="001862D1" w:rsidRDefault="00CF16A5" w14:paraId="6C43A925" w14:textId="77777777">
            <w:pPr>
              <w:jc w:val="center"/>
              <w:textAlignment w:val="baseline"/>
              <w:rPr>
                <w:rFonts w:cs="Arial"/>
                <w:sz w:val="18"/>
                <w:szCs w:val="18"/>
                <w:lang w:eastAsia="en-GB"/>
              </w:rPr>
            </w:pPr>
            <w:r w:rsidRPr="00CF16A5">
              <w:rPr>
                <w:rFonts w:cs="Arial"/>
                <w:sz w:val="18"/>
                <w:szCs w:val="18"/>
                <w:lang w:eastAsia="en-GB"/>
              </w:rPr>
              <w:t>78%</w:t>
            </w:r>
          </w:p>
        </w:tc>
        <w:tc>
          <w:tcPr>
            <w:tcW w:w="708" w:type="dxa"/>
          </w:tcPr>
          <w:p w:rsidRPr="00CF16A5" w:rsidR="00CF16A5" w:rsidP="001862D1" w:rsidRDefault="00CF16A5" w14:paraId="7ABCDC8F" w14:textId="77777777">
            <w:pPr>
              <w:jc w:val="center"/>
              <w:textAlignment w:val="baseline"/>
              <w:rPr>
                <w:rFonts w:cs="Arial"/>
                <w:sz w:val="18"/>
                <w:szCs w:val="18"/>
                <w:lang w:eastAsia="en-GB"/>
              </w:rPr>
            </w:pPr>
            <w:r w:rsidRPr="00CF16A5">
              <w:rPr>
                <w:rFonts w:cs="Arial"/>
                <w:sz w:val="18"/>
                <w:szCs w:val="18"/>
                <w:lang w:eastAsia="en-GB"/>
              </w:rPr>
              <w:t>86%</w:t>
            </w:r>
          </w:p>
        </w:tc>
        <w:tc>
          <w:tcPr>
            <w:tcW w:w="1196" w:type="dxa"/>
          </w:tcPr>
          <w:p w:rsidRPr="00CF16A5" w:rsidR="00CF16A5" w:rsidP="001862D1" w:rsidRDefault="00CF16A5" w14:paraId="3A665E59" w14:textId="77777777">
            <w:pPr>
              <w:jc w:val="center"/>
              <w:textAlignment w:val="baseline"/>
              <w:rPr>
                <w:rFonts w:cs="Arial"/>
                <w:sz w:val="18"/>
                <w:szCs w:val="18"/>
                <w:lang w:eastAsia="en-GB"/>
              </w:rPr>
            </w:pPr>
            <w:r w:rsidRPr="00CF16A5">
              <w:rPr>
                <w:rFonts w:cs="Arial"/>
                <w:sz w:val="18"/>
                <w:szCs w:val="18"/>
                <w:lang w:eastAsia="en-GB"/>
              </w:rPr>
              <w:t>96%</w:t>
            </w:r>
          </w:p>
        </w:tc>
        <w:tc>
          <w:tcPr>
            <w:tcW w:w="883" w:type="dxa"/>
          </w:tcPr>
          <w:p w:rsidRPr="00CF16A5" w:rsidR="00CF16A5" w:rsidP="001862D1" w:rsidRDefault="00CF16A5" w14:paraId="043E54AD" w14:textId="77777777">
            <w:pPr>
              <w:jc w:val="center"/>
              <w:textAlignment w:val="baseline"/>
              <w:rPr>
                <w:rFonts w:cs="Arial"/>
                <w:sz w:val="18"/>
                <w:szCs w:val="18"/>
                <w:lang w:eastAsia="en-GB"/>
              </w:rPr>
            </w:pPr>
            <w:r w:rsidRPr="00CF16A5">
              <w:rPr>
                <w:rFonts w:cs="Arial"/>
                <w:sz w:val="18"/>
                <w:szCs w:val="18"/>
                <w:lang w:eastAsia="en-GB"/>
              </w:rPr>
              <w:t>17%</w:t>
            </w:r>
          </w:p>
        </w:tc>
        <w:tc>
          <w:tcPr>
            <w:tcW w:w="709" w:type="dxa"/>
          </w:tcPr>
          <w:p w:rsidRPr="00CF16A5" w:rsidR="00CF16A5" w:rsidP="001862D1" w:rsidRDefault="00CF16A5" w14:paraId="66432A3E" w14:textId="77777777">
            <w:pPr>
              <w:jc w:val="center"/>
              <w:textAlignment w:val="baseline"/>
              <w:rPr>
                <w:rFonts w:cs="Arial"/>
                <w:sz w:val="18"/>
                <w:szCs w:val="18"/>
                <w:lang w:eastAsia="en-GB"/>
              </w:rPr>
            </w:pPr>
            <w:r w:rsidRPr="00CF16A5">
              <w:rPr>
                <w:rFonts w:cs="Arial"/>
                <w:sz w:val="18"/>
                <w:szCs w:val="18"/>
                <w:lang w:eastAsia="en-GB"/>
              </w:rPr>
              <w:t>100%</w:t>
            </w:r>
          </w:p>
        </w:tc>
        <w:tc>
          <w:tcPr>
            <w:tcW w:w="901" w:type="dxa"/>
          </w:tcPr>
          <w:p w:rsidRPr="00CF16A5" w:rsidR="00CF16A5" w:rsidP="001862D1" w:rsidRDefault="00CF16A5" w14:paraId="39B86B9C" w14:textId="77777777">
            <w:pPr>
              <w:jc w:val="center"/>
              <w:textAlignment w:val="baseline"/>
              <w:rPr>
                <w:rFonts w:cs="Arial"/>
                <w:sz w:val="18"/>
                <w:szCs w:val="18"/>
                <w:lang w:eastAsia="en-GB"/>
              </w:rPr>
            </w:pPr>
            <w:r w:rsidRPr="00CF16A5">
              <w:rPr>
                <w:rFonts w:cs="Arial"/>
                <w:sz w:val="18"/>
                <w:szCs w:val="18"/>
                <w:lang w:eastAsia="en-GB"/>
              </w:rPr>
              <w:t>100%</w:t>
            </w:r>
          </w:p>
        </w:tc>
        <w:tc>
          <w:tcPr>
            <w:tcW w:w="999" w:type="dxa"/>
          </w:tcPr>
          <w:p w:rsidRPr="00CF16A5" w:rsidR="00CF16A5" w:rsidP="001862D1" w:rsidRDefault="00CF16A5" w14:paraId="73050667" w14:textId="77777777">
            <w:pPr>
              <w:jc w:val="center"/>
              <w:textAlignment w:val="baseline"/>
              <w:rPr>
                <w:rFonts w:cs="Arial"/>
                <w:sz w:val="18"/>
                <w:szCs w:val="18"/>
                <w:lang w:eastAsia="en-GB"/>
              </w:rPr>
            </w:pPr>
            <w:r w:rsidRPr="00CF16A5">
              <w:rPr>
                <w:rFonts w:cs="Arial"/>
                <w:sz w:val="18"/>
                <w:szCs w:val="18"/>
                <w:lang w:eastAsia="en-GB"/>
              </w:rPr>
              <w:t>83%</w:t>
            </w:r>
          </w:p>
        </w:tc>
        <w:tc>
          <w:tcPr>
            <w:tcW w:w="1081" w:type="dxa"/>
          </w:tcPr>
          <w:p w:rsidRPr="00CF16A5" w:rsidR="00CF16A5" w:rsidP="001862D1" w:rsidRDefault="00CF16A5" w14:paraId="22D3893E" w14:textId="77777777">
            <w:pPr>
              <w:jc w:val="center"/>
              <w:textAlignment w:val="baseline"/>
              <w:rPr>
                <w:rFonts w:cs="Arial"/>
                <w:sz w:val="18"/>
                <w:szCs w:val="18"/>
                <w:lang w:eastAsia="en-GB"/>
              </w:rPr>
            </w:pPr>
            <w:r w:rsidRPr="00CF16A5">
              <w:rPr>
                <w:rFonts w:cs="Arial"/>
                <w:sz w:val="18"/>
                <w:szCs w:val="18"/>
                <w:lang w:eastAsia="en-GB"/>
              </w:rPr>
              <w:t>35% (38%)</w:t>
            </w:r>
          </w:p>
        </w:tc>
      </w:tr>
      <w:tr w:rsidRPr="00CF16A5" w:rsidR="0092748E" w:rsidTr="0092748E" w14:paraId="5E35FEBA" w14:textId="77777777">
        <w:trPr>
          <w:trHeight w:val="315"/>
        </w:trPr>
        <w:tc>
          <w:tcPr>
            <w:tcW w:w="1232" w:type="dxa"/>
          </w:tcPr>
          <w:p w:rsidRPr="00CF16A5" w:rsidR="0092748E" w:rsidP="001862D1" w:rsidRDefault="0092748E" w14:paraId="015F9E98" w14:textId="65A43CE9">
            <w:pPr>
              <w:jc w:val="center"/>
              <w:textAlignment w:val="baseline"/>
              <w:rPr>
                <w:rFonts w:cs="Arial"/>
                <w:sz w:val="18"/>
                <w:szCs w:val="18"/>
                <w:lang w:eastAsia="en-GB"/>
              </w:rPr>
            </w:pPr>
            <w:r>
              <w:rPr>
                <w:rFonts w:cs="Arial"/>
                <w:sz w:val="18"/>
                <w:szCs w:val="18"/>
                <w:lang w:eastAsia="en-GB"/>
              </w:rPr>
              <w:t>2021/22</w:t>
            </w:r>
          </w:p>
        </w:tc>
        <w:tc>
          <w:tcPr>
            <w:tcW w:w="1113" w:type="dxa"/>
          </w:tcPr>
          <w:p w:rsidRPr="00CF16A5" w:rsidR="0092748E" w:rsidP="001862D1" w:rsidRDefault="000003AB" w14:paraId="4C53EAA9" w14:textId="5E3848A3">
            <w:pPr>
              <w:jc w:val="center"/>
              <w:textAlignment w:val="baseline"/>
              <w:rPr>
                <w:rFonts w:cs="Arial"/>
                <w:sz w:val="18"/>
                <w:szCs w:val="18"/>
                <w:lang w:eastAsia="en-GB"/>
              </w:rPr>
            </w:pPr>
            <w:r>
              <w:rPr>
                <w:rFonts w:cs="Arial"/>
                <w:sz w:val="18"/>
                <w:szCs w:val="18"/>
                <w:lang w:eastAsia="en-GB"/>
              </w:rPr>
              <w:t>64%</w:t>
            </w:r>
          </w:p>
        </w:tc>
        <w:tc>
          <w:tcPr>
            <w:tcW w:w="977" w:type="dxa"/>
          </w:tcPr>
          <w:p w:rsidRPr="00CF16A5" w:rsidR="0092748E" w:rsidP="001862D1" w:rsidRDefault="000003AB" w14:paraId="4A5E2D23" w14:textId="7753A1EC">
            <w:pPr>
              <w:jc w:val="center"/>
              <w:textAlignment w:val="baseline"/>
              <w:rPr>
                <w:rFonts w:cs="Arial"/>
                <w:sz w:val="18"/>
                <w:szCs w:val="18"/>
                <w:lang w:eastAsia="en-GB"/>
              </w:rPr>
            </w:pPr>
            <w:r>
              <w:rPr>
                <w:rFonts w:cs="Arial"/>
                <w:sz w:val="18"/>
                <w:szCs w:val="18"/>
                <w:lang w:eastAsia="en-GB"/>
              </w:rPr>
              <w:t>100%</w:t>
            </w:r>
          </w:p>
        </w:tc>
        <w:tc>
          <w:tcPr>
            <w:tcW w:w="570" w:type="dxa"/>
          </w:tcPr>
          <w:p w:rsidRPr="00CF16A5" w:rsidR="0092748E" w:rsidP="001862D1" w:rsidRDefault="00C9745D" w14:paraId="19F6718E" w14:textId="6EFE761F">
            <w:pPr>
              <w:jc w:val="center"/>
              <w:textAlignment w:val="baseline"/>
              <w:rPr>
                <w:rFonts w:cs="Arial"/>
                <w:sz w:val="18"/>
                <w:szCs w:val="18"/>
                <w:lang w:eastAsia="en-GB"/>
              </w:rPr>
            </w:pPr>
            <w:r>
              <w:rPr>
                <w:rFonts w:cs="Arial"/>
                <w:sz w:val="18"/>
                <w:szCs w:val="18"/>
                <w:lang w:eastAsia="en-GB"/>
              </w:rPr>
              <w:t>80%</w:t>
            </w:r>
          </w:p>
        </w:tc>
        <w:tc>
          <w:tcPr>
            <w:tcW w:w="708" w:type="dxa"/>
          </w:tcPr>
          <w:p w:rsidRPr="00CF16A5" w:rsidR="0092748E" w:rsidP="001862D1" w:rsidRDefault="00C9745D" w14:paraId="1E6F2643" w14:textId="64B2D89D">
            <w:pPr>
              <w:jc w:val="center"/>
              <w:textAlignment w:val="baseline"/>
              <w:rPr>
                <w:rFonts w:cs="Arial"/>
                <w:sz w:val="18"/>
                <w:szCs w:val="18"/>
                <w:lang w:eastAsia="en-GB"/>
              </w:rPr>
            </w:pPr>
            <w:r>
              <w:rPr>
                <w:rFonts w:cs="Arial"/>
                <w:sz w:val="18"/>
                <w:szCs w:val="18"/>
                <w:lang w:eastAsia="en-GB"/>
              </w:rPr>
              <w:t>90%</w:t>
            </w:r>
          </w:p>
        </w:tc>
        <w:tc>
          <w:tcPr>
            <w:tcW w:w="1196" w:type="dxa"/>
          </w:tcPr>
          <w:p w:rsidRPr="00CF16A5" w:rsidR="0092748E" w:rsidP="001862D1" w:rsidRDefault="00C9745D" w14:paraId="291B8B5E" w14:textId="6F2CD127">
            <w:pPr>
              <w:jc w:val="center"/>
              <w:textAlignment w:val="baseline"/>
              <w:rPr>
                <w:rFonts w:cs="Arial"/>
                <w:sz w:val="18"/>
                <w:szCs w:val="18"/>
                <w:lang w:eastAsia="en-GB"/>
              </w:rPr>
            </w:pPr>
            <w:r>
              <w:rPr>
                <w:rFonts w:cs="Arial"/>
                <w:sz w:val="18"/>
                <w:szCs w:val="18"/>
                <w:lang w:eastAsia="en-GB"/>
              </w:rPr>
              <w:t>100%</w:t>
            </w:r>
          </w:p>
        </w:tc>
        <w:tc>
          <w:tcPr>
            <w:tcW w:w="883" w:type="dxa"/>
          </w:tcPr>
          <w:p w:rsidRPr="00CF16A5" w:rsidR="0092748E" w:rsidP="001862D1" w:rsidRDefault="00C9745D" w14:paraId="20BE6360" w14:textId="3DA8C18C">
            <w:pPr>
              <w:jc w:val="center"/>
              <w:textAlignment w:val="baseline"/>
              <w:rPr>
                <w:rFonts w:cs="Arial"/>
                <w:sz w:val="18"/>
                <w:szCs w:val="18"/>
                <w:lang w:eastAsia="en-GB"/>
              </w:rPr>
            </w:pPr>
            <w:r>
              <w:rPr>
                <w:rFonts w:cs="Arial"/>
                <w:sz w:val="18"/>
                <w:szCs w:val="18"/>
                <w:lang w:eastAsia="en-GB"/>
              </w:rPr>
              <w:t>19%</w:t>
            </w:r>
          </w:p>
        </w:tc>
        <w:tc>
          <w:tcPr>
            <w:tcW w:w="709" w:type="dxa"/>
          </w:tcPr>
          <w:p w:rsidRPr="00CF16A5" w:rsidR="0092748E" w:rsidP="001862D1" w:rsidRDefault="00C9745D" w14:paraId="42F725A1" w14:textId="78DB2D6C">
            <w:pPr>
              <w:jc w:val="center"/>
              <w:textAlignment w:val="baseline"/>
              <w:rPr>
                <w:rFonts w:cs="Arial"/>
                <w:sz w:val="18"/>
                <w:szCs w:val="18"/>
                <w:lang w:eastAsia="en-GB"/>
              </w:rPr>
            </w:pPr>
            <w:r>
              <w:rPr>
                <w:rFonts w:cs="Arial"/>
                <w:sz w:val="18"/>
                <w:szCs w:val="18"/>
                <w:lang w:eastAsia="en-GB"/>
              </w:rPr>
              <w:t>100%</w:t>
            </w:r>
          </w:p>
        </w:tc>
        <w:tc>
          <w:tcPr>
            <w:tcW w:w="901" w:type="dxa"/>
          </w:tcPr>
          <w:p w:rsidRPr="00CF16A5" w:rsidR="0092748E" w:rsidP="001862D1" w:rsidRDefault="00C9745D" w14:paraId="1E6B5D78" w14:textId="30C077CC">
            <w:pPr>
              <w:jc w:val="center"/>
              <w:textAlignment w:val="baseline"/>
              <w:rPr>
                <w:rFonts w:cs="Arial"/>
                <w:sz w:val="18"/>
                <w:szCs w:val="18"/>
                <w:lang w:eastAsia="en-GB"/>
              </w:rPr>
            </w:pPr>
            <w:r>
              <w:rPr>
                <w:rFonts w:cs="Arial"/>
                <w:sz w:val="18"/>
                <w:szCs w:val="18"/>
                <w:lang w:eastAsia="en-GB"/>
              </w:rPr>
              <w:t>100%</w:t>
            </w:r>
          </w:p>
        </w:tc>
        <w:tc>
          <w:tcPr>
            <w:tcW w:w="999" w:type="dxa"/>
          </w:tcPr>
          <w:p w:rsidRPr="00CF16A5" w:rsidR="0092748E" w:rsidP="001862D1" w:rsidRDefault="00E46CE9" w14:paraId="17ED7F1E" w14:textId="583EFD18">
            <w:pPr>
              <w:jc w:val="center"/>
              <w:textAlignment w:val="baseline"/>
              <w:rPr>
                <w:rFonts w:cs="Arial"/>
                <w:sz w:val="18"/>
                <w:szCs w:val="18"/>
                <w:lang w:eastAsia="en-GB"/>
              </w:rPr>
            </w:pPr>
            <w:r>
              <w:rPr>
                <w:rFonts w:cs="Arial"/>
                <w:sz w:val="18"/>
                <w:szCs w:val="18"/>
                <w:lang w:eastAsia="en-GB"/>
              </w:rPr>
              <w:t>84%</w:t>
            </w:r>
          </w:p>
        </w:tc>
        <w:tc>
          <w:tcPr>
            <w:tcW w:w="1081" w:type="dxa"/>
          </w:tcPr>
          <w:p w:rsidRPr="00CF16A5" w:rsidR="0092748E" w:rsidP="001862D1" w:rsidRDefault="00E04737" w14:paraId="0D32500F" w14:textId="368B7D46">
            <w:pPr>
              <w:jc w:val="center"/>
              <w:textAlignment w:val="baseline"/>
              <w:rPr>
                <w:rFonts w:cs="Arial"/>
                <w:sz w:val="18"/>
                <w:szCs w:val="18"/>
                <w:lang w:eastAsia="en-GB"/>
              </w:rPr>
            </w:pPr>
            <w:r>
              <w:rPr>
                <w:rFonts w:cs="Arial"/>
                <w:sz w:val="18"/>
                <w:szCs w:val="18"/>
                <w:lang w:eastAsia="en-GB"/>
              </w:rPr>
              <w:t>43% (52%)</w:t>
            </w:r>
          </w:p>
        </w:tc>
      </w:tr>
    </w:tbl>
    <w:p w:rsidRPr="00CF16A5" w:rsidR="00CF16A5" w:rsidP="00CF16A5" w:rsidRDefault="00CF16A5" w14:paraId="732D0F52" w14:textId="52AFEB58">
      <w:pPr>
        <w:jc w:val="both"/>
        <w:textAlignment w:val="baseline"/>
        <w:rPr>
          <w:rFonts w:cs="Arial"/>
          <w:sz w:val="22"/>
          <w:szCs w:val="22"/>
          <w:lang w:val="en-US" w:eastAsia="en-GB"/>
        </w:rPr>
      </w:pPr>
      <w:r w:rsidRPr="00CF16A5">
        <w:rPr>
          <w:rFonts w:cs="Arial"/>
          <w:sz w:val="22"/>
          <w:szCs w:val="22"/>
          <w:lang w:eastAsia="en-GB"/>
        </w:rPr>
        <w:t>Source: WRAP</w:t>
      </w:r>
      <w:r w:rsidR="00641A00">
        <w:rPr>
          <w:rFonts w:cs="Arial"/>
          <w:sz w:val="22"/>
          <w:szCs w:val="22"/>
          <w:lang w:eastAsia="en-GB"/>
        </w:rPr>
        <w:t>’s</w:t>
      </w:r>
      <w:r w:rsidRPr="00CF16A5">
        <w:rPr>
          <w:rFonts w:cs="Arial"/>
          <w:sz w:val="22"/>
          <w:szCs w:val="22"/>
          <w:lang w:eastAsia="en-GB"/>
        </w:rPr>
        <w:t xml:space="preserve"> toolbox based on </w:t>
      </w:r>
      <w:r w:rsidR="00844A1D">
        <w:rPr>
          <w:rFonts w:cs="Arial"/>
          <w:sz w:val="22"/>
          <w:szCs w:val="22"/>
          <w:lang w:eastAsia="en-GB"/>
        </w:rPr>
        <w:t>l</w:t>
      </w:r>
      <w:r w:rsidRPr="00CF16A5">
        <w:rPr>
          <w:rFonts w:cs="Arial"/>
          <w:sz w:val="22"/>
          <w:szCs w:val="22"/>
          <w:lang w:eastAsia="en-GB"/>
        </w:rPr>
        <w:t xml:space="preserve">ocal </w:t>
      </w:r>
      <w:r w:rsidR="00B36247">
        <w:rPr>
          <w:rFonts w:cs="Arial"/>
          <w:sz w:val="22"/>
          <w:szCs w:val="22"/>
          <w:lang w:eastAsia="en-GB"/>
        </w:rPr>
        <w:t>a</w:t>
      </w:r>
      <w:r w:rsidRPr="00CF16A5" w:rsidR="00B36247">
        <w:rPr>
          <w:rFonts w:cs="Arial"/>
          <w:sz w:val="22"/>
          <w:szCs w:val="22"/>
          <w:lang w:eastAsia="en-GB"/>
        </w:rPr>
        <w:t>uthorities’</w:t>
      </w:r>
      <w:r w:rsidRPr="00CF16A5">
        <w:rPr>
          <w:rFonts w:cs="Arial"/>
          <w:sz w:val="22"/>
          <w:szCs w:val="22"/>
          <w:lang w:eastAsia="en-GB"/>
        </w:rPr>
        <w:t xml:space="preserve"> portal</w:t>
      </w:r>
      <w:r w:rsidRPr="00CF16A5">
        <w:rPr>
          <w:rFonts w:cs="Arial"/>
          <w:sz w:val="22"/>
          <w:szCs w:val="22"/>
          <w:lang w:val="en-US" w:eastAsia="en-GB"/>
        </w:rPr>
        <w:t> </w:t>
      </w:r>
    </w:p>
    <w:p w:rsidRPr="00CF16A5" w:rsidR="00CF16A5" w:rsidP="00CF16A5" w:rsidRDefault="00CF16A5" w14:paraId="22B1BA72" w14:textId="13D8E05D">
      <w:pPr>
        <w:pStyle w:val="Heading3"/>
        <w:rPr>
          <w:b w:val="0"/>
          <w:lang w:val="en-US"/>
        </w:rPr>
      </w:pPr>
      <w:r w:rsidRPr="00CF16A5">
        <w:t xml:space="preserve">Garden </w:t>
      </w:r>
      <w:r w:rsidR="00153277">
        <w:rPr>
          <w:bCs w:val="0"/>
        </w:rPr>
        <w:t>w</w:t>
      </w:r>
      <w:r w:rsidRPr="00CF16A5">
        <w:rPr>
          <w:bCs w:val="0"/>
        </w:rPr>
        <w:t xml:space="preserve">aste </w:t>
      </w:r>
      <w:r w:rsidR="00153277">
        <w:rPr>
          <w:bCs w:val="0"/>
        </w:rPr>
        <w:t>c</w:t>
      </w:r>
      <w:r w:rsidRPr="00CF16A5">
        <w:rPr>
          <w:bCs w:val="0"/>
        </w:rPr>
        <w:t>ollections</w:t>
      </w:r>
      <w:r w:rsidRPr="00CF16A5">
        <w:rPr>
          <w:b w:val="0"/>
          <w:color w:val="000000" w:themeColor="text1"/>
          <w:lang w:val="en-US"/>
        </w:rPr>
        <w:t> </w:t>
      </w:r>
    </w:p>
    <w:p w:rsidRPr="00CF16A5" w:rsidR="00CF16A5" w:rsidP="00CF16A5" w:rsidRDefault="3CCB3EB1" w14:paraId="174A726C" w14:textId="3A69D4EF">
      <w:pPr>
        <w:jc w:val="both"/>
        <w:textAlignment w:val="baseline"/>
        <w:rPr>
          <w:rFonts w:cs="Arial"/>
          <w:highlight w:val="yellow"/>
          <w:lang w:eastAsia="en-GB"/>
        </w:rPr>
      </w:pPr>
      <w:r w:rsidRPr="00CF16A5">
        <w:rPr>
          <w:rFonts w:cs="Arial"/>
          <w:lang w:eastAsia="en-GB"/>
        </w:rPr>
        <w:t xml:space="preserve">In this impact assessment, we assess environmental benefits and value for money associated with introducing a free minimum garden waste collection (relative to a charged service). </w:t>
      </w:r>
      <w:r w:rsidR="0048541F">
        <w:rPr>
          <w:rFonts w:cs="Arial"/>
          <w:lang w:eastAsia="en-GB"/>
        </w:rPr>
        <w:t xml:space="preserve">This is assessed between </w:t>
      </w:r>
      <w:r w:rsidR="004263D4">
        <w:rPr>
          <w:rFonts w:cs="Arial"/>
          <w:lang w:eastAsia="en-GB"/>
        </w:rPr>
        <w:t xml:space="preserve">the two household </w:t>
      </w:r>
      <w:r w:rsidR="0048541F">
        <w:rPr>
          <w:rFonts w:cs="Arial"/>
          <w:lang w:eastAsia="en-GB"/>
        </w:rPr>
        <w:t>options.</w:t>
      </w:r>
      <w:r w:rsidRPr="00CF16A5">
        <w:rPr>
          <w:rFonts w:cs="Arial"/>
          <w:lang w:eastAsia="en-GB"/>
        </w:rPr>
        <w:t xml:space="preserve"> Around 65% of local authorities charged for garden waste collections in 2018/19</w:t>
      </w:r>
      <w:r w:rsidRPr="00D46984" w:rsidR="00CF16A5">
        <w:rPr>
          <w:rFonts w:cs="Arial"/>
          <w:vertAlign w:val="superscript"/>
          <w:lang w:eastAsia="en-GB"/>
        </w:rPr>
        <w:footnoteReference w:id="51"/>
      </w:r>
      <w:r w:rsidRPr="00CF16A5">
        <w:rPr>
          <w:rFonts w:cs="Arial"/>
          <w:lang w:eastAsia="en-GB"/>
        </w:rPr>
        <w:t>. Evidence suggests</w:t>
      </w:r>
      <w:r w:rsidRPr="00CF16A5">
        <w:rPr>
          <w:rFonts w:cs="Arial"/>
          <w:sz w:val="17"/>
          <w:szCs w:val="17"/>
          <w:vertAlign w:val="superscript"/>
          <w:lang w:eastAsia="en-GB"/>
        </w:rPr>
        <w:t xml:space="preserve"> </w:t>
      </w:r>
      <w:r w:rsidRPr="00CF16A5">
        <w:rPr>
          <w:rFonts w:cs="Arial"/>
          <w:lang w:eastAsia="en-GB"/>
        </w:rPr>
        <w:t>that this results in a lower household participation than a free service</w:t>
      </w:r>
      <w:r w:rsidRPr="00CC42A6">
        <w:rPr>
          <w:rFonts w:cs="Arial"/>
          <w:lang w:eastAsia="en-GB"/>
        </w:rPr>
        <w:t xml:space="preserve"> (Section 6).</w:t>
      </w:r>
    </w:p>
    <w:p w:rsidRPr="00CF16A5" w:rsidR="00CF16A5" w:rsidP="00CF16A5" w:rsidRDefault="00CF16A5" w14:paraId="1E1445E5" w14:textId="77777777">
      <w:pPr>
        <w:jc w:val="both"/>
        <w:textAlignment w:val="baseline"/>
        <w:rPr>
          <w:rFonts w:cs="Arial"/>
          <w:highlight w:val="yellow"/>
          <w:lang w:eastAsia="en-GB"/>
        </w:rPr>
      </w:pPr>
    </w:p>
    <w:p w:rsidRPr="00CF16A5" w:rsidR="00CF16A5" w:rsidP="00CF16A5" w:rsidRDefault="00CF16A5" w14:paraId="0ACA1F90" w14:textId="32E848FD">
      <w:pPr>
        <w:jc w:val="both"/>
        <w:textAlignment w:val="baseline"/>
        <w:rPr>
          <w:rFonts w:cs="Arial"/>
          <w:lang w:val="en-US" w:eastAsia="en-GB"/>
        </w:rPr>
      </w:pPr>
      <w:r w:rsidRPr="00CF16A5">
        <w:rPr>
          <w:rFonts w:cs="Arial"/>
          <w:lang w:eastAsia="en-GB"/>
        </w:rPr>
        <w:t xml:space="preserve">Providing all kerbside properties (that have gardens) with a free garden waste collection could help increase recycling rates and could also ensure this material is sent to industrial composting rather than sometimes discarded in residual waste bins. Charging for garden waste is likely to reduce the number of households using the service, therefore, </w:t>
      </w:r>
      <w:r w:rsidR="00514AC5">
        <w:rPr>
          <w:rFonts w:cs="Arial"/>
          <w:lang w:eastAsia="en-GB"/>
        </w:rPr>
        <w:t xml:space="preserve">it </w:t>
      </w:r>
      <w:r w:rsidRPr="00CF16A5">
        <w:rPr>
          <w:rFonts w:cs="Arial"/>
          <w:lang w:eastAsia="en-GB"/>
        </w:rPr>
        <w:t>potentially increas</w:t>
      </w:r>
      <w:r w:rsidR="00440BB0">
        <w:rPr>
          <w:rFonts w:cs="Arial"/>
          <w:lang w:eastAsia="en-GB"/>
        </w:rPr>
        <w:t>es</w:t>
      </w:r>
      <w:r w:rsidRPr="00CF16A5">
        <w:rPr>
          <w:rFonts w:cs="Arial"/>
          <w:lang w:eastAsia="en-GB"/>
        </w:rPr>
        <w:t xml:space="preserve"> levels of garden waste in residual waste. Where this is sent to landfill, this generates greenhouse gas emissions as well as leachate, an acidic liquid which needs to be extracted and treated. </w:t>
      </w:r>
      <w:r w:rsidRPr="00CF16A5">
        <w:rPr>
          <w:rFonts w:cs="Arial"/>
          <w:lang w:val="en-US" w:eastAsia="en-GB"/>
        </w:rPr>
        <w:t> </w:t>
      </w:r>
    </w:p>
    <w:p w:rsidRPr="00CF16A5" w:rsidR="00CF16A5" w:rsidP="00CF16A5" w:rsidRDefault="00CF16A5" w14:paraId="072981BA" w14:textId="1444CE61">
      <w:pPr>
        <w:pStyle w:val="Heading3"/>
        <w:rPr>
          <w:lang w:val="en-US"/>
        </w:rPr>
      </w:pPr>
      <w:bookmarkStart w:name="_Hlk93692096" w:id="51"/>
      <w:r w:rsidRPr="00CF16A5">
        <w:t>Waste collections</w:t>
      </w:r>
      <w:r w:rsidRPr="00CF16A5">
        <w:rPr>
          <w:color w:val="000000" w:themeColor="text1"/>
          <w:lang w:val="en-US"/>
        </w:rPr>
        <w:t xml:space="preserve"> from Non-Household Municipal </w:t>
      </w:r>
      <w:r w:rsidR="00BC1C20">
        <w:rPr>
          <w:color w:val="000000" w:themeColor="text1"/>
          <w:lang w:val="en-US"/>
        </w:rPr>
        <w:t>s</w:t>
      </w:r>
      <w:r w:rsidRPr="00CF16A5">
        <w:rPr>
          <w:color w:val="000000" w:themeColor="text1"/>
          <w:lang w:val="en-US"/>
        </w:rPr>
        <w:t>ector</w:t>
      </w:r>
    </w:p>
    <w:bookmarkEnd w:id="51"/>
    <w:p w:rsidRPr="00CF16A5" w:rsidR="00CF16A5" w:rsidP="00CF16A5" w:rsidRDefault="3CCB3EB1" w14:paraId="5E6268B4" w14:textId="77777777">
      <w:pPr>
        <w:spacing w:line="259" w:lineRule="auto"/>
        <w:jc w:val="both"/>
        <w:rPr>
          <w:rFonts w:cs="Arial"/>
          <w:lang w:val="en-US" w:eastAsia="en-GB"/>
        </w:rPr>
      </w:pPr>
      <w:r w:rsidRPr="00CF16A5">
        <w:rPr>
          <w:rFonts w:cs="Arial"/>
          <w:lang w:eastAsia="en-GB"/>
        </w:rPr>
        <w:t>The Waste (England and Wales) Regulations 2011 as amended by the Waste (Circular Economy) (Amendment) Regulations 2020 defines municipal waste as “waste collected from households” and “</w:t>
      </w:r>
      <w:r w:rsidRPr="00CF16A5">
        <w:rPr>
          <w:rFonts w:eastAsia="Arial" w:cs="Arial"/>
        </w:rPr>
        <w:t>waste collected from other sources, where such waste is similar in nature and composition to waste from households”</w:t>
      </w:r>
      <w:r w:rsidRPr="00D46984" w:rsidR="00CF16A5">
        <w:rPr>
          <w:rFonts w:eastAsia="SimSun" w:cs="Arial"/>
          <w:vertAlign w:val="superscript"/>
          <w:lang w:eastAsia="zh-CN"/>
        </w:rPr>
        <w:footnoteReference w:id="52"/>
      </w:r>
      <w:r w:rsidRPr="00CF16A5">
        <w:rPr>
          <w:rFonts w:eastAsia="Arial" w:cs="Arial"/>
        </w:rPr>
        <w:t>.</w:t>
      </w:r>
      <w:r w:rsidRPr="00CF16A5">
        <w:rPr>
          <w:rFonts w:cs="Arial"/>
          <w:lang w:eastAsia="en-GB"/>
        </w:rPr>
        <w:t xml:space="preserve"> </w:t>
      </w:r>
      <w:r w:rsidRPr="00CF16A5">
        <w:rPr>
          <w:rFonts w:cs="Arial"/>
          <w:lang w:val="en-US" w:eastAsia="en-GB"/>
        </w:rPr>
        <w:t> </w:t>
      </w:r>
    </w:p>
    <w:p w:rsidRPr="00CF16A5" w:rsidR="00CF16A5" w:rsidP="00CF16A5" w:rsidRDefault="00CF16A5" w14:paraId="00579AB6" w14:textId="77777777">
      <w:pPr>
        <w:jc w:val="both"/>
        <w:textAlignment w:val="baseline"/>
        <w:rPr>
          <w:rFonts w:cs="Arial"/>
          <w:lang w:val="en-US" w:eastAsia="en-GB"/>
        </w:rPr>
      </w:pPr>
      <w:r w:rsidRPr="00CF16A5">
        <w:rPr>
          <w:rFonts w:cs="Arial"/>
          <w:lang w:val="en-US" w:eastAsia="en-GB"/>
        </w:rPr>
        <w:t> </w:t>
      </w:r>
    </w:p>
    <w:p w:rsidRPr="00CF16A5" w:rsidR="00CF16A5" w:rsidP="00CF16A5" w:rsidRDefault="3CCB3EB1" w14:paraId="3BD6D903" w14:textId="12CA4927">
      <w:pPr>
        <w:jc w:val="both"/>
        <w:textAlignment w:val="baseline"/>
        <w:rPr>
          <w:rFonts w:cs="Arial"/>
          <w:lang w:val="en-US" w:eastAsia="en-GB"/>
        </w:rPr>
      </w:pPr>
      <w:r w:rsidRPr="00CF16A5">
        <w:rPr>
          <w:rFonts w:cs="Arial"/>
          <w:lang w:eastAsia="en-GB"/>
        </w:rPr>
        <w:t xml:space="preserve">Given the size of the NHM sector (for our impact assessment we estimated around </w:t>
      </w:r>
      <w:r w:rsidRPr="0082748C">
        <w:rPr>
          <w:rFonts w:cs="Arial"/>
          <w:lang w:eastAsia="en-GB"/>
        </w:rPr>
        <w:t>2.15</w:t>
      </w:r>
      <w:r w:rsidRPr="00CF16A5">
        <w:rPr>
          <w:rFonts w:cs="Arial"/>
          <w:lang w:eastAsia="en-GB"/>
        </w:rPr>
        <w:t xml:space="preserve"> million business and public administration units</w:t>
      </w:r>
      <w:r w:rsidRPr="00D46984" w:rsidR="00CF16A5">
        <w:rPr>
          <w:rFonts w:cs="Arial"/>
          <w:vertAlign w:val="superscript"/>
          <w:lang w:eastAsia="en-GB"/>
        </w:rPr>
        <w:footnoteReference w:id="53"/>
      </w:r>
      <w:r w:rsidRPr="00CF16A5">
        <w:rPr>
          <w:rFonts w:cs="Arial"/>
          <w:lang w:eastAsia="en-GB"/>
        </w:rPr>
        <w:t>), it makes a significant contribution to our municipal waste recycling ambitions. Most business sectors have not historically had direct policy measures to drive their recycling performance apart from the price they pay for the collection of waste.  Business expenditure on</w:t>
      </w:r>
      <w:bookmarkStart w:name="_Hlk63877970" w:id="52"/>
      <w:r w:rsidRPr="00CF16A5">
        <w:rPr>
          <w:rFonts w:cs="Arial"/>
          <w:lang w:eastAsia="en-GB"/>
        </w:rPr>
        <w:t xml:space="preserve"> waste and recycling services tends to be a very small proportion of the overall business turnover</w:t>
      </w:r>
      <w:r w:rsidRPr="00E37F7D" w:rsidR="00CF16A5">
        <w:rPr>
          <w:rFonts w:cs="Arial"/>
          <w:vertAlign w:val="superscript"/>
          <w:lang w:eastAsia="en-GB"/>
        </w:rPr>
        <w:footnoteReference w:id="54"/>
      </w:r>
      <w:r w:rsidRPr="00CF16A5">
        <w:rPr>
          <w:rFonts w:cs="Arial"/>
          <w:lang w:eastAsia="en-GB"/>
        </w:rPr>
        <w:t xml:space="preserve"> and so efficiency gains made by diverting more waste to recycling may yield comparatively few cost savings at a site level and provide limited financial incentive to separate waste.    </w:t>
      </w:r>
      <w:bookmarkEnd w:id="52"/>
      <w:r w:rsidRPr="00CF16A5">
        <w:rPr>
          <w:rFonts w:cs="Arial"/>
          <w:lang w:val="en-US" w:eastAsia="en-GB"/>
        </w:rPr>
        <w:t> </w:t>
      </w:r>
    </w:p>
    <w:p w:rsidRPr="00CF16A5" w:rsidR="00CF16A5" w:rsidP="00CF16A5" w:rsidRDefault="00CF16A5" w14:paraId="3C5017F7" w14:textId="77777777">
      <w:pPr>
        <w:jc w:val="both"/>
        <w:textAlignment w:val="baseline"/>
        <w:rPr>
          <w:rFonts w:cs="Arial"/>
          <w:lang w:val="en-US" w:eastAsia="en-GB"/>
        </w:rPr>
      </w:pPr>
      <w:r w:rsidRPr="00CF16A5">
        <w:rPr>
          <w:rFonts w:cs="Arial"/>
          <w:lang w:val="en-US" w:eastAsia="en-GB"/>
        </w:rPr>
        <w:t> </w:t>
      </w:r>
    </w:p>
    <w:p w:rsidRPr="0082748C" w:rsidR="00CF16A5" w:rsidP="00CF16A5" w:rsidRDefault="00CF16A5" w14:paraId="67B438B8" w14:textId="77777777">
      <w:pPr>
        <w:jc w:val="both"/>
        <w:textAlignment w:val="baseline"/>
        <w:rPr>
          <w:rFonts w:cs="Arial"/>
          <w:lang w:eastAsia="en-GB"/>
        </w:rPr>
      </w:pPr>
      <w:r w:rsidRPr="0082748C">
        <w:rPr>
          <w:rFonts w:cs="Arial"/>
          <w:lang w:eastAsia="en-GB"/>
        </w:rPr>
        <w:t>At present, the Waste (England and Wales) Regulations 2011 require waste collectors to collect paper, metal, plastic or glass separately unless one of these conditions is met:</w:t>
      </w:r>
    </w:p>
    <w:p w:rsidRPr="00CF16A5" w:rsidR="00CF16A5" w:rsidP="00554C21" w:rsidRDefault="00CF16A5" w14:paraId="07F0CA75" w14:textId="3B5A0208">
      <w:pPr>
        <w:pStyle w:val="ListParagraph"/>
        <w:numPr>
          <w:ilvl w:val="0"/>
          <w:numId w:val="10"/>
        </w:numPr>
        <w:spacing w:after="160" w:line="259" w:lineRule="auto"/>
        <w:ind w:left="720"/>
        <w:jc w:val="both"/>
        <w:rPr>
          <w:rFonts w:eastAsia="Calibri" w:cs="Arial"/>
        </w:rPr>
      </w:pPr>
      <w:r w:rsidRPr="00CF16A5">
        <w:rPr>
          <w:rFonts w:eastAsia="Calibri" w:cs="Arial"/>
        </w:rPr>
        <w:t xml:space="preserve">collecting the </w:t>
      </w:r>
      <w:proofErr w:type="gramStart"/>
      <w:r w:rsidRPr="00CF16A5" w:rsidR="00BD59BA">
        <w:rPr>
          <w:rFonts w:eastAsia="Calibri" w:cs="Arial"/>
        </w:rPr>
        <w:t>waste</w:t>
      </w:r>
      <w:r w:rsidR="00127C62">
        <w:rPr>
          <w:rFonts w:eastAsia="Calibri" w:cs="Arial"/>
        </w:rPr>
        <w:t xml:space="preserve"> </w:t>
      </w:r>
      <w:r w:rsidRPr="00CF16A5" w:rsidR="00BD59BA">
        <w:rPr>
          <w:rFonts w:eastAsia="Calibri" w:cs="Arial"/>
        </w:rPr>
        <w:t>paper</w:t>
      </w:r>
      <w:proofErr w:type="gramEnd"/>
      <w:r w:rsidRPr="00CF16A5">
        <w:rPr>
          <w:rFonts w:eastAsia="Calibri" w:cs="Arial"/>
        </w:rPr>
        <w:t xml:space="preserve">, metal, </w:t>
      </w:r>
      <w:r w:rsidRPr="00CF16A5" w:rsidR="00365047">
        <w:rPr>
          <w:rFonts w:eastAsia="Calibri" w:cs="Arial"/>
        </w:rPr>
        <w:t>plastic,</w:t>
      </w:r>
      <w:r w:rsidRPr="00CF16A5">
        <w:rPr>
          <w:rFonts w:eastAsia="Calibri" w:cs="Arial"/>
        </w:rPr>
        <w:t xml:space="preserve"> or glass together results in output from those operations which is of comparable quality to that achieved through separate collection;</w:t>
      </w:r>
    </w:p>
    <w:p w:rsidRPr="00CF16A5" w:rsidR="00CF16A5" w:rsidP="00554C21" w:rsidRDefault="00CF16A5" w14:paraId="3B93954A" w14:textId="77777777">
      <w:pPr>
        <w:pStyle w:val="ListParagraph"/>
        <w:numPr>
          <w:ilvl w:val="0"/>
          <w:numId w:val="10"/>
        </w:numPr>
        <w:spacing w:after="160" w:line="259" w:lineRule="auto"/>
        <w:ind w:left="720"/>
        <w:jc w:val="both"/>
        <w:rPr>
          <w:rFonts w:eastAsia="Calibri" w:cs="Arial"/>
        </w:rPr>
      </w:pPr>
      <w:r w:rsidRPr="00CF16A5">
        <w:rPr>
          <w:rFonts w:eastAsia="Calibri" w:cs="Arial"/>
        </w:rPr>
        <w:t>separate collection of the waste does not deliver the best environmental outcome when considering the overall environmental impacts of the management of the relevant waste streams;</w:t>
      </w:r>
    </w:p>
    <w:p w:rsidRPr="00CF16A5" w:rsidR="00CF16A5" w:rsidP="00554C21" w:rsidRDefault="00CF16A5" w14:paraId="27D306DC" w14:textId="77777777">
      <w:pPr>
        <w:pStyle w:val="ListParagraph"/>
        <w:numPr>
          <w:ilvl w:val="0"/>
          <w:numId w:val="10"/>
        </w:numPr>
        <w:spacing w:after="160" w:line="259" w:lineRule="auto"/>
        <w:ind w:left="720"/>
        <w:jc w:val="both"/>
        <w:rPr>
          <w:rFonts w:eastAsia="Calibri" w:cs="Arial"/>
        </w:rPr>
      </w:pPr>
      <w:r w:rsidRPr="00CF16A5">
        <w:rPr>
          <w:rFonts w:eastAsia="Calibri" w:cs="Arial"/>
        </w:rPr>
        <w:t>separate collection of the waste is not technically feasible taking into consideration good practices in waste collection; or</w:t>
      </w:r>
    </w:p>
    <w:p w:rsidRPr="00CF16A5" w:rsidR="00CF16A5" w:rsidP="00554C21" w:rsidRDefault="00CF16A5" w14:paraId="65BAEAA1" w14:textId="77777777">
      <w:pPr>
        <w:pStyle w:val="ListParagraph"/>
        <w:numPr>
          <w:ilvl w:val="0"/>
          <w:numId w:val="10"/>
        </w:numPr>
        <w:spacing w:after="160" w:line="259" w:lineRule="auto"/>
        <w:ind w:left="720"/>
        <w:jc w:val="both"/>
        <w:rPr>
          <w:rFonts w:eastAsia="Calibri" w:cs="Arial"/>
        </w:rPr>
      </w:pPr>
      <w:r w:rsidRPr="00CF16A5">
        <w:rPr>
          <w:rFonts w:eastAsia="Calibri" w:cs="Arial"/>
        </w:rPr>
        <w:t xml:space="preserve">separate collection of the waste would entail disproportionate economic costs </w:t>
      </w:r>
      <w:proofErr w:type="gramStart"/>
      <w:r w:rsidRPr="00CF16A5">
        <w:rPr>
          <w:rFonts w:eastAsia="Calibri" w:cs="Arial"/>
        </w:rPr>
        <w:t>taking into account</w:t>
      </w:r>
      <w:proofErr w:type="gramEnd"/>
      <w:r w:rsidRPr="00CF16A5">
        <w:rPr>
          <w:rFonts w:eastAsia="Calibri" w:cs="Arial"/>
        </w:rPr>
        <w:t xml:space="preserve"> the costs of adverse environmental and health impacts of mixed waste collection and treatment, the potential for efficiency improvements in waste collection and treatment, revenues from sales of secondary raw materials as well as the application of the polluter-pays principle and extended producer responsibility.</w:t>
      </w:r>
    </w:p>
    <w:p w:rsidRPr="00CF16A5" w:rsidR="00CF16A5" w:rsidP="00CF16A5" w:rsidRDefault="00CF16A5" w14:paraId="6C66AECF" w14:textId="4EA908D2">
      <w:pPr>
        <w:jc w:val="both"/>
        <w:textAlignment w:val="baseline"/>
        <w:rPr>
          <w:rFonts w:eastAsia="Arial" w:cs="Arial"/>
          <w:lang w:eastAsia="en-GB"/>
        </w:rPr>
      </w:pPr>
      <w:r w:rsidRPr="00CF16A5">
        <w:rPr>
          <w:rFonts w:cs="Arial"/>
          <w:lang w:eastAsia="en-GB"/>
        </w:rPr>
        <w:t xml:space="preserve">However, without the amendments to the Environmental Protection Act 1990, there is no requirement on the non-household municipal sector to arrange for their waste to be recycled. Given that waste collection services are offered on a per bin or per lift basis, businesses would pay a higher cost for having additional bins for recycling, unless they produced enough waste to be able to reduce their number of residual waste bins. This is because a typical residual waste collection service </w:t>
      </w:r>
      <w:r w:rsidR="00F90642">
        <w:rPr>
          <w:rFonts w:cs="Arial"/>
          <w:lang w:eastAsia="en-GB"/>
        </w:rPr>
        <w:t>usually</w:t>
      </w:r>
      <w:r w:rsidRPr="00CF16A5">
        <w:rPr>
          <w:rFonts w:cs="Arial"/>
          <w:lang w:eastAsia="en-GB"/>
        </w:rPr>
        <w:t xml:space="preserve"> costs more than recyclable waste collection service.</w:t>
      </w:r>
    </w:p>
    <w:p w:rsidRPr="00CF16A5" w:rsidR="00CF16A5" w:rsidP="00CF16A5" w:rsidRDefault="00CF16A5" w14:paraId="3A4D393B" w14:textId="77777777">
      <w:pPr>
        <w:jc w:val="both"/>
        <w:textAlignment w:val="baseline"/>
        <w:rPr>
          <w:rFonts w:cs="Arial"/>
          <w:lang w:val="en-US" w:eastAsia="en-GB"/>
        </w:rPr>
      </w:pPr>
      <w:r w:rsidRPr="00CF16A5">
        <w:rPr>
          <w:rFonts w:cs="Arial"/>
          <w:lang w:eastAsia="en-GB"/>
        </w:rPr>
        <w:t xml:space="preserve"> </w:t>
      </w:r>
    </w:p>
    <w:p w:rsidRPr="00CF16A5" w:rsidR="00CF16A5" w:rsidP="00CF16A5" w:rsidRDefault="3CCB3EB1" w14:paraId="3F9953FE" w14:textId="7ED9572D">
      <w:pPr>
        <w:jc w:val="both"/>
        <w:textAlignment w:val="baseline"/>
        <w:rPr>
          <w:rFonts w:cs="Arial"/>
          <w:lang w:val="en-US" w:eastAsia="en-GB"/>
        </w:rPr>
      </w:pPr>
      <w:r w:rsidRPr="00CF16A5">
        <w:rPr>
          <w:rFonts w:cs="Arial"/>
          <w:lang w:eastAsia="en-GB"/>
        </w:rPr>
        <w:t>Currently, there is a substantial variation in the non-household municipal sector’s performance in recycling, both across sectors and business sizes, and data quality is significantly poorer compared to the household sector. We estimate levels of recycling from the non-household municipal sector– that produce municipal waste – to be at around 4</w:t>
      </w:r>
      <w:r w:rsidR="1E3133BB">
        <w:rPr>
          <w:rFonts w:cs="Arial"/>
          <w:lang w:eastAsia="en-GB"/>
        </w:rPr>
        <w:t>3</w:t>
      </w:r>
      <w:r w:rsidR="49FEB734">
        <w:rPr>
          <w:rFonts w:cs="Arial"/>
          <w:lang w:eastAsia="en-GB"/>
        </w:rPr>
        <w:t>.</w:t>
      </w:r>
      <w:r w:rsidR="36A73797">
        <w:rPr>
          <w:rFonts w:cs="Arial"/>
          <w:lang w:eastAsia="en-GB"/>
        </w:rPr>
        <w:t>3</w:t>
      </w:r>
      <w:r w:rsidRPr="00CF16A5">
        <w:rPr>
          <w:rFonts w:cs="Arial"/>
          <w:lang w:eastAsia="en-GB"/>
        </w:rPr>
        <w:t>%</w:t>
      </w:r>
      <w:r w:rsidRPr="00E37F7D" w:rsidR="00CF16A5">
        <w:rPr>
          <w:rFonts w:cs="Arial"/>
          <w:vertAlign w:val="superscript"/>
          <w:lang w:eastAsia="en-GB"/>
        </w:rPr>
        <w:footnoteReference w:id="55"/>
      </w:r>
      <w:r w:rsidRPr="00CF16A5">
        <w:rPr>
          <w:rFonts w:cs="Arial"/>
          <w:lang w:eastAsia="en-GB"/>
        </w:rPr>
        <w:t>. However, there is significant potential to increase these rates through introducing requirements for greater separation, especially of dry materials and food waste</w:t>
      </w:r>
      <w:r w:rsidR="2FCF661D">
        <w:rPr>
          <w:rFonts w:cs="Arial"/>
          <w:lang w:eastAsia="en-GB"/>
        </w:rPr>
        <w:t xml:space="preserve"> (from residual waste)</w:t>
      </w:r>
      <w:r w:rsidRPr="00CF16A5">
        <w:rPr>
          <w:rFonts w:cs="Arial"/>
          <w:lang w:eastAsia="en-GB"/>
        </w:rPr>
        <w:t>. </w:t>
      </w:r>
      <w:r w:rsidRPr="00CF16A5">
        <w:rPr>
          <w:rFonts w:cs="Arial"/>
          <w:lang w:val="en-US" w:eastAsia="en-GB"/>
        </w:rPr>
        <w:t> </w:t>
      </w:r>
    </w:p>
    <w:p w:rsidRPr="00CF16A5" w:rsidR="00CF16A5" w:rsidP="00CF16A5" w:rsidRDefault="00CF16A5" w14:paraId="7837FCA7" w14:textId="77777777">
      <w:pPr>
        <w:jc w:val="both"/>
        <w:textAlignment w:val="baseline"/>
        <w:rPr>
          <w:rFonts w:cs="Arial"/>
          <w:lang w:val="en-US" w:eastAsia="en-GB"/>
        </w:rPr>
      </w:pPr>
      <w:r w:rsidRPr="00CF16A5">
        <w:rPr>
          <w:rFonts w:cs="Arial"/>
          <w:lang w:val="en-US" w:eastAsia="en-GB"/>
        </w:rPr>
        <w:t> </w:t>
      </w:r>
    </w:p>
    <w:p w:rsidR="00A677AC" w:rsidP="003157DC" w:rsidRDefault="3CCB3EB1" w14:paraId="42E64C86" w14:textId="13878313">
      <w:pPr>
        <w:spacing w:line="259" w:lineRule="auto"/>
        <w:jc w:val="both"/>
        <w:rPr>
          <w:rFonts w:cs="Arial"/>
          <w:lang w:eastAsia="en-GB"/>
        </w:rPr>
      </w:pPr>
      <w:r w:rsidRPr="00CF16A5">
        <w:rPr>
          <w:rFonts w:cs="Arial"/>
          <w:lang w:eastAsia="en-GB"/>
        </w:rPr>
        <w:t xml:space="preserve">Our analysis indicates that the requirement for separate food waste and separate dry recycling collection could increase municipal recycling rates to as much as </w:t>
      </w:r>
      <w:r w:rsidRPr="00CF16A5" w:rsidR="39282230">
        <w:rPr>
          <w:rFonts w:cs="Arial"/>
          <w:lang w:eastAsia="en-GB"/>
        </w:rPr>
        <w:t>6</w:t>
      </w:r>
      <w:r w:rsidR="39282230">
        <w:rPr>
          <w:rFonts w:cs="Arial"/>
          <w:lang w:eastAsia="en-GB"/>
        </w:rPr>
        <w:t>1</w:t>
      </w:r>
      <w:r w:rsidR="16272DD9">
        <w:rPr>
          <w:rFonts w:cs="Arial"/>
          <w:lang w:eastAsia="en-GB"/>
        </w:rPr>
        <w:t>.3</w:t>
      </w:r>
      <w:r w:rsidRPr="00CF16A5">
        <w:rPr>
          <w:rFonts w:cs="Arial"/>
          <w:lang w:eastAsia="en-GB"/>
        </w:rPr>
        <w:t>%</w:t>
      </w:r>
      <w:r w:rsidRPr="00E37F7D" w:rsidR="00CF16A5">
        <w:rPr>
          <w:rFonts w:cs="Arial"/>
          <w:vertAlign w:val="superscript"/>
          <w:lang w:eastAsia="en-GB"/>
        </w:rPr>
        <w:footnoteReference w:id="56"/>
      </w:r>
      <w:r w:rsidRPr="00CF16A5">
        <w:rPr>
          <w:rFonts w:cs="Arial"/>
          <w:lang w:eastAsia="en-GB"/>
        </w:rPr>
        <w:t xml:space="preserve"> (under a high capture rate scenario and accounting for a process loss). </w:t>
      </w:r>
    </w:p>
    <w:p w:rsidR="00A60C90" w:rsidRDefault="00A60C90" w14:paraId="69243E45" w14:textId="4767D653">
      <w:pPr>
        <w:rPr>
          <w:rFonts w:cs="Arial"/>
          <w:lang w:eastAsia="en-GB"/>
        </w:rPr>
      </w:pPr>
      <w:r>
        <w:rPr>
          <w:rFonts w:cs="Arial"/>
          <w:lang w:eastAsia="en-GB"/>
        </w:rPr>
        <w:br w:type="page"/>
      </w:r>
    </w:p>
    <w:p w:rsidRPr="0082748C" w:rsidR="0082748C" w:rsidP="0082748C" w:rsidRDefault="0082748C" w14:paraId="0EBC2FDD" w14:textId="7BB0A63C">
      <w:pPr>
        <w:pStyle w:val="Heading1"/>
      </w:pPr>
      <w:r>
        <w:t>Section 2: Rat</w:t>
      </w:r>
      <w:r w:rsidRPr="009E7A40">
        <w:t>ionale for Intervention</w:t>
      </w:r>
    </w:p>
    <w:p w:rsidR="0082748C" w:rsidP="0082748C" w:rsidRDefault="0082748C" w14:paraId="3B14F0C0" w14:textId="77777777">
      <w:pPr>
        <w:jc w:val="both"/>
        <w:rPr>
          <w:rFonts w:cs="Arial"/>
        </w:rPr>
      </w:pPr>
    </w:p>
    <w:p w:rsidRPr="00451F33" w:rsidR="0082748C" w:rsidP="0082748C" w:rsidRDefault="27D59660" w14:paraId="6484F59E" w14:textId="247656E1">
      <w:pPr>
        <w:jc w:val="both"/>
        <w:rPr>
          <w:rFonts w:cs="Arial"/>
        </w:rPr>
      </w:pPr>
      <w:r w:rsidRPr="00451F33">
        <w:rPr>
          <w:rFonts w:cs="Arial"/>
        </w:rPr>
        <w:t xml:space="preserve">Waste generation is a source of negative environmental externalities as it can emit greenhouse gases when sent for incineration or to landfill. Another problem for municipal solid waste (MSW) </w:t>
      </w:r>
      <w:r w:rsidR="32AD4565">
        <w:rPr>
          <w:rFonts w:cs="Arial"/>
        </w:rPr>
        <w:t xml:space="preserve">in </w:t>
      </w:r>
      <w:r w:rsidRPr="00451F33">
        <w:rPr>
          <w:rFonts w:cs="Arial"/>
        </w:rPr>
        <w:t>landfills is leachate generation</w:t>
      </w:r>
      <w:r w:rsidRPr="7A4F88AC" w:rsidR="0082748C">
        <w:rPr>
          <w:rStyle w:val="FootnoteReference"/>
          <w:rFonts w:cs="Arial"/>
          <w:sz w:val="24"/>
        </w:rPr>
        <w:footnoteReference w:id="57"/>
      </w:r>
      <w:r w:rsidRPr="00451F33">
        <w:rPr>
          <w:rFonts w:cs="Arial"/>
        </w:rPr>
        <w:t xml:space="preserve">, which could cause a significant threat to surface water and groundwater. When waste cannot be prevented, recycling can minimise these environmental costs of products/materials being disposed of and create value by providing valuable materials for manufacturing. </w:t>
      </w:r>
    </w:p>
    <w:p w:rsidRPr="00451F33" w:rsidR="0082748C" w:rsidP="0082748C" w:rsidRDefault="0082748C" w14:paraId="5BCFA169" w14:textId="77777777">
      <w:pPr>
        <w:jc w:val="both"/>
        <w:rPr>
          <w:rFonts w:cs="Arial"/>
        </w:rPr>
      </w:pPr>
    </w:p>
    <w:p w:rsidR="00EA08F2" w:rsidP="00EA08F2" w:rsidRDefault="27D59660" w14:paraId="26BCA04B" w14:textId="631A2D56">
      <w:pPr>
        <w:jc w:val="both"/>
        <w:textAlignment w:val="baseline"/>
        <w:rPr>
          <w:rFonts w:cs="Arial"/>
        </w:rPr>
      </w:pPr>
      <w:r w:rsidRPr="00451F33">
        <w:rPr>
          <w:rFonts w:cs="Arial"/>
        </w:rPr>
        <w:t xml:space="preserve">Current measures and requirements for household collection of recyclable materials, such as landfill tax or </w:t>
      </w:r>
      <w:r>
        <w:rPr>
          <w:rFonts w:cs="Arial"/>
        </w:rPr>
        <w:t>the current legislative requirements</w:t>
      </w:r>
      <w:r w:rsidRPr="00451F33">
        <w:rPr>
          <w:rFonts w:cs="Arial"/>
        </w:rPr>
        <w:t>, are proving insufficient to increase household recycling beyond the curre</w:t>
      </w:r>
      <w:r w:rsidRPr="0082748C">
        <w:rPr>
          <w:rFonts w:cs="Arial"/>
        </w:rPr>
        <w:t>nt level of 44%-45% and reduce the amount of residual waste produced. Flexible requirements on local authority waste collections have led to a variety of different collection systems and materials collected, leading to different performance across the country</w:t>
      </w:r>
      <w:r w:rsidR="5C0E14D1">
        <w:rPr>
          <w:rFonts w:cs="Arial"/>
        </w:rPr>
        <w:t xml:space="preserve"> </w:t>
      </w:r>
      <w:r w:rsidRPr="002E54C6" w:rsidR="5C0E14D1">
        <w:rPr>
          <w:rFonts w:cs="Arial"/>
        </w:rPr>
        <w:t>as evidenced in the recent DEFRA statistics release on local authority collected waste management</w:t>
      </w:r>
      <w:r w:rsidRPr="002E54C6" w:rsidR="00D14298">
        <w:rPr>
          <w:rStyle w:val="FootnoteReference"/>
        </w:rPr>
        <w:footnoteReference w:id="58"/>
      </w:r>
      <w:r w:rsidRPr="002E54C6" w:rsidR="0600F8FC">
        <w:rPr>
          <w:rFonts w:cs="Arial"/>
        </w:rPr>
        <w:t>,</w:t>
      </w:r>
      <w:r w:rsidRPr="002E54C6" w:rsidR="5D7ADE6D">
        <w:rPr>
          <w:rFonts w:cs="Arial"/>
        </w:rPr>
        <w:t xml:space="preserve"> as well as in </w:t>
      </w:r>
      <w:proofErr w:type="spellStart"/>
      <w:r w:rsidRPr="002E54C6" w:rsidR="43C2D67C">
        <w:rPr>
          <w:rFonts w:cs="Arial"/>
        </w:rPr>
        <w:t>WasteDataFlow</w:t>
      </w:r>
      <w:proofErr w:type="spellEnd"/>
      <w:r w:rsidRPr="002E54C6" w:rsidR="06C9C71F">
        <w:rPr>
          <w:rFonts w:cs="Arial"/>
        </w:rPr>
        <w:t xml:space="preserve"> (WDF)</w:t>
      </w:r>
      <w:r w:rsidRPr="002E54C6" w:rsidR="00020422">
        <w:rPr>
          <w:rStyle w:val="FootnoteReference"/>
        </w:rPr>
        <w:footnoteReference w:id="59"/>
      </w:r>
      <w:r w:rsidRPr="002E54C6" w:rsidR="5F3027FD">
        <w:rPr>
          <w:rFonts w:cs="Arial"/>
        </w:rPr>
        <w:t xml:space="preserve"> and WRAP’s LA Portal</w:t>
      </w:r>
      <w:r w:rsidRPr="002E54C6" w:rsidR="00BA78C8">
        <w:rPr>
          <w:rStyle w:val="FootnoteReference"/>
        </w:rPr>
        <w:footnoteReference w:id="60"/>
      </w:r>
      <w:r w:rsidRPr="002E54C6" w:rsidR="5F3027FD">
        <w:rPr>
          <w:rFonts w:cs="Arial"/>
        </w:rPr>
        <w:t>.</w:t>
      </w:r>
      <w:r w:rsidRPr="002E54C6" w:rsidR="06C9C71F">
        <w:rPr>
          <w:rFonts w:cs="Arial"/>
        </w:rPr>
        <w:t xml:space="preserve"> The LA Portal provides specific scheme variations and WDF covers the tonnages for each council area.</w:t>
      </w:r>
      <w:r w:rsidRPr="0082748C">
        <w:rPr>
          <w:rFonts w:cs="Arial"/>
        </w:rPr>
        <w:t xml:space="preserve"> This</w:t>
      </w:r>
      <w:r w:rsidRPr="00451F33">
        <w:rPr>
          <w:rFonts w:cs="Arial"/>
        </w:rPr>
        <w:t xml:space="preserve"> limits the potential for recycling and environmental and economic benefits that otherwise could be achieved. This also means households have different experiences of recycling depending on where in England they live.</w:t>
      </w:r>
      <w:r w:rsidR="34EE8560">
        <w:rPr>
          <w:rFonts w:cs="Arial"/>
        </w:rPr>
        <w:t xml:space="preserve"> </w:t>
      </w:r>
    </w:p>
    <w:p w:rsidRPr="00451F33" w:rsidR="0082748C" w:rsidP="0082748C" w:rsidRDefault="0082748C" w14:paraId="36498908" w14:textId="77777777">
      <w:pPr>
        <w:jc w:val="both"/>
        <w:rPr>
          <w:rFonts w:cs="Arial"/>
        </w:rPr>
      </w:pPr>
    </w:p>
    <w:p w:rsidRPr="00451F33" w:rsidR="0082748C" w:rsidP="0082748C" w:rsidRDefault="27D59660" w14:paraId="3E1AD0EC" w14:textId="1FC9613B">
      <w:pPr>
        <w:jc w:val="both"/>
        <w:rPr>
          <w:rFonts w:cs="Arial"/>
        </w:rPr>
      </w:pPr>
      <w:r>
        <w:rPr>
          <w:rFonts w:cs="Arial"/>
        </w:rPr>
        <w:t>T</w:t>
      </w:r>
      <w:r w:rsidRPr="00451F33">
        <w:rPr>
          <w:rFonts w:cs="Arial"/>
        </w:rPr>
        <w:t>he NHM sector</w:t>
      </w:r>
      <w:r>
        <w:rPr>
          <w:rFonts w:cs="Arial"/>
        </w:rPr>
        <w:t xml:space="preserve"> </w:t>
      </w:r>
      <w:r w:rsidR="009950FB">
        <w:rPr>
          <w:rFonts w:cs="Arial"/>
        </w:rPr>
        <w:t xml:space="preserve">also </w:t>
      </w:r>
      <w:r>
        <w:rPr>
          <w:rFonts w:cs="Arial"/>
        </w:rPr>
        <w:t xml:space="preserve">has low levels of recycling (i.e., our current estimate is </w:t>
      </w:r>
      <w:r w:rsidR="39282230">
        <w:rPr>
          <w:rFonts w:cs="Arial"/>
        </w:rPr>
        <w:t>36</w:t>
      </w:r>
      <w:r w:rsidR="16272DD9">
        <w:rPr>
          <w:rFonts w:cs="Arial"/>
        </w:rPr>
        <w:t>.5</w:t>
      </w:r>
      <w:r>
        <w:rPr>
          <w:rFonts w:cs="Arial"/>
        </w:rPr>
        <w:t>%</w:t>
      </w:r>
      <w:r w:rsidRPr="007F24A8" w:rsidR="0082748C">
        <w:rPr>
          <w:rStyle w:val="FootnoteReference"/>
          <w:rFonts w:cs="Arial"/>
          <w:sz w:val="24"/>
        </w:rPr>
        <w:footnoteReference w:id="61"/>
      </w:r>
      <w:r>
        <w:rPr>
          <w:rFonts w:cs="Arial"/>
        </w:rPr>
        <w:t>). B</w:t>
      </w:r>
      <w:r w:rsidRPr="00451F33">
        <w:rPr>
          <w:rFonts w:cs="Arial"/>
        </w:rPr>
        <w:t>usinesses usually pay for waste collections on a per-lift or per-bin basis.</w:t>
      </w:r>
      <w:r>
        <w:rPr>
          <w:rFonts w:cs="Arial"/>
        </w:rPr>
        <w:t xml:space="preserve"> </w:t>
      </w:r>
      <w:r w:rsidRPr="00451F33">
        <w:rPr>
          <w:rFonts w:cs="Arial"/>
        </w:rPr>
        <w:t xml:space="preserve">Recycling collection charges per ‘bin-empty’ are lower than for residual bins due to the higher value of the material and their lower disposal costs compared to refuse. However, diverting some recyclable waste from the refuse bin still, almost certainly, means that a refuse container is required despite it becoming less full. The need for a range of recyclable containers to collect the extra material streams will increase cost to businesses unless </w:t>
      </w:r>
      <w:proofErr w:type="gramStart"/>
      <w:r w:rsidRPr="00451F33">
        <w:rPr>
          <w:rFonts w:cs="Arial"/>
        </w:rPr>
        <w:t>all of</w:t>
      </w:r>
      <w:proofErr w:type="gramEnd"/>
      <w:r w:rsidRPr="00451F33">
        <w:rPr>
          <w:rFonts w:cs="Arial"/>
        </w:rPr>
        <w:t xml:space="preserve"> the waste from the refuse bin can be removed and that service suspended or reduced in frequency e.g.</w:t>
      </w:r>
      <w:r>
        <w:rPr>
          <w:rFonts w:cs="Arial"/>
        </w:rPr>
        <w:t>,</w:t>
      </w:r>
      <w:r w:rsidRPr="00451F33">
        <w:rPr>
          <w:rFonts w:cs="Arial"/>
        </w:rPr>
        <w:t xml:space="preserve"> three-weekly collections instead </w:t>
      </w:r>
      <w:r w:rsidR="005C7FE4">
        <w:rPr>
          <w:rFonts w:cs="Arial"/>
        </w:rPr>
        <w:t xml:space="preserve">of </w:t>
      </w:r>
      <w:r w:rsidRPr="00451F33">
        <w:rPr>
          <w:rFonts w:cs="Arial"/>
        </w:rPr>
        <w:t>two-weekly.</w:t>
      </w:r>
      <w:r w:rsidRPr="0056694A">
        <w:rPr>
          <w:rFonts w:cs="Arial"/>
        </w:rPr>
        <w:t xml:space="preserve"> </w:t>
      </w:r>
      <w:r w:rsidRPr="00451F33">
        <w:rPr>
          <w:rFonts w:cs="Arial"/>
        </w:rPr>
        <w:t>Consequently, introducing additional recycling bins may not lead to reduced waste costs</w:t>
      </w:r>
      <w:r w:rsidR="7D425E8D">
        <w:rPr>
          <w:rFonts w:cs="Arial"/>
        </w:rPr>
        <w:t>.</w:t>
      </w:r>
    </w:p>
    <w:p w:rsidR="0082748C" w:rsidP="0082748C" w:rsidRDefault="0082748C" w14:paraId="25CDBF7C" w14:textId="77777777">
      <w:pPr>
        <w:jc w:val="both"/>
        <w:rPr>
          <w:rFonts w:cs="Arial"/>
        </w:rPr>
      </w:pPr>
    </w:p>
    <w:p w:rsidRPr="00451F33" w:rsidR="0082748C" w:rsidP="0082748C" w:rsidRDefault="27D59660" w14:paraId="6137B20A" w14:textId="07AA7E74">
      <w:pPr>
        <w:jc w:val="both"/>
        <w:rPr>
          <w:rFonts w:cs="Arial"/>
        </w:rPr>
      </w:pPr>
      <w:r w:rsidRPr="00451F33">
        <w:rPr>
          <w:rFonts w:cs="Arial"/>
        </w:rPr>
        <w:t>Government intervention is therefore needed to require a consistent range of waste materials to be collected from households and businesses. This will enable current measures such as landfill tax to be most effective at driving waste up the waste hierarchy</w:t>
      </w:r>
      <w:r w:rsidRPr="007F24A8" w:rsidR="0082748C">
        <w:rPr>
          <w:rFonts w:cs="Arial"/>
          <w:vertAlign w:val="superscript"/>
        </w:rPr>
        <w:footnoteReference w:id="62"/>
      </w:r>
      <w:r w:rsidRPr="00451F33">
        <w:rPr>
          <w:rFonts w:cs="Arial"/>
        </w:rPr>
        <w:t xml:space="preserve"> (i.e.</w:t>
      </w:r>
      <w:r>
        <w:rPr>
          <w:rFonts w:cs="Arial"/>
        </w:rPr>
        <w:t>,</w:t>
      </w:r>
      <w:r w:rsidRPr="00451F33">
        <w:rPr>
          <w:rFonts w:cs="Arial"/>
        </w:rPr>
        <w:t xml:space="preserve"> towards reuse or recycling)</w:t>
      </w:r>
      <w:r w:rsidR="32BFAE5A">
        <w:rPr>
          <w:rFonts w:cs="Arial"/>
        </w:rPr>
        <w:t xml:space="preserve"> and </w:t>
      </w:r>
      <w:r w:rsidR="00E22E62">
        <w:rPr>
          <w:rFonts w:cs="Arial"/>
        </w:rPr>
        <w:t xml:space="preserve">deliver </w:t>
      </w:r>
      <w:r w:rsidR="32BFAE5A">
        <w:rPr>
          <w:rFonts w:cs="Arial"/>
        </w:rPr>
        <w:t>the</w:t>
      </w:r>
      <w:r w:rsidR="00E22E62">
        <w:rPr>
          <w:rFonts w:cs="Arial"/>
        </w:rPr>
        <w:t xml:space="preserve"> associated</w:t>
      </w:r>
      <w:r w:rsidR="32BFAE5A">
        <w:rPr>
          <w:rFonts w:cs="Arial"/>
        </w:rPr>
        <w:t xml:space="preserve"> environmental benefits</w:t>
      </w:r>
      <w:r w:rsidRPr="00451F33">
        <w:rPr>
          <w:rFonts w:cs="Arial"/>
        </w:rPr>
        <w:t>.</w:t>
      </w:r>
    </w:p>
    <w:p w:rsidRPr="00451F33" w:rsidR="0082748C" w:rsidP="0082748C" w:rsidRDefault="0082748C" w14:paraId="30B61A1A" w14:textId="77777777">
      <w:pPr>
        <w:keepNext/>
        <w:keepLines/>
        <w:spacing w:before="360" w:after="240"/>
        <w:outlineLvl w:val="2"/>
        <w:rPr>
          <w:rFonts w:cs="Arial"/>
          <w:b/>
          <w:bCs/>
          <w:color w:val="000000"/>
          <w:szCs w:val="22"/>
          <w:lang w:eastAsia="en-GB"/>
        </w:rPr>
      </w:pPr>
      <w:r w:rsidRPr="00451F33">
        <w:rPr>
          <w:rFonts w:cs="Arial"/>
          <w:b/>
          <w:bCs/>
          <w:color w:val="000000"/>
          <w:szCs w:val="22"/>
          <w:lang w:eastAsia="en-GB"/>
        </w:rPr>
        <w:t>Behavioural barriers</w:t>
      </w:r>
    </w:p>
    <w:p w:rsidRPr="00451F33" w:rsidR="0082748C" w:rsidP="0082748C" w:rsidRDefault="27D59660" w14:paraId="55142392" w14:textId="10D5C602">
      <w:pPr>
        <w:jc w:val="both"/>
        <w:rPr>
          <w:rFonts w:cs="Arial"/>
        </w:rPr>
      </w:pPr>
      <w:r w:rsidRPr="00451F33">
        <w:rPr>
          <w:rFonts w:cs="Arial"/>
        </w:rPr>
        <w:t xml:space="preserve">Overall, the case for change in the municipal sector is undermined if the overall business case from higher recycling is </w:t>
      </w:r>
      <w:r>
        <w:rPr>
          <w:rFonts w:cs="Arial"/>
        </w:rPr>
        <w:t>poor</w:t>
      </w:r>
      <w:r w:rsidRPr="00451F33">
        <w:rPr>
          <w:rFonts w:cs="Arial"/>
        </w:rPr>
        <w:t xml:space="preserve"> from a private perspective</w:t>
      </w:r>
      <w:r>
        <w:rPr>
          <w:rFonts w:cs="Arial"/>
        </w:rPr>
        <w:t xml:space="preserve">. This is </w:t>
      </w:r>
      <w:r w:rsidR="00A51927">
        <w:rPr>
          <w:rFonts w:cs="Arial"/>
        </w:rPr>
        <w:t>due to</w:t>
      </w:r>
      <w:r>
        <w:rPr>
          <w:rFonts w:cs="Arial"/>
        </w:rPr>
        <w:t xml:space="preserve"> high</w:t>
      </w:r>
      <w:r w:rsidRPr="00451F33">
        <w:rPr>
          <w:rFonts w:cs="Arial"/>
        </w:rPr>
        <w:t xml:space="preserve"> upfront costs</w:t>
      </w:r>
      <w:r w:rsidR="000A56FB">
        <w:rPr>
          <w:rFonts w:cs="Arial"/>
        </w:rPr>
        <w:t xml:space="preserve"> and</w:t>
      </w:r>
      <w:r>
        <w:rPr>
          <w:rFonts w:cs="Arial"/>
        </w:rPr>
        <w:t xml:space="preserve"> uncertain f</w:t>
      </w:r>
      <w:r w:rsidRPr="00451F33">
        <w:rPr>
          <w:rFonts w:cs="Arial"/>
        </w:rPr>
        <w:t xml:space="preserve">uture savings </w:t>
      </w:r>
      <w:r>
        <w:rPr>
          <w:rFonts w:cs="Arial"/>
        </w:rPr>
        <w:t>(</w:t>
      </w:r>
      <w:r w:rsidRPr="00451F33">
        <w:rPr>
          <w:rFonts w:cs="Arial"/>
        </w:rPr>
        <w:t>because they depend on assumptions of higher recycling rates (</w:t>
      </w:r>
      <w:r>
        <w:rPr>
          <w:rFonts w:cs="Arial"/>
        </w:rPr>
        <w:t>e.g.,</w:t>
      </w:r>
      <w:r w:rsidRPr="00451F33">
        <w:rPr>
          <w:rFonts w:cs="Arial"/>
        </w:rPr>
        <w:t xml:space="preserve"> economies of scale) and secondary material prices (which depend on </w:t>
      </w:r>
      <w:r w:rsidR="008E501D">
        <w:rPr>
          <w:rFonts w:cs="Arial"/>
        </w:rPr>
        <w:t xml:space="preserve">the </w:t>
      </w:r>
      <w:r w:rsidRPr="00451F33">
        <w:rPr>
          <w:rFonts w:cs="Arial"/>
        </w:rPr>
        <w:t xml:space="preserve">quality of </w:t>
      </w:r>
      <w:proofErr w:type="spellStart"/>
      <w:r w:rsidRPr="00451F33">
        <w:rPr>
          <w:rFonts w:cs="Arial"/>
        </w:rPr>
        <w:t>recyclates</w:t>
      </w:r>
      <w:proofErr w:type="spellEnd"/>
      <w:r w:rsidRPr="00451F33">
        <w:rPr>
          <w:rFonts w:cs="Arial"/>
        </w:rPr>
        <w:t>)</w:t>
      </w:r>
      <w:r>
        <w:rPr>
          <w:rFonts w:cs="Arial"/>
        </w:rPr>
        <w:t>)</w:t>
      </w:r>
      <w:r w:rsidRPr="00451F33">
        <w:rPr>
          <w:rFonts w:cs="Arial"/>
        </w:rPr>
        <w:t xml:space="preserve">. In addition, waste and recycling services have not typically been a priority area for businesses or </w:t>
      </w:r>
      <w:r w:rsidR="00D97548">
        <w:rPr>
          <w:rFonts w:cs="Arial"/>
        </w:rPr>
        <w:t>l</w:t>
      </w:r>
      <w:r w:rsidRPr="00451F33">
        <w:rPr>
          <w:rFonts w:cs="Arial"/>
        </w:rPr>
        <w:t xml:space="preserve">ocal </w:t>
      </w:r>
      <w:r w:rsidR="00D97548">
        <w:rPr>
          <w:rFonts w:cs="Arial"/>
        </w:rPr>
        <w:t>a</w:t>
      </w:r>
      <w:r w:rsidRPr="00451F33">
        <w:rPr>
          <w:rFonts w:cs="Arial"/>
        </w:rPr>
        <w:t xml:space="preserve">uthorities in recent years. Business waste services represent a small proportional cost to </w:t>
      </w:r>
      <w:r w:rsidRPr="00451F33">
        <w:rPr>
          <w:rFonts w:cs="Arial"/>
        </w:rPr>
        <w:t>overall turnover for most operators</w:t>
      </w:r>
      <w:r w:rsidRPr="7C995945" w:rsidR="0082748C">
        <w:rPr>
          <w:rFonts w:cs="Arial"/>
          <w:vertAlign w:val="superscript"/>
        </w:rPr>
        <w:footnoteReference w:id="63"/>
      </w:r>
      <w:r w:rsidRPr="00451F33">
        <w:rPr>
          <w:rFonts w:cs="Arial"/>
        </w:rPr>
        <w:t xml:space="preserve"> which means</w:t>
      </w:r>
      <w:r w:rsidR="00774CDD">
        <w:rPr>
          <w:rFonts w:cs="Arial"/>
        </w:rPr>
        <w:t xml:space="preserve"> there are</w:t>
      </w:r>
      <w:r w:rsidRPr="00451F33">
        <w:rPr>
          <w:rFonts w:cs="Arial"/>
        </w:rPr>
        <w:t xml:space="preserve"> few incentives to improve, even though changes could lead to savings over time. </w:t>
      </w:r>
      <w:bookmarkStart w:name="_Hlk64380279" w:id="53"/>
      <w:r w:rsidRPr="00451F33">
        <w:rPr>
          <w:rFonts w:cs="Arial"/>
        </w:rPr>
        <w:t xml:space="preserve">Further, current waste service arrangements in the commercial sector do not drive economies of scale or incentivise recycling over residual waste. </w:t>
      </w:r>
    </w:p>
    <w:bookmarkEnd w:id="53"/>
    <w:p w:rsidRPr="00451F33" w:rsidR="0082748C" w:rsidP="0082748C" w:rsidRDefault="0082748C" w14:paraId="00A586DD" w14:textId="77777777">
      <w:pPr>
        <w:keepNext/>
        <w:keepLines/>
        <w:spacing w:before="360" w:after="240"/>
        <w:outlineLvl w:val="2"/>
        <w:rPr>
          <w:rFonts w:cs="Arial"/>
          <w:b/>
          <w:bCs/>
          <w:color w:val="000000"/>
          <w:szCs w:val="22"/>
          <w:lang w:eastAsia="en-GB"/>
        </w:rPr>
      </w:pPr>
      <w:r w:rsidRPr="00451F33">
        <w:rPr>
          <w:rFonts w:cs="Arial"/>
          <w:b/>
          <w:bCs/>
          <w:color w:val="000000"/>
          <w:szCs w:val="22"/>
          <w:lang w:eastAsia="en-GB"/>
        </w:rPr>
        <w:t>Household sector</w:t>
      </w:r>
    </w:p>
    <w:p w:rsidR="000C0B4A" w:rsidP="000C0B4A" w:rsidRDefault="27D59660" w14:paraId="090610B0" w14:textId="3BE9570E">
      <w:pPr>
        <w:jc w:val="both"/>
        <w:rPr>
          <w:rFonts w:cs="Arial"/>
          <w:highlight w:val="yellow"/>
          <w:lang w:eastAsia="en-GB"/>
        </w:rPr>
      </w:pPr>
      <w:bookmarkStart w:name="_Hlk99994281" w:id="54"/>
      <w:r w:rsidRPr="00451F33">
        <w:rPr>
          <w:rFonts w:cs="Arial"/>
        </w:rPr>
        <w:t xml:space="preserve">The Environmental Protection Act 1990 (until the amendments in the Environment Act 2021 have been commenced) </w:t>
      </w:r>
      <w:r w:rsidRPr="7C995945">
        <w:rPr>
          <w:rFonts w:cs="Arial"/>
        </w:rPr>
        <w:t xml:space="preserve">requires WCAs to </w:t>
      </w:r>
      <w:proofErr w:type="gramStart"/>
      <w:r w:rsidRPr="7C995945">
        <w:rPr>
          <w:rFonts w:cs="Arial"/>
        </w:rPr>
        <w:t xml:space="preserve">make </w:t>
      </w:r>
      <w:r w:rsidRPr="7C995945">
        <w:rPr>
          <w:rFonts w:cs="Arial"/>
          <w:color w:val="000000"/>
          <w:shd w:val="clear" w:color="auto" w:fill="FFFFFF"/>
        </w:rPr>
        <w:t>arrangements</w:t>
      </w:r>
      <w:proofErr w:type="gramEnd"/>
      <w:r w:rsidRPr="7C995945">
        <w:rPr>
          <w:rFonts w:cs="Arial"/>
          <w:color w:val="000000"/>
          <w:shd w:val="clear" w:color="auto" w:fill="FFFFFF"/>
        </w:rPr>
        <w:t xml:space="preserve"> for the collection of at least two types of recyclable waste together or individually separated from the rest of the household waste. There are also further requirements on </w:t>
      </w:r>
      <w:r w:rsidR="00D97548">
        <w:rPr>
          <w:rFonts w:cs="Arial"/>
          <w:color w:val="000000"/>
          <w:shd w:val="clear" w:color="auto" w:fill="FFFFFF"/>
        </w:rPr>
        <w:t>local auth</w:t>
      </w:r>
      <w:r w:rsidRPr="7C995945">
        <w:rPr>
          <w:rFonts w:cs="Arial"/>
          <w:color w:val="000000"/>
          <w:shd w:val="clear" w:color="auto" w:fill="FFFFFF"/>
        </w:rPr>
        <w:t xml:space="preserve">orities set out in the Waste (England and Wales) Regulations 2011. The current legislation means that WCAs do not </w:t>
      </w:r>
      <w:r w:rsidRPr="00451F33">
        <w:rPr>
          <w:rFonts w:cs="Arial"/>
        </w:rPr>
        <w:t xml:space="preserve">all collect the same range of materials and there are circumstances under which </w:t>
      </w:r>
      <w:r w:rsidR="00D97548">
        <w:rPr>
          <w:rFonts w:cs="Arial"/>
        </w:rPr>
        <w:t>local auth</w:t>
      </w:r>
      <w:r w:rsidRPr="00451F33">
        <w:rPr>
          <w:rFonts w:cs="Arial"/>
        </w:rPr>
        <w:t xml:space="preserve">orities do not have to collect the recyclable waste streams separately from residual waste. </w:t>
      </w:r>
      <w:r w:rsidRPr="00451F33">
        <w:rPr>
          <w:rFonts w:eastAsia="Arial" w:cs="Arial"/>
          <w:color w:val="000000" w:themeColor="text1"/>
        </w:rPr>
        <w:t xml:space="preserve">Whilst this helps to account for local circumstances, this creates </w:t>
      </w:r>
      <w:r w:rsidR="00CE3507">
        <w:rPr>
          <w:rFonts w:eastAsia="Arial" w:cs="Arial"/>
          <w:color w:val="000000" w:themeColor="text1"/>
        </w:rPr>
        <w:t xml:space="preserve">a </w:t>
      </w:r>
      <w:r w:rsidRPr="00451F33">
        <w:rPr>
          <w:rFonts w:eastAsia="Arial" w:cs="Arial"/>
          <w:color w:val="000000" w:themeColor="text1"/>
        </w:rPr>
        <w:t xml:space="preserve">fragmented and inconsistent approach to recycling across England. </w:t>
      </w:r>
      <w:r w:rsidRPr="00451F33">
        <w:rPr>
          <w:rFonts w:cs="Arial"/>
        </w:rPr>
        <w:t xml:space="preserve">As a result, householders are having very different experiences of recycling depending on where they live. There is also some uncertainty </w:t>
      </w:r>
      <w:r w:rsidRPr="00E61BE3">
        <w:rPr>
          <w:rFonts w:cs="Arial"/>
        </w:rPr>
        <w:t>about what</w:t>
      </w:r>
      <w:r w:rsidRPr="00451F33">
        <w:rPr>
          <w:rFonts w:cs="Arial"/>
        </w:rPr>
        <w:t xml:space="preserve"> can and cannot be recycled (this was identified as one of the most frequently cited barriers)</w:t>
      </w:r>
      <w:bookmarkStart w:name="_Hlk64923904" w:id="55"/>
      <w:r w:rsidRPr="00451F33">
        <w:rPr>
          <w:rFonts w:cs="Arial"/>
        </w:rPr>
        <w:t>. Evidence shows that this can create confusion to householders over the type of materials collected and the way they should be presented for the collection</w:t>
      </w:r>
      <w:r w:rsidRPr="007F24A8" w:rsidR="0082748C">
        <w:rPr>
          <w:rFonts w:cs="Arial"/>
          <w:vertAlign w:val="superscript"/>
        </w:rPr>
        <w:footnoteReference w:id="64"/>
      </w:r>
      <w:r w:rsidRPr="00520BD8">
        <w:rPr>
          <w:rFonts w:cs="Arial"/>
          <w:vertAlign w:val="superscript"/>
        </w:rPr>
        <w:t>,</w:t>
      </w:r>
      <w:r w:rsidRPr="007F24A8" w:rsidR="0082748C">
        <w:rPr>
          <w:rStyle w:val="FootnoteReference"/>
          <w:sz w:val="24"/>
        </w:rPr>
        <w:footnoteReference w:id="65"/>
      </w:r>
      <w:r w:rsidRPr="00451F33">
        <w:rPr>
          <w:rFonts w:cs="Arial"/>
        </w:rPr>
        <w:t>.</w:t>
      </w:r>
      <w:r w:rsidR="0B70787F">
        <w:rPr>
          <w:rFonts w:cs="Arial"/>
        </w:rPr>
        <w:t xml:space="preserve"> </w:t>
      </w:r>
      <w:r w:rsidRPr="002E54C6" w:rsidR="6347299A">
        <w:rPr>
          <w:rFonts w:cs="Arial"/>
        </w:rPr>
        <w:t>“T</w:t>
      </w:r>
      <w:r w:rsidRPr="002E54C6" w:rsidR="6347299A">
        <w:rPr>
          <w:rFonts w:cs="Arial"/>
          <w:lang w:eastAsia="en-GB"/>
        </w:rPr>
        <w:t>he council doesn’t collect enough things for recycling” is another key barrier that households identify</w:t>
      </w:r>
      <w:r w:rsidRPr="002E54C6" w:rsidR="000C0B4A">
        <w:rPr>
          <w:rStyle w:val="FootnoteReference"/>
          <w:lang w:eastAsia="en-GB"/>
        </w:rPr>
        <w:footnoteReference w:id="66"/>
      </w:r>
      <w:r w:rsidRPr="002E54C6" w:rsidR="6347299A">
        <w:rPr>
          <w:rFonts w:cs="Arial"/>
          <w:lang w:eastAsia="en-GB"/>
        </w:rPr>
        <w:t xml:space="preserve">. </w:t>
      </w:r>
      <w:r w:rsidRPr="002E54C6" w:rsidR="6347299A">
        <w:rPr>
          <w:rFonts w:cs="Arial"/>
        </w:rPr>
        <w:t>The latest results of an annual survey of UK households</w:t>
      </w:r>
      <w:r w:rsidRPr="002E54C6" w:rsidR="00572899">
        <w:rPr>
          <w:rStyle w:val="FootnoteReference"/>
        </w:rPr>
        <w:footnoteReference w:id="67"/>
      </w:r>
      <w:r w:rsidRPr="002E54C6" w:rsidR="6347299A">
        <w:rPr>
          <w:rFonts w:cs="Arial"/>
        </w:rPr>
        <w:t xml:space="preserve"> show that f</w:t>
      </w:r>
      <w:r w:rsidRPr="002E54C6" w:rsidR="6347299A">
        <w:t>ewer items are disposed of incorrectly by households who have services with the following scheme characteristics: a restricted residual waste capacity, higher numbers of materials collected for recycling and multi-stream recycling schemes. By contrast, more items are disposed of incorrectly by households in areas where fewer items are collected for recycling and there is less restriction of residual waste capacity.</w:t>
      </w:r>
    </w:p>
    <w:bookmarkEnd w:id="54"/>
    <w:bookmarkEnd w:id="55"/>
    <w:p w:rsidRPr="00451F33" w:rsidR="0082748C" w:rsidP="0082748C" w:rsidRDefault="27D59660" w14:paraId="75B0E4EB" w14:textId="72463B66">
      <w:pPr>
        <w:spacing w:before="240" w:after="120" w:line="254" w:lineRule="auto"/>
        <w:jc w:val="both"/>
        <w:rPr>
          <w:rFonts w:cs="Arial"/>
        </w:rPr>
      </w:pPr>
      <w:r w:rsidRPr="00451F33">
        <w:rPr>
          <w:rFonts w:cs="Arial"/>
        </w:rPr>
        <w:t xml:space="preserve">Requiring the same set of materials </w:t>
      </w:r>
      <w:r w:rsidR="6347299A">
        <w:rPr>
          <w:rFonts w:cs="Arial"/>
        </w:rPr>
        <w:t xml:space="preserve">(including </w:t>
      </w:r>
      <w:r w:rsidR="30D1E0AA">
        <w:rPr>
          <w:rFonts w:cs="Arial"/>
        </w:rPr>
        <w:t xml:space="preserve">separate food waste and </w:t>
      </w:r>
      <w:r w:rsidR="6347299A">
        <w:rPr>
          <w:rFonts w:cs="Arial"/>
        </w:rPr>
        <w:t>additional materials</w:t>
      </w:r>
      <w:r w:rsidR="00572899">
        <w:rPr>
          <w:rStyle w:val="FootnoteReference"/>
        </w:rPr>
        <w:footnoteReference w:id="68"/>
      </w:r>
      <w:r w:rsidR="30D1E0AA">
        <w:rPr>
          <w:rFonts w:cs="Arial"/>
        </w:rPr>
        <w:t>)</w:t>
      </w:r>
      <w:r w:rsidRPr="00451F33">
        <w:rPr>
          <w:rFonts w:cs="Arial"/>
        </w:rPr>
        <w:t xml:space="preserve"> to be collected consistently and separately from residual waste (alongside specific communications) will improve waste collection services</w:t>
      </w:r>
      <w:r>
        <w:rPr>
          <w:rFonts w:cs="Arial"/>
        </w:rPr>
        <w:t xml:space="preserve">, leading to better recycling </w:t>
      </w:r>
      <w:r w:rsidRPr="00451F33">
        <w:rPr>
          <w:rFonts w:cs="Arial"/>
        </w:rPr>
        <w:t>performance</w:t>
      </w:r>
      <w:r>
        <w:rPr>
          <w:rFonts w:cs="Arial"/>
        </w:rPr>
        <w:t xml:space="preserve"> and experience for </w:t>
      </w:r>
      <w:r w:rsidR="24D2A61A">
        <w:rPr>
          <w:rFonts w:cs="Arial"/>
        </w:rPr>
        <w:t xml:space="preserve">all </w:t>
      </w:r>
      <w:r>
        <w:rPr>
          <w:rFonts w:cs="Arial"/>
        </w:rPr>
        <w:t>households across England</w:t>
      </w:r>
      <w:r w:rsidR="0003213E">
        <w:rPr>
          <w:rFonts w:cs="Arial"/>
        </w:rPr>
        <w:t>.</w:t>
      </w:r>
      <w:r w:rsidR="00C61107">
        <w:rPr>
          <w:rFonts w:cs="Arial"/>
        </w:rPr>
        <w:t xml:space="preserve"> </w:t>
      </w:r>
      <w:r w:rsidRPr="00451F33">
        <w:rPr>
          <w:rFonts w:cs="Arial"/>
        </w:rPr>
        <w:t xml:space="preserve">Further, the proposed introduction of mandatory </w:t>
      </w:r>
      <w:r w:rsidR="005D3FD6">
        <w:rPr>
          <w:rFonts w:cs="Arial"/>
        </w:rPr>
        <w:t>recyclability</w:t>
      </w:r>
      <w:r w:rsidRPr="00451F33">
        <w:rPr>
          <w:rFonts w:cs="Arial"/>
        </w:rPr>
        <w:t xml:space="preserve"> labelling through the </w:t>
      </w:r>
      <w:proofErr w:type="spellStart"/>
      <w:r w:rsidR="00401525">
        <w:rPr>
          <w:rFonts w:cs="Arial"/>
        </w:rPr>
        <w:t>p</w:t>
      </w:r>
      <w:r w:rsidRPr="00451F33">
        <w:rPr>
          <w:rFonts w:cs="Arial"/>
        </w:rPr>
        <w:t>EPR</w:t>
      </w:r>
      <w:proofErr w:type="spellEnd"/>
      <w:r w:rsidRPr="00451F33">
        <w:rPr>
          <w:rFonts w:cs="Arial"/>
        </w:rPr>
        <w:t xml:space="preserve"> scheme, where government requires producers to include appropriate labelling on their packaging</w:t>
      </w:r>
      <w:r w:rsidR="00AA24C7">
        <w:rPr>
          <w:rFonts w:cs="Arial"/>
        </w:rPr>
        <w:t>,</w:t>
      </w:r>
      <w:r w:rsidRPr="00451F33">
        <w:rPr>
          <w:rFonts w:cs="Arial"/>
        </w:rPr>
        <w:t xml:space="preserve"> was supported strongly by stakeholders at the first consultation stage</w:t>
      </w:r>
      <w:r w:rsidRPr="007F24A8" w:rsidR="0082748C">
        <w:rPr>
          <w:rFonts w:cs="Arial"/>
          <w:vertAlign w:val="superscript"/>
        </w:rPr>
        <w:footnoteReference w:id="69"/>
      </w:r>
      <w:r w:rsidRPr="00451F33">
        <w:rPr>
          <w:rFonts w:cs="Arial"/>
        </w:rPr>
        <w:t xml:space="preserve">. This is because this would improve household participation and recycling. </w:t>
      </w:r>
      <w:bookmarkStart w:name="_Hlk105516257" w:id="56"/>
    </w:p>
    <w:p w:rsidRPr="00451F33" w:rsidR="0082748C" w:rsidP="0082748C" w:rsidRDefault="5FE6B5CA" w14:paraId="1E4B013C" w14:textId="6029C0A2">
      <w:pPr>
        <w:jc w:val="both"/>
        <w:rPr>
          <w:rFonts w:cs="Arial"/>
        </w:rPr>
      </w:pPr>
      <w:bookmarkStart w:name="_Hlk99994448" w:id="57"/>
      <w:bookmarkEnd w:id="56"/>
      <w:r>
        <w:rPr>
          <w:rFonts w:cs="Arial"/>
        </w:rPr>
        <w:t>O</w:t>
      </w:r>
      <w:r w:rsidRPr="00451F33" w:rsidR="27D59660">
        <w:rPr>
          <w:rFonts w:cs="Arial"/>
        </w:rPr>
        <w:t xml:space="preserve">ur analysis suggests that certain collection systems might result in cost savings for </w:t>
      </w:r>
      <w:r w:rsidR="00D97548">
        <w:rPr>
          <w:rFonts w:cs="Arial"/>
          <w:lang w:eastAsia="en-GB"/>
        </w:rPr>
        <w:t>local auth</w:t>
      </w:r>
      <w:r w:rsidRPr="00451F33" w:rsidR="27D59660">
        <w:rPr>
          <w:rFonts w:cs="Arial"/>
          <w:lang w:eastAsia="en-GB"/>
        </w:rPr>
        <w:t>orities</w:t>
      </w:r>
      <w:r>
        <w:rPr>
          <w:rFonts w:cs="Arial"/>
          <w:lang w:eastAsia="en-GB"/>
        </w:rPr>
        <w:t xml:space="preserve"> in the medium to long-term (e.g., savings associated with residual waste). However,</w:t>
      </w:r>
      <w:r w:rsidRPr="00451F33" w:rsidR="27D59660">
        <w:rPr>
          <w:rFonts w:cs="Arial"/>
        </w:rPr>
        <w:t xml:space="preserve"> some authorities may see the change as a risk</w:t>
      </w:r>
      <w:r w:rsidR="004324B7">
        <w:rPr>
          <w:rFonts w:cs="Arial"/>
        </w:rPr>
        <w:t>,</w:t>
      </w:r>
      <w:r w:rsidRPr="00451F33" w:rsidR="27D59660">
        <w:rPr>
          <w:rFonts w:cs="Arial"/>
        </w:rPr>
        <w:t xml:space="preserve"> increasing their cost burden in the short-term (e.g.</w:t>
      </w:r>
      <w:r w:rsidR="27D59660">
        <w:rPr>
          <w:rFonts w:cs="Arial"/>
        </w:rPr>
        <w:t>,</w:t>
      </w:r>
      <w:r w:rsidRPr="00451F33" w:rsidR="27D59660">
        <w:rPr>
          <w:rFonts w:cs="Arial"/>
        </w:rPr>
        <w:t xml:space="preserve"> to cover the costs of transitioning to a new collection system)</w:t>
      </w:r>
      <w:r w:rsidRPr="7C995945" w:rsidR="0082748C">
        <w:rPr>
          <w:rFonts w:cs="Arial"/>
          <w:vertAlign w:val="superscript"/>
        </w:rPr>
        <w:footnoteReference w:id="70"/>
      </w:r>
      <w:r w:rsidRPr="00451F33" w:rsidR="27D59660">
        <w:rPr>
          <w:rFonts w:cs="Arial"/>
        </w:rPr>
        <w:t xml:space="preserve">. Also, future savings depend on an uncertain income from selling collected materials and a reduction in gate fees’ payments, compared with what </w:t>
      </w:r>
      <w:r w:rsidR="00D97548">
        <w:rPr>
          <w:rFonts w:cs="Arial"/>
        </w:rPr>
        <w:t>local auth</w:t>
      </w:r>
      <w:r w:rsidRPr="00451F33" w:rsidR="27D59660">
        <w:rPr>
          <w:rFonts w:cs="Arial"/>
        </w:rPr>
        <w:t xml:space="preserve">orities are used to paying </w:t>
      </w:r>
      <w:proofErr w:type="gramStart"/>
      <w:r w:rsidRPr="00451F33" w:rsidR="27D59660">
        <w:rPr>
          <w:rFonts w:cs="Arial"/>
        </w:rPr>
        <w:t>at the moment</w:t>
      </w:r>
      <w:proofErr w:type="gramEnd"/>
      <w:r w:rsidRPr="00451F33" w:rsidR="27D59660">
        <w:rPr>
          <w:rFonts w:cs="Arial"/>
        </w:rPr>
        <w:t xml:space="preserve">. </w:t>
      </w:r>
      <w:r w:rsidR="5A66B9D2">
        <w:rPr>
          <w:rFonts w:cs="Arial"/>
        </w:rPr>
        <w:t xml:space="preserve">As such, </w:t>
      </w:r>
      <w:r w:rsidR="00D97548">
        <w:rPr>
          <w:rFonts w:cs="Arial"/>
        </w:rPr>
        <w:t>local auth</w:t>
      </w:r>
      <w:r w:rsidRPr="00451F33" w:rsidR="27D59660">
        <w:rPr>
          <w:rFonts w:cs="Arial"/>
        </w:rPr>
        <w:t xml:space="preserve">orities </w:t>
      </w:r>
      <w:r w:rsidR="5B2E4DE6">
        <w:rPr>
          <w:rFonts w:cs="Arial"/>
        </w:rPr>
        <w:t>are likely</w:t>
      </w:r>
      <w:r w:rsidRPr="00451F33" w:rsidR="27D59660">
        <w:rPr>
          <w:rFonts w:cs="Arial"/>
        </w:rPr>
        <w:t xml:space="preserve"> </w:t>
      </w:r>
      <w:r w:rsidR="007A35F0">
        <w:rPr>
          <w:rFonts w:cs="Arial"/>
        </w:rPr>
        <w:t xml:space="preserve">to </w:t>
      </w:r>
      <w:r w:rsidRPr="00451F33" w:rsidR="27D59660">
        <w:rPr>
          <w:rFonts w:cs="Arial"/>
        </w:rPr>
        <w:t xml:space="preserve">avoid changing collection systems </w:t>
      </w:r>
      <w:r w:rsidR="5A66B9D2">
        <w:rPr>
          <w:rFonts w:cs="Arial"/>
        </w:rPr>
        <w:t xml:space="preserve">under current circumstances, i.e., </w:t>
      </w:r>
      <w:r w:rsidRPr="00451F33" w:rsidR="27D59660">
        <w:rPr>
          <w:rFonts w:cs="Arial"/>
        </w:rPr>
        <w:t xml:space="preserve">due to clear upfront costs but uncertain long-term savings. </w:t>
      </w:r>
    </w:p>
    <w:p w:rsidRPr="00451F33" w:rsidR="0082748C" w:rsidP="0082748C" w:rsidRDefault="0082748C" w14:paraId="3E7B29FF" w14:textId="77777777">
      <w:pPr>
        <w:jc w:val="both"/>
        <w:rPr>
          <w:rFonts w:cs="Arial"/>
        </w:rPr>
      </w:pPr>
    </w:p>
    <w:p w:rsidR="0082748C" w:rsidP="0082748C" w:rsidRDefault="27D59660" w14:paraId="1606F541" w14:textId="5A8C2DC2">
      <w:pPr>
        <w:jc w:val="both"/>
        <w:rPr>
          <w:rFonts w:cstheme="minorHAnsi"/>
          <w:bCs/>
          <w:szCs w:val="18"/>
        </w:rPr>
      </w:pPr>
      <w:r w:rsidRPr="0082748C">
        <w:rPr>
          <w:rFonts w:cs="Arial"/>
        </w:rPr>
        <w:t xml:space="preserve">Consistent </w:t>
      </w:r>
      <w:r w:rsidR="00D6758A">
        <w:rPr>
          <w:rFonts w:cs="Arial"/>
        </w:rPr>
        <w:t xml:space="preserve">recycling </w:t>
      </w:r>
      <w:r w:rsidRPr="0082748C">
        <w:rPr>
          <w:rFonts w:cs="Arial"/>
        </w:rPr>
        <w:t>collections</w:t>
      </w:r>
      <w:r w:rsidR="00D6758A">
        <w:rPr>
          <w:rFonts w:cs="Arial"/>
        </w:rPr>
        <w:t xml:space="preserve"> across England</w:t>
      </w:r>
      <w:r w:rsidR="00FE1A32">
        <w:rPr>
          <w:rStyle w:val="FootnoteReference"/>
        </w:rPr>
        <w:footnoteReference w:id="71"/>
      </w:r>
      <w:r w:rsidRPr="0082748C">
        <w:rPr>
          <w:rFonts w:cs="Arial"/>
        </w:rPr>
        <w:t xml:space="preserve"> will help achieve wider system efficiencies and reduce risks associated with investments in new collection systems. In the second consultation, Government confirmed its commitment to funding the net additional costs to </w:t>
      </w:r>
      <w:r w:rsidR="00D97548">
        <w:rPr>
          <w:rFonts w:cs="Arial"/>
        </w:rPr>
        <w:t>local auth</w:t>
      </w:r>
      <w:r w:rsidRPr="0082748C">
        <w:rPr>
          <w:rFonts w:cs="Arial"/>
        </w:rPr>
        <w:t xml:space="preserve">orities arising from the new statutory duties placed on them through the introduction </w:t>
      </w:r>
      <w:r w:rsidRPr="0082748C" w:rsidR="00BD59BA">
        <w:rPr>
          <w:rFonts w:cs="Arial"/>
        </w:rPr>
        <w:t>of</w:t>
      </w:r>
      <w:r w:rsidR="00BD59BA">
        <w:rPr>
          <w:rFonts w:cs="Arial"/>
        </w:rPr>
        <w:t xml:space="preserve"> Simpler</w:t>
      </w:r>
      <w:r w:rsidR="00F952D1">
        <w:rPr>
          <w:rFonts w:cs="Arial"/>
        </w:rPr>
        <w:t xml:space="preserve"> </w:t>
      </w:r>
      <w:r w:rsidR="00BD59BA">
        <w:rPr>
          <w:rFonts w:cs="Arial"/>
        </w:rPr>
        <w:t>Recycling.</w:t>
      </w:r>
      <w:r w:rsidRPr="7C995945">
        <w:rPr>
          <w:rFonts w:cstheme="minorBidi"/>
        </w:rPr>
        <w:t xml:space="preserve"> Concerning packaging materials, payments from </w:t>
      </w:r>
      <w:r w:rsidRPr="7C995945" w:rsidR="7D425E8D">
        <w:rPr>
          <w:rFonts w:cstheme="minorBidi"/>
        </w:rPr>
        <w:t xml:space="preserve">packaging </w:t>
      </w:r>
      <w:r w:rsidRPr="7C995945">
        <w:rPr>
          <w:rFonts w:cstheme="minorBidi"/>
        </w:rPr>
        <w:t>produce</w:t>
      </w:r>
      <w:r w:rsidRPr="7C995945" w:rsidR="7D425E8D">
        <w:rPr>
          <w:rFonts w:cstheme="minorBidi"/>
        </w:rPr>
        <w:t>r</w:t>
      </w:r>
      <w:r w:rsidRPr="7C995945">
        <w:rPr>
          <w:rFonts w:cstheme="minorBidi"/>
        </w:rPr>
        <w:t xml:space="preserve">s will fund </w:t>
      </w:r>
      <w:r w:rsidR="00D97548">
        <w:rPr>
          <w:rFonts w:cstheme="minorBidi"/>
        </w:rPr>
        <w:t>local auth</w:t>
      </w:r>
      <w:r w:rsidRPr="7C995945">
        <w:rPr>
          <w:rFonts w:cstheme="minorBidi"/>
        </w:rPr>
        <w:t xml:space="preserve">orities for the collection of these materials (i.e., </w:t>
      </w:r>
      <w:proofErr w:type="gramStart"/>
      <w:r w:rsidRPr="7C995945">
        <w:rPr>
          <w:rFonts w:cstheme="minorBidi"/>
        </w:rPr>
        <w:t>as a result of</w:t>
      </w:r>
      <w:proofErr w:type="gramEnd"/>
      <w:r w:rsidRPr="7C995945">
        <w:rPr>
          <w:rFonts w:cstheme="minorBidi"/>
        </w:rPr>
        <w:t xml:space="preserve"> changes being brought by the </w:t>
      </w:r>
      <w:proofErr w:type="spellStart"/>
      <w:r w:rsidR="00C56E2C">
        <w:rPr>
          <w:rFonts w:cstheme="minorBidi"/>
        </w:rPr>
        <w:t>p</w:t>
      </w:r>
      <w:r w:rsidRPr="7C995945">
        <w:rPr>
          <w:rFonts w:cstheme="minorBidi"/>
        </w:rPr>
        <w:t>EPR</w:t>
      </w:r>
      <w:proofErr w:type="spellEnd"/>
      <w:r w:rsidRPr="7C995945">
        <w:rPr>
          <w:rFonts w:cstheme="minorBidi"/>
        </w:rPr>
        <w:t xml:space="preserve"> scheme). We expect that funding and payments to </w:t>
      </w:r>
      <w:r w:rsidR="00D97548">
        <w:rPr>
          <w:rFonts w:cstheme="minorBidi"/>
        </w:rPr>
        <w:t>local auth</w:t>
      </w:r>
      <w:r w:rsidRPr="7C995945">
        <w:rPr>
          <w:rFonts w:cstheme="minorBidi"/>
        </w:rPr>
        <w:t>orities will take account of equity and regio</w:t>
      </w:r>
      <w:bookmarkEnd w:id="57"/>
      <w:r w:rsidRPr="7C995945">
        <w:rPr>
          <w:rFonts w:cstheme="minorBidi"/>
        </w:rPr>
        <w:t>nal consideration by looking at rurality and level of deprivation and performance expectations.</w:t>
      </w:r>
    </w:p>
    <w:p w:rsidRPr="00451F33" w:rsidR="0082748C" w:rsidP="0082748C" w:rsidRDefault="0082748C" w14:paraId="23FB7B62" w14:textId="77777777">
      <w:pPr>
        <w:keepNext/>
        <w:keepLines/>
        <w:spacing w:before="360" w:after="240"/>
        <w:outlineLvl w:val="2"/>
        <w:rPr>
          <w:rFonts w:cs="Arial"/>
          <w:b/>
          <w:bCs/>
          <w:color w:val="000000"/>
          <w:szCs w:val="22"/>
          <w:lang w:eastAsia="en-GB"/>
        </w:rPr>
      </w:pPr>
      <w:r w:rsidRPr="00451F33">
        <w:rPr>
          <w:rFonts w:cs="Arial"/>
          <w:b/>
          <w:bCs/>
          <w:color w:val="000000"/>
          <w:szCs w:val="22"/>
          <w:lang w:eastAsia="en-GB"/>
        </w:rPr>
        <w:t>Non-household municipal sector</w:t>
      </w:r>
    </w:p>
    <w:p w:rsidRPr="00451F33" w:rsidR="0082748C" w:rsidP="0082748C" w:rsidRDefault="0082748C" w14:paraId="01B91DFF" w14:textId="77777777">
      <w:pPr>
        <w:jc w:val="both"/>
        <w:rPr>
          <w:rFonts w:cs="Arial"/>
        </w:rPr>
      </w:pPr>
      <w:r w:rsidRPr="00451F33">
        <w:rPr>
          <w:rFonts w:cs="Arial"/>
        </w:rPr>
        <w:t xml:space="preserve">With respect to businesses that produce relevant waste and non-domestic premises that produce household waste, the main behavioural and cost barriers are particularly pertinent to small- and micro-sized businesses. These are understood as the following: </w:t>
      </w:r>
    </w:p>
    <w:p w:rsidRPr="00451F33" w:rsidR="0082748C" w:rsidP="00554C21" w:rsidRDefault="27D59660" w14:paraId="35C06660" w14:textId="07D3EFF1">
      <w:pPr>
        <w:numPr>
          <w:ilvl w:val="0"/>
          <w:numId w:val="11"/>
        </w:numPr>
        <w:autoSpaceDE w:val="0"/>
        <w:autoSpaceDN w:val="0"/>
        <w:adjustRightInd w:val="0"/>
        <w:spacing w:line="276" w:lineRule="auto"/>
        <w:contextualSpacing/>
        <w:jc w:val="both"/>
        <w:rPr>
          <w:rFonts w:eastAsia="Calibri" w:cs="Arial"/>
        </w:rPr>
      </w:pPr>
      <w:r w:rsidRPr="00451F33">
        <w:rPr>
          <w:rFonts w:eastAsia="Calibri" w:cs="Arial"/>
        </w:rPr>
        <w:t>waste and recycling sit low on business agendas</w:t>
      </w:r>
      <w:r w:rsidRPr="7C995945" w:rsidR="0082748C">
        <w:rPr>
          <w:rFonts w:eastAsia="Calibri" w:cs="Arial"/>
          <w:vertAlign w:val="superscript"/>
        </w:rPr>
        <w:footnoteReference w:id="72"/>
      </w:r>
      <w:r w:rsidR="001D4947">
        <w:rPr>
          <w:rFonts w:eastAsia="Calibri" w:cs="Arial"/>
        </w:rPr>
        <w:t>;</w:t>
      </w:r>
    </w:p>
    <w:p w:rsidRPr="00451F33" w:rsidR="0082748C" w:rsidP="00554C21" w:rsidRDefault="27D59660" w14:paraId="31244732" w14:textId="77777777">
      <w:pPr>
        <w:numPr>
          <w:ilvl w:val="0"/>
          <w:numId w:val="11"/>
        </w:numPr>
        <w:autoSpaceDE w:val="0"/>
        <w:autoSpaceDN w:val="0"/>
        <w:adjustRightInd w:val="0"/>
        <w:spacing w:line="276" w:lineRule="auto"/>
        <w:contextualSpacing/>
        <w:jc w:val="both"/>
        <w:rPr>
          <w:rFonts w:eastAsia="Calibri" w:cs="Arial"/>
          <w:sz w:val="22"/>
          <w:szCs w:val="22"/>
        </w:rPr>
      </w:pPr>
      <w:r w:rsidRPr="00451F33">
        <w:rPr>
          <w:rFonts w:eastAsia="Calibri" w:cs="Arial"/>
        </w:rPr>
        <w:t>there is a lack of clarity of responsibilities between businesses and waste management companies and possible split of incentives</w:t>
      </w:r>
      <w:r w:rsidRPr="007F24A8" w:rsidR="0082748C">
        <w:rPr>
          <w:rFonts w:eastAsia="Calibri" w:cs="Arial"/>
          <w:vertAlign w:val="superscript"/>
        </w:rPr>
        <w:footnoteReference w:id="73"/>
      </w:r>
      <w:r w:rsidRPr="00451F33">
        <w:rPr>
          <w:rFonts w:eastAsia="Calibri" w:cs="Arial"/>
          <w:sz w:val="22"/>
          <w:szCs w:val="22"/>
        </w:rPr>
        <w:t xml:space="preserve">; </w:t>
      </w:r>
    </w:p>
    <w:p w:rsidRPr="00451F33" w:rsidR="0082748C" w:rsidP="00554C21" w:rsidRDefault="0082748C" w14:paraId="57CC1D3C" w14:textId="77777777">
      <w:pPr>
        <w:numPr>
          <w:ilvl w:val="0"/>
          <w:numId w:val="11"/>
        </w:numPr>
        <w:autoSpaceDE w:val="0"/>
        <w:autoSpaceDN w:val="0"/>
        <w:adjustRightInd w:val="0"/>
        <w:spacing w:line="276" w:lineRule="auto"/>
        <w:contextualSpacing/>
        <w:jc w:val="both"/>
        <w:rPr>
          <w:rFonts w:eastAsia="Calibri" w:cs="Arial"/>
          <w:sz w:val="22"/>
          <w:szCs w:val="22"/>
        </w:rPr>
      </w:pPr>
      <w:r w:rsidRPr="00451F33">
        <w:rPr>
          <w:rFonts w:eastAsia="Calibri" w:cs="Arial"/>
          <w:szCs w:val="22"/>
        </w:rPr>
        <w:t>businesses may not be aware that through re-configuring their collection provisions, their overall waste management costs can be reduced. This is a particular issue concerning small and micro businesses;</w:t>
      </w:r>
    </w:p>
    <w:p w:rsidRPr="00451F33" w:rsidR="0082748C" w:rsidP="00554C21" w:rsidRDefault="0082748C" w14:paraId="4C8A58FE" w14:textId="7634B87F">
      <w:pPr>
        <w:numPr>
          <w:ilvl w:val="0"/>
          <w:numId w:val="11"/>
        </w:numPr>
        <w:autoSpaceDE w:val="0"/>
        <w:autoSpaceDN w:val="0"/>
        <w:adjustRightInd w:val="0"/>
        <w:spacing w:line="276" w:lineRule="auto"/>
        <w:contextualSpacing/>
        <w:jc w:val="both"/>
        <w:rPr>
          <w:rFonts w:eastAsia="Calibri" w:cs="Arial"/>
          <w:sz w:val="22"/>
          <w:szCs w:val="22"/>
        </w:rPr>
      </w:pPr>
      <w:r w:rsidRPr="00451F33">
        <w:rPr>
          <w:rFonts w:eastAsia="Calibri" w:cs="Arial"/>
        </w:rPr>
        <w:t xml:space="preserve">possible space issues especially for micro </w:t>
      </w:r>
      <w:r>
        <w:rPr>
          <w:rFonts w:eastAsia="Calibri" w:cs="Arial"/>
        </w:rPr>
        <w:t>firms</w:t>
      </w:r>
      <w:r w:rsidRPr="00451F33">
        <w:rPr>
          <w:rFonts w:eastAsia="Calibri" w:cs="Arial"/>
        </w:rPr>
        <w:t xml:space="preserve">; </w:t>
      </w:r>
    </w:p>
    <w:p w:rsidRPr="00451F33" w:rsidR="0082748C" w:rsidP="00554C21" w:rsidRDefault="27D59660" w14:paraId="7284EC13" w14:textId="6FC1AC27">
      <w:pPr>
        <w:numPr>
          <w:ilvl w:val="0"/>
          <w:numId w:val="11"/>
        </w:numPr>
        <w:autoSpaceDE w:val="0"/>
        <w:autoSpaceDN w:val="0"/>
        <w:adjustRightInd w:val="0"/>
        <w:spacing w:line="276" w:lineRule="auto"/>
        <w:contextualSpacing/>
        <w:jc w:val="both"/>
        <w:rPr>
          <w:rFonts w:eastAsia="Calibri" w:cs="Arial"/>
          <w:sz w:val="22"/>
          <w:szCs w:val="22"/>
        </w:rPr>
      </w:pPr>
      <w:r w:rsidRPr="00451F33">
        <w:rPr>
          <w:rFonts w:eastAsia="Calibri" w:cs="Arial"/>
        </w:rPr>
        <w:t>high turnover of staff</w:t>
      </w:r>
      <w:r w:rsidRPr="00451F33" w:rsidR="0082748C">
        <w:rPr>
          <w:rFonts w:eastAsia="Calibri" w:cs="Arial"/>
          <w:sz w:val="22"/>
          <w:szCs w:val="22"/>
          <w:vertAlign w:val="superscript"/>
        </w:rPr>
        <w:footnoteReference w:id="74"/>
      </w:r>
      <w:r w:rsidR="008F15D0">
        <w:rPr>
          <w:rFonts w:eastAsia="Calibri" w:cs="Arial"/>
        </w:rPr>
        <w:t>.</w:t>
      </w:r>
    </w:p>
    <w:p w:rsidRPr="00451F33" w:rsidR="0082748C" w:rsidP="0082748C" w:rsidRDefault="0082748C" w14:paraId="70619301" w14:textId="77777777">
      <w:pPr>
        <w:jc w:val="both"/>
        <w:rPr>
          <w:rFonts w:cs="Arial"/>
        </w:rPr>
      </w:pPr>
    </w:p>
    <w:p w:rsidRPr="00451F33" w:rsidR="0082748C" w:rsidP="0082748C" w:rsidRDefault="0082748C" w14:paraId="6A51822D" w14:textId="5C30D88A">
      <w:pPr>
        <w:jc w:val="both"/>
        <w:rPr>
          <w:rFonts w:cs="Arial"/>
        </w:rPr>
      </w:pPr>
      <w:bookmarkStart w:name="_Hlk93616116" w:id="58"/>
      <w:r w:rsidRPr="00451F33">
        <w:rPr>
          <w:rFonts w:cs="Arial"/>
        </w:rPr>
        <w:t>Businesses typically pay for the collection and subsequent processing of material in their waste and recycling collection containers on a regular schedule under a contract with a waste management company</w:t>
      </w:r>
      <w:r w:rsidR="0053356D">
        <w:rPr>
          <w:rFonts w:cs="Arial"/>
        </w:rPr>
        <w:t>,</w:t>
      </w:r>
      <w:r w:rsidRPr="00451F33">
        <w:rPr>
          <w:rFonts w:cs="Arial"/>
        </w:rPr>
        <w:t xml:space="preserve"> or for a minority of businesses, through a </w:t>
      </w:r>
      <w:r w:rsidR="00D97548">
        <w:rPr>
          <w:rFonts w:cs="Arial"/>
        </w:rPr>
        <w:t>local auth</w:t>
      </w:r>
      <w:r w:rsidRPr="00451F33">
        <w:rPr>
          <w:rFonts w:cs="Arial"/>
        </w:rPr>
        <w:t xml:space="preserve">ority waste provider. Recycling collection charges per ‘bin-empty’ are lower than for residual bins due to the higher value of the material and their lower disposal costs compared to refuse. However, diverting some recyclable waste from the refuse bin still, almost certainly, means that a refuse container is required despite it becoming less full. </w:t>
      </w:r>
      <w:r w:rsidR="00A17F92">
        <w:rPr>
          <w:rFonts w:cs="Arial"/>
        </w:rPr>
        <w:t xml:space="preserve">Businesses who do not collect </w:t>
      </w:r>
      <w:r w:rsidR="00CC06AA">
        <w:rPr>
          <w:rFonts w:cs="Arial"/>
        </w:rPr>
        <w:t xml:space="preserve">all </w:t>
      </w:r>
      <w:r w:rsidR="00A17F92">
        <w:rPr>
          <w:rFonts w:cs="Arial"/>
        </w:rPr>
        <w:t xml:space="preserve">the recyclable </w:t>
      </w:r>
      <w:r w:rsidR="001E45F0">
        <w:rPr>
          <w:rFonts w:cs="Arial"/>
        </w:rPr>
        <w:t xml:space="preserve">waste streams </w:t>
      </w:r>
      <w:r w:rsidR="00A17F92">
        <w:rPr>
          <w:rFonts w:cs="Arial"/>
        </w:rPr>
        <w:t xml:space="preserve">required </w:t>
      </w:r>
      <w:r w:rsidR="00241F43">
        <w:rPr>
          <w:rFonts w:cs="Arial"/>
        </w:rPr>
        <w:t xml:space="preserve">may </w:t>
      </w:r>
      <w:r w:rsidRPr="00451F33">
        <w:rPr>
          <w:rFonts w:cs="Arial"/>
        </w:rPr>
        <w:t xml:space="preserve">need </w:t>
      </w:r>
      <w:r w:rsidR="002F5A47">
        <w:rPr>
          <w:rFonts w:cs="Arial"/>
        </w:rPr>
        <w:t xml:space="preserve">an </w:t>
      </w:r>
      <w:r w:rsidR="004A6FCD">
        <w:rPr>
          <w:rFonts w:cs="Arial"/>
        </w:rPr>
        <w:t xml:space="preserve">additional recycling </w:t>
      </w:r>
      <w:r w:rsidRPr="00451F33">
        <w:rPr>
          <w:rFonts w:cs="Arial"/>
        </w:rPr>
        <w:t>container</w:t>
      </w:r>
      <w:r w:rsidR="004A6FCD">
        <w:rPr>
          <w:rFonts w:cs="Arial"/>
        </w:rPr>
        <w:t>(</w:t>
      </w:r>
      <w:r w:rsidRPr="00451F33">
        <w:rPr>
          <w:rFonts w:cs="Arial"/>
        </w:rPr>
        <w:t>s</w:t>
      </w:r>
      <w:r w:rsidR="004A6FCD">
        <w:rPr>
          <w:rFonts w:cs="Arial"/>
        </w:rPr>
        <w:t>)</w:t>
      </w:r>
      <w:r w:rsidRPr="00451F33">
        <w:rPr>
          <w:rFonts w:cs="Arial"/>
        </w:rPr>
        <w:t xml:space="preserve"> to collect the extra material</w:t>
      </w:r>
      <w:r w:rsidR="002F5A47">
        <w:rPr>
          <w:rFonts w:cs="Arial"/>
        </w:rPr>
        <w:t>. This</w:t>
      </w:r>
      <w:r w:rsidRPr="00451F33">
        <w:rPr>
          <w:rFonts w:cs="Arial"/>
        </w:rPr>
        <w:t xml:space="preserve"> </w:t>
      </w:r>
      <w:r w:rsidR="003E4D16">
        <w:rPr>
          <w:rFonts w:cs="Arial"/>
        </w:rPr>
        <w:t>could</w:t>
      </w:r>
      <w:r w:rsidRPr="00451F33">
        <w:rPr>
          <w:rFonts w:cs="Arial"/>
        </w:rPr>
        <w:t xml:space="preserve"> increase cost to businesses unless </w:t>
      </w:r>
      <w:proofErr w:type="gramStart"/>
      <w:r w:rsidRPr="00451F33">
        <w:rPr>
          <w:rFonts w:cs="Arial"/>
        </w:rPr>
        <w:t>all of</w:t>
      </w:r>
      <w:proofErr w:type="gramEnd"/>
      <w:r w:rsidRPr="00451F33">
        <w:rPr>
          <w:rFonts w:cs="Arial"/>
        </w:rPr>
        <w:t xml:space="preserve"> the waste from the refuse bin can be removed and that service suspended or reduced in frequency e.g.</w:t>
      </w:r>
      <w:r>
        <w:rPr>
          <w:rFonts w:cs="Arial"/>
        </w:rPr>
        <w:t>,</w:t>
      </w:r>
      <w:r w:rsidRPr="00451F33">
        <w:rPr>
          <w:rFonts w:cs="Arial"/>
        </w:rPr>
        <w:t xml:space="preserve"> three-weekly collections instead two-weekly. </w:t>
      </w:r>
    </w:p>
    <w:bookmarkEnd w:id="58"/>
    <w:p w:rsidRPr="00451F33" w:rsidR="0082748C" w:rsidP="0082748C" w:rsidRDefault="0082748C" w14:paraId="53FBD914" w14:textId="77777777">
      <w:pPr>
        <w:jc w:val="both"/>
        <w:rPr>
          <w:rFonts w:cs="Arial"/>
        </w:rPr>
      </w:pPr>
    </w:p>
    <w:p w:rsidRPr="00451F33" w:rsidR="0082748C" w:rsidP="0082748C" w:rsidRDefault="0082748C" w14:paraId="7FC3C135" w14:textId="77777777">
      <w:pPr>
        <w:jc w:val="both"/>
        <w:rPr>
          <w:rFonts w:cs="Arial"/>
        </w:rPr>
      </w:pPr>
      <w:r w:rsidRPr="00451F33">
        <w:rPr>
          <w:rFonts w:cs="Arial"/>
        </w:rPr>
        <w:t xml:space="preserve">For larger businesses, reducing the number of refuse containers and using savings to pay for more recycling is possible. A key issue for very small businesses is that re-configuring the container mix is more difficult when there are limited containers to start with and adding in extra recycling bins at current market prices may increase overall costs. Also, </w:t>
      </w:r>
      <w:proofErr w:type="gramStart"/>
      <w:r w:rsidRPr="00451F33">
        <w:rPr>
          <w:rFonts w:cs="Arial"/>
        </w:rPr>
        <w:t>the majority of</w:t>
      </w:r>
      <w:proofErr w:type="gramEnd"/>
      <w:r w:rsidRPr="00451F33">
        <w:rPr>
          <w:rFonts w:cs="Arial"/>
        </w:rPr>
        <w:t xml:space="preserve"> the charges for commercial collections relate to the operational delivery cost (e.g.</w:t>
      </w:r>
      <w:r>
        <w:rPr>
          <w:rFonts w:cs="Arial"/>
        </w:rPr>
        <w:t>,</w:t>
      </w:r>
      <w:r w:rsidRPr="00451F33">
        <w:rPr>
          <w:rFonts w:cs="Arial"/>
        </w:rPr>
        <w:t xml:space="preserve"> labour) and not the treatment of the material. </w:t>
      </w:r>
    </w:p>
    <w:p w:rsidRPr="00451F33" w:rsidR="0082748C" w:rsidP="0082748C" w:rsidRDefault="0082748C" w14:paraId="13D81281" w14:textId="77777777">
      <w:pPr>
        <w:jc w:val="both"/>
        <w:rPr>
          <w:rFonts w:cs="Arial"/>
        </w:rPr>
      </w:pPr>
    </w:p>
    <w:p w:rsidRPr="00451F33" w:rsidR="0082748C" w:rsidP="0082748C" w:rsidRDefault="27D59660" w14:paraId="634AA944" w14:textId="01B8F6C3">
      <w:pPr>
        <w:jc w:val="both"/>
        <w:rPr>
          <w:rFonts w:cs="Arial"/>
        </w:rPr>
      </w:pPr>
      <w:r w:rsidRPr="00451F33">
        <w:rPr>
          <w:rFonts w:cs="Arial"/>
        </w:rPr>
        <w:t xml:space="preserve">The waste composition profiles for the diverse NHM sectors all show much larger proportions of recyclable waste </w:t>
      </w:r>
      <w:r w:rsidR="009F7903">
        <w:rPr>
          <w:rFonts w:cs="Arial"/>
        </w:rPr>
        <w:t>compared to</w:t>
      </w:r>
      <w:r w:rsidRPr="00451F33">
        <w:rPr>
          <w:rFonts w:cs="Arial"/>
        </w:rPr>
        <w:t xml:space="preserve"> household waste</w:t>
      </w:r>
      <w:r w:rsidRPr="00451F33" w:rsidR="0082748C">
        <w:rPr>
          <w:rFonts w:cs="Arial"/>
          <w:sz w:val="22"/>
          <w:szCs w:val="22"/>
          <w:vertAlign w:val="superscript"/>
        </w:rPr>
        <w:footnoteReference w:id="75"/>
      </w:r>
      <w:r w:rsidRPr="00451F33">
        <w:rPr>
          <w:rFonts w:cs="Arial"/>
        </w:rPr>
        <w:t xml:space="preserve">. This is primarily due to businesses purchasing packaged goods from their supply chain, food waste generated in preparation and post-consumer </w:t>
      </w:r>
      <w:r w:rsidRPr="00451F33">
        <w:rPr>
          <w:rFonts w:cs="Arial"/>
        </w:rPr>
        <w:t xml:space="preserve">waste. As such, the recycling potential from NHM sectors is significantly greater than from household sector which produces greater proportions of non-recyclable waste. </w:t>
      </w:r>
    </w:p>
    <w:p w:rsidRPr="00451F33" w:rsidR="0082748C" w:rsidP="0082748C" w:rsidRDefault="0082748C" w14:paraId="424C7DB4" w14:textId="77777777">
      <w:pPr>
        <w:jc w:val="both"/>
        <w:rPr>
          <w:rFonts w:cs="Arial"/>
        </w:rPr>
      </w:pPr>
    </w:p>
    <w:p w:rsidRPr="00451F33" w:rsidR="0082748C" w:rsidP="0082748C" w:rsidRDefault="0082748C" w14:paraId="0B7F40BB" w14:textId="75C74926">
      <w:pPr>
        <w:jc w:val="both"/>
        <w:rPr>
          <w:rFonts w:cs="Arial"/>
        </w:rPr>
      </w:pPr>
      <w:r w:rsidRPr="00451F33">
        <w:rPr>
          <w:rFonts w:cs="Arial"/>
        </w:rPr>
        <w:t xml:space="preserve">Without the intervention of legislation, there appears to be limited options to incentivise businesses to collect and separate key recyclables which are important to meet </w:t>
      </w:r>
      <w:r w:rsidR="00F87F9D">
        <w:rPr>
          <w:rFonts w:cs="Arial"/>
        </w:rPr>
        <w:t xml:space="preserve">any </w:t>
      </w:r>
      <w:r w:rsidRPr="00451F33">
        <w:rPr>
          <w:rFonts w:cs="Arial"/>
        </w:rPr>
        <w:t xml:space="preserve">future national </w:t>
      </w:r>
      <w:r>
        <w:rPr>
          <w:rFonts w:cs="Arial"/>
        </w:rPr>
        <w:t xml:space="preserve">ambitions and </w:t>
      </w:r>
      <w:r w:rsidRPr="00451F33">
        <w:rPr>
          <w:rFonts w:cs="Arial"/>
        </w:rPr>
        <w:t xml:space="preserve">targets. </w:t>
      </w:r>
    </w:p>
    <w:p w:rsidRPr="00451F33" w:rsidR="0082748C" w:rsidP="0082748C" w:rsidRDefault="0082748C" w14:paraId="2BE2ED59" w14:textId="77777777">
      <w:pPr>
        <w:jc w:val="both"/>
        <w:rPr>
          <w:rFonts w:cs="Arial"/>
        </w:rPr>
      </w:pPr>
    </w:p>
    <w:p w:rsidRPr="00451F33" w:rsidR="0082748C" w:rsidP="0082748C" w:rsidRDefault="27D59660" w14:paraId="3BB837A3" w14:textId="2FDF3F61">
      <w:pPr>
        <w:jc w:val="both"/>
        <w:rPr>
          <w:rFonts w:cs="Arial"/>
        </w:rPr>
      </w:pPr>
      <w:r w:rsidRPr="00451F33">
        <w:rPr>
          <w:rFonts w:cs="Arial"/>
        </w:rPr>
        <w:t xml:space="preserve">It is important to note that whilst the </w:t>
      </w:r>
      <w:r>
        <w:rPr>
          <w:rFonts w:cs="Arial"/>
        </w:rPr>
        <w:t>change</w:t>
      </w:r>
      <w:r w:rsidRPr="00451F33">
        <w:rPr>
          <w:rFonts w:cs="Arial"/>
        </w:rPr>
        <w:t xml:space="preserve"> in waste management costs for the NHM sector </w:t>
      </w:r>
      <w:r>
        <w:rPr>
          <w:rFonts w:cs="Arial"/>
        </w:rPr>
        <w:t xml:space="preserve">could </w:t>
      </w:r>
      <w:r w:rsidRPr="00451F33">
        <w:rPr>
          <w:rFonts w:cs="Arial"/>
        </w:rPr>
        <w:t>appear large, the costs</w:t>
      </w:r>
      <w:r>
        <w:rPr>
          <w:rFonts w:cs="Arial"/>
        </w:rPr>
        <w:t>/savings</w:t>
      </w:r>
      <w:r w:rsidRPr="00451F33">
        <w:rPr>
          <w:rFonts w:cs="Arial"/>
        </w:rPr>
        <w:t xml:space="preserve"> are relatively small at individual site level given there are </w:t>
      </w:r>
      <w:r w:rsidR="393D1524">
        <w:rPr>
          <w:rFonts w:cs="Arial"/>
        </w:rPr>
        <w:t xml:space="preserve">2.15 million </w:t>
      </w:r>
      <w:r w:rsidRPr="00451F33">
        <w:rPr>
          <w:rFonts w:cs="Arial"/>
        </w:rPr>
        <w:t>businesses included in the NHM sector. Waste management and recycling costs remain a very small proportion of overall turnover</w:t>
      </w:r>
      <w:r w:rsidRPr="00451F33" w:rsidR="0082748C">
        <w:rPr>
          <w:rFonts w:cs="Arial"/>
          <w:sz w:val="22"/>
          <w:szCs w:val="22"/>
          <w:vertAlign w:val="superscript"/>
        </w:rPr>
        <w:footnoteReference w:id="76"/>
      </w:r>
      <w:r w:rsidRPr="00451F33">
        <w:rPr>
          <w:rFonts w:cs="Arial"/>
        </w:rPr>
        <w:t>. The importance of legislation is to</w:t>
      </w:r>
      <w:r w:rsidRPr="00451F33" w:rsidDel="1A55809C">
        <w:rPr>
          <w:rFonts w:cs="Arial"/>
        </w:rPr>
        <w:t xml:space="preserve"> </w:t>
      </w:r>
      <w:r w:rsidRPr="00451F33">
        <w:rPr>
          <w:rFonts w:cs="Arial"/>
        </w:rPr>
        <w:t xml:space="preserve">provide a driver </w:t>
      </w:r>
      <w:r w:rsidR="008E46F3">
        <w:rPr>
          <w:rFonts w:cs="Arial"/>
        </w:rPr>
        <w:t>for change that</w:t>
      </w:r>
      <w:r w:rsidRPr="00451F33">
        <w:rPr>
          <w:rFonts w:cs="Arial"/>
        </w:rPr>
        <w:t xml:space="preserve"> would otherwise be unlikely to happen without large scale participation across the numerous and diverse NHM sectors.</w:t>
      </w:r>
    </w:p>
    <w:p w:rsidRPr="00451F33" w:rsidR="0082748C" w:rsidP="0082748C" w:rsidRDefault="0082748C" w14:paraId="253B4CEC" w14:textId="77777777">
      <w:pPr>
        <w:jc w:val="both"/>
        <w:rPr>
          <w:rFonts w:cs="Arial"/>
        </w:rPr>
      </w:pPr>
    </w:p>
    <w:p w:rsidRPr="0082748C" w:rsidR="0082748C" w:rsidP="0082748C" w:rsidRDefault="0082748C" w14:paraId="6F02B201" w14:textId="11AA6ACA">
      <w:pPr>
        <w:jc w:val="both"/>
        <w:rPr>
          <w:rFonts w:cs="Arial"/>
        </w:rPr>
      </w:pPr>
      <w:r w:rsidRPr="0082748C">
        <w:rPr>
          <w:rFonts w:cs="Arial"/>
        </w:rPr>
        <w:t xml:space="preserve">High participation in recycling services could improve the economies of scale in waste collection. For waste-generating businesses to see cost savings, there needs to be several businesses adopting a preferred collection regime. This is because of the cost overhead involved for a collection vehicle to get to a business’ site. Similarly, waste management companies would need to see changes in their waste management costs </w:t>
      </w:r>
      <w:proofErr w:type="gramStart"/>
      <w:r w:rsidRPr="0082748C">
        <w:rPr>
          <w:rFonts w:cs="Arial"/>
        </w:rPr>
        <w:t>in order to</w:t>
      </w:r>
      <w:proofErr w:type="gramEnd"/>
      <w:r w:rsidRPr="0082748C">
        <w:rPr>
          <w:rFonts w:cs="Arial"/>
        </w:rPr>
        <w:t xml:space="preserve"> pass some of these savings on to affected businesses through higher revenues for separated material or savings in landfill tax. It is thus possible that a co-ordination issue has prevented the realisation of these benefits. </w:t>
      </w:r>
    </w:p>
    <w:p w:rsidRPr="0082748C" w:rsidR="0082748C" w:rsidP="0082748C" w:rsidRDefault="0082748C" w14:paraId="5573BA03" w14:textId="77777777">
      <w:pPr>
        <w:jc w:val="both"/>
        <w:rPr>
          <w:rFonts w:cs="Arial"/>
        </w:rPr>
      </w:pPr>
    </w:p>
    <w:p w:rsidRPr="00451F33" w:rsidR="0082748C" w:rsidP="0082748C" w:rsidRDefault="0082748C" w14:paraId="53B3E36C" w14:textId="6E9B6876">
      <w:pPr>
        <w:jc w:val="both"/>
        <w:rPr>
          <w:rFonts w:cs="Arial"/>
        </w:rPr>
      </w:pPr>
      <w:r w:rsidRPr="0082748C">
        <w:rPr>
          <w:rFonts w:cs="Arial"/>
        </w:rPr>
        <w:t>In this analysis, we use current market prices for the charges for container collections. These reflect current low levels of participation and separation of recyclable material. A key benefit of intervention through legislation could be that the higher presentation rates of recyclable materials reduce the charges to businesses. Charges could reduce from improvements in the efficiency of collection, making better use of collection assets and increased revenue from the capture of more recyclable materials. However, given the complexity in charging and the range of NHM business</w:t>
      </w:r>
      <w:r w:rsidR="00C703E1">
        <w:rPr>
          <w:rFonts w:cs="Arial"/>
        </w:rPr>
        <w:t>es</w:t>
      </w:r>
      <w:r w:rsidRPr="0082748C">
        <w:rPr>
          <w:rFonts w:cs="Arial"/>
        </w:rPr>
        <w:t>, a future reduction in container charges has not been assumed in this assessment.</w:t>
      </w:r>
      <w:r w:rsidRPr="00451F33">
        <w:rPr>
          <w:rFonts w:cs="Arial"/>
        </w:rPr>
        <w:t xml:space="preserve">  </w:t>
      </w:r>
    </w:p>
    <w:p w:rsidRPr="00451F33" w:rsidR="0082748C" w:rsidP="0082748C" w:rsidRDefault="0082748C" w14:paraId="37289A60" w14:textId="77777777">
      <w:pPr>
        <w:keepNext/>
        <w:keepLines/>
        <w:spacing w:before="360" w:after="240"/>
        <w:outlineLvl w:val="2"/>
        <w:rPr>
          <w:rFonts w:cs="Arial"/>
          <w:b/>
          <w:bCs/>
          <w:color w:val="000000"/>
          <w:szCs w:val="22"/>
          <w:lang w:eastAsia="en-GB"/>
        </w:rPr>
      </w:pPr>
      <w:r w:rsidRPr="00451F33">
        <w:rPr>
          <w:rFonts w:cs="Arial"/>
          <w:b/>
          <w:bCs/>
          <w:color w:val="000000"/>
          <w:szCs w:val="22"/>
          <w:lang w:eastAsia="en-GB"/>
        </w:rPr>
        <w:t>Environmental externalities</w:t>
      </w:r>
    </w:p>
    <w:p w:rsidRPr="00451F33" w:rsidR="0082748C" w:rsidP="0082748C" w:rsidRDefault="5C97DF44" w14:paraId="2BB71D2F" w14:textId="034A355D">
      <w:pPr>
        <w:jc w:val="both"/>
        <w:rPr>
          <w:rFonts w:cs="Arial"/>
        </w:rPr>
      </w:pPr>
      <w:r w:rsidRPr="00451F33">
        <w:rPr>
          <w:rFonts w:cs="Arial"/>
        </w:rPr>
        <w:t xml:space="preserve">The municipal sector is not fully accounting for the environmental impacts of the resources it uses and waste it generates when making decisions on recycling and waste disposal. Despite incentives being aligned to the waste hierarchy, with landfill being subject to the landfill tax as it represents the worst option environmentally for most materials, there is still a significant amount of waste that ends up in landfill and incineration. In fact, the total amount of residual waste (sent to landfill or incineration) generated by </w:t>
      </w:r>
      <w:r w:rsidR="03F2C1C6">
        <w:rPr>
          <w:rFonts w:cs="Arial"/>
        </w:rPr>
        <w:t>local auth</w:t>
      </w:r>
      <w:r w:rsidRPr="00451F33">
        <w:rPr>
          <w:rFonts w:cs="Arial"/>
        </w:rPr>
        <w:t>orities has remained stable over recent years</w:t>
      </w:r>
      <w:r w:rsidRPr="7C995945" w:rsidR="0082748C">
        <w:rPr>
          <w:rFonts w:cs="Arial"/>
          <w:sz w:val="22"/>
          <w:szCs w:val="22"/>
          <w:vertAlign w:val="superscript"/>
        </w:rPr>
        <w:footnoteReference w:id="77"/>
      </w:r>
      <w:r w:rsidRPr="00451F33">
        <w:rPr>
          <w:rFonts w:cs="Arial"/>
        </w:rPr>
        <w:t xml:space="preserve">.  </w:t>
      </w:r>
    </w:p>
    <w:p w:rsidRPr="00451F33" w:rsidR="0082748C" w:rsidP="0082748C" w:rsidRDefault="0082748C" w14:paraId="2AE7526B" w14:textId="77777777">
      <w:pPr>
        <w:jc w:val="both"/>
        <w:rPr>
          <w:rFonts w:cs="Arial"/>
        </w:rPr>
      </w:pPr>
    </w:p>
    <w:p w:rsidRPr="00451F33" w:rsidR="0082748C" w:rsidP="0082748C" w:rsidRDefault="27D59660" w14:paraId="07518B25" w14:textId="13FCBA75">
      <w:pPr>
        <w:jc w:val="both"/>
        <w:rPr>
          <w:rFonts w:cs="Arial"/>
        </w:rPr>
      </w:pPr>
      <w:r w:rsidRPr="00451F33">
        <w:rPr>
          <w:rFonts w:cs="Arial"/>
        </w:rPr>
        <w:t>The environmental impacts range from natural resource depletion, greenhouse gas emissions and wider ecosystem impacts associated with the production of raw materials</w:t>
      </w:r>
      <w:r w:rsidR="00EC155C">
        <w:rPr>
          <w:rFonts w:cs="Arial"/>
        </w:rPr>
        <w:t>,</w:t>
      </w:r>
      <w:r w:rsidRPr="00451F33">
        <w:rPr>
          <w:rFonts w:cs="Arial"/>
        </w:rPr>
        <w:t xml:space="preserve"> when compared to the use of secondary, recycled materials. This should also reflect the environmental impacts of waste management activities when comparing recycling to refuse waste treatment options (energy from waste (EfW) incineration or landfilling). Generally, recycling activities are less carbon intensive compared to the refuse waste treatment options, especially given that they help avoid suboptimal extraction of virgin materials and associated carbon emissions</w:t>
      </w:r>
      <w:r w:rsidRPr="7C995945" w:rsidR="0082748C">
        <w:rPr>
          <w:rFonts w:cs="Arial"/>
          <w:sz w:val="22"/>
          <w:szCs w:val="22"/>
          <w:vertAlign w:val="superscript"/>
        </w:rPr>
        <w:footnoteReference w:id="78"/>
      </w:r>
      <w:r w:rsidRPr="00451F33">
        <w:rPr>
          <w:rFonts w:cs="Arial"/>
        </w:rPr>
        <w:t>. Further, there are known long-term environmental issues and high management costs associated with landfill aftercare treatments.</w:t>
      </w:r>
    </w:p>
    <w:p w:rsidRPr="00451F33" w:rsidR="0082748C" w:rsidP="0082748C" w:rsidRDefault="0082748C" w14:paraId="5E53CDBA" w14:textId="77777777">
      <w:pPr>
        <w:keepNext/>
        <w:keepLines/>
        <w:spacing w:before="360" w:after="240"/>
        <w:outlineLvl w:val="2"/>
        <w:rPr>
          <w:rFonts w:cs="Arial"/>
          <w:b/>
          <w:bCs/>
          <w:color w:val="000000"/>
          <w:szCs w:val="22"/>
          <w:lang w:eastAsia="en-GB"/>
        </w:rPr>
      </w:pPr>
      <w:r w:rsidRPr="00451F33">
        <w:rPr>
          <w:rFonts w:cs="Arial"/>
          <w:b/>
          <w:bCs/>
          <w:color w:val="000000"/>
          <w:szCs w:val="22"/>
          <w:lang w:eastAsia="en-GB"/>
        </w:rPr>
        <w:t>System-wide failures</w:t>
      </w:r>
    </w:p>
    <w:p w:rsidRPr="00451F33" w:rsidR="0082748C" w:rsidP="0082748C" w:rsidRDefault="27D59660" w14:paraId="500836C1" w14:textId="228F29FC">
      <w:pPr>
        <w:jc w:val="both"/>
        <w:rPr>
          <w:rFonts w:cs="Arial"/>
        </w:rPr>
      </w:pPr>
      <w:r w:rsidRPr="00451F33">
        <w:rPr>
          <w:rFonts w:cs="Arial"/>
        </w:rPr>
        <w:t>Suboptimal levels of recycling have system-wide implications. First, recycling activities are generally less capital and infrastructure intensive when compared to residual waste treatment. As recognised by the National Infrastructure Commission, higher recycling performance generally leads to lower pressures on residual waste infrastructure</w:t>
      </w:r>
      <w:r w:rsidRPr="7C995945" w:rsidR="0082748C">
        <w:rPr>
          <w:rFonts w:cs="Arial"/>
          <w:sz w:val="22"/>
          <w:szCs w:val="22"/>
          <w:vertAlign w:val="superscript"/>
        </w:rPr>
        <w:footnoteReference w:id="79"/>
      </w:r>
      <w:r w:rsidRPr="00451F33">
        <w:rPr>
          <w:rFonts w:cs="Arial"/>
        </w:rPr>
        <w:t xml:space="preserve">. </w:t>
      </w:r>
    </w:p>
    <w:p w:rsidRPr="00451F33" w:rsidR="0082748C" w:rsidP="0082748C" w:rsidRDefault="0082748C" w14:paraId="66297050" w14:textId="77777777">
      <w:pPr>
        <w:jc w:val="both"/>
        <w:rPr>
          <w:rFonts w:cs="Arial"/>
        </w:rPr>
      </w:pPr>
    </w:p>
    <w:p w:rsidRPr="00451F33" w:rsidR="0082748C" w:rsidP="0082748C" w:rsidRDefault="27D59660" w14:paraId="5EC6A3F9" w14:textId="62C81951">
      <w:pPr>
        <w:jc w:val="both"/>
        <w:rPr>
          <w:rFonts w:cs="Arial"/>
        </w:rPr>
      </w:pPr>
      <w:r w:rsidRPr="00451F33">
        <w:rPr>
          <w:rFonts w:cs="Arial"/>
        </w:rPr>
        <w:t>A fragmented approach to recycling currently undermines the development of viable and resilient secondary markets for materials and goods in the UK. The contamination of materials for recycling was identified as one of the key barriers in relation to plastics, paper and cardboard, metals and glass</w:t>
      </w:r>
      <w:r w:rsidR="00495FBF">
        <w:rPr>
          <w:rFonts w:cs="Arial"/>
        </w:rPr>
        <w:t>,</w:t>
      </w:r>
      <w:r w:rsidRPr="00451F33">
        <w:rPr>
          <w:rFonts w:cs="Arial"/>
        </w:rPr>
        <w:t xml:space="preserve"> in recent WRAP research</w:t>
      </w:r>
      <w:r w:rsidRPr="00451F33" w:rsidR="0082748C">
        <w:rPr>
          <w:rFonts w:cs="Arial"/>
          <w:sz w:val="22"/>
          <w:szCs w:val="22"/>
          <w:vertAlign w:val="superscript"/>
        </w:rPr>
        <w:footnoteReference w:id="80"/>
      </w:r>
      <w:r w:rsidRPr="00451F33">
        <w:rPr>
          <w:rFonts w:cs="Arial"/>
        </w:rPr>
        <w:t>. The misalignment between waste collections for recycling (</w:t>
      </w:r>
      <w:r w:rsidR="00D97548">
        <w:rPr>
          <w:rFonts w:cs="Arial"/>
          <w:lang w:eastAsia="en-GB"/>
        </w:rPr>
        <w:t>local auth</w:t>
      </w:r>
      <w:r w:rsidRPr="00451F33">
        <w:rPr>
          <w:rFonts w:cs="Arial"/>
          <w:lang w:eastAsia="en-GB"/>
        </w:rPr>
        <w:t xml:space="preserve">orities have </w:t>
      </w:r>
      <w:r w:rsidRPr="00451F33">
        <w:rPr>
          <w:rFonts w:cs="Arial"/>
        </w:rPr>
        <w:t xml:space="preserve">a variety of collection systems and materials are often collected co-mingled leading to cross contamination; and the NHM sector </w:t>
      </w:r>
      <w:r>
        <w:rPr>
          <w:rFonts w:cs="Arial"/>
        </w:rPr>
        <w:t xml:space="preserve">which </w:t>
      </w:r>
      <w:r w:rsidRPr="00451F33">
        <w:rPr>
          <w:rFonts w:cs="Arial"/>
        </w:rPr>
        <w:t>has low recycling levels and low material separation) and supply chain preferences (</w:t>
      </w:r>
      <w:r>
        <w:rPr>
          <w:rFonts w:cs="Arial"/>
        </w:rPr>
        <w:t xml:space="preserve">which </w:t>
      </w:r>
      <w:r w:rsidRPr="00451F33">
        <w:rPr>
          <w:rFonts w:cs="Arial"/>
        </w:rPr>
        <w:t xml:space="preserve">calls for separating glass from paper and other fibres) shows that there are split incentives between those presenting and collecting materials and preferences down the supply chain. </w:t>
      </w:r>
    </w:p>
    <w:p w:rsidR="00A677AC" w:rsidRDefault="00A677AC" w14:paraId="5561FE68" w14:textId="77777777">
      <w:pPr>
        <w:rPr>
          <w:rFonts w:ascii="Arial Bold" w:hAnsi="Arial Bold" w:cs="Arial"/>
          <w:bCs/>
          <w:spacing w:val="-4"/>
          <w:kern w:val="32"/>
          <w:sz w:val="32"/>
          <w:szCs w:val="32"/>
        </w:rPr>
      </w:pPr>
      <w:bookmarkStart w:name="_Toc519003255" w:id="59"/>
      <w:r>
        <w:rPr>
          <w:b/>
        </w:rPr>
        <w:br w:type="page"/>
      </w:r>
    </w:p>
    <w:p w:rsidRPr="00EF7635" w:rsidR="0082748C" w:rsidP="0082748C" w:rsidRDefault="0082748C" w14:paraId="3E798000" w14:textId="3B1FFE0D">
      <w:pPr>
        <w:pStyle w:val="Heading1"/>
      </w:pPr>
      <w:r w:rsidRPr="00EF7635">
        <w:rPr>
          <w:b w:val="0"/>
        </w:rPr>
        <w:t xml:space="preserve">Section 3: Policy objective </w:t>
      </w:r>
      <w:bookmarkEnd w:id="59"/>
    </w:p>
    <w:p w:rsidR="0082748C" w:rsidP="0082748C" w:rsidRDefault="0082748C" w14:paraId="56306321" w14:textId="77777777">
      <w:pPr>
        <w:jc w:val="both"/>
        <w:rPr>
          <w:rFonts w:eastAsia="Calibri" w:cs="Arial"/>
        </w:rPr>
      </w:pPr>
    </w:p>
    <w:p w:rsidR="0082748C" w:rsidP="0082748C" w:rsidRDefault="27D59660" w14:paraId="1957CEBE" w14:textId="29E4F596">
      <w:pPr>
        <w:jc w:val="both"/>
        <w:rPr>
          <w:rFonts w:eastAsia="Calibri" w:cs="Arial"/>
        </w:rPr>
      </w:pPr>
      <w:r w:rsidRPr="00451F33">
        <w:rPr>
          <w:rFonts w:eastAsia="Calibri" w:cs="Arial"/>
        </w:rPr>
        <w:t xml:space="preserve">Following </w:t>
      </w:r>
      <w:r w:rsidR="6706F372">
        <w:rPr>
          <w:rFonts w:eastAsia="Calibri" w:cs="Arial"/>
        </w:rPr>
        <w:t>the</w:t>
      </w:r>
      <w:r w:rsidRPr="00451F33">
        <w:rPr>
          <w:rFonts w:eastAsia="Calibri" w:cs="Arial"/>
        </w:rPr>
        <w:t xml:space="preserve"> 2019 consultation on “Consistency in Household and Business Recycling Collections in England”, measures were introduced in the Environment Act 2021 (“the Environment Act”) which require waste collection authorities to collect a consistent set of recyclable waste streams from households and for businesses, and non-domestic premises that produce household waste, such as hospitals and schools, to arrange for the separate collection of a consistent set of recyclable waste streams and to present the waste in accordance with these arrangements. These waste streams are glass, metal, plastic, paper and card, food waste, and, for households only, garden waste</w:t>
      </w:r>
      <w:r w:rsidR="0082748C">
        <w:rPr>
          <w:rStyle w:val="FootnoteReference"/>
          <w:rFonts w:eastAsia="Calibri" w:cs="Arial"/>
        </w:rPr>
        <w:footnoteReference w:id="81"/>
      </w:r>
      <w:r w:rsidRPr="00451F33">
        <w:rPr>
          <w:rFonts w:eastAsia="Calibri" w:cs="Arial"/>
        </w:rPr>
        <w:t>.</w:t>
      </w:r>
    </w:p>
    <w:p w:rsidR="0082748C" w:rsidP="0082748C" w:rsidRDefault="0082748C" w14:paraId="58A31C20" w14:textId="77777777">
      <w:pPr>
        <w:jc w:val="both"/>
        <w:rPr>
          <w:rFonts w:eastAsia="Calibri" w:cs="Arial"/>
        </w:rPr>
      </w:pPr>
    </w:p>
    <w:p w:rsidRPr="00451F33" w:rsidR="0082748C" w:rsidP="0082748C" w:rsidRDefault="0082748C" w14:paraId="047ACDF2" w14:textId="302BE4C5">
      <w:pPr>
        <w:jc w:val="both"/>
        <w:rPr>
          <w:rFonts w:cs="Arial"/>
        </w:rPr>
      </w:pPr>
      <w:r w:rsidRPr="00451F33">
        <w:rPr>
          <w:rFonts w:cs="Arial"/>
        </w:rPr>
        <w:t>Following stakeholder feedback and further engagement with the sector, we published our second consultation on consistency in recycling in 2021, which built on the proposals outlined in the 2019 consultation. This consultation gathered views on these proposals, including how the measures introduced by the Environment Act should be implemented. This includes detailed list</w:t>
      </w:r>
      <w:r w:rsidR="0025423C">
        <w:rPr>
          <w:rFonts w:cs="Arial"/>
        </w:rPr>
        <w:t>s</w:t>
      </w:r>
      <w:r w:rsidRPr="00451F33">
        <w:rPr>
          <w:rFonts w:cs="Arial"/>
        </w:rPr>
        <w:t xml:space="preserve"> of materials to be included in each recyclable waste stream and implementation dates. </w:t>
      </w:r>
    </w:p>
    <w:p w:rsidRPr="00451F33" w:rsidR="0082748C" w:rsidP="0082748C" w:rsidRDefault="0082748C" w14:paraId="763B79FA" w14:textId="77777777">
      <w:pPr>
        <w:jc w:val="both"/>
        <w:rPr>
          <w:rFonts w:cs="Arial"/>
        </w:rPr>
      </w:pPr>
    </w:p>
    <w:p w:rsidRPr="00451F33" w:rsidR="0082748C" w:rsidP="0082748C" w:rsidRDefault="27D59660" w14:paraId="62C36D72" w14:textId="2B225895">
      <w:pPr>
        <w:jc w:val="both"/>
        <w:rPr>
          <w:rFonts w:cs="Arial"/>
        </w:rPr>
      </w:pPr>
      <w:r w:rsidRPr="00451F33">
        <w:rPr>
          <w:rFonts w:cs="Arial"/>
        </w:rPr>
        <w:t>Our research and analysis of consultation responses has been guided by our policy ambition to increase resource efficiency and create a more circular economy. Central to this is the policy objective to drive up recycling rates. In the year 2000 recycling rates were at 11% based on the household waste recycling rate</w:t>
      </w:r>
      <w:r w:rsidRPr="00451F33" w:rsidR="0082748C">
        <w:rPr>
          <w:rStyle w:val="FootnoteReference"/>
          <w:rFonts w:cs="Arial"/>
        </w:rPr>
        <w:footnoteReference w:id="82"/>
      </w:r>
      <w:r w:rsidRPr="00451F33">
        <w:rPr>
          <w:rFonts w:cs="Arial"/>
        </w:rPr>
        <w:t>. In the years since, this recycling rate has increased to around 45%, but it has now stalled</w:t>
      </w:r>
      <w:r w:rsidRPr="00451F33" w:rsidR="0082748C">
        <w:rPr>
          <w:rStyle w:val="FootnoteReference"/>
          <w:rFonts w:cs="Arial"/>
        </w:rPr>
        <w:footnoteReference w:id="83"/>
      </w:r>
      <w:r w:rsidRPr="00451F33">
        <w:rPr>
          <w:rFonts w:cs="Arial"/>
        </w:rPr>
        <w:t>. Similarly, our current estimate of business presented recycling rate is 43</w:t>
      </w:r>
      <w:r w:rsidR="67BB089C">
        <w:rPr>
          <w:rFonts w:cs="Arial"/>
        </w:rPr>
        <w:t>.3</w:t>
      </w:r>
      <w:r w:rsidRPr="00451F33">
        <w:rPr>
          <w:rFonts w:cs="Arial"/>
        </w:rPr>
        <w:t xml:space="preserve">%. That is why </w:t>
      </w:r>
      <w:r w:rsidR="7C2EBEDF">
        <w:rPr>
          <w:rFonts w:cs="Arial"/>
        </w:rPr>
        <w:t>the Government</w:t>
      </w:r>
      <w:r w:rsidRPr="00451F33" w:rsidR="7C2EBEDF">
        <w:rPr>
          <w:rFonts w:cs="Arial"/>
        </w:rPr>
        <w:t xml:space="preserve"> </w:t>
      </w:r>
      <w:r w:rsidRPr="00451F33" w:rsidR="13F2A59F">
        <w:rPr>
          <w:rFonts w:cs="Arial"/>
        </w:rPr>
        <w:t>ha</w:t>
      </w:r>
      <w:r w:rsidR="13F2A59F">
        <w:rPr>
          <w:rFonts w:cs="Arial"/>
        </w:rPr>
        <w:t>s</w:t>
      </w:r>
      <w:r w:rsidRPr="00451F33" w:rsidR="13F2A59F">
        <w:rPr>
          <w:rFonts w:cs="Arial"/>
        </w:rPr>
        <w:t xml:space="preserve"> </w:t>
      </w:r>
      <w:r w:rsidRPr="00451F33">
        <w:rPr>
          <w:rFonts w:cs="Arial"/>
        </w:rPr>
        <w:t>brought forward legislative changes to accelerate recycling rates</w:t>
      </w:r>
      <w:r w:rsidR="00011F47">
        <w:rPr>
          <w:rFonts w:cs="Arial"/>
        </w:rPr>
        <w:t>, towards a target of</w:t>
      </w:r>
      <w:r w:rsidR="00EB6D08">
        <w:rPr>
          <w:rFonts w:cs="Arial"/>
        </w:rPr>
        <w:t xml:space="preserve"> </w:t>
      </w:r>
      <w:r w:rsidRPr="00451F33">
        <w:rPr>
          <w:rFonts w:cs="Arial"/>
        </w:rPr>
        <w:t xml:space="preserve">65% recycling rate for municipal waste by </w:t>
      </w:r>
      <w:r w:rsidR="00011F47">
        <w:rPr>
          <w:rFonts w:cs="Arial"/>
        </w:rPr>
        <w:t>2035</w:t>
      </w:r>
      <w:r w:rsidRPr="00451F33">
        <w:rPr>
          <w:rFonts w:cs="Arial"/>
        </w:rPr>
        <w:t xml:space="preserve">. </w:t>
      </w:r>
      <w:r w:rsidR="7C2EBEDF">
        <w:rPr>
          <w:rFonts w:cs="Arial"/>
        </w:rPr>
        <w:t>The Government is under</w:t>
      </w:r>
      <w:r w:rsidRPr="00451F33">
        <w:rPr>
          <w:rFonts w:cs="Arial"/>
        </w:rPr>
        <w:t xml:space="preserve">taking the decisions outlined below because </w:t>
      </w:r>
      <w:r w:rsidR="7C2EBEDF">
        <w:rPr>
          <w:rFonts w:cs="Arial"/>
        </w:rPr>
        <w:t xml:space="preserve">it </w:t>
      </w:r>
      <w:r w:rsidRPr="00451F33">
        <w:rPr>
          <w:rFonts w:cs="Arial"/>
        </w:rPr>
        <w:t>believe</w:t>
      </w:r>
      <w:r w:rsidR="7C2EBEDF">
        <w:rPr>
          <w:rFonts w:cs="Arial"/>
        </w:rPr>
        <w:t>s</w:t>
      </w:r>
      <w:r w:rsidRPr="00451F33">
        <w:rPr>
          <w:rFonts w:cs="Arial"/>
        </w:rPr>
        <w:t xml:space="preserve"> that they will serve as a basis for increasing recycling by making recycling more consistent and more straightforward for households, businesses, and non-domestic premises in England.</w:t>
      </w:r>
    </w:p>
    <w:p w:rsidRPr="00451F33" w:rsidR="0082748C" w:rsidP="0082748C" w:rsidRDefault="0082748C" w14:paraId="7E4A918A" w14:textId="77777777">
      <w:pPr>
        <w:jc w:val="both"/>
        <w:rPr>
          <w:rFonts w:cs="Arial"/>
        </w:rPr>
      </w:pPr>
    </w:p>
    <w:p w:rsidRPr="00451F33" w:rsidR="0082748C" w:rsidP="0082748C" w:rsidRDefault="0082748C" w14:paraId="0DBE6741" w14:textId="2CCC63D6">
      <w:pPr>
        <w:jc w:val="both"/>
        <w:rPr>
          <w:rFonts w:cs="Arial"/>
        </w:rPr>
      </w:pPr>
      <w:bookmarkStart w:name="_Hlk100318334" w:id="60"/>
      <w:r w:rsidRPr="00451F33">
        <w:rPr>
          <w:rFonts w:cs="Arial"/>
        </w:rPr>
        <w:t xml:space="preserve">These measures will ensure that every home in England gets separate weekly food </w:t>
      </w:r>
      <w:r w:rsidRPr="00451F33" w:rsidR="004F4387">
        <w:rPr>
          <w:rFonts w:cs="Arial"/>
        </w:rPr>
        <w:t>waste collections</w:t>
      </w:r>
      <w:r w:rsidRPr="00451F33">
        <w:rPr>
          <w:rFonts w:cs="Arial"/>
        </w:rPr>
        <w:t xml:space="preserve">, and where requested, separate garden waste collections, and all households are able to recycle plastic, paper and card, </w:t>
      </w:r>
      <w:r w:rsidRPr="00451F33" w:rsidR="00FF3F60">
        <w:rPr>
          <w:rFonts w:cs="Arial"/>
        </w:rPr>
        <w:t>glass,</w:t>
      </w:r>
      <w:r w:rsidRPr="00451F33">
        <w:rPr>
          <w:rFonts w:cs="Arial"/>
        </w:rPr>
        <w:t xml:space="preserve"> and metal. We will increase the recycling of these waste streams (excluding garden waste) beyond the household sector, by requiring businesses and non-domestic premises to arrange for the separate collection of these waste streams as well. </w:t>
      </w:r>
    </w:p>
    <w:bookmarkEnd w:id="60"/>
    <w:p w:rsidRPr="00451F33" w:rsidR="0082748C" w:rsidP="0082748C" w:rsidRDefault="0082748C" w14:paraId="5C8BCF80" w14:textId="77777777">
      <w:pPr>
        <w:jc w:val="both"/>
        <w:rPr>
          <w:rFonts w:cs="Arial"/>
          <w:color w:val="FF0000"/>
        </w:rPr>
      </w:pPr>
    </w:p>
    <w:p w:rsidRPr="00451F33" w:rsidR="0082748C" w:rsidP="0082748C" w:rsidRDefault="0082748C" w14:paraId="7AA445C0" w14:textId="01172D33">
      <w:pPr>
        <w:jc w:val="both"/>
        <w:rPr>
          <w:rFonts w:cs="Arial"/>
        </w:rPr>
      </w:pPr>
      <w:r w:rsidRPr="00451F33">
        <w:rPr>
          <w:rFonts w:cs="Arial"/>
        </w:rPr>
        <w:t>These measures will divert greater volumes of recyclable waste from landfill and Energy from Waste (EFW) towards the secondary material market. This will help the recycling industry in the UK to develop suitable and innovative infrastructure which can play a key part in the development of a circular economy</w:t>
      </w:r>
      <w:r w:rsidR="001379FB">
        <w:rPr>
          <w:rFonts w:cs="Arial"/>
        </w:rPr>
        <w:t xml:space="preserve"> (i.e., this is further discussed in Annex A)</w:t>
      </w:r>
      <w:r w:rsidRPr="00451F33">
        <w:rPr>
          <w:rFonts w:cs="Arial"/>
        </w:rPr>
        <w:t>. By diverting greater volumes of recyclable waste, in particular biodegradable waste, away from landfill</w:t>
      </w:r>
      <w:r w:rsidR="003A0B6D">
        <w:rPr>
          <w:rFonts w:cs="Arial"/>
        </w:rPr>
        <w:t>,</w:t>
      </w:r>
      <w:r w:rsidRPr="00451F33">
        <w:rPr>
          <w:rFonts w:cs="Arial"/>
        </w:rPr>
        <w:t xml:space="preserve"> and plastic waste away</w:t>
      </w:r>
      <w:r w:rsidR="00277382">
        <w:rPr>
          <w:rFonts w:cs="Arial"/>
        </w:rPr>
        <w:t xml:space="preserve"> from</w:t>
      </w:r>
      <w:r w:rsidRPr="00451F33">
        <w:rPr>
          <w:rFonts w:cs="Arial"/>
        </w:rPr>
        <w:t xml:space="preserve"> incineration, and Energy from Waste (EfW) plants, we are also contributing to the government’s ambition to reach Net Zero emissions of greenhouse gases by 2050.</w:t>
      </w:r>
    </w:p>
    <w:p w:rsidRPr="00451F33" w:rsidR="0082748C" w:rsidP="0082748C" w:rsidRDefault="0082748C" w14:paraId="0B14D84E" w14:textId="77777777">
      <w:pPr>
        <w:jc w:val="both"/>
        <w:rPr>
          <w:rFonts w:cs="Arial"/>
        </w:rPr>
      </w:pPr>
    </w:p>
    <w:p w:rsidR="0082748C" w:rsidP="0082748C" w:rsidRDefault="0082748C" w14:paraId="39BADE0F" w14:textId="5FAD21C5">
      <w:pPr>
        <w:jc w:val="both"/>
        <w:rPr>
          <w:rFonts w:cs="Arial"/>
        </w:rPr>
      </w:pPr>
      <w:r w:rsidRPr="00451F33">
        <w:rPr>
          <w:rFonts w:cs="Arial"/>
        </w:rPr>
        <w:t>Furthermore, requiring separate food waste collections will ensure that food waste can be sent to anaerobic digestion sites where it generates biofuel and digestate, a nutrient-rich fertiliser, rather than landfill, where it releases methane and contributes to the generation of leachates.</w:t>
      </w:r>
    </w:p>
    <w:p w:rsidR="002C5D3A" w:rsidP="0082748C" w:rsidRDefault="002C5D3A" w14:paraId="56AA7986" w14:textId="77777777">
      <w:pPr>
        <w:jc w:val="both"/>
        <w:rPr>
          <w:rFonts w:cs="Arial"/>
        </w:rPr>
      </w:pPr>
    </w:p>
    <w:p w:rsidR="001C5215" w:rsidP="002C5D3A" w:rsidRDefault="001C5215" w14:paraId="6CDAD044" w14:textId="0FF57403">
      <w:pPr>
        <w:jc w:val="both"/>
        <w:rPr>
          <w:rFonts w:cs="Arial"/>
        </w:rPr>
      </w:pPr>
      <w:r>
        <w:rPr>
          <w:rFonts w:cs="Arial"/>
          <w:lang w:val="en-US"/>
        </w:rPr>
        <w:t xml:space="preserve">In </w:t>
      </w:r>
      <w:r w:rsidRPr="001C5215">
        <w:rPr>
          <w:rFonts w:cs="Arial"/>
          <w:lang w:val="en-US"/>
        </w:rPr>
        <w:t>accordance with the Environment Act 2021, the Secretary of State can provide an exemption to allow for the co-collection of recyclable materials if satisfied that their co-collection does not significantly impact the ability of these materials to be recycled or composted.</w:t>
      </w:r>
      <w:r w:rsidRPr="001C5215">
        <w:rPr>
          <w:rFonts w:cs="Arial"/>
        </w:rPr>
        <w:t> </w:t>
      </w:r>
      <w:r w:rsidRPr="00F95EB2" w:rsidR="004F6220">
        <w:rPr>
          <w:rFonts w:cs="Arial"/>
        </w:rPr>
        <w:t xml:space="preserve">Based on </w:t>
      </w:r>
      <w:r w:rsidR="004F6220">
        <w:rPr>
          <w:rFonts w:cs="Arial"/>
        </w:rPr>
        <w:t xml:space="preserve">stakeholder feedback </w:t>
      </w:r>
      <w:r w:rsidR="009B0C4D">
        <w:rPr>
          <w:rFonts w:cs="Arial"/>
        </w:rPr>
        <w:t>from the</w:t>
      </w:r>
      <w:r w:rsidR="00587742">
        <w:rPr>
          <w:rFonts w:cs="Arial"/>
        </w:rPr>
        <w:t xml:space="preserve"> </w:t>
      </w:r>
      <w:r w:rsidR="004F6220">
        <w:rPr>
          <w:rFonts w:cs="Arial"/>
        </w:rPr>
        <w:t xml:space="preserve">consultation and evidence regarding co-collection of all dry recyclables, </w:t>
      </w:r>
      <w:r w:rsidR="00F25E82">
        <w:rPr>
          <w:rFonts w:cs="Arial"/>
        </w:rPr>
        <w:t xml:space="preserve">the Secretary of State for Defra understands that </w:t>
      </w:r>
      <w:r w:rsidR="00C90EB0">
        <w:rPr>
          <w:rFonts w:cs="Arial"/>
        </w:rPr>
        <w:t>p</w:t>
      </w:r>
      <w:r w:rsidRPr="00F95EB2" w:rsidR="00F95EB2">
        <w:rPr>
          <w:rFonts w:cs="Arial"/>
        </w:rPr>
        <w:t>aper and card are particularly vulnerable to cross-contamination from food and liquid commonly found on other recycling, which could significantly reduce quality of collected material</w:t>
      </w:r>
      <w:r w:rsidR="00F25E82">
        <w:rPr>
          <w:rFonts w:cs="Arial"/>
        </w:rPr>
        <w:t xml:space="preserve">, while </w:t>
      </w:r>
      <w:r w:rsidRPr="00F95EB2" w:rsidR="00F95EB2">
        <w:rPr>
          <w:rFonts w:cs="Arial"/>
        </w:rPr>
        <w:t>co-collection of plastic, metal and glass presents a lower contamination and material quality risk.</w:t>
      </w:r>
    </w:p>
    <w:p w:rsidR="001C5215" w:rsidP="002C5D3A" w:rsidRDefault="001C5215" w14:paraId="2D28BD52" w14:textId="77777777">
      <w:pPr>
        <w:jc w:val="both"/>
        <w:rPr>
          <w:rFonts w:cs="Arial"/>
        </w:rPr>
      </w:pPr>
    </w:p>
    <w:p w:rsidRPr="00451F33" w:rsidR="0082748C" w:rsidP="0082748C" w:rsidRDefault="00F25E82" w14:paraId="41EF6CBF" w14:textId="51B7F43D">
      <w:pPr>
        <w:jc w:val="both"/>
        <w:rPr>
          <w:rFonts w:cs="Arial"/>
        </w:rPr>
      </w:pPr>
      <w:r>
        <w:rPr>
          <w:rFonts w:cs="Arial"/>
        </w:rPr>
        <w:t xml:space="preserve">Therefore, </w:t>
      </w:r>
      <w:proofErr w:type="gramStart"/>
      <w:r>
        <w:rPr>
          <w:rFonts w:cs="Arial"/>
        </w:rPr>
        <w:t>i</w:t>
      </w:r>
      <w:r w:rsidRPr="3E958B88" w:rsidR="002C5D3A">
        <w:rPr>
          <w:rFonts w:cs="Arial"/>
        </w:rPr>
        <w:t>n order to</w:t>
      </w:r>
      <w:proofErr w:type="gramEnd"/>
      <w:r w:rsidRPr="3E958B88" w:rsidR="002C5D3A">
        <w:rPr>
          <w:rFonts w:cs="Arial"/>
        </w:rPr>
        <w:t xml:space="preserve"> achieve high-quality recycling, </w:t>
      </w:r>
      <w:r w:rsidR="00E91FDB">
        <w:rPr>
          <w:rFonts w:cs="Arial"/>
        </w:rPr>
        <w:t xml:space="preserve">paper and card must </w:t>
      </w:r>
      <w:r w:rsidRPr="3E958B88" w:rsidR="002C5D3A">
        <w:rPr>
          <w:rFonts w:cs="Arial"/>
        </w:rPr>
        <w:t xml:space="preserve">be collected separately from </w:t>
      </w:r>
      <w:r w:rsidR="00E91FDB">
        <w:rPr>
          <w:rFonts w:cs="Arial"/>
        </w:rPr>
        <w:t xml:space="preserve">the other dry recyclable </w:t>
      </w:r>
      <w:r w:rsidR="002D75AB">
        <w:rPr>
          <w:rFonts w:cs="Arial"/>
        </w:rPr>
        <w:t>waste streams</w:t>
      </w:r>
      <w:r w:rsidRPr="3E958B88" w:rsidR="002C5D3A">
        <w:rPr>
          <w:rFonts w:cs="Arial"/>
        </w:rPr>
        <w:t xml:space="preserve">, except where this is not technically or economically practicable, or where there is no significant environmental benefit from separate collection. If a waste collection authority or waste collector relies on </w:t>
      </w:r>
      <w:r w:rsidR="002D75AB">
        <w:rPr>
          <w:rFonts w:cs="Arial"/>
        </w:rPr>
        <w:t>this exception</w:t>
      </w:r>
      <w:r w:rsidRPr="3E958B88" w:rsidR="002C5D3A">
        <w:rPr>
          <w:rFonts w:cs="Arial"/>
        </w:rPr>
        <w:t xml:space="preserve">, it will need to carry out a </w:t>
      </w:r>
      <w:r w:rsidR="002D75AB">
        <w:rPr>
          <w:rFonts w:cs="Arial"/>
        </w:rPr>
        <w:t>short</w:t>
      </w:r>
      <w:r w:rsidRPr="3E958B88" w:rsidR="002C5D3A">
        <w:rPr>
          <w:rFonts w:cs="Arial"/>
        </w:rPr>
        <w:t xml:space="preserve"> written assessment. </w:t>
      </w:r>
      <w:r w:rsidRPr="3E958B88" w:rsidR="002C5D3A">
        <w:rPr>
          <w:rFonts w:eastAsia="Arial" w:cs="Arial"/>
          <w:color w:val="000000" w:themeColor="text1"/>
        </w:rPr>
        <w:t xml:space="preserve">We intend to set out further information on ‘economically practicable,’ ‘technically practicable’ and ‘no significant environmental benefit’ in </w:t>
      </w:r>
      <w:r w:rsidR="00781CCA">
        <w:rPr>
          <w:rFonts w:eastAsia="Arial" w:cs="Arial"/>
          <w:color w:val="000000" w:themeColor="text1"/>
        </w:rPr>
        <w:t>non-</w:t>
      </w:r>
      <w:r w:rsidRPr="3E958B88" w:rsidR="002C5D3A">
        <w:rPr>
          <w:rFonts w:eastAsia="Arial" w:cs="Arial"/>
          <w:color w:val="000000" w:themeColor="text1"/>
        </w:rPr>
        <w:t>statutory guidance</w:t>
      </w:r>
      <w:r w:rsidRPr="28A66B42" w:rsidR="6BD82798">
        <w:rPr>
          <w:rFonts w:eastAsia="Arial" w:cs="Arial"/>
          <w:color w:val="000000" w:themeColor="text1"/>
        </w:rPr>
        <w:t>, due to be published in 2024</w:t>
      </w:r>
      <w:r w:rsidR="002C5D3A">
        <w:rPr>
          <w:rFonts w:eastAsia="Arial" w:cs="Arial"/>
          <w:color w:val="000000" w:themeColor="text1"/>
        </w:rPr>
        <w:t>.</w:t>
      </w:r>
      <w:r w:rsidRPr="3E958B88" w:rsidR="002C5D3A">
        <w:rPr>
          <w:rFonts w:cs="Arial"/>
        </w:rPr>
        <w:t xml:space="preserve"> Compliance will be assessed by the regulator in England, the Environment Agency.</w:t>
      </w:r>
    </w:p>
    <w:p w:rsidR="00D52F79" w:rsidP="0082748C" w:rsidRDefault="00D52F79" w14:paraId="2BCFF400" w14:textId="77777777">
      <w:pPr>
        <w:jc w:val="both"/>
        <w:rPr>
          <w:rFonts w:cs="Arial"/>
        </w:rPr>
      </w:pPr>
    </w:p>
    <w:p w:rsidRPr="00451F33" w:rsidR="0082748C" w:rsidP="0082748C" w:rsidRDefault="27D59660" w14:paraId="192BB095" w14:textId="753921BB">
      <w:pPr>
        <w:jc w:val="both"/>
        <w:rPr>
          <w:rFonts w:cs="Arial"/>
        </w:rPr>
      </w:pPr>
      <w:r w:rsidRPr="3B19BB8C">
        <w:rPr>
          <w:rFonts w:cs="Arial"/>
        </w:rPr>
        <w:t>Final</w:t>
      </w:r>
      <w:r>
        <w:rPr>
          <w:rFonts w:cs="Arial"/>
        </w:rPr>
        <w:t xml:space="preserve"> policy proposals</w:t>
      </w:r>
      <w:r w:rsidRPr="3B19BB8C">
        <w:rPr>
          <w:rFonts w:cs="Arial"/>
        </w:rPr>
        <w:t xml:space="preserve"> are summarised below and described in detail within the </w:t>
      </w:r>
      <w:hyperlink w:history="1" r:id="rId22">
        <w:r w:rsidR="00E057BD">
          <w:rPr>
            <w:rStyle w:val="Hyperlink"/>
            <w:rFonts w:cs="Arial"/>
          </w:rPr>
          <w:t>government response to the 2021 consultation on Consistency in household and business recycling in England</w:t>
        </w:r>
      </w:hyperlink>
      <w:r w:rsidRPr="3B19BB8C">
        <w:rPr>
          <w:rFonts w:cs="Arial"/>
        </w:rPr>
        <w:t xml:space="preserve">. The evidence that follows considers consultation feedback and evidence provided by </w:t>
      </w:r>
      <w:r>
        <w:rPr>
          <w:rFonts w:cs="Arial"/>
        </w:rPr>
        <w:t>WRAP, the Waste Infrastructure Delivery Programme and Local Partnerships. We also conducted stakeholder engagement exercises, including targeted engagement on potential delivery issues (e.g., long-term waste disposal contracts)</w:t>
      </w:r>
      <w:r w:rsidRPr="00451F33" w:rsidR="0082748C">
        <w:rPr>
          <w:rStyle w:val="FootnoteReference"/>
          <w:rFonts w:cs="Arial"/>
        </w:rPr>
        <w:footnoteReference w:id="84"/>
      </w:r>
      <w:r>
        <w:rPr>
          <w:rFonts w:cs="Arial"/>
        </w:rPr>
        <w:t>.</w:t>
      </w:r>
    </w:p>
    <w:p w:rsidR="0082748C" w:rsidP="0082748C" w:rsidRDefault="0082748C" w14:paraId="3C220BC3" w14:textId="77777777">
      <w:pPr>
        <w:pStyle w:val="Heading3"/>
        <w:rPr>
          <w:rFonts w:eastAsia="Calibri"/>
        </w:rPr>
      </w:pPr>
      <w:r w:rsidRPr="00451F33">
        <w:rPr>
          <w:rFonts w:eastAsia="Calibri"/>
        </w:rPr>
        <w:t xml:space="preserve">Dry recycling </w:t>
      </w:r>
    </w:p>
    <w:p w:rsidRPr="00D400A8" w:rsidR="0082748C" w:rsidP="0082748C" w:rsidRDefault="00351339" w14:paraId="5C39702C" w14:textId="7A903B9B">
      <w:pPr>
        <w:jc w:val="both"/>
        <w:rPr>
          <w:rFonts w:cs="Arial"/>
        </w:rPr>
      </w:pPr>
      <w:r w:rsidRPr="00101A16">
        <w:rPr>
          <w:rFonts w:cs="Arial"/>
        </w:rPr>
        <w:t>The dry recyclable waste streams (excluding plastic films) must be collected from households by 31 March 2026.</w:t>
      </w:r>
      <w:r>
        <w:rPr>
          <w:rFonts w:cs="Arial"/>
        </w:rPr>
        <w:t xml:space="preserve"> </w:t>
      </w:r>
      <w:r w:rsidR="0082748C">
        <w:rPr>
          <w:rFonts w:cs="Arial"/>
        </w:rPr>
        <w:t xml:space="preserve">The legislation date </w:t>
      </w:r>
      <w:r w:rsidR="0080128F">
        <w:rPr>
          <w:rFonts w:cs="Arial"/>
        </w:rPr>
        <w:t xml:space="preserve">for households </w:t>
      </w:r>
      <w:r w:rsidRPr="00D400A8" w:rsidR="0082748C">
        <w:rPr>
          <w:rFonts w:cs="Arial"/>
        </w:rPr>
        <w:t xml:space="preserve">aligns with the </w:t>
      </w:r>
      <w:r w:rsidR="0080128F">
        <w:rPr>
          <w:rFonts w:cs="Arial"/>
        </w:rPr>
        <w:t xml:space="preserve">end of the financial year in which </w:t>
      </w:r>
      <w:r w:rsidR="0082748C">
        <w:rPr>
          <w:rFonts w:cs="Arial"/>
        </w:rPr>
        <w:t>EPR</w:t>
      </w:r>
      <w:r w:rsidRPr="00D400A8" w:rsidR="0082748C">
        <w:rPr>
          <w:rFonts w:cs="Arial"/>
        </w:rPr>
        <w:t xml:space="preserve"> for packaging</w:t>
      </w:r>
      <w:r w:rsidR="0080128F">
        <w:rPr>
          <w:rFonts w:cs="Arial"/>
        </w:rPr>
        <w:t xml:space="preserve"> is due to commence</w:t>
      </w:r>
      <w:r w:rsidRPr="00D400A8" w:rsidR="0082748C">
        <w:rPr>
          <w:rFonts w:cs="Arial"/>
        </w:rPr>
        <w:t xml:space="preserve">. </w:t>
      </w:r>
      <w:proofErr w:type="gramStart"/>
      <w:r w:rsidRPr="00D400A8" w:rsidR="0082748C">
        <w:rPr>
          <w:rFonts w:cs="Arial"/>
        </w:rPr>
        <w:t>The majority of</w:t>
      </w:r>
      <w:proofErr w:type="gramEnd"/>
      <w:r w:rsidRPr="00D400A8" w:rsidR="0082748C">
        <w:rPr>
          <w:rFonts w:cs="Arial"/>
        </w:rPr>
        <w:t xml:space="preserve"> the materials listed are packaging, and as payments from producers will fund </w:t>
      </w:r>
      <w:r w:rsidR="00D97548">
        <w:rPr>
          <w:rFonts w:cs="Arial"/>
        </w:rPr>
        <w:t>local auth</w:t>
      </w:r>
      <w:r w:rsidRPr="00D400A8" w:rsidR="0082748C">
        <w:rPr>
          <w:rFonts w:cs="Arial"/>
        </w:rPr>
        <w:t xml:space="preserve">orities for the collection of the packaging materials, we want to ensure that </w:t>
      </w:r>
      <w:r w:rsidR="00D97548">
        <w:rPr>
          <w:rFonts w:cs="Arial"/>
        </w:rPr>
        <w:t>local auth</w:t>
      </w:r>
      <w:r w:rsidRPr="00D400A8" w:rsidR="0082748C">
        <w:rPr>
          <w:rFonts w:cs="Arial"/>
        </w:rPr>
        <w:t>orities will receive funding in time to transition to the new requirements.</w:t>
      </w:r>
      <w:r w:rsidR="00055DB7">
        <w:rPr>
          <w:rFonts w:cs="Arial"/>
        </w:rPr>
        <w:t xml:space="preserve"> As per the new burdens doctrine, we will be providing transitional funding to local authorities where applicable in advance of need.</w:t>
      </w:r>
    </w:p>
    <w:p w:rsidR="00EC1D91" w:rsidP="0082748C" w:rsidRDefault="00EC1D91" w14:paraId="53D03142" w14:textId="77777777">
      <w:pPr>
        <w:jc w:val="both"/>
        <w:rPr>
          <w:rFonts w:cs="Arial"/>
        </w:rPr>
      </w:pPr>
    </w:p>
    <w:p w:rsidR="00EC1D91" w:rsidP="00EC1D91" w:rsidRDefault="00EC1D91" w14:paraId="7C18F3DF" w14:textId="1921B5A2">
      <w:pPr>
        <w:jc w:val="both"/>
        <w:rPr>
          <w:rFonts w:cs="Arial"/>
        </w:rPr>
      </w:pPr>
      <w:r w:rsidRPr="00EC1D91">
        <w:rPr>
          <w:rFonts w:cs="Arial"/>
        </w:rPr>
        <w:t>Non-household municipal premises, except micro</w:t>
      </w:r>
      <w:r w:rsidR="004F1802">
        <w:rPr>
          <w:rFonts w:cs="Arial"/>
        </w:rPr>
        <w:t xml:space="preserve"> </w:t>
      </w:r>
      <w:r w:rsidRPr="00EC1D91">
        <w:rPr>
          <w:rFonts w:cs="Arial"/>
        </w:rPr>
        <w:t>firms (businesses with fewer than 10 full-time equivalent – FTE – employees), will be required to arrange for the collection of the dry recyclable waste streams (excluding plastic films) by 31 March 2025.</w:t>
      </w:r>
    </w:p>
    <w:p w:rsidRPr="00EC1D91" w:rsidR="00EC1D91" w:rsidP="00EC1D91" w:rsidRDefault="00EC1D91" w14:paraId="2CE052C6" w14:textId="77777777">
      <w:pPr>
        <w:jc w:val="both"/>
        <w:rPr>
          <w:rFonts w:cs="Arial"/>
        </w:rPr>
      </w:pPr>
    </w:p>
    <w:p w:rsidRPr="00D400A8" w:rsidR="00EC1D91" w:rsidP="00EC1D91" w:rsidRDefault="00EC1D91" w14:paraId="271C19DD" w14:textId="5807E6EB">
      <w:pPr>
        <w:jc w:val="both"/>
        <w:rPr>
          <w:rFonts w:cs="Arial"/>
        </w:rPr>
      </w:pPr>
      <w:r w:rsidRPr="00EC1D91">
        <w:rPr>
          <w:rFonts w:cs="Arial"/>
        </w:rPr>
        <w:t>This earlier date for non-household municipal premises reflects the greater flexibility in commercial collection contracts, as well as the fact that commercial collections are not dependent on the delivery of EPR for packaging funding.</w:t>
      </w:r>
    </w:p>
    <w:p w:rsidRPr="00451F33" w:rsidR="0082748C" w:rsidP="0082748C" w:rsidRDefault="0082748C" w14:paraId="22912AF7" w14:textId="77777777">
      <w:pPr>
        <w:jc w:val="both"/>
        <w:rPr>
          <w:rFonts w:cs="Arial"/>
        </w:rPr>
      </w:pPr>
    </w:p>
    <w:p w:rsidRPr="00E61BE3" w:rsidR="0082748C" w:rsidP="0082748C" w:rsidRDefault="0082748C" w14:paraId="2AA45840" w14:textId="48EB9F8E">
      <w:pPr>
        <w:jc w:val="both"/>
        <w:rPr>
          <w:rFonts w:cs="Arial"/>
        </w:rPr>
      </w:pPr>
      <w:r w:rsidRPr="00451F33">
        <w:rPr>
          <w:rFonts w:cs="Arial"/>
        </w:rPr>
        <w:t>With regards to plastic films, all local authorities and waste collectors will be required to collect these materials as part of the plastic recyclable waste stream from households, non-domestic premises, and businesses, including micro firms</w:t>
      </w:r>
      <w:r w:rsidR="009D558E">
        <w:rPr>
          <w:rFonts w:cs="Arial"/>
        </w:rPr>
        <w:t>,</w:t>
      </w:r>
      <w:r w:rsidRPr="00451F33">
        <w:rPr>
          <w:rFonts w:cs="Arial"/>
        </w:rPr>
        <w:t xml:space="preserve"> by 31</w:t>
      </w:r>
      <w:r w:rsidRPr="00451F33">
        <w:rPr>
          <w:rFonts w:cs="Arial"/>
          <w:vertAlign w:val="superscript"/>
        </w:rPr>
        <w:t>st</w:t>
      </w:r>
      <w:r w:rsidRPr="00451F33">
        <w:rPr>
          <w:rFonts w:cs="Arial"/>
        </w:rPr>
        <w:t xml:space="preserve"> March 2027.</w:t>
      </w:r>
    </w:p>
    <w:p w:rsidRPr="00451F33" w:rsidR="0082748C" w:rsidP="0082748C" w:rsidRDefault="0082748C" w14:paraId="08BC5935" w14:textId="77777777">
      <w:pPr>
        <w:pStyle w:val="Heading3"/>
        <w:rPr>
          <w:rFonts w:eastAsia="Calibri"/>
        </w:rPr>
      </w:pPr>
      <w:r w:rsidRPr="00451F33">
        <w:rPr>
          <w:rFonts w:eastAsia="Calibri"/>
        </w:rPr>
        <w:t>Food waste</w:t>
      </w:r>
    </w:p>
    <w:p w:rsidRPr="00451F33" w:rsidR="0082748C" w:rsidP="0082748C" w:rsidRDefault="27D59660" w14:paraId="3CB6F576" w14:textId="27CD10E0">
      <w:pPr>
        <w:jc w:val="both"/>
        <w:rPr>
          <w:rFonts w:cs="Arial"/>
        </w:rPr>
      </w:pPr>
      <w:r w:rsidRPr="7C995945">
        <w:rPr>
          <w:rFonts w:cs="Arial"/>
        </w:rPr>
        <w:t>Waste collection authorities will be required to collect food waste on a weekly basis from all households by</w:t>
      </w:r>
      <w:r w:rsidRPr="7C995945" w:rsidR="022A6CF8">
        <w:rPr>
          <w:rFonts w:cs="Arial"/>
        </w:rPr>
        <w:t xml:space="preserve"> </w:t>
      </w:r>
      <w:r w:rsidRPr="7C995945" w:rsidR="3E16ECD9">
        <w:rPr>
          <w:rFonts w:cs="Arial"/>
        </w:rPr>
        <w:t>end</w:t>
      </w:r>
      <w:r w:rsidRPr="7C995945" w:rsidR="022A6CF8">
        <w:rPr>
          <w:rFonts w:cs="Arial"/>
        </w:rPr>
        <w:t xml:space="preserve"> of</w:t>
      </w:r>
      <w:r w:rsidRPr="7C995945">
        <w:rPr>
          <w:rFonts w:cs="Arial"/>
        </w:rPr>
        <w:t xml:space="preserve"> March 202</w:t>
      </w:r>
      <w:r w:rsidRPr="7C995945" w:rsidR="69FD5647">
        <w:rPr>
          <w:rFonts w:cs="Arial"/>
        </w:rPr>
        <w:t>6</w:t>
      </w:r>
      <w:r w:rsidR="004371F1">
        <w:rPr>
          <w:rFonts w:cs="Arial"/>
        </w:rPr>
        <w:t>,</w:t>
      </w:r>
      <w:r w:rsidRPr="7C995945">
        <w:rPr>
          <w:rFonts w:cs="Arial"/>
        </w:rPr>
        <w:t xml:space="preserve"> except where specific transitional arrangements may be required</w:t>
      </w:r>
      <w:r w:rsidR="007F7ABC">
        <w:rPr>
          <w:rStyle w:val="FootnoteReference"/>
        </w:rPr>
        <w:footnoteReference w:id="85"/>
      </w:r>
      <w:r w:rsidRPr="7C995945">
        <w:rPr>
          <w:rFonts w:cs="Arial"/>
        </w:rPr>
        <w:t xml:space="preserve">. </w:t>
      </w:r>
    </w:p>
    <w:p w:rsidRPr="00451F33" w:rsidR="0082748C" w:rsidP="0082748C" w:rsidRDefault="0082748C" w14:paraId="51F373FA" w14:textId="77777777">
      <w:pPr>
        <w:jc w:val="both"/>
        <w:rPr>
          <w:rFonts w:cs="Arial"/>
        </w:rPr>
      </w:pPr>
    </w:p>
    <w:p w:rsidRPr="00F83F1A" w:rsidR="0082748C" w:rsidP="0082748C" w:rsidRDefault="0082748C" w14:paraId="03B51BEF" w14:textId="1E733D79">
      <w:pPr>
        <w:jc w:val="both"/>
        <w:rPr>
          <w:rFonts w:eastAsia="Calibri" w:cs="Arial"/>
        </w:rPr>
      </w:pPr>
      <w:r w:rsidRPr="00451F33">
        <w:rPr>
          <w:rFonts w:cs="Arial"/>
        </w:rPr>
        <w:t xml:space="preserve">We will require non-household municipal premises, except </w:t>
      </w:r>
      <w:r w:rsidR="00FF1D17">
        <w:rPr>
          <w:rFonts w:cs="Arial"/>
        </w:rPr>
        <w:t>micro firm</w:t>
      </w:r>
      <w:r w:rsidRPr="00451F33">
        <w:rPr>
          <w:rFonts w:cs="Arial"/>
        </w:rPr>
        <w:t>s, to comply with the requirement to arrange for the separate collection of food waste and to present the waste in accordance with the arrangements by 31</w:t>
      </w:r>
      <w:r w:rsidRPr="00451F33">
        <w:rPr>
          <w:rFonts w:cs="Arial"/>
          <w:vertAlign w:val="superscript"/>
        </w:rPr>
        <w:t>st</w:t>
      </w:r>
      <w:r w:rsidRPr="00451F33">
        <w:rPr>
          <w:rFonts w:cs="Arial"/>
        </w:rPr>
        <w:t xml:space="preserve"> March 2025</w:t>
      </w:r>
      <w:r w:rsidR="00DD61D5">
        <w:rPr>
          <w:rFonts w:cs="Arial"/>
        </w:rPr>
        <w:t>.</w:t>
      </w:r>
    </w:p>
    <w:p w:rsidRPr="00451F33" w:rsidR="0082748C" w:rsidP="0082748C" w:rsidRDefault="0082748C" w14:paraId="55FD58B2" w14:textId="77777777">
      <w:pPr>
        <w:pStyle w:val="Heading3"/>
        <w:rPr>
          <w:rFonts w:eastAsia="Calibri"/>
        </w:rPr>
      </w:pPr>
      <w:r w:rsidRPr="00451F33">
        <w:rPr>
          <w:rFonts w:eastAsia="Calibri"/>
        </w:rPr>
        <w:t>Garden waste</w:t>
      </w:r>
    </w:p>
    <w:p w:rsidRPr="00451F33" w:rsidR="0082748C" w:rsidP="0082748C" w:rsidRDefault="0082748C" w14:paraId="73407955" w14:textId="26A1D32D">
      <w:pPr>
        <w:jc w:val="both"/>
        <w:rPr>
          <w:rFonts w:cs="Arial"/>
        </w:rPr>
      </w:pPr>
      <w:r w:rsidRPr="00451F33">
        <w:rPr>
          <w:rFonts w:eastAsia="Calibri" w:cs="Arial"/>
        </w:rPr>
        <w:t xml:space="preserve">There was mixed support for our proposals to introduce a free minimum collection service for garden waste. </w:t>
      </w:r>
      <w:r>
        <w:rPr>
          <w:rFonts w:eastAsia="Calibri" w:cs="Arial"/>
        </w:rPr>
        <w:t xml:space="preserve">The updated </w:t>
      </w:r>
      <w:r w:rsidRPr="00451F33">
        <w:rPr>
          <w:rFonts w:eastAsia="Calibri" w:cs="Arial"/>
        </w:rPr>
        <w:t xml:space="preserve">modelling </w:t>
      </w:r>
      <w:r>
        <w:rPr>
          <w:rFonts w:eastAsia="Calibri" w:cs="Arial"/>
        </w:rPr>
        <w:t>(presented in this impact assessment via option</w:t>
      </w:r>
      <w:r w:rsidR="00270C1B">
        <w:rPr>
          <w:rFonts w:eastAsia="Calibri" w:cs="Arial"/>
        </w:rPr>
        <w:t>s</w:t>
      </w:r>
      <w:r>
        <w:rPr>
          <w:rFonts w:eastAsia="Calibri" w:cs="Arial"/>
        </w:rPr>
        <w:t xml:space="preserve"> appraisal) </w:t>
      </w:r>
      <w:r w:rsidRPr="00451F33">
        <w:rPr>
          <w:rFonts w:eastAsia="Calibri" w:cs="Arial"/>
        </w:rPr>
        <w:t>show</w:t>
      </w:r>
      <w:r>
        <w:rPr>
          <w:rFonts w:eastAsia="Calibri" w:cs="Arial"/>
        </w:rPr>
        <w:t>s</w:t>
      </w:r>
      <w:r w:rsidRPr="00451F33">
        <w:rPr>
          <w:rFonts w:eastAsia="Calibri" w:cs="Arial"/>
        </w:rPr>
        <w:t xml:space="preserve"> that the cost for this proposal </w:t>
      </w:r>
      <w:r>
        <w:rPr>
          <w:rFonts w:eastAsia="Calibri" w:cs="Arial"/>
        </w:rPr>
        <w:t>is</w:t>
      </w:r>
      <w:r w:rsidRPr="00451F33">
        <w:rPr>
          <w:rFonts w:eastAsia="Calibri" w:cs="Arial"/>
        </w:rPr>
        <w:t xml:space="preserve"> disproportionate when weighted against carbon benefits of the policy. </w:t>
      </w:r>
      <w:r w:rsidRPr="00451F33">
        <w:rPr>
          <w:rFonts w:cs="Arial"/>
        </w:rPr>
        <w:t xml:space="preserve">Therefore, we will no longer be proceeding with the proposal to require local authorities to introduce a free minimal garden waste collection service at this time. </w:t>
      </w:r>
    </w:p>
    <w:p w:rsidRPr="00451F33" w:rsidR="0082748C" w:rsidP="0082748C" w:rsidRDefault="0082748C" w14:paraId="0B7B9576" w14:textId="77777777">
      <w:pPr>
        <w:jc w:val="both"/>
        <w:rPr>
          <w:rFonts w:eastAsia="Calibri" w:cs="Arial"/>
        </w:rPr>
      </w:pPr>
    </w:p>
    <w:p w:rsidR="0082748C" w:rsidP="0082748C" w:rsidRDefault="27D59660" w14:paraId="1F2192C8" w14:textId="7888BDE9">
      <w:pPr>
        <w:jc w:val="both"/>
        <w:rPr>
          <w:rFonts w:eastAsia="Calibri" w:cs="Arial"/>
        </w:rPr>
      </w:pPr>
      <w:r w:rsidRPr="7C995945">
        <w:rPr>
          <w:rFonts w:eastAsia="Calibri" w:cs="Arial"/>
        </w:rPr>
        <w:t xml:space="preserve">All local authorities will be required to arrange for the separate collection of garden waste for recycling and composting where it is requested by households by </w:t>
      </w:r>
      <w:r w:rsidRPr="7C995945" w:rsidR="3E16ECD9">
        <w:rPr>
          <w:rFonts w:eastAsia="Calibri" w:cs="Arial"/>
        </w:rPr>
        <w:t>end</w:t>
      </w:r>
      <w:r w:rsidRPr="7C995945" w:rsidR="022A6CF8">
        <w:rPr>
          <w:rFonts w:eastAsia="Calibri" w:cs="Arial"/>
        </w:rPr>
        <w:t xml:space="preserve"> of </w:t>
      </w:r>
      <w:r w:rsidRPr="7C995945">
        <w:rPr>
          <w:rFonts w:eastAsia="Calibri" w:cs="Arial"/>
        </w:rPr>
        <w:t>March 202</w:t>
      </w:r>
      <w:r w:rsidRPr="7C995945" w:rsidR="0D6D949F">
        <w:rPr>
          <w:rFonts w:eastAsia="Calibri" w:cs="Arial"/>
        </w:rPr>
        <w:t>6</w:t>
      </w:r>
      <w:r w:rsidRPr="7C995945" w:rsidR="7222C1C5">
        <w:rPr>
          <w:rFonts w:eastAsia="Calibri" w:cs="Arial"/>
        </w:rPr>
        <w:t>,</w:t>
      </w:r>
      <w:r w:rsidRPr="7C995945">
        <w:rPr>
          <w:rFonts w:eastAsia="Calibri" w:cs="Arial"/>
        </w:rPr>
        <w:t xml:space="preserve"> but they can continue to charge for this service.</w:t>
      </w:r>
    </w:p>
    <w:p w:rsidR="0082748C" w:rsidP="0082748C" w:rsidRDefault="0082748C" w14:paraId="6608BDFF" w14:textId="77777777">
      <w:pPr>
        <w:jc w:val="both"/>
        <w:rPr>
          <w:rFonts w:eastAsia="Calibri" w:cs="Arial"/>
        </w:rPr>
      </w:pPr>
    </w:p>
    <w:p w:rsidRPr="00451F33" w:rsidR="0082748C" w:rsidP="0082748C" w:rsidRDefault="0082748C" w14:paraId="786DDA71" w14:textId="77777777">
      <w:pPr>
        <w:jc w:val="both"/>
        <w:rPr>
          <w:rFonts w:eastAsia="Calibri" w:cs="Arial"/>
        </w:rPr>
      </w:pPr>
      <w:r>
        <w:rPr>
          <w:rFonts w:eastAsia="Calibri" w:cs="Arial"/>
        </w:rPr>
        <w:t xml:space="preserve">Given that a free service of garden waste was our preferred option in the second consultation impact assessment, we decided to present this option for transparency reasons. </w:t>
      </w:r>
    </w:p>
    <w:p w:rsidRPr="00451F33" w:rsidR="0082748C" w:rsidP="0082748C" w:rsidRDefault="0082748C" w14:paraId="29621617" w14:textId="77777777">
      <w:pPr>
        <w:pStyle w:val="Heading3"/>
        <w:rPr>
          <w:rFonts w:eastAsia="Calibri"/>
        </w:rPr>
      </w:pPr>
      <w:r w:rsidRPr="00451F33">
        <w:rPr>
          <w:rFonts w:eastAsia="Calibri"/>
        </w:rPr>
        <w:t>Micro firms</w:t>
      </w:r>
    </w:p>
    <w:p w:rsidRPr="00451F33" w:rsidR="0082748C" w:rsidP="0082748C" w:rsidRDefault="0082748C" w14:paraId="32F63FB5" w14:textId="3C8D8FA5">
      <w:pPr>
        <w:jc w:val="both"/>
        <w:rPr>
          <w:rFonts w:eastAsia="Calibri" w:cs="Arial"/>
        </w:rPr>
      </w:pPr>
      <w:r w:rsidRPr="00451F33">
        <w:rPr>
          <w:rFonts w:eastAsia="Calibri" w:cs="Arial"/>
        </w:rPr>
        <w:t xml:space="preserve">In acknowledgement of the challenges </w:t>
      </w:r>
      <w:r w:rsidR="00FF1D17">
        <w:rPr>
          <w:rFonts w:eastAsia="Calibri" w:cs="Arial"/>
        </w:rPr>
        <w:t>micro firm</w:t>
      </w:r>
      <w:r w:rsidRPr="00451F33">
        <w:rPr>
          <w:rFonts w:eastAsia="Calibri" w:cs="Arial"/>
        </w:rPr>
        <w:t xml:space="preserve">s face to adjust to new requirements, </w:t>
      </w:r>
      <w:r w:rsidR="00FF1D17">
        <w:rPr>
          <w:rFonts w:eastAsia="Calibri" w:cs="Arial"/>
        </w:rPr>
        <w:t>micro firm</w:t>
      </w:r>
      <w:r w:rsidRPr="00451F33">
        <w:rPr>
          <w:rFonts w:eastAsia="Calibri" w:cs="Arial"/>
        </w:rPr>
        <w:t>s will be given an additional two years from the date by which all other non-household municipal premises must comply with the requirements</w:t>
      </w:r>
      <w:r w:rsidR="00B91FDC">
        <w:rPr>
          <w:rFonts w:eastAsia="Calibri" w:cs="Arial"/>
        </w:rPr>
        <w:t xml:space="preserve"> (</w:t>
      </w:r>
      <w:proofErr w:type="gramStart"/>
      <w:r w:rsidR="0080128F">
        <w:rPr>
          <w:rFonts w:eastAsia="Calibri" w:cs="Arial"/>
        </w:rPr>
        <w:t>with the exception of</w:t>
      </w:r>
      <w:proofErr w:type="gramEnd"/>
      <w:r w:rsidR="0080128F">
        <w:rPr>
          <w:rFonts w:eastAsia="Calibri" w:cs="Arial"/>
        </w:rPr>
        <w:t xml:space="preserve"> film collections where the date aligns</w:t>
      </w:r>
      <w:r w:rsidR="00B91FDC">
        <w:rPr>
          <w:rFonts w:eastAsia="Calibri" w:cs="Arial"/>
        </w:rPr>
        <w:t>)</w:t>
      </w:r>
      <w:r w:rsidRPr="00451F33">
        <w:rPr>
          <w:rFonts w:eastAsia="Calibri" w:cs="Arial"/>
        </w:rPr>
        <w:t xml:space="preserve">. This means that </w:t>
      </w:r>
      <w:r w:rsidR="00FF1D17">
        <w:rPr>
          <w:rFonts w:eastAsia="Calibri" w:cs="Arial"/>
        </w:rPr>
        <w:t>micro firm</w:t>
      </w:r>
      <w:r w:rsidRPr="00451F33">
        <w:rPr>
          <w:rFonts w:eastAsia="Calibri" w:cs="Arial"/>
        </w:rPr>
        <w:t>s must arrange for the collection of all waste streams by 31</w:t>
      </w:r>
      <w:r w:rsidRPr="00451F33">
        <w:rPr>
          <w:rFonts w:eastAsia="Calibri" w:cs="Arial"/>
          <w:vertAlign w:val="superscript"/>
        </w:rPr>
        <w:t>st</w:t>
      </w:r>
      <w:r w:rsidRPr="00451F33">
        <w:rPr>
          <w:rFonts w:eastAsia="Calibri" w:cs="Arial"/>
        </w:rPr>
        <w:t xml:space="preserve"> March 2027.</w:t>
      </w:r>
    </w:p>
    <w:p w:rsidRPr="00451F33" w:rsidR="0082748C" w:rsidP="0082748C" w:rsidRDefault="0082748C" w14:paraId="2BF6C3F1" w14:textId="77777777">
      <w:pPr>
        <w:pStyle w:val="Heading3"/>
        <w:rPr>
          <w:rFonts w:eastAsia="Calibri"/>
        </w:rPr>
      </w:pPr>
      <w:r w:rsidRPr="00451F33">
        <w:rPr>
          <w:rFonts w:eastAsia="Calibri"/>
        </w:rPr>
        <w:t>Statutory and non-statutory guidance</w:t>
      </w:r>
    </w:p>
    <w:p w:rsidRPr="00451F33" w:rsidR="0082748C" w:rsidP="0082748C" w:rsidRDefault="0082748C" w14:paraId="34C7CF71" w14:textId="4B35EE80">
      <w:pPr>
        <w:jc w:val="both"/>
        <w:rPr>
          <w:rFonts w:cs="Arial"/>
        </w:rPr>
      </w:pPr>
      <w:r w:rsidRPr="00451F33">
        <w:rPr>
          <w:rFonts w:cs="Arial"/>
        </w:rPr>
        <w:t xml:space="preserve">We will issue statutory guidance to </w:t>
      </w:r>
      <w:r w:rsidR="0080128F">
        <w:rPr>
          <w:rFonts w:cs="Arial"/>
        </w:rPr>
        <w:t xml:space="preserve">provide further information to support </w:t>
      </w:r>
      <w:r w:rsidRPr="00451F33">
        <w:rPr>
          <w:rFonts w:cs="Arial"/>
        </w:rPr>
        <w:t xml:space="preserve">the design and delivery of these new collections </w:t>
      </w:r>
      <w:proofErr w:type="gramStart"/>
      <w:r w:rsidRPr="00451F33">
        <w:rPr>
          <w:rFonts w:cs="Arial"/>
        </w:rPr>
        <w:t>in order to</w:t>
      </w:r>
      <w:proofErr w:type="gramEnd"/>
      <w:r w:rsidRPr="00451F33">
        <w:rPr>
          <w:rFonts w:cs="Arial"/>
        </w:rPr>
        <w:t xml:space="preserve"> achieve high levels of performance. </w:t>
      </w:r>
    </w:p>
    <w:p w:rsidRPr="00451F33" w:rsidR="0082748C" w:rsidP="0082748C" w:rsidRDefault="0082748C" w14:paraId="706DE230" w14:textId="77777777">
      <w:pPr>
        <w:jc w:val="both"/>
        <w:rPr>
          <w:rFonts w:cs="Arial"/>
        </w:rPr>
      </w:pPr>
    </w:p>
    <w:p w:rsidRPr="00451F33" w:rsidR="0082748C" w:rsidP="0082748C" w:rsidRDefault="0082748C" w14:paraId="428B37DC" w14:textId="460A1EBA">
      <w:pPr>
        <w:jc w:val="both"/>
        <w:rPr>
          <w:rFonts w:cs="Arial"/>
        </w:rPr>
      </w:pPr>
      <w:r w:rsidRPr="00451F33">
        <w:rPr>
          <w:rFonts w:cs="Arial"/>
        </w:rPr>
        <w:t xml:space="preserve">Finally, this policy </w:t>
      </w:r>
      <w:r w:rsidR="007308FB">
        <w:rPr>
          <w:rFonts w:cs="Arial"/>
        </w:rPr>
        <w:t>aligns</w:t>
      </w:r>
      <w:r w:rsidRPr="00451F33" w:rsidR="007308FB">
        <w:rPr>
          <w:rFonts w:cs="Arial"/>
        </w:rPr>
        <w:t xml:space="preserve"> </w:t>
      </w:r>
      <w:r w:rsidRPr="00451F33">
        <w:rPr>
          <w:rFonts w:cs="Arial"/>
        </w:rPr>
        <w:t>with reforms to packaging EPR and the introduction of a DRS for drinks containers:</w:t>
      </w:r>
    </w:p>
    <w:p w:rsidRPr="00451F33" w:rsidR="0082748C" w:rsidP="00554C21" w:rsidRDefault="0082748C" w14:paraId="71EAC677" w14:textId="7B923B35">
      <w:pPr>
        <w:pStyle w:val="ListParagraph"/>
        <w:numPr>
          <w:ilvl w:val="0"/>
          <w:numId w:val="12"/>
        </w:numPr>
        <w:spacing w:before="240" w:line="276" w:lineRule="auto"/>
        <w:contextualSpacing w:val="0"/>
        <w:jc w:val="both"/>
        <w:textAlignment w:val="baseline"/>
        <w:rPr>
          <w:rFonts w:cs="Arial"/>
        </w:rPr>
      </w:pPr>
      <w:r w:rsidRPr="00451F33">
        <w:rPr>
          <w:rFonts w:cs="Arial"/>
        </w:rPr>
        <w:t>Reforms to the UK-wide packaging producer responsibility system will see producers bearing greater costs for collection and disposal of packaging placed on the market than at present. This additional financial obligation will be used to support local authorities to reduce</w:t>
      </w:r>
      <w:r w:rsidR="00BC38A0">
        <w:rPr>
          <w:rFonts w:cs="Arial"/>
        </w:rPr>
        <w:t xml:space="preserve"> their</w:t>
      </w:r>
      <w:r w:rsidRPr="00451F33">
        <w:rPr>
          <w:rFonts w:cs="Arial"/>
        </w:rPr>
        <w:t xml:space="preserve"> costs of collecting packaging. In turn, the increased quantity and quality of recycling collected will help producers to meet packaging obligations to demonstrate that packaging placed on the market is properly recycled. </w:t>
      </w:r>
    </w:p>
    <w:p w:rsidRPr="00451F33" w:rsidR="0082748C" w:rsidP="00554C21" w:rsidRDefault="0082748C" w14:paraId="56CCB160" w14:textId="775EF2EA">
      <w:pPr>
        <w:pStyle w:val="ListParagraph"/>
        <w:numPr>
          <w:ilvl w:val="0"/>
          <w:numId w:val="12"/>
        </w:numPr>
        <w:autoSpaceDE w:val="0"/>
        <w:autoSpaceDN w:val="0"/>
        <w:adjustRightInd w:val="0"/>
        <w:spacing w:line="276" w:lineRule="auto"/>
        <w:jc w:val="both"/>
        <w:rPr>
          <w:rFonts w:cs="Calibri"/>
        </w:rPr>
      </w:pPr>
      <w:r w:rsidRPr="00451F33">
        <w:rPr>
          <w:rFonts w:cs="Arial"/>
        </w:rPr>
        <w:t xml:space="preserve">In addition to placing the cost of managing packaging waste on producers, proposals for </w:t>
      </w:r>
      <w:proofErr w:type="spellStart"/>
      <w:r w:rsidR="007B5448">
        <w:rPr>
          <w:rFonts w:cs="Arial"/>
        </w:rPr>
        <w:t>p</w:t>
      </w:r>
      <w:r w:rsidRPr="00451F33">
        <w:rPr>
          <w:rFonts w:cs="Arial"/>
        </w:rPr>
        <w:t>EPR</w:t>
      </w:r>
      <w:proofErr w:type="spellEnd"/>
      <w:r w:rsidRPr="00451F33">
        <w:rPr>
          <w:rFonts w:cs="Arial"/>
        </w:rPr>
        <w:t xml:space="preserve"> include </w:t>
      </w:r>
      <w:r w:rsidRPr="79F6A8E5" w:rsidR="2261D54B">
        <w:rPr>
          <w:rFonts w:cs="Arial"/>
        </w:rPr>
        <w:t xml:space="preserve">a </w:t>
      </w:r>
      <w:r w:rsidR="003B402C">
        <w:rPr>
          <w:rFonts w:cs="Arial"/>
        </w:rPr>
        <w:t>mandatory recyclability</w:t>
      </w:r>
      <w:r w:rsidRPr="00451F33">
        <w:rPr>
          <w:rFonts w:cs="Arial"/>
        </w:rPr>
        <w:t xml:space="preserve"> labelling scheme for </w:t>
      </w:r>
      <w:r w:rsidRPr="00451F33" w:rsidR="00E441B6">
        <w:rPr>
          <w:rFonts w:cs="Arial"/>
        </w:rPr>
        <w:t>packaging.</w:t>
      </w:r>
      <w:r w:rsidRPr="03435B5B">
        <w:rPr>
          <w:rFonts w:cs="Arial"/>
        </w:rPr>
        <w:t xml:space="preserve"> Clear and consistent </w:t>
      </w:r>
      <w:r w:rsidRPr="03435B5B">
        <w:rPr>
          <w:rFonts w:cs="Arial"/>
        </w:rPr>
        <w:t>labelling will make it easier for consumers to know what packaging items can be recycled and to dispose of their packaging waste correctly. This in turn will mean more packaging waste is recycled and will reduce contamination in recyclable waste streams.</w:t>
      </w:r>
    </w:p>
    <w:p w:rsidR="0082748C" w:rsidP="00554C21" w:rsidRDefault="27D59660" w14:paraId="05BD8A51" w14:textId="3568ED95">
      <w:pPr>
        <w:pStyle w:val="ListParagraph"/>
        <w:numPr>
          <w:ilvl w:val="0"/>
          <w:numId w:val="12"/>
        </w:numPr>
        <w:autoSpaceDE w:val="0"/>
        <w:autoSpaceDN w:val="0"/>
        <w:adjustRightInd w:val="0"/>
        <w:spacing w:line="276" w:lineRule="auto"/>
        <w:jc w:val="both"/>
        <w:rPr>
          <w:rFonts w:cs="Arial"/>
        </w:rPr>
      </w:pPr>
      <w:r w:rsidRPr="00451F33">
        <w:rPr>
          <w:rFonts w:cs="Arial"/>
        </w:rPr>
        <w:t xml:space="preserve">The proposed materials to be included in scope of a DRS in England and Northern Ireland </w:t>
      </w:r>
      <w:r w:rsidRPr="00451F33" w:rsidR="2103847F">
        <w:rPr>
          <w:rFonts w:cs="Arial"/>
        </w:rPr>
        <w:t>are</w:t>
      </w:r>
      <w:r w:rsidRPr="00451F33">
        <w:rPr>
          <w:rFonts w:cs="Arial"/>
        </w:rPr>
        <w:t xml:space="preserve"> PET bottles</w:t>
      </w:r>
      <w:r w:rsidR="0082748C">
        <w:rPr>
          <w:rStyle w:val="FootnoteReference"/>
          <w:rFonts w:cs="Arial"/>
        </w:rPr>
        <w:footnoteReference w:id="86"/>
      </w:r>
      <w:r w:rsidRPr="00451F33">
        <w:rPr>
          <w:rFonts w:cs="Arial"/>
        </w:rPr>
        <w:t>, steel and aluminium cans. This is based on a preferred option, i.e.</w:t>
      </w:r>
      <w:r w:rsidR="2103847F">
        <w:rPr>
          <w:rFonts w:cs="Arial"/>
        </w:rPr>
        <w:t>,</w:t>
      </w:r>
      <w:r w:rsidRPr="00451F33">
        <w:rPr>
          <w:rFonts w:cs="Arial"/>
        </w:rPr>
        <w:t xml:space="preserve"> ‘All-in no glass’ DRS</w:t>
      </w:r>
      <w:r w:rsidR="00D06427">
        <w:rPr>
          <w:rFonts w:cs="Arial"/>
        </w:rPr>
        <w:t xml:space="preserve"> and </w:t>
      </w:r>
      <w:r w:rsidR="00CB27C4">
        <w:rPr>
          <w:rFonts w:cs="Arial"/>
        </w:rPr>
        <w:t xml:space="preserve">is factored into the baseline scenario </w:t>
      </w:r>
      <w:r w:rsidR="00E64DFB">
        <w:rPr>
          <w:rFonts w:cs="Arial"/>
        </w:rPr>
        <w:t>for Simpler Recycling</w:t>
      </w:r>
      <w:r w:rsidRPr="00451F33">
        <w:rPr>
          <w:rFonts w:cs="Arial"/>
        </w:rPr>
        <w:t>.</w:t>
      </w:r>
    </w:p>
    <w:p w:rsidR="001D2582" w:rsidP="001D2582" w:rsidRDefault="001D2582" w14:paraId="45AB0814" w14:textId="77777777">
      <w:pPr>
        <w:autoSpaceDE w:val="0"/>
        <w:autoSpaceDN w:val="0"/>
        <w:adjustRightInd w:val="0"/>
        <w:spacing w:line="276" w:lineRule="auto"/>
        <w:jc w:val="both"/>
        <w:rPr>
          <w:rFonts w:cs="Arial"/>
        </w:rPr>
      </w:pPr>
    </w:p>
    <w:p w:rsidR="001D2582" w:rsidP="001D2582" w:rsidRDefault="001D2582" w14:paraId="5A74FC15" w14:textId="77777777">
      <w:pPr>
        <w:autoSpaceDE w:val="0"/>
        <w:autoSpaceDN w:val="0"/>
        <w:adjustRightInd w:val="0"/>
        <w:spacing w:line="276" w:lineRule="auto"/>
        <w:jc w:val="both"/>
        <w:rPr>
          <w:rFonts w:cs="Arial"/>
        </w:rPr>
      </w:pPr>
    </w:p>
    <w:p w:rsidR="001D2582" w:rsidP="001D2582" w:rsidRDefault="001D2582" w14:paraId="3ABC2917" w14:textId="77777777">
      <w:pPr>
        <w:autoSpaceDE w:val="0"/>
        <w:autoSpaceDN w:val="0"/>
        <w:adjustRightInd w:val="0"/>
        <w:spacing w:line="276" w:lineRule="auto"/>
        <w:jc w:val="both"/>
        <w:rPr>
          <w:rFonts w:cs="Arial"/>
        </w:rPr>
      </w:pPr>
    </w:p>
    <w:p w:rsidRPr="00350ED6" w:rsidR="001D2582" w:rsidP="00336B19" w:rsidRDefault="001D2582" w14:paraId="78F5EC18" w14:textId="77777777">
      <w:pPr>
        <w:autoSpaceDE w:val="0"/>
        <w:autoSpaceDN w:val="0"/>
        <w:adjustRightInd w:val="0"/>
        <w:spacing w:line="276" w:lineRule="auto"/>
        <w:jc w:val="both"/>
        <w:rPr>
          <w:rFonts w:cs="Arial"/>
        </w:rPr>
      </w:pPr>
    </w:p>
    <w:p w:rsidRPr="00CF16A5" w:rsidR="00133E48" w:rsidP="00133E48" w:rsidRDefault="00133E48" w14:paraId="5735809B" w14:textId="3A939B6B">
      <w:pPr>
        <w:tabs>
          <w:tab w:val="left" w:pos="2025"/>
        </w:tabs>
        <w:rPr>
          <w:rFonts w:cs="Arial"/>
        </w:rPr>
      </w:pPr>
    </w:p>
    <w:p w:rsidR="004432E4" w:rsidRDefault="004432E4" w14:paraId="612C0D8B" w14:textId="77777777">
      <w:pPr>
        <w:rPr>
          <w:rFonts w:ascii="Arial Bold" w:hAnsi="Arial Bold" w:cs="Arial"/>
          <w:b/>
          <w:bCs/>
          <w:spacing w:val="-4"/>
          <w:kern w:val="32"/>
          <w:sz w:val="32"/>
          <w:szCs w:val="32"/>
        </w:rPr>
      </w:pPr>
      <w:r>
        <w:br w:type="page"/>
      </w:r>
    </w:p>
    <w:p w:rsidR="00554C21" w:rsidP="00554C21" w:rsidRDefault="00554C21" w14:paraId="1F76FF69" w14:textId="0D4F2AB6">
      <w:pPr>
        <w:pStyle w:val="Heading1"/>
      </w:pPr>
      <w:r w:rsidRPr="00A769E2">
        <w:t>Section 4: Summary of options considered</w:t>
      </w:r>
    </w:p>
    <w:p w:rsidRPr="00BF68FD" w:rsidR="00BF68FD" w:rsidP="00BF68FD" w:rsidRDefault="00BF68FD" w14:paraId="31263D3E" w14:textId="77777777"/>
    <w:p w:rsidRPr="00451F33" w:rsidR="00554C21" w:rsidP="00554C21" w:rsidRDefault="2103847F" w14:paraId="33312A86" w14:textId="1DC3DBDE">
      <w:pPr>
        <w:jc w:val="both"/>
        <w:rPr>
          <w:rFonts w:cs="Arial"/>
        </w:rPr>
      </w:pPr>
      <w:r w:rsidRPr="00451F33">
        <w:rPr>
          <w:rFonts w:cs="Arial"/>
        </w:rPr>
        <w:t>The options considered in this analysis are informed by our two consultations and associated impact assessments</w:t>
      </w:r>
      <w:r w:rsidRPr="00451F33" w:rsidR="00554C21">
        <w:rPr>
          <w:rStyle w:val="FootnoteReference"/>
          <w:rFonts w:cs="Arial"/>
        </w:rPr>
        <w:footnoteReference w:id="87"/>
      </w:r>
      <w:r w:rsidRPr="00451F33">
        <w:rPr>
          <w:rFonts w:cs="Arial"/>
          <w:vertAlign w:val="superscript"/>
        </w:rPr>
        <w:t xml:space="preserve">, </w:t>
      </w:r>
      <w:r w:rsidRPr="00451F33" w:rsidR="00554C21">
        <w:rPr>
          <w:rStyle w:val="FootnoteReference"/>
          <w:rFonts w:cs="Arial"/>
        </w:rPr>
        <w:footnoteReference w:id="88"/>
      </w:r>
      <w:r w:rsidRPr="00451F33">
        <w:rPr>
          <w:rFonts w:cs="Arial"/>
        </w:rPr>
        <w:t xml:space="preserve">.  They have been designed in line with </w:t>
      </w:r>
      <w:r w:rsidRPr="00451F33">
        <w:rPr>
          <w:rFonts w:eastAsia="Calibri" w:cs="Arial"/>
        </w:rPr>
        <w:t xml:space="preserve">the requirements introduced in the Environment Act to separately collect recyclable waste streams and </w:t>
      </w:r>
      <w:proofErr w:type="gramStart"/>
      <w:r w:rsidRPr="00451F33">
        <w:rPr>
          <w:rFonts w:eastAsia="Calibri" w:cs="Arial"/>
        </w:rPr>
        <w:t>take into account</w:t>
      </w:r>
      <w:proofErr w:type="gramEnd"/>
      <w:r w:rsidRPr="00451F33">
        <w:rPr>
          <w:rFonts w:eastAsia="Calibri" w:cs="Arial"/>
        </w:rPr>
        <w:t xml:space="preserve"> </w:t>
      </w:r>
      <w:r w:rsidR="153EABD9">
        <w:rPr>
          <w:rFonts w:eastAsia="Calibri" w:cs="Arial"/>
        </w:rPr>
        <w:t>t</w:t>
      </w:r>
      <w:r w:rsidRPr="00451F33">
        <w:rPr>
          <w:rFonts w:eastAsia="Calibri" w:cs="Arial"/>
        </w:rPr>
        <w:t>hat certain waste streams can be collected together</w:t>
      </w:r>
      <w:r w:rsidR="153EABD9">
        <w:rPr>
          <w:rFonts w:eastAsia="Calibri" w:cs="Arial"/>
        </w:rPr>
        <w:t xml:space="preserve"> in particular circumstances</w:t>
      </w:r>
      <w:r w:rsidRPr="00451F33">
        <w:rPr>
          <w:rFonts w:eastAsia="Calibri" w:cs="Arial"/>
        </w:rPr>
        <w:t>.</w:t>
      </w:r>
      <w:r w:rsidRPr="00451F33">
        <w:rPr>
          <w:rFonts w:cs="Arial"/>
        </w:rPr>
        <w:t xml:space="preserve">  </w:t>
      </w:r>
    </w:p>
    <w:p w:rsidRPr="00451F33" w:rsidR="00554C21" w:rsidP="00554C21" w:rsidRDefault="00554C21" w14:paraId="0039262F" w14:textId="77777777">
      <w:pPr>
        <w:jc w:val="both"/>
        <w:rPr>
          <w:rFonts w:cs="Arial"/>
        </w:rPr>
      </w:pPr>
    </w:p>
    <w:p w:rsidRPr="00451F33" w:rsidR="00554C21" w:rsidP="00554C21" w:rsidRDefault="00554C21" w14:paraId="2B7A81D6" w14:textId="53B7CDD1">
      <w:pPr>
        <w:jc w:val="both"/>
        <w:rPr>
          <w:rFonts w:cs="Arial"/>
        </w:rPr>
      </w:pPr>
      <w:r w:rsidRPr="00451F33">
        <w:rPr>
          <w:rFonts w:cs="Arial"/>
        </w:rPr>
        <w:t xml:space="preserve">They include well established collection scheme design principles and peer reviewed industry assumptions. Each option is underpinned by best practice for both household and NHM sectors and this impact assessment focuses on the combined effects. Based on the analysis of costs and benefits, the following four municipal options are presented in the overall NPV calculations </w:t>
      </w:r>
      <w:r w:rsidRPr="00EF7635">
        <w:rPr>
          <w:rFonts w:cs="Arial"/>
        </w:rPr>
        <w:t xml:space="preserve">(Table </w:t>
      </w:r>
      <w:r w:rsidRPr="00EF7635" w:rsidR="00EF7635">
        <w:rPr>
          <w:rFonts w:cs="Arial"/>
        </w:rPr>
        <w:t>4</w:t>
      </w:r>
      <w:r w:rsidRPr="00EF7635">
        <w:rPr>
          <w:rFonts w:cs="Arial"/>
        </w:rPr>
        <w:t>).</w:t>
      </w:r>
      <w:r w:rsidR="00317A79">
        <w:rPr>
          <w:rFonts w:cs="Arial"/>
        </w:rPr>
        <w:t xml:space="preserve"> These are compared to a baseline do-nothing option. </w:t>
      </w:r>
    </w:p>
    <w:p w:rsidRPr="00451F33" w:rsidR="00554C21" w:rsidP="00554C21" w:rsidRDefault="00554C21" w14:paraId="15D3C164" w14:textId="77777777">
      <w:pPr>
        <w:pStyle w:val="Heading3"/>
        <w:rPr>
          <w:b w:val="0"/>
        </w:rPr>
      </w:pPr>
      <w:bookmarkStart w:name="_Hlk96092176" w:id="61"/>
      <w:r w:rsidRPr="00451F33">
        <w:t>Household Sector Options</w:t>
      </w:r>
    </w:p>
    <w:p w:rsidR="004B32EF" w:rsidP="00554C21" w:rsidRDefault="00554C21" w14:paraId="36A24682" w14:textId="08FB790E">
      <w:pPr>
        <w:jc w:val="both"/>
        <w:textAlignment w:val="baseline"/>
        <w:rPr>
          <w:rFonts w:cs="Arial"/>
        </w:rPr>
      </w:pPr>
      <w:bookmarkStart w:name="_Hlk90058852" w:id="62"/>
      <w:r w:rsidRPr="00451F33">
        <w:rPr>
          <w:rFonts w:cs="Arial"/>
          <w:i/>
          <w:iCs/>
        </w:rPr>
        <w:t>1hh</w:t>
      </w:r>
      <w:r w:rsidRPr="00451F33">
        <w:rPr>
          <w:rFonts w:cs="Arial"/>
        </w:rPr>
        <w:t xml:space="preserve">: </w:t>
      </w:r>
      <w:bookmarkStart w:name="_Hlk92991446" w:id="63"/>
      <w:r w:rsidR="004B32EF">
        <w:rPr>
          <w:rFonts w:cs="Arial"/>
        </w:rPr>
        <w:t>This option assumes the following:</w:t>
      </w:r>
    </w:p>
    <w:p w:rsidR="004B32EF" w:rsidP="004B32EF" w:rsidRDefault="00E32D5F" w14:paraId="496156D3" w14:textId="0D13235C">
      <w:pPr>
        <w:pStyle w:val="ListParagraph"/>
        <w:numPr>
          <w:ilvl w:val="0"/>
          <w:numId w:val="43"/>
        </w:numPr>
        <w:jc w:val="both"/>
        <w:textAlignment w:val="baseline"/>
        <w:rPr>
          <w:rFonts w:cs="Arial"/>
        </w:rPr>
      </w:pPr>
      <w:r>
        <w:rPr>
          <w:rFonts w:cs="Arial"/>
        </w:rPr>
        <w:t>L</w:t>
      </w:r>
      <w:r w:rsidR="00D97548">
        <w:rPr>
          <w:rFonts w:cs="Arial"/>
        </w:rPr>
        <w:t>ocal auth</w:t>
      </w:r>
      <w:r w:rsidR="004B32EF">
        <w:rPr>
          <w:rFonts w:cs="Arial"/>
        </w:rPr>
        <w:t xml:space="preserve">orities are required </w:t>
      </w:r>
      <w:r w:rsidRPr="004B32EF" w:rsidR="004B32EF">
        <w:rPr>
          <w:rFonts w:cs="Arial"/>
        </w:rPr>
        <w:t>to collect a set list of</w:t>
      </w:r>
      <w:r w:rsidRPr="00451F33" w:rsidR="00554C21">
        <w:rPr>
          <w:rFonts w:cs="Arial"/>
        </w:rPr>
        <w:t xml:space="preserve"> dry recyclables</w:t>
      </w:r>
      <w:r w:rsidR="00F24B35">
        <w:rPr>
          <w:rFonts w:cs="Arial"/>
        </w:rPr>
        <w:t>.</w:t>
      </w:r>
      <w:r w:rsidRPr="004B32EF" w:rsidR="004B32EF">
        <w:rPr>
          <w:rFonts w:cs="Arial"/>
        </w:rPr>
        <w:t xml:space="preserve"> </w:t>
      </w:r>
    </w:p>
    <w:p w:rsidR="004B32EF" w:rsidP="004B32EF" w:rsidRDefault="00E32D5F" w14:paraId="77ECD938" w14:textId="61D3852C">
      <w:pPr>
        <w:pStyle w:val="ListParagraph"/>
        <w:numPr>
          <w:ilvl w:val="0"/>
          <w:numId w:val="43"/>
        </w:numPr>
        <w:jc w:val="both"/>
        <w:textAlignment w:val="baseline"/>
        <w:rPr>
          <w:rFonts w:cs="Arial"/>
        </w:rPr>
      </w:pPr>
      <w:r>
        <w:rPr>
          <w:rFonts w:eastAsia="Calibri"/>
        </w:rPr>
        <w:t>F</w:t>
      </w:r>
      <w:r w:rsidRPr="004B32EF" w:rsidR="00554C21">
        <w:rPr>
          <w:rFonts w:cs="Arial"/>
        </w:rPr>
        <w:t>ortnightly residual collections</w:t>
      </w:r>
      <w:r w:rsidR="00AE1543">
        <w:rPr>
          <w:rStyle w:val="FootnoteReference"/>
        </w:rPr>
        <w:footnoteReference w:id="89"/>
      </w:r>
      <w:r w:rsidR="004B32EF">
        <w:rPr>
          <w:rFonts w:cs="Arial"/>
        </w:rPr>
        <w:t>.</w:t>
      </w:r>
    </w:p>
    <w:p w:rsidR="004B32EF" w:rsidP="004B32EF" w:rsidRDefault="00F86BD5" w14:paraId="6B7DEF4D" w14:textId="7F0C86E7">
      <w:pPr>
        <w:pStyle w:val="ListParagraph"/>
        <w:numPr>
          <w:ilvl w:val="0"/>
          <w:numId w:val="43"/>
        </w:numPr>
        <w:jc w:val="both"/>
        <w:textAlignment w:val="baseline"/>
        <w:rPr>
          <w:rFonts w:cs="Arial"/>
        </w:rPr>
      </w:pPr>
      <w:r>
        <w:rPr>
          <w:rFonts w:cs="Arial"/>
        </w:rPr>
        <w:t>S</w:t>
      </w:r>
      <w:r w:rsidRPr="00451F33" w:rsidR="00554C21">
        <w:rPr>
          <w:rFonts w:cs="Arial"/>
        </w:rPr>
        <w:t>eparate weekly food waste</w:t>
      </w:r>
      <w:r>
        <w:rPr>
          <w:rFonts w:cs="Arial"/>
        </w:rPr>
        <w:t xml:space="preserve"> collections</w:t>
      </w:r>
      <w:r w:rsidR="004B32EF">
        <w:rPr>
          <w:rFonts w:cs="Arial"/>
        </w:rPr>
        <w:t>.</w:t>
      </w:r>
    </w:p>
    <w:p w:rsidR="004B32EF" w:rsidP="004B32EF" w:rsidRDefault="00F86BD5" w14:paraId="5C6CAC7D" w14:textId="1C94C535">
      <w:pPr>
        <w:pStyle w:val="ListParagraph"/>
        <w:numPr>
          <w:ilvl w:val="0"/>
          <w:numId w:val="43"/>
        </w:numPr>
        <w:jc w:val="both"/>
        <w:textAlignment w:val="baseline"/>
        <w:rPr>
          <w:rFonts w:cs="Arial"/>
        </w:rPr>
      </w:pPr>
      <w:r>
        <w:rPr>
          <w:rFonts w:cs="Arial"/>
        </w:rPr>
        <w:t>F</w:t>
      </w:r>
      <w:r w:rsidRPr="00451F33" w:rsidR="00554C21">
        <w:rPr>
          <w:rFonts w:cs="Arial"/>
        </w:rPr>
        <w:t xml:space="preserve">ree fortnightly garden waste collection. </w:t>
      </w:r>
    </w:p>
    <w:p w:rsidR="004B32EF" w:rsidP="004B32EF" w:rsidRDefault="00554C21" w14:paraId="485DFA81" w14:textId="42EF9C3A">
      <w:pPr>
        <w:pStyle w:val="ListParagraph"/>
        <w:numPr>
          <w:ilvl w:val="0"/>
          <w:numId w:val="43"/>
        </w:numPr>
        <w:jc w:val="both"/>
        <w:textAlignment w:val="baseline"/>
        <w:rPr>
          <w:rFonts w:cs="Arial"/>
        </w:rPr>
      </w:pPr>
      <w:r w:rsidRPr="00451F33">
        <w:rPr>
          <w:rFonts w:cs="Arial"/>
        </w:rPr>
        <w:t xml:space="preserve">High-rise properties transition at the same time as low-rise properties. </w:t>
      </w:r>
    </w:p>
    <w:p w:rsidRPr="00451F33" w:rsidR="00554C21" w:rsidP="00E8425C" w:rsidRDefault="00554C21" w14:paraId="77AEE899" w14:textId="77FBA13A">
      <w:pPr>
        <w:pStyle w:val="ListParagraph"/>
        <w:numPr>
          <w:ilvl w:val="0"/>
          <w:numId w:val="43"/>
        </w:numPr>
        <w:jc w:val="both"/>
        <w:textAlignment w:val="baseline"/>
        <w:rPr>
          <w:rFonts w:cs="Arial"/>
        </w:rPr>
      </w:pPr>
      <w:r w:rsidRPr="00451F33">
        <w:rPr>
          <w:rFonts w:cs="Arial"/>
        </w:rPr>
        <w:t xml:space="preserve">All </w:t>
      </w:r>
      <w:r w:rsidR="00101E72">
        <w:rPr>
          <w:rFonts w:cs="Arial"/>
        </w:rPr>
        <w:t>dry</w:t>
      </w:r>
      <w:r w:rsidRPr="00451F33">
        <w:rPr>
          <w:rFonts w:cs="Arial"/>
        </w:rPr>
        <w:t xml:space="preserve"> recyclable materials </w:t>
      </w:r>
      <w:r w:rsidR="00B91FDC">
        <w:rPr>
          <w:rFonts w:cs="Arial"/>
        </w:rPr>
        <w:t>from high-rise properties</w:t>
      </w:r>
      <w:r w:rsidRPr="00451F33">
        <w:rPr>
          <w:rFonts w:cs="Arial"/>
        </w:rPr>
        <w:t xml:space="preserve"> are co</w:t>
      </w:r>
      <w:r w:rsidR="00101E72">
        <w:rPr>
          <w:rFonts w:cs="Arial"/>
        </w:rPr>
        <w:t>llected under existing collection systems</w:t>
      </w:r>
      <w:r w:rsidRPr="00451F33">
        <w:rPr>
          <w:rFonts w:cs="Arial"/>
        </w:rPr>
        <w:t>.</w:t>
      </w:r>
      <w:bookmarkEnd w:id="63"/>
    </w:p>
    <w:p w:rsidRPr="00451F33" w:rsidR="00554C21" w:rsidP="00554C21" w:rsidRDefault="00554C21" w14:paraId="0C1E3C88" w14:textId="77777777">
      <w:pPr>
        <w:jc w:val="both"/>
        <w:textAlignment w:val="baseline"/>
        <w:rPr>
          <w:rFonts w:cs="Arial"/>
        </w:rPr>
      </w:pPr>
    </w:p>
    <w:p w:rsidRPr="00451F33" w:rsidR="00554C21" w:rsidP="00554C21" w:rsidRDefault="00554C21" w14:paraId="79FD46B8" w14:textId="679D477D">
      <w:pPr>
        <w:jc w:val="both"/>
        <w:textAlignment w:val="baseline"/>
        <w:rPr>
          <w:rFonts w:cs="Arial"/>
        </w:rPr>
      </w:pPr>
      <w:r w:rsidRPr="00451F33">
        <w:rPr>
          <w:rFonts w:cs="Arial"/>
          <w:i/>
          <w:iCs/>
        </w:rPr>
        <w:t>2hh</w:t>
      </w:r>
      <w:r w:rsidRPr="00451F33">
        <w:rPr>
          <w:rFonts w:cs="Arial"/>
        </w:rPr>
        <w:t xml:space="preserve">: </w:t>
      </w:r>
      <w:r w:rsidR="002571B9">
        <w:rPr>
          <w:rFonts w:cs="Arial"/>
        </w:rPr>
        <w:t>T</w:t>
      </w:r>
      <w:r w:rsidRPr="00451F33">
        <w:rPr>
          <w:rFonts w:cs="Arial"/>
        </w:rPr>
        <w:t xml:space="preserve">his option is </w:t>
      </w:r>
      <w:bookmarkStart w:name="_Hlk92991518" w:id="64"/>
      <w:r w:rsidRPr="00451F33">
        <w:rPr>
          <w:rFonts w:cs="Arial"/>
        </w:rPr>
        <w:t>the same as 1hh option except it is assumed that</w:t>
      </w:r>
      <w:r>
        <w:rPr>
          <w:rFonts w:cs="Arial"/>
        </w:rPr>
        <w:t xml:space="preserve"> all</w:t>
      </w:r>
      <w:r w:rsidRPr="00451F33">
        <w:rPr>
          <w:rFonts w:cs="Arial"/>
        </w:rPr>
        <w:t xml:space="preserve"> </w:t>
      </w:r>
      <w:r w:rsidR="00D97548">
        <w:rPr>
          <w:rFonts w:cs="Arial"/>
        </w:rPr>
        <w:t>local auth</w:t>
      </w:r>
      <w:r w:rsidRPr="00451F33">
        <w:rPr>
          <w:rFonts w:cs="Arial"/>
        </w:rPr>
        <w:t xml:space="preserve">orities </w:t>
      </w:r>
      <w:r>
        <w:rPr>
          <w:rFonts w:cs="Arial"/>
        </w:rPr>
        <w:t>have</w:t>
      </w:r>
      <w:r w:rsidRPr="00451F33">
        <w:rPr>
          <w:rFonts w:cs="Arial"/>
        </w:rPr>
        <w:t xml:space="preserve"> charged garden waste collections </w:t>
      </w:r>
      <w:r w:rsidR="004B32EF">
        <w:rPr>
          <w:rFonts w:cs="Arial"/>
        </w:rPr>
        <w:t xml:space="preserve">(rather than providing a free service) </w:t>
      </w:r>
      <w:r w:rsidRPr="00451F33">
        <w:rPr>
          <w:rFonts w:cs="Arial"/>
        </w:rPr>
        <w:t>for low rise properties with gardens</w:t>
      </w:r>
      <w:bookmarkEnd w:id="64"/>
      <w:r w:rsidRPr="00451F33">
        <w:rPr>
          <w:rFonts w:cs="Arial"/>
        </w:rPr>
        <w:t xml:space="preserve">. </w:t>
      </w:r>
    </w:p>
    <w:bookmarkEnd w:id="62"/>
    <w:p w:rsidR="001D2582" w:rsidP="001D2582" w:rsidRDefault="001D2582" w14:paraId="72433D79" w14:textId="77777777"/>
    <w:p w:rsidR="001D2582" w:rsidP="00336B19" w:rsidRDefault="00247873" w14:paraId="012B49BB" w14:textId="7BD1949C">
      <w:r>
        <w:t xml:space="preserve">Household </w:t>
      </w:r>
      <w:r w:rsidRPr="00451F33" w:rsidDel="00C74C9D" w:rsidR="00554C21">
        <w:t>1hh and 2hh options are based on our preferred option from the second consultation IA, which has been updated to align with the requirements introduced by</w:t>
      </w:r>
      <w:r w:rsidDel="00C74C9D" w:rsidR="00554C21">
        <w:t xml:space="preserve"> </w:t>
      </w:r>
      <w:r w:rsidRPr="00451F33" w:rsidDel="00C74C9D" w:rsidR="00554C21">
        <w:t xml:space="preserve">the Environment Act.  </w:t>
      </w:r>
      <w:r w:rsidRPr="00430419" w:rsidR="498DAC0E">
        <w:t xml:space="preserve">In addition, the Secretary of State intends to make </w:t>
      </w:r>
      <w:r w:rsidR="007C465B">
        <w:t>an e</w:t>
      </w:r>
      <w:r w:rsidR="00960EF1">
        <w:t>xemption</w:t>
      </w:r>
      <w:r w:rsidRPr="00430419" w:rsidR="007C465B">
        <w:t xml:space="preserve"> </w:t>
      </w:r>
      <w:r w:rsidRPr="00430419" w:rsidR="498DAC0E">
        <w:t xml:space="preserve">in the regulations that allow for the co-collection of </w:t>
      </w:r>
      <w:r w:rsidR="00960EF1">
        <w:t>metal</w:t>
      </w:r>
      <w:r w:rsidR="0060067E">
        <w:t xml:space="preserve">, </w:t>
      </w:r>
      <w:r w:rsidR="00960EF1">
        <w:t>plastic</w:t>
      </w:r>
      <w:r w:rsidR="0060067E">
        <w:t xml:space="preserve"> and glass</w:t>
      </w:r>
      <w:r w:rsidRPr="00430419" w:rsidR="498DAC0E">
        <w:t xml:space="preserve">, and the co-collection of food and garden waste, in all circumstances without the need to produce a written assessment. </w:t>
      </w:r>
      <w:r w:rsidRPr="00C30C8E" w:rsidR="0060067E">
        <w:rPr>
          <w:rFonts w:eastAsia="Arial" w:cs="Arial"/>
        </w:rPr>
        <w:t xml:space="preserve">Paper and card should be collected separately from the other recyclable waste streams by default, unless a short written assessment is produced by local authorities and other waste collectors to demonstrate that it is not technically or economically practical, or there is no significant environmental benefit in doing so. </w:t>
      </w:r>
      <w:r w:rsidRPr="00430419" w:rsidR="002C2F17">
        <w:t>Therefore,</w:t>
      </w:r>
      <w:r w:rsidRPr="00430419" w:rsidR="170155A6">
        <w:t xml:space="preserve"> LAs and other waste collectors can choose how to collect recycling. </w:t>
      </w:r>
      <w:r w:rsidR="00675A6F">
        <w:t xml:space="preserve">For modelling purposes, </w:t>
      </w:r>
      <w:r w:rsidR="00561F3A">
        <w:t xml:space="preserve">we have assumed that </w:t>
      </w:r>
      <w:r w:rsidR="00FD6144">
        <w:t>local authorities choose to</w:t>
      </w:r>
      <w:r w:rsidR="00311A65">
        <w:t xml:space="preserve"> move to</w:t>
      </w:r>
      <w:r w:rsidR="001A7FE7">
        <w:t>wards</w:t>
      </w:r>
      <w:r w:rsidR="00311A65">
        <w:t xml:space="preserve"> collection systems with further separation </w:t>
      </w:r>
      <w:r w:rsidR="00555775">
        <w:t xml:space="preserve">in some cases </w:t>
      </w:r>
      <w:r w:rsidR="001A7FE7">
        <w:t>(</w:t>
      </w:r>
      <w:r w:rsidR="007464A2">
        <w:t xml:space="preserve">see Section 6 for more information). </w:t>
      </w:r>
      <w:r w:rsidRPr="00430419" w:rsidR="170155A6">
        <w:t>Please note the recyclable waste streams must still be collected separately from residual waste in all circumstances, and dry recycling must still be collected separately from food/garden waste.</w:t>
      </w:r>
      <w:r w:rsidRPr="00430419" w:rsidR="170155A6">
        <w:rPr>
          <w:rFonts w:eastAsia="Arial"/>
        </w:rPr>
        <w:t xml:space="preserve"> </w:t>
      </w:r>
      <w:r w:rsidRPr="00C30C8E" w:rsidR="0060067E">
        <w:rPr>
          <w:rFonts w:eastAsia="Arial" w:cs="Arial"/>
        </w:rPr>
        <w:t xml:space="preserve">If a waste collector intends to co-collect food and garden waste from households at a frequency of less than weekly (fortnightly, for example), then a separate food waste collection must be provided on the weeks when the co-collection of food and garden waste does not take place </w:t>
      </w:r>
      <w:proofErr w:type="gramStart"/>
      <w:r w:rsidRPr="00C30C8E" w:rsidR="0060067E">
        <w:rPr>
          <w:rFonts w:eastAsia="Arial" w:cs="Arial"/>
        </w:rPr>
        <w:t xml:space="preserve">in </w:t>
      </w:r>
      <w:r w:rsidRPr="00C30C8E" w:rsidR="00E441B6">
        <w:rPr>
          <w:rFonts w:eastAsia="Arial" w:cs="Arial"/>
        </w:rPr>
        <w:t>order to</w:t>
      </w:r>
      <w:proofErr w:type="gramEnd"/>
      <w:r w:rsidRPr="00C30C8E" w:rsidR="0060067E">
        <w:rPr>
          <w:rFonts w:eastAsia="Arial" w:cs="Arial"/>
        </w:rPr>
        <w:t xml:space="preserve"> satisfy the requirement that food waste is collected weekly from households</w:t>
      </w:r>
      <w:r w:rsidRPr="63E89E0C" w:rsidR="0060067E">
        <w:rPr>
          <w:rFonts w:eastAsia="Arial" w:cs="Arial"/>
          <w:sz w:val="20"/>
          <w:szCs w:val="20"/>
        </w:rPr>
        <w:t>.</w:t>
      </w:r>
    </w:p>
    <w:p w:rsidRPr="00451F33" w:rsidR="00554C21" w:rsidP="00554C21" w:rsidRDefault="00554C21" w14:paraId="7A1A1E48" w14:textId="0D6F4809">
      <w:pPr>
        <w:pStyle w:val="Heading3"/>
        <w:rPr>
          <w:b w:val="0"/>
        </w:rPr>
      </w:pPr>
      <w:r w:rsidRPr="00451F33">
        <w:t>Non-Household Municipal Options</w:t>
      </w:r>
    </w:p>
    <w:p w:rsidR="00016F4C" w:rsidP="00554C21" w:rsidRDefault="00554C21" w14:paraId="30AA4965" w14:textId="77777777">
      <w:pPr>
        <w:jc w:val="both"/>
        <w:textAlignment w:val="baseline"/>
        <w:rPr>
          <w:rFonts w:cs="Arial"/>
          <w:lang w:eastAsia="en-GB"/>
        </w:rPr>
      </w:pPr>
      <w:r w:rsidRPr="00451F33">
        <w:rPr>
          <w:rFonts w:cs="Arial"/>
          <w:i/>
          <w:iCs/>
          <w:lang w:eastAsia="en-GB"/>
        </w:rPr>
        <w:t>1nhm</w:t>
      </w:r>
      <w:r w:rsidRPr="00451F33">
        <w:rPr>
          <w:rFonts w:cs="Arial"/>
          <w:lang w:eastAsia="en-GB"/>
        </w:rPr>
        <w:t xml:space="preserve">: </w:t>
      </w:r>
      <w:bookmarkStart w:name="_Hlk92992378" w:id="65"/>
      <w:r w:rsidR="00016F4C">
        <w:rPr>
          <w:rFonts w:cs="Arial"/>
          <w:lang w:eastAsia="en-GB"/>
        </w:rPr>
        <w:t>This option assumes the following:</w:t>
      </w:r>
    </w:p>
    <w:p w:rsidR="00016F4C" w:rsidP="00016F4C" w:rsidRDefault="00554C21" w14:paraId="7075B5BE" w14:textId="591F850D">
      <w:pPr>
        <w:pStyle w:val="ListParagraph"/>
        <w:numPr>
          <w:ilvl w:val="0"/>
          <w:numId w:val="44"/>
        </w:numPr>
        <w:jc w:val="both"/>
        <w:textAlignment w:val="baseline"/>
        <w:rPr>
          <w:rFonts w:cs="Arial"/>
        </w:rPr>
      </w:pPr>
      <w:r w:rsidRPr="00451F33">
        <w:rPr>
          <w:rFonts w:cs="Arial"/>
        </w:rPr>
        <w:t>Businesses</w:t>
      </w:r>
      <w:r>
        <w:rPr>
          <w:rFonts w:cs="Arial"/>
        </w:rPr>
        <w:t xml:space="preserve"> and non-domestic premises</w:t>
      </w:r>
      <w:r w:rsidRPr="00451F33">
        <w:rPr>
          <w:rFonts w:cs="Arial"/>
        </w:rPr>
        <w:t xml:space="preserve"> </w:t>
      </w:r>
      <w:r w:rsidR="00016F4C">
        <w:rPr>
          <w:rFonts w:cs="Arial"/>
        </w:rPr>
        <w:t xml:space="preserve">are required to collect a set list of dry materials and food waste. </w:t>
      </w:r>
    </w:p>
    <w:p w:rsidR="00016F4C" w:rsidP="00016F4C" w:rsidRDefault="00F86BD5" w14:paraId="0EE1DE27" w14:textId="71933435">
      <w:pPr>
        <w:pStyle w:val="ListParagraph"/>
        <w:numPr>
          <w:ilvl w:val="0"/>
          <w:numId w:val="44"/>
        </w:numPr>
        <w:jc w:val="both"/>
        <w:textAlignment w:val="baseline"/>
        <w:rPr>
          <w:rFonts w:cs="Arial"/>
        </w:rPr>
      </w:pPr>
      <w:r w:rsidRPr="00451F33">
        <w:rPr>
          <w:rFonts w:cs="Arial"/>
        </w:rPr>
        <w:t>Businesses</w:t>
      </w:r>
      <w:r>
        <w:rPr>
          <w:rFonts w:cs="Arial"/>
        </w:rPr>
        <w:t xml:space="preserve"> and non-domestic premises</w:t>
      </w:r>
      <w:r w:rsidR="00016F4C">
        <w:rPr>
          <w:rFonts w:cs="Arial"/>
        </w:rPr>
        <w:t xml:space="preserve"> have separate collections for</w:t>
      </w:r>
      <w:r w:rsidRPr="00451F33" w:rsidR="00554C21">
        <w:rPr>
          <w:rFonts w:cs="Arial"/>
        </w:rPr>
        <w:t xml:space="preserve"> residual, mixed dry recyclables, </w:t>
      </w:r>
      <w:r w:rsidRPr="00451F33" w:rsidR="002C2F17">
        <w:rPr>
          <w:rFonts w:cs="Arial"/>
        </w:rPr>
        <w:t>glass</w:t>
      </w:r>
      <w:r w:rsidR="008363E2">
        <w:rPr>
          <w:rStyle w:val="FootnoteReference"/>
        </w:rPr>
        <w:footnoteReference w:id="90"/>
      </w:r>
      <w:r w:rsidRPr="00451F33" w:rsidR="002C2F17">
        <w:rPr>
          <w:rFonts w:cs="Arial"/>
        </w:rPr>
        <w:t>,</w:t>
      </w:r>
      <w:r w:rsidRPr="00451F33" w:rsidR="00554C21">
        <w:rPr>
          <w:rFonts w:cs="Arial"/>
        </w:rPr>
        <w:t xml:space="preserve"> and food waste. </w:t>
      </w:r>
    </w:p>
    <w:p w:rsidRPr="00451F33" w:rsidR="00554C21" w:rsidP="00E8425C" w:rsidRDefault="7FEC1FF7" w14:paraId="570898E8" w14:textId="2491F7F3">
      <w:pPr>
        <w:pStyle w:val="ListParagraph"/>
        <w:numPr>
          <w:ilvl w:val="0"/>
          <w:numId w:val="44"/>
        </w:numPr>
        <w:jc w:val="both"/>
        <w:textAlignment w:val="baseline"/>
        <w:rPr>
          <w:rFonts w:cs="Arial"/>
        </w:rPr>
      </w:pPr>
      <w:r>
        <w:rPr>
          <w:rFonts w:cs="Arial"/>
        </w:rPr>
        <w:t>Micro firm</w:t>
      </w:r>
      <w:r w:rsidRPr="00451F33" w:rsidR="2103847F">
        <w:rPr>
          <w:rFonts w:cs="Arial"/>
        </w:rPr>
        <w:t xml:space="preserve">s </w:t>
      </w:r>
      <w:r w:rsidR="2103847F">
        <w:rPr>
          <w:rFonts w:cs="Arial"/>
        </w:rPr>
        <w:t>(</w:t>
      </w:r>
      <w:r w:rsidRPr="00451F33" w:rsidR="2103847F">
        <w:rPr>
          <w:rFonts w:cs="Arial"/>
        </w:rPr>
        <w:t>those who employ less than 10</w:t>
      </w:r>
      <w:r w:rsidR="00554C21">
        <w:rPr>
          <w:rStyle w:val="FootnoteReference"/>
          <w:rFonts w:cs="Arial"/>
        </w:rPr>
        <w:footnoteReference w:id="91"/>
      </w:r>
      <w:r w:rsidR="2103847F">
        <w:rPr>
          <w:rFonts w:cs="Arial"/>
        </w:rPr>
        <w:t>)</w:t>
      </w:r>
      <w:r w:rsidRPr="00451F33" w:rsidR="2103847F">
        <w:rPr>
          <w:rFonts w:cs="Arial"/>
        </w:rPr>
        <w:t xml:space="preserve"> are exempt in this policy option to mitigate against cost pressure. </w:t>
      </w:r>
      <w:bookmarkEnd w:id="65"/>
    </w:p>
    <w:p w:rsidRPr="00451F33" w:rsidR="00554C21" w:rsidP="00554C21" w:rsidRDefault="00554C21" w14:paraId="7FDED3B8" w14:textId="77777777">
      <w:pPr>
        <w:jc w:val="both"/>
        <w:textAlignment w:val="baseline"/>
        <w:rPr>
          <w:rFonts w:cs="Arial"/>
        </w:rPr>
      </w:pPr>
    </w:p>
    <w:p w:rsidRPr="00451F33" w:rsidR="00554C21" w:rsidP="00554C21" w:rsidRDefault="00554C21" w14:paraId="226D3913" w14:textId="6248DF2F">
      <w:pPr>
        <w:jc w:val="both"/>
        <w:rPr>
          <w:rFonts w:cs="Arial"/>
        </w:rPr>
      </w:pPr>
      <w:r w:rsidRPr="00451F33">
        <w:rPr>
          <w:rFonts w:cs="Arial"/>
          <w:i/>
          <w:iCs/>
        </w:rPr>
        <w:t>2nhm</w:t>
      </w:r>
      <w:r w:rsidRPr="00451F33">
        <w:rPr>
          <w:rFonts w:cs="Arial"/>
        </w:rPr>
        <w:t xml:space="preserve">: </w:t>
      </w:r>
      <w:r w:rsidR="00E90351">
        <w:rPr>
          <w:rFonts w:cs="Arial"/>
        </w:rPr>
        <w:t>T</w:t>
      </w:r>
      <w:r w:rsidR="00016F4C">
        <w:rPr>
          <w:rFonts w:cs="Arial"/>
        </w:rPr>
        <w:t>his option is the same as 1nhm except m</w:t>
      </w:r>
      <w:r w:rsidR="00FF1D17">
        <w:rPr>
          <w:rFonts w:cs="Arial"/>
        </w:rPr>
        <w:t>icro</w:t>
      </w:r>
      <w:bookmarkStart w:name="_Hlk92992504" w:id="66"/>
      <w:r w:rsidR="00FF1D17">
        <w:rPr>
          <w:rFonts w:cs="Arial"/>
        </w:rPr>
        <w:t xml:space="preserve"> firm</w:t>
      </w:r>
      <w:r w:rsidRPr="00451F33">
        <w:rPr>
          <w:rFonts w:cs="Arial"/>
        </w:rPr>
        <w:t xml:space="preserve">s are included and phased into the policy </w:t>
      </w:r>
      <w:r w:rsidR="001A37D1">
        <w:rPr>
          <w:rFonts w:cs="Arial"/>
        </w:rPr>
        <w:t>from 31</w:t>
      </w:r>
      <w:r w:rsidRPr="00101A16" w:rsidR="001A37D1">
        <w:rPr>
          <w:rFonts w:cs="Arial"/>
          <w:vertAlign w:val="superscript"/>
        </w:rPr>
        <w:t>st</w:t>
      </w:r>
      <w:r w:rsidR="001A37D1">
        <w:rPr>
          <w:rFonts w:cs="Arial"/>
        </w:rPr>
        <w:t xml:space="preserve"> </w:t>
      </w:r>
      <w:r w:rsidRPr="4AACC464" w:rsidR="001A37D1">
        <w:rPr>
          <w:rFonts w:cs="Arial"/>
        </w:rPr>
        <w:t>March</w:t>
      </w:r>
      <w:r w:rsidRPr="4AACC464" w:rsidR="1F640F93">
        <w:rPr>
          <w:rFonts w:cs="Arial"/>
        </w:rPr>
        <w:t xml:space="preserve"> </w:t>
      </w:r>
      <w:r w:rsidRPr="4AACC464" w:rsidR="001A37D1">
        <w:rPr>
          <w:rFonts w:cs="Arial"/>
        </w:rPr>
        <w:t>20</w:t>
      </w:r>
      <w:r w:rsidRPr="4AACC464">
        <w:rPr>
          <w:rFonts w:cs="Arial"/>
        </w:rPr>
        <w:t>27</w:t>
      </w:r>
      <w:r w:rsidRPr="00451F33">
        <w:rPr>
          <w:rFonts w:cs="Arial"/>
        </w:rPr>
        <w:t xml:space="preserve">, two years after implementation to allow time for these businesses to account for new provisions. </w:t>
      </w:r>
    </w:p>
    <w:bookmarkEnd w:id="66"/>
    <w:p w:rsidRPr="00451F33" w:rsidR="00554C21" w:rsidP="00554C21" w:rsidRDefault="00554C21" w14:paraId="533351DD" w14:textId="77777777">
      <w:pPr>
        <w:jc w:val="both"/>
        <w:textAlignment w:val="baseline"/>
        <w:rPr>
          <w:rFonts w:cs="Arial"/>
          <w:b/>
          <w:lang w:eastAsia="en-GB"/>
        </w:rPr>
      </w:pPr>
    </w:p>
    <w:p w:rsidRPr="00F11C8B" w:rsidR="00554C21" w:rsidP="00554C21" w:rsidRDefault="2103847F" w14:paraId="72D85B75" w14:textId="084AA1B8">
      <w:pPr>
        <w:jc w:val="both"/>
        <w:textAlignment w:val="baseline"/>
        <w:rPr>
          <w:rFonts w:cs="Arial"/>
          <w:lang w:eastAsia="en-GB"/>
        </w:rPr>
      </w:pPr>
      <w:bookmarkStart w:name="_Hlk92992591" w:id="67"/>
      <w:r w:rsidRPr="7C995945">
        <w:rPr>
          <w:rFonts w:cs="Arial"/>
          <w:lang w:eastAsia="en-GB"/>
        </w:rPr>
        <w:t>For modelling purposes, we have assumed that</w:t>
      </w:r>
      <w:r>
        <w:rPr>
          <w:rFonts w:cs="Arial"/>
          <w:lang w:eastAsia="en-GB"/>
        </w:rPr>
        <w:t xml:space="preserve"> </w:t>
      </w:r>
      <w:r w:rsidRPr="00BA2426">
        <w:rPr>
          <w:rFonts w:cs="Arial"/>
          <w:lang w:eastAsia="en-GB"/>
        </w:rPr>
        <w:t>a</w:t>
      </w:r>
      <w:r w:rsidRPr="00BF4E2B">
        <w:rPr>
          <w:rFonts w:cs="Arial"/>
          <w:lang w:eastAsia="en-GB"/>
        </w:rPr>
        <w:t xml:space="preserve">ll </w:t>
      </w:r>
      <w:r w:rsidRPr="00BF4E2B">
        <w:rPr>
          <w:rFonts w:cs="Arial"/>
        </w:rPr>
        <w:t>businesses separate waste to mixed dry recyclables</w:t>
      </w:r>
      <w:r w:rsidR="0FAAD8EC">
        <w:rPr>
          <w:rFonts w:cs="Arial"/>
        </w:rPr>
        <w:t xml:space="preserve"> (except glass). For glass and food waste they have separate collections. </w:t>
      </w:r>
      <w:r w:rsidRPr="00BF4E2B">
        <w:rPr>
          <w:rFonts w:cs="Arial"/>
          <w:lang w:eastAsia="en-GB"/>
        </w:rPr>
        <w:t xml:space="preserve"> We use this option as the most likely scenario</w:t>
      </w:r>
      <w:r>
        <w:rPr>
          <w:rFonts w:cs="Arial"/>
          <w:lang w:eastAsia="en-GB"/>
        </w:rPr>
        <w:t xml:space="preserve"> </w:t>
      </w:r>
      <w:r w:rsidRPr="00BF4E2B">
        <w:rPr>
          <w:rFonts w:cs="Arial"/>
          <w:lang w:eastAsia="en-GB"/>
        </w:rPr>
        <w:t xml:space="preserve">on the assumption that </w:t>
      </w:r>
      <w:proofErr w:type="gramStart"/>
      <w:r w:rsidRPr="00BF4E2B">
        <w:rPr>
          <w:rFonts w:cs="Arial"/>
          <w:lang w:eastAsia="en-GB"/>
        </w:rPr>
        <w:t>the majority of</w:t>
      </w:r>
      <w:proofErr w:type="gramEnd"/>
      <w:r w:rsidRPr="00BF4E2B">
        <w:rPr>
          <w:rFonts w:cs="Arial"/>
          <w:lang w:eastAsia="en-GB"/>
        </w:rPr>
        <w:t xml:space="preserve"> businesses </w:t>
      </w:r>
      <w:r w:rsidR="005C67AA">
        <w:rPr>
          <w:rFonts w:cs="Arial"/>
          <w:lang w:eastAsia="en-GB"/>
        </w:rPr>
        <w:t xml:space="preserve">are likely to </w:t>
      </w:r>
      <w:r w:rsidR="005C67AA">
        <w:t>seek</w:t>
      </w:r>
      <w:r w:rsidRPr="211006D1" w:rsidR="005C67AA">
        <w:t xml:space="preserve"> to reduce the space required for waste receptacles, using the exemption and exceptions as </w:t>
      </w:r>
      <w:r w:rsidRPr="211006D1" w:rsidR="00E441B6">
        <w:t>necessary</w:t>
      </w:r>
      <w:r w:rsidR="00E441B6">
        <w:t>.</w:t>
      </w:r>
      <w:r w:rsidR="004A089B">
        <w:rPr>
          <w:rFonts w:cs="Arial"/>
          <w:lang w:eastAsia="en-GB"/>
        </w:rPr>
        <w:t xml:space="preserve"> </w:t>
      </w:r>
      <w:bookmarkEnd w:id="67"/>
      <w:r>
        <w:rPr>
          <w:rFonts w:cs="Arial"/>
          <w:lang w:eastAsia="en-GB"/>
        </w:rPr>
        <w:t>This is based on the national surveys of waste collections from businesses and waste collector offerings</w:t>
      </w:r>
      <w:r w:rsidR="00554C21">
        <w:rPr>
          <w:rStyle w:val="FootnoteReference"/>
          <w:rFonts w:cs="Arial"/>
          <w:lang w:eastAsia="en-GB"/>
        </w:rPr>
        <w:footnoteReference w:id="92"/>
      </w:r>
      <w:r>
        <w:rPr>
          <w:rFonts w:cs="Arial"/>
          <w:lang w:eastAsia="en-GB"/>
        </w:rPr>
        <w:t xml:space="preserve">. They show that </w:t>
      </w:r>
      <w:proofErr w:type="gramStart"/>
      <w:r>
        <w:rPr>
          <w:rFonts w:cs="Arial"/>
          <w:lang w:eastAsia="en-GB"/>
        </w:rPr>
        <w:t>the majority of</w:t>
      </w:r>
      <w:proofErr w:type="gramEnd"/>
      <w:r>
        <w:rPr>
          <w:rFonts w:cs="Arial"/>
          <w:lang w:eastAsia="en-GB"/>
        </w:rPr>
        <w:t xml:space="preserve"> recyclable waste collections provided to the NHM sector are currently for mixed dry recyclables. This is because most sites have limited space; and, also, not every business generates all the material streams in scope of reforms. As such, we have modelled partially mixed dry collections (with glass as a separate stream). </w:t>
      </w:r>
      <w:r w:rsidR="00601EAD">
        <w:t>Please see Section 6 for more information.</w:t>
      </w:r>
      <w:r w:rsidRPr="00CF16A5" w:rsidR="00601EAD">
        <w:t xml:space="preserve"> </w:t>
      </w:r>
      <w:r>
        <w:rPr>
          <w:rFonts w:cs="Arial"/>
          <w:lang w:eastAsia="en-GB"/>
        </w:rPr>
        <w:t xml:space="preserve"> </w:t>
      </w:r>
      <w:r w:rsidR="00F057FA">
        <w:rPr>
          <w:rFonts w:cs="Arial"/>
          <w:lang w:eastAsia="en-GB"/>
        </w:rPr>
        <w:t xml:space="preserve"> </w:t>
      </w:r>
    </w:p>
    <w:p w:rsidRPr="00451F33" w:rsidR="00554C21" w:rsidP="00554C21" w:rsidRDefault="00554C21" w14:paraId="71397EFA" w14:textId="77777777">
      <w:pPr>
        <w:jc w:val="both"/>
        <w:rPr>
          <w:rFonts w:cs="Arial"/>
        </w:rPr>
      </w:pPr>
    </w:p>
    <w:p w:rsidRPr="00EF7635" w:rsidR="00554C21" w:rsidP="00554C21" w:rsidRDefault="00554C21" w14:paraId="45C9372E" w14:textId="29B92DD7">
      <w:pPr>
        <w:jc w:val="both"/>
        <w:textAlignment w:val="baseline"/>
        <w:rPr>
          <w:rFonts w:cs="Arial"/>
          <w:color w:val="000000"/>
          <w:sz w:val="20"/>
          <w:szCs w:val="20"/>
          <w:lang w:eastAsia="en-GB"/>
        </w:rPr>
      </w:pPr>
      <w:r w:rsidRPr="00EF7635">
        <w:rPr>
          <w:rFonts w:cs="Arial"/>
          <w:b/>
          <w:bCs/>
          <w:lang w:eastAsia="en-GB"/>
        </w:rPr>
        <w:t xml:space="preserve">Table </w:t>
      </w:r>
      <w:r w:rsidRPr="00EF7635" w:rsidR="00EF7635">
        <w:rPr>
          <w:rFonts w:cs="Arial"/>
          <w:b/>
          <w:bCs/>
          <w:lang w:eastAsia="en-GB"/>
        </w:rPr>
        <w:t>4</w:t>
      </w:r>
      <w:r w:rsidRPr="00EF7635">
        <w:rPr>
          <w:rFonts w:cs="Arial"/>
          <w:b/>
          <w:bCs/>
          <w:lang w:eastAsia="en-GB"/>
        </w:rPr>
        <w:t xml:space="preserve">: Combinations of municipal (M) sector options considered for household and non-household municipal waste. </w:t>
      </w:r>
    </w:p>
    <w:tbl>
      <w:tblPr>
        <w:tblStyle w:val="PlainTable5"/>
        <w:tblW w:w="7710" w:type="dxa"/>
        <w:jc w:val="center"/>
        <w:tblLook w:val="04A0" w:firstRow="1" w:lastRow="0" w:firstColumn="1" w:lastColumn="0" w:noHBand="0" w:noVBand="1"/>
      </w:tblPr>
      <w:tblGrid>
        <w:gridCol w:w="2446"/>
        <w:gridCol w:w="1117"/>
        <w:gridCol w:w="2073"/>
        <w:gridCol w:w="2074"/>
      </w:tblGrid>
      <w:tr w:rsidRPr="00214B3D" w:rsidR="00554C21" w:rsidTr="001862D1" w14:paraId="43373C04" w14:textId="77777777">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100" w:firstRow="0" w:lastRow="0" w:firstColumn="1" w:lastColumn="0" w:oddVBand="0" w:evenVBand="0" w:oddHBand="0" w:evenHBand="0" w:firstRowFirstColumn="1" w:firstRowLastColumn="0" w:lastRowFirstColumn="0" w:lastRowLastColumn="0"/>
            <w:tcW w:w="2446" w:type="dxa"/>
            <w:tcBorders>
              <w:top w:val="single" w:color="auto" w:sz="4" w:space="0"/>
              <w:left w:val="single" w:color="auto" w:sz="4" w:space="0"/>
              <w:right w:val="single" w:color="auto" w:sz="4" w:space="0"/>
            </w:tcBorders>
            <w:noWrap/>
            <w:vAlign w:val="center"/>
            <w:hideMark/>
          </w:tcPr>
          <w:p w:rsidRPr="00451F33" w:rsidR="00554C21" w:rsidP="001862D1" w:rsidRDefault="00554C21" w14:paraId="5356AB03" w14:textId="77777777">
            <w:pPr>
              <w:jc w:val="both"/>
              <w:rPr>
                <w:rFonts w:cs="Arial"/>
                <w:sz w:val="22"/>
                <w:szCs w:val="22"/>
                <w:lang w:eastAsia="en-GB"/>
              </w:rPr>
            </w:pPr>
            <w:r w:rsidRPr="00451F33">
              <w:rPr>
                <w:rFonts w:cs="Arial"/>
                <w:sz w:val="22"/>
                <w:szCs w:val="22"/>
                <w:lang w:eastAsia="en-GB"/>
              </w:rPr>
              <w:t>Sectors</w:t>
            </w:r>
          </w:p>
        </w:tc>
        <w:tc>
          <w:tcPr>
            <w:tcW w:w="1117" w:type="dxa"/>
            <w:tcBorders>
              <w:top w:val="single" w:color="auto" w:sz="4" w:space="0"/>
              <w:left w:val="single" w:color="auto" w:sz="4" w:space="0"/>
            </w:tcBorders>
            <w:noWrap/>
            <w:hideMark/>
          </w:tcPr>
          <w:p w:rsidRPr="00451F33" w:rsidR="00554C21" w:rsidP="001862D1" w:rsidRDefault="00554C21" w14:paraId="3EEB80FC" w14:textId="77777777">
            <w:pPr>
              <w:jc w:val="both"/>
              <w:cnfStyle w:val="100000000000" w:firstRow="1" w:lastRow="0" w:firstColumn="0" w:lastColumn="0" w:oddVBand="0" w:evenVBand="0" w:oddHBand="0" w:evenHBand="0" w:firstRowFirstColumn="0" w:firstRowLastColumn="0" w:lastRowFirstColumn="0" w:lastRowLastColumn="0"/>
              <w:rPr>
                <w:rFonts w:cs="Arial"/>
                <w:sz w:val="22"/>
                <w:szCs w:val="22"/>
                <w:lang w:eastAsia="en-GB"/>
              </w:rPr>
            </w:pPr>
          </w:p>
        </w:tc>
        <w:tc>
          <w:tcPr>
            <w:tcW w:w="4147" w:type="dxa"/>
            <w:gridSpan w:val="2"/>
            <w:tcBorders>
              <w:top w:val="single" w:color="auto" w:sz="4" w:space="0"/>
              <w:right w:val="single" w:color="auto" w:sz="4" w:space="0"/>
            </w:tcBorders>
            <w:hideMark/>
          </w:tcPr>
          <w:p w:rsidRPr="00451F33" w:rsidR="00554C21" w:rsidP="001862D1" w:rsidRDefault="00554C21" w14:paraId="6BC016CA" w14:textId="77777777">
            <w:pPr>
              <w:jc w:val="both"/>
              <w:cnfStyle w:val="100000000000" w:firstRow="1" w:lastRow="0" w:firstColumn="0" w:lastColumn="0" w:oddVBand="0" w:evenVBand="0" w:oddHBand="0" w:evenHBand="0" w:firstRowFirstColumn="0" w:firstRowLastColumn="0" w:lastRowFirstColumn="0" w:lastRowLastColumn="0"/>
              <w:rPr>
                <w:rFonts w:cs="Arial"/>
                <w:color w:val="000000"/>
                <w:sz w:val="22"/>
                <w:szCs w:val="22"/>
                <w:lang w:eastAsia="en-GB"/>
              </w:rPr>
            </w:pPr>
            <w:r w:rsidRPr="00451F33">
              <w:rPr>
                <w:rFonts w:cs="Arial"/>
                <w:color w:val="000000"/>
                <w:sz w:val="22"/>
                <w:szCs w:val="22"/>
                <w:lang w:eastAsia="en-GB"/>
              </w:rPr>
              <w:t xml:space="preserve">Non-Household Municipal (NHM) Sector </w:t>
            </w:r>
          </w:p>
        </w:tc>
      </w:tr>
      <w:tr w:rsidRPr="00214B3D" w:rsidR="00554C21" w:rsidTr="008767DF" w14:paraId="3004F810" w14:textId="77777777">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446" w:type="dxa"/>
            <w:tcBorders>
              <w:left w:val="single" w:color="auto" w:sz="4" w:space="0"/>
            </w:tcBorders>
            <w:noWrap/>
            <w:hideMark/>
          </w:tcPr>
          <w:p w:rsidRPr="00451F33" w:rsidR="00554C21" w:rsidP="001862D1" w:rsidRDefault="00554C21" w14:paraId="39065060" w14:textId="77777777">
            <w:pPr>
              <w:jc w:val="both"/>
              <w:rPr>
                <w:rFonts w:cs="Arial"/>
                <w:color w:val="000000"/>
                <w:sz w:val="22"/>
                <w:szCs w:val="22"/>
                <w:lang w:eastAsia="en-GB"/>
              </w:rPr>
            </w:pPr>
          </w:p>
        </w:tc>
        <w:tc>
          <w:tcPr>
            <w:tcW w:w="1117" w:type="dxa"/>
            <w:tcBorders>
              <w:bottom w:val="single" w:color="auto" w:sz="4" w:space="0"/>
              <w:right w:val="single" w:color="auto" w:sz="4" w:space="0"/>
            </w:tcBorders>
            <w:noWrap/>
            <w:vAlign w:val="center"/>
            <w:hideMark/>
          </w:tcPr>
          <w:p w:rsidRPr="00451F33" w:rsidR="00554C21" w:rsidP="001862D1" w:rsidRDefault="00554C21" w14:paraId="4246546F" w14:textId="77777777">
            <w:pPr>
              <w:jc w:val="both"/>
              <w:cnfStyle w:val="000000100000" w:firstRow="0" w:lastRow="0" w:firstColumn="0" w:lastColumn="0" w:oddVBand="0" w:evenVBand="0" w:oddHBand="1" w:evenHBand="0" w:firstRowFirstColumn="0" w:firstRowLastColumn="0" w:lastRowFirstColumn="0" w:lastRowLastColumn="0"/>
              <w:rPr>
                <w:rFonts w:cs="Arial"/>
                <w:sz w:val="22"/>
                <w:szCs w:val="22"/>
                <w:lang w:eastAsia="en-GB"/>
              </w:rPr>
            </w:pPr>
          </w:p>
        </w:tc>
        <w:tc>
          <w:tcPr>
            <w:tcW w:w="2073" w:type="dxa"/>
            <w:tcBorders>
              <w:left w:val="single" w:color="auto" w:sz="4" w:space="0"/>
              <w:bottom w:val="single" w:color="auto" w:sz="4" w:space="0"/>
            </w:tcBorders>
            <w:noWrap/>
            <w:vAlign w:val="center"/>
            <w:hideMark/>
          </w:tcPr>
          <w:p w:rsidRPr="00451F33" w:rsidR="00554C21" w:rsidP="001862D1" w:rsidRDefault="00554C21" w14:paraId="1F21ECD6" w14:textId="77777777">
            <w:pPr>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00451F33">
              <w:rPr>
                <w:rFonts w:cs="Arial"/>
                <w:color w:val="000000" w:themeColor="text1"/>
                <w:sz w:val="22"/>
                <w:szCs w:val="22"/>
                <w:lang w:eastAsia="en-GB"/>
              </w:rPr>
              <w:t>1</w:t>
            </w:r>
            <w:r w:rsidRPr="00451F33">
              <w:rPr>
                <w:rFonts w:cs="Arial"/>
                <w:i/>
                <w:iCs/>
                <w:color w:val="000000" w:themeColor="text1"/>
                <w:sz w:val="22"/>
                <w:szCs w:val="22"/>
                <w:lang w:eastAsia="en-GB"/>
              </w:rPr>
              <w:t>nhm</w:t>
            </w:r>
          </w:p>
        </w:tc>
        <w:tc>
          <w:tcPr>
            <w:tcW w:w="2074" w:type="dxa"/>
            <w:tcBorders>
              <w:bottom w:val="single" w:color="auto" w:sz="4" w:space="0"/>
              <w:right w:val="single" w:color="auto" w:sz="4" w:space="0"/>
            </w:tcBorders>
            <w:noWrap/>
            <w:vAlign w:val="center"/>
            <w:hideMark/>
          </w:tcPr>
          <w:p w:rsidRPr="00451F33" w:rsidR="00554C21" w:rsidP="001862D1" w:rsidRDefault="00554C21" w14:paraId="73877E4B" w14:textId="77777777">
            <w:pPr>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00451F33">
              <w:rPr>
                <w:rFonts w:cs="Arial"/>
                <w:color w:val="000000" w:themeColor="text1"/>
                <w:sz w:val="22"/>
                <w:szCs w:val="22"/>
                <w:lang w:eastAsia="en-GB"/>
              </w:rPr>
              <w:t>2</w:t>
            </w:r>
            <w:r w:rsidRPr="00451F33">
              <w:rPr>
                <w:rFonts w:cs="Arial"/>
                <w:i/>
                <w:iCs/>
                <w:color w:val="000000" w:themeColor="text1"/>
                <w:sz w:val="22"/>
                <w:szCs w:val="22"/>
                <w:lang w:eastAsia="en-GB"/>
              </w:rPr>
              <w:t>nhm</w:t>
            </w:r>
          </w:p>
        </w:tc>
      </w:tr>
      <w:tr w:rsidRPr="00214B3D" w:rsidR="00554C21" w:rsidTr="008767DF" w14:paraId="159BB810" w14:textId="77777777">
        <w:trPr>
          <w:trHeight w:val="266"/>
          <w:jc w:val="center"/>
        </w:trPr>
        <w:tc>
          <w:tcPr>
            <w:cnfStyle w:val="001000000000" w:firstRow="0" w:lastRow="0" w:firstColumn="1" w:lastColumn="0" w:oddVBand="0" w:evenVBand="0" w:oddHBand="0" w:evenHBand="0" w:firstRowFirstColumn="0" w:firstRowLastColumn="0" w:lastRowFirstColumn="0" w:lastRowLastColumn="0"/>
            <w:tcW w:w="2446" w:type="dxa"/>
            <w:vMerge w:val="restart"/>
            <w:tcBorders>
              <w:left w:val="single" w:color="auto" w:sz="4" w:space="0"/>
            </w:tcBorders>
            <w:noWrap/>
            <w:vAlign w:val="center"/>
            <w:hideMark/>
          </w:tcPr>
          <w:p w:rsidRPr="00451F33" w:rsidR="00554C21" w:rsidP="001862D1" w:rsidRDefault="00554C21" w14:paraId="49AD382E" w14:textId="77777777">
            <w:pPr>
              <w:jc w:val="both"/>
              <w:rPr>
                <w:rFonts w:cs="Arial"/>
                <w:color w:val="000000"/>
                <w:sz w:val="22"/>
                <w:szCs w:val="22"/>
                <w:lang w:eastAsia="en-GB"/>
              </w:rPr>
            </w:pPr>
            <w:r w:rsidRPr="00451F33">
              <w:rPr>
                <w:rFonts w:cs="Arial"/>
                <w:color w:val="000000"/>
                <w:sz w:val="22"/>
                <w:szCs w:val="22"/>
                <w:lang w:eastAsia="en-GB"/>
              </w:rPr>
              <w:t>Household Sector</w:t>
            </w:r>
          </w:p>
        </w:tc>
        <w:tc>
          <w:tcPr>
            <w:tcW w:w="1117" w:type="dxa"/>
            <w:tcBorders>
              <w:top w:val="single" w:color="auto" w:sz="4" w:space="0"/>
              <w:right w:val="single" w:color="auto" w:sz="4" w:space="0"/>
            </w:tcBorders>
            <w:noWrap/>
            <w:vAlign w:val="center"/>
            <w:hideMark/>
          </w:tcPr>
          <w:p w:rsidRPr="00451F33" w:rsidR="00554C21" w:rsidP="001862D1" w:rsidRDefault="00554C21" w14:paraId="155129A9" w14:textId="77777777">
            <w:pPr>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00451F33">
              <w:rPr>
                <w:rFonts w:cs="Arial"/>
                <w:color w:val="000000" w:themeColor="text1"/>
                <w:sz w:val="22"/>
                <w:szCs w:val="22"/>
                <w:lang w:eastAsia="en-GB"/>
              </w:rPr>
              <w:t>1</w:t>
            </w:r>
            <w:r w:rsidRPr="00451F33">
              <w:rPr>
                <w:rFonts w:cs="Arial"/>
                <w:i/>
                <w:iCs/>
                <w:color w:val="000000" w:themeColor="text1"/>
                <w:sz w:val="22"/>
                <w:szCs w:val="22"/>
                <w:lang w:eastAsia="en-GB"/>
              </w:rPr>
              <w:t>hh</w:t>
            </w:r>
          </w:p>
        </w:tc>
        <w:tc>
          <w:tcPr>
            <w:tcW w:w="2073" w:type="dxa"/>
            <w:tcBorders>
              <w:top w:val="single" w:color="auto" w:sz="4" w:space="0"/>
              <w:left w:val="single" w:color="auto" w:sz="4" w:space="0"/>
            </w:tcBorders>
            <w:noWrap/>
            <w:vAlign w:val="center"/>
            <w:hideMark/>
          </w:tcPr>
          <w:p w:rsidRPr="00451F33" w:rsidR="00554C21" w:rsidP="001862D1" w:rsidRDefault="00554C21" w14:paraId="65B7EFEA" w14:textId="77777777">
            <w:pPr>
              <w:jc w:val="both"/>
              <w:cnfStyle w:val="000000000000" w:firstRow="0" w:lastRow="0" w:firstColumn="0" w:lastColumn="0" w:oddVBand="0" w:evenVBand="0" w:oddHBand="0" w:evenHBand="0" w:firstRowFirstColumn="0" w:firstRowLastColumn="0" w:lastRowFirstColumn="0" w:lastRowLastColumn="0"/>
              <w:rPr>
                <w:rFonts w:cs="Arial"/>
                <w:b/>
                <w:bCs/>
                <w:color w:val="000000"/>
                <w:sz w:val="22"/>
                <w:szCs w:val="22"/>
                <w:lang w:eastAsia="en-GB"/>
              </w:rPr>
            </w:pPr>
            <w:r w:rsidRPr="00451F33">
              <w:rPr>
                <w:rFonts w:cs="Arial"/>
                <w:b/>
                <w:bCs/>
                <w:color w:val="000000" w:themeColor="text1"/>
                <w:sz w:val="22"/>
                <w:szCs w:val="22"/>
                <w:lang w:eastAsia="en-GB"/>
              </w:rPr>
              <w:t>1M</w:t>
            </w:r>
          </w:p>
        </w:tc>
        <w:tc>
          <w:tcPr>
            <w:tcW w:w="2074" w:type="dxa"/>
            <w:tcBorders>
              <w:top w:val="single" w:color="auto" w:sz="4" w:space="0"/>
              <w:right w:val="single" w:color="auto" w:sz="4" w:space="0"/>
            </w:tcBorders>
            <w:noWrap/>
            <w:vAlign w:val="center"/>
            <w:hideMark/>
          </w:tcPr>
          <w:p w:rsidRPr="00451F33" w:rsidR="00554C21" w:rsidP="001862D1" w:rsidRDefault="00554C21" w14:paraId="5C7BD4B3" w14:textId="77777777">
            <w:pPr>
              <w:jc w:val="both"/>
              <w:cnfStyle w:val="000000000000" w:firstRow="0" w:lastRow="0" w:firstColumn="0" w:lastColumn="0" w:oddVBand="0" w:evenVBand="0" w:oddHBand="0" w:evenHBand="0" w:firstRowFirstColumn="0" w:firstRowLastColumn="0" w:lastRowFirstColumn="0" w:lastRowLastColumn="0"/>
              <w:rPr>
                <w:rFonts w:cs="Arial"/>
                <w:b/>
                <w:bCs/>
                <w:color w:val="000000"/>
                <w:sz w:val="22"/>
                <w:szCs w:val="22"/>
                <w:lang w:eastAsia="en-GB"/>
              </w:rPr>
            </w:pPr>
            <w:r w:rsidRPr="00451F33">
              <w:rPr>
                <w:rFonts w:cs="Arial"/>
                <w:b/>
                <w:bCs/>
                <w:color w:val="000000" w:themeColor="text1"/>
                <w:sz w:val="22"/>
                <w:szCs w:val="22"/>
                <w:lang w:eastAsia="en-GB"/>
              </w:rPr>
              <w:t>2M</w:t>
            </w:r>
          </w:p>
        </w:tc>
      </w:tr>
      <w:tr w:rsidRPr="00214B3D" w:rsidR="00554C21" w:rsidTr="008767DF" w14:paraId="6F9ED18B" w14:textId="77777777">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446" w:type="dxa"/>
            <w:vMerge/>
            <w:tcBorders>
              <w:left w:val="single" w:color="auto" w:sz="4" w:space="0"/>
              <w:bottom w:val="single" w:color="auto" w:sz="4" w:space="0"/>
            </w:tcBorders>
            <w:hideMark/>
          </w:tcPr>
          <w:p w:rsidRPr="00451F33" w:rsidR="00554C21" w:rsidP="001862D1" w:rsidRDefault="00554C21" w14:paraId="11F0F9E8" w14:textId="77777777">
            <w:pPr>
              <w:jc w:val="both"/>
              <w:rPr>
                <w:rFonts w:cs="Arial"/>
                <w:color w:val="000000"/>
                <w:sz w:val="22"/>
                <w:szCs w:val="22"/>
                <w:lang w:eastAsia="en-GB"/>
              </w:rPr>
            </w:pPr>
          </w:p>
        </w:tc>
        <w:tc>
          <w:tcPr>
            <w:tcW w:w="1117" w:type="dxa"/>
            <w:tcBorders>
              <w:bottom w:val="single" w:color="auto" w:sz="4" w:space="0"/>
              <w:right w:val="single" w:color="auto" w:sz="4" w:space="0"/>
            </w:tcBorders>
            <w:noWrap/>
            <w:vAlign w:val="center"/>
            <w:hideMark/>
          </w:tcPr>
          <w:p w:rsidRPr="00451F33" w:rsidR="00554C21" w:rsidP="001862D1" w:rsidRDefault="00554C21" w14:paraId="64B006AE" w14:textId="77777777">
            <w:pPr>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00451F33">
              <w:rPr>
                <w:rFonts w:cs="Arial"/>
                <w:color w:val="000000" w:themeColor="text1"/>
                <w:sz w:val="22"/>
                <w:szCs w:val="22"/>
                <w:lang w:eastAsia="en-GB"/>
              </w:rPr>
              <w:t>2</w:t>
            </w:r>
            <w:r w:rsidRPr="00451F33">
              <w:rPr>
                <w:rFonts w:cs="Arial"/>
                <w:i/>
                <w:iCs/>
                <w:color w:val="000000" w:themeColor="text1"/>
                <w:sz w:val="22"/>
                <w:szCs w:val="22"/>
                <w:lang w:eastAsia="en-GB"/>
              </w:rPr>
              <w:t>hh</w:t>
            </w:r>
          </w:p>
        </w:tc>
        <w:tc>
          <w:tcPr>
            <w:tcW w:w="2073" w:type="dxa"/>
            <w:tcBorders>
              <w:left w:val="single" w:color="auto" w:sz="4" w:space="0"/>
              <w:bottom w:val="single" w:color="auto" w:sz="4" w:space="0"/>
            </w:tcBorders>
            <w:noWrap/>
            <w:vAlign w:val="center"/>
            <w:hideMark/>
          </w:tcPr>
          <w:p w:rsidRPr="00451F33" w:rsidR="00554C21" w:rsidP="001862D1" w:rsidRDefault="00554C21" w14:paraId="4FFD3367" w14:textId="77777777">
            <w:pPr>
              <w:jc w:val="both"/>
              <w:cnfStyle w:val="000000100000" w:firstRow="0" w:lastRow="0" w:firstColumn="0" w:lastColumn="0" w:oddVBand="0" w:evenVBand="0" w:oddHBand="1" w:evenHBand="0" w:firstRowFirstColumn="0" w:firstRowLastColumn="0" w:lastRowFirstColumn="0" w:lastRowLastColumn="0"/>
              <w:rPr>
                <w:rFonts w:cs="Arial"/>
                <w:b/>
                <w:bCs/>
                <w:color w:val="000000"/>
                <w:sz w:val="22"/>
                <w:szCs w:val="22"/>
                <w:lang w:eastAsia="en-GB"/>
              </w:rPr>
            </w:pPr>
            <w:r w:rsidRPr="00451F33">
              <w:rPr>
                <w:rFonts w:cs="Arial"/>
                <w:b/>
                <w:bCs/>
                <w:color w:val="000000" w:themeColor="text1"/>
                <w:sz w:val="22"/>
                <w:szCs w:val="22"/>
                <w:lang w:eastAsia="en-GB"/>
              </w:rPr>
              <w:t>3M</w:t>
            </w:r>
          </w:p>
        </w:tc>
        <w:tc>
          <w:tcPr>
            <w:tcW w:w="2074" w:type="dxa"/>
            <w:tcBorders>
              <w:bottom w:val="single" w:color="auto" w:sz="4" w:space="0"/>
              <w:right w:val="single" w:color="auto" w:sz="4" w:space="0"/>
            </w:tcBorders>
            <w:noWrap/>
            <w:vAlign w:val="center"/>
            <w:hideMark/>
          </w:tcPr>
          <w:p w:rsidRPr="00451F33" w:rsidR="00554C21" w:rsidP="001862D1" w:rsidRDefault="00554C21" w14:paraId="3FA9C95D" w14:textId="77777777">
            <w:pPr>
              <w:jc w:val="both"/>
              <w:cnfStyle w:val="000000100000" w:firstRow="0" w:lastRow="0" w:firstColumn="0" w:lastColumn="0" w:oddVBand="0" w:evenVBand="0" w:oddHBand="1" w:evenHBand="0" w:firstRowFirstColumn="0" w:firstRowLastColumn="0" w:lastRowFirstColumn="0" w:lastRowLastColumn="0"/>
              <w:rPr>
                <w:rFonts w:cs="Arial"/>
                <w:b/>
                <w:bCs/>
                <w:color w:val="000000"/>
                <w:sz w:val="22"/>
                <w:szCs w:val="22"/>
                <w:lang w:eastAsia="en-GB"/>
              </w:rPr>
            </w:pPr>
            <w:r w:rsidRPr="00451F33">
              <w:rPr>
                <w:rFonts w:cs="Arial"/>
                <w:b/>
                <w:bCs/>
                <w:color w:val="000000" w:themeColor="text1"/>
                <w:sz w:val="22"/>
                <w:szCs w:val="22"/>
                <w:lang w:eastAsia="en-GB"/>
              </w:rPr>
              <w:t>4M</w:t>
            </w:r>
          </w:p>
        </w:tc>
      </w:tr>
    </w:tbl>
    <w:p w:rsidRPr="00451F33" w:rsidR="008767DF" w:rsidP="008767DF" w:rsidRDefault="008767DF" w14:paraId="0EFB4B80" w14:textId="6C09D518">
      <w:pPr>
        <w:pStyle w:val="Heading3"/>
        <w:rPr>
          <w:b w:val="0"/>
        </w:rPr>
      </w:pPr>
      <w:r>
        <w:t>Reinstated</w:t>
      </w:r>
      <w:r w:rsidRPr="00451F33">
        <w:t xml:space="preserve"> options </w:t>
      </w:r>
    </w:p>
    <w:p w:rsidRPr="00A769E2" w:rsidR="008767DF" w:rsidP="008767DF" w:rsidRDefault="008767DF" w14:paraId="598C2758" w14:textId="2E190A16">
      <w:pPr>
        <w:rPr>
          <w:b/>
          <w:bCs/>
        </w:rPr>
      </w:pPr>
      <w:r w:rsidRPr="00A769E2">
        <w:rPr>
          <w:b/>
          <w:bCs/>
        </w:rPr>
        <w:t>We have</w:t>
      </w:r>
      <w:r>
        <w:rPr>
          <w:b/>
          <w:bCs/>
        </w:rPr>
        <w:t xml:space="preserve"> reinstated</w:t>
      </w:r>
      <w:r w:rsidRPr="00A769E2">
        <w:rPr>
          <w:b/>
          <w:bCs/>
        </w:rPr>
        <w:t xml:space="preserve"> the following option for the household sector:</w:t>
      </w:r>
    </w:p>
    <w:p w:rsidRPr="00A769E2" w:rsidR="008767DF" w:rsidP="008767DF" w:rsidRDefault="762A8078" w14:paraId="0E11D1DF" w14:textId="137A3A77">
      <w:pPr>
        <w:pStyle w:val="ListParagraph"/>
        <w:numPr>
          <w:ilvl w:val="0"/>
          <w:numId w:val="13"/>
        </w:numPr>
        <w:autoSpaceDE w:val="0"/>
        <w:autoSpaceDN w:val="0"/>
        <w:adjustRightInd w:val="0"/>
        <w:spacing w:line="276" w:lineRule="auto"/>
        <w:jc w:val="both"/>
        <w:textAlignment w:val="baseline"/>
        <w:rPr>
          <w:rFonts w:cs="Arial"/>
        </w:rPr>
      </w:pPr>
      <w:r w:rsidRPr="00451F33">
        <w:rPr>
          <w:rFonts w:cs="Arial"/>
          <w:b/>
          <w:bCs/>
        </w:rPr>
        <w:t>Charged garden waste scenario.</w:t>
      </w:r>
      <w:r w:rsidRPr="00451F33">
        <w:rPr>
          <w:rFonts w:cs="Arial"/>
        </w:rPr>
        <w:t xml:space="preserve"> This option ha</w:t>
      </w:r>
      <w:r w:rsidR="0036329E">
        <w:rPr>
          <w:rFonts w:cs="Arial"/>
        </w:rPr>
        <w:t>d</w:t>
      </w:r>
      <w:r w:rsidRPr="00451F33">
        <w:rPr>
          <w:rFonts w:cs="Arial"/>
        </w:rPr>
        <w:t xml:space="preserve"> been disregarded in our consultation impact assessment. Given that we have gathered some new evidence around garden waste, this is now included in the main option analysis</w:t>
      </w:r>
      <w:r w:rsidR="004304E0">
        <w:rPr>
          <w:rStyle w:val="FootnoteReference"/>
        </w:rPr>
        <w:footnoteReference w:id="93"/>
      </w:r>
      <w:r w:rsidRPr="00451F33">
        <w:rPr>
          <w:rFonts w:cs="Arial"/>
        </w:rPr>
        <w:t>.</w:t>
      </w:r>
    </w:p>
    <w:p w:rsidRPr="00451F33" w:rsidR="00554C21" w:rsidP="00554C21" w:rsidRDefault="00554C21" w14:paraId="4E2B0A4F" w14:textId="2850E94A">
      <w:pPr>
        <w:pStyle w:val="Heading3"/>
        <w:rPr>
          <w:b w:val="0"/>
        </w:rPr>
      </w:pPr>
      <w:bookmarkStart w:name="_Hlk96701010" w:id="68"/>
      <w:r w:rsidRPr="00451F33">
        <w:t xml:space="preserve">Disregarded options from the main </w:t>
      </w:r>
      <w:r w:rsidRPr="00E61BE3">
        <w:rPr>
          <w:bCs w:val="0"/>
        </w:rPr>
        <w:t>analysis</w:t>
      </w:r>
    </w:p>
    <w:bookmarkEnd w:id="61"/>
    <w:p w:rsidRPr="00A769E2" w:rsidR="00554C21" w:rsidP="00EF7635" w:rsidRDefault="00554C21" w14:paraId="64375C80" w14:textId="77777777">
      <w:pPr>
        <w:rPr>
          <w:b/>
          <w:bCs/>
        </w:rPr>
      </w:pPr>
      <w:r w:rsidRPr="00A769E2">
        <w:rPr>
          <w:b/>
          <w:bCs/>
        </w:rPr>
        <w:t>We have disregarded the following options for the household sector:</w:t>
      </w:r>
    </w:p>
    <w:p w:rsidRPr="00830C05" w:rsidR="00554C21" w:rsidP="00554C21" w:rsidRDefault="2103847F" w14:paraId="3AE4989B" w14:textId="08BF53CC">
      <w:pPr>
        <w:pStyle w:val="ListParagraph"/>
        <w:numPr>
          <w:ilvl w:val="0"/>
          <w:numId w:val="13"/>
        </w:numPr>
        <w:autoSpaceDE w:val="0"/>
        <w:autoSpaceDN w:val="0"/>
        <w:adjustRightInd w:val="0"/>
        <w:spacing w:line="276" w:lineRule="auto"/>
        <w:jc w:val="both"/>
        <w:textAlignment w:val="baseline"/>
        <w:rPr>
          <w:rFonts w:cs="Arial"/>
        </w:rPr>
      </w:pPr>
      <w:r w:rsidRPr="00451F33">
        <w:rPr>
          <w:rFonts w:cs="Arial"/>
        </w:rPr>
        <w:t xml:space="preserve">Consistent weekly collection of dry </w:t>
      </w:r>
      <w:r w:rsidRPr="00451F33" w:rsidR="23623745">
        <w:rPr>
          <w:rFonts w:cs="Arial"/>
        </w:rPr>
        <w:t>recyclables under</w:t>
      </w:r>
      <w:r w:rsidRPr="00451F33">
        <w:rPr>
          <w:rFonts w:cs="Arial"/>
          <w:b/>
          <w:bCs/>
        </w:rPr>
        <w:t xml:space="preserve"> twin-stream </w:t>
      </w:r>
      <w:r w:rsidR="00F601F8">
        <w:rPr>
          <w:rFonts w:cs="Arial"/>
          <w:b/>
          <w:bCs/>
        </w:rPr>
        <w:t xml:space="preserve">only </w:t>
      </w:r>
      <w:r w:rsidRPr="00451F33">
        <w:rPr>
          <w:rFonts w:cs="Arial"/>
          <w:b/>
          <w:bCs/>
        </w:rPr>
        <w:t>systems for low-rise properties</w:t>
      </w:r>
      <w:r w:rsidRPr="00451F33" w:rsidR="00554C21">
        <w:rPr>
          <w:rStyle w:val="FootnoteReference"/>
          <w:rFonts w:cs="Arial"/>
          <w:b/>
          <w:bCs/>
        </w:rPr>
        <w:footnoteReference w:id="94"/>
      </w:r>
      <w:r w:rsidR="69EAEF12">
        <w:rPr>
          <w:rFonts w:cs="Arial"/>
        </w:rPr>
        <w:t>.</w:t>
      </w:r>
      <w:r w:rsidRPr="00451F33">
        <w:rPr>
          <w:rFonts w:cs="Arial"/>
        </w:rPr>
        <w:t xml:space="preserve"> This option </w:t>
      </w:r>
      <w:r w:rsidR="00F9394F">
        <w:rPr>
          <w:rFonts w:cs="Arial"/>
        </w:rPr>
        <w:t>was</w:t>
      </w:r>
      <w:r w:rsidRPr="00451F33">
        <w:rPr>
          <w:rFonts w:cs="Arial"/>
        </w:rPr>
        <w:t xml:space="preserve"> disregarded in the previous impact assessment</w:t>
      </w:r>
      <w:r w:rsidR="00501575">
        <w:rPr>
          <w:rFonts w:cs="Arial"/>
        </w:rPr>
        <w:t xml:space="preserve"> as</w:t>
      </w:r>
      <w:r w:rsidR="008F0619">
        <w:rPr>
          <w:rFonts w:cs="Arial"/>
        </w:rPr>
        <w:t xml:space="preserve"> </w:t>
      </w:r>
      <w:r w:rsidR="00453B36">
        <w:rPr>
          <w:rFonts w:cs="Arial"/>
        </w:rPr>
        <w:t xml:space="preserve">50 </w:t>
      </w:r>
      <w:r w:rsidR="00453B36">
        <w:rPr>
          <w:rFonts w:cs="Arial"/>
        </w:rPr>
        <w:t xml:space="preserve">local authorities </w:t>
      </w:r>
      <w:r w:rsidR="00F87898">
        <w:rPr>
          <w:rFonts w:cs="Arial"/>
        </w:rPr>
        <w:t xml:space="preserve">currently </w:t>
      </w:r>
      <w:r w:rsidR="00E3731B">
        <w:rPr>
          <w:rFonts w:cs="Arial"/>
        </w:rPr>
        <w:t>operate multi-stream collections</w:t>
      </w:r>
      <w:r w:rsidR="00110136">
        <w:rPr>
          <w:rStyle w:val="FootnoteReference"/>
        </w:rPr>
        <w:footnoteReference w:id="95"/>
      </w:r>
      <w:r w:rsidR="00E3731B">
        <w:rPr>
          <w:rFonts w:cs="Arial"/>
        </w:rPr>
        <w:t xml:space="preserve"> and we do not expect they will move to twin-stream </w:t>
      </w:r>
      <w:proofErr w:type="gramStart"/>
      <w:r w:rsidR="00833FCA">
        <w:rPr>
          <w:rFonts w:cs="Arial"/>
        </w:rPr>
        <w:t>as a result of</w:t>
      </w:r>
      <w:proofErr w:type="gramEnd"/>
      <w:r w:rsidR="00833FCA">
        <w:rPr>
          <w:rFonts w:cs="Arial"/>
        </w:rPr>
        <w:t xml:space="preserve"> this policy</w:t>
      </w:r>
      <w:r w:rsidR="00BF6DD0">
        <w:rPr>
          <w:rStyle w:val="FootnoteReference"/>
        </w:rPr>
        <w:footnoteReference w:id="96"/>
      </w:r>
      <w:r w:rsidRPr="00451F33">
        <w:rPr>
          <w:rFonts w:cs="Arial"/>
        </w:rPr>
        <w:t xml:space="preserve">. </w:t>
      </w:r>
      <w:r w:rsidRPr="00451F33" w:rsidDel="00833FCA" w:rsidR="00833FCA">
        <w:rPr>
          <w:rFonts w:cs="Arial"/>
        </w:rPr>
        <w:t xml:space="preserve"> </w:t>
      </w:r>
    </w:p>
    <w:p w:rsidRPr="00451F33" w:rsidR="00554C21" w:rsidP="00554C21" w:rsidRDefault="2103847F" w14:paraId="6EBF40AE" w14:textId="3622FE95">
      <w:pPr>
        <w:pStyle w:val="ListParagraph"/>
        <w:numPr>
          <w:ilvl w:val="0"/>
          <w:numId w:val="13"/>
        </w:numPr>
        <w:autoSpaceDE w:val="0"/>
        <w:autoSpaceDN w:val="0"/>
        <w:adjustRightInd w:val="0"/>
        <w:spacing w:line="276" w:lineRule="auto"/>
        <w:jc w:val="both"/>
        <w:textAlignment w:val="baseline"/>
        <w:rPr>
          <w:rFonts w:cs="Arial"/>
        </w:rPr>
      </w:pPr>
      <w:r w:rsidRPr="00451F33">
        <w:rPr>
          <w:rFonts w:cs="Arial"/>
        </w:rPr>
        <w:t xml:space="preserve">Consistent weekly collection of dry-mixed recyclables under </w:t>
      </w:r>
      <w:r w:rsidRPr="7C995945">
        <w:rPr>
          <w:rFonts w:cs="Arial"/>
          <w:b/>
          <w:bCs/>
        </w:rPr>
        <w:t>current collection systems for low-rise properties</w:t>
      </w:r>
      <w:r w:rsidRPr="7C995945" w:rsidR="3C31DF60">
        <w:rPr>
          <w:rFonts w:cs="Arial"/>
          <w:b/>
          <w:bCs/>
        </w:rPr>
        <w:t xml:space="preserve"> (i.e.</w:t>
      </w:r>
      <w:r w:rsidRPr="7C995945" w:rsidR="7222C1C5">
        <w:rPr>
          <w:rFonts w:cs="Arial"/>
          <w:b/>
          <w:bCs/>
        </w:rPr>
        <w:t>,</w:t>
      </w:r>
      <w:r w:rsidRPr="7C995945" w:rsidR="3C31DF60">
        <w:rPr>
          <w:rFonts w:cs="Arial"/>
          <w:b/>
          <w:bCs/>
        </w:rPr>
        <w:t xml:space="preserve"> no change from the baseline collection system)</w:t>
      </w:r>
      <w:r w:rsidRPr="7C995945" w:rsidR="00554C21">
        <w:rPr>
          <w:rStyle w:val="FootnoteReference"/>
          <w:rFonts w:cs="Arial"/>
          <w:b/>
          <w:bCs/>
        </w:rPr>
        <w:footnoteReference w:id="97"/>
      </w:r>
      <w:r w:rsidRPr="00451F33">
        <w:rPr>
          <w:rFonts w:cs="Arial"/>
        </w:rPr>
        <w:t>. We have disregarded this option</w:t>
      </w:r>
      <w:r w:rsidR="0044089E">
        <w:rPr>
          <w:rFonts w:cs="Arial"/>
        </w:rPr>
        <w:t xml:space="preserve"> because although there will be an exemption allowing for mixed collections</w:t>
      </w:r>
      <w:r w:rsidR="00421C0F">
        <w:rPr>
          <w:rFonts w:cs="Arial"/>
        </w:rPr>
        <w:t xml:space="preserve"> of plastic, metal and glass</w:t>
      </w:r>
      <w:r w:rsidR="0044089E">
        <w:rPr>
          <w:rFonts w:cs="Arial"/>
        </w:rPr>
        <w:t xml:space="preserve">, in </w:t>
      </w:r>
      <w:r w:rsidR="00167E4D">
        <w:rPr>
          <w:rFonts w:cs="Arial"/>
        </w:rPr>
        <w:t xml:space="preserve">the modelling we assume that local authorities </w:t>
      </w:r>
      <w:r w:rsidR="00B14672">
        <w:rPr>
          <w:rFonts w:cs="Arial"/>
        </w:rPr>
        <w:t xml:space="preserve">choose to move towards systems with further </w:t>
      </w:r>
      <w:r w:rsidR="00584A41">
        <w:rPr>
          <w:rFonts w:eastAsia="Calibri" w:cs="Arial"/>
        </w:rPr>
        <w:t xml:space="preserve">separation in some cases. This is because the trajectory has been towards more separation of materials from entirely mixed schemes </w:t>
      </w:r>
      <w:proofErr w:type="gramStart"/>
      <w:r w:rsidR="00584A41">
        <w:rPr>
          <w:rFonts w:eastAsia="Calibri" w:cs="Arial"/>
        </w:rPr>
        <w:t>on the basis of</w:t>
      </w:r>
      <w:proofErr w:type="gramEnd"/>
      <w:r w:rsidR="00584A41">
        <w:rPr>
          <w:rFonts w:eastAsia="Calibri" w:cs="Arial"/>
        </w:rPr>
        <w:t xml:space="preserve"> rising processing costs at MRFs and increased income from the sale of separately collected materials</w:t>
      </w:r>
      <w:r w:rsidR="00584A41">
        <w:rPr>
          <w:rStyle w:val="FootnoteReference"/>
          <w:rFonts w:eastAsia="Calibri"/>
        </w:rPr>
        <w:footnoteReference w:id="98"/>
      </w:r>
      <w:r w:rsidR="00C644C3">
        <w:rPr>
          <w:rFonts w:cs="Arial"/>
        </w:rPr>
        <w:t>.</w:t>
      </w:r>
    </w:p>
    <w:bookmarkEnd w:id="68"/>
    <w:p w:rsidRPr="00EF7635" w:rsidR="00554C21" w:rsidP="00554C21" w:rsidRDefault="00554C21" w14:paraId="06205932" w14:textId="77777777">
      <w:pPr>
        <w:pStyle w:val="Heading4"/>
        <w:rPr>
          <w:b w:val="0"/>
          <w:sz w:val="24"/>
          <w:szCs w:val="24"/>
        </w:rPr>
      </w:pPr>
      <w:r w:rsidRPr="00EF7635">
        <w:rPr>
          <w:sz w:val="24"/>
          <w:szCs w:val="24"/>
        </w:rPr>
        <w:t>We have disregarded the following options for the non-household municipal sector:</w:t>
      </w:r>
    </w:p>
    <w:p w:rsidRPr="00451F33" w:rsidR="00554C21" w:rsidP="00554C21" w:rsidRDefault="2103847F" w14:paraId="220A7628" w14:textId="38272007">
      <w:pPr>
        <w:pStyle w:val="EBBodyPara"/>
        <w:numPr>
          <w:ilvl w:val="0"/>
          <w:numId w:val="6"/>
        </w:numPr>
        <w:jc w:val="both"/>
        <w:rPr>
          <w:color w:val="auto"/>
          <w:sz w:val="24"/>
          <w:szCs w:val="24"/>
          <w:lang w:eastAsia="en-US"/>
        </w:rPr>
      </w:pPr>
      <w:r w:rsidRPr="0B6329EE">
        <w:rPr>
          <w:color w:val="auto"/>
          <w:sz w:val="24"/>
          <w:szCs w:val="24"/>
          <w:lang w:eastAsia="en-US"/>
        </w:rPr>
        <w:t>No</w:t>
      </w:r>
      <w:r w:rsidR="000E49F2">
        <w:rPr>
          <w:color w:val="auto"/>
          <w:sz w:val="24"/>
          <w:szCs w:val="24"/>
          <w:lang w:eastAsia="en-US"/>
        </w:rPr>
        <w:t xml:space="preserve"> </w:t>
      </w:r>
      <w:r w:rsidRPr="0B6329EE">
        <w:rPr>
          <w:color w:val="auto"/>
          <w:sz w:val="24"/>
          <w:szCs w:val="24"/>
          <w:lang w:eastAsia="en-US"/>
        </w:rPr>
        <w:t>exemptions, phasing or de minimis (i.e., all businesses are within scope). This means that all businesses separate waste to residual, mixed dry recyclables, separate glass waste</w:t>
      </w:r>
      <w:r w:rsidR="000B5057">
        <w:rPr>
          <w:rStyle w:val="FootnoteReference"/>
          <w:color w:val="auto"/>
          <w:szCs w:val="24"/>
          <w:lang w:eastAsia="en-US"/>
        </w:rPr>
        <w:footnoteReference w:id="99"/>
      </w:r>
      <w:r w:rsidRPr="0B6329EE">
        <w:rPr>
          <w:color w:val="auto"/>
          <w:sz w:val="24"/>
          <w:szCs w:val="24"/>
          <w:lang w:eastAsia="en-US"/>
        </w:rPr>
        <w:t xml:space="preserve"> collections and separate food waste collections. This option has been disregarded because it disproportionally affects </w:t>
      </w:r>
      <w:r w:rsidRPr="0B6329EE" w:rsidR="7FEC1FF7">
        <w:rPr>
          <w:color w:val="auto"/>
          <w:sz w:val="24"/>
          <w:szCs w:val="24"/>
          <w:lang w:eastAsia="en-US"/>
        </w:rPr>
        <w:t>micro firm</w:t>
      </w:r>
      <w:r w:rsidRPr="0B6329EE">
        <w:rPr>
          <w:color w:val="auto"/>
          <w:sz w:val="24"/>
          <w:szCs w:val="24"/>
          <w:lang w:eastAsia="en-US"/>
        </w:rPr>
        <w:t xml:space="preserve">s compared to other size businesses. </w:t>
      </w:r>
    </w:p>
    <w:p w:rsidRPr="00451F33" w:rsidR="00554C21" w:rsidP="00554C21" w:rsidRDefault="2103847F" w14:paraId="0663AFB5" w14:textId="77777777">
      <w:pPr>
        <w:pStyle w:val="EBBodyPara"/>
        <w:numPr>
          <w:ilvl w:val="0"/>
          <w:numId w:val="6"/>
        </w:numPr>
        <w:jc w:val="both"/>
        <w:rPr>
          <w:color w:val="auto"/>
          <w:sz w:val="24"/>
          <w:szCs w:val="24"/>
          <w:lang w:eastAsia="en-US"/>
        </w:rPr>
      </w:pPr>
      <w:r w:rsidRPr="0B6329EE">
        <w:rPr>
          <w:color w:val="auto"/>
          <w:sz w:val="24"/>
          <w:szCs w:val="24"/>
          <w:lang w:eastAsia="en-US"/>
        </w:rPr>
        <w:t xml:space="preserve">We explored a de minimis threshold for businesses to be exempt from food waste separation if they produce less than 5kg of food waste per week. </w:t>
      </w:r>
      <w:bookmarkStart w:name="_Hlk49331392" w:id="69"/>
      <w:r w:rsidRPr="0B6329EE">
        <w:rPr>
          <w:color w:val="auto"/>
          <w:sz w:val="24"/>
          <w:szCs w:val="24"/>
          <w:lang w:eastAsia="en-US"/>
        </w:rPr>
        <w:t xml:space="preserve">This was part of the consultation impact assessment. WRAP’s analysis has found that most businesses produce this amount of food waste and therefore they would not be exempt from this requirement. Most responses to the first consultation agreed that businesses that produce </w:t>
      </w:r>
      <w:proofErr w:type="gramStart"/>
      <w:r w:rsidRPr="0B6329EE">
        <w:rPr>
          <w:color w:val="auto"/>
          <w:sz w:val="24"/>
          <w:szCs w:val="24"/>
          <w:lang w:eastAsia="en-US"/>
        </w:rPr>
        <w:t>sufficient quantities of</w:t>
      </w:r>
      <w:proofErr w:type="gramEnd"/>
      <w:r w:rsidRPr="0B6329EE">
        <w:rPr>
          <w:color w:val="auto"/>
          <w:sz w:val="24"/>
          <w:szCs w:val="24"/>
          <w:lang w:eastAsia="en-US"/>
        </w:rPr>
        <w:t xml:space="preserve"> food waste should separate it from residual waste for collection and recycling. Furthermore, this option would present difficulties to enforce weight-based compliance.  As such, we have not presented this as an option in the previous and current impact assessments.</w:t>
      </w:r>
    </w:p>
    <w:bookmarkEnd w:id="69"/>
    <w:p w:rsidRPr="00A769E2" w:rsidR="00554C21" w:rsidP="00554C21" w:rsidRDefault="00554C21" w14:paraId="395857B2" w14:textId="77777777">
      <w:pPr>
        <w:pStyle w:val="Heading4"/>
        <w:rPr>
          <w:b w:val="0"/>
          <w:bCs w:val="0"/>
          <w:sz w:val="24"/>
          <w:szCs w:val="28"/>
        </w:rPr>
      </w:pPr>
      <w:r w:rsidRPr="00A769E2">
        <w:rPr>
          <w:sz w:val="24"/>
          <w:szCs w:val="24"/>
        </w:rPr>
        <w:t>Non-regulatory options:</w:t>
      </w:r>
    </w:p>
    <w:p w:rsidRPr="00451F33" w:rsidR="00554C21" w:rsidP="00554C21" w:rsidRDefault="00554C21" w14:paraId="0D291033" w14:textId="77777777">
      <w:pPr>
        <w:pStyle w:val="EBBodyPara"/>
        <w:jc w:val="both"/>
        <w:rPr>
          <w:color w:val="auto"/>
          <w:sz w:val="24"/>
          <w:szCs w:val="24"/>
          <w:lang w:eastAsia="en-US"/>
        </w:rPr>
      </w:pPr>
      <w:r w:rsidRPr="00451F33">
        <w:rPr>
          <w:color w:val="auto"/>
          <w:sz w:val="24"/>
          <w:szCs w:val="24"/>
          <w:lang w:eastAsia="en-US"/>
        </w:rPr>
        <w:t>Non-regulatory options were considered as part of a long</w:t>
      </w:r>
      <w:r>
        <w:rPr>
          <w:color w:val="auto"/>
          <w:sz w:val="24"/>
          <w:szCs w:val="24"/>
          <w:lang w:eastAsia="en-US"/>
        </w:rPr>
        <w:t xml:space="preserve"> l</w:t>
      </w:r>
      <w:r w:rsidRPr="00451F33">
        <w:rPr>
          <w:color w:val="auto"/>
          <w:sz w:val="24"/>
          <w:szCs w:val="24"/>
          <w:lang w:eastAsia="en-US"/>
        </w:rPr>
        <w:t>ist of possible approaches in the second consultation IA. They were disregarded due to the following reasons:</w:t>
      </w:r>
    </w:p>
    <w:p w:rsidRPr="00451F33" w:rsidR="00554C21" w:rsidP="001A35C9" w:rsidRDefault="2103847F" w14:paraId="7B5F2168" w14:textId="2D6F8AA4">
      <w:pPr>
        <w:pStyle w:val="EBBodyPara"/>
        <w:numPr>
          <w:ilvl w:val="0"/>
          <w:numId w:val="6"/>
        </w:numPr>
        <w:jc w:val="both"/>
        <w:rPr>
          <w:sz w:val="24"/>
          <w:szCs w:val="24"/>
        </w:rPr>
      </w:pPr>
      <w:r w:rsidRPr="0B6329EE">
        <w:rPr>
          <w:color w:val="auto"/>
          <w:sz w:val="24"/>
          <w:szCs w:val="24"/>
          <w:lang w:eastAsia="en-US"/>
        </w:rPr>
        <w:t>There are various non-regulatory approaches. They include voluntary educational schemes and campaigns, frameworks and guidance, businesses support via specific grants and tools. These approaches have already been used in the sector. Although they have encouraged some individual organisation or individual LA action, they have not led to a systematic change to deliver against the policy objectives set out in this IA. For this reason, we have disregarded these approaches from the short-list of options for quantitative appraisal.</w:t>
      </w:r>
    </w:p>
    <w:p w:rsidRPr="00451F33" w:rsidR="00554C21" w:rsidP="001A35C9" w:rsidRDefault="2103847F" w14:paraId="0B918B6B" w14:textId="31F09BDA">
      <w:pPr>
        <w:pStyle w:val="EBBodyPara"/>
        <w:numPr>
          <w:ilvl w:val="0"/>
          <w:numId w:val="6"/>
        </w:numPr>
        <w:jc w:val="both"/>
        <w:rPr>
          <w:sz w:val="24"/>
          <w:szCs w:val="24"/>
        </w:rPr>
      </w:pPr>
      <w:r w:rsidRPr="0B6329EE">
        <w:rPr>
          <w:b/>
          <w:sz w:val="24"/>
          <w:szCs w:val="24"/>
        </w:rPr>
        <w:t>Educational schemes and campaigns:</w:t>
      </w:r>
      <w:r w:rsidRPr="00451F33">
        <w:rPr>
          <w:sz w:val="24"/>
          <w:szCs w:val="24"/>
        </w:rPr>
        <w:t xml:space="preserve"> Recycle Now</w:t>
      </w:r>
      <w:r w:rsidRPr="4766129C" w:rsidR="00554C21">
        <w:rPr>
          <w:rStyle w:val="FootnoteReference"/>
        </w:rPr>
        <w:footnoteReference w:id="100"/>
      </w:r>
      <w:r w:rsidRPr="00451F33">
        <w:rPr>
          <w:sz w:val="24"/>
          <w:szCs w:val="24"/>
        </w:rPr>
        <w:t xml:space="preserve"> is the national recycling campaign for England and Northern Ireland, which aims to motivate more people, to recycle more things, more often. WRAP work with and alongside brands, retailers, waste management companies, local </w:t>
      </w:r>
      <w:r w:rsidRPr="00451F33" w:rsidR="00FF3F60">
        <w:rPr>
          <w:sz w:val="24"/>
          <w:szCs w:val="24"/>
        </w:rPr>
        <w:t>authorities,</w:t>
      </w:r>
      <w:r w:rsidRPr="00451F33">
        <w:rPr>
          <w:sz w:val="24"/>
          <w:szCs w:val="24"/>
        </w:rPr>
        <w:t xml:space="preserve"> and Government to bring about real sustainable change. Recycle Now works at the forefront of consumer insights on recycling behaviours. </w:t>
      </w:r>
      <w:r w:rsidRPr="00451F33">
        <w:rPr>
          <w:color w:val="auto"/>
          <w:sz w:val="24"/>
          <w:szCs w:val="24"/>
          <w:lang w:eastAsia="en-US"/>
        </w:rPr>
        <w:t>Through the delivery of key campaign moments, ongoing citizen interaction, partnerships and Recycle Week, the annual recycling awareness week, Recycle Now works to educate and inspire citizens to modify their behaviour in recycling</w:t>
      </w:r>
      <w:r w:rsidRPr="00451F33">
        <w:rPr>
          <w:color w:val="auto"/>
          <w:lang w:eastAsia="en-US"/>
        </w:rPr>
        <w:t xml:space="preserve">. </w:t>
      </w:r>
      <w:r w:rsidRPr="00451F33">
        <w:rPr>
          <w:color w:val="auto"/>
          <w:sz w:val="24"/>
          <w:szCs w:val="24"/>
          <w:lang w:eastAsia="en-US"/>
        </w:rPr>
        <w:t xml:space="preserve">The campaign is about 20 years </w:t>
      </w:r>
      <w:r w:rsidRPr="00451F33">
        <w:rPr>
          <w:color w:val="auto"/>
          <w:sz w:val="24"/>
          <w:szCs w:val="24"/>
          <w:lang w:eastAsia="en-US"/>
        </w:rPr>
        <w:t>old, e.g.</w:t>
      </w:r>
      <w:r>
        <w:rPr>
          <w:color w:val="auto"/>
          <w:sz w:val="24"/>
          <w:szCs w:val="24"/>
          <w:lang w:eastAsia="en-US"/>
        </w:rPr>
        <w:t>,</w:t>
      </w:r>
      <w:r w:rsidRPr="00451F33">
        <w:rPr>
          <w:color w:val="auto"/>
          <w:sz w:val="24"/>
          <w:szCs w:val="24"/>
          <w:lang w:eastAsia="en-US"/>
        </w:rPr>
        <w:t xml:space="preserve"> the first Recycle Week was back in 2003. It is a successful campaign, but </w:t>
      </w:r>
      <w:r w:rsidR="1BA427CE">
        <w:rPr>
          <w:color w:val="auto"/>
          <w:sz w:val="24"/>
          <w:szCs w:val="24"/>
          <w:lang w:eastAsia="en-US"/>
        </w:rPr>
        <w:t>in isolation</w:t>
      </w:r>
      <w:r w:rsidRPr="00451F33">
        <w:rPr>
          <w:color w:val="auto"/>
          <w:sz w:val="24"/>
          <w:szCs w:val="24"/>
          <w:lang w:eastAsia="en-US"/>
        </w:rPr>
        <w:t xml:space="preserve"> it does not deliver against the policy objectives proposed in this final IA. This is because this campaign needs to be accompanied with consistent waste collections which would then enable people to recycle the same material</w:t>
      </w:r>
      <w:r w:rsidR="0012556C">
        <w:rPr>
          <w:color w:val="auto"/>
          <w:sz w:val="24"/>
          <w:szCs w:val="24"/>
          <w:lang w:eastAsia="en-US"/>
        </w:rPr>
        <w:t>s</w:t>
      </w:r>
      <w:r w:rsidRPr="00451F33">
        <w:rPr>
          <w:color w:val="auto"/>
          <w:sz w:val="24"/>
          <w:szCs w:val="24"/>
          <w:lang w:eastAsia="en-US"/>
        </w:rPr>
        <w:t xml:space="preserve"> across the country.</w:t>
      </w:r>
    </w:p>
    <w:p w:rsidRPr="00BC70C0" w:rsidR="00554C21" w:rsidP="001A35C9" w:rsidRDefault="2103847F" w14:paraId="699E4C6E" w14:textId="2E8E0965">
      <w:pPr>
        <w:pStyle w:val="EBBodyPara"/>
        <w:numPr>
          <w:ilvl w:val="0"/>
          <w:numId w:val="6"/>
        </w:numPr>
        <w:jc w:val="both"/>
        <w:rPr>
          <w:sz w:val="24"/>
          <w:szCs w:val="24"/>
        </w:rPr>
      </w:pPr>
      <w:r w:rsidRPr="3237F8E3">
        <w:rPr>
          <w:b/>
          <w:sz w:val="24"/>
          <w:szCs w:val="24"/>
        </w:rPr>
        <w:t>National framework and guidance:</w:t>
      </w:r>
      <w:r w:rsidRPr="00451F33">
        <w:rPr>
          <w:sz w:val="24"/>
          <w:szCs w:val="24"/>
        </w:rPr>
        <w:t xml:space="preserve"> </w:t>
      </w:r>
      <w:r w:rsidR="00C978BC">
        <w:rPr>
          <w:sz w:val="24"/>
          <w:szCs w:val="24"/>
        </w:rPr>
        <w:t>L</w:t>
      </w:r>
      <w:r w:rsidRPr="0B6329EE" w:rsidR="00D97548">
        <w:rPr>
          <w:sz w:val="24"/>
          <w:szCs w:val="24"/>
        </w:rPr>
        <w:t>ocal auth</w:t>
      </w:r>
      <w:r w:rsidRPr="00451F33">
        <w:rPr>
          <w:sz w:val="24"/>
          <w:szCs w:val="24"/>
        </w:rPr>
        <w:t>orities</w:t>
      </w:r>
      <w:r w:rsidRPr="00451F33">
        <w:rPr>
          <w:color w:val="auto"/>
          <w:sz w:val="24"/>
          <w:szCs w:val="24"/>
          <w:lang w:eastAsia="en-US"/>
        </w:rPr>
        <w:t xml:space="preserve"> are currently able to decide on a local basis what and how materials should be collected from households for recycling. This has led to a large variety of service collection profiles and current legislative or fiscal drivers are unlikely to change this (i.e.</w:t>
      </w:r>
      <w:r>
        <w:rPr>
          <w:color w:val="auto"/>
          <w:sz w:val="24"/>
          <w:szCs w:val="24"/>
          <w:lang w:eastAsia="en-US"/>
        </w:rPr>
        <w:t>,</w:t>
      </w:r>
      <w:r w:rsidRPr="00451F33">
        <w:rPr>
          <w:color w:val="auto"/>
          <w:sz w:val="24"/>
          <w:szCs w:val="24"/>
          <w:lang w:eastAsia="en-US"/>
        </w:rPr>
        <w:t xml:space="preserve"> they proved to be insufficient to increase current levels of recycling which plateaued over the last 10 years or so)</w:t>
      </w:r>
      <w:r w:rsidRPr="3237F8E3">
        <w:rPr>
          <w:rStyle w:val="FootnoteReference"/>
          <w:color w:val="auto"/>
          <w:lang w:eastAsia="en-US"/>
        </w:rPr>
        <w:footnoteReference w:id="101"/>
      </w:r>
      <w:r w:rsidR="00F8430E">
        <w:rPr>
          <w:color w:val="auto"/>
          <w:sz w:val="24"/>
          <w:szCs w:val="24"/>
          <w:lang w:eastAsia="en-US"/>
        </w:rPr>
        <w:t>.</w:t>
      </w:r>
      <w:r w:rsidRPr="00451F33">
        <w:rPr>
          <w:color w:val="auto"/>
          <w:sz w:val="24"/>
          <w:szCs w:val="24"/>
          <w:lang w:eastAsia="en-US"/>
        </w:rPr>
        <w:t xml:space="preserve">  As such, WRAP and other bodies have been working very closely with local authorities to improve recycling</w:t>
      </w:r>
      <w:r w:rsidRPr="00451F33" w:rsidR="00554C21">
        <w:rPr>
          <w:rStyle w:val="FootnoteReference"/>
          <w:color w:val="auto"/>
          <w:lang w:eastAsia="en-US"/>
        </w:rPr>
        <w:footnoteReference w:id="102"/>
      </w:r>
      <w:r w:rsidRPr="00451F33">
        <w:rPr>
          <w:sz w:val="24"/>
          <w:szCs w:val="24"/>
        </w:rPr>
        <w:t>.</w:t>
      </w:r>
      <w:r w:rsidRPr="00451F33">
        <w:rPr>
          <w:color w:val="auto"/>
          <w:sz w:val="24"/>
          <w:szCs w:val="24"/>
          <w:lang w:eastAsia="en-US"/>
        </w:rPr>
        <w:t xml:space="preserve"> WRAP, for example, worked with the waste sector to develop a voluntary ‘Consistency Framework’</w:t>
      </w:r>
      <w:r w:rsidRPr="00451F33" w:rsidR="00554C21">
        <w:rPr>
          <w:rStyle w:val="FootnoteReference"/>
          <w:color w:val="auto"/>
          <w:lang w:eastAsia="en-US"/>
        </w:rPr>
        <w:footnoteReference w:id="103"/>
      </w:r>
      <w:r w:rsidRPr="00451F33">
        <w:rPr>
          <w:rStyle w:val="FootnoteReference"/>
          <w:color w:val="auto"/>
          <w:lang w:eastAsia="en-US"/>
        </w:rPr>
        <w:t>.</w:t>
      </w:r>
      <w:r w:rsidRPr="00451F33">
        <w:t xml:space="preserve"> </w:t>
      </w:r>
      <w:r w:rsidRPr="00451F33">
        <w:rPr>
          <w:color w:val="auto"/>
          <w:sz w:val="24"/>
          <w:szCs w:val="24"/>
          <w:lang w:eastAsia="en-US"/>
        </w:rPr>
        <w:t xml:space="preserve">The framework sets out a 5-point action plan, including specific actions on </w:t>
      </w:r>
      <w:r w:rsidRPr="0B6329EE" w:rsidR="00D97548">
        <w:rPr>
          <w:sz w:val="24"/>
          <w:szCs w:val="24"/>
        </w:rPr>
        <w:t>local auth</w:t>
      </w:r>
      <w:r w:rsidRPr="00451F33">
        <w:rPr>
          <w:sz w:val="24"/>
          <w:szCs w:val="24"/>
        </w:rPr>
        <w:t>orities</w:t>
      </w:r>
      <w:r w:rsidRPr="00451F33">
        <w:rPr>
          <w:color w:val="auto"/>
          <w:sz w:val="24"/>
          <w:szCs w:val="24"/>
          <w:lang w:eastAsia="en-US"/>
        </w:rPr>
        <w:t xml:space="preserve"> to improve their services with the support from WRAP. However, </w:t>
      </w:r>
      <w:bookmarkStart w:name="_Hlk99995230" w:id="70"/>
      <w:r w:rsidRPr="00451F33">
        <w:rPr>
          <w:color w:val="auto"/>
          <w:sz w:val="24"/>
          <w:szCs w:val="24"/>
          <w:lang w:eastAsia="en-US"/>
        </w:rPr>
        <w:t xml:space="preserve">this has not been taken up by </w:t>
      </w:r>
      <w:proofErr w:type="gramStart"/>
      <w:r w:rsidRPr="00451F33">
        <w:rPr>
          <w:color w:val="auto"/>
          <w:sz w:val="24"/>
          <w:szCs w:val="24"/>
          <w:lang w:eastAsia="en-US"/>
        </w:rPr>
        <w:t>the majority of</w:t>
      </w:r>
      <w:proofErr w:type="gramEnd"/>
      <w:r w:rsidRPr="00451F33">
        <w:rPr>
          <w:color w:val="auto"/>
          <w:sz w:val="24"/>
          <w:szCs w:val="24"/>
          <w:lang w:eastAsia="en-US"/>
        </w:rPr>
        <w:t xml:space="preserve"> </w:t>
      </w:r>
      <w:r w:rsidRPr="0B6329EE" w:rsidR="00D97548">
        <w:rPr>
          <w:sz w:val="24"/>
          <w:szCs w:val="24"/>
        </w:rPr>
        <w:t>local auth</w:t>
      </w:r>
      <w:r w:rsidRPr="00451F33">
        <w:rPr>
          <w:sz w:val="24"/>
          <w:szCs w:val="24"/>
        </w:rPr>
        <w:t xml:space="preserve">orities </w:t>
      </w:r>
      <w:r w:rsidRPr="00451F33">
        <w:rPr>
          <w:color w:val="auto"/>
          <w:sz w:val="24"/>
          <w:szCs w:val="24"/>
          <w:lang w:eastAsia="en-US"/>
        </w:rPr>
        <w:t xml:space="preserve">because of other funding pressures and an absence of legal drivers. </w:t>
      </w:r>
      <w:bookmarkStart w:name="_Hlk99994733" w:id="71"/>
      <w:r w:rsidRPr="00451F33">
        <w:rPr>
          <w:color w:val="auto"/>
          <w:sz w:val="24"/>
          <w:szCs w:val="24"/>
          <w:lang w:eastAsia="en-US"/>
        </w:rPr>
        <w:t>Ev</w:t>
      </w:r>
      <w:bookmarkEnd w:id="70"/>
      <w:r w:rsidRPr="00451F33">
        <w:rPr>
          <w:color w:val="auto"/>
          <w:sz w:val="24"/>
          <w:szCs w:val="24"/>
          <w:lang w:eastAsia="en-US"/>
        </w:rPr>
        <w:t xml:space="preserve">idence of limited impact is shown in </w:t>
      </w:r>
      <w:r w:rsidRPr="00A769E2">
        <w:rPr>
          <w:color w:val="auto"/>
          <w:sz w:val="24"/>
          <w:szCs w:val="24"/>
          <w:lang w:eastAsia="en-US"/>
        </w:rPr>
        <w:t>Figure 1,</w:t>
      </w:r>
      <w:r w:rsidRPr="00451F33">
        <w:rPr>
          <w:color w:val="auto"/>
          <w:sz w:val="24"/>
          <w:szCs w:val="24"/>
          <w:lang w:eastAsia="en-US"/>
        </w:rPr>
        <w:t xml:space="preserve"> of very little change in overall household recycling rates</w:t>
      </w:r>
      <w:r>
        <w:rPr>
          <w:color w:val="auto"/>
          <w:sz w:val="24"/>
          <w:szCs w:val="24"/>
          <w:lang w:eastAsia="en-US"/>
        </w:rPr>
        <w:t>, especially between 2015 and 2020</w:t>
      </w:r>
      <w:bookmarkEnd w:id="71"/>
      <w:r w:rsidRPr="00451F33">
        <w:rPr>
          <w:color w:val="auto"/>
          <w:sz w:val="24"/>
          <w:szCs w:val="24"/>
          <w:lang w:eastAsia="en-US"/>
        </w:rPr>
        <w:t xml:space="preserve">. The Framework has been in place since 2016. </w:t>
      </w:r>
      <w:r w:rsidRPr="00451F33">
        <w:rPr>
          <w:sz w:val="24"/>
          <w:szCs w:val="24"/>
        </w:rPr>
        <w:t xml:space="preserve">It was therefore clear that further legislation was required </w:t>
      </w:r>
      <w:proofErr w:type="gramStart"/>
      <w:r w:rsidRPr="00451F33">
        <w:rPr>
          <w:sz w:val="24"/>
          <w:szCs w:val="24"/>
        </w:rPr>
        <w:t>in order to</w:t>
      </w:r>
      <w:proofErr w:type="gramEnd"/>
      <w:r w:rsidRPr="00451F33">
        <w:rPr>
          <w:sz w:val="24"/>
          <w:szCs w:val="24"/>
        </w:rPr>
        <w:t xml:space="preserve"> increase recycling </w:t>
      </w:r>
      <w:r w:rsidRPr="00451F33" w:rsidR="00E441B6">
        <w:rPr>
          <w:sz w:val="24"/>
          <w:szCs w:val="24"/>
        </w:rPr>
        <w:t>rates,</w:t>
      </w:r>
      <w:r w:rsidRPr="00451F33">
        <w:rPr>
          <w:sz w:val="24"/>
          <w:szCs w:val="24"/>
        </w:rPr>
        <w:t xml:space="preserve"> and it was not sufficient to rely on local authorities to keep improving recycling rates on a voluntary basis.</w:t>
      </w:r>
    </w:p>
    <w:p w:rsidR="00554C21" w:rsidP="00A769E2" w:rsidRDefault="2103847F" w14:paraId="78E6F984" w14:textId="4972A899">
      <w:pPr>
        <w:pStyle w:val="EBBodyPara"/>
        <w:ind w:left="360"/>
        <w:rPr>
          <w:b/>
          <w:sz w:val="24"/>
          <w:szCs w:val="24"/>
        </w:rPr>
      </w:pPr>
      <w:r w:rsidRPr="7C995945">
        <w:rPr>
          <w:b/>
          <w:sz w:val="24"/>
          <w:szCs w:val="24"/>
        </w:rPr>
        <w:t>Figure 1: Household recycling rates in England since 2011 with a timestamp of when the Consistency Framework was introduced</w:t>
      </w:r>
      <w:r w:rsidRPr="7C995945" w:rsidR="00554C21">
        <w:rPr>
          <w:rStyle w:val="FootnoteReference"/>
          <w:b/>
        </w:rPr>
        <w:footnoteReference w:id="104"/>
      </w:r>
    </w:p>
    <w:p w:rsidRPr="00451F33" w:rsidR="004E56BD" w:rsidP="7293BF3C" w:rsidRDefault="00CB22E4" w14:paraId="07F00646" w14:textId="41030F52">
      <w:pPr>
        <w:pStyle w:val="EBBodyPara"/>
        <w:ind w:left="360"/>
        <w:rPr>
          <w:b/>
          <w:sz w:val="24"/>
          <w:szCs w:val="24"/>
        </w:rPr>
      </w:pPr>
      <w:r>
        <w:rPr>
          <w:noProof/>
        </w:rPr>
        <w:drawing>
          <wp:inline distT="0" distB="0" distL="0" distR="0" wp14:anchorId="6C376780" wp14:editId="6D2F469B">
            <wp:extent cx="6480175" cy="3411220"/>
            <wp:effectExtent l="0" t="0" r="15875" b="17780"/>
            <wp:docPr id="13" name="Chart 13">
              <a:extLst xmlns:a="http://schemas.openxmlformats.org/drawingml/2006/main">
                <a:ext uri="{FF2B5EF4-FFF2-40B4-BE49-F238E27FC236}">
                  <a16:creationId xmlns:a16="http://schemas.microsoft.com/office/drawing/2014/main" id="{8198DB59-D048-410F-A015-BBA4A16D32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Pr="00451F33" w:rsidR="00554C21" w:rsidP="001A35C9" w:rsidRDefault="2103847F" w14:paraId="5B46415C" w14:textId="610A4C89">
      <w:pPr>
        <w:pStyle w:val="EBBodyPara"/>
        <w:jc w:val="both"/>
      </w:pPr>
      <w:r w:rsidRPr="00451F33">
        <w:t>Source: UK Statistics on waste</w:t>
      </w:r>
      <w:r w:rsidRPr="00451F33" w:rsidR="00554C21">
        <w:rPr>
          <w:rStyle w:val="FootnoteReference"/>
        </w:rPr>
        <w:footnoteReference w:id="105"/>
      </w:r>
      <w:r w:rsidRPr="00451F33">
        <w:t>, released annually</w:t>
      </w:r>
    </w:p>
    <w:p w:rsidRPr="00451F33" w:rsidR="00554C21" w:rsidP="00554C21" w:rsidRDefault="2103847F" w14:paraId="314642F6" w14:textId="6578EE26">
      <w:pPr>
        <w:pStyle w:val="EBBodyPara"/>
        <w:numPr>
          <w:ilvl w:val="0"/>
          <w:numId w:val="6"/>
        </w:numPr>
        <w:jc w:val="both"/>
        <w:rPr>
          <w:sz w:val="24"/>
          <w:szCs w:val="24"/>
        </w:rPr>
      </w:pPr>
      <w:r w:rsidRPr="51885172">
        <w:rPr>
          <w:b/>
          <w:color w:val="auto"/>
          <w:sz w:val="24"/>
          <w:szCs w:val="24"/>
          <w:lang w:eastAsia="en-US"/>
        </w:rPr>
        <w:t>Business support, including tool and grants:</w:t>
      </w:r>
      <w:r w:rsidRPr="00451F33">
        <w:rPr>
          <w:color w:val="auto"/>
          <w:sz w:val="24"/>
          <w:szCs w:val="24"/>
          <w:lang w:eastAsia="en-US"/>
        </w:rPr>
        <w:t xml:space="preserve"> For businesses, a range of voluntary initiatives operate (e.g. the business recycling and waste services commitment and recycle at work campaigns) </w:t>
      </w:r>
      <w:r w:rsidRPr="4766129C" w:rsidR="00554C21">
        <w:rPr>
          <w:rStyle w:val="FootnoteReference"/>
          <w:color w:val="auto"/>
          <w:lang w:eastAsia="en-US"/>
        </w:rPr>
        <w:footnoteReference w:id="106"/>
      </w:r>
      <w:r w:rsidRPr="00451F33">
        <w:rPr>
          <w:rStyle w:val="FootnoteReference"/>
          <w:color w:val="auto"/>
          <w:lang w:eastAsia="en-US"/>
        </w:rPr>
        <w:t>,</w:t>
      </w:r>
      <w:r w:rsidRPr="4766129C" w:rsidR="00554C21">
        <w:rPr>
          <w:rStyle w:val="FootnoteReference"/>
          <w:color w:val="auto"/>
          <w:lang w:eastAsia="en-US"/>
        </w:rPr>
        <w:footnoteReference w:id="107"/>
      </w:r>
      <w:r w:rsidR="002078D7">
        <w:rPr>
          <w:color w:val="auto"/>
          <w:sz w:val="24"/>
          <w:szCs w:val="24"/>
          <w:lang w:eastAsia="en-US"/>
        </w:rPr>
        <w:t xml:space="preserve">. </w:t>
      </w:r>
      <w:r w:rsidRPr="00451F33">
        <w:rPr>
          <w:color w:val="auto"/>
          <w:sz w:val="24"/>
          <w:szCs w:val="24"/>
          <w:lang w:eastAsia="en-US"/>
        </w:rPr>
        <w:t xml:space="preserve">This also includes publicly funded capital grants to help improve </w:t>
      </w:r>
      <w:r w:rsidRPr="00451F33">
        <w:rPr>
          <w:color w:val="auto"/>
          <w:sz w:val="24"/>
          <w:szCs w:val="24"/>
          <w:lang w:eastAsia="en-US"/>
        </w:rPr>
        <w:t>recycling</w:t>
      </w:r>
      <w:r w:rsidRPr="4766129C" w:rsidR="00554C21">
        <w:rPr>
          <w:vertAlign w:val="superscript"/>
        </w:rPr>
        <w:footnoteReference w:id="108"/>
      </w:r>
      <w:r w:rsidRPr="00451F33">
        <w:rPr>
          <w:color w:val="auto"/>
          <w:sz w:val="24"/>
          <w:szCs w:val="24"/>
          <w:lang w:eastAsia="en-US"/>
        </w:rPr>
        <w:t xml:space="preserve"> and a small number of Business Improvement Districts that have brought individual businesses together to agree more comprehensive waste collection services at lower prices</w:t>
      </w:r>
      <w:r w:rsidR="00FA4633">
        <w:rPr>
          <w:color w:val="auto"/>
          <w:sz w:val="24"/>
          <w:szCs w:val="24"/>
          <w:lang w:eastAsia="en-US"/>
        </w:rPr>
        <w:t>,</w:t>
      </w:r>
      <w:r w:rsidRPr="00451F33">
        <w:rPr>
          <w:color w:val="auto"/>
          <w:sz w:val="24"/>
          <w:szCs w:val="24"/>
          <w:lang w:eastAsia="en-US"/>
        </w:rPr>
        <w:t xml:space="preserve"> for example by agreeing a contract with a single waste management company</w:t>
      </w:r>
      <w:r w:rsidRPr="4766129C" w:rsidR="00554C21">
        <w:rPr>
          <w:vertAlign w:val="superscript"/>
        </w:rPr>
        <w:footnoteReference w:id="109"/>
      </w:r>
      <w:r w:rsidRPr="00451F33">
        <w:rPr>
          <w:color w:val="auto"/>
          <w:sz w:val="24"/>
          <w:szCs w:val="24"/>
          <w:lang w:eastAsia="en-US"/>
        </w:rPr>
        <w:t>. Despite this, it remains the exception and requires collective action to identify financial savings as well as increase</w:t>
      </w:r>
      <w:r w:rsidR="00E92B1B">
        <w:rPr>
          <w:color w:val="auto"/>
          <w:sz w:val="24"/>
          <w:szCs w:val="24"/>
          <w:lang w:eastAsia="en-US"/>
        </w:rPr>
        <w:t>d</w:t>
      </w:r>
      <w:r w:rsidRPr="00451F33">
        <w:rPr>
          <w:color w:val="auto"/>
          <w:sz w:val="24"/>
          <w:szCs w:val="24"/>
          <w:lang w:eastAsia="en-US"/>
        </w:rPr>
        <w:t xml:space="preserve"> recycling. In addition,</w:t>
      </w:r>
      <w:r w:rsidRPr="00451F33" w:rsidDel="006076FD">
        <w:rPr>
          <w:color w:val="auto"/>
          <w:sz w:val="24"/>
          <w:szCs w:val="24"/>
          <w:lang w:eastAsia="en-US"/>
        </w:rPr>
        <w:t xml:space="preserve"> the</w:t>
      </w:r>
      <w:r w:rsidRPr="00451F33">
        <w:rPr>
          <w:color w:val="auto"/>
          <w:sz w:val="24"/>
          <w:szCs w:val="24"/>
          <w:lang w:eastAsia="en-US"/>
        </w:rPr>
        <w:t>re h</w:t>
      </w:r>
      <w:r w:rsidRPr="00451F33" w:rsidDel="006076FD">
        <w:rPr>
          <w:color w:val="auto"/>
          <w:sz w:val="24"/>
          <w:szCs w:val="24"/>
          <w:lang w:eastAsia="en-US"/>
        </w:rPr>
        <w:t xml:space="preserve">ave been no drivers </w:t>
      </w:r>
      <w:r w:rsidRPr="00451F33">
        <w:rPr>
          <w:color w:val="auto"/>
          <w:sz w:val="24"/>
          <w:szCs w:val="24"/>
          <w:lang w:eastAsia="en-US"/>
        </w:rPr>
        <w:t>(e.g.</w:t>
      </w:r>
      <w:r>
        <w:rPr>
          <w:color w:val="auto"/>
          <w:sz w:val="24"/>
          <w:szCs w:val="24"/>
          <w:lang w:eastAsia="en-US"/>
        </w:rPr>
        <w:t>,</w:t>
      </w:r>
      <w:r w:rsidRPr="00451F33">
        <w:rPr>
          <w:color w:val="auto"/>
          <w:sz w:val="24"/>
          <w:szCs w:val="24"/>
          <w:lang w:eastAsia="en-US"/>
        </w:rPr>
        <w:t xml:space="preserve"> business residual waste and recycling services tend to be a very small proportion of overall business turnover</w:t>
      </w:r>
      <w:r w:rsidRPr="4766129C" w:rsidR="00554C21">
        <w:rPr>
          <w:vertAlign w:val="superscript"/>
        </w:rPr>
        <w:footnoteReference w:id="110"/>
      </w:r>
      <w:r w:rsidRPr="00451F33">
        <w:rPr>
          <w:color w:val="auto"/>
          <w:sz w:val="24"/>
          <w:szCs w:val="24"/>
          <w:lang w:eastAsia="en-US"/>
        </w:rPr>
        <w:t xml:space="preserve">, see </w:t>
      </w:r>
      <w:r w:rsidRPr="00A769E2">
        <w:rPr>
          <w:color w:val="auto"/>
          <w:sz w:val="24"/>
          <w:szCs w:val="24"/>
          <w:lang w:eastAsia="en-US"/>
        </w:rPr>
        <w:t xml:space="preserve">Table </w:t>
      </w:r>
      <w:r w:rsidR="2A9B9916">
        <w:rPr>
          <w:color w:val="auto"/>
          <w:sz w:val="24"/>
          <w:szCs w:val="24"/>
          <w:lang w:eastAsia="en-US"/>
        </w:rPr>
        <w:t>5</w:t>
      </w:r>
      <w:r w:rsidRPr="00451F33">
        <w:rPr>
          <w:color w:val="auto"/>
          <w:sz w:val="24"/>
          <w:szCs w:val="24"/>
          <w:lang w:eastAsia="en-US"/>
        </w:rPr>
        <w:t>. below)</w:t>
      </w:r>
      <w:r w:rsidRPr="00451F33">
        <w:t xml:space="preserve"> </w:t>
      </w:r>
      <w:r w:rsidRPr="00451F33">
        <w:rPr>
          <w:color w:val="auto"/>
          <w:sz w:val="24"/>
          <w:szCs w:val="24"/>
          <w:lang w:eastAsia="en-US"/>
        </w:rPr>
        <w:t xml:space="preserve">and so efficiency gains in diverting more waste to recycling may yield comparatively low savings at site level and provide limited financial incentive to separate waste without the presence of regulatory requirements.  </w:t>
      </w:r>
    </w:p>
    <w:p w:rsidRPr="00A769E2" w:rsidR="00554C21" w:rsidP="00554C21" w:rsidRDefault="2103847F" w14:paraId="6F83975A" w14:textId="6B55168C">
      <w:pPr>
        <w:pStyle w:val="EBBodyPara"/>
        <w:numPr>
          <w:ilvl w:val="0"/>
          <w:numId w:val="6"/>
        </w:numPr>
        <w:jc w:val="both"/>
        <w:rPr>
          <w:sz w:val="24"/>
          <w:szCs w:val="24"/>
        </w:rPr>
      </w:pPr>
      <w:r w:rsidRPr="0B6329EE">
        <w:rPr>
          <w:sz w:val="24"/>
          <w:szCs w:val="24"/>
        </w:rPr>
        <w:t xml:space="preserve">There are no requirements at all on those producing the waste to segregate recyclable waste or </w:t>
      </w:r>
      <w:proofErr w:type="gramStart"/>
      <w:r w:rsidRPr="0B6329EE">
        <w:rPr>
          <w:sz w:val="24"/>
          <w:szCs w:val="24"/>
        </w:rPr>
        <w:t>make arrangements</w:t>
      </w:r>
      <w:proofErr w:type="gramEnd"/>
      <w:r w:rsidRPr="0B6329EE">
        <w:rPr>
          <w:sz w:val="24"/>
          <w:szCs w:val="24"/>
        </w:rPr>
        <w:t xml:space="preserve"> for recycling collections. Simply relying on businesses to do the right thing has not worked and, as such, business recycling rates are much lower than household recycling rates. </w:t>
      </w:r>
      <w:r w:rsidRPr="0B6329EE">
        <w:rPr>
          <w:color w:val="auto"/>
          <w:sz w:val="24"/>
          <w:szCs w:val="24"/>
          <w:lang w:eastAsia="en-US"/>
        </w:rPr>
        <w:t xml:space="preserve">This is reinforced by the current estimated recycling rate of </w:t>
      </w:r>
      <w:r w:rsidRPr="0B6329EE" w:rsidR="1AC705A9">
        <w:rPr>
          <w:color w:val="auto"/>
          <w:sz w:val="24"/>
          <w:szCs w:val="24"/>
          <w:lang w:eastAsia="en-US"/>
        </w:rPr>
        <w:t>36</w:t>
      </w:r>
      <w:r w:rsidRPr="0B6329EE" w:rsidR="49FEB734">
        <w:rPr>
          <w:color w:val="auto"/>
          <w:sz w:val="24"/>
          <w:szCs w:val="24"/>
          <w:lang w:eastAsia="en-US"/>
        </w:rPr>
        <w:t>.5</w:t>
      </w:r>
      <w:r w:rsidRPr="0B6329EE">
        <w:rPr>
          <w:color w:val="auto"/>
          <w:sz w:val="24"/>
          <w:szCs w:val="24"/>
          <w:lang w:eastAsia="en-US"/>
        </w:rPr>
        <w:t xml:space="preserve">% in the NHM sector. </w:t>
      </w:r>
    </w:p>
    <w:p w:rsidR="00554C21" w:rsidP="00554C21" w:rsidRDefault="00554C21" w14:paraId="7F0AE38C" w14:textId="4466B553">
      <w:pPr>
        <w:jc w:val="both"/>
        <w:rPr>
          <w:rFonts w:cs="Arial"/>
          <w:b/>
        </w:rPr>
      </w:pPr>
      <w:r w:rsidRPr="00A769E2">
        <w:rPr>
          <w:rFonts w:cs="Arial"/>
          <w:b/>
        </w:rPr>
        <w:t xml:space="preserve">Table </w:t>
      </w:r>
      <w:r w:rsidRPr="00A769E2" w:rsidR="00A769E2">
        <w:rPr>
          <w:rFonts w:cs="Arial"/>
          <w:b/>
        </w:rPr>
        <w:t>5</w:t>
      </w:r>
      <w:r>
        <w:rPr>
          <w:rFonts w:cs="Arial"/>
          <w:b/>
        </w:rPr>
        <w:t xml:space="preserve">: </w:t>
      </w:r>
      <w:r w:rsidRPr="00451F33">
        <w:rPr>
          <w:rFonts w:cs="Arial"/>
          <w:b/>
        </w:rPr>
        <w:t>Baseline costs of waste service provision as a proportion of average turnover, given per sector and firm size</w:t>
      </w:r>
    </w:p>
    <w:tbl>
      <w:tblPr>
        <w:tblStyle w:val="TableGrid"/>
        <w:tblW w:w="0" w:type="auto"/>
        <w:tblLook w:val="04A0" w:firstRow="1" w:lastRow="0" w:firstColumn="1" w:lastColumn="0" w:noHBand="0" w:noVBand="1"/>
      </w:tblPr>
      <w:tblGrid>
        <w:gridCol w:w="2972"/>
        <w:gridCol w:w="1559"/>
        <w:gridCol w:w="1843"/>
        <w:gridCol w:w="1782"/>
        <w:gridCol w:w="1620"/>
      </w:tblGrid>
      <w:tr w:rsidR="00554C21" w:rsidTr="00CC3D17" w14:paraId="232447D5" w14:textId="77777777">
        <w:tc>
          <w:tcPr>
            <w:tcW w:w="2972" w:type="dxa"/>
            <w:vAlign w:val="center"/>
          </w:tcPr>
          <w:p w:rsidR="00554C21" w:rsidP="001862D1" w:rsidRDefault="00554C21" w14:paraId="5FC8798E" w14:textId="77777777">
            <w:pPr>
              <w:jc w:val="both"/>
              <w:rPr>
                <w:rFonts w:cs="Arial"/>
                <w:b/>
              </w:rPr>
            </w:pPr>
          </w:p>
        </w:tc>
        <w:tc>
          <w:tcPr>
            <w:tcW w:w="1559" w:type="dxa"/>
            <w:vAlign w:val="center"/>
          </w:tcPr>
          <w:p w:rsidR="00554C21" w:rsidP="001862D1" w:rsidRDefault="00554C21" w14:paraId="28EC14A1" w14:textId="77777777">
            <w:pPr>
              <w:jc w:val="both"/>
              <w:rPr>
                <w:rFonts w:cs="Arial"/>
                <w:b/>
              </w:rPr>
            </w:pPr>
            <w:r w:rsidRPr="00451F33">
              <w:rPr>
                <w:rFonts w:cs="Arial"/>
                <w:b/>
                <w:bCs/>
                <w:color w:val="000000"/>
                <w:sz w:val="22"/>
                <w:szCs w:val="22"/>
                <w:lang w:eastAsia="en-GB"/>
              </w:rPr>
              <w:t>Micro</w:t>
            </w:r>
          </w:p>
        </w:tc>
        <w:tc>
          <w:tcPr>
            <w:tcW w:w="1843" w:type="dxa"/>
            <w:vAlign w:val="center"/>
          </w:tcPr>
          <w:p w:rsidR="00554C21" w:rsidP="001862D1" w:rsidRDefault="00554C21" w14:paraId="03E02861" w14:textId="77777777">
            <w:pPr>
              <w:jc w:val="both"/>
              <w:rPr>
                <w:rFonts w:cs="Arial"/>
                <w:b/>
              </w:rPr>
            </w:pPr>
            <w:r w:rsidRPr="00451F33">
              <w:rPr>
                <w:rFonts w:cs="Arial"/>
                <w:b/>
                <w:bCs/>
                <w:color w:val="000000"/>
                <w:sz w:val="22"/>
                <w:szCs w:val="22"/>
                <w:lang w:eastAsia="en-GB"/>
              </w:rPr>
              <w:t>Small</w:t>
            </w:r>
          </w:p>
        </w:tc>
        <w:tc>
          <w:tcPr>
            <w:tcW w:w="1782" w:type="dxa"/>
            <w:vAlign w:val="center"/>
          </w:tcPr>
          <w:p w:rsidR="00554C21" w:rsidP="001862D1" w:rsidRDefault="00554C21" w14:paraId="4979B414" w14:textId="77777777">
            <w:pPr>
              <w:jc w:val="both"/>
              <w:rPr>
                <w:rFonts w:cs="Arial"/>
                <w:b/>
              </w:rPr>
            </w:pPr>
            <w:r w:rsidRPr="00451F33">
              <w:rPr>
                <w:rFonts w:cs="Arial"/>
                <w:b/>
                <w:bCs/>
                <w:color w:val="000000"/>
                <w:sz w:val="22"/>
                <w:szCs w:val="22"/>
                <w:lang w:eastAsia="en-GB"/>
              </w:rPr>
              <w:t>Medium</w:t>
            </w:r>
          </w:p>
        </w:tc>
        <w:tc>
          <w:tcPr>
            <w:tcW w:w="1620" w:type="dxa"/>
            <w:vAlign w:val="center"/>
          </w:tcPr>
          <w:p w:rsidR="00554C21" w:rsidP="001862D1" w:rsidRDefault="00554C21" w14:paraId="5CFE4EDC" w14:textId="77777777">
            <w:pPr>
              <w:jc w:val="both"/>
              <w:rPr>
                <w:rFonts w:cs="Arial"/>
                <w:b/>
              </w:rPr>
            </w:pPr>
            <w:r w:rsidRPr="00451F33">
              <w:rPr>
                <w:rFonts w:cs="Arial"/>
                <w:b/>
                <w:bCs/>
                <w:color w:val="000000"/>
                <w:sz w:val="22"/>
                <w:szCs w:val="22"/>
                <w:lang w:eastAsia="en-GB"/>
              </w:rPr>
              <w:t>Large</w:t>
            </w:r>
          </w:p>
        </w:tc>
      </w:tr>
      <w:tr w:rsidR="00554C21" w:rsidTr="00CC3D17" w14:paraId="4DA99C65" w14:textId="77777777">
        <w:tc>
          <w:tcPr>
            <w:tcW w:w="2972" w:type="dxa"/>
            <w:vAlign w:val="center"/>
          </w:tcPr>
          <w:p w:rsidR="00554C21" w:rsidP="001862D1" w:rsidRDefault="00554C21" w14:paraId="41E47E29" w14:textId="77777777">
            <w:pPr>
              <w:jc w:val="both"/>
              <w:rPr>
                <w:rFonts w:cs="Arial"/>
                <w:b/>
              </w:rPr>
            </w:pPr>
            <w:r w:rsidRPr="00451F33">
              <w:rPr>
                <w:rFonts w:cs="Arial"/>
                <w:b/>
                <w:bCs/>
                <w:color w:val="000000"/>
                <w:sz w:val="22"/>
                <w:szCs w:val="22"/>
                <w:lang w:eastAsia="en-GB"/>
              </w:rPr>
              <w:t>Hospitality</w:t>
            </w:r>
          </w:p>
        </w:tc>
        <w:tc>
          <w:tcPr>
            <w:tcW w:w="1559" w:type="dxa"/>
            <w:vAlign w:val="center"/>
          </w:tcPr>
          <w:p w:rsidR="00554C21" w:rsidP="00554C21" w:rsidRDefault="00554C21" w14:paraId="75C8C52E" w14:textId="77777777">
            <w:pPr>
              <w:jc w:val="center"/>
              <w:rPr>
                <w:rFonts w:cs="Arial"/>
                <w:b/>
              </w:rPr>
            </w:pPr>
            <w:r>
              <w:rPr>
                <w:rFonts w:cs="Arial"/>
                <w:color w:val="000000"/>
                <w:sz w:val="22"/>
                <w:szCs w:val="22"/>
              </w:rPr>
              <w:t>1.15%</w:t>
            </w:r>
          </w:p>
        </w:tc>
        <w:tc>
          <w:tcPr>
            <w:tcW w:w="1843" w:type="dxa"/>
            <w:vAlign w:val="center"/>
          </w:tcPr>
          <w:p w:rsidR="00554C21" w:rsidP="00554C21" w:rsidRDefault="00554C21" w14:paraId="32417132" w14:textId="77777777">
            <w:pPr>
              <w:jc w:val="center"/>
              <w:rPr>
                <w:rFonts w:cs="Arial"/>
                <w:b/>
              </w:rPr>
            </w:pPr>
            <w:r>
              <w:rPr>
                <w:rFonts w:cs="Arial"/>
                <w:color w:val="000000"/>
                <w:sz w:val="22"/>
                <w:szCs w:val="22"/>
              </w:rPr>
              <w:t>0.43%</w:t>
            </w:r>
          </w:p>
        </w:tc>
        <w:tc>
          <w:tcPr>
            <w:tcW w:w="1782" w:type="dxa"/>
            <w:vAlign w:val="center"/>
          </w:tcPr>
          <w:p w:rsidR="00554C21" w:rsidP="00554C21" w:rsidRDefault="00554C21" w14:paraId="13A04BD5" w14:textId="77777777">
            <w:pPr>
              <w:jc w:val="center"/>
              <w:rPr>
                <w:rFonts w:cs="Arial"/>
                <w:b/>
              </w:rPr>
            </w:pPr>
            <w:r>
              <w:rPr>
                <w:rFonts w:cs="Arial"/>
                <w:color w:val="000000"/>
                <w:sz w:val="22"/>
                <w:szCs w:val="22"/>
              </w:rPr>
              <w:t>0.21%</w:t>
            </w:r>
          </w:p>
        </w:tc>
        <w:tc>
          <w:tcPr>
            <w:tcW w:w="1620" w:type="dxa"/>
            <w:vAlign w:val="center"/>
          </w:tcPr>
          <w:p w:rsidR="00554C21" w:rsidP="00554C21" w:rsidRDefault="00554C21" w14:paraId="0789D47E" w14:textId="77777777">
            <w:pPr>
              <w:jc w:val="center"/>
              <w:rPr>
                <w:rFonts w:cs="Arial"/>
                <w:b/>
              </w:rPr>
            </w:pPr>
            <w:r>
              <w:rPr>
                <w:rFonts w:cs="Arial"/>
                <w:color w:val="000000"/>
                <w:sz w:val="22"/>
                <w:szCs w:val="22"/>
              </w:rPr>
              <w:t>0.03%</w:t>
            </w:r>
          </w:p>
        </w:tc>
      </w:tr>
      <w:tr w:rsidR="00554C21" w:rsidTr="00CC3D17" w14:paraId="60DAD62F" w14:textId="77777777">
        <w:tc>
          <w:tcPr>
            <w:tcW w:w="2972" w:type="dxa"/>
            <w:vAlign w:val="center"/>
          </w:tcPr>
          <w:p w:rsidR="00554C21" w:rsidP="001862D1" w:rsidRDefault="00554C21" w14:paraId="7EE1B87D" w14:textId="77777777">
            <w:pPr>
              <w:rPr>
                <w:rFonts w:cs="Arial"/>
                <w:b/>
              </w:rPr>
            </w:pPr>
            <w:r w:rsidRPr="00451F33">
              <w:rPr>
                <w:rFonts w:cs="Arial"/>
                <w:b/>
                <w:bCs/>
                <w:color w:val="000000"/>
                <w:sz w:val="22"/>
                <w:szCs w:val="22"/>
                <w:lang w:eastAsia="en-GB"/>
              </w:rPr>
              <w:t>Retail &amp; Wholesale</w:t>
            </w:r>
          </w:p>
        </w:tc>
        <w:tc>
          <w:tcPr>
            <w:tcW w:w="1559" w:type="dxa"/>
            <w:vAlign w:val="center"/>
          </w:tcPr>
          <w:p w:rsidR="00554C21" w:rsidP="00554C21" w:rsidRDefault="00554C21" w14:paraId="346F7F88" w14:textId="77777777">
            <w:pPr>
              <w:jc w:val="center"/>
              <w:rPr>
                <w:rFonts w:cs="Arial"/>
                <w:b/>
              </w:rPr>
            </w:pPr>
            <w:r>
              <w:rPr>
                <w:rFonts w:cs="Arial"/>
                <w:color w:val="000000"/>
                <w:sz w:val="22"/>
                <w:szCs w:val="22"/>
              </w:rPr>
              <w:t>0.25%</w:t>
            </w:r>
          </w:p>
        </w:tc>
        <w:tc>
          <w:tcPr>
            <w:tcW w:w="1843" w:type="dxa"/>
            <w:vAlign w:val="center"/>
          </w:tcPr>
          <w:p w:rsidR="00554C21" w:rsidP="00554C21" w:rsidRDefault="00554C21" w14:paraId="347C6271" w14:textId="77777777">
            <w:pPr>
              <w:jc w:val="center"/>
              <w:rPr>
                <w:rFonts w:cs="Arial"/>
                <w:b/>
              </w:rPr>
            </w:pPr>
            <w:r>
              <w:rPr>
                <w:rFonts w:cs="Arial"/>
                <w:color w:val="000000"/>
                <w:sz w:val="22"/>
                <w:szCs w:val="22"/>
              </w:rPr>
              <w:t>0.07%</w:t>
            </w:r>
          </w:p>
        </w:tc>
        <w:tc>
          <w:tcPr>
            <w:tcW w:w="1782" w:type="dxa"/>
            <w:vAlign w:val="center"/>
          </w:tcPr>
          <w:p w:rsidR="00554C21" w:rsidP="00554C21" w:rsidRDefault="00554C21" w14:paraId="22D96152" w14:textId="77777777">
            <w:pPr>
              <w:jc w:val="center"/>
              <w:rPr>
                <w:rFonts w:cs="Arial"/>
                <w:b/>
              </w:rPr>
            </w:pPr>
            <w:r>
              <w:rPr>
                <w:rFonts w:cs="Arial"/>
                <w:color w:val="000000"/>
                <w:sz w:val="22"/>
                <w:szCs w:val="22"/>
              </w:rPr>
              <w:t>0.03%</w:t>
            </w:r>
          </w:p>
        </w:tc>
        <w:tc>
          <w:tcPr>
            <w:tcW w:w="1620" w:type="dxa"/>
            <w:vAlign w:val="center"/>
          </w:tcPr>
          <w:p w:rsidR="00554C21" w:rsidP="00554C21" w:rsidRDefault="00554C21" w14:paraId="08773938" w14:textId="77777777">
            <w:pPr>
              <w:jc w:val="center"/>
              <w:rPr>
                <w:rFonts w:cs="Arial"/>
                <w:b/>
              </w:rPr>
            </w:pPr>
            <w:r>
              <w:rPr>
                <w:rFonts w:cs="Arial"/>
                <w:color w:val="000000"/>
                <w:sz w:val="22"/>
                <w:szCs w:val="22"/>
              </w:rPr>
              <w:t>0.01%</w:t>
            </w:r>
          </w:p>
        </w:tc>
      </w:tr>
      <w:tr w:rsidR="00554C21" w:rsidTr="00CC3D17" w14:paraId="41D77C10" w14:textId="77777777">
        <w:tc>
          <w:tcPr>
            <w:tcW w:w="2972" w:type="dxa"/>
            <w:vAlign w:val="center"/>
          </w:tcPr>
          <w:p w:rsidR="00554C21" w:rsidP="001862D1" w:rsidRDefault="00554C21" w14:paraId="4657B5CC" w14:textId="77777777">
            <w:pPr>
              <w:rPr>
                <w:rFonts w:cs="Arial"/>
                <w:b/>
              </w:rPr>
            </w:pPr>
            <w:r w:rsidRPr="00451F33">
              <w:rPr>
                <w:rFonts w:cs="Arial"/>
                <w:b/>
                <w:bCs/>
                <w:color w:val="000000"/>
                <w:sz w:val="22"/>
                <w:szCs w:val="22"/>
                <w:lang w:eastAsia="en-GB"/>
              </w:rPr>
              <w:t>Health</w:t>
            </w:r>
          </w:p>
        </w:tc>
        <w:tc>
          <w:tcPr>
            <w:tcW w:w="1559" w:type="dxa"/>
            <w:vAlign w:val="center"/>
          </w:tcPr>
          <w:p w:rsidR="00554C21" w:rsidP="00554C21" w:rsidRDefault="00554C21" w14:paraId="2DE61C17" w14:textId="77777777">
            <w:pPr>
              <w:jc w:val="center"/>
              <w:rPr>
                <w:rFonts w:cs="Arial"/>
                <w:b/>
              </w:rPr>
            </w:pPr>
            <w:r>
              <w:rPr>
                <w:rFonts w:cs="Arial"/>
                <w:color w:val="000000"/>
                <w:sz w:val="22"/>
                <w:szCs w:val="22"/>
              </w:rPr>
              <w:t>0.72%</w:t>
            </w:r>
          </w:p>
        </w:tc>
        <w:tc>
          <w:tcPr>
            <w:tcW w:w="1843" w:type="dxa"/>
            <w:vAlign w:val="center"/>
          </w:tcPr>
          <w:p w:rsidR="00554C21" w:rsidP="00554C21" w:rsidRDefault="00554C21" w14:paraId="6FD0750B" w14:textId="77777777">
            <w:pPr>
              <w:jc w:val="center"/>
              <w:rPr>
                <w:rFonts w:cs="Arial"/>
                <w:b/>
              </w:rPr>
            </w:pPr>
            <w:r>
              <w:rPr>
                <w:rFonts w:cs="Arial"/>
                <w:color w:val="000000"/>
                <w:sz w:val="22"/>
                <w:szCs w:val="22"/>
              </w:rPr>
              <w:t>0.30%</w:t>
            </w:r>
          </w:p>
        </w:tc>
        <w:tc>
          <w:tcPr>
            <w:tcW w:w="1782" w:type="dxa"/>
            <w:vAlign w:val="center"/>
          </w:tcPr>
          <w:p w:rsidR="00554C21" w:rsidP="00554C21" w:rsidRDefault="00554C21" w14:paraId="2B272D45" w14:textId="77777777">
            <w:pPr>
              <w:jc w:val="center"/>
              <w:rPr>
                <w:rFonts w:cs="Arial"/>
                <w:b/>
              </w:rPr>
            </w:pPr>
            <w:r>
              <w:rPr>
                <w:rFonts w:cs="Arial"/>
                <w:color w:val="000000"/>
                <w:sz w:val="22"/>
                <w:szCs w:val="22"/>
              </w:rPr>
              <w:t>0.17%</w:t>
            </w:r>
          </w:p>
        </w:tc>
        <w:tc>
          <w:tcPr>
            <w:tcW w:w="1620" w:type="dxa"/>
            <w:vAlign w:val="center"/>
          </w:tcPr>
          <w:p w:rsidR="00554C21" w:rsidP="00554C21" w:rsidRDefault="00554C21" w14:paraId="190076BA" w14:textId="77777777">
            <w:pPr>
              <w:jc w:val="center"/>
              <w:rPr>
                <w:rFonts w:cs="Arial"/>
                <w:b/>
              </w:rPr>
            </w:pPr>
            <w:r>
              <w:rPr>
                <w:rFonts w:cs="Arial"/>
                <w:color w:val="000000"/>
                <w:sz w:val="22"/>
                <w:szCs w:val="22"/>
              </w:rPr>
              <w:t>0.07%</w:t>
            </w:r>
          </w:p>
        </w:tc>
      </w:tr>
      <w:tr w:rsidR="00554C21" w:rsidTr="00CC3D17" w14:paraId="5C4E258E" w14:textId="77777777">
        <w:tc>
          <w:tcPr>
            <w:tcW w:w="2972" w:type="dxa"/>
            <w:vAlign w:val="center"/>
          </w:tcPr>
          <w:p w:rsidR="00554C21" w:rsidP="001862D1" w:rsidRDefault="00554C21" w14:paraId="02BF3806" w14:textId="77777777">
            <w:pPr>
              <w:rPr>
                <w:rFonts w:cs="Arial"/>
                <w:b/>
              </w:rPr>
            </w:pPr>
            <w:r w:rsidRPr="00451F33">
              <w:rPr>
                <w:rFonts w:cs="Arial"/>
                <w:b/>
                <w:bCs/>
                <w:color w:val="000000"/>
                <w:sz w:val="22"/>
                <w:szCs w:val="22"/>
                <w:lang w:eastAsia="en-GB"/>
              </w:rPr>
              <w:t>Education</w:t>
            </w:r>
          </w:p>
        </w:tc>
        <w:tc>
          <w:tcPr>
            <w:tcW w:w="1559" w:type="dxa"/>
            <w:vAlign w:val="center"/>
          </w:tcPr>
          <w:p w:rsidR="00554C21" w:rsidP="00554C21" w:rsidRDefault="00554C21" w14:paraId="7CD4F938" w14:textId="77777777">
            <w:pPr>
              <w:jc w:val="center"/>
              <w:rPr>
                <w:rFonts w:cs="Arial"/>
                <w:b/>
              </w:rPr>
            </w:pPr>
            <w:r>
              <w:rPr>
                <w:rFonts w:cs="Arial"/>
                <w:color w:val="000000"/>
                <w:sz w:val="22"/>
                <w:szCs w:val="22"/>
              </w:rPr>
              <w:t>0.29%</w:t>
            </w:r>
          </w:p>
        </w:tc>
        <w:tc>
          <w:tcPr>
            <w:tcW w:w="1843" w:type="dxa"/>
            <w:vAlign w:val="center"/>
          </w:tcPr>
          <w:p w:rsidR="00554C21" w:rsidP="00554C21" w:rsidRDefault="00554C21" w14:paraId="1169DEA6" w14:textId="77777777">
            <w:pPr>
              <w:jc w:val="center"/>
              <w:rPr>
                <w:rFonts w:cs="Arial"/>
                <w:b/>
              </w:rPr>
            </w:pPr>
            <w:r>
              <w:rPr>
                <w:rFonts w:cs="Arial"/>
                <w:color w:val="000000"/>
                <w:sz w:val="22"/>
                <w:szCs w:val="22"/>
              </w:rPr>
              <w:t>0.45%</w:t>
            </w:r>
          </w:p>
        </w:tc>
        <w:tc>
          <w:tcPr>
            <w:tcW w:w="1782" w:type="dxa"/>
            <w:vAlign w:val="center"/>
          </w:tcPr>
          <w:p w:rsidR="00554C21" w:rsidP="00554C21" w:rsidRDefault="00554C21" w14:paraId="258F2FBE" w14:textId="77777777">
            <w:pPr>
              <w:jc w:val="center"/>
              <w:rPr>
                <w:rFonts w:cs="Arial"/>
                <w:b/>
              </w:rPr>
            </w:pPr>
            <w:r>
              <w:rPr>
                <w:rFonts w:cs="Arial"/>
                <w:color w:val="000000"/>
                <w:sz w:val="22"/>
                <w:szCs w:val="22"/>
              </w:rPr>
              <w:t>0.19%</w:t>
            </w:r>
          </w:p>
        </w:tc>
        <w:tc>
          <w:tcPr>
            <w:tcW w:w="1620" w:type="dxa"/>
            <w:vAlign w:val="center"/>
          </w:tcPr>
          <w:p w:rsidR="00554C21" w:rsidP="00554C21" w:rsidRDefault="00554C21" w14:paraId="012750A9" w14:textId="77777777">
            <w:pPr>
              <w:jc w:val="center"/>
              <w:rPr>
                <w:rFonts w:cs="Arial"/>
                <w:b/>
              </w:rPr>
            </w:pPr>
            <w:r>
              <w:rPr>
                <w:rFonts w:cs="Arial"/>
                <w:color w:val="000000"/>
                <w:sz w:val="22"/>
                <w:szCs w:val="22"/>
              </w:rPr>
              <w:t>0.12%</w:t>
            </w:r>
          </w:p>
        </w:tc>
      </w:tr>
      <w:tr w:rsidR="00554C21" w:rsidTr="00CC3D17" w14:paraId="69E749C0" w14:textId="77777777">
        <w:tc>
          <w:tcPr>
            <w:tcW w:w="2972" w:type="dxa"/>
            <w:vAlign w:val="center"/>
          </w:tcPr>
          <w:p w:rsidRPr="00451F33" w:rsidR="00554C21" w:rsidP="001862D1" w:rsidRDefault="00554C21" w14:paraId="3D03A156" w14:textId="77777777">
            <w:pPr>
              <w:rPr>
                <w:rFonts w:cs="Arial"/>
                <w:b/>
                <w:bCs/>
                <w:color w:val="000000"/>
                <w:sz w:val="22"/>
                <w:szCs w:val="22"/>
                <w:lang w:eastAsia="en-GB"/>
              </w:rPr>
            </w:pPr>
            <w:r w:rsidRPr="00451F33">
              <w:rPr>
                <w:rFonts w:cs="Arial"/>
                <w:b/>
                <w:bCs/>
                <w:color w:val="000000"/>
                <w:sz w:val="22"/>
                <w:szCs w:val="22"/>
                <w:lang w:eastAsia="en-GB"/>
              </w:rPr>
              <w:t>Transport &amp; Storage</w:t>
            </w:r>
          </w:p>
        </w:tc>
        <w:tc>
          <w:tcPr>
            <w:tcW w:w="1559" w:type="dxa"/>
            <w:vAlign w:val="center"/>
          </w:tcPr>
          <w:p w:rsidR="00554C21" w:rsidP="00554C21" w:rsidRDefault="00554C21" w14:paraId="4F5142FF" w14:textId="77777777">
            <w:pPr>
              <w:jc w:val="center"/>
              <w:rPr>
                <w:rFonts w:cs="Arial"/>
                <w:color w:val="000000"/>
                <w:sz w:val="22"/>
                <w:szCs w:val="22"/>
              </w:rPr>
            </w:pPr>
            <w:r>
              <w:rPr>
                <w:rFonts w:cs="Arial"/>
                <w:color w:val="000000"/>
                <w:sz w:val="22"/>
                <w:szCs w:val="22"/>
              </w:rPr>
              <w:t>0.41%</w:t>
            </w:r>
          </w:p>
        </w:tc>
        <w:tc>
          <w:tcPr>
            <w:tcW w:w="1843" w:type="dxa"/>
            <w:vAlign w:val="center"/>
          </w:tcPr>
          <w:p w:rsidR="00554C21" w:rsidP="00554C21" w:rsidRDefault="00554C21" w14:paraId="7B8419E8" w14:textId="77777777">
            <w:pPr>
              <w:jc w:val="center"/>
              <w:rPr>
                <w:rFonts w:cs="Arial"/>
                <w:color w:val="000000"/>
                <w:sz w:val="22"/>
                <w:szCs w:val="22"/>
              </w:rPr>
            </w:pPr>
            <w:r>
              <w:rPr>
                <w:rFonts w:cs="Arial"/>
                <w:color w:val="000000"/>
                <w:sz w:val="22"/>
                <w:szCs w:val="22"/>
              </w:rPr>
              <w:t>0.16%</w:t>
            </w:r>
          </w:p>
        </w:tc>
        <w:tc>
          <w:tcPr>
            <w:tcW w:w="1782" w:type="dxa"/>
            <w:vAlign w:val="center"/>
          </w:tcPr>
          <w:p w:rsidR="00554C21" w:rsidP="00554C21" w:rsidRDefault="00554C21" w14:paraId="15E2E15B" w14:textId="77777777">
            <w:pPr>
              <w:jc w:val="center"/>
              <w:rPr>
                <w:rFonts w:cs="Arial"/>
                <w:color w:val="000000"/>
                <w:sz w:val="22"/>
                <w:szCs w:val="22"/>
              </w:rPr>
            </w:pPr>
            <w:r>
              <w:rPr>
                <w:rFonts w:cs="Arial"/>
                <w:color w:val="000000"/>
                <w:sz w:val="22"/>
                <w:szCs w:val="22"/>
              </w:rPr>
              <w:t>0.09%</w:t>
            </w:r>
          </w:p>
        </w:tc>
        <w:tc>
          <w:tcPr>
            <w:tcW w:w="1620" w:type="dxa"/>
            <w:vAlign w:val="center"/>
          </w:tcPr>
          <w:p w:rsidR="00554C21" w:rsidP="00554C21" w:rsidRDefault="00554C21" w14:paraId="3BEC0E24" w14:textId="0A15B3C8">
            <w:pPr>
              <w:jc w:val="center"/>
              <w:rPr>
                <w:rFonts w:cs="Arial"/>
                <w:color w:val="000000"/>
                <w:sz w:val="22"/>
                <w:szCs w:val="22"/>
              </w:rPr>
            </w:pPr>
            <w:r>
              <w:rPr>
                <w:rFonts w:cs="Arial"/>
                <w:color w:val="000000"/>
                <w:sz w:val="22"/>
                <w:szCs w:val="22"/>
              </w:rPr>
              <w:t>&gt;0.00%</w:t>
            </w:r>
          </w:p>
        </w:tc>
      </w:tr>
      <w:tr w:rsidR="00554C21" w:rsidTr="00CC3D17" w14:paraId="376C6C2E" w14:textId="77777777">
        <w:tc>
          <w:tcPr>
            <w:tcW w:w="2972" w:type="dxa"/>
            <w:vAlign w:val="center"/>
          </w:tcPr>
          <w:p w:rsidRPr="00451F33" w:rsidR="00554C21" w:rsidP="001862D1" w:rsidRDefault="00554C21" w14:paraId="6905404F" w14:textId="77777777">
            <w:pPr>
              <w:rPr>
                <w:rFonts w:cs="Arial"/>
                <w:b/>
                <w:bCs/>
                <w:color w:val="000000"/>
                <w:sz w:val="22"/>
                <w:szCs w:val="22"/>
                <w:lang w:eastAsia="en-GB"/>
              </w:rPr>
            </w:pPr>
            <w:r w:rsidRPr="00451F33">
              <w:rPr>
                <w:rFonts w:cs="Arial"/>
                <w:b/>
                <w:bCs/>
                <w:color w:val="000000"/>
                <w:sz w:val="22"/>
                <w:szCs w:val="22"/>
                <w:lang w:eastAsia="en-GB"/>
              </w:rPr>
              <w:t>Offices &amp; other Services</w:t>
            </w:r>
          </w:p>
        </w:tc>
        <w:tc>
          <w:tcPr>
            <w:tcW w:w="1559" w:type="dxa"/>
            <w:vAlign w:val="center"/>
          </w:tcPr>
          <w:p w:rsidR="00554C21" w:rsidP="00554C21" w:rsidRDefault="00554C21" w14:paraId="098116AE" w14:textId="77777777">
            <w:pPr>
              <w:jc w:val="center"/>
              <w:rPr>
                <w:rFonts w:cs="Arial"/>
                <w:color w:val="000000"/>
                <w:sz w:val="22"/>
                <w:szCs w:val="22"/>
              </w:rPr>
            </w:pPr>
            <w:r>
              <w:rPr>
                <w:rFonts w:cs="Arial"/>
                <w:color w:val="000000"/>
                <w:sz w:val="22"/>
                <w:szCs w:val="22"/>
              </w:rPr>
              <w:t>0.15%</w:t>
            </w:r>
          </w:p>
        </w:tc>
        <w:tc>
          <w:tcPr>
            <w:tcW w:w="1843" w:type="dxa"/>
            <w:vAlign w:val="center"/>
          </w:tcPr>
          <w:p w:rsidR="00554C21" w:rsidP="00554C21" w:rsidRDefault="00554C21" w14:paraId="384FCDFB" w14:textId="77777777">
            <w:pPr>
              <w:jc w:val="center"/>
              <w:rPr>
                <w:rFonts w:cs="Arial"/>
                <w:color w:val="000000"/>
                <w:sz w:val="22"/>
                <w:szCs w:val="22"/>
              </w:rPr>
            </w:pPr>
            <w:r>
              <w:rPr>
                <w:rFonts w:cs="Arial"/>
                <w:color w:val="000000"/>
                <w:sz w:val="22"/>
                <w:szCs w:val="22"/>
              </w:rPr>
              <w:t>0.07%</w:t>
            </w:r>
          </w:p>
        </w:tc>
        <w:tc>
          <w:tcPr>
            <w:tcW w:w="1782" w:type="dxa"/>
            <w:vAlign w:val="center"/>
          </w:tcPr>
          <w:p w:rsidR="00554C21" w:rsidP="00554C21" w:rsidRDefault="00554C21" w14:paraId="689DD592" w14:textId="77777777">
            <w:pPr>
              <w:jc w:val="center"/>
              <w:rPr>
                <w:rFonts w:cs="Arial"/>
                <w:color w:val="000000"/>
                <w:sz w:val="22"/>
                <w:szCs w:val="22"/>
              </w:rPr>
            </w:pPr>
            <w:r>
              <w:rPr>
                <w:rFonts w:cs="Arial"/>
                <w:color w:val="000000"/>
                <w:sz w:val="22"/>
                <w:szCs w:val="22"/>
              </w:rPr>
              <w:t>0.02%</w:t>
            </w:r>
          </w:p>
        </w:tc>
        <w:tc>
          <w:tcPr>
            <w:tcW w:w="1620" w:type="dxa"/>
            <w:vAlign w:val="center"/>
          </w:tcPr>
          <w:p w:rsidR="00554C21" w:rsidP="00554C21" w:rsidRDefault="00554C21" w14:paraId="0A173582" w14:textId="77777777">
            <w:pPr>
              <w:jc w:val="center"/>
              <w:rPr>
                <w:rFonts w:cs="Arial"/>
                <w:color w:val="000000"/>
                <w:sz w:val="22"/>
                <w:szCs w:val="22"/>
              </w:rPr>
            </w:pPr>
            <w:r>
              <w:rPr>
                <w:rFonts w:cs="Arial"/>
                <w:color w:val="000000"/>
                <w:sz w:val="22"/>
                <w:szCs w:val="22"/>
              </w:rPr>
              <w:t>0.01%</w:t>
            </w:r>
          </w:p>
        </w:tc>
      </w:tr>
    </w:tbl>
    <w:p w:rsidRPr="00451F33" w:rsidR="00554C21" w:rsidP="00554C21" w:rsidRDefault="2103847F" w14:paraId="557F0424" w14:textId="31FE5D99">
      <w:pPr>
        <w:jc w:val="both"/>
        <w:rPr>
          <w:rFonts w:cs="Arial"/>
        </w:rPr>
      </w:pPr>
      <w:r w:rsidRPr="00451F33">
        <w:rPr>
          <w:rFonts w:cs="Arial"/>
          <w:sz w:val="22"/>
          <w:szCs w:val="22"/>
        </w:rPr>
        <w:t>Source: WRAP</w:t>
      </w:r>
      <w:r w:rsidR="24E62BCE">
        <w:rPr>
          <w:rFonts w:cs="Arial"/>
          <w:sz w:val="22"/>
          <w:szCs w:val="22"/>
        </w:rPr>
        <w:t>’s</w:t>
      </w:r>
      <w:r w:rsidRPr="00451F33">
        <w:rPr>
          <w:rFonts w:cs="Arial"/>
          <w:sz w:val="22"/>
          <w:szCs w:val="22"/>
        </w:rPr>
        <w:t xml:space="preserve"> costing of baseline waste provision and turnover taken from ONS</w:t>
      </w:r>
      <w:r w:rsidRPr="00451F33" w:rsidR="00554C21">
        <w:rPr>
          <w:rStyle w:val="FootnoteReference"/>
          <w:rFonts w:cs="Arial"/>
        </w:rPr>
        <w:footnoteReference w:id="111"/>
      </w:r>
    </w:p>
    <w:p w:rsidRPr="00451F33" w:rsidR="00554C21" w:rsidP="00554C21" w:rsidRDefault="00554C21" w14:paraId="04CEB458" w14:textId="77777777">
      <w:pPr>
        <w:pStyle w:val="EBBodyPara"/>
        <w:ind w:left="720"/>
        <w:jc w:val="both"/>
        <w:rPr>
          <w:sz w:val="24"/>
          <w:szCs w:val="24"/>
        </w:rPr>
      </w:pPr>
    </w:p>
    <w:p w:rsidRPr="00451F33" w:rsidR="00554C21" w:rsidP="00554C21" w:rsidRDefault="2103847F" w14:paraId="08E95097" w14:textId="77777777">
      <w:pPr>
        <w:pStyle w:val="EBBodyPara"/>
        <w:numPr>
          <w:ilvl w:val="0"/>
          <w:numId w:val="6"/>
        </w:numPr>
        <w:jc w:val="both"/>
        <w:rPr>
          <w:color w:val="auto"/>
          <w:sz w:val="24"/>
          <w:szCs w:val="24"/>
          <w:lang w:eastAsia="en-US"/>
        </w:rPr>
      </w:pPr>
      <w:r w:rsidRPr="00451F33">
        <w:rPr>
          <w:color w:val="auto"/>
          <w:sz w:val="24"/>
          <w:szCs w:val="24"/>
          <w:lang w:eastAsia="en-US"/>
        </w:rPr>
        <w:t xml:space="preserve">In our 2019 initial consultation, </w:t>
      </w:r>
      <w:bookmarkStart w:name="_Hlk93598392" w:id="73"/>
      <w:r w:rsidRPr="00451F33">
        <w:rPr>
          <w:color w:val="auto"/>
          <w:sz w:val="24"/>
          <w:szCs w:val="24"/>
          <w:lang w:eastAsia="en-US"/>
        </w:rPr>
        <w:t>we asked whether businesses, public bodies and other organisations that produce municipal waste should be required to separate dry recyclable material from residual waste so that it can be collected and recycled</w:t>
      </w:r>
      <w:bookmarkEnd w:id="73"/>
      <w:r w:rsidRPr="00451F33">
        <w:rPr>
          <w:color w:val="auto"/>
          <w:sz w:val="24"/>
          <w:szCs w:val="24"/>
          <w:lang w:eastAsia="en-US"/>
        </w:rPr>
        <w:t xml:space="preserve">. </w:t>
      </w:r>
      <w:proofErr w:type="gramStart"/>
      <w:r w:rsidRPr="00451F33">
        <w:rPr>
          <w:color w:val="auto"/>
          <w:sz w:val="24"/>
          <w:szCs w:val="24"/>
          <w:lang w:eastAsia="en-US"/>
        </w:rPr>
        <w:t>The majority of</w:t>
      </w:r>
      <w:proofErr w:type="gramEnd"/>
      <w:r w:rsidRPr="00451F33">
        <w:rPr>
          <w:color w:val="auto"/>
          <w:sz w:val="24"/>
          <w:szCs w:val="24"/>
          <w:lang w:eastAsia="en-US"/>
        </w:rPr>
        <w:t xml:space="preserve"> responses (95%) agreed with this proposal</w:t>
      </w:r>
      <w:r w:rsidRPr="4766129C" w:rsidR="00554C21">
        <w:rPr>
          <w:vertAlign w:val="superscript"/>
        </w:rPr>
        <w:footnoteReference w:id="112"/>
      </w:r>
      <w:r w:rsidRPr="00451F33">
        <w:rPr>
          <w:color w:val="auto"/>
          <w:sz w:val="24"/>
          <w:szCs w:val="24"/>
          <w:vertAlign w:val="superscript"/>
          <w:lang w:eastAsia="en-US"/>
        </w:rPr>
        <w:t>.</w:t>
      </w:r>
      <w:r w:rsidRPr="00451F33">
        <w:rPr>
          <w:color w:val="auto"/>
          <w:sz w:val="24"/>
          <w:szCs w:val="24"/>
          <w:lang w:eastAsia="en-US"/>
        </w:rPr>
        <w:t xml:space="preserve"> We have also asked whether there are alternatives to legislative measures that would be effective in increasing business recycling. There were </w:t>
      </w:r>
      <w:proofErr w:type="gramStart"/>
      <w:r w:rsidRPr="00451F33">
        <w:rPr>
          <w:color w:val="auto"/>
          <w:sz w:val="24"/>
          <w:szCs w:val="24"/>
          <w:lang w:eastAsia="en-US"/>
        </w:rPr>
        <w:t>a number of</w:t>
      </w:r>
      <w:proofErr w:type="gramEnd"/>
      <w:r w:rsidRPr="00451F33">
        <w:rPr>
          <w:color w:val="auto"/>
          <w:sz w:val="24"/>
          <w:szCs w:val="24"/>
          <w:lang w:eastAsia="en-US"/>
        </w:rPr>
        <w:t xml:space="preserve"> comments, however, most of them were about additional incentives and/or businesses to support the proposed legislative measures. Several comments also suggested that commercial collections should meet the same consistency aims as household waste and recycling services, as this would enable common messaging to reflect recycling options at home and work. Concerning segregation of food waste for businesses, a large majority of respondents agreed that businesses that produce </w:t>
      </w:r>
      <w:proofErr w:type="gramStart"/>
      <w:r w:rsidRPr="00451F33">
        <w:rPr>
          <w:color w:val="auto"/>
          <w:sz w:val="24"/>
          <w:szCs w:val="24"/>
          <w:lang w:eastAsia="en-US"/>
        </w:rPr>
        <w:t>sufficient quantities of</w:t>
      </w:r>
      <w:proofErr w:type="gramEnd"/>
      <w:r w:rsidRPr="00451F33">
        <w:rPr>
          <w:color w:val="auto"/>
          <w:sz w:val="24"/>
          <w:szCs w:val="24"/>
          <w:lang w:eastAsia="en-US"/>
        </w:rPr>
        <w:t xml:space="preserve"> food waste should be required to separate for recycling.</w:t>
      </w:r>
    </w:p>
    <w:p w:rsidRPr="00451F33" w:rsidR="00554C21" w:rsidP="00554C21" w:rsidRDefault="00554C21" w14:paraId="79C5624E" w14:textId="77777777">
      <w:pPr>
        <w:pStyle w:val="EBBodyPara"/>
        <w:jc w:val="both"/>
        <w:rPr>
          <w:color w:val="auto"/>
          <w:sz w:val="24"/>
          <w:szCs w:val="24"/>
          <w:lang w:eastAsia="en-US"/>
        </w:rPr>
      </w:pPr>
      <w:r w:rsidRPr="00451F33">
        <w:rPr>
          <w:color w:val="auto"/>
          <w:sz w:val="24"/>
          <w:szCs w:val="24"/>
          <w:lang w:eastAsia="en-US"/>
        </w:rPr>
        <w:t>Other:</w:t>
      </w:r>
    </w:p>
    <w:p w:rsidRPr="00451F33" w:rsidR="00554C21" w:rsidP="00554C21" w:rsidRDefault="2103847F" w14:paraId="2459460B" w14:textId="77777777">
      <w:pPr>
        <w:pStyle w:val="EBBodyPara"/>
        <w:numPr>
          <w:ilvl w:val="0"/>
          <w:numId w:val="6"/>
        </w:numPr>
        <w:jc w:val="both"/>
        <w:rPr>
          <w:color w:val="auto"/>
          <w:sz w:val="24"/>
          <w:szCs w:val="24"/>
          <w:lang w:eastAsia="en-US"/>
        </w:rPr>
      </w:pPr>
      <w:r w:rsidRPr="00451F33">
        <w:rPr>
          <w:sz w:val="24"/>
          <w:szCs w:val="24"/>
        </w:rPr>
        <w:t>Landfill tax has been one of the drivers for local authorities to divert household waste from landfill and towards energy recovery or recycling</w:t>
      </w:r>
      <w:r w:rsidRPr="4766129C" w:rsidR="00554C21">
        <w:rPr>
          <w:vertAlign w:val="superscript"/>
        </w:rPr>
        <w:footnoteReference w:id="113"/>
      </w:r>
      <w:r w:rsidRPr="00451F33">
        <w:rPr>
          <w:sz w:val="24"/>
          <w:szCs w:val="24"/>
        </w:rPr>
        <w:t xml:space="preserve">. It helped move standard rated waste to landfill from being a cheap form of waste disposal to the most expensive, which reflects its position at the bottom of the waste hierarchy. </w:t>
      </w:r>
      <w:bookmarkStart w:name="_Hlk64016285" w:id="74"/>
    </w:p>
    <w:p w:rsidRPr="008B64BE" w:rsidR="00133E48" w:rsidP="001765A4" w:rsidRDefault="2103847F" w14:paraId="0462ABCA" w14:textId="6BDBFB0D">
      <w:pPr>
        <w:pStyle w:val="EBBodyPara"/>
        <w:numPr>
          <w:ilvl w:val="0"/>
          <w:numId w:val="6"/>
        </w:numPr>
        <w:jc w:val="both"/>
        <w:rPr>
          <w:b/>
          <w:sz w:val="32"/>
          <w:szCs w:val="32"/>
        </w:rPr>
      </w:pPr>
      <w:r w:rsidRPr="0B6329EE">
        <w:rPr>
          <w:color w:val="auto"/>
          <w:sz w:val="24"/>
          <w:szCs w:val="24"/>
          <w:lang w:eastAsia="en-US"/>
        </w:rPr>
        <w:t>HM Treasury are responsible for tax policy.</w:t>
      </w:r>
      <w:r>
        <w:t xml:space="preserve"> </w:t>
      </w:r>
      <w:r w:rsidRPr="0B6329EE">
        <w:rPr>
          <w:color w:val="auto"/>
          <w:sz w:val="24"/>
          <w:szCs w:val="24"/>
          <w:lang w:eastAsia="en-US"/>
        </w:rPr>
        <w:t>HM Treasury regularly reviews Landfill Tax as part of normal budget procedure and works with Defra to assess policy impacts alongside other interventions, including those proposed in this impact assessment.</w:t>
      </w:r>
      <w:bookmarkEnd w:id="74"/>
    </w:p>
    <w:p w:rsidRPr="001765A4" w:rsidR="008B64BE" w:rsidP="008B64BE" w:rsidRDefault="008B64BE" w14:paraId="713B12B6" w14:textId="77777777">
      <w:pPr>
        <w:pStyle w:val="EBBodyPara"/>
        <w:jc w:val="both"/>
        <w:rPr>
          <w:b/>
          <w:sz w:val="32"/>
          <w:szCs w:val="32"/>
        </w:rPr>
      </w:pPr>
    </w:p>
    <w:p w:rsidR="00A677AC" w:rsidRDefault="00A677AC" w14:paraId="10FC2B5A" w14:textId="77777777">
      <w:pPr>
        <w:rPr>
          <w:rFonts w:ascii="Arial Bold" w:hAnsi="Arial Bold" w:cs="Arial"/>
          <w:b/>
          <w:bCs/>
          <w:spacing w:val="-4"/>
          <w:kern w:val="32"/>
          <w:sz w:val="32"/>
          <w:szCs w:val="32"/>
        </w:rPr>
      </w:pPr>
      <w:r>
        <w:br w:type="page"/>
      </w:r>
    </w:p>
    <w:p w:rsidR="00554C21" w:rsidP="00554C21" w:rsidRDefault="00554C21" w14:paraId="5C115D29" w14:textId="08CFF283">
      <w:pPr>
        <w:pStyle w:val="Heading1"/>
        <w:rPr>
          <w:b w:val="0"/>
        </w:rPr>
      </w:pPr>
      <w:r w:rsidRPr="00A769E2">
        <w:t xml:space="preserve">Section </w:t>
      </w:r>
      <w:r w:rsidRPr="00A769E2">
        <w:rPr>
          <w:b w:val="0"/>
        </w:rPr>
        <w:t>5:</w:t>
      </w:r>
      <w:r w:rsidRPr="00451F33">
        <w:rPr>
          <w:b w:val="0"/>
        </w:rPr>
        <w:t xml:space="preserve"> Detailed description of household and non-household municipal options considered (including do-nothing)</w:t>
      </w:r>
    </w:p>
    <w:p w:rsidRPr="00BF68FD" w:rsidR="00BF68FD" w:rsidP="00BF68FD" w:rsidRDefault="00BF68FD" w14:paraId="2C974F54" w14:textId="77777777"/>
    <w:p w:rsidRPr="00451F33" w:rsidR="00554C21" w:rsidP="00554C21" w:rsidRDefault="00554C21" w14:paraId="212FD273" w14:textId="0F54B1D0">
      <w:pPr>
        <w:jc w:val="both"/>
        <w:rPr>
          <w:rFonts w:cs="Arial"/>
        </w:rPr>
      </w:pPr>
      <w:r w:rsidRPr="00451F33">
        <w:rPr>
          <w:rFonts w:cs="Arial"/>
        </w:rPr>
        <w:t xml:space="preserve">The options presented in this IA have been designed in line with </w:t>
      </w:r>
      <w:r w:rsidRPr="00451F33">
        <w:rPr>
          <w:rFonts w:eastAsia="Calibri" w:cs="Arial"/>
        </w:rPr>
        <w:t xml:space="preserve">the requirements introduced by the Act to separately collect recyclable waste streams and </w:t>
      </w:r>
      <w:proofErr w:type="gramStart"/>
      <w:r w:rsidRPr="00451F33">
        <w:rPr>
          <w:rFonts w:eastAsia="Calibri" w:cs="Arial"/>
        </w:rPr>
        <w:t>take into account</w:t>
      </w:r>
      <w:proofErr w:type="gramEnd"/>
      <w:r w:rsidRPr="00451F33">
        <w:rPr>
          <w:rFonts w:eastAsia="Calibri" w:cs="Arial"/>
        </w:rPr>
        <w:t xml:space="preserve"> that certain waste streams can be collected together where one of the exceptions </w:t>
      </w:r>
      <w:r w:rsidR="008E1574">
        <w:rPr>
          <w:rFonts w:eastAsia="Calibri" w:cs="Arial"/>
        </w:rPr>
        <w:t>or exemptions</w:t>
      </w:r>
      <w:r w:rsidRPr="00451F33">
        <w:rPr>
          <w:rFonts w:eastAsia="Calibri" w:cs="Arial"/>
        </w:rPr>
        <w:t xml:space="preserve"> applies.</w:t>
      </w:r>
      <w:r w:rsidRPr="00451F33">
        <w:rPr>
          <w:rFonts w:cs="Arial"/>
        </w:rPr>
        <w:t xml:space="preserve">  </w:t>
      </w:r>
    </w:p>
    <w:p w:rsidRPr="00451F33" w:rsidR="00554C21" w:rsidP="00554C21" w:rsidRDefault="00554C21" w14:paraId="42A9567A" w14:textId="77777777">
      <w:pPr>
        <w:jc w:val="both"/>
        <w:rPr>
          <w:rFonts w:cs="Arial"/>
        </w:rPr>
      </w:pPr>
    </w:p>
    <w:p w:rsidRPr="00451F33" w:rsidR="00554C21" w:rsidP="00554C21" w:rsidRDefault="00554C21" w14:paraId="756751D8" w14:textId="77777777">
      <w:pPr>
        <w:pStyle w:val="EBBodyPara"/>
        <w:jc w:val="both"/>
        <w:rPr>
          <w:sz w:val="24"/>
          <w:szCs w:val="24"/>
        </w:rPr>
      </w:pPr>
      <w:bookmarkStart w:name="_Hlk90313571" w:id="75"/>
      <w:r w:rsidRPr="00451F33">
        <w:rPr>
          <w:sz w:val="24"/>
          <w:szCs w:val="24"/>
        </w:rPr>
        <w:t>These options have been assessed based on a combined output from three technical models:</w:t>
      </w:r>
    </w:p>
    <w:p w:rsidRPr="00451F33" w:rsidR="00554C21" w:rsidP="00554C21" w:rsidRDefault="00554C21" w14:paraId="17BBCF45" w14:textId="77777777">
      <w:pPr>
        <w:pStyle w:val="EBBodyPara"/>
        <w:numPr>
          <w:ilvl w:val="0"/>
          <w:numId w:val="17"/>
        </w:numPr>
        <w:jc w:val="both"/>
        <w:rPr>
          <w:sz w:val="24"/>
          <w:szCs w:val="24"/>
        </w:rPr>
      </w:pPr>
      <w:r w:rsidRPr="00451F33">
        <w:rPr>
          <w:sz w:val="24"/>
          <w:szCs w:val="24"/>
        </w:rPr>
        <w:t xml:space="preserve">WRAP’s </w:t>
      </w:r>
      <w:proofErr w:type="spellStart"/>
      <w:r w:rsidRPr="00451F33">
        <w:rPr>
          <w:sz w:val="24"/>
          <w:szCs w:val="24"/>
        </w:rPr>
        <w:t>Routemap</w:t>
      </w:r>
      <w:proofErr w:type="spellEnd"/>
      <w:r w:rsidRPr="00451F33">
        <w:rPr>
          <w:sz w:val="24"/>
          <w:szCs w:val="24"/>
        </w:rPr>
        <w:t xml:space="preserve"> collection model to estimate impacts concerning the </w:t>
      </w:r>
      <w:r>
        <w:rPr>
          <w:sz w:val="24"/>
          <w:szCs w:val="24"/>
        </w:rPr>
        <w:t>household</w:t>
      </w:r>
      <w:r w:rsidRPr="00451F33">
        <w:rPr>
          <w:sz w:val="24"/>
          <w:szCs w:val="24"/>
        </w:rPr>
        <w:t xml:space="preserve"> sector; </w:t>
      </w:r>
    </w:p>
    <w:p w:rsidRPr="00451F33" w:rsidR="00554C21" w:rsidP="00554C21" w:rsidRDefault="00554C21" w14:paraId="1B0B5107" w14:textId="77777777">
      <w:pPr>
        <w:pStyle w:val="EBBodyPara"/>
        <w:numPr>
          <w:ilvl w:val="0"/>
          <w:numId w:val="17"/>
        </w:numPr>
        <w:jc w:val="both"/>
        <w:rPr>
          <w:sz w:val="24"/>
          <w:szCs w:val="24"/>
        </w:rPr>
      </w:pPr>
      <w:r w:rsidRPr="00451F33">
        <w:rPr>
          <w:sz w:val="24"/>
          <w:szCs w:val="24"/>
        </w:rPr>
        <w:t xml:space="preserve">WRAP’s NHM model to estimate impacts concerning the NHM sector; and  </w:t>
      </w:r>
    </w:p>
    <w:p w:rsidRPr="00451F33" w:rsidR="00554C21" w:rsidP="00554C21" w:rsidRDefault="00554C21" w14:paraId="1C302D8C" w14:textId="1B063F5A">
      <w:pPr>
        <w:pStyle w:val="ListParagraph"/>
        <w:numPr>
          <w:ilvl w:val="0"/>
          <w:numId w:val="15"/>
        </w:numPr>
        <w:autoSpaceDE w:val="0"/>
        <w:autoSpaceDN w:val="0"/>
        <w:adjustRightInd w:val="0"/>
        <w:spacing w:line="276" w:lineRule="auto"/>
        <w:jc w:val="both"/>
        <w:rPr>
          <w:rFonts w:cs="Arial"/>
        </w:rPr>
      </w:pPr>
      <w:r w:rsidRPr="00451F33">
        <w:rPr>
          <w:rFonts w:cs="Arial"/>
        </w:rPr>
        <w:t xml:space="preserve">Defra’s in-house model, called </w:t>
      </w:r>
      <w:proofErr w:type="spellStart"/>
      <w:r w:rsidRPr="00451F33">
        <w:rPr>
          <w:rFonts w:cs="Arial"/>
        </w:rPr>
        <w:t>FoWST</w:t>
      </w:r>
      <w:proofErr w:type="spellEnd"/>
      <w:r w:rsidRPr="00451F33">
        <w:rPr>
          <w:rFonts w:cs="Arial"/>
        </w:rPr>
        <w:t xml:space="preserve"> (i.e.</w:t>
      </w:r>
      <w:r>
        <w:rPr>
          <w:rFonts w:cs="Arial"/>
        </w:rPr>
        <w:t>,</w:t>
      </w:r>
      <w:r w:rsidRPr="00451F33">
        <w:rPr>
          <w:rFonts w:cs="Arial"/>
        </w:rPr>
        <w:t xml:space="preserve"> Fates of Waste Simulation Tool) to estimate impacts across the municipal sector. The model estimates the mass flow balance across the municipal sector </w:t>
      </w:r>
      <w:proofErr w:type="gramStart"/>
      <w:r w:rsidRPr="00451F33">
        <w:rPr>
          <w:rFonts w:cs="Arial"/>
        </w:rPr>
        <w:t>in order to</w:t>
      </w:r>
      <w:proofErr w:type="gramEnd"/>
      <w:r w:rsidRPr="00451F33">
        <w:rPr>
          <w:rFonts w:cs="Arial"/>
        </w:rPr>
        <w:t xml:space="preserve"> estimate the tonnages treated by different methods and associated GHG emissions. It also helps estimate impacts on overall landfill tax payments. </w:t>
      </w:r>
    </w:p>
    <w:bookmarkEnd w:id="75"/>
    <w:p w:rsidRPr="00451F33" w:rsidR="00554C21" w:rsidP="00554C21" w:rsidRDefault="00554C21" w14:paraId="7F500994" w14:textId="77777777">
      <w:pPr>
        <w:pStyle w:val="ListParagraph"/>
        <w:ind w:left="776"/>
        <w:jc w:val="both"/>
        <w:rPr>
          <w:rFonts w:cs="Arial"/>
        </w:rPr>
      </w:pPr>
    </w:p>
    <w:p w:rsidRPr="00451F33" w:rsidR="00554C21" w:rsidP="00554C21" w:rsidRDefault="00554C21" w14:paraId="3C8C7C09" w14:textId="77777777">
      <w:pPr>
        <w:spacing w:after="160" w:line="259" w:lineRule="auto"/>
        <w:jc w:val="both"/>
        <w:rPr>
          <w:rFonts w:cs="Arial"/>
        </w:rPr>
      </w:pPr>
      <w:r w:rsidRPr="003E660B">
        <w:rPr>
          <w:rFonts w:cs="Arial"/>
          <w:bCs/>
        </w:rPr>
        <w:t xml:space="preserve">All these models </w:t>
      </w:r>
      <w:r w:rsidRPr="003E660B">
        <w:rPr>
          <w:rFonts w:cs="Arial"/>
        </w:rPr>
        <w:t>rely on a large set of assumptions and data which are summarised in Section 6. Quality assurance of these models is explained in Annex F.</w:t>
      </w:r>
    </w:p>
    <w:p w:rsidRPr="00451F33" w:rsidR="00554C21" w:rsidP="00E8425C" w:rsidRDefault="00554C21" w14:paraId="747F361D" w14:textId="77777777">
      <w:pPr>
        <w:pStyle w:val="Heading3"/>
        <w:jc w:val="both"/>
      </w:pPr>
      <w:r w:rsidRPr="00451F33">
        <w:t>Household sector and baseline scenario</w:t>
      </w:r>
    </w:p>
    <w:p w:rsidRPr="009E7A40" w:rsidR="00CF303D" w:rsidP="00554C21" w:rsidRDefault="2103847F" w14:paraId="255F96AD" w14:textId="2A96600D">
      <w:pPr>
        <w:pStyle w:val="EBBodyPara"/>
        <w:jc w:val="both"/>
        <w:rPr>
          <w:sz w:val="24"/>
          <w:szCs w:val="24"/>
        </w:rPr>
      </w:pPr>
      <w:r w:rsidRPr="00BF4E2B">
        <w:rPr>
          <w:sz w:val="24"/>
          <w:szCs w:val="24"/>
        </w:rPr>
        <w:t xml:space="preserve">The baseline scenario assumes that </w:t>
      </w:r>
      <w:r w:rsidR="00D97548">
        <w:rPr>
          <w:sz w:val="24"/>
          <w:szCs w:val="24"/>
        </w:rPr>
        <w:t>local auth</w:t>
      </w:r>
      <w:r w:rsidRPr="00BF4E2B">
        <w:rPr>
          <w:sz w:val="24"/>
          <w:szCs w:val="24"/>
        </w:rPr>
        <w:t xml:space="preserve">orities make no changes with respect to the offered dry recycling collection systems, separate food waste collections, garden waste collections or any changes in the frequency of refuse waste collections. This scenario assumes that </w:t>
      </w:r>
      <w:r w:rsidR="00D97548">
        <w:rPr>
          <w:sz w:val="24"/>
          <w:szCs w:val="24"/>
        </w:rPr>
        <w:t>local auth</w:t>
      </w:r>
      <w:r w:rsidRPr="00BF4E2B">
        <w:rPr>
          <w:sz w:val="24"/>
          <w:szCs w:val="24"/>
        </w:rPr>
        <w:t xml:space="preserve">orities provide waste management services as observed in 2018/19 </w:t>
      </w:r>
      <w:proofErr w:type="spellStart"/>
      <w:r w:rsidRPr="00BF4E2B">
        <w:rPr>
          <w:sz w:val="24"/>
          <w:szCs w:val="24"/>
        </w:rPr>
        <w:t>WasteDataFlow</w:t>
      </w:r>
      <w:proofErr w:type="spellEnd"/>
      <w:r w:rsidRPr="00BF4E2B">
        <w:rPr>
          <w:sz w:val="24"/>
          <w:szCs w:val="24"/>
        </w:rPr>
        <w:t xml:space="preserve"> data</w:t>
      </w:r>
      <w:r w:rsidR="007B23CA">
        <w:rPr>
          <w:rStyle w:val="FootnoteReference"/>
          <w:szCs w:val="24"/>
        </w:rPr>
        <w:footnoteReference w:id="114"/>
      </w:r>
      <w:r w:rsidRPr="00BF4E2B">
        <w:rPr>
          <w:sz w:val="24"/>
          <w:szCs w:val="24"/>
        </w:rPr>
        <w:t xml:space="preserve"> and </w:t>
      </w:r>
      <w:r w:rsidR="00D97548">
        <w:rPr>
          <w:sz w:val="24"/>
          <w:szCs w:val="24"/>
        </w:rPr>
        <w:t>local auth</w:t>
      </w:r>
      <w:r w:rsidRPr="00BF4E2B">
        <w:rPr>
          <w:sz w:val="24"/>
          <w:szCs w:val="24"/>
        </w:rPr>
        <w:t>ority Recycling Scheme Updater (LARSU)</w:t>
      </w:r>
      <w:r w:rsidRPr="00BF4E2B" w:rsidR="00554C21">
        <w:rPr>
          <w:rStyle w:val="FootnoteReference"/>
          <w:sz w:val="24"/>
          <w:szCs w:val="24"/>
        </w:rPr>
        <w:footnoteReference w:id="115"/>
      </w:r>
      <w:r w:rsidRPr="00BF4E2B">
        <w:rPr>
          <w:sz w:val="24"/>
          <w:szCs w:val="24"/>
        </w:rPr>
        <w:t xml:space="preserve"> and make no change in the period of 2018-2035. The baseline is used as the starting point for each scenario. </w:t>
      </w:r>
    </w:p>
    <w:p w:rsidRPr="00451F33" w:rsidR="00554C21" w:rsidP="00554C21" w:rsidRDefault="00554C21" w14:paraId="30372321" w14:textId="77777777">
      <w:pPr>
        <w:jc w:val="both"/>
        <w:rPr>
          <w:rFonts w:cs="Arial"/>
        </w:rPr>
      </w:pPr>
    </w:p>
    <w:p w:rsidRPr="00451F33" w:rsidR="00554C21" w:rsidP="00554C21" w:rsidRDefault="2103847F" w14:paraId="4E4B7E8E" w14:textId="21FED835">
      <w:pPr>
        <w:jc w:val="both"/>
        <w:rPr>
          <w:rFonts w:cs="Arial"/>
        </w:rPr>
      </w:pPr>
      <w:r w:rsidRPr="00451F33">
        <w:rPr>
          <w:rFonts w:cs="Arial"/>
        </w:rPr>
        <w:t>The 2018/19 data</w:t>
      </w:r>
      <w:r w:rsidRPr="00BF4E2B" w:rsidR="00554C21">
        <w:rPr>
          <w:rStyle w:val="FootnoteReference"/>
          <w:rFonts w:cs="Arial"/>
        </w:rPr>
        <w:footnoteReference w:id="116"/>
      </w:r>
      <w:r w:rsidRPr="00451F33">
        <w:rPr>
          <w:rFonts w:cs="Arial"/>
        </w:rPr>
        <w:t xml:space="preserve"> on local authorities show:</w:t>
      </w:r>
    </w:p>
    <w:p w:rsidRPr="00582970" w:rsidR="00554C21" w:rsidP="00554C21" w:rsidRDefault="00554C21" w14:paraId="4142F80F" w14:textId="798332C0">
      <w:pPr>
        <w:pStyle w:val="ListParagraph"/>
        <w:numPr>
          <w:ilvl w:val="0"/>
          <w:numId w:val="5"/>
        </w:numPr>
        <w:autoSpaceDE w:val="0"/>
        <w:autoSpaceDN w:val="0"/>
        <w:adjustRightInd w:val="0"/>
        <w:spacing w:line="276" w:lineRule="auto"/>
        <w:jc w:val="both"/>
        <w:rPr>
          <w:rFonts w:cs="Arial"/>
        </w:rPr>
      </w:pPr>
      <w:r w:rsidRPr="00BA2426">
        <w:rPr>
          <w:rFonts w:cs="Arial"/>
        </w:rPr>
        <w:t xml:space="preserve">89% collect glass, 100% metal cans and tins, 100% paper, 100% plastic bottles, 100% collect cardboard packaging. Overall, 71% of </w:t>
      </w:r>
      <w:r w:rsidR="00D97548">
        <w:rPr>
          <w:rFonts w:cs="Arial"/>
          <w:lang w:eastAsia="en-GB"/>
        </w:rPr>
        <w:t>local auth</w:t>
      </w:r>
      <w:r w:rsidRPr="00451F33">
        <w:rPr>
          <w:rFonts w:cs="Arial"/>
          <w:lang w:eastAsia="en-GB"/>
        </w:rPr>
        <w:t>orities</w:t>
      </w:r>
      <w:r w:rsidRPr="00BA2426">
        <w:rPr>
          <w:rFonts w:cs="Arial"/>
        </w:rPr>
        <w:t xml:space="preserve"> collect all five widely recycled materials and PTTs (plastic pots, tubs and trays).</w:t>
      </w:r>
    </w:p>
    <w:p w:rsidRPr="00BA2426" w:rsidR="00554C21" w:rsidP="00554C21" w:rsidRDefault="00554C21" w14:paraId="4133358F" w14:textId="393EF439">
      <w:pPr>
        <w:pStyle w:val="ListParagraph"/>
        <w:numPr>
          <w:ilvl w:val="0"/>
          <w:numId w:val="5"/>
        </w:numPr>
        <w:autoSpaceDE w:val="0"/>
        <w:autoSpaceDN w:val="0"/>
        <w:adjustRightInd w:val="0"/>
        <w:spacing w:line="276" w:lineRule="auto"/>
        <w:jc w:val="both"/>
        <w:rPr>
          <w:rFonts w:cs="Arial"/>
        </w:rPr>
      </w:pPr>
      <w:r w:rsidRPr="00BF4E2B">
        <w:rPr>
          <w:rFonts w:cs="Arial"/>
        </w:rPr>
        <w:t xml:space="preserve">35% of </w:t>
      </w:r>
      <w:r w:rsidR="00D97548">
        <w:rPr>
          <w:rFonts w:cs="Arial"/>
          <w:lang w:eastAsia="en-GB"/>
        </w:rPr>
        <w:t>local auth</w:t>
      </w:r>
      <w:r w:rsidRPr="00451F33">
        <w:rPr>
          <w:rFonts w:cs="Arial"/>
          <w:lang w:eastAsia="en-GB"/>
        </w:rPr>
        <w:t>orities</w:t>
      </w:r>
      <w:r w:rsidRPr="00BA2426">
        <w:rPr>
          <w:rFonts w:cs="Arial"/>
        </w:rPr>
        <w:t xml:space="preserve"> provide separate food waste collections.</w:t>
      </w:r>
    </w:p>
    <w:p w:rsidRPr="00BA2426" w:rsidR="00554C21" w:rsidP="00554C21" w:rsidRDefault="00554C21" w14:paraId="649A8E2E" w14:textId="3F2C0DF1">
      <w:pPr>
        <w:pStyle w:val="ListParagraph"/>
        <w:numPr>
          <w:ilvl w:val="0"/>
          <w:numId w:val="5"/>
        </w:numPr>
        <w:autoSpaceDE w:val="0"/>
        <w:autoSpaceDN w:val="0"/>
        <w:adjustRightInd w:val="0"/>
        <w:spacing w:line="276" w:lineRule="auto"/>
        <w:jc w:val="both"/>
        <w:rPr>
          <w:rFonts w:cs="Arial"/>
        </w:rPr>
      </w:pPr>
      <w:r w:rsidRPr="00BA2426">
        <w:rPr>
          <w:rFonts w:cs="Arial"/>
        </w:rPr>
        <w:t xml:space="preserve">65% of </w:t>
      </w:r>
      <w:r w:rsidR="00D97548">
        <w:rPr>
          <w:rFonts w:cs="Arial"/>
          <w:lang w:eastAsia="en-GB"/>
        </w:rPr>
        <w:t>local auth</w:t>
      </w:r>
      <w:r w:rsidRPr="00451F33">
        <w:rPr>
          <w:rFonts w:cs="Arial"/>
          <w:lang w:eastAsia="en-GB"/>
        </w:rPr>
        <w:t xml:space="preserve">orities </w:t>
      </w:r>
      <w:r w:rsidRPr="00BA2426">
        <w:rPr>
          <w:rFonts w:cs="Arial"/>
        </w:rPr>
        <w:t>charge for the collection of garden waste.</w:t>
      </w:r>
    </w:p>
    <w:p w:rsidR="00554C21" w:rsidP="00554C21" w:rsidRDefault="00554C21" w14:paraId="184D75BF" w14:textId="6780CA36">
      <w:pPr>
        <w:pStyle w:val="ListParagraph"/>
        <w:numPr>
          <w:ilvl w:val="0"/>
          <w:numId w:val="5"/>
        </w:numPr>
        <w:autoSpaceDE w:val="0"/>
        <w:autoSpaceDN w:val="0"/>
        <w:adjustRightInd w:val="0"/>
        <w:spacing w:line="276" w:lineRule="auto"/>
        <w:jc w:val="both"/>
        <w:rPr>
          <w:rFonts w:cs="Arial"/>
        </w:rPr>
      </w:pPr>
      <w:r w:rsidRPr="00451F33">
        <w:rPr>
          <w:rFonts w:cs="Arial"/>
        </w:rPr>
        <w:t>2% of households have their refuse collected more than weekly, 25% on weekly, 70% on fortnightly and 3% on three-weekly basis.</w:t>
      </w:r>
    </w:p>
    <w:p w:rsidRPr="00451F33" w:rsidR="00627B2C" w:rsidP="00A677AC" w:rsidRDefault="00627B2C" w14:paraId="52DA5A46" w14:textId="77777777">
      <w:pPr>
        <w:pStyle w:val="ListParagraph"/>
        <w:autoSpaceDE w:val="0"/>
        <w:autoSpaceDN w:val="0"/>
        <w:adjustRightInd w:val="0"/>
        <w:spacing w:line="276" w:lineRule="auto"/>
        <w:jc w:val="both"/>
        <w:rPr>
          <w:rFonts w:cs="Arial"/>
        </w:rPr>
      </w:pPr>
    </w:p>
    <w:p w:rsidR="006F4E4E" w:rsidP="00627B2C" w:rsidRDefault="2103847F" w14:paraId="0CD1E19D" w14:textId="67517FE0">
      <w:pPr>
        <w:jc w:val="both"/>
      </w:pPr>
      <w:r w:rsidRPr="00451F33">
        <w:t xml:space="preserve">Based on 2018/19 </w:t>
      </w:r>
      <w:r w:rsidR="00D97548">
        <w:t>local auth</w:t>
      </w:r>
      <w:r>
        <w:t xml:space="preserve">ority </w:t>
      </w:r>
      <w:r w:rsidRPr="00451F33">
        <w:t>R</w:t>
      </w:r>
      <w:r>
        <w:t xml:space="preserve">ecycling </w:t>
      </w:r>
      <w:r w:rsidRPr="00451F33">
        <w:t>S</w:t>
      </w:r>
      <w:r>
        <w:t xml:space="preserve">cheme </w:t>
      </w:r>
      <w:r w:rsidRPr="00451F33">
        <w:t>U</w:t>
      </w:r>
      <w:r>
        <w:t>pdater (LARSU)</w:t>
      </w:r>
      <w:r w:rsidRPr="00451F33">
        <w:t xml:space="preserve"> data</w:t>
      </w:r>
      <w:r w:rsidR="00554C21">
        <w:rPr>
          <w:rStyle w:val="FootnoteReference"/>
        </w:rPr>
        <w:footnoteReference w:id="117"/>
      </w:r>
      <w:r w:rsidRPr="00451F33">
        <w:t xml:space="preserve">, we assume that </w:t>
      </w:r>
      <w:r w:rsidR="00D97548">
        <w:t>local auth</w:t>
      </w:r>
      <w:r w:rsidRPr="00451F33">
        <w:t>orities use the following dry kerbside collection schemes in the baseline for low rise properties: 50 with multi-stream collections, 159 with co-mingled collection, 104 with tw</w:t>
      </w:r>
      <w:r w:rsidR="69EAEF12">
        <w:t>in-</w:t>
      </w:r>
      <w:r w:rsidRPr="00451F33">
        <w:t>stream collections.</w:t>
      </w:r>
      <w:r w:rsidR="6750B28F">
        <w:t xml:space="preserve"> </w:t>
      </w:r>
    </w:p>
    <w:p w:rsidR="006F4E4E" w:rsidP="00627B2C" w:rsidRDefault="006F4E4E" w14:paraId="3F5B3A12" w14:textId="77777777">
      <w:pPr>
        <w:jc w:val="both"/>
      </w:pPr>
    </w:p>
    <w:p w:rsidRPr="006F4E4E" w:rsidR="006F4E4E" w:rsidP="00627B2C" w:rsidRDefault="2103847F" w14:paraId="4BC6B4F6" w14:textId="3A4EE488">
      <w:pPr>
        <w:jc w:val="both"/>
        <w:rPr>
          <w:rFonts w:cs="Arial"/>
        </w:rPr>
      </w:pPr>
      <w:r w:rsidRPr="00451F33">
        <w:t>The current coverage of recycling and service profiles from high</w:t>
      </w:r>
      <w:r w:rsidR="008839A0">
        <w:t>-</w:t>
      </w:r>
      <w:r w:rsidRPr="00451F33">
        <w:t xml:space="preserve">rise flats varies considerably across </w:t>
      </w:r>
      <w:r w:rsidR="00D97548">
        <w:t>local auth</w:t>
      </w:r>
      <w:r w:rsidRPr="00451F33">
        <w:t>orities</w:t>
      </w:r>
      <w:r w:rsidR="003B4314">
        <w:rPr>
          <w:rStyle w:val="FootnoteReference"/>
        </w:rPr>
        <w:footnoteReference w:id="118"/>
      </w:r>
      <w:r w:rsidRPr="00451F33">
        <w:t xml:space="preserve">. The known coverage varies from flats having only a residual waste </w:t>
      </w:r>
      <w:r w:rsidRPr="00451F33">
        <w:t>collection to full segregation of dry materials and food waste. Baseline assumes no change from the current service provisions.</w:t>
      </w:r>
      <w:r w:rsidRPr="00451F33" w:rsidDel="00D45060">
        <w:t xml:space="preserve"> </w:t>
      </w:r>
    </w:p>
    <w:p w:rsidR="006F4E4E" w:rsidP="00627B2C" w:rsidRDefault="006F4E4E" w14:paraId="4482C6ED" w14:textId="77777777">
      <w:pPr>
        <w:jc w:val="both"/>
        <w:rPr>
          <w:rFonts w:cs="Arial"/>
          <w:bCs/>
          <w:color w:val="000000"/>
        </w:rPr>
      </w:pPr>
    </w:p>
    <w:p w:rsidR="00FD4301" w:rsidP="00554C21" w:rsidRDefault="5C407DC4" w14:paraId="313A4F19" w14:textId="7FA20FFE">
      <w:pPr>
        <w:jc w:val="both"/>
        <w:rPr>
          <w:rFonts w:cs="Arial"/>
        </w:rPr>
      </w:pPr>
      <w:r>
        <w:rPr>
          <w:rFonts w:cs="Arial"/>
        </w:rPr>
        <w:t>T</w:t>
      </w:r>
      <w:r w:rsidRPr="00451F33" w:rsidR="2103847F">
        <w:rPr>
          <w:rFonts w:cs="Arial"/>
        </w:rPr>
        <w:t xml:space="preserve">he household sector recycling rate stood at </w:t>
      </w:r>
      <w:r w:rsidRPr="003E660B" w:rsidR="2103847F">
        <w:rPr>
          <w:rFonts w:cs="Arial"/>
        </w:rPr>
        <w:t>45% in 2018/19</w:t>
      </w:r>
      <w:r w:rsidRPr="00451F33" w:rsidR="2103847F">
        <w:rPr>
          <w:rFonts w:cs="Arial"/>
        </w:rPr>
        <w:t xml:space="preserve"> and is expected to remain unchanged by 2035/36</w:t>
      </w:r>
      <w:r w:rsidR="54A11836">
        <w:rPr>
          <w:rFonts w:cs="Arial"/>
        </w:rPr>
        <w:t>.</w:t>
      </w:r>
      <w:r w:rsidRPr="00627B2C" w:rsidR="6750B28F">
        <w:rPr>
          <w:rFonts w:cs="Arial"/>
        </w:rPr>
        <w:t xml:space="preserve"> </w:t>
      </w:r>
      <w:r w:rsidRPr="00451F33" w:rsidR="6750B28F">
        <w:rPr>
          <w:rFonts w:cs="Arial"/>
        </w:rPr>
        <w:t>Waste arisings grow in-line with household projections with an assumed fixed recycling yield</w:t>
      </w:r>
      <w:r w:rsidRPr="00BF4E2B" w:rsidR="00627B2C">
        <w:rPr>
          <w:rStyle w:val="FootnoteReference"/>
          <w:rFonts w:cs="Arial"/>
        </w:rPr>
        <w:footnoteReference w:id="119"/>
      </w:r>
      <w:r w:rsidRPr="00451F33" w:rsidR="6750B28F">
        <w:rPr>
          <w:rFonts w:cs="Arial"/>
        </w:rPr>
        <w:t xml:space="preserve"> per household each year</w:t>
      </w:r>
      <w:r>
        <w:rPr>
          <w:rFonts w:cs="Arial"/>
        </w:rPr>
        <w:t xml:space="preserve">. </w:t>
      </w:r>
      <w:r w:rsidR="54A11836">
        <w:rPr>
          <w:rFonts w:cs="Arial"/>
        </w:rPr>
        <w:t>Given that there was very little change in overall household recycling rates, especially between 2015 and 2020,</w:t>
      </w:r>
      <w:r w:rsidRPr="00451F33" w:rsidR="2103847F">
        <w:rPr>
          <w:rFonts w:cs="Arial"/>
        </w:rPr>
        <w:t xml:space="preserve"> we assume that collection systems do not change over time. </w:t>
      </w:r>
      <w:r w:rsidR="54A11836">
        <w:rPr>
          <w:rFonts w:cs="Arial"/>
        </w:rPr>
        <w:t xml:space="preserve">Although households identify “the </w:t>
      </w:r>
      <w:r w:rsidRPr="005E5536" w:rsidR="54A11836">
        <w:rPr>
          <w:rFonts w:cs="Arial"/>
          <w:lang w:eastAsia="en-GB"/>
        </w:rPr>
        <w:t>council doesn’t collect enough things for recycling” as one of the barriers to recycling</w:t>
      </w:r>
      <w:r w:rsidRPr="005E5536" w:rsidR="006F4E4E">
        <w:rPr>
          <w:rStyle w:val="FootnoteReference"/>
          <w:lang w:eastAsia="en-GB"/>
        </w:rPr>
        <w:footnoteReference w:id="120"/>
      </w:r>
      <w:r w:rsidRPr="005E5536" w:rsidR="54A11836">
        <w:rPr>
          <w:rFonts w:cs="Arial"/>
          <w:lang w:eastAsia="en-GB"/>
        </w:rPr>
        <w:t>, it does</w:t>
      </w:r>
      <w:r w:rsidR="54A11836">
        <w:rPr>
          <w:rFonts w:cs="Arial"/>
          <w:lang w:eastAsia="en-GB"/>
        </w:rPr>
        <w:t xml:space="preserve"> require </w:t>
      </w:r>
      <w:r w:rsidR="00D97548">
        <w:rPr>
          <w:rFonts w:cs="Arial"/>
          <w:lang w:eastAsia="en-GB"/>
        </w:rPr>
        <w:t>local auth</w:t>
      </w:r>
      <w:r w:rsidR="54A11836">
        <w:rPr>
          <w:rFonts w:cs="Arial"/>
          <w:lang w:eastAsia="en-GB"/>
        </w:rPr>
        <w:t xml:space="preserve">orities to invest </w:t>
      </w:r>
      <w:r w:rsidR="6750B28F">
        <w:rPr>
          <w:rFonts w:cs="Arial"/>
          <w:lang w:eastAsia="en-GB"/>
        </w:rPr>
        <w:t>in these services which is difficult due to several other funding pressures and an absence of additional legal drivers to strengthen associated business cases</w:t>
      </w:r>
      <w:r w:rsidR="5903424D">
        <w:rPr>
          <w:rFonts w:cs="Arial"/>
          <w:lang w:eastAsia="en-GB"/>
        </w:rPr>
        <w:t xml:space="preserve"> (as explained in Section 2</w:t>
      </w:r>
      <w:r w:rsidRPr="7C995945" w:rsidR="262DCFA5">
        <w:rPr>
          <w:rFonts w:cs="Arial"/>
          <w:lang w:eastAsia="en-GB"/>
        </w:rPr>
        <w:t>).</w:t>
      </w:r>
      <w:r>
        <w:rPr>
          <w:rFonts w:cs="Arial"/>
          <w:lang w:eastAsia="en-GB"/>
        </w:rPr>
        <w:t xml:space="preserve"> This is unlikely to change under the baseline.</w:t>
      </w:r>
    </w:p>
    <w:p w:rsidRPr="00451F33" w:rsidR="00554C21" w:rsidP="00554C21" w:rsidRDefault="00554C21" w14:paraId="34D68F18" w14:textId="77777777">
      <w:pPr>
        <w:jc w:val="both"/>
        <w:rPr>
          <w:rFonts w:cs="Arial"/>
        </w:rPr>
      </w:pPr>
    </w:p>
    <w:p w:rsidRPr="00451F33" w:rsidR="00554C21" w:rsidP="00554C21" w:rsidRDefault="2103847F" w14:paraId="263C5E71" w14:textId="1B152B3F">
      <w:pPr>
        <w:jc w:val="both"/>
        <w:rPr>
          <w:rFonts w:cs="Arial"/>
        </w:rPr>
      </w:pPr>
      <w:r w:rsidRPr="00451F33">
        <w:rPr>
          <w:rFonts w:cs="Arial"/>
        </w:rPr>
        <w:t xml:space="preserve">For the baseline scenario we use the results from WRAP’s </w:t>
      </w:r>
      <w:proofErr w:type="spellStart"/>
      <w:r w:rsidRPr="00451F33">
        <w:rPr>
          <w:rFonts w:cs="Arial"/>
        </w:rPr>
        <w:t>Routemap</w:t>
      </w:r>
      <w:proofErr w:type="spellEnd"/>
      <w:r w:rsidRPr="00451F33">
        <w:rPr>
          <w:rFonts w:cs="Arial"/>
        </w:rPr>
        <w:t xml:space="preserve"> collection model to provide the net service costs</w:t>
      </w:r>
      <w:r w:rsidRPr="00451F33" w:rsidR="00554C21">
        <w:rPr>
          <w:rStyle w:val="FootnoteReference"/>
          <w:rFonts w:cs="Arial"/>
        </w:rPr>
        <w:footnoteReference w:id="121"/>
      </w:r>
      <w:r w:rsidRPr="00451F33">
        <w:rPr>
          <w:rFonts w:cs="Arial"/>
        </w:rPr>
        <w:t xml:space="preserve"> of waste management for both low-rise and high-rise properties. These costs are estimated to be</w:t>
      </w:r>
      <w:r w:rsidRPr="00830C05">
        <w:rPr>
          <w:rFonts w:eastAsia="Arial" w:cs="Arial"/>
        </w:rPr>
        <w:t xml:space="preserve"> around £2.</w:t>
      </w:r>
      <w:r>
        <w:rPr>
          <w:rFonts w:eastAsia="Arial" w:cs="Arial"/>
        </w:rPr>
        <w:t>13</w:t>
      </w:r>
      <w:r w:rsidRPr="00830C05">
        <w:rPr>
          <w:rFonts w:eastAsia="Arial" w:cs="Arial"/>
        </w:rPr>
        <w:t xml:space="preserve"> billion in 2</w:t>
      </w:r>
      <w:r w:rsidRPr="00451F33">
        <w:rPr>
          <w:rFonts w:cs="Arial"/>
        </w:rPr>
        <w:t>018/19, rising to around £2.</w:t>
      </w:r>
      <w:r>
        <w:rPr>
          <w:rFonts w:cs="Arial"/>
        </w:rPr>
        <w:t>31</w:t>
      </w:r>
      <w:r w:rsidRPr="00451F33">
        <w:rPr>
          <w:rFonts w:cs="Arial"/>
        </w:rPr>
        <w:t xml:space="preserve">bn by 2035 </w:t>
      </w:r>
      <w:proofErr w:type="gramStart"/>
      <w:r w:rsidRPr="00451F33">
        <w:rPr>
          <w:rFonts w:cs="Arial"/>
        </w:rPr>
        <w:t xml:space="preserve">as </w:t>
      </w:r>
      <w:r w:rsidR="00E26686">
        <w:rPr>
          <w:rFonts w:cs="Arial"/>
        </w:rPr>
        <w:t xml:space="preserve">a </w:t>
      </w:r>
      <w:r w:rsidRPr="00451F33">
        <w:rPr>
          <w:rFonts w:cs="Arial"/>
        </w:rPr>
        <w:t>result of</w:t>
      </w:r>
      <w:proofErr w:type="gramEnd"/>
      <w:r w:rsidRPr="00451F33">
        <w:rPr>
          <w:rFonts w:cs="Arial"/>
        </w:rPr>
        <w:t xml:space="preserve"> projected growth in the number of households from </w:t>
      </w:r>
      <w:r w:rsidRPr="000A5568">
        <w:rPr>
          <w:rFonts w:cs="Arial"/>
        </w:rPr>
        <w:t xml:space="preserve">24 million to 26 million </w:t>
      </w:r>
      <w:r w:rsidR="6E98813B">
        <w:rPr>
          <w:rFonts w:cs="Arial"/>
        </w:rPr>
        <w:t>by</w:t>
      </w:r>
      <w:r w:rsidRPr="000A5568">
        <w:rPr>
          <w:rFonts w:cs="Arial"/>
        </w:rPr>
        <w:t xml:space="preserve"> 2035</w:t>
      </w:r>
      <w:r w:rsidRPr="000A5568" w:rsidR="00554C21">
        <w:rPr>
          <w:rStyle w:val="FootnoteReference"/>
          <w:rFonts w:cs="Arial"/>
        </w:rPr>
        <w:footnoteReference w:id="122"/>
      </w:r>
      <w:r w:rsidRPr="000A5568">
        <w:rPr>
          <w:rFonts w:cs="Arial"/>
        </w:rPr>
        <w:t xml:space="preserve">. The largest proportion (41%) of the overall costs are annual operating and communications costs (including staff costs), followed by annual bulking costs of dry recycling and treatment costs of food waste and residual waste (42%, covering the cost of sending waste to relevant facilities for waste treatment and paying associated gate fees), </w:t>
      </w:r>
      <w:r w:rsidR="007C465D">
        <w:rPr>
          <w:rFonts w:cs="Arial"/>
        </w:rPr>
        <w:t xml:space="preserve">and </w:t>
      </w:r>
      <w:r w:rsidRPr="000A5568">
        <w:rPr>
          <w:rFonts w:cs="Arial"/>
        </w:rPr>
        <w:t xml:space="preserve">annualised capital costs for vehicle and containers replacement (bins). This ‘net’ estimate also accounts for any revenues received through selling collected dry </w:t>
      </w:r>
      <w:proofErr w:type="spellStart"/>
      <w:r w:rsidRPr="000A5568">
        <w:rPr>
          <w:rFonts w:cs="Arial"/>
        </w:rPr>
        <w:t>recyclates</w:t>
      </w:r>
      <w:proofErr w:type="spellEnd"/>
      <w:r w:rsidRPr="000A5568">
        <w:rPr>
          <w:rFonts w:cs="Arial"/>
        </w:rPr>
        <w:t xml:space="preserve"> directly to </w:t>
      </w:r>
      <w:proofErr w:type="spellStart"/>
      <w:r w:rsidRPr="000A5568">
        <w:rPr>
          <w:rFonts w:cs="Arial"/>
        </w:rPr>
        <w:t>reprocessors</w:t>
      </w:r>
      <w:proofErr w:type="spellEnd"/>
      <w:r w:rsidRPr="000A5568">
        <w:rPr>
          <w:rFonts w:cs="Arial"/>
        </w:rPr>
        <w:t xml:space="preserve"> (e.g.</w:t>
      </w:r>
      <w:r w:rsidR="4BA651F2">
        <w:rPr>
          <w:rFonts w:cs="Arial"/>
        </w:rPr>
        <w:t>,</w:t>
      </w:r>
      <w:r w:rsidRPr="000A5568">
        <w:rPr>
          <w:rFonts w:cs="Arial"/>
        </w:rPr>
        <w:t xml:space="preserve"> paper to paper mills).</w:t>
      </w:r>
    </w:p>
    <w:p w:rsidRPr="00451F33" w:rsidR="00554C21" w:rsidP="00554C21" w:rsidRDefault="00554C21" w14:paraId="74FFDCE7" w14:textId="77777777">
      <w:pPr>
        <w:jc w:val="both"/>
        <w:rPr>
          <w:rFonts w:cs="Arial"/>
        </w:rPr>
      </w:pPr>
    </w:p>
    <w:p w:rsidRPr="00451F33" w:rsidR="00554C21" w:rsidP="00554C21" w:rsidRDefault="2103847F" w14:paraId="16CA918B" w14:textId="0B0AD736">
      <w:pPr>
        <w:jc w:val="both"/>
        <w:rPr>
          <w:rFonts w:cs="Arial"/>
        </w:rPr>
      </w:pPr>
      <w:r w:rsidRPr="00451F33">
        <w:rPr>
          <w:rFonts w:cs="Arial"/>
        </w:rPr>
        <w:t xml:space="preserve">We also adjust these </w:t>
      </w:r>
      <w:r w:rsidRPr="7C995945" w:rsidR="74530C34">
        <w:rPr>
          <w:rFonts w:cs="Arial"/>
        </w:rPr>
        <w:t xml:space="preserve">baseline </w:t>
      </w:r>
      <w:r w:rsidRPr="00451F33">
        <w:rPr>
          <w:rFonts w:cs="Arial"/>
        </w:rPr>
        <w:t xml:space="preserve">estimates to include the DRS effect. Based on WRAP’s modelling, we estimate an average increase of £93m to annual net service costs for </w:t>
      </w:r>
      <w:r w:rsidR="00D97548">
        <w:rPr>
          <w:rFonts w:cs="Arial"/>
          <w:lang w:eastAsia="en-GB"/>
        </w:rPr>
        <w:t>local auth</w:t>
      </w:r>
      <w:r w:rsidRPr="00451F33">
        <w:rPr>
          <w:rFonts w:cs="Arial"/>
          <w:lang w:eastAsia="en-GB"/>
        </w:rPr>
        <w:t>orities</w:t>
      </w:r>
      <w:r w:rsidRPr="00451F33">
        <w:rPr>
          <w:rFonts w:cs="Arial"/>
        </w:rPr>
        <w:t xml:space="preserve"> from 202</w:t>
      </w:r>
      <w:r w:rsidR="00DF46D4">
        <w:rPr>
          <w:rFonts w:cs="Arial"/>
        </w:rPr>
        <w:t>7</w:t>
      </w:r>
      <w:r w:rsidRPr="00451F33">
        <w:rPr>
          <w:rFonts w:cs="Arial"/>
        </w:rPr>
        <w:t xml:space="preserve"> onwards. This is based on the materials removed by the DRS from kerbside collections. Although the tonnage associated with DRS materials do not affect the overall collection costs, they do affect bulking, treatment and disposal costs. There are some savings associated with residual waste disposal and dry material bulking. They are offset by increased costs incurred from the remaining material going to MRFs and lost revenue from DRS materials being removed. The former is driven by an estimated increase in MRF gate fees. WRAP has modelled a cost increase from c. £</w:t>
      </w:r>
      <w:r>
        <w:rPr>
          <w:rFonts w:cs="Arial"/>
        </w:rPr>
        <w:t>35</w:t>
      </w:r>
      <w:r w:rsidRPr="00451F33">
        <w:rPr>
          <w:rFonts w:cs="Arial"/>
        </w:rPr>
        <w:t xml:space="preserve"> per tonne</w:t>
      </w:r>
      <w:r w:rsidR="00554C21">
        <w:rPr>
          <w:rStyle w:val="FootnoteReference"/>
          <w:rFonts w:cs="Arial"/>
        </w:rPr>
        <w:footnoteReference w:id="123"/>
      </w:r>
      <w:r w:rsidRPr="00451F33">
        <w:rPr>
          <w:rFonts w:cs="Arial"/>
        </w:rPr>
        <w:t xml:space="preserve"> to £</w:t>
      </w:r>
      <w:r>
        <w:rPr>
          <w:rFonts w:cs="Arial"/>
        </w:rPr>
        <w:t>6</w:t>
      </w:r>
      <w:r w:rsidRPr="00451F33">
        <w:rPr>
          <w:rFonts w:cs="Arial"/>
        </w:rPr>
        <w:t>0 per tonne</w:t>
      </w:r>
      <w:r w:rsidR="00554C21">
        <w:rPr>
          <w:rStyle w:val="FootnoteReference"/>
          <w:rFonts w:cs="Arial"/>
        </w:rPr>
        <w:footnoteReference w:id="124"/>
      </w:r>
      <w:r w:rsidRPr="00451F33">
        <w:rPr>
          <w:rFonts w:cs="Arial"/>
        </w:rPr>
        <w:t xml:space="preserve"> once DRS materials are removed from kerbside.</w:t>
      </w:r>
      <w:r w:rsidR="00586D2A">
        <w:rPr>
          <w:rFonts w:cs="Arial"/>
        </w:rPr>
        <w:t xml:space="preserve"> </w:t>
      </w:r>
      <w:r w:rsidR="00615E5B">
        <w:rPr>
          <w:rFonts w:cs="Arial"/>
        </w:rPr>
        <w:t>Although there are increases in MRF gate fees in the baseline scenario, when compared against scenarios, the DRS effect still shows net savings.</w:t>
      </w:r>
      <w:r w:rsidR="00365742">
        <w:rPr>
          <w:rFonts w:cs="Arial"/>
        </w:rPr>
        <w:t xml:space="preserve"> </w:t>
      </w:r>
      <w:r w:rsidR="00855406">
        <w:rPr>
          <w:rFonts w:cs="Arial"/>
        </w:rPr>
        <w:t>The DRS effect presented here is in line with the DRS IA.</w:t>
      </w:r>
      <w:r w:rsidRPr="00451F33">
        <w:rPr>
          <w:rFonts w:cs="Arial"/>
        </w:rPr>
        <w:t xml:space="preserve"> The latter effect has been estimated based on the tonnes of DRS materials removed and associated lost revenue for each material. </w:t>
      </w:r>
    </w:p>
    <w:p w:rsidRPr="00451F33" w:rsidR="00554C21" w:rsidP="00554C21" w:rsidRDefault="00554C21" w14:paraId="743E2C47" w14:textId="77777777">
      <w:pPr>
        <w:jc w:val="both"/>
        <w:rPr>
          <w:rFonts w:cs="Arial"/>
        </w:rPr>
      </w:pPr>
    </w:p>
    <w:p w:rsidRPr="00451F33" w:rsidR="00554C21" w:rsidP="00554C21" w:rsidRDefault="00554C21" w14:paraId="10359522" w14:textId="6FCEB1CC">
      <w:pPr>
        <w:jc w:val="both"/>
        <w:rPr>
          <w:rFonts w:cs="Arial"/>
        </w:rPr>
      </w:pPr>
      <w:r w:rsidRPr="003E660B">
        <w:rPr>
          <w:rFonts w:cs="Arial"/>
        </w:rPr>
        <w:t>Further detail on</w:t>
      </w:r>
      <w:r w:rsidR="003E660B">
        <w:rPr>
          <w:rFonts w:cs="Arial"/>
        </w:rPr>
        <w:t xml:space="preserve"> assumptions for</w:t>
      </w:r>
      <w:r w:rsidRPr="003E660B">
        <w:rPr>
          <w:rFonts w:cs="Arial"/>
        </w:rPr>
        <w:t xml:space="preserve"> WRAP’s </w:t>
      </w:r>
      <w:proofErr w:type="spellStart"/>
      <w:r w:rsidRPr="003E660B">
        <w:rPr>
          <w:rFonts w:cs="Arial"/>
        </w:rPr>
        <w:t>Routemap</w:t>
      </w:r>
      <w:proofErr w:type="spellEnd"/>
      <w:r w:rsidRPr="003E660B">
        <w:rPr>
          <w:rFonts w:cs="Arial"/>
        </w:rPr>
        <w:t xml:space="preserve"> collection model can be found in Section 6.</w:t>
      </w:r>
    </w:p>
    <w:p w:rsidR="003E660B" w:rsidP="003E660B" w:rsidRDefault="003E660B" w14:paraId="5F41B7D4" w14:textId="77777777"/>
    <w:p w:rsidR="00554C21" w:rsidP="007B2A93" w:rsidRDefault="2103847F" w14:paraId="72A6FE35" w14:textId="53F95CA7">
      <w:pPr>
        <w:jc w:val="both"/>
        <w:rPr>
          <w:rFonts w:eastAsia="Calibri"/>
        </w:rPr>
      </w:pPr>
      <w:r w:rsidRPr="4B495E37">
        <w:rPr>
          <w:b/>
          <w:bCs/>
        </w:rPr>
        <w:t>Option 1hh:</w:t>
      </w:r>
      <w:r>
        <w:t xml:space="preserve"> </w:t>
      </w:r>
      <w:r w:rsidRPr="4B495E37" w:rsidR="00CF5ED6">
        <w:rPr>
          <w:rFonts w:cs="Arial"/>
        </w:rPr>
        <w:t>This option assumes consistent weekly collection of dry recyclables</w:t>
      </w:r>
      <w:r w:rsidRPr="4B495E37" w:rsidR="560751B4">
        <w:rPr>
          <w:rFonts w:cs="Arial"/>
        </w:rPr>
        <w:t xml:space="preserve"> under systems with further separation</w:t>
      </w:r>
      <w:r w:rsidRPr="4B495E37" w:rsidR="00CF5ED6">
        <w:rPr>
          <w:rFonts w:cs="Arial"/>
        </w:rPr>
        <w:t xml:space="preserve"> </w:t>
      </w:r>
      <w:r w:rsidR="00554C21">
        <w:t>for low-rise properties</w:t>
      </w:r>
      <w:r w:rsidR="158D5C21">
        <w:t>,</w:t>
      </w:r>
      <w:r w:rsidR="00554C21">
        <w:t xml:space="preserve"> unless Local Authorities have collection contracts that extend beyond the date by which they need to comply with the new requirements. They then move to a twin-stream collection when their contracts end.</w:t>
      </w:r>
      <w:r w:rsidR="008641D4">
        <w:t xml:space="preserve"> </w:t>
      </w:r>
      <w:r w:rsidRPr="4B495E37" w:rsidR="09D23A1C">
        <w:rPr>
          <w:rFonts w:eastAsia="Calibri"/>
        </w:rPr>
        <w:t>It also assumes</w:t>
      </w:r>
      <w:r w:rsidR="09D23A1C">
        <w:t xml:space="preserve"> f</w:t>
      </w:r>
      <w:r>
        <w:t xml:space="preserve">ortnightly residual collections, separate weekly food waste and free fortnightly garden waste collections. </w:t>
      </w:r>
      <w:r w:rsidR="09D23A1C">
        <w:t xml:space="preserve">It assumes </w:t>
      </w:r>
      <w:r w:rsidR="09D23A1C">
        <w:t>h</w:t>
      </w:r>
      <w:r w:rsidR="2C20447A">
        <w:t>igh-rise properties transition at the same time as low-rise properties</w:t>
      </w:r>
      <w:r w:rsidR="09D23A1C">
        <w:t xml:space="preserve"> - </w:t>
      </w:r>
      <w:r w:rsidR="62E8E901">
        <w:t xml:space="preserve">who also </w:t>
      </w:r>
      <w:r w:rsidR="2C20447A">
        <w:t>have separate food waste collection</w:t>
      </w:r>
      <w:r w:rsidR="5D39513D">
        <w:t>.</w:t>
      </w:r>
      <w:r w:rsidR="0049484F">
        <w:rPr>
          <w:rStyle w:val="FootnoteReference"/>
        </w:rPr>
        <w:footnoteReference w:id="125"/>
      </w:r>
    </w:p>
    <w:p w:rsidRPr="00451F33" w:rsidR="00554C21" w:rsidP="00554C21" w:rsidRDefault="00554C21" w14:paraId="0B7334B0" w14:textId="77777777">
      <w:pPr>
        <w:jc w:val="both"/>
        <w:rPr>
          <w:rFonts w:cs="Arial"/>
        </w:rPr>
      </w:pPr>
    </w:p>
    <w:p w:rsidRPr="00451F33" w:rsidR="00554C21" w:rsidP="00554C21" w:rsidRDefault="00554C21" w14:paraId="5DB8FA1C" w14:textId="67A274AA">
      <w:pPr>
        <w:jc w:val="both"/>
        <w:rPr>
          <w:rFonts w:cs="Arial"/>
        </w:rPr>
      </w:pPr>
      <w:r w:rsidRPr="00451F33">
        <w:rPr>
          <w:rFonts w:cs="Arial"/>
        </w:rPr>
        <w:t>This household collection scenario assumes the following:</w:t>
      </w:r>
    </w:p>
    <w:p w:rsidRPr="00451F33" w:rsidR="00554C21" w:rsidP="009106EC" w:rsidRDefault="665DA03A" w14:paraId="1C5FEA87" w14:textId="782FC7FE">
      <w:pPr>
        <w:numPr>
          <w:ilvl w:val="0"/>
          <w:numId w:val="18"/>
        </w:numPr>
        <w:autoSpaceDE w:val="0"/>
        <w:autoSpaceDN w:val="0"/>
        <w:adjustRightInd w:val="0"/>
        <w:spacing w:line="276" w:lineRule="auto"/>
        <w:ind w:left="360"/>
        <w:contextualSpacing/>
        <w:jc w:val="both"/>
        <w:rPr>
          <w:rFonts w:cs="Arial"/>
        </w:rPr>
      </w:pPr>
      <w:r w:rsidRPr="0B6329EE">
        <w:rPr>
          <w:rFonts w:cs="Arial"/>
        </w:rPr>
        <w:t>L</w:t>
      </w:r>
      <w:r w:rsidRPr="0B6329EE" w:rsidR="00D97548">
        <w:rPr>
          <w:rFonts w:cs="Arial"/>
        </w:rPr>
        <w:t>ocal auth</w:t>
      </w:r>
      <w:r w:rsidRPr="0B6329EE" w:rsidR="2103847F">
        <w:rPr>
          <w:rFonts w:cs="Arial"/>
        </w:rPr>
        <w:t xml:space="preserve">orities change their dry collection system at the same time as they introduce separate food waste collections (i.e., </w:t>
      </w:r>
      <w:r w:rsidRPr="0B6329EE" w:rsidR="4301F9C5">
        <w:rPr>
          <w:rFonts w:cs="Arial"/>
        </w:rPr>
        <w:t>by the end of March</w:t>
      </w:r>
      <w:r w:rsidRPr="0B6329EE" w:rsidR="2103847F">
        <w:rPr>
          <w:rFonts w:cs="Arial"/>
        </w:rPr>
        <w:t xml:space="preserve"> 202</w:t>
      </w:r>
      <w:r w:rsidRPr="0B6329EE" w:rsidR="5E880630">
        <w:rPr>
          <w:rFonts w:cs="Arial"/>
        </w:rPr>
        <w:t>6</w:t>
      </w:r>
      <w:r w:rsidRPr="0B6329EE" w:rsidR="4301F9C5">
        <w:rPr>
          <w:rFonts w:cs="Arial"/>
        </w:rPr>
        <w:t>)</w:t>
      </w:r>
      <w:r w:rsidRPr="0B6329EE" w:rsidR="2103847F">
        <w:rPr>
          <w:rFonts w:cs="Arial"/>
        </w:rPr>
        <w:t xml:space="preserve">. </w:t>
      </w:r>
    </w:p>
    <w:p w:rsidRPr="00451F33" w:rsidR="00554C21" w:rsidP="009106EC" w:rsidRDefault="59A25DDA" w14:paraId="10C03B86" w14:textId="49B03EDE">
      <w:pPr>
        <w:numPr>
          <w:ilvl w:val="0"/>
          <w:numId w:val="18"/>
        </w:numPr>
        <w:autoSpaceDE w:val="0"/>
        <w:autoSpaceDN w:val="0"/>
        <w:adjustRightInd w:val="0"/>
        <w:spacing w:line="276" w:lineRule="auto"/>
        <w:ind w:left="360"/>
        <w:contextualSpacing/>
        <w:jc w:val="both"/>
        <w:rPr>
          <w:rFonts w:cs="Arial"/>
        </w:rPr>
      </w:pPr>
      <w:r w:rsidRPr="0B6329EE">
        <w:rPr>
          <w:rFonts w:cs="Arial"/>
        </w:rPr>
        <w:t>L</w:t>
      </w:r>
      <w:r w:rsidRPr="0B6329EE" w:rsidR="00D97548">
        <w:rPr>
          <w:rFonts w:cs="Arial"/>
        </w:rPr>
        <w:t>ocal auth</w:t>
      </w:r>
      <w:r w:rsidRPr="0B6329EE" w:rsidR="00554C21">
        <w:rPr>
          <w:rFonts w:cs="Arial"/>
        </w:rPr>
        <w:t xml:space="preserve">orities (that have collection contracts that extend beyond the date by which they need to comply with the new requirements) introduce separate food waste collections by the end of March 2026 and change their dry collection to a twin stream collection when their contracts end. </w:t>
      </w:r>
      <w:r w:rsidRPr="7C995945" w:rsidR="2103847F">
        <w:rPr>
          <w:rFonts w:cs="Arial"/>
        </w:rPr>
        <w:t xml:space="preserve">All new dry materials (except plastic films) that are required to be collected by the end of </w:t>
      </w:r>
      <w:r w:rsidRPr="7C995945" w:rsidR="5D05BB05">
        <w:rPr>
          <w:rFonts w:cs="Arial"/>
        </w:rPr>
        <w:t>March 202</w:t>
      </w:r>
      <w:r w:rsidRPr="7C995945" w:rsidR="11C0E768">
        <w:rPr>
          <w:rFonts w:cs="Arial"/>
        </w:rPr>
        <w:t>6</w:t>
      </w:r>
      <w:r w:rsidRPr="7C995945" w:rsidR="5D05BB05">
        <w:rPr>
          <w:rFonts w:cs="Arial"/>
        </w:rPr>
        <w:t xml:space="preserve"> </w:t>
      </w:r>
      <w:r w:rsidRPr="7C995945" w:rsidR="2103847F">
        <w:rPr>
          <w:rFonts w:cs="Arial"/>
        </w:rPr>
        <w:t xml:space="preserve">are added to existing collections. This means that </w:t>
      </w:r>
      <w:r w:rsidR="00D97548">
        <w:rPr>
          <w:rFonts w:cs="Arial"/>
        </w:rPr>
        <w:t>local auth</w:t>
      </w:r>
      <w:r w:rsidRPr="7C995945" w:rsidR="2103847F">
        <w:rPr>
          <w:rFonts w:cs="Arial"/>
        </w:rPr>
        <w:t xml:space="preserve">orities collect the following dry materials by the end of </w:t>
      </w:r>
      <w:r w:rsidRPr="7C995945" w:rsidR="5D05BB05">
        <w:rPr>
          <w:rFonts w:cs="Arial"/>
        </w:rPr>
        <w:t>March 20</w:t>
      </w:r>
      <w:r w:rsidRPr="7C995945" w:rsidR="2103847F">
        <w:rPr>
          <w:rFonts w:cs="Arial"/>
        </w:rPr>
        <w:t>2</w:t>
      </w:r>
      <w:r w:rsidRPr="7C995945" w:rsidR="3F2B71B4">
        <w:rPr>
          <w:rFonts w:cs="Arial"/>
        </w:rPr>
        <w:t>6</w:t>
      </w:r>
      <w:r w:rsidRPr="7C995945" w:rsidR="2103847F">
        <w:rPr>
          <w:rFonts w:cs="Arial"/>
        </w:rPr>
        <w:t xml:space="preserve">: glass bottles and containers, paper and card, metal packaging, plastic bottles, plastic pots, tubs and trays. The new dry materials, that also need to be collected by </w:t>
      </w:r>
      <w:r w:rsidRPr="7C995945" w:rsidR="5D05BB05">
        <w:rPr>
          <w:rFonts w:cs="Arial"/>
        </w:rPr>
        <w:t xml:space="preserve">end March </w:t>
      </w:r>
      <w:r w:rsidRPr="7C995945" w:rsidR="2103847F">
        <w:rPr>
          <w:rFonts w:cs="Arial"/>
        </w:rPr>
        <w:t>202</w:t>
      </w:r>
      <w:r w:rsidRPr="7C995945" w:rsidR="48C25812">
        <w:rPr>
          <w:rFonts w:cs="Arial"/>
        </w:rPr>
        <w:t>6</w:t>
      </w:r>
      <w:r w:rsidRPr="7C995945" w:rsidR="2103847F">
        <w:rPr>
          <w:rFonts w:cs="Arial"/>
        </w:rPr>
        <w:t>, are aluminium foil, aluminium food trays, steel and aluminium aerosols, aluminium tubes, metal jar lids, food and drink cartons.</w:t>
      </w:r>
    </w:p>
    <w:p w:rsidRPr="00451F33" w:rsidR="00554C21" w:rsidP="009106EC" w:rsidRDefault="28370DFF" w14:paraId="39B842C5" w14:textId="10241AC1">
      <w:pPr>
        <w:numPr>
          <w:ilvl w:val="0"/>
          <w:numId w:val="18"/>
        </w:numPr>
        <w:autoSpaceDE w:val="0"/>
        <w:autoSpaceDN w:val="0"/>
        <w:adjustRightInd w:val="0"/>
        <w:spacing w:line="276" w:lineRule="auto"/>
        <w:ind w:left="360"/>
        <w:contextualSpacing/>
        <w:jc w:val="both"/>
        <w:rPr>
          <w:rFonts w:cs="Arial"/>
        </w:rPr>
      </w:pPr>
      <w:r w:rsidRPr="0B6329EE">
        <w:rPr>
          <w:rFonts w:cs="Arial"/>
        </w:rPr>
        <w:t>L</w:t>
      </w:r>
      <w:r w:rsidRPr="0B6329EE" w:rsidR="00D97548">
        <w:rPr>
          <w:rFonts w:cs="Arial"/>
        </w:rPr>
        <w:t>ocal auth</w:t>
      </w:r>
      <w:r w:rsidRPr="0B6329EE" w:rsidR="00554C21">
        <w:rPr>
          <w:rFonts w:cs="Arial"/>
        </w:rPr>
        <w:t xml:space="preserve">orities (not already collecting plastic film) have plastic film collections by the end of </w:t>
      </w:r>
      <w:r w:rsidR="001C7ECC">
        <w:rPr>
          <w:rFonts w:cs="Arial"/>
        </w:rPr>
        <w:t xml:space="preserve">March </w:t>
      </w:r>
      <w:r w:rsidRPr="0B6329EE" w:rsidR="00554C21">
        <w:rPr>
          <w:rFonts w:cs="Arial"/>
        </w:rPr>
        <w:t>2027.</w:t>
      </w:r>
    </w:p>
    <w:p w:rsidRPr="00451F33" w:rsidR="00554C21" w:rsidP="009106EC" w:rsidRDefault="2103847F" w14:paraId="6CE65728" w14:textId="0C80DEAD">
      <w:pPr>
        <w:pStyle w:val="ListParagraph"/>
        <w:numPr>
          <w:ilvl w:val="0"/>
          <w:numId w:val="18"/>
        </w:numPr>
        <w:autoSpaceDE w:val="0"/>
        <w:autoSpaceDN w:val="0"/>
        <w:adjustRightInd w:val="0"/>
        <w:spacing w:line="276" w:lineRule="auto"/>
        <w:ind w:left="360"/>
        <w:jc w:val="both"/>
        <w:rPr>
          <w:rFonts w:cs="Arial"/>
        </w:rPr>
      </w:pPr>
      <w:r w:rsidRPr="7C995945">
        <w:rPr>
          <w:rFonts w:cs="Arial"/>
        </w:rPr>
        <w:t xml:space="preserve">At low-rise household properties, all </w:t>
      </w:r>
      <w:r w:rsidR="00D97548">
        <w:rPr>
          <w:rFonts w:cs="Arial"/>
        </w:rPr>
        <w:t>local auth</w:t>
      </w:r>
      <w:r w:rsidRPr="7C995945">
        <w:rPr>
          <w:rFonts w:cs="Arial"/>
        </w:rPr>
        <w:t xml:space="preserve">orities provide weekly collections of separate food waste by the end of </w:t>
      </w:r>
      <w:r w:rsidRPr="7C995945" w:rsidR="5D05BB05">
        <w:rPr>
          <w:rFonts w:cs="Arial"/>
        </w:rPr>
        <w:t>March 202</w:t>
      </w:r>
      <w:r w:rsidRPr="7C995945" w:rsidR="30E26A5B">
        <w:rPr>
          <w:rFonts w:cs="Arial"/>
        </w:rPr>
        <w:t>6</w:t>
      </w:r>
      <w:r w:rsidR="00AD3002">
        <w:rPr>
          <w:rFonts w:cs="Arial"/>
        </w:rPr>
        <w:t>.</w:t>
      </w:r>
    </w:p>
    <w:p w:rsidRPr="00451F33" w:rsidR="00554C21" w:rsidP="009106EC" w:rsidRDefault="2103847F" w14:paraId="5BAA8055" w14:textId="1B1AE8F8">
      <w:pPr>
        <w:pStyle w:val="ListParagraph"/>
        <w:numPr>
          <w:ilvl w:val="0"/>
          <w:numId w:val="18"/>
        </w:numPr>
        <w:autoSpaceDE w:val="0"/>
        <w:autoSpaceDN w:val="0"/>
        <w:adjustRightInd w:val="0"/>
        <w:spacing w:line="276" w:lineRule="auto"/>
        <w:ind w:left="360"/>
        <w:jc w:val="both"/>
        <w:rPr>
          <w:rFonts w:cs="Arial"/>
        </w:rPr>
      </w:pPr>
      <w:r w:rsidRPr="7C995945">
        <w:rPr>
          <w:rFonts w:cs="Arial"/>
        </w:rPr>
        <w:t xml:space="preserve">At low-rise household properties, all </w:t>
      </w:r>
      <w:r w:rsidR="00D97548">
        <w:rPr>
          <w:rFonts w:cs="Arial"/>
        </w:rPr>
        <w:t>local auth</w:t>
      </w:r>
      <w:r w:rsidRPr="7C995945">
        <w:rPr>
          <w:rFonts w:cs="Arial"/>
        </w:rPr>
        <w:t xml:space="preserve">orities provide collections of garden waste on the currently operated frequencies. </w:t>
      </w:r>
      <w:r w:rsidRPr="7C995945" w:rsidR="09D23A1C">
        <w:rPr>
          <w:rFonts w:cs="Arial"/>
        </w:rPr>
        <w:t xml:space="preserve">Assuming </w:t>
      </w:r>
      <w:r w:rsidRPr="7C995945">
        <w:rPr>
          <w:rFonts w:cs="Arial"/>
        </w:rPr>
        <w:t xml:space="preserve">that all </w:t>
      </w:r>
      <w:r w:rsidR="00D97548">
        <w:rPr>
          <w:rFonts w:cs="Arial"/>
        </w:rPr>
        <w:t>local auth</w:t>
      </w:r>
      <w:r w:rsidRPr="7C995945">
        <w:rPr>
          <w:rFonts w:cs="Arial"/>
        </w:rPr>
        <w:t xml:space="preserve">orities are required to have these collections by the end of </w:t>
      </w:r>
      <w:r w:rsidRPr="7C995945" w:rsidR="5D05BB05">
        <w:rPr>
          <w:rFonts w:cs="Arial"/>
        </w:rPr>
        <w:t>March 202</w:t>
      </w:r>
      <w:r w:rsidRPr="7C995945" w:rsidR="7E02E3DF">
        <w:rPr>
          <w:rFonts w:cs="Arial"/>
        </w:rPr>
        <w:t>6</w:t>
      </w:r>
      <w:r w:rsidRPr="7C995945">
        <w:rPr>
          <w:rFonts w:cs="Arial"/>
        </w:rPr>
        <w:t xml:space="preserve">, this is the year when all </w:t>
      </w:r>
      <w:r w:rsidR="00D97548">
        <w:rPr>
          <w:rFonts w:cs="Arial"/>
        </w:rPr>
        <w:t>local auth</w:t>
      </w:r>
      <w:r w:rsidRPr="7C995945">
        <w:rPr>
          <w:rFonts w:cs="Arial"/>
        </w:rPr>
        <w:t xml:space="preserve">orities would start to provide a free service. </w:t>
      </w:r>
    </w:p>
    <w:p w:rsidRPr="00E8425C" w:rsidR="00554C21" w:rsidP="008A4E5F" w:rsidRDefault="00554C21" w14:paraId="1A4CD48D" w14:textId="73DEA5AD">
      <w:pPr>
        <w:pStyle w:val="ListParagraph"/>
        <w:numPr>
          <w:ilvl w:val="0"/>
          <w:numId w:val="14"/>
        </w:numPr>
        <w:autoSpaceDE w:val="0"/>
        <w:autoSpaceDN w:val="0"/>
        <w:adjustRightInd w:val="0"/>
        <w:spacing w:line="276" w:lineRule="auto"/>
        <w:ind w:left="360"/>
        <w:jc w:val="both"/>
      </w:pPr>
      <w:r w:rsidRPr="008A4E5F">
        <w:rPr>
          <w:rFonts w:cs="Arial"/>
        </w:rPr>
        <w:t xml:space="preserve">At low-rise household properties, all </w:t>
      </w:r>
      <w:r w:rsidR="00D97548">
        <w:rPr>
          <w:rFonts w:cs="Arial"/>
        </w:rPr>
        <w:t>local auth</w:t>
      </w:r>
      <w:r w:rsidRPr="008A4E5F">
        <w:rPr>
          <w:rFonts w:cs="Arial"/>
        </w:rPr>
        <w:t>orities</w:t>
      </w:r>
      <w:r w:rsidRPr="008C053F">
        <w:rPr>
          <w:rFonts w:cs="Arial"/>
        </w:rPr>
        <w:t xml:space="preserve"> provide fortnightly collections of refuse waste.</w:t>
      </w:r>
      <w:r w:rsidRPr="2F1175D5" w:rsidR="5A294420">
        <w:t xml:space="preserve"> </w:t>
      </w:r>
      <w:r w:rsidRPr="2F1175D5" w:rsidR="6493B0CD">
        <w:t xml:space="preserve">This assumption is </w:t>
      </w:r>
      <w:proofErr w:type="gramStart"/>
      <w:r w:rsidRPr="2F1175D5" w:rsidR="6493B0CD">
        <w:t>based on the fact that</w:t>
      </w:r>
      <w:proofErr w:type="gramEnd"/>
      <w:r w:rsidRPr="2F1175D5" w:rsidR="6493B0CD">
        <w:t xml:space="preserve"> the majority of local authorities </w:t>
      </w:r>
      <w:r w:rsidRPr="2F1175D5" w:rsidR="5A294420">
        <w:t xml:space="preserve">(80%) </w:t>
      </w:r>
      <w:r w:rsidRPr="2F1175D5" w:rsidR="6493B0CD">
        <w:t>currently collect</w:t>
      </w:r>
      <w:r w:rsidRPr="2F1175D5" w:rsidR="74C3709A">
        <w:t xml:space="preserve"> residual waste f</w:t>
      </w:r>
      <w:r w:rsidR="00400194">
        <w:t>ortnightly</w:t>
      </w:r>
      <w:r w:rsidR="00882002">
        <w:rPr>
          <w:rStyle w:val="FootnoteReference"/>
        </w:rPr>
        <w:footnoteReference w:id="126"/>
      </w:r>
      <w:r w:rsidRPr="2F1175D5" w:rsidR="7D8DFA83">
        <w:t>.</w:t>
      </w:r>
      <w:r w:rsidRPr="2F1175D5" w:rsidR="5A294420">
        <w:t xml:space="preserve"> </w:t>
      </w:r>
      <w:proofErr w:type="gramStart"/>
      <w:r w:rsidRPr="2F1175D5" w:rsidR="5A294420">
        <w:t>In reality, residual</w:t>
      </w:r>
      <w:proofErr w:type="gramEnd"/>
      <w:r w:rsidRPr="2F1175D5" w:rsidR="5A294420">
        <w:t xml:space="preserve"> waste frequencies may vary.</w:t>
      </w:r>
    </w:p>
    <w:p w:rsidR="003E660B" w:rsidP="003E660B" w:rsidRDefault="003E660B" w14:paraId="25F8B9C5" w14:textId="77777777">
      <w:pPr>
        <w:rPr>
          <w:rStyle w:val="Heading1Char"/>
          <w:rFonts w:ascii="Arial" w:hAnsi="Arial" w:cs="Arial"/>
          <w:sz w:val="28"/>
          <w:szCs w:val="28"/>
        </w:rPr>
      </w:pPr>
    </w:p>
    <w:p w:rsidRPr="003E660B" w:rsidR="00554C21" w:rsidP="003E660B" w:rsidRDefault="00554C21" w14:paraId="1082E78A" w14:textId="065A3881">
      <w:r w:rsidRPr="003E660B">
        <w:rPr>
          <w:rStyle w:val="Heading1Char"/>
          <w:rFonts w:ascii="Arial" w:hAnsi="Arial" w:cs="Arial"/>
          <w:sz w:val="24"/>
          <w:szCs w:val="24"/>
        </w:rPr>
        <w:t>Opt</w:t>
      </w:r>
      <w:r w:rsidRPr="003E660B">
        <w:rPr>
          <w:rFonts w:cs="Arial"/>
          <w:b/>
        </w:rPr>
        <w:t>ion 2hh:</w:t>
      </w:r>
      <w:r w:rsidRPr="003E660B">
        <w:rPr>
          <w:rStyle w:val="Heading1Char"/>
          <w:rFonts w:ascii="Arial" w:hAnsi="Arial" w:cs="Arial"/>
          <w:sz w:val="28"/>
          <w:szCs w:val="28"/>
        </w:rPr>
        <w:t xml:space="preserve"> </w:t>
      </w:r>
      <w:r w:rsidR="00D03C66">
        <w:t>T</w:t>
      </w:r>
      <w:r w:rsidRPr="003E660B">
        <w:t xml:space="preserve">his option is the same as 1hh option except it is assumed that all </w:t>
      </w:r>
      <w:r w:rsidR="00D97548">
        <w:t>local auth</w:t>
      </w:r>
      <w:r w:rsidRPr="003E660B">
        <w:t xml:space="preserve">orities have charged garden waste collections in line with the new requirements for low rise properties with gardens. </w:t>
      </w:r>
    </w:p>
    <w:p w:rsidRPr="00451F33" w:rsidR="00554C21" w:rsidP="00554C21" w:rsidRDefault="00554C21" w14:paraId="08F94319" w14:textId="77777777">
      <w:pPr>
        <w:jc w:val="both"/>
        <w:textAlignment w:val="baseline"/>
        <w:rPr>
          <w:rFonts w:cs="Arial"/>
        </w:rPr>
      </w:pPr>
    </w:p>
    <w:p w:rsidRPr="00451F33" w:rsidR="00554C21" w:rsidP="00554C21" w:rsidRDefault="2103847F" w14:paraId="5D8FBEC4" w14:textId="799C7468">
      <w:pPr>
        <w:jc w:val="both"/>
        <w:rPr>
          <w:rFonts w:cs="Arial"/>
        </w:rPr>
      </w:pPr>
      <w:r w:rsidRPr="00451F33">
        <w:rPr>
          <w:rFonts w:cs="Arial"/>
        </w:rPr>
        <w:t xml:space="preserve">It is assumed that all </w:t>
      </w:r>
      <w:r w:rsidR="00D97548">
        <w:rPr>
          <w:rFonts w:cs="Arial"/>
        </w:rPr>
        <w:t>local auth</w:t>
      </w:r>
      <w:r w:rsidRPr="00451F33">
        <w:rPr>
          <w:rFonts w:cs="Arial"/>
        </w:rPr>
        <w:t xml:space="preserve">orities </w:t>
      </w:r>
      <w:r>
        <w:rPr>
          <w:rFonts w:cs="Arial"/>
        </w:rPr>
        <w:t>have</w:t>
      </w:r>
      <w:r w:rsidRPr="00451F33">
        <w:rPr>
          <w:rFonts w:cs="Arial"/>
        </w:rPr>
        <w:t xml:space="preserve"> a charged garden waste service </w:t>
      </w:r>
      <w:r w:rsidRPr="008C053F">
        <w:rPr>
          <w:rFonts w:cs="Arial"/>
        </w:rPr>
        <w:t xml:space="preserve">by </w:t>
      </w:r>
      <w:r w:rsidRPr="00451F33">
        <w:rPr>
          <w:rFonts w:cs="Arial"/>
        </w:rPr>
        <w:t xml:space="preserve">the end of </w:t>
      </w:r>
      <w:r w:rsidRPr="7C995945" w:rsidR="5D05BB05">
        <w:rPr>
          <w:rFonts w:cs="Arial"/>
        </w:rPr>
        <w:t>March 202</w:t>
      </w:r>
      <w:r w:rsidRPr="7C995945" w:rsidR="4243A51B">
        <w:rPr>
          <w:rFonts w:cs="Arial"/>
        </w:rPr>
        <w:t>6</w:t>
      </w:r>
      <w:r w:rsidRPr="00451F33">
        <w:rPr>
          <w:rFonts w:cs="Arial"/>
        </w:rPr>
        <w:t xml:space="preserve">. </w:t>
      </w:r>
      <w:r w:rsidR="09D23A1C">
        <w:rPr>
          <w:rFonts w:cs="Arial"/>
        </w:rPr>
        <w:t>T</w:t>
      </w:r>
      <w:r w:rsidRPr="00451F33">
        <w:rPr>
          <w:rFonts w:cs="Arial"/>
        </w:rPr>
        <w:t xml:space="preserve">here is an increasing number of </w:t>
      </w:r>
      <w:r w:rsidR="00D97548">
        <w:rPr>
          <w:rFonts w:cs="Arial"/>
        </w:rPr>
        <w:t>local auth</w:t>
      </w:r>
      <w:r w:rsidRPr="00451F33">
        <w:rPr>
          <w:rFonts w:cs="Arial"/>
        </w:rPr>
        <w:t>orities each year that charge for this service</w:t>
      </w:r>
      <w:r w:rsidRPr="00451F33" w:rsidR="00554C21">
        <w:rPr>
          <w:rStyle w:val="FootnoteReference"/>
          <w:rFonts w:cs="Arial"/>
        </w:rPr>
        <w:footnoteReference w:id="127"/>
      </w:r>
      <w:r w:rsidRPr="00451F33">
        <w:rPr>
          <w:rFonts w:cs="Arial"/>
        </w:rPr>
        <w:t xml:space="preserve">. The incentive to charge is likely to increase given the new requirement is to have separate food waste collections. </w:t>
      </w:r>
    </w:p>
    <w:p w:rsidRPr="00451F33" w:rsidR="00554C21" w:rsidP="00554C21" w:rsidRDefault="00554C21" w14:paraId="6E96573E" w14:textId="77777777">
      <w:pPr>
        <w:jc w:val="both"/>
        <w:rPr>
          <w:rFonts w:cs="Arial"/>
        </w:rPr>
      </w:pPr>
    </w:p>
    <w:p w:rsidRPr="00451F33" w:rsidR="00554C21" w:rsidP="00554C21" w:rsidRDefault="2103847F" w14:paraId="189DD0E6" w14:textId="77777777">
      <w:pPr>
        <w:jc w:val="both"/>
        <w:rPr>
          <w:rFonts w:cs="Arial"/>
        </w:rPr>
      </w:pPr>
      <w:r w:rsidRPr="00451F33">
        <w:rPr>
          <w:rFonts w:cs="Arial"/>
        </w:rPr>
        <w:t>In the modelling of both household options, we have assumed that dry recycling system capacity for low-rise properties is equivalent to at least 140 litres per week; food recycling capacity is 23 litres per week; and residual waste capacity is around 120 litres per week</w:t>
      </w:r>
      <w:r w:rsidRPr="00451F33" w:rsidR="00554C21">
        <w:rPr>
          <w:rStyle w:val="FootnoteReference"/>
          <w:rFonts w:cs="Arial"/>
        </w:rPr>
        <w:footnoteReference w:id="128"/>
      </w:r>
      <w:r w:rsidRPr="00451F33">
        <w:rPr>
          <w:rFonts w:cs="Arial"/>
        </w:rPr>
        <w:t>. The analysis assumes the industry follows best practice in selecting their waste containers, vehicles and crew profiles.</w:t>
      </w:r>
    </w:p>
    <w:p w:rsidRPr="00451F33" w:rsidR="00554C21" w:rsidP="00554C21" w:rsidRDefault="00554C21" w14:paraId="7963C644" w14:textId="77777777">
      <w:pPr>
        <w:jc w:val="both"/>
        <w:rPr>
          <w:rFonts w:cs="Arial"/>
        </w:rPr>
      </w:pPr>
    </w:p>
    <w:p w:rsidRPr="00451F33" w:rsidR="00554C21" w:rsidP="00554C21" w:rsidRDefault="00554C21" w14:paraId="03BA202F" w14:textId="588C6D4F">
      <w:pPr>
        <w:jc w:val="both"/>
        <w:rPr>
          <w:rFonts w:cs="Arial"/>
        </w:rPr>
      </w:pPr>
      <w:r w:rsidRPr="00451F33">
        <w:rPr>
          <w:rFonts w:cs="Arial"/>
        </w:rPr>
        <w:t xml:space="preserve">Both household options are adjusted to include the DRS impact on </w:t>
      </w:r>
      <w:r w:rsidR="00D97548">
        <w:rPr>
          <w:rFonts w:cs="Arial"/>
          <w:lang w:eastAsia="en-GB"/>
        </w:rPr>
        <w:t>local auth</w:t>
      </w:r>
      <w:r w:rsidRPr="00451F33">
        <w:rPr>
          <w:rFonts w:cs="Arial"/>
          <w:lang w:eastAsia="en-GB"/>
        </w:rPr>
        <w:t>orities</w:t>
      </w:r>
      <w:r w:rsidRPr="00451F33">
        <w:rPr>
          <w:rFonts w:cs="Arial"/>
        </w:rPr>
        <w:t xml:space="preserve">. We have modelled the changes in waste management costs due to the DRS in both the baseline and policy-related options. The net change in costs due to the DRS has been included in the overall NPV calculations. This is because this change in </w:t>
      </w:r>
      <w:r w:rsidR="00D97548">
        <w:rPr>
          <w:rFonts w:cs="Arial"/>
        </w:rPr>
        <w:t>local auth</w:t>
      </w:r>
      <w:r w:rsidRPr="00451F33">
        <w:rPr>
          <w:rFonts w:cs="Arial"/>
        </w:rPr>
        <w:t xml:space="preserve">ority waste management costs will be absorbed by the </w:t>
      </w:r>
      <w:proofErr w:type="spellStart"/>
      <w:r w:rsidR="007B5448">
        <w:rPr>
          <w:rFonts w:cs="Arial"/>
        </w:rPr>
        <w:t>p</w:t>
      </w:r>
      <w:r w:rsidRPr="00451F33">
        <w:rPr>
          <w:rFonts w:cs="Arial"/>
        </w:rPr>
        <w:t>EPR</w:t>
      </w:r>
      <w:proofErr w:type="spellEnd"/>
      <w:r w:rsidRPr="00451F33">
        <w:rPr>
          <w:rFonts w:cs="Arial"/>
        </w:rPr>
        <w:t xml:space="preserve"> scheme; and the </w:t>
      </w:r>
      <w:proofErr w:type="spellStart"/>
      <w:r w:rsidR="007B5448">
        <w:rPr>
          <w:rFonts w:cs="Arial"/>
        </w:rPr>
        <w:t>p</w:t>
      </w:r>
      <w:r w:rsidRPr="00451F33">
        <w:rPr>
          <w:rFonts w:cs="Arial"/>
        </w:rPr>
        <w:t>EPR</w:t>
      </w:r>
      <w:proofErr w:type="spellEnd"/>
      <w:r w:rsidRPr="00451F33">
        <w:rPr>
          <w:rFonts w:cs="Arial"/>
        </w:rPr>
        <w:t xml:space="preserve"> impact assessment builds on the preferred option of this IA.</w:t>
      </w:r>
    </w:p>
    <w:p w:rsidRPr="00451F33" w:rsidR="00554C21" w:rsidP="00554C21" w:rsidRDefault="00554C21" w14:paraId="167159C2" w14:textId="77777777">
      <w:pPr>
        <w:pStyle w:val="Heading3"/>
        <w:jc w:val="both"/>
        <w:rPr>
          <w:b w:val="0"/>
          <w:bCs w:val="0"/>
          <w:color w:val="auto"/>
        </w:rPr>
      </w:pPr>
      <w:r w:rsidRPr="00451F33">
        <w:rPr>
          <w:color w:val="auto"/>
        </w:rPr>
        <w:t>Non-household municipal (NHM) sector options</w:t>
      </w:r>
    </w:p>
    <w:p w:rsidRPr="003E660B" w:rsidR="00554C21" w:rsidP="00554C21" w:rsidRDefault="00554C21" w14:paraId="158D212D" w14:textId="77777777">
      <w:pPr>
        <w:pStyle w:val="Heading4"/>
        <w:rPr>
          <w:b w:val="0"/>
          <w:bCs w:val="0"/>
          <w:sz w:val="24"/>
          <w:szCs w:val="24"/>
        </w:rPr>
      </w:pPr>
      <w:r w:rsidRPr="003E660B">
        <w:rPr>
          <w:sz w:val="24"/>
          <w:szCs w:val="28"/>
        </w:rPr>
        <w:t>Non-household municipal (NHM) sector and baseline scenario</w:t>
      </w:r>
    </w:p>
    <w:p w:rsidRPr="00451F33" w:rsidR="00554C21" w:rsidP="00554C21" w:rsidRDefault="2103847F" w14:paraId="623E6994" w14:textId="1B70BEF0">
      <w:pPr>
        <w:jc w:val="both"/>
        <w:rPr>
          <w:rFonts w:cs="Arial"/>
        </w:rPr>
      </w:pPr>
      <w:r w:rsidRPr="00451F33">
        <w:rPr>
          <w:rFonts w:cs="Arial"/>
        </w:rPr>
        <w:t>WRAP created industry waste estimates for approximately 2.</w:t>
      </w:r>
      <w:r w:rsidRPr="7C995945" w:rsidR="393D1524">
        <w:rPr>
          <w:rFonts w:cs="Arial"/>
        </w:rPr>
        <w:t>15</w:t>
      </w:r>
      <w:r w:rsidRPr="00451F33">
        <w:rPr>
          <w:rFonts w:cs="Arial"/>
        </w:rPr>
        <w:t xml:space="preserve"> million businesses and public sector entities. This was based on 2018 data from ONS for the Inter-Departmental Businesses Register (IDBR), using local unit counts. The sector scope of NHM businesses included is defined by a close examination of European Waste chapter codes and their mapping onto data sources such as Environmental Agency’s Waste Data Interrogator (WDI) and Incineration data</w:t>
      </w:r>
      <w:r w:rsidRPr="00451F33" w:rsidR="00554C21">
        <w:rPr>
          <w:rStyle w:val="FootnoteReference"/>
          <w:rFonts w:cs="Arial"/>
        </w:rPr>
        <w:footnoteReference w:id="129"/>
      </w:r>
      <w:r w:rsidRPr="00451F33">
        <w:rPr>
          <w:rFonts w:cs="Arial"/>
        </w:rPr>
        <w:t xml:space="preserve">, Defra </w:t>
      </w:r>
      <w:r w:rsidRPr="00451F33" w:rsidR="2D2FC77E">
        <w:rPr>
          <w:rFonts w:cs="Arial"/>
        </w:rPr>
        <w:t>R</w:t>
      </w:r>
      <w:r w:rsidRPr="00451F33" w:rsidR="06E39EFB">
        <w:rPr>
          <w:rFonts w:cs="Arial"/>
        </w:rPr>
        <w:t xml:space="preserve">efuse </w:t>
      </w:r>
      <w:r w:rsidRPr="00451F33" w:rsidR="2D2FC77E">
        <w:rPr>
          <w:rFonts w:cs="Arial"/>
        </w:rPr>
        <w:t>D</w:t>
      </w:r>
      <w:r w:rsidRPr="00451F33" w:rsidR="5B3E8F3C">
        <w:rPr>
          <w:rFonts w:cs="Arial"/>
        </w:rPr>
        <w:t xml:space="preserve">erived </w:t>
      </w:r>
      <w:r w:rsidRPr="00451F33" w:rsidR="2D2FC77E">
        <w:rPr>
          <w:rFonts w:cs="Arial"/>
        </w:rPr>
        <w:t>F</w:t>
      </w:r>
      <w:r w:rsidRPr="00451F33" w:rsidR="5C726D56">
        <w:rPr>
          <w:rFonts w:cs="Arial"/>
        </w:rPr>
        <w:t>uel (RDF)</w:t>
      </w:r>
      <w:r w:rsidRPr="00451F33">
        <w:rPr>
          <w:rFonts w:cs="Arial"/>
        </w:rPr>
        <w:t xml:space="preserve">, Defra Household data, Defra C&amp;I study, </w:t>
      </w:r>
      <w:r w:rsidRPr="00451F33" w:rsidR="00074147">
        <w:rPr>
          <w:rFonts w:cs="Arial"/>
        </w:rPr>
        <w:t>Eurostat</w:t>
      </w:r>
      <w:r w:rsidRPr="00451F33" w:rsidR="00554C21">
        <w:rPr>
          <w:rStyle w:val="FootnoteReference"/>
          <w:rFonts w:cs="Arial"/>
        </w:rPr>
        <w:footnoteReference w:id="130"/>
      </w:r>
      <w:r w:rsidRPr="00451F33">
        <w:rPr>
          <w:rFonts w:cs="Arial"/>
        </w:rPr>
        <w:t>, related-waste compositions and previous similar studies. This mapping allows us to determine which firms are producing household-similar waste per the Circular Economy Package (CEP) definition</w:t>
      </w:r>
      <w:r w:rsidRPr="05E3B7D2">
        <w:rPr>
          <w:rStyle w:val="FootnoteReference"/>
          <w:rFonts w:cs="Arial"/>
        </w:rPr>
        <w:footnoteReference w:id="131"/>
      </w:r>
      <w:r w:rsidRPr="00451F33">
        <w:rPr>
          <w:rFonts w:cs="Arial"/>
        </w:rPr>
        <w:t xml:space="preserve">. From the data on business counts, 83.4% are micro </w:t>
      </w:r>
      <w:r>
        <w:rPr>
          <w:rFonts w:cs="Arial"/>
        </w:rPr>
        <w:t>firms</w:t>
      </w:r>
      <w:r w:rsidRPr="00451F33">
        <w:rPr>
          <w:rFonts w:cs="Arial"/>
        </w:rPr>
        <w:t xml:space="preserve">, 13.4% are small, 2.8% are medium and 0.4% are large businesses </w:t>
      </w:r>
      <w:r w:rsidRPr="003E660B">
        <w:rPr>
          <w:rFonts w:cs="Arial"/>
        </w:rPr>
        <w:t xml:space="preserve">(Table </w:t>
      </w:r>
      <w:r w:rsidRPr="003E660B" w:rsidR="4BA651F2">
        <w:rPr>
          <w:rFonts w:cs="Arial"/>
        </w:rPr>
        <w:t>6</w:t>
      </w:r>
      <w:r w:rsidRPr="003E660B">
        <w:rPr>
          <w:rFonts w:cs="Arial"/>
        </w:rPr>
        <w:t xml:space="preserve"> below)</w:t>
      </w:r>
      <w:r w:rsidRPr="00451F33">
        <w:rPr>
          <w:rFonts w:cs="Arial"/>
        </w:rPr>
        <w:t xml:space="preserve">. Following the CEP definition of Municipal Waste, the NHM sector includes </w:t>
      </w:r>
      <w:r w:rsidRPr="00554C21">
        <w:rPr>
          <w:rFonts w:cs="Arial"/>
        </w:rPr>
        <w:t>six</w:t>
      </w:r>
      <w:r w:rsidRPr="00451F33">
        <w:rPr>
          <w:rFonts w:cs="Arial"/>
        </w:rPr>
        <w:t xml:space="preserve"> core sectors: Hospitality, Retail and Wholesale, Health, Education, Transport and Storage, Office and other Services</w:t>
      </w:r>
      <w:r w:rsidRPr="00451F33">
        <w:rPr>
          <w:rFonts w:cs="Arial"/>
          <w:vertAlign w:val="superscript"/>
        </w:rPr>
        <w:t xml:space="preserve"> </w:t>
      </w:r>
      <w:r w:rsidRPr="00451F33" w:rsidR="00554C21">
        <w:rPr>
          <w:rFonts w:cs="Arial"/>
          <w:vertAlign w:val="superscript"/>
        </w:rPr>
        <w:footnoteReference w:id="132"/>
      </w:r>
      <w:r w:rsidRPr="00451F33">
        <w:rPr>
          <w:rFonts w:cs="Arial"/>
          <w:vertAlign w:val="superscript"/>
        </w:rPr>
        <w:t xml:space="preserve"> </w:t>
      </w:r>
      <w:r w:rsidRPr="00451F33">
        <w:rPr>
          <w:rFonts w:cs="Arial"/>
        </w:rPr>
        <w:t xml:space="preserve">. </w:t>
      </w:r>
      <w:r>
        <w:rPr>
          <w:rFonts w:cs="Arial"/>
        </w:rPr>
        <w:t>The non-domestic premises are included within these sectors (e.g., schools are included in the education sector). There</w:t>
      </w:r>
      <w:r w:rsidRPr="00451F33">
        <w:rPr>
          <w:rFonts w:cs="Arial"/>
        </w:rPr>
        <w:t xml:space="preserve"> are other sectors that produce municipal waste. However, these sectors were excluded from the main modelling given that the amounts of municipal waste that they produce are likely to be very small</w:t>
      </w:r>
      <w:r w:rsidR="00A40276">
        <w:rPr>
          <w:rStyle w:val="FootnoteReference"/>
        </w:rPr>
        <w:footnoteReference w:id="133"/>
      </w:r>
      <w:r w:rsidRPr="00451F33">
        <w:rPr>
          <w:rFonts w:cs="Arial"/>
        </w:rPr>
        <w:t>.</w:t>
      </w:r>
    </w:p>
    <w:p w:rsidRPr="00451F33" w:rsidR="00554C21" w:rsidP="00554C21" w:rsidRDefault="00554C21" w14:paraId="0F652F61" w14:textId="118EEFF1">
      <w:pPr>
        <w:jc w:val="both"/>
        <w:rPr>
          <w:rFonts w:cs="Arial"/>
        </w:rPr>
      </w:pPr>
    </w:p>
    <w:p w:rsidR="005D4CC0" w:rsidP="00554C21" w:rsidRDefault="503BDCDE" w14:paraId="3397B8B5" w14:textId="2C0AE11C">
      <w:pPr>
        <w:jc w:val="both"/>
        <w:rPr>
          <w:rFonts w:cs="Arial"/>
        </w:rPr>
      </w:pPr>
      <w:r>
        <w:rPr>
          <w:rFonts w:cs="Arial"/>
        </w:rPr>
        <w:t>Table 6 shows the number of business</w:t>
      </w:r>
      <w:r w:rsidR="00EB3B03">
        <w:rPr>
          <w:rFonts w:cs="Arial"/>
        </w:rPr>
        <w:t>es</w:t>
      </w:r>
      <w:r>
        <w:rPr>
          <w:rFonts w:cs="Arial"/>
        </w:rPr>
        <w:t xml:space="preserve"> and non-domestic premises, based on the number of local units. The local business unit definition</w:t>
      </w:r>
      <w:r w:rsidR="00D40EE4">
        <w:rPr>
          <w:rStyle w:val="FootnoteReference"/>
        </w:rPr>
        <w:footnoteReference w:id="134"/>
      </w:r>
      <w:r>
        <w:rPr>
          <w:rFonts w:cs="Arial"/>
        </w:rPr>
        <w:t xml:space="preserve"> is used</w:t>
      </w:r>
      <w:r w:rsidR="37CC16A1">
        <w:rPr>
          <w:rFonts w:cs="Arial"/>
        </w:rPr>
        <w:t xml:space="preserve"> in this impact assessment</w:t>
      </w:r>
      <w:r>
        <w:rPr>
          <w:rFonts w:cs="Arial"/>
        </w:rPr>
        <w:t xml:space="preserve"> to</w:t>
      </w:r>
      <w:r w:rsidR="37CC16A1">
        <w:rPr>
          <w:rFonts w:cs="Arial"/>
        </w:rPr>
        <w:t xml:space="preserve"> group businesses and to</w:t>
      </w:r>
      <w:r>
        <w:rPr>
          <w:rFonts w:cs="Arial"/>
        </w:rPr>
        <w:t xml:space="preserve"> estimate the impacts to the NHM sector</w:t>
      </w:r>
      <w:r w:rsidR="37CC16A1">
        <w:rPr>
          <w:rFonts w:cs="Arial"/>
        </w:rPr>
        <w:t>. T</w:t>
      </w:r>
      <w:r w:rsidRPr="00451F33" w:rsidR="37CC16A1">
        <w:rPr>
          <w:rFonts w:eastAsia="Arial" w:cs="Arial"/>
        </w:rPr>
        <w:t>he rationale for using local business units</w:t>
      </w:r>
      <w:r w:rsidR="643C3959">
        <w:rPr>
          <w:rFonts w:eastAsia="Arial" w:cs="Arial"/>
        </w:rPr>
        <w:t>, over enterprise data,</w:t>
      </w:r>
      <w:r w:rsidRPr="00451F33" w:rsidR="37CC16A1">
        <w:rPr>
          <w:rFonts w:eastAsia="Arial" w:cs="Arial"/>
        </w:rPr>
        <w:t xml:space="preserve"> is to reflect the actual collection</w:t>
      </w:r>
      <w:r w:rsidR="0E0EDE36">
        <w:rPr>
          <w:rFonts w:eastAsia="Arial" w:cs="Arial"/>
        </w:rPr>
        <w:t xml:space="preserve"> (i.e., logistics) </w:t>
      </w:r>
      <w:r w:rsidRPr="00451F33" w:rsidR="0E0EDE36">
        <w:rPr>
          <w:rFonts w:eastAsia="Arial" w:cs="Arial"/>
        </w:rPr>
        <w:t>of</w:t>
      </w:r>
      <w:r w:rsidRPr="00451F33" w:rsidR="37CC16A1">
        <w:rPr>
          <w:rFonts w:eastAsia="Arial" w:cs="Arial"/>
        </w:rPr>
        <w:t xml:space="preserve"> waste from businesses</w:t>
      </w:r>
      <w:r w:rsidR="37CC16A1">
        <w:rPr>
          <w:rFonts w:eastAsia="Arial" w:cs="Arial"/>
        </w:rPr>
        <w:t xml:space="preserve"> </w:t>
      </w:r>
      <w:r w:rsidR="0E0EDE36">
        <w:rPr>
          <w:rFonts w:eastAsia="Arial" w:cs="Arial"/>
        </w:rPr>
        <w:t xml:space="preserve">premises </w:t>
      </w:r>
      <w:r w:rsidRPr="00451F33" w:rsidR="37CC16A1">
        <w:rPr>
          <w:rFonts w:eastAsia="Arial" w:cs="Arial"/>
        </w:rPr>
        <w:t xml:space="preserve">and </w:t>
      </w:r>
      <w:r w:rsidR="54883929">
        <w:rPr>
          <w:rFonts w:eastAsia="Arial" w:cs="Arial"/>
        </w:rPr>
        <w:t>associated costs;</w:t>
      </w:r>
      <w:r w:rsidRPr="00451F33" w:rsidR="37CC16A1">
        <w:rPr>
          <w:rFonts w:eastAsia="Arial" w:cs="Arial"/>
        </w:rPr>
        <w:t xml:space="preserve"> and not the business’ ability to provide a level of recycling provision most aligned with its business siz</w:t>
      </w:r>
      <w:r w:rsidR="37CC16A1">
        <w:rPr>
          <w:rFonts w:eastAsia="Arial" w:cs="Arial"/>
        </w:rPr>
        <w:t>e (i.e., based on the enterprise business definition</w:t>
      </w:r>
      <w:r w:rsidR="00D40EE4">
        <w:rPr>
          <w:rStyle w:val="FootnoteReference"/>
          <w:rFonts w:eastAsia="Arial"/>
        </w:rPr>
        <w:footnoteReference w:id="135"/>
      </w:r>
      <w:r w:rsidR="37CC16A1">
        <w:rPr>
          <w:rFonts w:eastAsia="Arial" w:cs="Arial"/>
        </w:rPr>
        <w:t xml:space="preserve">). However, given that this could affect the distribution of impacts per business size, we </w:t>
      </w:r>
      <w:r w:rsidR="4F522611">
        <w:rPr>
          <w:rFonts w:eastAsia="Arial" w:cs="Arial"/>
        </w:rPr>
        <w:t xml:space="preserve">also assessed the impact of using different business definitions. This is presented as part of the Small and Micro sized Business Assessment (see Section 8). </w:t>
      </w:r>
    </w:p>
    <w:p w:rsidRPr="00451F33" w:rsidR="00E43E23" w:rsidP="00554C21" w:rsidRDefault="00E43E23" w14:paraId="0526A1FF" w14:textId="77777777">
      <w:pPr>
        <w:jc w:val="both"/>
        <w:rPr>
          <w:rFonts w:cs="Arial"/>
        </w:rPr>
      </w:pPr>
    </w:p>
    <w:p w:rsidR="001F2E33" w:rsidP="00554C21" w:rsidRDefault="001F2E33" w14:paraId="6F3603EA" w14:textId="77777777">
      <w:pPr>
        <w:jc w:val="both"/>
        <w:rPr>
          <w:rFonts w:cs="Arial"/>
        </w:rPr>
      </w:pPr>
    </w:p>
    <w:p w:rsidRPr="00451F33" w:rsidR="001F2E33" w:rsidP="00554C21" w:rsidRDefault="001F2E33" w14:paraId="559590CF" w14:textId="77777777">
      <w:pPr>
        <w:jc w:val="both"/>
        <w:rPr>
          <w:rFonts w:cs="Arial"/>
        </w:rPr>
      </w:pPr>
    </w:p>
    <w:p w:rsidRPr="00451F33" w:rsidR="00554C21" w:rsidP="00554C21" w:rsidRDefault="00554C21" w14:paraId="2FC8CA22" w14:textId="0880E1E3">
      <w:pPr>
        <w:jc w:val="both"/>
        <w:rPr>
          <w:rFonts w:cs="Arial"/>
          <w:b/>
        </w:rPr>
      </w:pPr>
      <w:r w:rsidRPr="003E660B">
        <w:rPr>
          <w:rFonts w:cs="Arial"/>
          <w:b/>
        </w:rPr>
        <w:t xml:space="preserve">Table </w:t>
      </w:r>
      <w:r w:rsidRPr="003E660B" w:rsidR="003E660B">
        <w:rPr>
          <w:rFonts w:cs="Arial"/>
          <w:b/>
        </w:rPr>
        <w:t>6</w:t>
      </w:r>
      <w:r w:rsidRPr="003E660B">
        <w:rPr>
          <w:rFonts w:cs="Arial"/>
          <w:b/>
        </w:rPr>
        <w:t>:</w:t>
      </w:r>
      <w:r w:rsidRPr="00451F33">
        <w:rPr>
          <w:rFonts w:cs="Arial"/>
          <w:b/>
        </w:rPr>
        <w:t xml:space="preserve"> Number of businesses/</w:t>
      </w:r>
      <w:r>
        <w:rPr>
          <w:rFonts w:cs="Arial"/>
          <w:b/>
        </w:rPr>
        <w:t>non-domestic premise</w:t>
      </w:r>
      <w:r w:rsidRPr="00451F33">
        <w:rPr>
          <w:rFonts w:cs="Arial"/>
          <w:b/>
        </w:rPr>
        <w:t xml:space="preserve"> units, counts by employment band size, England, 2018</w:t>
      </w:r>
    </w:p>
    <w:tbl>
      <w:tblPr>
        <w:tblpPr w:leftFromText="180" w:rightFromText="180" w:vertAnchor="text" w:horzAnchor="margin" w:tblpXSpec="center" w:tblpY="66"/>
        <w:tblW w:w="10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689"/>
        <w:gridCol w:w="1701"/>
        <w:gridCol w:w="1559"/>
        <w:gridCol w:w="1559"/>
        <w:gridCol w:w="1559"/>
        <w:gridCol w:w="1430"/>
      </w:tblGrid>
      <w:tr w:rsidRPr="009106EC" w:rsidR="00554C21" w:rsidTr="009106EC" w14:paraId="29ED94A4" w14:textId="77777777">
        <w:trPr>
          <w:trHeight w:val="117"/>
        </w:trPr>
        <w:tc>
          <w:tcPr>
            <w:tcW w:w="2689" w:type="dxa"/>
            <w:shd w:val="clear" w:color="auto" w:fill="auto"/>
            <w:noWrap/>
            <w:vAlign w:val="center"/>
            <w:hideMark/>
          </w:tcPr>
          <w:p w:rsidRPr="009106EC" w:rsidR="00554C21" w:rsidP="001862D1" w:rsidRDefault="00554C21" w14:paraId="44FF36E5" w14:textId="77777777">
            <w:pPr>
              <w:jc w:val="both"/>
              <w:rPr>
                <w:rFonts w:cs="Arial"/>
                <w:b/>
                <w:bCs/>
                <w:color w:val="000000"/>
                <w:sz w:val="22"/>
                <w:szCs w:val="22"/>
                <w:lang w:eastAsia="en-GB"/>
              </w:rPr>
            </w:pPr>
            <w:r w:rsidRPr="009106EC">
              <w:rPr>
                <w:rFonts w:cs="Arial"/>
                <w:b/>
                <w:bCs/>
                <w:color w:val="000000"/>
                <w:sz w:val="22"/>
                <w:szCs w:val="22"/>
                <w:lang w:eastAsia="en-GB"/>
              </w:rPr>
              <w:t>Sector</w:t>
            </w:r>
          </w:p>
        </w:tc>
        <w:tc>
          <w:tcPr>
            <w:tcW w:w="1701" w:type="dxa"/>
            <w:shd w:val="clear" w:color="auto" w:fill="auto"/>
            <w:noWrap/>
            <w:vAlign w:val="center"/>
            <w:hideMark/>
          </w:tcPr>
          <w:p w:rsidRPr="009106EC" w:rsidR="00554C21" w:rsidP="001862D1" w:rsidRDefault="00554C21" w14:paraId="0DE9C00B" w14:textId="77777777">
            <w:pPr>
              <w:jc w:val="both"/>
              <w:rPr>
                <w:rFonts w:cs="Arial"/>
                <w:b/>
                <w:bCs/>
                <w:color w:val="000000"/>
                <w:sz w:val="22"/>
                <w:szCs w:val="22"/>
                <w:lang w:eastAsia="en-GB"/>
              </w:rPr>
            </w:pPr>
            <w:r w:rsidRPr="009106EC">
              <w:rPr>
                <w:rFonts w:cs="Arial"/>
                <w:b/>
                <w:bCs/>
                <w:color w:val="000000"/>
                <w:sz w:val="22"/>
                <w:szCs w:val="22"/>
                <w:lang w:eastAsia="en-GB"/>
              </w:rPr>
              <w:t>Micro</w:t>
            </w:r>
          </w:p>
        </w:tc>
        <w:tc>
          <w:tcPr>
            <w:tcW w:w="1559" w:type="dxa"/>
            <w:shd w:val="clear" w:color="auto" w:fill="auto"/>
            <w:noWrap/>
            <w:vAlign w:val="center"/>
            <w:hideMark/>
          </w:tcPr>
          <w:p w:rsidRPr="009106EC" w:rsidR="00554C21" w:rsidP="001862D1" w:rsidRDefault="00554C21" w14:paraId="5B791919" w14:textId="77777777">
            <w:pPr>
              <w:jc w:val="both"/>
              <w:rPr>
                <w:rFonts w:cs="Arial"/>
                <w:b/>
                <w:bCs/>
                <w:color w:val="000000"/>
                <w:sz w:val="22"/>
                <w:szCs w:val="22"/>
                <w:lang w:eastAsia="en-GB"/>
              </w:rPr>
            </w:pPr>
            <w:r w:rsidRPr="009106EC">
              <w:rPr>
                <w:rFonts w:cs="Arial"/>
                <w:b/>
                <w:bCs/>
                <w:color w:val="000000"/>
                <w:sz w:val="22"/>
                <w:szCs w:val="22"/>
                <w:lang w:eastAsia="en-GB"/>
              </w:rPr>
              <w:t>Small</w:t>
            </w:r>
          </w:p>
        </w:tc>
        <w:tc>
          <w:tcPr>
            <w:tcW w:w="1559" w:type="dxa"/>
            <w:shd w:val="clear" w:color="auto" w:fill="auto"/>
            <w:noWrap/>
            <w:vAlign w:val="center"/>
            <w:hideMark/>
          </w:tcPr>
          <w:p w:rsidRPr="009106EC" w:rsidR="00554C21" w:rsidP="001862D1" w:rsidRDefault="00554C21" w14:paraId="4FC4A946" w14:textId="77777777">
            <w:pPr>
              <w:jc w:val="both"/>
              <w:rPr>
                <w:rFonts w:cs="Arial"/>
                <w:b/>
                <w:bCs/>
                <w:color w:val="000000"/>
                <w:sz w:val="22"/>
                <w:szCs w:val="22"/>
                <w:lang w:eastAsia="en-GB"/>
              </w:rPr>
            </w:pPr>
            <w:r w:rsidRPr="009106EC">
              <w:rPr>
                <w:rFonts w:cs="Arial"/>
                <w:b/>
                <w:bCs/>
                <w:color w:val="000000"/>
                <w:sz w:val="22"/>
                <w:szCs w:val="22"/>
                <w:lang w:eastAsia="en-GB"/>
              </w:rPr>
              <w:t>Medium</w:t>
            </w:r>
          </w:p>
        </w:tc>
        <w:tc>
          <w:tcPr>
            <w:tcW w:w="1559" w:type="dxa"/>
            <w:shd w:val="clear" w:color="auto" w:fill="auto"/>
            <w:noWrap/>
            <w:vAlign w:val="center"/>
            <w:hideMark/>
          </w:tcPr>
          <w:p w:rsidRPr="009106EC" w:rsidR="00554C21" w:rsidP="001862D1" w:rsidRDefault="00554C21" w14:paraId="469ED06D" w14:textId="77777777">
            <w:pPr>
              <w:jc w:val="both"/>
              <w:rPr>
                <w:rFonts w:cs="Arial"/>
                <w:b/>
                <w:bCs/>
                <w:color w:val="000000"/>
                <w:sz w:val="22"/>
                <w:szCs w:val="22"/>
                <w:lang w:eastAsia="en-GB"/>
              </w:rPr>
            </w:pPr>
            <w:r w:rsidRPr="009106EC">
              <w:rPr>
                <w:rFonts w:cs="Arial"/>
                <w:b/>
                <w:bCs/>
                <w:color w:val="000000"/>
                <w:sz w:val="22"/>
                <w:szCs w:val="22"/>
                <w:lang w:eastAsia="en-GB"/>
              </w:rPr>
              <w:t>Large</w:t>
            </w:r>
          </w:p>
        </w:tc>
        <w:tc>
          <w:tcPr>
            <w:tcW w:w="1430" w:type="dxa"/>
            <w:shd w:val="clear" w:color="auto" w:fill="auto"/>
            <w:noWrap/>
            <w:vAlign w:val="center"/>
            <w:hideMark/>
          </w:tcPr>
          <w:p w:rsidRPr="009106EC" w:rsidR="00554C21" w:rsidP="001862D1" w:rsidRDefault="00554C21" w14:paraId="55AEB1F3" w14:textId="77777777">
            <w:pPr>
              <w:jc w:val="both"/>
              <w:rPr>
                <w:rFonts w:cs="Arial"/>
                <w:b/>
                <w:bCs/>
                <w:color w:val="000000"/>
                <w:sz w:val="22"/>
                <w:szCs w:val="22"/>
                <w:lang w:eastAsia="en-GB"/>
              </w:rPr>
            </w:pPr>
            <w:r w:rsidRPr="009106EC">
              <w:rPr>
                <w:rFonts w:cs="Arial"/>
                <w:b/>
                <w:bCs/>
                <w:color w:val="000000"/>
                <w:sz w:val="22"/>
                <w:szCs w:val="22"/>
                <w:lang w:eastAsia="en-GB"/>
              </w:rPr>
              <w:t>Total</w:t>
            </w:r>
          </w:p>
        </w:tc>
      </w:tr>
      <w:tr w:rsidRPr="009106EC" w:rsidR="00554C21" w:rsidTr="009106EC" w14:paraId="3F161641" w14:textId="77777777">
        <w:trPr>
          <w:trHeight w:val="162"/>
        </w:trPr>
        <w:tc>
          <w:tcPr>
            <w:tcW w:w="2689" w:type="dxa"/>
            <w:shd w:val="clear" w:color="auto" w:fill="auto"/>
            <w:noWrap/>
            <w:vAlign w:val="center"/>
            <w:hideMark/>
          </w:tcPr>
          <w:p w:rsidRPr="009106EC" w:rsidR="00554C21" w:rsidP="001862D1" w:rsidRDefault="00554C21" w14:paraId="1A6C177F" w14:textId="77777777">
            <w:pPr>
              <w:jc w:val="both"/>
              <w:rPr>
                <w:rFonts w:cs="Arial"/>
                <w:color w:val="000000"/>
                <w:sz w:val="22"/>
                <w:szCs w:val="22"/>
                <w:lang w:eastAsia="en-GB"/>
              </w:rPr>
            </w:pPr>
            <w:r w:rsidRPr="009106EC">
              <w:rPr>
                <w:rFonts w:cs="Arial"/>
                <w:color w:val="000000"/>
                <w:sz w:val="22"/>
                <w:szCs w:val="22"/>
                <w:lang w:eastAsia="en-GB"/>
              </w:rPr>
              <w:t>Hospitality</w:t>
            </w:r>
          </w:p>
        </w:tc>
        <w:tc>
          <w:tcPr>
            <w:tcW w:w="1701" w:type="dxa"/>
            <w:shd w:val="clear" w:color="auto" w:fill="auto"/>
            <w:noWrap/>
            <w:vAlign w:val="center"/>
            <w:hideMark/>
          </w:tcPr>
          <w:p w:rsidRPr="009106EC" w:rsidR="00554C21" w:rsidP="001862D1" w:rsidRDefault="00554C21" w14:paraId="3FCE144A" w14:textId="77777777">
            <w:pPr>
              <w:jc w:val="both"/>
              <w:rPr>
                <w:rFonts w:cs="Arial"/>
                <w:color w:val="000000"/>
                <w:sz w:val="22"/>
                <w:szCs w:val="22"/>
                <w:lang w:eastAsia="en-GB"/>
              </w:rPr>
            </w:pPr>
            <w:r w:rsidRPr="009106EC">
              <w:rPr>
                <w:rFonts w:cs="Arial"/>
                <w:color w:val="000000"/>
                <w:sz w:val="22"/>
                <w:szCs w:val="22"/>
                <w:lang w:eastAsia="en-GB"/>
              </w:rPr>
              <w:t>113,395</w:t>
            </w:r>
          </w:p>
        </w:tc>
        <w:tc>
          <w:tcPr>
            <w:tcW w:w="1559" w:type="dxa"/>
            <w:shd w:val="clear" w:color="auto" w:fill="auto"/>
            <w:noWrap/>
            <w:vAlign w:val="center"/>
            <w:hideMark/>
          </w:tcPr>
          <w:p w:rsidRPr="009106EC" w:rsidR="00554C21" w:rsidP="001862D1" w:rsidRDefault="00554C21" w14:paraId="5FED3AB7" w14:textId="77777777">
            <w:pPr>
              <w:jc w:val="both"/>
              <w:rPr>
                <w:rFonts w:cs="Arial"/>
                <w:color w:val="000000"/>
                <w:sz w:val="22"/>
                <w:szCs w:val="22"/>
                <w:lang w:eastAsia="en-GB"/>
              </w:rPr>
            </w:pPr>
            <w:r w:rsidRPr="009106EC">
              <w:rPr>
                <w:rFonts w:cs="Arial"/>
                <w:color w:val="000000"/>
                <w:sz w:val="22"/>
                <w:szCs w:val="22"/>
                <w:lang w:eastAsia="en-GB"/>
              </w:rPr>
              <w:t>47,970</w:t>
            </w:r>
          </w:p>
        </w:tc>
        <w:tc>
          <w:tcPr>
            <w:tcW w:w="1559" w:type="dxa"/>
            <w:shd w:val="clear" w:color="auto" w:fill="auto"/>
            <w:noWrap/>
            <w:vAlign w:val="center"/>
            <w:hideMark/>
          </w:tcPr>
          <w:p w:rsidRPr="009106EC" w:rsidR="00554C21" w:rsidP="001862D1" w:rsidRDefault="00554C21" w14:paraId="2AF26489" w14:textId="77777777">
            <w:pPr>
              <w:jc w:val="both"/>
              <w:rPr>
                <w:rFonts w:cs="Arial"/>
                <w:color w:val="000000"/>
                <w:sz w:val="22"/>
                <w:szCs w:val="22"/>
                <w:lang w:eastAsia="en-GB"/>
              </w:rPr>
            </w:pPr>
            <w:r w:rsidRPr="009106EC">
              <w:rPr>
                <w:rFonts w:cs="Arial"/>
                <w:color w:val="000000"/>
                <w:sz w:val="22"/>
                <w:szCs w:val="22"/>
                <w:lang w:eastAsia="en-GB"/>
              </w:rPr>
              <w:t>4,805</w:t>
            </w:r>
          </w:p>
        </w:tc>
        <w:tc>
          <w:tcPr>
            <w:tcW w:w="1559" w:type="dxa"/>
            <w:shd w:val="clear" w:color="auto" w:fill="auto"/>
            <w:noWrap/>
            <w:vAlign w:val="center"/>
            <w:hideMark/>
          </w:tcPr>
          <w:p w:rsidRPr="009106EC" w:rsidR="00554C21" w:rsidP="001862D1" w:rsidRDefault="00554C21" w14:paraId="30079E62" w14:textId="77777777">
            <w:pPr>
              <w:jc w:val="both"/>
              <w:rPr>
                <w:rFonts w:cs="Arial"/>
                <w:color w:val="000000"/>
                <w:sz w:val="22"/>
                <w:szCs w:val="22"/>
                <w:lang w:eastAsia="en-GB"/>
              </w:rPr>
            </w:pPr>
            <w:r w:rsidRPr="009106EC">
              <w:rPr>
                <w:rFonts w:cs="Arial"/>
                <w:color w:val="000000"/>
                <w:sz w:val="22"/>
                <w:szCs w:val="22"/>
                <w:lang w:eastAsia="en-GB"/>
              </w:rPr>
              <w:t>250</w:t>
            </w:r>
          </w:p>
        </w:tc>
        <w:tc>
          <w:tcPr>
            <w:tcW w:w="1430" w:type="dxa"/>
            <w:shd w:val="clear" w:color="auto" w:fill="auto"/>
            <w:noWrap/>
            <w:vAlign w:val="center"/>
            <w:hideMark/>
          </w:tcPr>
          <w:p w:rsidRPr="009106EC" w:rsidR="00554C21" w:rsidP="001862D1" w:rsidRDefault="00554C21" w14:paraId="2F53DB70" w14:textId="77777777">
            <w:pPr>
              <w:jc w:val="both"/>
              <w:rPr>
                <w:rFonts w:cs="Arial"/>
                <w:b/>
                <w:bCs/>
                <w:color w:val="000000"/>
                <w:sz w:val="22"/>
                <w:szCs w:val="22"/>
                <w:lang w:eastAsia="en-GB"/>
              </w:rPr>
            </w:pPr>
            <w:r w:rsidRPr="009106EC">
              <w:rPr>
                <w:rFonts w:cs="Arial"/>
                <w:b/>
                <w:bCs/>
                <w:color w:val="000000"/>
                <w:sz w:val="22"/>
                <w:szCs w:val="22"/>
                <w:lang w:eastAsia="en-GB"/>
              </w:rPr>
              <w:t>166,420</w:t>
            </w:r>
          </w:p>
        </w:tc>
      </w:tr>
      <w:tr w:rsidRPr="009106EC" w:rsidR="00554C21" w:rsidTr="009106EC" w14:paraId="08410679" w14:textId="77777777">
        <w:trPr>
          <w:trHeight w:val="162"/>
        </w:trPr>
        <w:tc>
          <w:tcPr>
            <w:tcW w:w="2689" w:type="dxa"/>
            <w:shd w:val="clear" w:color="auto" w:fill="auto"/>
            <w:noWrap/>
            <w:vAlign w:val="center"/>
            <w:hideMark/>
          </w:tcPr>
          <w:p w:rsidRPr="009106EC" w:rsidR="00554C21" w:rsidP="001862D1" w:rsidRDefault="00554C21" w14:paraId="4D6088CA" w14:textId="77777777">
            <w:pPr>
              <w:jc w:val="both"/>
              <w:rPr>
                <w:rFonts w:cs="Arial"/>
                <w:color w:val="000000"/>
                <w:sz w:val="22"/>
                <w:szCs w:val="22"/>
                <w:lang w:eastAsia="en-GB"/>
              </w:rPr>
            </w:pPr>
            <w:r w:rsidRPr="009106EC">
              <w:rPr>
                <w:rFonts w:cs="Arial"/>
                <w:color w:val="000000"/>
                <w:sz w:val="22"/>
                <w:szCs w:val="22"/>
                <w:lang w:eastAsia="en-GB"/>
              </w:rPr>
              <w:t>Retail &amp; Wholesale</w:t>
            </w:r>
          </w:p>
        </w:tc>
        <w:tc>
          <w:tcPr>
            <w:tcW w:w="1701" w:type="dxa"/>
            <w:shd w:val="clear" w:color="auto" w:fill="auto"/>
            <w:noWrap/>
            <w:vAlign w:val="center"/>
            <w:hideMark/>
          </w:tcPr>
          <w:p w:rsidRPr="009106EC" w:rsidR="00554C21" w:rsidP="001862D1" w:rsidRDefault="00554C21" w14:paraId="0B6C8AAC" w14:textId="77777777">
            <w:pPr>
              <w:jc w:val="both"/>
              <w:rPr>
                <w:rFonts w:cs="Arial"/>
                <w:color w:val="000000"/>
                <w:sz w:val="22"/>
                <w:szCs w:val="22"/>
                <w:lang w:eastAsia="en-GB"/>
              </w:rPr>
            </w:pPr>
            <w:r w:rsidRPr="009106EC">
              <w:rPr>
                <w:rFonts w:cs="Arial"/>
                <w:color w:val="000000"/>
                <w:sz w:val="22"/>
                <w:szCs w:val="22"/>
                <w:lang w:eastAsia="en-GB"/>
              </w:rPr>
              <w:t>352,050</w:t>
            </w:r>
          </w:p>
        </w:tc>
        <w:tc>
          <w:tcPr>
            <w:tcW w:w="1559" w:type="dxa"/>
            <w:shd w:val="clear" w:color="auto" w:fill="auto"/>
            <w:noWrap/>
            <w:vAlign w:val="center"/>
            <w:hideMark/>
          </w:tcPr>
          <w:p w:rsidRPr="009106EC" w:rsidR="00554C21" w:rsidP="001862D1" w:rsidRDefault="00554C21" w14:paraId="5E10A16E" w14:textId="77777777">
            <w:pPr>
              <w:jc w:val="both"/>
              <w:rPr>
                <w:rFonts w:cs="Arial"/>
                <w:color w:val="000000"/>
                <w:sz w:val="22"/>
                <w:szCs w:val="22"/>
                <w:lang w:eastAsia="en-GB"/>
              </w:rPr>
            </w:pPr>
            <w:r w:rsidRPr="009106EC">
              <w:rPr>
                <w:rFonts w:cs="Arial"/>
                <w:color w:val="000000"/>
                <w:sz w:val="22"/>
                <w:szCs w:val="22"/>
                <w:lang w:eastAsia="en-GB"/>
              </w:rPr>
              <w:t>71,925</w:t>
            </w:r>
          </w:p>
        </w:tc>
        <w:tc>
          <w:tcPr>
            <w:tcW w:w="1559" w:type="dxa"/>
            <w:shd w:val="clear" w:color="auto" w:fill="auto"/>
            <w:noWrap/>
            <w:vAlign w:val="center"/>
            <w:hideMark/>
          </w:tcPr>
          <w:p w:rsidRPr="009106EC" w:rsidR="00554C21" w:rsidP="001862D1" w:rsidRDefault="00554C21" w14:paraId="3F0DD499" w14:textId="77777777">
            <w:pPr>
              <w:jc w:val="both"/>
              <w:rPr>
                <w:rFonts w:cs="Arial"/>
                <w:color w:val="000000"/>
                <w:sz w:val="22"/>
                <w:szCs w:val="22"/>
                <w:lang w:eastAsia="en-GB"/>
              </w:rPr>
            </w:pPr>
            <w:r w:rsidRPr="009106EC">
              <w:rPr>
                <w:rFonts w:cs="Arial"/>
                <w:color w:val="000000"/>
                <w:sz w:val="22"/>
                <w:szCs w:val="22"/>
                <w:lang w:eastAsia="en-GB"/>
              </w:rPr>
              <w:t>9,490</w:t>
            </w:r>
          </w:p>
        </w:tc>
        <w:tc>
          <w:tcPr>
            <w:tcW w:w="1559" w:type="dxa"/>
            <w:shd w:val="clear" w:color="auto" w:fill="auto"/>
            <w:noWrap/>
            <w:vAlign w:val="center"/>
            <w:hideMark/>
          </w:tcPr>
          <w:p w:rsidRPr="009106EC" w:rsidR="00554C21" w:rsidP="001862D1" w:rsidRDefault="00554C21" w14:paraId="10A1D10B" w14:textId="77777777">
            <w:pPr>
              <w:jc w:val="both"/>
              <w:rPr>
                <w:rFonts w:cs="Arial"/>
                <w:color w:val="000000"/>
                <w:sz w:val="22"/>
                <w:szCs w:val="22"/>
                <w:lang w:eastAsia="en-GB"/>
              </w:rPr>
            </w:pPr>
            <w:r w:rsidRPr="009106EC">
              <w:rPr>
                <w:rFonts w:cs="Arial"/>
                <w:color w:val="000000"/>
                <w:sz w:val="22"/>
                <w:szCs w:val="22"/>
                <w:lang w:eastAsia="en-GB"/>
              </w:rPr>
              <w:t>1,475</w:t>
            </w:r>
          </w:p>
        </w:tc>
        <w:tc>
          <w:tcPr>
            <w:tcW w:w="1430" w:type="dxa"/>
            <w:shd w:val="clear" w:color="auto" w:fill="auto"/>
            <w:noWrap/>
            <w:vAlign w:val="center"/>
            <w:hideMark/>
          </w:tcPr>
          <w:p w:rsidRPr="009106EC" w:rsidR="00554C21" w:rsidP="001862D1" w:rsidRDefault="00554C21" w14:paraId="2ADD5635" w14:textId="77777777">
            <w:pPr>
              <w:jc w:val="both"/>
              <w:rPr>
                <w:rFonts w:cs="Arial"/>
                <w:b/>
                <w:bCs/>
                <w:color w:val="000000"/>
                <w:sz w:val="22"/>
                <w:szCs w:val="22"/>
                <w:lang w:eastAsia="en-GB"/>
              </w:rPr>
            </w:pPr>
            <w:r w:rsidRPr="009106EC">
              <w:rPr>
                <w:rFonts w:cs="Arial"/>
                <w:b/>
                <w:bCs/>
                <w:color w:val="000000"/>
                <w:sz w:val="22"/>
                <w:szCs w:val="22"/>
                <w:lang w:eastAsia="en-GB"/>
              </w:rPr>
              <w:t>434,940</w:t>
            </w:r>
          </w:p>
        </w:tc>
      </w:tr>
      <w:tr w:rsidRPr="009106EC" w:rsidR="00554C21" w:rsidTr="009106EC" w14:paraId="66A71663" w14:textId="77777777">
        <w:trPr>
          <w:trHeight w:val="162"/>
        </w:trPr>
        <w:tc>
          <w:tcPr>
            <w:tcW w:w="2689" w:type="dxa"/>
            <w:shd w:val="clear" w:color="auto" w:fill="auto"/>
            <w:noWrap/>
            <w:vAlign w:val="center"/>
            <w:hideMark/>
          </w:tcPr>
          <w:p w:rsidRPr="009106EC" w:rsidR="00554C21" w:rsidP="001862D1" w:rsidRDefault="00554C21" w14:paraId="41A213EB" w14:textId="77777777">
            <w:pPr>
              <w:jc w:val="both"/>
              <w:rPr>
                <w:rFonts w:cs="Arial"/>
                <w:color w:val="000000"/>
                <w:sz w:val="22"/>
                <w:szCs w:val="22"/>
                <w:lang w:eastAsia="en-GB"/>
              </w:rPr>
            </w:pPr>
            <w:r w:rsidRPr="009106EC">
              <w:rPr>
                <w:rFonts w:cs="Arial"/>
                <w:color w:val="000000"/>
                <w:sz w:val="22"/>
                <w:szCs w:val="22"/>
                <w:lang w:eastAsia="en-GB"/>
              </w:rPr>
              <w:t>Health</w:t>
            </w:r>
          </w:p>
        </w:tc>
        <w:tc>
          <w:tcPr>
            <w:tcW w:w="1701" w:type="dxa"/>
            <w:shd w:val="clear" w:color="auto" w:fill="auto"/>
            <w:noWrap/>
            <w:vAlign w:val="center"/>
            <w:hideMark/>
          </w:tcPr>
          <w:p w:rsidRPr="009106EC" w:rsidR="00554C21" w:rsidP="001862D1" w:rsidRDefault="00554C21" w14:paraId="01E2EE8C" w14:textId="77777777">
            <w:pPr>
              <w:jc w:val="both"/>
              <w:rPr>
                <w:rFonts w:cs="Arial"/>
                <w:color w:val="000000"/>
                <w:sz w:val="22"/>
                <w:szCs w:val="22"/>
                <w:lang w:eastAsia="en-GB"/>
              </w:rPr>
            </w:pPr>
            <w:r w:rsidRPr="009106EC">
              <w:rPr>
                <w:rFonts w:cs="Arial"/>
                <w:color w:val="000000"/>
                <w:sz w:val="22"/>
                <w:szCs w:val="22"/>
                <w:lang w:eastAsia="en-GB"/>
              </w:rPr>
              <w:t>90,365</w:t>
            </w:r>
          </w:p>
        </w:tc>
        <w:tc>
          <w:tcPr>
            <w:tcW w:w="1559" w:type="dxa"/>
            <w:shd w:val="clear" w:color="auto" w:fill="auto"/>
            <w:noWrap/>
            <w:vAlign w:val="center"/>
            <w:hideMark/>
          </w:tcPr>
          <w:p w:rsidRPr="009106EC" w:rsidR="00554C21" w:rsidP="001862D1" w:rsidRDefault="00554C21" w14:paraId="79E631F8" w14:textId="77777777">
            <w:pPr>
              <w:jc w:val="both"/>
              <w:rPr>
                <w:rFonts w:cs="Arial"/>
                <w:color w:val="000000"/>
                <w:sz w:val="22"/>
                <w:szCs w:val="22"/>
                <w:lang w:eastAsia="en-GB"/>
              </w:rPr>
            </w:pPr>
            <w:r w:rsidRPr="009106EC">
              <w:rPr>
                <w:rFonts w:cs="Arial"/>
                <w:color w:val="000000"/>
                <w:sz w:val="22"/>
                <w:szCs w:val="22"/>
                <w:lang w:eastAsia="en-GB"/>
              </w:rPr>
              <w:t>42,785</w:t>
            </w:r>
          </w:p>
        </w:tc>
        <w:tc>
          <w:tcPr>
            <w:tcW w:w="1559" w:type="dxa"/>
            <w:shd w:val="clear" w:color="auto" w:fill="auto"/>
            <w:noWrap/>
            <w:vAlign w:val="center"/>
            <w:hideMark/>
          </w:tcPr>
          <w:p w:rsidRPr="009106EC" w:rsidR="00554C21" w:rsidP="001862D1" w:rsidRDefault="00554C21" w14:paraId="0F17F162" w14:textId="77777777">
            <w:pPr>
              <w:jc w:val="both"/>
              <w:rPr>
                <w:rFonts w:cs="Arial"/>
                <w:color w:val="000000"/>
                <w:sz w:val="22"/>
                <w:szCs w:val="22"/>
                <w:lang w:eastAsia="en-GB"/>
              </w:rPr>
            </w:pPr>
            <w:r w:rsidRPr="009106EC">
              <w:rPr>
                <w:rFonts w:cs="Arial"/>
                <w:color w:val="000000"/>
                <w:sz w:val="22"/>
                <w:szCs w:val="22"/>
                <w:lang w:eastAsia="en-GB"/>
              </w:rPr>
              <w:t>8,900</w:t>
            </w:r>
          </w:p>
        </w:tc>
        <w:tc>
          <w:tcPr>
            <w:tcW w:w="1559" w:type="dxa"/>
            <w:shd w:val="clear" w:color="auto" w:fill="auto"/>
            <w:noWrap/>
            <w:vAlign w:val="center"/>
            <w:hideMark/>
          </w:tcPr>
          <w:p w:rsidRPr="009106EC" w:rsidR="00554C21" w:rsidP="001862D1" w:rsidRDefault="00554C21" w14:paraId="2493F194" w14:textId="77777777">
            <w:pPr>
              <w:jc w:val="both"/>
              <w:rPr>
                <w:rFonts w:cs="Arial"/>
                <w:color w:val="000000"/>
                <w:sz w:val="22"/>
                <w:szCs w:val="22"/>
                <w:lang w:eastAsia="en-GB"/>
              </w:rPr>
            </w:pPr>
            <w:r w:rsidRPr="009106EC">
              <w:rPr>
                <w:rFonts w:cs="Arial"/>
                <w:color w:val="000000"/>
                <w:sz w:val="22"/>
                <w:szCs w:val="22"/>
                <w:lang w:eastAsia="en-GB"/>
              </w:rPr>
              <w:t>935</w:t>
            </w:r>
          </w:p>
        </w:tc>
        <w:tc>
          <w:tcPr>
            <w:tcW w:w="1430" w:type="dxa"/>
            <w:shd w:val="clear" w:color="auto" w:fill="auto"/>
            <w:noWrap/>
            <w:vAlign w:val="center"/>
            <w:hideMark/>
          </w:tcPr>
          <w:p w:rsidRPr="009106EC" w:rsidR="00554C21" w:rsidP="001862D1" w:rsidRDefault="00554C21" w14:paraId="5AA77E5A" w14:textId="77777777">
            <w:pPr>
              <w:jc w:val="both"/>
              <w:rPr>
                <w:rFonts w:cs="Arial"/>
                <w:b/>
                <w:bCs/>
                <w:color w:val="000000"/>
                <w:sz w:val="22"/>
                <w:szCs w:val="22"/>
                <w:lang w:eastAsia="en-GB"/>
              </w:rPr>
            </w:pPr>
            <w:r w:rsidRPr="009106EC">
              <w:rPr>
                <w:rFonts w:cs="Arial"/>
                <w:b/>
                <w:bCs/>
                <w:color w:val="000000"/>
                <w:sz w:val="22"/>
                <w:szCs w:val="22"/>
                <w:lang w:eastAsia="en-GB"/>
              </w:rPr>
              <w:t>142,985</w:t>
            </w:r>
          </w:p>
        </w:tc>
      </w:tr>
      <w:tr w:rsidRPr="009106EC" w:rsidR="00554C21" w:rsidTr="009106EC" w14:paraId="0887085C" w14:textId="77777777">
        <w:trPr>
          <w:trHeight w:val="162"/>
        </w:trPr>
        <w:tc>
          <w:tcPr>
            <w:tcW w:w="2689" w:type="dxa"/>
            <w:shd w:val="clear" w:color="auto" w:fill="auto"/>
            <w:noWrap/>
            <w:vAlign w:val="center"/>
            <w:hideMark/>
          </w:tcPr>
          <w:p w:rsidRPr="009106EC" w:rsidR="00554C21" w:rsidP="001862D1" w:rsidRDefault="00554C21" w14:paraId="3312D00C" w14:textId="77777777">
            <w:pPr>
              <w:jc w:val="both"/>
              <w:rPr>
                <w:rFonts w:cs="Arial"/>
                <w:color w:val="000000"/>
                <w:sz w:val="22"/>
                <w:szCs w:val="22"/>
                <w:lang w:eastAsia="en-GB"/>
              </w:rPr>
            </w:pPr>
            <w:r w:rsidRPr="009106EC">
              <w:rPr>
                <w:rFonts w:cs="Arial"/>
                <w:color w:val="000000"/>
                <w:sz w:val="22"/>
                <w:szCs w:val="22"/>
                <w:lang w:eastAsia="en-GB"/>
              </w:rPr>
              <w:t>Education</w:t>
            </w:r>
          </w:p>
        </w:tc>
        <w:tc>
          <w:tcPr>
            <w:tcW w:w="1701" w:type="dxa"/>
            <w:shd w:val="clear" w:color="auto" w:fill="auto"/>
            <w:noWrap/>
            <w:vAlign w:val="center"/>
            <w:hideMark/>
          </w:tcPr>
          <w:p w:rsidRPr="009106EC" w:rsidR="00554C21" w:rsidP="001862D1" w:rsidRDefault="00554C21" w14:paraId="73C42E67" w14:textId="77777777">
            <w:pPr>
              <w:jc w:val="both"/>
              <w:rPr>
                <w:rFonts w:cs="Arial"/>
                <w:color w:val="000000"/>
                <w:sz w:val="22"/>
                <w:szCs w:val="22"/>
                <w:lang w:eastAsia="en-GB"/>
              </w:rPr>
            </w:pPr>
            <w:r w:rsidRPr="009106EC">
              <w:rPr>
                <w:rFonts w:cs="Arial"/>
                <w:color w:val="000000"/>
                <w:sz w:val="22"/>
                <w:szCs w:val="22"/>
                <w:lang w:eastAsia="en-GB"/>
              </w:rPr>
              <w:t>31,820</w:t>
            </w:r>
          </w:p>
        </w:tc>
        <w:tc>
          <w:tcPr>
            <w:tcW w:w="1559" w:type="dxa"/>
            <w:shd w:val="clear" w:color="auto" w:fill="auto"/>
            <w:noWrap/>
            <w:vAlign w:val="center"/>
            <w:hideMark/>
          </w:tcPr>
          <w:p w:rsidRPr="009106EC" w:rsidR="00554C21" w:rsidP="001862D1" w:rsidRDefault="00554C21" w14:paraId="483521A6" w14:textId="77777777">
            <w:pPr>
              <w:jc w:val="both"/>
              <w:rPr>
                <w:rFonts w:cs="Arial"/>
                <w:color w:val="000000"/>
                <w:sz w:val="22"/>
                <w:szCs w:val="22"/>
                <w:lang w:eastAsia="en-GB"/>
              </w:rPr>
            </w:pPr>
            <w:r w:rsidRPr="009106EC">
              <w:rPr>
                <w:rFonts w:cs="Arial"/>
                <w:color w:val="000000"/>
                <w:sz w:val="22"/>
                <w:szCs w:val="22"/>
                <w:lang w:eastAsia="en-GB"/>
              </w:rPr>
              <w:t>18,410</w:t>
            </w:r>
          </w:p>
        </w:tc>
        <w:tc>
          <w:tcPr>
            <w:tcW w:w="1559" w:type="dxa"/>
            <w:shd w:val="clear" w:color="auto" w:fill="auto"/>
            <w:noWrap/>
            <w:vAlign w:val="center"/>
            <w:hideMark/>
          </w:tcPr>
          <w:p w:rsidRPr="009106EC" w:rsidR="00554C21" w:rsidP="001862D1" w:rsidRDefault="00554C21" w14:paraId="3958BD70" w14:textId="77777777">
            <w:pPr>
              <w:jc w:val="both"/>
              <w:rPr>
                <w:rFonts w:cs="Arial"/>
                <w:color w:val="000000"/>
                <w:sz w:val="22"/>
                <w:szCs w:val="22"/>
                <w:lang w:eastAsia="en-GB"/>
              </w:rPr>
            </w:pPr>
            <w:r w:rsidRPr="009106EC">
              <w:rPr>
                <w:rFonts w:cs="Arial"/>
                <w:color w:val="000000"/>
                <w:sz w:val="22"/>
                <w:szCs w:val="22"/>
                <w:lang w:eastAsia="en-GB"/>
              </w:rPr>
              <w:t>11,850</w:t>
            </w:r>
          </w:p>
        </w:tc>
        <w:tc>
          <w:tcPr>
            <w:tcW w:w="1559" w:type="dxa"/>
            <w:shd w:val="clear" w:color="auto" w:fill="auto"/>
            <w:noWrap/>
            <w:vAlign w:val="center"/>
            <w:hideMark/>
          </w:tcPr>
          <w:p w:rsidRPr="009106EC" w:rsidR="00554C21" w:rsidP="001862D1" w:rsidRDefault="00554C21" w14:paraId="1C684D41" w14:textId="77777777">
            <w:pPr>
              <w:jc w:val="both"/>
              <w:rPr>
                <w:rFonts w:cs="Arial"/>
                <w:color w:val="000000"/>
                <w:sz w:val="22"/>
                <w:szCs w:val="22"/>
                <w:lang w:eastAsia="en-GB"/>
              </w:rPr>
            </w:pPr>
            <w:r w:rsidRPr="009106EC">
              <w:rPr>
                <w:rFonts w:cs="Arial"/>
                <w:color w:val="000000"/>
                <w:sz w:val="22"/>
                <w:szCs w:val="22"/>
                <w:lang w:eastAsia="en-GB"/>
              </w:rPr>
              <w:t>770</w:t>
            </w:r>
          </w:p>
        </w:tc>
        <w:tc>
          <w:tcPr>
            <w:tcW w:w="1430" w:type="dxa"/>
            <w:shd w:val="clear" w:color="auto" w:fill="auto"/>
            <w:noWrap/>
            <w:vAlign w:val="center"/>
            <w:hideMark/>
          </w:tcPr>
          <w:p w:rsidRPr="009106EC" w:rsidR="00554C21" w:rsidP="001862D1" w:rsidRDefault="00554C21" w14:paraId="686868BD" w14:textId="77777777">
            <w:pPr>
              <w:jc w:val="both"/>
              <w:rPr>
                <w:rFonts w:cs="Arial"/>
                <w:b/>
                <w:bCs/>
                <w:color w:val="000000"/>
                <w:sz w:val="22"/>
                <w:szCs w:val="22"/>
                <w:lang w:eastAsia="en-GB"/>
              </w:rPr>
            </w:pPr>
            <w:r w:rsidRPr="009106EC">
              <w:rPr>
                <w:rFonts w:cs="Arial"/>
                <w:b/>
                <w:bCs/>
                <w:color w:val="000000"/>
                <w:sz w:val="22"/>
                <w:szCs w:val="22"/>
                <w:lang w:eastAsia="en-GB"/>
              </w:rPr>
              <w:t>62,850</w:t>
            </w:r>
          </w:p>
        </w:tc>
      </w:tr>
      <w:tr w:rsidRPr="009106EC" w:rsidR="00554C21" w:rsidTr="009106EC" w14:paraId="25AFBCAE" w14:textId="77777777">
        <w:trPr>
          <w:trHeight w:val="162"/>
        </w:trPr>
        <w:tc>
          <w:tcPr>
            <w:tcW w:w="2689" w:type="dxa"/>
            <w:shd w:val="clear" w:color="auto" w:fill="auto"/>
            <w:noWrap/>
            <w:vAlign w:val="center"/>
            <w:hideMark/>
          </w:tcPr>
          <w:p w:rsidRPr="009106EC" w:rsidR="00554C21" w:rsidP="001862D1" w:rsidRDefault="00554C21" w14:paraId="3F5861E7" w14:textId="77777777">
            <w:pPr>
              <w:jc w:val="both"/>
              <w:rPr>
                <w:rFonts w:cs="Arial"/>
                <w:color w:val="000000"/>
                <w:sz w:val="22"/>
                <w:szCs w:val="22"/>
                <w:lang w:eastAsia="en-GB"/>
              </w:rPr>
            </w:pPr>
            <w:r w:rsidRPr="009106EC">
              <w:rPr>
                <w:rFonts w:cs="Arial"/>
                <w:color w:val="000000"/>
                <w:sz w:val="22"/>
                <w:szCs w:val="22"/>
                <w:lang w:eastAsia="en-GB"/>
              </w:rPr>
              <w:t>Transport &amp; Storage</w:t>
            </w:r>
          </w:p>
        </w:tc>
        <w:tc>
          <w:tcPr>
            <w:tcW w:w="1701" w:type="dxa"/>
            <w:shd w:val="clear" w:color="auto" w:fill="auto"/>
            <w:noWrap/>
            <w:vAlign w:val="center"/>
            <w:hideMark/>
          </w:tcPr>
          <w:p w:rsidRPr="009106EC" w:rsidR="00554C21" w:rsidP="001862D1" w:rsidRDefault="00554C21" w14:paraId="3CB0A266" w14:textId="77777777">
            <w:pPr>
              <w:jc w:val="both"/>
              <w:rPr>
                <w:rFonts w:cs="Arial"/>
                <w:color w:val="000000"/>
                <w:sz w:val="22"/>
                <w:szCs w:val="22"/>
                <w:lang w:eastAsia="en-GB"/>
              </w:rPr>
            </w:pPr>
            <w:r w:rsidRPr="009106EC">
              <w:rPr>
                <w:rFonts w:cs="Arial"/>
                <w:color w:val="000000"/>
                <w:sz w:val="22"/>
                <w:szCs w:val="22"/>
                <w:lang w:eastAsia="en-GB"/>
              </w:rPr>
              <w:t>96,220</w:t>
            </w:r>
          </w:p>
        </w:tc>
        <w:tc>
          <w:tcPr>
            <w:tcW w:w="1559" w:type="dxa"/>
            <w:shd w:val="clear" w:color="auto" w:fill="auto"/>
            <w:noWrap/>
            <w:vAlign w:val="center"/>
            <w:hideMark/>
          </w:tcPr>
          <w:p w:rsidRPr="009106EC" w:rsidR="00554C21" w:rsidP="001862D1" w:rsidRDefault="00554C21" w14:paraId="5F5307D5" w14:textId="77777777">
            <w:pPr>
              <w:jc w:val="both"/>
              <w:rPr>
                <w:rFonts w:cs="Arial"/>
                <w:color w:val="000000"/>
                <w:sz w:val="22"/>
                <w:szCs w:val="22"/>
                <w:lang w:eastAsia="en-GB"/>
              </w:rPr>
            </w:pPr>
            <w:r w:rsidRPr="009106EC">
              <w:rPr>
                <w:rFonts w:cs="Arial"/>
                <w:color w:val="000000"/>
                <w:sz w:val="22"/>
                <w:szCs w:val="22"/>
                <w:lang w:eastAsia="en-GB"/>
              </w:rPr>
              <w:t>10,805</w:t>
            </w:r>
          </w:p>
        </w:tc>
        <w:tc>
          <w:tcPr>
            <w:tcW w:w="1559" w:type="dxa"/>
            <w:shd w:val="clear" w:color="auto" w:fill="auto"/>
            <w:noWrap/>
            <w:vAlign w:val="center"/>
            <w:hideMark/>
          </w:tcPr>
          <w:p w:rsidRPr="009106EC" w:rsidR="00554C21" w:rsidP="001862D1" w:rsidRDefault="00554C21" w14:paraId="0F605BFC" w14:textId="77777777">
            <w:pPr>
              <w:jc w:val="both"/>
              <w:rPr>
                <w:rFonts w:cs="Arial"/>
                <w:color w:val="000000"/>
                <w:sz w:val="22"/>
                <w:szCs w:val="22"/>
                <w:lang w:eastAsia="en-GB"/>
              </w:rPr>
            </w:pPr>
            <w:r w:rsidRPr="009106EC">
              <w:rPr>
                <w:rFonts w:cs="Arial"/>
                <w:color w:val="000000"/>
                <w:sz w:val="22"/>
                <w:szCs w:val="22"/>
                <w:lang w:eastAsia="en-GB"/>
              </w:rPr>
              <w:t>3,695</w:t>
            </w:r>
          </w:p>
        </w:tc>
        <w:tc>
          <w:tcPr>
            <w:tcW w:w="1559" w:type="dxa"/>
            <w:shd w:val="clear" w:color="auto" w:fill="auto"/>
            <w:noWrap/>
            <w:vAlign w:val="center"/>
            <w:hideMark/>
          </w:tcPr>
          <w:p w:rsidRPr="009106EC" w:rsidR="00554C21" w:rsidP="001862D1" w:rsidRDefault="00554C21" w14:paraId="7EB591B5" w14:textId="77777777">
            <w:pPr>
              <w:jc w:val="both"/>
              <w:rPr>
                <w:rFonts w:cs="Arial"/>
                <w:color w:val="000000"/>
                <w:sz w:val="22"/>
                <w:szCs w:val="22"/>
                <w:lang w:eastAsia="en-GB"/>
              </w:rPr>
            </w:pPr>
            <w:r w:rsidRPr="009106EC">
              <w:rPr>
                <w:rFonts w:cs="Arial"/>
                <w:color w:val="000000"/>
                <w:sz w:val="22"/>
                <w:szCs w:val="22"/>
                <w:lang w:eastAsia="en-GB"/>
              </w:rPr>
              <w:t>750</w:t>
            </w:r>
          </w:p>
        </w:tc>
        <w:tc>
          <w:tcPr>
            <w:tcW w:w="1430" w:type="dxa"/>
            <w:shd w:val="clear" w:color="auto" w:fill="auto"/>
            <w:noWrap/>
            <w:vAlign w:val="center"/>
            <w:hideMark/>
          </w:tcPr>
          <w:p w:rsidRPr="009106EC" w:rsidR="00554C21" w:rsidP="001862D1" w:rsidRDefault="00554C21" w14:paraId="16A3D1AE" w14:textId="77777777">
            <w:pPr>
              <w:jc w:val="both"/>
              <w:rPr>
                <w:rFonts w:cs="Arial"/>
                <w:b/>
                <w:bCs/>
                <w:color w:val="000000"/>
                <w:sz w:val="22"/>
                <w:szCs w:val="22"/>
                <w:lang w:eastAsia="en-GB"/>
              </w:rPr>
            </w:pPr>
            <w:r w:rsidRPr="009106EC">
              <w:rPr>
                <w:rFonts w:cs="Arial"/>
                <w:b/>
                <w:bCs/>
                <w:color w:val="000000"/>
                <w:sz w:val="22"/>
                <w:szCs w:val="22"/>
                <w:lang w:eastAsia="en-GB"/>
              </w:rPr>
              <w:t>111,470</w:t>
            </w:r>
          </w:p>
        </w:tc>
      </w:tr>
      <w:tr w:rsidRPr="009106EC" w:rsidR="00554C21" w:rsidTr="009106EC" w14:paraId="612C095B" w14:textId="77777777">
        <w:trPr>
          <w:trHeight w:val="162"/>
        </w:trPr>
        <w:tc>
          <w:tcPr>
            <w:tcW w:w="2689" w:type="dxa"/>
            <w:shd w:val="clear" w:color="auto" w:fill="auto"/>
            <w:noWrap/>
            <w:vAlign w:val="center"/>
            <w:hideMark/>
          </w:tcPr>
          <w:p w:rsidRPr="009106EC" w:rsidR="00554C21" w:rsidP="001862D1" w:rsidRDefault="00554C21" w14:paraId="61E62917" w14:textId="77777777">
            <w:pPr>
              <w:jc w:val="both"/>
              <w:rPr>
                <w:rFonts w:cs="Arial"/>
                <w:color w:val="000000"/>
                <w:sz w:val="22"/>
                <w:szCs w:val="22"/>
                <w:lang w:eastAsia="en-GB"/>
              </w:rPr>
            </w:pPr>
            <w:r w:rsidRPr="009106EC">
              <w:rPr>
                <w:rFonts w:cs="Arial"/>
                <w:color w:val="000000"/>
                <w:sz w:val="22"/>
                <w:szCs w:val="22"/>
                <w:lang w:eastAsia="en-GB"/>
              </w:rPr>
              <w:t>Offices &amp; other Services</w:t>
            </w:r>
          </w:p>
        </w:tc>
        <w:tc>
          <w:tcPr>
            <w:tcW w:w="1701" w:type="dxa"/>
            <w:shd w:val="clear" w:color="auto" w:fill="auto"/>
            <w:noWrap/>
            <w:vAlign w:val="center"/>
            <w:hideMark/>
          </w:tcPr>
          <w:p w:rsidRPr="009106EC" w:rsidR="00554C21" w:rsidP="001862D1" w:rsidRDefault="00554C21" w14:paraId="55C334F1" w14:textId="77777777">
            <w:pPr>
              <w:jc w:val="both"/>
              <w:rPr>
                <w:rFonts w:cs="Arial"/>
                <w:color w:val="000000"/>
                <w:sz w:val="22"/>
                <w:szCs w:val="22"/>
                <w:lang w:eastAsia="en-GB"/>
              </w:rPr>
            </w:pPr>
            <w:r w:rsidRPr="009106EC">
              <w:rPr>
                <w:rFonts w:cs="Arial"/>
                <w:color w:val="000000"/>
                <w:sz w:val="22"/>
                <w:szCs w:val="22"/>
                <w:lang w:eastAsia="en-GB"/>
              </w:rPr>
              <w:t>1,114,140</w:t>
            </w:r>
          </w:p>
        </w:tc>
        <w:tc>
          <w:tcPr>
            <w:tcW w:w="1559" w:type="dxa"/>
            <w:shd w:val="clear" w:color="auto" w:fill="auto"/>
            <w:noWrap/>
            <w:vAlign w:val="center"/>
            <w:hideMark/>
          </w:tcPr>
          <w:p w:rsidRPr="009106EC" w:rsidR="00554C21" w:rsidP="001862D1" w:rsidRDefault="00554C21" w14:paraId="3CD2D65F" w14:textId="77777777">
            <w:pPr>
              <w:jc w:val="both"/>
              <w:rPr>
                <w:rFonts w:cs="Arial"/>
                <w:color w:val="000000"/>
                <w:sz w:val="22"/>
                <w:szCs w:val="22"/>
                <w:lang w:eastAsia="en-GB"/>
              </w:rPr>
            </w:pPr>
            <w:r w:rsidRPr="009106EC">
              <w:rPr>
                <w:rFonts w:cs="Arial"/>
                <w:color w:val="000000"/>
                <w:sz w:val="22"/>
                <w:szCs w:val="22"/>
                <w:lang w:eastAsia="en-GB"/>
              </w:rPr>
              <w:t>96,615</w:t>
            </w:r>
          </w:p>
        </w:tc>
        <w:tc>
          <w:tcPr>
            <w:tcW w:w="1559" w:type="dxa"/>
            <w:shd w:val="clear" w:color="auto" w:fill="auto"/>
            <w:noWrap/>
            <w:vAlign w:val="center"/>
            <w:hideMark/>
          </w:tcPr>
          <w:p w:rsidRPr="009106EC" w:rsidR="00554C21" w:rsidP="001862D1" w:rsidRDefault="00554C21" w14:paraId="7F76C5A9" w14:textId="77777777">
            <w:pPr>
              <w:jc w:val="both"/>
              <w:rPr>
                <w:rFonts w:cs="Arial"/>
                <w:color w:val="000000"/>
                <w:sz w:val="22"/>
                <w:szCs w:val="22"/>
                <w:lang w:eastAsia="en-GB"/>
              </w:rPr>
            </w:pPr>
            <w:r w:rsidRPr="009106EC">
              <w:rPr>
                <w:rFonts w:cs="Arial"/>
                <w:color w:val="000000"/>
                <w:sz w:val="22"/>
                <w:szCs w:val="22"/>
                <w:lang w:eastAsia="en-GB"/>
              </w:rPr>
              <w:t>21,060</w:t>
            </w:r>
          </w:p>
        </w:tc>
        <w:tc>
          <w:tcPr>
            <w:tcW w:w="1559" w:type="dxa"/>
            <w:shd w:val="clear" w:color="auto" w:fill="auto"/>
            <w:noWrap/>
            <w:vAlign w:val="center"/>
            <w:hideMark/>
          </w:tcPr>
          <w:p w:rsidRPr="009106EC" w:rsidR="00554C21" w:rsidP="001862D1" w:rsidRDefault="00554C21" w14:paraId="0A89EBB8" w14:textId="77777777">
            <w:pPr>
              <w:jc w:val="both"/>
              <w:rPr>
                <w:rFonts w:cs="Arial"/>
                <w:color w:val="000000"/>
                <w:sz w:val="22"/>
                <w:szCs w:val="22"/>
                <w:lang w:eastAsia="en-GB"/>
              </w:rPr>
            </w:pPr>
            <w:r w:rsidRPr="009106EC">
              <w:rPr>
                <w:rFonts w:cs="Arial"/>
                <w:color w:val="000000"/>
                <w:sz w:val="22"/>
                <w:szCs w:val="22"/>
                <w:lang w:eastAsia="en-GB"/>
              </w:rPr>
              <w:t>4,775</w:t>
            </w:r>
          </w:p>
        </w:tc>
        <w:tc>
          <w:tcPr>
            <w:tcW w:w="1430" w:type="dxa"/>
            <w:shd w:val="clear" w:color="auto" w:fill="auto"/>
            <w:noWrap/>
            <w:vAlign w:val="center"/>
            <w:hideMark/>
          </w:tcPr>
          <w:p w:rsidRPr="009106EC" w:rsidR="00554C21" w:rsidP="001862D1" w:rsidRDefault="00554C21" w14:paraId="6824A71E" w14:textId="77777777">
            <w:pPr>
              <w:jc w:val="both"/>
              <w:rPr>
                <w:rFonts w:cs="Arial"/>
                <w:b/>
                <w:bCs/>
                <w:color w:val="000000"/>
                <w:sz w:val="22"/>
                <w:szCs w:val="22"/>
                <w:lang w:eastAsia="en-GB"/>
              </w:rPr>
            </w:pPr>
            <w:r w:rsidRPr="009106EC">
              <w:rPr>
                <w:rFonts w:cs="Arial"/>
                <w:b/>
                <w:bCs/>
                <w:color w:val="000000"/>
                <w:sz w:val="22"/>
                <w:szCs w:val="22"/>
                <w:lang w:eastAsia="en-GB"/>
              </w:rPr>
              <w:t>1,236,590</w:t>
            </w:r>
          </w:p>
        </w:tc>
      </w:tr>
      <w:tr w:rsidRPr="009106EC" w:rsidR="00554C21" w:rsidTr="009106EC" w14:paraId="08CB7825" w14:textId="77777777">
        <w:trPr>
          <w:trHeight w:val="106"/>
        </w:trPr>
        <w:tc>
          <w:tcPr>
            <w:tcW w:w="2689" w:type="dxa"/>
            <w:shd w:val="clear" w:color="auto" w:fill="auto"/>
            <w:noWrap/>
            <w:vAlign w:val="center"/>
            <w:hideMark/>
          </w:tcPr>
          <w:p w:rsidRPr="009106EC" w:rsidR="00554C21" w:rsidP="001862D1" w:rsidRDefault="00554C21" w14:paraId="716FD1A1" w14:textId="77777777">
            <w:pPr>
              <w:jc w:val="both"/>
              <w:rPr>
                <w:rFonts w:cs="Arial"/>
                <w:b/>
                <w:bCs/>
                <w:color w:val="000000"/>
                <w:sz w:val="22"/>
                <w:szCs w:val="22"/>
                <w:lang w:eastAsia="en-GB"/>
              </w:rPr>
            </w:pPr>
            <w:r w:rsidRPr="009106EC">
              <w:rPr>
                <w:rFonts w:cs="Arial"/>
                <w:b/>
                <w:bCs/>
                <w:color w:val="000000"/>
                <w:sz w:val="22"/>
                <w:szCs w:val="22"/>
                <w:lang w:eastAsia="en-GB"/>
              </w:rPr>
              <w:t>Total</w:t>
            </w:r>
          </w:p>
        </w:tc>
        <w:tc>
          <w:tcPr>
            <w:tcW w:w="1701" w:type="dxa"/>
            <w:shd w:val="clear" w:color="auto" w:fill="auto"/>
            <w:noWrap/>
            <w:vAlign w:val="center"/>
            <w:hideMark/>
          </w:tcPr>
          <w:p w:rsidRPr="009106EC" w:rsidR="00554C21" w:rsidP="001862D1" w:rsidRDefault="00554C21" w14:paraId="69CA0B11" w14:textId="77777777">
            <w:pPr>
              <w:jc w:val="both"/>
              <w:rPr>
                <w:rFonts w:cs="Arial"/>
                <w:b/>
                <w:bCs/>
                <w:color w:val="000000"/>
                <w:sz w:val="22"/>
                <w:szCs w:val="22"/>
                <w:lang w:eastAsia="en-GB"/>
              </w:rPr>
            </w:pPr>
            <w:r w:rsidRPr="009106EC">
              <w:rPr>
                <w:rFonts w:cs="Arial"/>
                <w:b/>
                <w:bCs/>
                <w:color w:val="000000"/>
                <w:sz w:val="22"/>
                <w:szCs w:val="22"/>
                <w:lang w:eastAsia="en-GB"/>
              </w:rPr>
              <w:t>1,802,845</w:t>
            </w:r>
          </w:p>
        </w:tc>
        <w:tc>
          <w:tcPr>
            <w:tcW w:w="1559" w:type="dxa"/>
            <w:shd w:val="clear" w:color="auto" w:fill="auto"/>
            <w:noWrap/>
            <w:vAlign w:val="center"/>
            <w:hideMark/>
          </w:tcPr>
          <w:p w:rsidRPr="009106EC" w:rsidR="00554C21" w:rsidP="001862D1" w:rsidRDefault="00554C21" w14:paraId="07177581" w14:textId="77777777">
            <w:pPr>
              <w:jc w:val="both"/>
              <w:rPr>
                <w:rFonts w:cs="Arial"/>
                <w:b/>
                <w:bCs/>
                <w:color w:val="000000"/>
                <w:sz w:val="22"/>
                <w:szCs w:val="22"/>
                <w:lang w:eastAsia="en-GB"/>
              </w:rPr>
            </w:pPr>
            <w:r w:rsidRPr="009106EC">
              <w:rPr>
                <w:rFonts w:cs="Arial"/>
                <w:b/>
                <w:bCs/>
                <w:color w:val="000000"/>
                <w:sz w:val="22"/>
                <w:szCs w:val="22"/>
                <w:lang w:eastAsia="en-GB"/>
              </w:rPr>
              <w:t>290,290</w:t>
            </w:r>
          </w:p>
        </w:tc>
        <w:tc>
          <w:tcPr>
            <w:tcW w:w="1559" w:type="dxa"/>
            <w:shd w:val="clear" w:color="auto" w:fill="auto"/>
            <w:noWrap/>
            <w:vAlign w:val="center"/>
            <w:hideMark/>
          </w:tcPr>
          <w:p w:rsidRPr="009106EC" w:rsidR="00554C21" w:rsidP="001862D1" w:rsidRDefault="00554C21" w14:paraId="2A037FAD" w14:textId="77777777">
            <w:pPr>
              <w:jc w:val="both"/>
              <w:rPr>
                <w:rFonts w:cs="Arial"/>
                <w:b/>
                <w:bCs/>
                <w:color w:val="000000"/>
                <w:sz w:val="22"/>
                <w:szCs w:val="22"/>
                <w:lang w:eastAsia="en-GB"/>
              </w:rPr>
            </w:pPr>
            <w:r w:rsidRPr="009106EC">
              <w:rPr>
                <w:rFonts w:cs="Arial"/>
                <w:b/>
                <w:bCs/>
                <w:color w:val="000000"/>
                <w:sz w:val="22"/>
                <w:szCs w:val="22"/>
                <w:lang w:eastAsia="en-GB"/>
              </w:rPr>
              <w:t>60,530</w:t>
            </w:r>
          </w:p>
        </w:tc>
        <w:tc>
          <w:tcPr>
            <w:tcW w:w="1559" w:type="dxa"/>
            <w:shd w:val="clear" w:color="auto" w:fill="auto"/>
            <w:noWrap/>
            <w:vAlign w:val="center"/>
            <w:hideMark/>
          </w:tcPr>
          <w:p w:rsidRPr="009106EC" w:rsidR="00554C21" w:rsidP="001862D1" w:rsidRDefault="00554C21" w14:paraId="6345D0F5" w14:textId="77777777">
            <w:pPr>
              <w:jc w:val="both"/>
              <w:rPr>
                <w:rFonts w:cs="Arial"/>
                <w:b/>
                <w:bCs/>
                <w:color w:val="000000"/>
                <w:sz w:val="22"/>
                <w:szCs w:val="22"/>
                <w:lang w:eastAsia="en-GB"/>
              </w:rPr>
            </w:pPr>
            <w:r w:rsidRPr="009106EC">
              <w:rPr>
                <w:rFonts w:cs="Arial"/>
                <w:b/>
                <w:bCs/>
                <w:color w:val="000000"/>
                <w:sz w:val="22"/>
                <w:szCs w:val="22"/>
                <w:lang w:eastAsia="en-GB"/>
              </w:rPr>
              <w:t>9,285</w:t>
            </w:r>
          </w:p>
        </w:tc>
        <w:tc>
          <w:tcPr>
            <w:tcW w:w="1430" w:type="dxa"/>
            <w:shd w:val="clear" w:color="auto" w:fill="auto"/>
            <w:noWrap/>
            <w:vAlign w:val="center"/>
            <w:hideMark/>
          </w:tcPr>
          <w:p w:rsidRPr="009106EC" w:rsidR="00554C21" w:rsidP="001862D1" w:rsidRDefault="00554C21" w14:paraId="086E414A" w14:textId="77777777">
            <w:pPr>
              <w:jc w:val="both"/>
              <w:rPr>
                <w:rFonts w:cs="Arial"/>
                <w:b/>
                <w:color w:val="000000"/>
                <w:sz w:val="22"/>
                <w:szCs w:val="22"/>
                <w:lang w:eastAsia="en-GB"/>
              </w:rPr>
            </w:pPr>
            <w:r w:rsidRPr="009106EC">
              <w:rPr>
                <w:rFonts w:cs="Arial"/>
                <w:b/>
                <w:bCs/>
                <w:color w:val="000000"/>
                <w:sz w:val="22"/>
                <w:szCs w:val="22"/>
                <w:lang w:eastAsia="en-GB"/>
              </w:rPr>
              <w:t>2,155,255</w:t>
            </w:r>
          </w:p>
        </w:tc>
      </w:tr>
    </w:tbl>
    <w:p w:rsidRPr="00451F33" w:rsidR="00554C21" w:rsidP="00554C21" w:rsidRDefault="00554C21" w14:paraId="00CCE921" w14:textId="40DA8CBB">
      <w:pPr>
        <w:jc w:val="both"/>
        <w:rPr>
          <w:rFonts w:cs="Arial"/>
          <w:sz w:val="20"/>
          <w:szCs w:val="20"/>
        </w:rPr>
      </w:pPr>
      <w:r w:rsidRPr="00451F33">
        <w:rPr>
          <w:rFonts w:cs="Arial"/>
          <w:sz w:val="22"/>
          <w:szCs w:val="22"/>
        </w:rPr>
        <w:t>Source: WRAP</w:t>
      </w:r>
      <w:r w:rsidR="00641A00">
        <w:rPr>
          <w:rFonts w:cs="Arial"/>
          <w:sz w:val="22"/>
          <w:szCs w:val="22"/>
        </w:rPr>
        <w:t>’s</w:t>
      </w:r>
      <w:r w:rsidRPr="00451F33">
        <w:rPr>
          <w:rFonts w:cs="Arial"/>
          <w:sz w:val="22"/>
          <w:szCs w:val="22"/>
        </w:rPr>
        <w:t xml:space="preserve"> Business count based on the IDBR register from the Office for National Statistics (ONS)</w:t>
      </w:r>
    </w:p>
    <w:p w:rsidRPr="00451F33" w:rsidR="00554C21" w:rsidP="00554C21" w:rsidRDefault="00554C21" w14:paraId="5018479E" w14:textId="77777777">
      <w:pPr>
        <w:jc w:val="both"/>
        <w:rPr>
          <w:rFonts w:cs="Arial"/>
        </w:rPr>
      </w:pPr>
    </w:p>
    <w:p w:rsidRPr="00451F33" w:rsidR="005D4CC0" w:rsidP="005D4CC0" w:rsidRDefault="503BDCDE" w14:paraId="52D8A61D" w14:textId="515B7D06">
      <w:pPr>
        <w:jc w:val="both"/>
        <w:rPr>
          <w:rFonts w:cs="Arial"/>
        </w:rPr>
      </w:pPr>
      <w:r w:rsidRPr="00451F33">
        <w:rPr>
          <w:rFonts w:cs="Arial"/>
        </w:rPr>
        <w:t>Defra commissioned WRAP to map the national NHM data returns onto the individual business profiles. This research estimates the NHM sector produced 25.4 million tonnes of waste</w:t>
      </w:r>
      <w:r w:rsidRPr="00451F33" w:rsidR="005D4CC0">
        <w:rPr>
          <w:rStyle w:val="FootnoteReference"/>
          <w:rFonts w:cs="Arial"/>
        </w:rPr>
        <w:footnoteReference w:id="136"/>
      </w:r>
      <w:r w:rsidRPr="00451F33">
        <w:rPr>
          <w:rFonts w:cs="Arial"/>
        </w:rPr>
        <w:t xml:space="preserve"> in </w:t>
      </w:r>
      <w:r w:rsidRPr="009106EC">
        <w:rPr>
          <w:rFonts w:cs="Arial"/>
        </w:rPr>
        <w:t>2018.</w:t>
      </w:r>
      <w:r w:rsidRPr="00451F33">
        <w:rPr>
          <w:rFonts w:cs="Arial"/>
        </w:rPr>
        <w:t xml:space="preserve"> All NHM data, including this total waste arisings figure is a median-averaged figure comprised of four estimated sensitivities that WRAP have developed. Although granular data and assumptions have been applied to calculate high-level sector break-down, it will not show the exact data for individual businesses, and this </w:t>
      </w:r>
      <w:r w:rsidRPr="7C995945">
        <w:rPr>
          <w:rFonts w:cs="Arial"/>
          <w:i/>
          <w:iCs/>
        </w:rPr>
        <w:t>cannot</w:t>
      </w:r>
      <w:r w:rsidRPr="7C995945">
        <w:rPr>
          <w:rFonts w:cs="Arial"/>
          <w:b/>
          <w:bCs/>
        </w:rPr>
        <w:t xml:space="preserve"> </w:t>
      </w:r>
      <w:r w:rsidRPr="00451F33">
        <w:rPr>
          <w:rFonts w:cs="Arial"/>
        </w:rPr>
        <w:t>be calculated with the data available</w:t>
      </w:r>
      <w:r w:rsidRPr="009106EC">
        <w:rPr>
          <w:rFonts w:cs="Arial"/>
        </w:rPr>
        <w:t>. The methodology on these four sensitivities can be found in more detail in the ‘Key NHM Scenario Assumptions’ section (see Section 6).</w:t>
      </w:r>
    </w:p>
    <w:p w:rsidR="005D4CC0" w:rsidP="00554C21" w:rsidRDefault="005D4CC0" w14:paraId="44D34DB3" w14:textId="77777777">
      <w:pPr>
        <w:jc w:val="both"/>
        <w:rPr>
          <w:rFonts w:cs="Arial"/>
        </w:rPr>
      </w:pPr>
    </w:p>
    <w:p w:rsidRPr="00451F33" w:rsidR="00554C21" w:rsidP="00554C21" w:rsidRDefault="2103847F" w14:paraId="4E804DD1" w14:textId="3DD82B44">
      <w:pPr>
        <w:jc w:val="both"/>
        <w:rPr>
          <w:rFonts w:cs="Arial"/>
        </w:rPr>
      </w:pPr>
      <w:r w:rsidRPr="00451F33">
        <w:rPr>
          <w:rFonts w:cs="Arial"/>
        </w:rPr>
        <w:t>The highest contribution of waste arisings comes from the Retail and Wholesale sector, accounting for 3</w:t>
      </w:r>
      <w:r>
        <w:rPr>
          <w:rFonts w:cs="Arial"/>
        </w:rPr>
        <w:t>7.0</w:t>
      </w:r>
      <w:r w:rsidRPr="00451F33">
        <w:rPr>
          <w:rFonts w:cs="Arial"/>
        </w:rPr>
        <w:t>% of total NHM waste arisings, with Office and other Services second (</w:t>
      </w:r>
      <w:r>
        <w:rPr>
          <w:rFonts w:cs="Arial"/>
        </w:rPr>
        <w:t>20</w:t>
      </w:r>
      <w:r w:rsidRPr="00451F33">
        <w:rPr>
          <w:rFonts w:cs="Arial"/>
        </w:rPr>
        <w:t>.0%) and Hospitality third (1</w:t>
      </w:r>
      <w:r>
        <w:rPr>
          <w:rFonts w:cs="Arial"/>
        </w:rPr>
        <w:t>4.5</w:t>
      </w:r>
      <w:r w:rsidRPr="00451F33">
        <w:rPr>
          <w:rFonts w:cs="Arial"/>
        </w:rPr>
        <w:t>%)</w:t>
      </w:r>
      <w:r w:rsidRPr="00451F33" w:rsidR="00554C21">
        <w:rPr>
          <w:rFonts w:cs="Arial"/>
          <w:vertAlign w:val="superscript"/>
        </w:rPr>
        <w:footnoteReference w:id="137"/>
      </w:r>
      <w:r w:rsidRPr="00451F33">
        <w:rPr>
          <w:rFonts w:cs="Arial"/>
        </w:rPr>
        <w:t xml:space="preserve">. </w:t>
      </w:r>
      <w:r w:rsidRPr="009106EC">
        <w:rPr>
          <w:rFonts w:cs="Arial"/>
        </w:rPr>
        <w:t xml:space="preserve">Table </w:t>
      </w:r>
      <w:r w:rsidRPr="009106EC" w:rsidR="370FA355">
        <w:rPr>
          <w:rFonts w:cs="Arial"/>
        </w:rPr>
        <w:t>7</w:t>
      </w:r>
      <w:r w:rsidRPr="00451F33">
        <w:rPr>
          <w:rFonts w:cs="Arial"/>
        </w:rPr>
        <w:t>, below, shows how the generation of waste is split by employment size band and sector type.</w:t>
      </w:r>
    </w:p>
    <w:p w:rsidRPr="00451F33" w:rsidR="00554C21" w:rsidP="00554C21" w:rsidRDefault="00554C21" w14:paraId="2B3632EE" w14:textId="77777777">
      <w:pPr>
        <w:jc w:val="both"/>
        <w:rPr>
          <w:rFonts w:cs="Arial"/>
        </w:rPr>
      </w:pPr>
    </w:p>
    <w:p w:rsidRPr="00451F33" w:rsidR="00554C21" w:rsidP="00554C21" w:rsidRDefault="00554C21" w14:paraId="594C8C6E" w14:textId="794E18CD">
      <w:pPr>
        <w:jc w:val="both"/>
        <w:rPr>
          <w:rFonts w:cs="Arial"/>
          <w:b/>
        </w:rPr>
      </w:pPr>
      <w:r w:rsidRPr="009106EC">
        <w:rPr>
          <w:rFonts w:cs="Arial"/>
          <w:b/>
        </w:rPr>
        <w:t xml:space="preserve">Table </w:t>
      </w:r>
      <w:r w:rsidRPr="009106EC" w:rsidR="009106EC">
        <w:rPr>
          <w:rFonts w:cs="Arial"/>
          <w:b/>
        </w:rPr>
        <w:t>7</w:t>
      </w:r>
      <w:r w:rsidRPr="009106EC">
        <w:rPr>
          <w:rFonts w:cs="Arial"/>
          <w:b/>
        </w:rPr>
        <w:t>:</w:t>
      </w:r>
      <w:r w:rsidRPr="00451F33">
        <w:rPr>
          <w:rFonts w:cs="Arial"/>
          <w:b/>
        </w:rPr>
        <w:t xml:space="preserve"> </w:t>
      </w:r>
      <w:bookmarkStart w:name="_Hlk93605055" w:id="77"/>
      <w:r w:rsidRPr="00451F33">
        <w:rPr>
          <w:rFonts w:cs="Arial"/>
          <w:b/>
        </w:rPr>
        <w:t xml:space="preserve">NHM waste arisings in tonnes, baseline year, by sector and business size  </w:t>
      </w:r>
      <w:bookmarkEnd w:id="77"/>
    </w:p>
    <w:tbl>
      <w:tblPr>
        <w:tblW w:w="109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1701"/>
        <w:gridCol w:w="1623"/>
        <w:gridCol w:w="1637"/>
        <w:gridCol w:w="1701"/>
        <w:gridCol w:w="1634"/>
      </w:tblGrid>
      <w:tr w:rsidRPr="009106EC" w:rsidR="00554C21" w:rsidTr="0F7707C4" w14:paraId="391D555F" w14:textId="77777777">
        <w:trPr>
          <w:trHeight w:val="313"/>
          <w:jc w:val="center"/>
        </w:trPr>
        <w:tc>
          <w:tcPr>
            <w:tcW w:w="2689" w:type="dxa"/>
            <w:shd w:val="clear" w:color="auto" w:fill="auto"/>
            <w:noWrap/>
            <w:vAlign w:val="center"/>
            <w:hideMark/>
          </w:tcPr>
          <w:p w:rsidRPr="009106EC" w:rsidR="00554C21" w:rsidP="001862D1" w:rsidRDefault="00554C21" w14:paraId="68B44C19" w14:textId="77777777">
            <w:pPr>
              <w:jc w:val="both"/>
              <w:rPr>
                <w:rFonts w:cs="Arial"/>
                <w:sz w:val="22"/>
                <w:szCs w:val="22"/>
                <w:lang w:eastAsia="en-GB"/>
              </w:rPr>
            </w:pPr>
          </w:p>
        </w:tc>
        <w:tc>
          <w:tcPr>
            <w:tcW w:w="1701" w:type="dxa"/>
            <w:shd w:val="clear" w:color="auto" w:fill="auto"/>
            <w:noWrap/>
            <w:vAlign w:val="center"/>
            <w:hideMark/>
          </w:tcPr>
          <w:p w:rsidRPr="009106EC" w:rsidR="00554C21" w:rsidP="001862D1" w:rsidRDefault="00554C21" w14:paraId="67D849C0" w14:textId="77777777">
            <w:pPr>
              <w:jc w:val="both"/>
              <w:rPr>
                <w:rFonts w:cs="Arial"/>
                <w:b/>
                <w:bCs/>
                <w:color w:val="000000"/>
                <w:sz w:val="22"/>
                <w:szCs w:val="22"/>
                <w:lang w:eastAsia="en-GB"/>
              </w:rPr>
            </w:pPr>
            <w:r w:rsidRPr="009106EC">
              <w:rPr>
                <w:rFonts w:cs="Arial"/>
                <w:b/>
                <w:bCs/>
                <w:color w:val="000000"/>
                <w:sz w:val="22"/>
                <w:szCs w:val="22"/>
                <w:lang w:eastAsia="en-GB"/>
              </w:rPr>
              <w:t>Micro</w:t>
            </w:r>
          </w:p>
        </w:tc>
        <w:tc>
          <w:tcPr>
            <w:tcW w:w="1623" w:type="dxa"/>
            <w:shd w:val="clear" w:color="auto" w:fill="auto"/>
            <w:noWrap/>
            <w:vAlign w:val="center"/>
            <w:hideMark/>
          </w:tcPr>
          <w:p w:rsidRPr="009106EC" w:rsidR="00554C21" w:rsidP="001862D1" w:rsidRDefault="00554C21" w14:paraId="6F922F73" w14:textId="77777777">
            <w:pPr>
              <w:jc w:val="both"/>
              <w:rPr>
                <w:rFonts w:cs="Arial"/>
                <w:b/>
                <w:bCs/>
                <w:color w:val="000000"/>
                <w:sz w:val="22"/>
                <w:szCs w:val="22"/>
                <w:lang w:eastAsia="en-GB"/>
              </w:rPr>
            </w:pPr>
            <w:r w:rsidRPr="009106EC">
              <w:rPr>
                <w:rFonts w:cs="Arial"/>
                <w:b/>
                <w:bCs/>
                <w:color w:val="000000"/>
                <w:sz w:val="22"/>
                <w:szCs w:val="22"/>
                <w:lang w:eastAsia="en-GB"/>
              </w:rPr>
              <w:t>Small</w:t>
            </w:r>
          </w:p>
        </w:tc>
        <w:tc>
          <w:tcPr>
            <w:tcW w:w="1637" w:type="dxa"/>
            <w:shd w:val="clear" w:color="auto" w:fill="auto"/>
            <w:noWrap/>
            <w:vAlign w:val="center"/>
            <w:hideMark/>
          </w:tcPr>
          <w:p w:rsidRPr="009106EC" w:rsidR="00554C21" w:rsidP="001862D1" w:rsidRDefault="00554C21" w14:paraId="563353C6" w14:textId="77777777">
            <w:pPr>
              <w:jc w:val="both"/>
              <w:rPr>
                <w:rFonts w:cs="Arial"/>
                <w:b/>
                <w:bCs/>
                <w:color w:val="000000"/>
                <w:sz w:val="22"/>
                <w:szCs w:val="22"/>
                <w:lang w:eastAsia="en-GB"/>
              </w:rPr>
            </w:pPr>
            <w:r w:rsidRPr="009106EC">
              <w:rPr>
                <w:rFonts w:cs="Arial"/>
                <w:b/>
                <w:bCs/>
                <w:color w:val="000000"/>
                <w:sz w:val="22"/>
                <w:szCs w:val="22"/>
                <w:lang w:eastAsia="en-GB"/>
              </w:rPr>
              <w:t>Medium</w:t>
            </w:r>
          </w:p>
        </w:tc>
        <w:tc>
          <w:tcPr>
            <w:tcW w:w="1701" w:type="dxa"/>
            <w:shd w:val="clear" w:color="auto" w:fill="auto"/>
            <w:noWrap/>
            <w:vAlign w:val="center"/>
            <w:hideMark/>
          </w:tcPr>
          <w:p w:rsidRPr="009106EC" w:rsidR="00554C21" w:rsidP="001862D1" w:rsidRDefault="00554C21" w14:paraId="0A21BCA8" w14:textId="77777777">
            <w:pPr>
              <w:jc w:val="both"/>
              <w:rPr>
                <w:rFonts w:cs="Arial"/>
                <w:b/>
                <w:bCs/>
                <w:color w:val="000000"/>
                <w:sz w:val="22"/>
                <w:szCs w:val="22"/>
                <w:lang w:eastAsia="en-GB"/>
              </w:rPr>
            </w:pPr>
            <w:r w:rsidRPr="009106EC">
              <w:rPr>
                <w:rFonts w:cs="Arial"/>
                <w:b/>
                <w:bCs/>
                <w:color w:val="000000"/>
                <w:sz w:val="22"/>
                <w:szCs w:val="22"/>
                <w:lang w:eastAsia="en-GB"/>
              </w:rPr>
              <w:t>Large</w:t>
            </w:r>
          </w:p>
        </w:tc>
        <w:tc>
          <w:tcPr>
            <w:tcW w:w="1634" w:type="dxa"/>
            <w:shd w:val="clear" w:color="auto" w:fill="auto"/>
            <w:noWrap/>
            <w:vAlign w:val="center"/>
            <w:hideMark/>
          </w:tcPr>
          <w:p w:rsidRPr="009106EC" w:rsidR="00554C21" w:rsidP="001862D1" w:rsidRDefault="00554C21" w14:paraId="4B4F37D2" w14:textId="77777777">
            <w:pPr>
              <w:jc w:val="both"/>
              <w:rPr>
                <w:rFonts w:cs="Arial"/>
                <w:b/>
                <w:bCs/>
                <w:color w:val="000000"/>
                <w:sz w:val="22"/>
                <w:szCs w:val="22"/>
                <w:lang w:eastAsia="en-GB"/>
              </w:rPr>
            </w:pPr>
            <w:r w:rsidRPr="009106EC">
              <w:rPr>
                <w:rFonts w:cs="Arial"/>
                <w:b/>
                <w:bCs/>
                <w:color w:val="000000"/>
                <w:sz w:val="22"/>
                <w:szCs w:val="22"/>
                <w:lang w:eastAsia="en-GB"/>
              </w:rPr>
              <w:t>Total</w:t>
            </w:r>
          </w:p>
        </w:tc>
      </w:tr>
      <w:tr w:rsidRPr="009106EC" w:rsidR="00554C21" w:rsidTr="0F7707C4" w14:paraId="2E60FDA8" w14:textId="77777777">
        <w:trPr>
          <w:trHeight w:val="167"/>
          <w:jc w:val="center"/>
        </w:trPr>
        <w:tc>
          <w:tcPr>
            <w:tcW w:w="2689" w:type="dxa"/>
            <w:shd w:val="clear" w:color="auto" w:fill="auto"/>
            <w:noWrap/>
            <w:hideMark/>
          </w:tcPr>
          <w:p w:rsidRPr="009106EC" w:rsidR="00554C21" w:rsidP="009106EC" w:rsidRDefault="00554C21" w14:paraId="3560EE6F" w14:textId="77777777">
            <w:pPr>
              <w:rPr>
                <w:rFonts w:cs="Arial"/>
                <w:color w:val="000000"/>
                <w:sz w:val="22"/>
                <w:szCs w:val="22"/>
                <w:lang w:eastAsia="en-GB"/>
              </w:rPr>
            </w:pPr>
            <w:r w:rsidRPr="009106EC">
              <w:rPr>
                <w:rFonts w:cs="Arial"/>
                <w:color w:val="000000"/>
                <w:sz w:val="22"/>
                <w:szCs w:val="22"/>
                <w:lang w:eastAsia="en-GB"/>
              </w:rPr>
              <w:t>Hospitality</w:t>
            </w:r>
          </w:p>
        </w:tc>
        <w:tc>
          <w:tcPr>
            <w:tcW w:w="1701" w:type="dxa"/>
            <w:shd w:val="clear" w:color="auto" w:fill="auto"/>
            <w:noWrap/>
            <w:hideMark/>
          </w:tcPr>
          <w:p w:rsidRPr="009106EC" w:rsidR="00554C21" w:rsidP="009106EC" w:rsidRDefault="00554C21" w14:paraId="62A7F8C1" w14:textId="77777777">
            <w:pPr>
              <w:rPr>
                <w:rFonts w:cs="Arial"/>
                <w:color w:val="000000"/>
                <w:sz w:val="22"/>
                <w:szCs w:val="22"/>
                <w:lang w:eastAsia="en-GB"/>
              </w:rPr>
            </w:pPr>
            <w:r w:rsidRPr="009106EC">
              <w:rPr>
                <w:rFonts w:cs="Arial"/>
                <w:color w:val="000000"/>
                <w:sz w:val="22"/>
                <w:szCs w:val="22"/>
              </w:rPr>
              <w:t>1,805,383</w:t>
            </w:r>
          </w:p>
        </w:tc>
        <w:tc>
          <w:tcPr>
            <w:tcW w:w="1623" w:type="dxa"/>
            <w:shd w:val="clear" w:color="auto" w:fill="auto"/>
            <w:noWrap/>
            <w:hideMark/>
          </w:tcPr>
          <w:p w:rsidRPr="009106EC" w:rsidR="00554C21" w:rsidP="009106EC" w:rsidRDefault="00554C21" w14:paraId="60FEFB8C" w14:textId="77777777">
            <w:pPr>
              <w:rPr>
                <w:rFonts w:cs="Arial"/>
                <w:color w:val="000000"/>
                <w:sz w:val="22"/>
                <w:szCs w:val="22"/>
                <w:lang w:eastAsia="en-GB"/>
              </w:rPr>
            </w:pPr>
            <w:r w:rsidRPr="009106EC">
              <w:rPr>
                <w:rFonts w:cs="Arial"/>
                <w:color w:val="000000"/>
                <w:sz w:val="22"/>
                <w:szCs w:val="22"/>
              </w:rPr>
              <w:t>1,284,601</w:t>
            </w:r>
          </w:p>
        </w:tc>
        <w:tc>
          <w:tcPr>
            <w:tcW w:w="1637" w:type="dxa"/>
            <w:shd w:val="clear" w:color="auto" w:fill="auto"/>
            <w:noWrap/>
            <w:hideMark/>
          </w:tcPr>
          <w:p w:rsidRPr="009106EC" w:rsidR="00554C21" w:rsidP="009106EC" w:rsidRDefault="00554C21" w14:paraId="3105183B" w14:textId="77777777">
            <w:pPr>
              <w:rPr>
                <w:rFonts w:cs="Arial"/>
                <w:color w:val="000000"/>
                <w:sz w:val="22"/>
                <w:szCs w:val="22"/>
                <w:lang w:eastAsia="en-GB"/>
              </w:rPr>
            </w:pPr>
            <w:r w:rsidRPr="009106EC">
              <w:rPr>
                <w:rFonts w:cs="Arial"/>
                <w:color w:val="000000"/>
                <w:sz w:val="22"/>
                <w:szCs w:val="22"/>
              </w:rPr>
              <w:t>531,087</w:t>
            </w:r>
          </w:p>
        </w:tc>
        <w:tc>
          <w:tcPr>
            <w:tcW w:w="1701" w:type="dxa"/>
            <w:shd w:val="clear" w:color="auto" w:fill="auto"/>
            <w:noWrap/>
            <w:hideMark/>
          </w:tcPr>
          <w:p w:rsidRPr="009106EC" w:rsidR="00554C21" w:rsidP="009106EC" w:rsidRDefault="00554C21" w14:paraId="2B7F5844" w14:textId="77777777">
            <w:pPr>
              <w:rPr>
                <w:rFonts w:cs="Arial"/>
                <w:color w:val="000000"/>
                <w:sz w:val="22"/>
                <w:szCs w:val="22"/>
                <w:lang w:eastAsia="en-GB"/>
              </w:rPr>
            </w:pPr>
            <w:r w:rsidRPr="009106EC">
              <w:rPr>
                <w:rFonts w:cs="Arial"/>
                <w:color w:val="000000"/>
                <w:sz w:val="22"/>
                <w:szCs w:val="22"/>
              </w:rPr>
              <w:t>63,636</w:t>
            </w:r>
          </w:p>
        </w:tc>
        <w:tc>
          <w:tcPr>
            <w:tcW w:w="1634" w:type="dxa"/>
            <w:shd w:val="clear" w:color="auto" w:fill="auto"/>
            <w:noWrap/>
            <w:hideMark/>
          </w:tcPr>
          <w:p w:rsidRPr="009106EC" w:rsidR="00554C21" w:rsidP="009106EC" w:rsidRDefault="00554C21" w14:paraId="4F69F175" w14:textId="77777777">
            <w:pPr>
              <w:rPr>
                <w:rFonts w:cs="Arial"/>
                <w:b/>
                <w:bCs/>
                <w:color w:val="000000"/>
                <w:sz w:val="22"/>
                <w:szCs w:val="22"/>
                <w:lang w:eastAsia="en-GB"/>
              </w:rPr>
            </w:pPr>
            <w:r w:rsidRPr="009106EC">
              <w:rPr>
                <w:rFonts w:cs="Arial"/>
                <w:b/>
                <w:color w:val="000000"/>
                <w:sz w:val="22"/>
                <w:szCs w:val="22"/>
              </w:rPr>
              <w:t>3,684,</w:t>
            </w:r>
            <w:r w:rsidRPr="009106EC">
              <w:rPr>
                <w:rFonts w:cs="Arial"/>
                <w:b/>
                <w:bCs/>
                <w:color w:val="000000"/>
                <w:sz w:val="22"/>
                <w:szCs w:val="22"/>
              </w:rPr>
              <w:t>707</w:t>
            </w:r>
          </w:p>
        </w:tc>
      </w:tr>
      <w:tr w:rsidRPr="009106EC" w:rsidR="00554C21" w:rsidTr="0F7707C4" w14:paraId="5671FBF0" w14:textId="77777777">
        <w:trPr>
          <w:trHeight w:val="184"/>
          <w:jc w:val="center"/>
        </w:trPr>
        <w:tc>
          <w:tcPr>
            <w:tcW w:w="2689" w:type="dxa"/>
            <w:shd w:val="clear" w:color="auto" w:fill="auto"/>
            <w:noWrap/>
            <w:hideMark/>
          </w:tcPr>
          <w:p w:rsidRPr="009106EC" w:rsidR="00554C21" w:rsidP="009106EC" w:rsidRDefault="00554C21" w14:paraId="59EFDBF0" w14:textId="77777777">
            <w:pPr>
              <w:rPr>
                <w:rFonts w:cs="Arial"/>
                <w:color w:val="000000"/>
                <w:sz w:val="22"/>
                <w:szCs w:val="22"/>
                <w:lang w:eastAsia="en-GB"/>
              </w:rPr>
            </w:pPr>
            <w:r w:rsidRPr="009106EC">
              <w:rPr>
                <w:rFonts w:cs="Arial"/>
                <w:color w:val="000000"/>
                <w:sz w:val="22"/>
                <w:szCs w:val="22"/>
                <w:lang w:eastAsia="en-GB"/>
              </w:rPr>
              <w:t>Retail &amp; Wholesale</w:t>
            </w:r>
          </w:p>
        </w:tc>
        <w:tc>
          <w:tcPr>
            <w:tcW w:w="1701" w:type="dxa"/>
            <w:shd w:val="clear" w:color="auto" w:fill="auto"/>
            <w:noWrap/>
            <w:hideMark/>
          </w:tcPr>
          <w:p w:rsidRPr="009106EC" w:rsidR="00554C21" w:rsidP="009106EC" w:rsidRDefault="00554C21" w14:paraId="61D57215" w14:textId="77777777">
            <w:pPr>
              <w:rPr>
                <w:rFonts w:cs="Arial"/>
                <w:color w:val="000000"/>
                <w:sz w:val="22"/>
                <w:szCs w:val="22"/>
                <w:lang w:eastAsia="en-GB"/>
              </w:rPr>
            </w:pPr>
            <w:r w:rsidRPr="009106EC">
              <w:rPr>
                <w:rFonts w:cs="Arial"/>
                <w:color w:val="000000"/>
                <w:sz w:val="22"/>
                <w:szCs w:val="22"/>
              </w:rPr>
              <w:t>3,443,730</w:t>
            </w:r>
          </w:p>
        </w:tc>
        <w:tc>
          <w:tcPr>
            <w:tcW w:w="1623" w:type="dxa"/>
            <w:shd w:val="clear" w:color="auto" w:fill="auto"/>
            <w:noWrap/>
            <w:hideMark/>
          </w:tcPr>
          <w:p w:rsidRPr="009106EC" w:rsidR="00554C21" w:rsidP="009106EC" w:rsidRDefault="00554C21" w14:paraId="54867F0C" w14:textId="77777777">
            <w:pPr>
              <w:rPr>
                <w:rFonts w:cs="Arial"/>
                <w:color w:val="000000"/>
                <w:sz w:val="22"/>
                <w:szCs w:val="22"/>
                <w:lang w:eastAsia="en-GB"/>
              </w:rPr>
            </w:pPr>
            <w:r w:rsidRPr="009106EC">
              <w:rPr>
                <w:rFonts w:cs="Arial"/>
                <w:color w:val="000000"/>
                <w:sz w:val="22"/>
                <w:szCs w:val="22"/>
              </w:rPr>
              <w:t>3,301,851</w:t>
            </w:r>
          </w:p>
        </w:tc>
        <w:tc>
          <w:tcPr>
            <w:tcW w:w="1637" w:type="dxa"/>
            <w:shd w:val="clear" w:color="auto" w:fill="auto"/>
            <w:noWrap/>
            <w:hideMark/>
          </w:tcPr>
          <w:p w:rsidRPr="009106EC" w:rsidR="00554C21" w:rsidP="009106EC" w:rsidRDefault="00554C21" w14:paraId="46C4CD05" w14:textId="77777777">
            <w:pPr>
              <w:rPr>
                <w:rFonts w:cs="Arial"/>
                <w:color w:val="000000"/>
                <w:sz w:val="22"/>
                <w:szCs w:val="22"/>
                <w:lang w:eastAsia="en-GB"/>
              </w:rPr>
            </w:pPr>
            <w:r w:rsidRPr="009106EC">
              <w:rPr>
                <w:rFonts w:cs="Arial"/>
                <w:color w:val="000000"/>
                <w:sz w:val="22"/>
                <w:szCs w:val="22"/>
              </w:rPr>
              <w:t>1,724,790</w:t>
            </w:r>
          </w:p>
        </w:tc>
        <w:tc>
          <w:tcPr>
            <w:tcW w:w="1701" w:type="dxa"/>
            <w:shd w:val="clear" w:color="auto" w:fill="auto"/>
            <w:noWrap/>
            <w:hideMark/>
          </w:tcPr>
          <w:p w:rsidRPr="009106EC" w:rsidR="00554C21" w:rsidP="009106EC" w:rsidRDefault="00554C21" w14:paraId="06FA149B" w14:textId="77777777">
            <w:pPr>
              <w:rPr>
                <w:rFonts w:cs="Arial"/>
                <w:color w:val="000000"/>
                <w:sz w:val="22"/>
                <w:szCs w:val="22"/>
                <w:lang w:eastAsia="en-GB"/>
              </w:rPr>
            </w:pPr>
            <w:r w:rsidRPr="009106EC">
              <w:rPr>
                <w:rFonts w:cs="Arial"/>
                <w:color w:val="000000"/>
                <w:sz w:val="22"/>
                <w:szCs w:val="22"/>
              </w:rPr>
              <w:t>924,562</w:t>
            </w:r>
          </w:p>
        </w:tc>
        <w:tc>
          <w:tcPr>
            <w:tcW w:w="1634" w:type="dxa"/>
            <w:shd w:val="clear" w:color="auto" w:fill="auto"/>
            <w:noWrap/>
            <w:hideMark/>
          </w:tcPr>
          <w:p w:rsidRPr="009106EC" w:rsidR="00554C21" w:rsidP="009106EC" w:rsidRDefault="00554C21" w14:paraId="42F54557" w14:textId="77777777">
            <w:pPr>
              <w:rPr>
                <w:rFonts w:cs="Arial"/>
                <w:b/>
                <w:bCs/>
                <w:color w:val="000000"/>
                <w:sz w:val="22"/>
                <w:szCs w:val="22"/>
                <w:lang w:eastAsia="en-GB"/>
              </w:rPr>
            </w:pPr>
            <w:r w:rsidRPr="009106EC">
              <w:rPr>
                <w:rFonts w:cs="Arial"/>
                <w:b/>
                <w:color w:val="000000"/>
                <w:sz w:val="22"/>
                <w:szCs w:val="22"/>
              </w:rPr>
              <w:t>9,394,932</w:t>
            </w:r>
          </w:p>
        </w:tc>
      </w:tr>
      <w:tr w:rsidRPr="009106EC" w:rsidR="00554C21" w:rsidTr="0F7707C4" w14:paraId="6F78CC6F" w14:textId="77777777">
        <w:trPr>
          <w:trHeight w:val="77"/>
          <w:jc w:val="center"/>
        </w:trPr>
        <w:tc>
          <w:tcPr>
            <w:tcW w:w="2689" w:type="dxa"/>
            <w:shd w:val="clear" w:color="auto" w:fill="auto"/>
            <w:noWrap/>
            <w:hideMark/>
          </w:tcPr>
          <w:p w:rsidRPr="009106EC" w:rsidR="00554C21" w:rsidP="009106EC" w:rsidRDefault="00554C21" w14:paraId="6DDAFE27" w14:textId="77777777">
            <w:pPr>
              <w:rPr>
                <w:rFonts w:cs="Arial"/>
                <w:color w:val="000000"/>
                <w:sz w:val="22"/>
                <w:szCs w:val="22"/>
                <w:lang w:eastAsia="en-GB"/>
              </w:rPr>
            </w:pPr>
            <w:r w:rsidRPr="009106EC">
              <w:rPr>
                <w:rFonts w:cs="Arial"/>
                <w:color w:val="000000"/>
                <w:sz w:val="22"/>
                <w:szCs w:val="22"/>
                <w:lang w:eastAsia="en-GB"/>
              </w:rPr>
              <w:t>Health</w:t>
            </w:r>
          </w:p>
        </w:tc>
        <w:tc>
          <w:tcPr>
            <w:tcW w:w="1701" w:type="dxa"/>
            <w:shd w:val="clear" w:color="auto" w:fill="auto"/>
            <w:noWrap/>
            <w:hideMark/>
          </w:tcPr>
          <w:p w:rsidRPr="009106EC" w:rsidR="00554C21" w:rsidP="009106EC" w:rsidRDefault="00554C21" w14:paraId="05550174" w14:textId="77777777">
            <w:pPr>
              <w:rPr>
                <w:rFonts w:cs="Arial"/>
                <w:color w:val="000000"/>
                <w:sz w:val="22"/>
                <w:szCs w:val="22"/>
                <w:lang w:eastAsia="en-GB"/>
              </w:rPr>
            </w:pPr>
            <w:r w:rsidRPr="009106EC">
              <w:rPr>
                <w:rFonts w:cs="Arial"/>
                <w:color w:val="000000"/>
                <w:sz w:val="22"/>
                <w:szCs w:val="22"/>
              </w:rPr>
              <w:t>479,012</w:t>
            </w:r>
          </w:p>
        </w:tc>
        <w:tc>
          <w:tcPr>
            <w:tcW w:w="1623" w:type="dxa"/>
            <w:shd w:val="clear" w:color="auto" w:fill="auto"/>
            <w:noWrap/>
            <w:hideMark/>
          </w:tcPr>
          <w:p w:rsidRPr="009106EC" w:rsidR="00554C21" w:rsidP="009106EC" w:rsidRDefault="00554C21" w14:paraId="2925662E" w14:textId="77777777">
            <w:pPr>
              <w:rPr>
                <w:rFonts w:cs="Arial"/>
                <w:color w:val="000000"/>
                <w:sz w:val="22"/>
                <w:szCs w:val="22"/>
                <w:lang w:eastAsia="en-GB"/>
              </w:rPr>
            </w:pPr>
            <w:r w:rsidRPr="009106EC">
              <w:rPr>
                <w:rFonts w:cs="Arial"/>
                <w:color w:val="000000"/>
                <w:sz w:val="22"/>
                <w:szCs w:val="22"/>
              </w:rPr>
              <w:t>1,055,793</w:t>
            </w:r>
          </w:p>
        </w:tc>
        <w:tc>
          <w:tcPr>
            <w:tcW w:w="1637" w:type="dxa"/>
            <w:shd w:val="clear" w:color="auto" w:fill="auto"/>
            <w:noWrap/>
            <w:hideMark/>
          </w:tcPr>
          <w:p w:rsidRPr="009106EC" w:rsidR="00554C21" w:rsidP="009106EC" w:rsidRDefault="00554C21" w14:paraId="1ACDBE8A" w14:textId="77777777">
            <w:pPr>
              <w:rPr>
                <w:rFonts w:cs="Arial"/>
                <w:color w:val="000000"/>
                <w:sz w:val="22"/>
                <w:szCs w:val="22"/>
                <w:lang w:eastAsia="en-GB"/>
              </w:rPr>
            </w:pPr>
            <w:r w:rsidRPr="009106EC">
              <w:rPr>
                <w:rFonts w:cs="Arial"/>
                <w:color w:val="000000"/>
                <w:sz w:val="22"/>
                <w:szCs w:val="22"/>
              </w:rPr>
              <w:t>552,304</w:t>
            </w:r>
          </w:p>
        </w:tc>
        <w:tc>
          <w:tcPr>
            <w:tcW w:w="1701" w:type="dxa"/>
            <w:shd w:val="clear" w:color="auto" w:fill="auto"/>
            <w:noWrap/>
            <w:hideMark/>
          </w:tcPr>
          <w:p w:rsidRPr="009106EC" w:rsidR="00554C21" w:rsidP="009106EC" w:rsidRDefault="00554C21" w14:paraId="62138714" w14:textId="77777777">
            <w:pPr>
              <w:rPr>
                <w:rFonts w:cs="Arial"/>
                <w:color w:val="000000"/>
                <w:sz w:val="22"/>
                <w:szCs w:val="22"/>
                <w:lang w:eastAsia="en-GB"/>
              </w:rPr>
            </w:pPr>
            <w:r w:rsidRPr="009106EC">
              <w:rPr>
                <w:rFonts w:cs="Arial"/>
                <w:color w:val="000000"/>
                <w:sz w:val="22"/>
                <w:szCs w:val="22"/>
              </w:rPr>
              <w:t>710,217</w:t>
            </w:r>
          </w:p>
        </w:tc>
        <w:tc>
          <w:tcPr>
            <w:tcW w:w="1634" w:type="dxa"/>
            <w:shd w:val="clear" w:color="auto" w:fill="auto"/>
            <w:noWrap/>
            <w:hideMark/>
          </w:tcPr>
          <w:p w:rsidRPr="009106EC" w:rsidR="00554C21" w:rsidP="009106EC" w:rsidRDefault="00554C21" w14:paraId="2231E707" w14:textId="77777777">
            <w:pPr>
              <w:rPr>
                <w:rFonts w:cs="Arial"/>
                <w:b/>
                <w:bCs/>
                <w:color w:val="000000"/>
                <w:sz w:val="22"/>
                <w:szCs w:val="22"/>
                <w:lang w:eastAsia="en-GB"/>
              </w:rPr>
            </w:pPr>
            <w:r w:rsidRPr="009106EC">
              <w:rPr>
                <w:rFonts w:cs="Arial"/>
                <w:b/>
                <w:color w:val="000000"/>
                <w:sz w:val="22"/>
                <w:szCs w:val="22"/>
              </w:rPr>
              <w:t>2,797,325</w:t>
            </w:r>
          </w:p>
        </w:tc>
      </w:tr>
      <w:tr w:rsidRPr="009106EC" w:rsidR="00554C21" w:rsidTr="0F7707C4" w14:paraId="506C0385" w14:textId="77777777">
        <w:trPr>
          <w:trHeight w:val="92"/>
          <w:jc w:val="center"/>
        </w:trPr>
        <w:tc>
          <w:tcPr>
            <w:tcW w:w="2689" w:type="dxa"/>
            <w:shd w:val="clear" w:color="auto" w:fill="auto"/>
            <w:noWrap/>
            <w:hideMark/>
          </w:tcPr>
          <w:p w:rsidRPr="009106EC" w:rsidR="00554C21" w:rsidP="009106EC" w:rsidRDefault="00554C21" w14:paraId="0847B6D0" w14:textId="77777777">
            <w:pPr>
              <w:rPr>
                <w:rFonts w:cs="Arial"/>
                <w:color w:val="000000"/>
                <w:sz w:val="22"/>
                <w:szCs w:val="22"/>
                <w:lang w:eastAsia="en-GB"/>
              </w:rPr>
            </w:pPr>
            <w:r w:rsidRPr="009106EC">
              <w:rPr>
                <w:rFonts w:cs="Arial"/>
                <w:color w:val="000000"/>
                <w:sz w:val="22"/>
                <w:szCs w:val="22"/>
                <w:lang w:eastAsia="en-GB"/>
              </w:rPr>
              <w:t>Education</w:t>
            </w:r>
          </w:p>
        </w:tc>
        <w:tc>
          <w:tcPr>
            <w:tcW w:w="1701" w:type="dxa"/>
            <w:shd w:val="clear" w:color="auto" w:fill="auto"/>
            <w:noWrap/>
            <w:hideMark/>
          </w:tcPr>
          <w:p w:rsidRPr="009106EC" w:rsidR="00554C21" w:rsidP="009106EC" w:rsidRDefault="00554C21" w14:paraId="423D0009" w14:textId="77777777">
            <w:pPr>
              <w:rPr>
                <w:rFonts w:cs="Arial"/>
                <w:color w:val="000000"/>
                <w:sz w:val="22"/>
                <w:szCs w:val="22"/>
                <w:lang w:eastAsia="en-GB"/>
              </w:rPr>
            </w:pPr>
            <w:r w:rsidRPr="009106EC">
              <w:rPr>
                <w:rFonts w:cs="Arial"/>
                <w:color w:val="000000"/>
                <w:sz w:val="22"/>
                <w:szCs w:val="22"/>
              </w:rPr>
              <w:t>29,558</w:t>
            </w:r>
          </w:p>
        </w:tc>
        <w:tc>
          <w:tcPr>
            <w:tcW w:w="1623" w:type="dxa"/>
            <w:shd w:val="clear" w:color="auto" w:fill="auto"/>
            <w:noWrap/>
            <w:hideMark/>
          </w:tcPr>
          <w:p w:rsidRPr="009106EC" w:rsidR="00554C21" w:rsidP="009106EC" w:rsidRDefault="00554C21" w14:paraId="39373522" w14:textId="77777777">
            <w:pPr>
              <w:rPr>
                <w:rFonts w:cs="Arial"/>
                <w:color w:val="000000"/>
                <w:sz w:val="22"/>
                <w:szCs w:val="22"/>
                <w:lang w:eastAsia="en-GB"/>
              </w:rPr>
            </w:pPr>
            <w:r w:rsidRPr="009106EC">
              <w:rPr>
                <w:rFonts w:cs="Arial"/>
                <w:color w:val="000000"/>
                <w:sz w:val="22"/>
                <w:szCs w:val="22"/>
              </w:rPr>
              <w:t>943,359</w:t>
            </w:r>
          </w:p>
        </w:tc>
        <w:tc>
          <w:tcPr>
            <w:tcW w:w="1637" w:type="dxa"/>
            <w:shd w:val="clear" w:color="auto" w:fill="auto"/>
            <w:noWrap/>
            <w:hideMark/>
          </w:tcPr>
          <w:p w:rsidRPr="009106EC" w:rsidR="00554C21" w:rsidP="009106EC" w:rsidRDefault="00554C21" w14:paraId="15FE275B" w14:textId="77777777">
            <w:pPr>
              <w:rPr>
                <w:rFonts w:cs="Arial"/>
                <w:color w:val="000000"/>
                <w:sz w:val="22"/>
                <w:szCs w:val="22"/>
                <w:lang w:eastAsia="en-GB"/>
              </w:rPr>
            </w:pPr>
            <w:r w:rsidRPr="009106EC">
              <w:rPr>
                <w:rFonts w:cs="Arial"/>
                <w:color w:val="000000"/>
                <w:sz w:val="22"/>
                <w:szCs w:val="22"/>
              </w:rPr>
              <w:t>1,219,425</w:t>
            </w:r>
          </w:p>
        </w:tc>
        <w:tc>
          <w:tcPr>
            <w:tcW w:w="1701" w:type="dxa"/>
            <w:shd w:val="clear" w:color="auto" w:fill="auto"/>
            <w:noWrap/>
            <w:hideMark/>
          </w:tcPr>
          <w:p w:rsidRPr="009106EC" w:rsidR="00554C21" w:rsidP="009106EC" w:rsidRDefault="00554C21" w14:paraId="523884E8" w14:textId="77777777">
            <w:pPr>
              <w:rPr>
                <w:rFonts w:cs="Arial"/>
                <w:color w:val="000000"/>
                <w:sz w:val="22"/>
                <w:szCs w:val="22"/>
                <w:lang w:eastAsia="en-GB"/>
              </w:rPr>
            </w:pPr>
            <w:r w:rsidRPr="009106EC">
              <w:rPr>
                <w:rFonts w:cs="Arial"/>
                <w:color w:val="000000"/>
                <w:sz w:val="22"/>
                <w:szCs w:val="22"/>
              </w:rPr>
              <w:t>350,117</w:t>
            </w:r>
          </w:p>
        </w:tc>
        <w:tc>
          <w:tcPr>
            <w:tcW w:w="1634" w:type="dxa"/>
            <w:shd w:val="clear" w:color="auto" w:fill="auto"/>
            <w:noWrap/>
            <w:hideMark/>
          </w:tcPr>
          <w:p w:rsidRPr="009106EC" w:rsidR="00554C21" w:rsidP="009106EC" w:rsidRDefault="00554C21" w14:paraId="5D4F909F" w14:textId="77777777">
            <w:pPr>
              <w:rPr>
                <w:rFonts w:cs="Arial"/>
                <w:b/>
                <w:bCs/>
                <w:color w:val="000000"/>
                <w:sz w:val="22"/>
                <w:szCs w:val="22"/>
                <w:lang w:eastAsia="en-GB"/>
              </w:rPr>
            </w:pPr>
            <w:r w:rsidRPr="009106EC">
              <w:rPr>
                <w:rFonts w:cs="Arial"/>
                <w:b/>
                <w:color w:val="000000"/>
                <w:sz w:val="22"/>
                <w:szCs w:val="22"/>
              </w:rPr>
              <w:t>2,542,459</w:t>
            </w:r>
          </w:p>
        </w:tc>
      </w:tr>
      <w:tr w:rsidRPr="009106EC" w:rsidR="00554C21" w:rsidTr="0F7707C4" w14:paraId="6A312E3D" w14:textId="77777777">
        <w:trPr>
          <w:trHeight w:val="97"/>
          <w:jc w:val="center"/>
        </w:trPr>
        <w:tc>
          <w:tcPr>
            <w:tcW w:w="2689" w:type="dxa"/>
            <w:shd w:val="clear" w:color="auto" w:fill="auto"/>
            <w:noWrap/>
            <w:hideMark/>
          </w:tcPr>
          <w:p w:rsidRPr="009106EC" w:rsidR="00554C21" w:rsidP="009106EC" w:rsidRDefault="00554C21" w14:paraId="5ACFE466" w14:textId="77777777">
            <w:pPr>
              <w:rPr>
                <w:rFonts w:cs="Arial"/>
                <w:color w:val="000000"/>
                <w:sz w:val="22"/>
                <w:szCs w:val="22"/>
                <w:lang w:eastAsia="en-GB"/>
              </w:rPr>
            </w:pPr>
            <w:r w:rsidRPr="009106EC">
              <w:rPr>
                <w:rFonts w:cs="Arial"/>
                <w:color w:val="000000"/>
                <w:sz w:val="22"/>
                <w:szCs w:val="22"/>
                <w:lang w:eastAsia="en-GB"/>
              </w:rPr>
              <w:t>Transport &amp; Storage</w:t>
            </w:r>
          </w:p>
        </w:tc>
        <w:tc>
          <w:tcPr>
            <w:tcW w:w="1701" w:type="dxa"/>
            <w:shd w:val="clear" w:color="auto" w:fill="auto"/>
            <w:noWrap/>
            <w:hideMark/>
          </w:tcPr>
          <w:p w:rsidRPr="009106EC" w:rsidR="00554C21" w:rsidP="009106EC" w:rsidRDefault="00554C21" w14:paraId="747A0A26" w14:textId="77777777">
            <w:pPr>
              <w:rPr>
                <w:rFonts w:cs="Arial"/>
                <w:color w:val="000000"/>
                <w:sz w:val="22"/>
                <w:szCs w:val="22"/>
                <w:lang w:eastAsia="en-GB"/>
              </w:rPr>
            </w:pPr>
            <w:r w:rsidRPr="009106EC">
              <w:rPr>
                <w:rFonts w:cs="Arial"/>
                <w:color w:val="000000"/>
                <w:sz w:val="22"/>
                <w:szCs w:val="22"/>
              </w:rPr>
              <w:t>429,530</w:t>
            </w:r>
          </w:p>
        </w:tc>
        <w:tc>
          <w:tcPr>
            <w:tcW w:w="1623" w:type="dxa"/>
            <w:shd w:val="clear" w:color="auto" w:fill="auto"/>
            <w:noWrap/>
            <w:hideMark/>
          </w:tcPr>
          <w:p w:rsidRPr="009106EC" w:rsidR="00554C21" w:rsidP="009106EC" w:rsidRDefault="00554C21" w14:paraId="08E43FA1" w14:textId="77777777">
            <w:pPr>
              <w:rPr>
                <w:rFonts w:cs="Arial"/>
                <w:color w:val="000000"/>
                <w:sz w:val="22"/>
                <w:szCs w:val="22"/>
                <w:lang w:eastAsia="en-GB"/>
              </w:rPr>
            </w:pPr>
            <w:r w:rsidRPr="009106EC">
              <w:rPr>
                <w:rFonts w:cs="Arial"/>
                <w:color w:val="000000"/>
                <w:sz w:val="22"/>
                <w:szCs w:val="22"/>
              </w:rPr>
              <w:t>591,206</w:t>
            </w:r>
          </w:p>
        </w:tc>
        <w:tc>
          <w:tcPr>
            <w:tcW w:w="1637" w:type="dxa"/>
            <w:shd w:val="clear" w:color="auto" w:fill="auto"/>
            <w:noWrap/>
            <w:hideMark/>
          </w:tcPr>
          <w:p w:rsidRPr="009106EC" w:rsidR="00554C21" w:rsidP="009106EC" w:rsidRDefault="00554C21" w14:paraId="3769C5A7" w14:textId="77777777">
            <w:pPr>
              <w:rPr>
                <w:rFonts w:cs="Arial"/>
                <w:color w:val="000000"/>
                <w:sz w:val="22"/>
                <w:szCs w:val="22"/>
                <w:lang w:eastAsia="en-GB"/>
              </w:rPr>
            </w:pPr>
            <w:r w:rsidRPr="009106EC">
              <w:rPr>
                <w:rFonts w:cs="Arial"/>
                <w:color w:val="000000"/>
                <w:sz w:val="22"/>
                <w:szCs w:val="22"/>
              </w:rPr>
              <w:t>813,015</w:t>
            </w:r>
          </w:p>
        </w:tc>
        <w:tc>
          <w:tcPr>
            <w:tcW w:w="1701" w:type="dxa"/>
            <w:shd w:val="clear" w:color="auto" w:fill="auto"/>
            <w:noWrap/>
            <w:hideMark/>
          </w:tcPr>
          <w:p w:rsidRPr="009106EC" w:rsidR="00554C21" w:rsidP="009106EC" w:rsidRDefault="00554C21" w14:paraId="6FD05A0D" w14:textId="77777777">
            <w:pPr>
              <w:rPr>
                <w:rFonts w:cs="Arial"/>
                <w:color w:val="000000"/>
                <w:sz w:val="22"/>
                <w:szCs w:val="22"/>
                <w:lang w:eastAsia="en-GB"/>
              </w:rPr>
            </w:pPr>
            <w:r w:rsidRPr="009106EC">
              <w:rPr>
                <w:rFonts w:cs="Arial"/>
                <w:color w:val="000000"/>
                <w:sz w:val="22"/>
                <w:szCs w:val="22"/>
              </w:rPr>
              <w:t>72,902</w:t>
            </w:r>
          </w:p>
        </w:tc>
        <w:tc>
          <w:tcPr>
            <w:tcW w:w="1634" w:type="dxa"/>
            <w:shd w:val="clear" w:color="auto" w:fill="auto"/>
            <w:noWrap/>
            <w:hideMark/>
          </w:tcPr>
          <w:p w:rsidRPr="009106EC" w:rsidR="00554C21" w:rsidP="009106EC" w:rsidRDefault="00554C21" w14:paraId="271BA261" w14:textId="77777777">
            <w:pPr>
              <w:rPr>
                <w:rFonts w:cs="Arial"/>
                <w:b/>
                <w:bCs/>
                <w:color w:val="000000"/>
                <w:sz w:val="22"/>
                <w:szCs w:val="22"/>
                <w:lang w:eastAsia="en-GB"/>
              </w:rPr>
            </w:pPr>
            <w:r w:rsidRPr="009106EC">
              <w:rPr>
                <w:rFonts w:cs="Arial"/>
                <w:b/>
                <w:color w:val="000000"/>
                <w:sz w:val="22"/>
                <w:szCs w:val="22"/>
              </w:rPr>
              <w:t>1,906,654</w:t>
            </w:r>
          </w:p>
        </w:tc>
      </w:tr>
      <w:tr w:rsidRPr="009106EC" w:rsidR="00554C21" w:rsidTr="005A4FDC" w14:paraId="785474A3" w14:textId="77777777">
        <w:trPr>
          <w:trHeight w:val="420"/>
          <w:jc w:val="center"/>
        </w:trPr>
        <w:tc>
          <w:tcPr>
            <w:tcW w:w="2689" w:type="dxa"/>
            <w:shd w:val="clear" w:color="auto" w:fill="auto"/>
            <w:noWrap/>
            <w:hideMark/>
          </w:tcPr>
          <w:p w:rsidRPr="009106EC" w:rsidR="00554C21" w:rsidP="009106EC" w:rsidRDefault="00554C21" w14:paraId="7BC7D38A" w14:textId="77777777">
            <w:pPr>
              <w:rPr>
                <w:rFonts w:cs="Arial"/>
                <w:color w:val="000000" w:themeColor="text1"/>
                <w:sz w:val="22"/>
                <w:szCs w:val="22"/>
                <w:lang w:eastAsia="en-GB"/>
              </w:rPr>
            </w:pPr>
            <w:r w:rsidRPr="009106EC">
              <w:rPr>
                <w:rFonts w:cs="Arial"/>
                <w:color w:val="000000" w:themeColor="text1"/>
                <w:sz w:val="22"/>
                <w:szCs w:val="22"/>
                <w:lang w:eastAsia="en-GB"/>
              </w:rPr>
              <w:t>Office and other services</w:t>
            </w:r>
          </w:p>
        </w:tc>
        <w:tc>
          <w:tcPr>
            <w:tcW w:w="1701" w:type="dxa"/>
            <w:shd w:val="clear" w:color="auto" w:fill="auto"/>
            <w:noWrap/>
            <w:hideMark/>
          </w:tcPr>
          <w:p w:rsidRPr="009106EC" w:rsidR="00554C21" w:rsidP="009106EC" w:rsidRDefault="00554C21" w14:paraId="3C0B5F3A" w14:textId="77777777">
            <w:pPr>
              <w:rPr>
                <w:rFonts w:cs="Arial"/>
                <w:color w:val="000000" w:themeColor="text1"/>
                <w:sz w:val="22"/>
                <w:szCs w:val="22"/>
                <w:lang w:eastAsia="en-GB"/>
              </w:rPr>
            </w:pPr>
            <w:r w:rsidRPr="009106EC">
              <w:rPr>
                <w:rFonts w:cs="Arial"/>
                <w:color w:val="000000"/>
                <w:sz w:val="22"/>
                <w:szCs w:val="22"/>
              </w:rPr>
              <w:t>1,393,698</w:t>
            </w:r>
          </w:p>
        </w:tc>
        <w:tc>
          <w:tcPr>
            <w:tcW w:w="1623" w:type="dxa"/>
            <w:shd w:val="clear" w:color="auto" w:fill="auto"/>
            <w:noWrap/>
            <w:hideMark/>
          </w:tcPr>
          <w:p w:rsidRPr="009106EC" w:rsidR="00554C21" w:rsidP="009106EC" w:rsidRDefault="00554C21" w14:paraId="1B5104EC" w14:textId="77777777">
            <w:pPr>
              <w:rPr>
                <w:rFonts w:cs="Arial"/>
                <w:color w:val="000000" w:themeColor="text1"/>
                <w:sz w:val="22"/>
                <w:szCs w:val="22"/>
                <w:lang w:eastAsia="en-GB"/>
              </w:rPr>
            </w:pPr>
            <w:r w:rsidRPr="009106EC">
              <w:rPr>
                <w:rFonts w:cs="Arial"/>
                <w:color w:val="000000"/>
                <w:sz w:val="22"/>
                <w:szCs w:val="22"/>
              </w:rPr>
              <w:t>1,395,211</w:t>
            </w:r>
          </w:p>
        </w:tc>
        <w:tc>
          <w:tcPr>
            <w:tcW w:w="1637" w:type="dxa"/>
            <w:shd w:val="clear" w:color="auto" w:fill="auto"/>
            <w:noWrap/>
            <w:hideMark/>
          </w:tcPr>
          <w:p w:rsidRPr="009106EC" w:rsidR="00554C21" w:rsidP="009106EC" w:rsidRDefault="00554C21" w14:paraId="0E3684D7" w14:textId="77777777">
            <w:pPr>
              <w:rPr>
                <w:rFonts w:cs="Arial"/>
                <w:color w:val="000000" w:themeColor="text1"/>
                <w:sz w:val="22"/>
                <w:szCs w:val="22"/>
                <w:lang w:eastAsia="en-GB"/>
              </w:rPr>
            </w:pPr>
            <w:r w:rsidRPr="009106EC">
              <w:rPr>
                <w:rFonts w:cs="Arial"/>
                <w:color w:val="000000"/>
                <w:sz w:val="22"/>
                <w:szCs w:val="22"/>
              </w:rPr>
              <w:t>1,212,402</w:t>
            </w:r>
          </w:p>
        </w:tc>
        <w:tc>
          <w:tcPr>
            <w:tcW w:w="1701" w:type="dxa"/>
            <w:shd w:val="clear" w:color="auto" w:fill="auto"/>
            <w:noWrap/>
            <w:hideMark/>
          </w:tcPr>
          <w:p w:rsidRPr="009106EC" w:rsidR="00554C21" w:rsidP="009106EC" w:rsidRDefault="00554C21" w14:paraId="5C92DAEF" w14:textId="77777777">
            <w:pPr>
              <w:rPr>
                <w:rFonts w:cs="Arial"/>
                <w:color w:val="000000" w:themeColor="text1"/>
                <w:sz w:val="22"/>
                <w:szCs w:val="22"/>
                <w:lang w:eastAsia="en-GB"/>
              </w:rPr>
            </w:pPr>
            <w:r w:rsidRPr="009106EC">
              <w:rPr>
                <w:rFonts w:cs="Arial"/>
                <w:color w:val="000000"/>
                <w:sz w:val="22"/>
                <w:szCs w:val="22"/>
              </w:rPr>
              <w:t>1,084,775</w:t>
            </w:r>
          </w:p>
        </w:tc>
        <w:tc>
          <w:tcPr>
            <w:tcW w:w="1634" w:type="dxa"/>
            <w:shd w:val="clear" w:color="auto" w:fill="auto"/>
            <w:noWrap/>
            <w:hideMark/>
          </w:tcPr>
          <w:p w:rsidRPr="009106EC" w:rsidR="00554C21" w:rsidP="009106EC" w:rsidRDefault="00554C21" w14:paraId="08E5F0D3" w14:textId="77777777">
            <w:pPr>
              <w:rPr>
                <w:rFonts w:cs="Arial"/>
                <w:b/>
                <w:bCs/>
                <w:color w:val="000000" w:themeColor="text1"/>
                <w:sz w:val="22"/>
                <w:szCs w:val="22"/>
                <w:lang w:eastAsia="en-GB"/>
              </w:rPr>
            </w:pPr>
            <w:r w:rsidRPr="009106EC">
              <w:rPr>
                <w:rFonts w:cs="Arial"/>
                <w:b/>
                <w:bCs/>
                <w:color w:val="000000"/>
                <w:sz w:val="22"/>
                <w:szCs w:val="22"/>
              </w:rPr>
              <w:t>5,086,085</w:t>
            </w:r>
          </w:p>
        </w:tc>
      </w:tr>
      <w:tr w:rsidRPr="009106EC" w:rsidR="00554C21" w:rsidTr="0F7707C4" w14:paraId="704DF8C4" w14:textId="77777777">
        <w:trPr>
          <w:trHeight w:val="77"/>
          <w:jc w:val="center"/>
        </w:trPr>
        <w:tc>
          <w:tcPr>
            <w:tcW w:w="2689" w:type="dxa"/>
            <w:shd w:val="clear" w:color="auto" w:fill="auto"/>
            <w:noWrap/>
            <w:hideMark/>
          </w:tcPr>
          <w:p w:rsidRPr="009106EC" w:rsidR="00554C21" w:rsidP="009106EC" w:rsidRDefault="00554C21" w14:paraId="5B0B94F0" w14:textId="77777777">
            <w:pPr>
              <w:rPr>
                <w:rFonts w:cs="Arial"/>
                <w:color w:val="000000" w:themeColor="text1"/>
                <w:sz w:val="22"/>
                <w:szCs w:val="22"/>
                <w:lang w:eastAsia="en-GB"/>
              </w:rPr>
            </w:pPr>
            <w:r w:rsidRPr="009106EC">
              <w:rPr>
                <w:rFonts w:cs="Arial"/>
                <w:color w:val="000000" w:themeColor="text1"/>
                <w:sz w:val="22"/>
                <w:szCs w:val="22"/>
                <w:lang w:eastAsia="en-GB"/>
              </w:rPr>
              <w:t>Total</w:t>
            </w:r>
          </w:p>
        </w:tc>
        <w:tc>
          <w:tcPr>
            <w:tcW w:w="1701" w:type="dxa"/>
            <w:shd w:val="clear" w:color="auto" w:fill="auto"/>
            <w:noWrap/>
            <w:hideMark/>
          </w:tcPr>
          <w:p w:rsidRPr="009106EC" w:rsidR="00554C21" w:rsidP="009106EC" w:rsidRDefault="00554C21" w14:paraId="665DA19D" w14:textId="77777777">
            <w:pPr>
              <w:rPr>
                <w:rFonts w:cs="Arial"/>
                <w:color w:val="000000" w:themeColor="text1"/>
                <w:sz w:val="22"/>
                <w:szCs w:val="22"/>
                <w:lang w:eastAsia="en-GB"/>
              </w:rPr>
            </w:pPr>
            <w:r w:rsidRPr="009106EC">
              <w:rPr>
                <w:rFonts w:cs="Arial"/>
                <w:b/>
                <w:bCs/>
                <w:color w:val="000000"/>
                <w:sz w:val="22"/>
                <w:szCs w:val="22"/>
              </w:rPr>
              <w:t xml:space="preserve">7,580,912 </w:t>
            </w:r>
          </w:p>
        </w:tc>
        <w:tc>
          <w:tcPr>
            <w:tcW w:w="1623" w:type="dxa"/>
            <w:shd w:val="clear" w:color="auto" w:fill="auto"/>
            <w:noWrap/>
            <w:hideMark/>
          </w:tcPr>
          <w:p w:rsidRPr="009106EC" w:rsidR="00554C21" w:rsidP="009106EC" w:rsidRDefault="00554C21" w14:paraId="310DE97D" w14:textId="77777777">
            <w:pPr>
              <w:rPr>
                <w:rFonts w:cs="Arial"/>
                <w:color w:val="000000" w:themeColor="text1"/>
                <w:sz w:val="22"/>
                <w:szCs w:val="22"/>
                <w:lang w:eastAsia="en-GB"/>
              </w:rPr>
            </w:pPr>
            <w:r w:rsidRPr="009106EC">
              <w:rPr>
                <w:rFonts w:cs="Arial"/>
                <w:b/>
                <w:bCs/>
                <w:color w:val="000000"/>
                <w:sz w:val="22"/>
                <w:szCs w:val="22"/>
              </w:rPr>
              <w:t xml:space="preserve">8,572,020 </w:t>
            </w:r>
          </w:p>
        </w:tc>
        <w:tc>
          <w:tcPr>
            <w:tcW w:w="1637" w:type="dxa"/>
            <w:shd w:val="clear" w:color="auto" w:fill="auto"/>
            <w:noWrap/>
            <w:hideMark/>
          </w:tcPr>
          <w:p w:rsidRPr="009106EC" w:rsidR="00554C21" w:rsidP="009106EC" w:rsidRDefault="00554C21" w14:paraId="7DC337FF" w14:textId="77777777">
            <w:pPr>
              <w:rPr>
                <w:rFonts w:cs="Arial"/>
                <w:color w:val="000000" w:themeColor="text1"/>
                <w:sz w:val="22"/>
                <w:szCs w:val="22"/>
                <w:lang w:eastAsia="en-GB"/>
              </w:rPr>
            </w:pPr>
            <w:r w:rsidRPr="009106EC">
              <w:rPr>
                <w:rFonts w:cs="Arial"/>
                <w:b/>
                <w:bCs/>
                <w:color w:val="000000"/>
                <w:sz w:val="22"/>
                <w:szCs w:val="22"/>
              </w:rPr>
              <w:t xml:space="preserve">6,053,023 </w:t>
            </w:r>
          </w:p>
        </w:tc>
        <w:tc>
          <w:tcPr>
            <w:tcW w:w="1701" w:type="dxa"/>
            <w:shd w:val="clear" w:color="auto" w:fill="auto"/>
            <w:noWrap/>
            <w:hideMark/>
          </w:tcPr>
          <w:p w:rsidRPr="009106EC" w:rsidR="00554C21" w:rsidP="009106EC" w:rsidRDefault="00554C21" w14:paraId="45483ECD" w14:textId="77777777">
            <w:pPr>
              <w:rPr>
                <w:rFonts w:cs="Arial"/>
                <w:color w:val="000000" w:themeColor="text1"/>
                <w:sz w:val="22"/>
                <w:szCs w:val="22"/>
                <w:lang w:eastAsia="en-GB"/>
              </w:rPr>
            </w:pPr>
            <w:r w:rsidRPr="009106EC">
              <w:rPr>
                <w:rFonts w:cs="Arial"/>
                <w:b/>
                <w:bCs/>
                <w:color w:val="000000"/>
                <w:sz w:val="22"/>
                <w:szCs w:val="22"/>
              </w:rPr>
              <w:t xml:space="preserve">3,206,208 </w:t>
            </w:r>
          </w:p>
        </w:tc>
        <w:tc>
          <w:tcPr>
            <w:tcW w:w="1634" w:type="dxa"/>
            <w:shd w:val="clear" w:color="auto" w:fill="auto"/>
            <w:noWrap/>
            <w:hideMark/>
          </w:tcPr>
          <w:p w:rsidRPr="009106EC" w:rsidR="00554C21" w:rsidP="009106EC" w:rsidRDefault="00554C21" w14:paraId="7F9E2066" w14:textId="77777777">
            <w:pPr>
              <w:rPr>
                <w:rFonts w:cs="Arial"/>
                <w:b/>
                <w:bCs/>
                <w:color w:val="000000" w:themeColor="text1"/>
                <w:sz w:val="22"/>
                <w:szCs w:val="22"/>
                <w:lang w:eastAsia="en-GB"/>
              </w:rPr>
            </w:pPr>
            <w:r w:rsidRPr="009106EC">
              <w:rPr>
                <w:rFonts w:cs="Arial"/>
                <w:b/>
                <w:bCs/>
                <w:color w:val="000000"/>
                <w:sz w:val="22"/>
                <w:szCs w:val="22"/>
              </w:rPr>
              <w:t xml:space="preserve">25,412,163 </w:t>
            </w:r>
          </w:p>
        </w:tc>
      </w:tr>
    </w:tbl>
    <w:p w:rsidRPr="00451F33" w:rsidR="00554C21" w:rsidP="00554C21" w:rsidRDefault="00554C21" w14:paraId="7A4D6006" w14:textId="77777777">
      <w:pPr>
        <w:jc w:val="both"/>
        <w:rPr>
          <w:rFonts w:cs="Arial"/>
          <w:sz w:val="22"/>
          <w:szCs w:val="22"/>
        </w:rPr>
      </w:pPr>
      <w:r w:rsidRPr="00451F33">
        <w:rPr>
          <w:rFonts w:cs="Arial"/>
          <w:sz w:val="22"/>
          <w:szCs w:val="22"/>
        </w:rPr>
        <w:t xml:space="preserve">Source: WRAP’s analysis </w:t>
      </w:r>
    </w:p>
    <w:p w:rsidRPr="00451F33" w:rsidR="00554C21" w:rsidP="00554C21" w:rsidRDefault="00554C21" w14:paraId="0569CAE2" w14:textId="77777777">
      <w:pPr>
        <w:jc w:val="both"/>
        <w:rPr>
          <w:rFonts w:cs="Arial"/>
        </w:rPr>
      </w:pPr>
    </w:p>
    <w:p w:rsidRPr="00451F33" w:rsidR="00554C21" w:rsidP="00554C21" w:rsidRDefault="00554C21" w14:paraId="4698E797" w14:textId="45251163">
      <w:pPr>
        <w:jc w:val="both"/>
        <w:rPr>
          <w:rFonts w:cs="Arial"/>
        </w:rPr>
      </w:pPr>
      <w:r w:rsidRPr="009106EC">
        <w:rPr>
          <w:rFonts w:cs="Arial"/>
        </w:rPr>
        <w:t xml:space="preserve">Table </w:t>
      </w:r>
      <w:r w:rsidRPr="009106EC" w:rsidR="009106EC">
        <w:rPr>
          <w:rFonts w:cs="Arial"/>
        </w:rPr>
        <w:t>7</w:t>
      </w:r>
      <w:r w:rsidRPr="00451F33">
        <w:rPr>
          <w:rFonts w:cs="Arial"/>
        </w:rPr>
        <w:t xml:space="preserve"> shows that small businesses generate the largest share of waste arisings, followed by micro, then medium and finally large businesses. The table also shows that the sector type also affects how much waste is produced alongside businesses size.</w:t>
      </w:r>
    </w:p>
    <w:p w:rsidRPr="00451F33" w:rsidR="00554C21" w:rsidP="00554C21" w:rsidRDefault="00554C21" w14:paraId="72F95B20" w14:textId="77777777">
      <w:pPr>
        <w:jc w:val="both"/>
        <w:rPr>
          <w:rFonts w:cs="Arial"/>
        </w:rPr>
      </w:pPr>
    </w:p>
    <w:p w:rsidRPr="00451F33" w:rsidR="00554C21" w:rsidP="00554C21" w:rsidRDefault="00554C21" w14:paraId="6329E192" w14:textId="4E36722C">
      <w:pPr>
        <w:jc w:val="both"/>
        <w:rPr>
          <w:rFonts w:cs="Arial"/>
        </w:rPr>
      </w:pPr>
      <w:r w:rsidRPr="00451F33">
        <w:rPr>
          <w:rFonts w:cs="Arial"/>
        </w:rPr>
        <w:t xml:space="preserve">The NHM sector is overall more complex than the household sector given its diversity and no </w:t>
      </w:r>
      <w:r w:rsidR="003978A4">
        <w:rPr>
          <w:rFonts w:cs="Arial"/>
        </w:rPr>
        <w:t>organisation</w:t>
      </w:r>
      <w:r w:rsidRPr="00451F33">
        <w:rPr>
          <w:rFonts w:cs="Arial"/>
        </w:rPr>
        <w:t xml:space="preserve"> to manage waste collections between the businesses and the waste collectors (as a </w:t>
      </w:r>
      <w:r w:rsidR="00D97548">
        <w:rPr>
          <w:rFonts w:cs="Arial"/>
        </w:rPr>
        <w:t>local auth</w:t>
      </w:r>
      <w:r w:rsidRPr="00451F33">
        <w:rPr>
          <w:rFonts w:cs="Arial"/>
        </w:rPr>
        <w:t>ority does for households). In 2017 and 2018 WRAP have undertaken large scale surveys of waste container profiles from the NHM sector to help understand the baseline profiles for the businesses in scope and found that:</w:t>
      </w:r>
    </w:p>
    <w:p w:rsidRPr="00451F33" w:rsidR="00554C21" w:rsidP="00554C21" w:rsidRDefault="2103847F" w14:paraId="58BF7D1F" w14:textId="77777777">
      <w:pPr>
        <w:numPr>
          <w:ilvl w:val="0"/>
          <w:numId w:val="16"/>
        </w:numPr>
        <w:autoSpaceDE w:val="0"/>
        <w:autoSpaceDN w:val="0"/>
        <w:adjustRightInd w:val="0"/>
        <w:spacing w:line="276" w:lineRule="auto"/>
        <w:contextualSpacing/>
        <w:jc w:val="both"/>
        <w:rPr>
          <w:rFonts w:eastAsia="Calibri" w:cs="Arial"/>
        </w:rPr>
      </w:pPr>
      <w:r w:rsidRPr="00451F33">
        <w:rPr>
          <w:rFonts w:eastAsia="Calibri" w:cs="Arial"/>
        </w:rPr>
        <w:t>Businesses and public sector units are predominantly charged by pick up and pay per volume</w:t>
      </w:r>
      <w:r w:rsidRPr="00451F33" w:rsidR="00554C21">
        <w:rPr>
          <w:rFonts w:eastAsia="Calibri" w:cs="Arial"/>
          <w:vertAlign w:val="superscript"/>
        </w:rPr>
        <w:footnoteReference w:id="138"/>
      </w:r>
      <w:r w:rsidRPr="00451F33">
        <w:rPr>
          <w:rFonts w:eastAsia="Calibri" w:cs="Arial"/>
        </w:rPr>
        <w:t xml:space="preserve"> of an ordered container. </w:t>
      </w:r>
    </w:p>
    <w:p w:rsidRPr="00451F33" w:rsidR="00554C21" w:rsidP="00554C21" w:rsidRDefault="00554C21" w14:paraId="452FFB5B" w14:textId="77777777">
      <w:pPr>
        <w:numPr>
          <w:ilvl w:val="0"/>
          <w:numId w:val="16"/>
        </w:numPr>
        <w:autoSpaceDE w:val="0"/>
        <w:autoSpaceDN w:val="0"/>
        <w:adjustRightInd w:val="0"/>
        <w:spacing w:line="276" w:lineRule="auto"/>
        <w:contextualSpacing/>
        <w:jc w:val="both"/>
        <w:rPr>
          <w:rFonts w:eastAsia="Calibri" w:cs="Arial"/>
        </w:rPr>
      </w:pPr>
      <w:r w:rsidRPr="00451F33">
        <w:rPr>
          <w:rFonts w:eastAsia="Calibri" w:cs="Arial"/>
        </w:rPr>
        <w:t xml:space="preserve">The costs are not officially reported because they are </w:t>
      </w:r>
      <w:r w:rsidRPr="00101A16">
        <w:rPr>
          <w:rFonts w:eastAsia="Calibri" w:cs="Arial"/>
          <w:b/>
        </w:rPr>
        <w:t>commercially sensitive</w:t>
      </w:r>
      <w:r w:rsidRPr="00451F33">
        <w:rPr>
          <w:rFonts w:eastAsia="Calibri" w:cs="Arial"/>
        </w:rPr>
        <w:t>. They vary according to contract terms which are often very short-term and influenced by the take up of a range of other services, as well as national or regional contract terms.</w:t>
      </w:r>
    </w:p>
    <w:p w:rsidRPr="00451F33" w:rsidR="00554C21" w:rsidP="00554C21" w:rsidRDefault="2103847F" w14:paraId="5CCABDE1" w14:textId="2900B29C">
      <w:pPr>
        <w:numPr>
          <w:ilvl w:val="0"/>
          <w:numId w:val="16"/>
        </w:numPr>
        <w:autoSpaceDE w:val="0"/>
        <w:autoSpaceDN w:val="0"/>
        <w:adjustRightInd w:val="0"/>
        <w:spacing w:line="276" w:lineRule="auto"/>
        <w:contextualSpacing/>
        <w:jc w:val="both"/>
        <w:rPr>
          <w:rFonts w:eastAsia="Calibri" w:cs="Arial"/>
        </w:rPr>
      </w:pPr>
      <w:r w:rsidRPr="00451F33">
        <w:rPr>
          <w:rFonts w:eastAsia="Calibri" w:cs="Arial"/>
        </w:rPr>
        <w:t>The type of collection for the NHM sector can vary from sack pick-ups, 120 litre wheeled bins, up to 1</w:t>
      </w:r>
      <w:r>
        <w:rPr>
          <w:rFonts w:eastAsia="Calibri" w:cs="Arial"/>
        </w:rPr>
        <w:t>,</w:t>
      </w:r>
      <w:r w:rsidRPr="00451F33">
        <w:rPr>
          <w:rFonts w:eastAsia="Calibri" w:cs="Arial"/>
        </w:rPr>
        <w:t>280 litre wheeled bins and can provide collections of general refuse, mixed dry recycling with and without glass, separate paper and cardboard packaging, mixed plastics, mixed glass</w:t>
      </w:r>
      <w:r w:rsidR="2B89293C">
        <w:rPr>
          <w:rFonts w:eastAsia="Calibri" w:cs="Arial"/>
        </w:rPr>
        <w:t>,</w:t>
      </w:r>
      <w:r w:rsidRPr="00451F33">
        <w:rPr>
          <w:rFonts w:eastAsia="Calibri" w:cs="Arial"/>
        </w:rPr>
        <w:t xml:space="preserve"> and food waste</w:t>
      </w:r>
      <w:r w:rsidRPr="00451F33">
        <w:rPr>
          <w:rFonts w:eastAsia="Calibri" w:cs="Arial"/>
          <w:vertAlign w:val="superscript"/>
        </w:rPr>
        <w:t xml:space="preserve"> </w:t>
      </w:r>
      <w:r w:rsidRPr="00451F33" w:rsidR="00554C21">
        <w:rPr>
          <w:rFonts w:eastAsia="Calibri" w:cs="Arial"/>
          <w:vertAlign w:val="superscript"/>
        </w:rPr>
        <w:footnoteReference w:id="139"/>
      </w:r>
      <w:r w:rsidRPr="00451F33">
        <w:rPr>
          <w:rFonts w:eastAsia="Calibri" w:cs="Arial"/>
        </w:rPr>
        <w:t>.</w:t>
      </w:r>
      <w:r>
        <w:rPr>
          <w:rFonts w:eastAsia="Calibri" w:cs="Arial"/>
        </w:rPr>
        <w:t xml:space="preserve"> </w:t>
      </w:r>
      <w:r w:rsidRPr="00451F33">
        <w:rPr>
          <w:rFonts w:eastAsia="Calibri" w:cs="Arial"/>
        </w:rPr>
        <w:t>Waste management companies collecting waste from businesses tend to favour the customer (business) in using 1</w:t>
      </w:r>
      <w:r>
        <w:rPr>
          <w:rFonts w:eastAsia="Calibri" w:cs="Arial"/>
        </w:rPr>
        <w:t>,</w:t>
      </w:r>
      <w:r w:rsidRPr="00451F33">
        <w:rPr>
          <w:rFonts w:eastAsia="Calibri" w:cs="Arial"/>
        </w:rPr>
        <w:t>100</w:t>
      </w:r>
      <w:r>
        <w:rPr>
          <w:rFonts w:eastAsia="Calibri" w:cs="Arial"/>
        </w:rPr>
        <w:t xml:space="preserve"> </w:t>
      </w:r>
      <w:r w:rsidRPr="00451F33">
        <w:rPr>
          <w:rFonts w:eastAsia="Calibri" w:cs="Arial"/>
        </w:rPr>
        <w:t>l</w:t>
      </w:r>
      <w:r>
        <w:rPr>
          <w:rFonts w:eastAsia="Calibri" w:cs="Arial"/>
        </w:rPr>
        <w:t>itre</w:t>
      </w:r>
      <w:r w:rsidRPr="00451F33">
        <w:rPr>
          <w:rFonts w:eastAsia="Calibri" w:cs="Arial"/>
        </w:rPr>
        <w:t xml:space="preserve"> waste bins for general waste. This is largely because the collection vehicles are suited to lifting this type of bin, convenient for the customers’ use and it is cost efficient for the waste management company in terms of operations.</w:t>
      </w:r>
    </w:p>
    <w:p w:rsidRPr="00451F33" w:rsidR="00554C21" w:rsidP="00554C21" w:rsidRDefault="00554C21" w14:paraId="68E34930" w14:textId="77777777">
      <w:pPr>
        <w:numPr>
          <w:ilvl w:val="0"/>
          <w:numId w:val="16"/>
        </w:numPr>
        <w:autoSpaceDE w:val="0"/>
        <w:autoSpaceDN w:val="0"/>
        <w:adjustRightInd w:val="0"/>
        <w:spacing w:line="276" w:lineRule="auto"/>
        <w:contextualSpacing/>
        <w:jc w:val="both"/>
        <w:rPr>
          <w:rFonts w:eastAsia="Calibri" w:cs="Arial"/>
        </w:rPr>
      </w:pPr>
      <w:r w:rsidRPr="00451F33">
        <w:rPr>
          <w:rFonts w:eastAsia="Calibri" w:cs="Arial"/>
        </w:rPr>
        <w:t xml:space="preserve">There are instances of larger containers being used and further specialist collections for key materials from NHM businesses, but these tend to be in the minority. </w:t>
      </w:r>
    </w:p>
    <w:p w:rsidRPr="00451F33" w:rsidR="00554C21" w:rsidP="00554C21" w:rsidRDefault="00554C21" w14:paraId="727B9837" w14:textId="77777777">
      <w:pPr>
        <w:jc w:val="both"/>
        <w:rPr>
          <w:rFonts w:cs="Arial"/>
        </w:rPr>
      </w:pPr>
    </w:p>
    <w:p w:rsidRPr="00451F33" w:rsidR="00554C21" w:rsidP="00554C21" w:rsidRDefault="00554C21" w14:paraId="0A8B77C3" w14:textId="1AD0DB86">
      <w:pPr>
        <w:jc w:val="both"/>
        <w:rPr>
          <w:rFonts w:cs="Arial"/>
        </w:rPr>
      </w:pPr>
      <w:r w:rsidRPr="00451F33">
        <w:rPr>
          <w:rFonts w:cs="Arial"/>
        </w:rPr>
        <w:t xml:space="preserve">In addition, in 2019 WRAP also commissioned surveys of national pricing for NHM collections for a range of materials and considered variations across the country. Using the surveys mentioned above provides a useful indication of what services are being used and the relative costs of provision. </w:t>
      </w:r>
    </w:p>
    <w:p w:rsidRPr="00451F33" w:rsidR="00554C21" w:rsidP="00554C21" w:rsidRDefault="00554C21" w14:paraId="237E1808" w14:textId="77777777">
      <w:pPr>
        <w:jc w:val="both"/>
        <w:rPr>
          <w:rFonts w:cs="Arial"/>
          <w:i/>
          <w:iCs/>
        </w:rPr>
      </w:pPr>
      <w:bookmarkStart w:name="_Hlk93605342" w:id="78"/>
    </w:p>
    <w:p w:rsidRPr="00451F33" w:rsidR="00554C21" w:rsidP="00554C21" w:rsidRDefault="00554C21" w14:paraId="376CBA7B" w14:textId="3CAA5996">
      <w:pPr>
        <w:jc w:val="both"/>
        <w:rPr>
          <w:rFonts w:cs="Arial"/>
        </w:rPr>
      </w:pPr>
      <w:r w:rsidRPr="00451F33">
        <w:rPr>
          <w:rFonts w:cs="Arial"/>
        </w:rPr>
        <w:t xml:space="preserve">Whilst charges for recycling services are lower than for residual waste, ordering more containers and services often results in more costs to the NHM sector businesses. Reducing or avoiding cost increase is possible where businesses and public sector units decide to cost-optimise their collections through measures such as reduced size for refuse containers, decreased frequency of collections or shared waste service provisions. </w:t>
      </w:r>
      <w:r w:rsidRPr="009106EC">
        <w:rPr>
          <w:rFonts w:cs="Arial"/>
        </w:rPr>
        <w:t>All these measures are considered in increased recycling scenarios and are described in more detail in ‘Key NHM sector assumptions’ in Section 6.</w:t>
      </w:r>
      <w:r w:rsidRPr="00451F33">
        <w:rPr>
          <w:rFonts w:cs="Arial"/>
        </w:rPr>
        <w:t xml:space="preserve"> From WRAP’s survey of NHM businesses, it appears that part of the NHM sector is already implementing these measures, although to varying degrees. However, there are still businesses that do not have a recycling collection at all. They only have a residual collection or a very small recycling collection and there is lack of rationalisation.</w:t>
      </w:r>
      <w:r w:rsidR="00675C02">
        <w:rPr>
          <w:rFonts w:cs="Arial"/>
        </w:rPr>
        <w:t xml:space="preserve"> C</w:t>
      </w:r>
      <w:r w:rsidRPr="00451F33">
        <w:rPr>
          <w:rFonts w:cs="Arial"/>
        </w:rPr>
        <w:t>oordination failure among businesses due to lack of information on support options available to them to minimise costs, may be a considerable contributing factor. For example, businesses (i.e.</w:t>
      </w:r>
      <w:r>
        <w:rPr>
          <w:rFonts w:cs="Arial"/>
        </w:rPr>
        <w:t>,</w:t>
      </w:r>
      <w:r w:rsidRPr="00451F33">
        <w:rPr>
          <w:rFonts w:cs="Arial"/>
        </w:rPr>
        <w:t xml:space="preserve"> operating in the same work-space area) may have little to no knowledge of the amount of cost savings they could make if they made use of the shared service provision or collectively reduced the size of their refuse containers etc. Another factor limiting the optimisation approach has been the relatively low savings that might be achieved relative to the overall turnover and the perceived challenge in realising small savings.</w:t>
      </w:r>
    </w:p>
    <w:bookmarkEnd w:id="78"/>
    <w:p w:rsidRPr="00451F33" w:rsidR="00554C21" w:rsidP="00554C21" w:rsidRDefault="00554C21" w14:paraId="613AD6C6" w14:textId="77777777">
      <w:pPr>
        <w:spacing w:before="240" w:after="120"/>
        <w:jc w:val="both"/>
        <w:outlineLvl w:val="3"/>
        <w:rPr>
          <w:rFonts w:cs="Arial"/>
          <w:b/>
          <w:bCs/>
          <w:color w:val="000000"/>
          <w:lang w:eastAsia="en-GB"/>
        </w:rPr>
      </w:pPr>
      <w:r w:rsidRPr="00451F33">
        <w:rPr>
          <w:rFonts w:cs="Arial"/>
          <w:b/>
          <w:bCs/>
          <w:color w:val="000000"/>
          <w:lang w:eastAsia="en-GB"/>
        </w:rPr>
        <w:t>Baseline scenario for the NHM sector</w:t>
      </w:r>
    </w:p>
    <w:p w:rsidRPr="00451F33" w:rsidR="00554C21" w:rsidP="00554C21" w:rsidRDefault="00554C21" w14:paraId="294E5ED2" w14:textId="3E8ED21E">
      <w:pPr>
        <w:jc w:val="both"/>
        <w:rPr>
          <w:rFonts w:cs="Arial"/>
          <w:b/>
        </w:rPr>
      </w:pPr>
      <w:r w:rsidRPr="00451F33">
        <w:rPr>
          <w:rFonts w:cs="Arial"/>
        </w:rPr>
        <w:t xml:space="preserve">There is currently no robust data reporting requirement, of similar quality to the </w:t>
      </w:r>
      <w:proofErr w:type="spellStart"/>
      <w:r w:rsidRPr="00451F33">
        <w:rPr>
          <w:rFonts w:cs="Arial"/>
        </w:rPr>
        <w:t>WasteDataFlow</w:t>
      </w:r>
      <w:proofErr w:type="spellEnd"/>
      <w:r w:rsidRPr="00451F33">
        <w:rPr>
          <w:rFonts w:cs="Arial"/>
        </w:rPr>
        <w:t xml:space="preserve"> used on the household side, which could be used for the NHM sector analysis. We have asked WRAP to develop the evidence for the baseline of the NHM sector on which this </w:t>
      </w:r>
      <w:r>
        <w:rPr>
          <w:rFonts w:cs="Arial"/>
        </w:rPr>
        <w:t>impact assessment</w:t>
      </w:r>
      <w:r w:rsidRPr="00451F33">
        <w:rPr>
          <w:rFonts w:cs="Arial"/>
        </w:rPr>
        <w:t xml:space="preserve"> could build.  </w:t>
      </w:r>
    </w:p>
    <w:p w:rsidRPr="00451F33" w:rsidR="00554C21" w:rsidP="00554C21" w:rsidRDefault="00554C21" w14:paraId="3E985F8D" w14:textId="77777777">
      <w:pPr>
        <w:jc w:val="both"/>
        <w:rPr>
          <w:rFonts w:cs="Arial"/>
          <w:b/>
        </w:rPr>
      </w:pPr>
    </w:p>
    <w:p w:rsidRPr="00451F33" w:rsidR="00554C21" w:rsidP="00554C21" w:rsidRDefault="2103847F" w14:paraId="76968613" w14:textId="59EE82EB">
      <w:pPr>
        <w:jc w:val="both"/>
        <w:rPr>
          <w:rFonts w:cs="Arial"/>
        </w:rPr>
      </w:pPr>
      <w:bookmarkStart w:name="_Hlk94542955" w:id="79"/>
      <w:r w:rsidRPr="00451F33">
        <w:rPr>
          <w:rFonts w:cs="Arial"/>
        </w:rPr>
        <w:t>Like in the household sector, the NHM baseline scenario assumes that the sector makes no change to their current use of waste collection systems or collection frequency. We assume that the presented recycling rate for the NHM baseline is 43</w:t>
      </w:r>
      <w:r w:rsidR="16272DD9">
        <w:rPr>
          <w:rFonts w:cs="Arial"/>
        </w:rPr>
        <w:t>.3</w:t>
      </w:r>
      <w:r w:rsidRPr="00451F33">
        <w:rPr>
          <w:rFonts w:cs="Arial"/>
        </w:rPr>
        <w:t xml:space="preserve">%, or </w:t>
      </w:r>
      <w:r w:rsidRPr="002801FF">
        <w:rPr>
          <w:rFonts w:cs="Arial"/>
        </w:rPr>
        <w:t>11</w:t>
      </w:r>
      <w:r w:rsidRPr="00451F33">
        <w:rPr>
          <w:rFonts w:cs="Arial"/>
        </w:rPr>
        <w:t xml:space="preserve"> million tonnes of waste currently recycled (this does not account for process losses once material has been through MRFs</w:t>
      </w:r>
      <w:r w:rsidRPr="00451F33" w:rsidR="00554C21">
        <w:rPr>
          <w:rStyle w:val="FootnoteReference"/>
          <w:rFonts w:cs="Arial"/>
        </w:rPr>
        <w:footnoteReference w:id="140"/>
      </w:r>
      <w:r w:rsidRPr="00451F33">
        <w:rPr>
          <w:rFonts w:cs="Arial"/>
        </w:rPr>
        <w:t xml:space="preserve">). </w:t>
      </w:r>
      <w:bookmarkStart w:name="_Hlk90397286" w:id="80"/>
      <w:r w:rsidRPr="002801FF">
        <w:rPr>
          <w:rFonts w:cs="Arial"/>
        </w:rPr>
        <w:t xml:space="preserve">We assume that, out of this recycled tonnage, overall, around 80% are dry mixed </w:t>
      </w:r>
      <w:proofErr w:type="spellStart"/>
      <w:r w:rsidRPr="002801FF">
        <w:rPr>
          <w:rFonts w:cs="Arial"/>
        </w:rPr>
        <w:t>recyclates</w:t>
      </w:r>
      <w:proofErr w:type="spellEnd"/>
      <w:r w:rsidRPr="002801FF">
        <w:rPr>
          <w:rFonts w:cs="Arial"/>
        </w:rPr>
        <w:t xml:space="preserve"> (DMR) </w:t>
      </w:r>
      <w:r w:rsidRPr="002801FF">
        <w:rPr>
          <w:rFonts w:cs="Arial"/>
        </w:rPr>
        <w:t>and 20% represent separate food waste collections sent for recycling</w:t>
      </w:r>
      <w:r w:rsidRPr="002801FF" w:rsidR="00554C21">
        <w:rPr>
          <w:rFonts w:eastAsia="Calibri" w:cs="Arial"/>
          <w:vertAlign w:val="superscript"/>
        </w:rPr>
        <w:footnoteReference w:id="141"/>
      </w:r>
      <w:r w:rsidRPr="002801FF">
        <w:rPr>
          <w:rFonts w:eastAsia="Calibri" w:cs="Arial"/>
        </w:rPr>
        <w:t xml:space="preserve">. </w:t>
      </w:r>
      <w:bookmarkEnd w:id="80"/>
      <w:r w:rsidRPr="00451F33">
        <w:rPr>
          <w:rFonts w:cs="Arial"/>
        </w:rPr>
        <w:t xml:space="preserve">The </w:t>
      </w:r>
      <w:r w:rsidRPr="002801FF">
        <w:rPr>
          <w:rFonts w:cs="Arial"/>
        </w:rPr>
        <w:t>43</w:t>
      </w:r>
      <w:r w:rsidR="608A9711">
        <w:rPr>
          <w:rFonts w:cs="Arial"/>
        </w:rPr>
        <w:t>.3</w:t>
      </w:r>
      <w:r w:rsidRPr="002801FF">
        <w:rPr>
          <w:rFonts w:cs="Arial"/>
        </w:rPr>
        <w:t>%</w:t>
      </w:r>
      <w:r w:rsidRPr="00451F33">
        <w:rPr>
          <w:rFonts w:cs="Arial"/>
        </w:rPr>
        <w:t xml:space="preserve"> baseline is representative of all waste provision profiles used by business size per sector level. </w:t>
      </w:r>
    </w:p>
    <w:bookmarkEnd w:id="79"/>
    <w:p w:rsidRPr="00451F33" w:rsidR="00554C21" w:rsidP="00554C21" w:rsidRDefault="00554C21" w14:paraId="07A28FA6" w14:textId="77777777">
      <w:pPr>
        <w:jc w:val="both"/>
        <w:rPr>
          <w:rFonts w:cs="Arial"/>
        </w:rPr>
      </w:pPr>
    </w:p>
    <w:p w:rsidRPr="00451F33" w:rsidR="00554C21" w:rsidP="00554C21" w:rsidRDefault="2103847F" w14:paraId="026D99D1" w14:textId="01973927">
      <w:pPr>
        <w:jc w:val="both"/>
        <w:rPr>
          <w:rFonts w:cs="Arial"/>
        </w:rPr>
      </w:pPr>
      <w:r w:rsidRPr="00451F33">
        <w:rPr>
          <w:rFonts w:cs="Arial"/>
        </w:rPr>
        <w:t xml:space="preserve">Our central estimate in the 2021 consultation was 49%. We have lowered this estimate given advice from WRAP as well as further discussions with the industry. </w:t>
      </w:r>
      <w:bookmarkStart w:name="_Hlk96701810" w:id="81"/>
      <w:r w:rsidR="69570C88">
        <w:rPr>
          <w:rFonts w:cs="Arial"/>
        </w:rPr>
        <w:t xml:space="preserve">Technical experts from </w:t>
      </w:r>
      <w:r w:rsidR="65F9D70D">
        <w:rPr>
          <w:rFonts w:cs="Arial"/>
        </w:rPr>
        <w:t>o</w:t>
      </w:r>
      <w:r w:rsidRPr="00451F33" w:rsidR="65F9D70D">
        <w:rPr>
          <w:rFonts w:cs="Arial"/>
        </w:rPr>
        <w:t xml:space="preserve">ne </w:t>
      </w:r>
      <w:r w:rsidR="65F9D70D">
        <w:rPr>
          <w:rFonts w:cs="Arial"/>
        </w:rPr>
        <w:t>large</w:t>
      </w:r>
      <w:r w:rsidRPr="00451F33">
        <w:rPr>
          <w:rFonts w:cs="Arial"/>
        </w:rPr>
        <w:t xml:space="preserve"> waste management compan</w:t>
      </w:r>
      <w:r w:rsidR="035B9520">
        <w:rPr>
          <w:rFonts w:cs="Arial"/>
        </w:rPr>
        <w:t>y</w:t>
      </w:r>
      <w:r w:rsidRPr="00451F33">
        <w:rPr>
          <w:rFonts w:cs="Arial"/>
        </w:rPr>
        <w:t xml:space="preserve"> presented their </w:t>
      </w:r>
      <w:r>
        <w:rPr>
          <w:rFonts w:cs="Arial"/>
        </w:rPr>
        <w:t xml:space="preserve">internal </w:t>
      </w:r>
      <w:r w:rsidRPr="00451F33">
        <w:rPr>
          <w:rFonts w:cs="Arial"/>
        </w:rPr>
        <w:t>analysis</w:t>
      </w:r>
      <w:r>
        <w:rPr>
          <w:rFonts w:cs="Arial"/>
        </w:rPr>
        <w:t xml:space="preserve"> </w:t>
      </w:r>
      <w:r w:rsidR="1AD9BA68">
        <w:rPr>
          <w:rFonts w:cs="Arial"/>
        </w:rPr>
        <w:t xml:space="preserve">which demonstrated </w:t>
      </w:r>
      <w:r w:rsidRPr="00451F33">
        <w:rPr>
          <w:rFonts w:cs="Arial"/>
        </w:rPr>
        <w:t>business recycling rate is significantly lower than our estimate</w:t>
      </w:r>
      <w:r w:rsidRPr="00451F33" w:rsidR="00554C21">
        <w:rPr>
          <w:rStyle w:val="FootnoteReference"/>
          <w:rFonts w:cs="Arial"/>
        </w:rPr>
        <w:footnoteReference w:id="142"/>
      </w:r>
      <w:r w:rsidRPr="00451F33">
        <w:rPr>
          <w:rFonts w:cs="Arial"/>
        </w:rPr>
        <w:t xml:space="preserve">. </w:t>
      </w:r>
      <w:bookmarkEnd w:id="81"/>
      <w:r w:rsidRPr="00451F33">
        <w:rPr>
          <w:rFonts w:cs="Arial"/>
        </w:rPr>
        <w:t>If this is the case, this means that we are very likely underestimating carbon savings as well as potential opportunities for further business savings concerning waste management costs under the proposed policy options</w:t>
      </w:r>
      <w:r w:rsidR="00554C21">
        <w:rPr>
          <w:rStyle w:val="FootnoteReference"/>
          <w:rFonts w:cs="Arial"/>
        </w:rPr>
        <w:footnoteReference w:id="143"/>
      </w:r>
      <w:r w:rsidRPr="00451F33">
        <w:rPr>
          <w:rFonts w:cs="Arial"/>
        </w:rPr>
        <w:t xml:space="preserve">.  </w:t>
      </w:r>
    </w:p>
    <w:p w:rsidRPr="00451F33" w:rsidR="00554C21" w:rsidP="00554C21" w:rsidRDefault="00554C21" w14:paraId="41B2977B" w14:textId="77777777">
      <w:pPr>
        <w:jc w:val="both"/>
        <w:rPr>
          <w:rFonts w:cs="Arial"/>
        </w:rPr>
      </w:pPr>
    </w:p>
    <w:p w:rsidR="00984814" w:rsidP="00554C21" w:rsidRDefault="2103847F" w14:paraId="0D208EA0" w14:textId="1654BDDA">
      <w:pPr>
        <w:jc w:val="both"/>
        <w:rPr>
          <w:rFonts w:cs="Arial"/>
        </w:rPr>
      </w:pPr>
      <w:r w:rsidRPr="00451F33">
        <w:rPr>
          <w:rFonts w:cs="Arial"/>
        </w:rPr>
        <w:t>In the baseline scenario, we assume the recycling rate remains unchanged from year to year over the period covered</w:t>
      </w:r>
      <w:r w:rsidR="64E32007">
        <w:rPr>
          <w:rFonts w:cs="Arial"/>
        </w:rPr>
        <w:t xml:space="preserve"> and</w:t>
      </w:r>
      <w:r w:rsidRPr="00451F33">
        <w:rPr>
          <w:rFonts w:cs="Arial"/>
        </w:rPr>
        <w:t xml:space="preserve"> across all business sizes.</w:t>
      </w:r>
      <w:r w:rsidR="64E32007">
        <w:rPr>
          <w:rFonts w:cs="Arial"/>
        </w:rPr>
        <w:t xml:space="preserve"> Despite </w:t>
      </w:r>
      <w:r w:rsidRPr="005E5536" w:rsidR="64E32007">
        <w:rPr>
          <w:rFonts w:cs="Arial"/>
        </w:rPr>
        <w:t>sustained consumer pressure on businesses to lessen their environmental impact, our evidence shows that the NHM recycling rate remains low</w:t>
      </w:r>
      <w:r w:rsidRPr="005E5536" w:rsidR="61D66F14">
        <w:rPr>
          <w:rFonts w:cs="Arial"/>
        </w:rPr>
        <w:t xml:space="preserve">, </w:t>
      </w:r>
      <w:r w:rsidRPr="005E5536" w:rsidR="64E32007">
        <w:rPr>
          <w:rFonts w:cs="Arial"/>
        </w:rPr>
        <w:t>with some businesses not undertaking any recycling</w:t>
      </w:r>
      <w:r w:rsidRPr="005E5536" w:rsidR="61D66F14">
        <w:rPr>
          <w:rFonts w:cs="Arial"/>
        </w:rPr>
        <w:t xml:space="preserve"> (see Section 8 for further detail)</w:t>
      </w:r>
      <w:r w:rsidRPr="005E5536" w:rsidR="64E32007">
        <w:rPr>
          <w:rFonts w:cs="Arial"/>
        </w:rPr>
        <w:t xml:space="preserve">. </w:t>
      </w:r>
      <w:r w:rsidRPr="005E5536" w:rsidR="155C3E11">
        <w:rPr>
          <w:rFonts w:cs="Arial"/>
        </w:rPr>
        <w:t>This consumer pressure has seen i</w:t>
      </w:r>
      <w:r w:rsidRPr="005E5536" w:rsidR="105D16C5">
        <w:rPr>
          <w:rFonts w:cs="Arial"/>
        </w:rPr>
        <w:t xml:space="preserve">mprovements in </w:t>
      </w:r>
      <w:r w:rsidRPr="005E5536" w:rsidR="673FC4F9">
        <w:rPr>
          <w:rFonts w:cs="Arial"/>
        </w:rPr>
        <w:t>business practices</w:t>
      </w:r>
      <w:r w:rsidRPr="005E5536" w:rsidR="326B0343">
        <w:rPr>
          <w:rFonts w:cs="Arial"/>
        </w:rPr>
        <w:t xml:space="preserve"> </w:t>
      </w:r>
      <w:r w:rsidRPr="005E5536" w:rsidR="155C3E11">
        <w:rPr>
          <w:rFonts w:cs="Arial"/>
        </w:rPr>
        <w:t xml:space="preserve">regarding </w:t>
      </w:r>
      <w:r w:rsidRPr="005E5536" w:rsidR="105D16C5">
        <w:rPr>
          <w:rFonts w:cs="Arial"/>
        </w:rPr>
        <w:t>a reduction in the amount of plastic packaging used, a movement away from single use plastics</w:t>
      </w:r>
      <w:r w:rsidRPr="005E5536" w:rsidR="673FC4F9">
        <w:rPr>
          <w:rFonts w:cs="Arial"/>
        </w:rPr>
        <w:t>,</w:t>
      </w:r>
      <w:r w:rsidRPr="005E5536" w:rsidR="326B0343">
        <w:rPr>
          <w:rFonts w:cs="Arial"/>
        </w:rPr>
        <w:t xml:space="preserve"> and the growth of the UK plastics pact</w:t>
      </w:r>
      <w:r w:rsidRPr="005E5536" w:rsidR="006665A3">
        <w:rPr>
          <w:rStyle w:val="FootnoteReference"/>
        </w:rPr>
        <w:footnoteReference w:id="144"/>
      </w:r>
      <w:r w:rsidRPr="005E5536" w:rsidR="105D16C5">
        <w:rPr>
          <w:rFonts w:cs="Arial"/>
        </w:rPr>
        <w:t>.</w:t>
      </w:r>
      <w:r w:rsidRPr="005E5536" w:rsidR="673FC4F9">
        <w:rPr>
          <w:rFonts w:cs="Arial"/>
        </w:rPr>
        <w:t xml:space="preserve"> </w:t>
      </w:r>
      <w:r w:rsidRPr="005E5536" w:rsidR="499859E6">
        <w:rPr>
          <w:rFonts w:cs="Arial"/>
        </w:rPr>
        <w:t xml:space="preserve">Given that </w:t>
      </w:r>
      <w:r w:rsidRPr="005E5536" w:rsidR="326B0343">
        <w:rPr>
          <w:rFonts w:cs="Arial"/>
        </w:rPr>
        <w:t xml:space="preserve">these </w:t>
      </w:r>
      <w:r w:rsidRPr="005E5536" w:rsidR="499859E6">
        <w:rPr>
          <w:rFonts w:cs="Arial"/>
        </w:rPr>
        <w:t xml:space="preserve">are </w:t>
      </w:r>
      <w:r w:rsidRPr="005E5536" w:rsidR="673FC4F9">
        <w:rPr>
          <w:rFonts w:cs="Arial"/>
        </w:rPr>
        <w:t>consumer facing initiatives</w:t>
      </w:r>
      <w:r w:rsidRPr="005E5536" w:rsidR="499859E6">
        <w:rPr>
          <w:rFonts w:cs="Arial"/>
        </w:rPr>
        <w:t>, this</w:t>
      </w:r>
      <w:ins w:author="Montarsolo, Kaya" w:date="2024-10-31T14:53:00Z" w:id="82">
        <w:r w:rsidRPr="005E5536" w:rsidR="33CDC546">
          <w:rPr>
            <w:rFonts w:cs="Arial"/>
          </w:rPr>
          <w:t xml:space="preserve"> </w:t>
        </w:r>
      </w:ins>
      <w:del w:author="Montarsolo, Kaya" w:date="2024-10-31T14:53:00Z" w:id="83">
        <w:r w:rsidRPr="0D9C549D" w:rsidDel="673FC4F9">
          <w:rPr>
            <w:rFonts w:cs="Arial"/>
          </w:rPr>
          <w:delText xml:space="preserve"> </w:delText>
        </w:r>
      </w:del>
      <w:r w:rsidRPr="005E5536" w:rsidR="673FC4F9">
        <w:rPr>
          <w:rFonts w:cs="Arial"/>
        </w:rPr>
        <w:t xml:space="preserve">could help explain why </w:t>
      </w:r>
      <w:r w:rsidRPr="005E5536" w:rsidR="499859E6">
        <w:rPr>
          <w:rFonts w:cs="Arial"/>
        </w:rPr>
        <w:t xml:space="preserve">on-site </w:t>
      </w:r>
      <w:r w:rsidRPr="005E5536" w:rsidR="673FC4F9">
        <w:rPr>
          <w:rFonts w:cs="Arial"/>
        </w:rPr>
        <w:t>business</w:t>
      </w:r>
      <w:r w:rsidRPr="005E5536" w:rsidR="326B0343">
        <w:rPr>
          <w:rFonts w:cs="Arial"/>
        </w:rPr>
        <w:t xml:space="preserve"> </w:t>
      </w:r>
      <w:r w:rsidRPr="005E5536" w:rsidR="105D16C5">
        <w:rPr>
          <w:rFonts w:cs="Arial"/>
        </w:rPr>
        <w:t xml:space="preserve">recycling </w:t>
      </w:r>
      <w:r w:rsidRPr="005E5536" w:rsidR="673FC4F9">
        <w:rPr>
          <w:rFonts w:cs="Arial"/>
        </w:rPr>
        <w:t>rates have not improved.</w:t>
      </w:r>
      <w:r w:rsidRPr="005E5536" w:rsidR="105D16C5">
        <w:rPr>
          <w:rFonts w:cs="Arial"/>
        </w:rPr>
        <w:t xml:space="preserve"> </w:t>
      </w:r>
      <w:r w:rsidRPr="005E5536" w:rsidR="326B0343">
        <w:rPr>
          <w:rFonts w:cs="Arial"/>
        </w:rPr>
        <w:t xml:space="preserve">Additionally, whilst there has been an increase in consumer pressure for businesses to be more environmentally aware, this pressure from consumers is not unilateral. According to a YouGov survey, only 50% of consumers </w:t>
      </w:r>
      <w:r w:rsidR="00E8449B">
        <w:rPr>
          <w:rFonts w:cs="Arial"/>
        </w:rPr>
        <w:t>are</w:t>
      </w:r>
      <w:r w:rsidRPr="005E5536" w:rsidR="326B0343">
        <w:rPr>
          <w:rFonts w:cs="Arial"/>
        </w:rPr>
        <w:t xml:space="preserve"> willing to pay more for environmental or ethical brands</w:t>
      </w:r>
      <w:r w:rsidRPr="005E5536" w:rsidR="00CC0051">
        <w:rPr>
          <w:rStyle w:val="FootnoteReference"/>
        </w:rPr>
        <w:footnoteReference w:id="145"/>
      </w:r>
      <w:r w:rsidRPr="005E5536" w:rsidR="326B0343">
        <w:rPr>
          <w:rFonts w:cs="Arial"/>
        </w:rPr>
        <w:t>.</w:t>
      </w:r>
      <w:r w:rsidR="326B0343">
        <w:rPr>
          <w:rFonts w:cs="Arial"/>
        </w:rPr>
        <w:t xml:space="preserve"> </w:t>
      </w:r>
    </w:p>
    <w:p w:rsidR="00984814" w:rsidP="00554C21" w:rsidRDefault="00984814" w14:paraId="33E32D19" w14:textId="77777777">
      <w:pPr>
        <w:jc w:val="both"/>
        <w:rPr>
          <w:rFonts w:cs="Arial"/>
        </w:rPr>
      </w:pPr>
    </w:p>
    <w:p w:rsidRPr="00451F33" w:rsidR="00554C21" w:rsidP="00554C21" w:rsidRDefault="00CC0051" w14:paraId="7B6A1822" w14:textId="55657FE7">
      <w:pPr>
        <w:jc w:val="both"/>
        <w:rPr>
          <w:rFonts w:cs="Arial"/>
        </w:rPr>
      </w:pPr>
      <w:r>
        <w:rPr>
          <w:rFonts w:cs="Arial"/>
        </w:rPr>
        <w:t xml:space="preserve">It </w:t>
      </w:r>
      <w:r w:rsidR="00002B1E">
        <w:rPr>
          <w:rFonts w:cs="Arial"/>
        </w:rPr>
        <w:t xml:space="preserve">should be noted that it </w:t>
      </w:r>
      <w:r>
        <w:rPr>
          <w:rFonts w:cs="Arial"/>
        </w:rPr>
        <w:t xml:space="preserve">is </w:t>
      </w:r>
      <w:r w:rsidRPr="00451F33">
        <w:rPr>
          <w:rFonts w:cs="Arial"/>
        </w:rPr>
        <w:t>very likely that we are overestimating the N</w:t>
      </w:r>
      <w:r>
        <w:rPr>
          <w:rFonts w:cs="Arial"/>
        </w:rPr>
        <w:t>H</w:t>
      </w:r>
      <w:r w:rsidRPr="00451F33">
        <w:rPr>
          <w:rFonts w:cs="Arial"/>
        </w:rPr>
        <w:t>M recycling rate</w:t>
      </w:r>
      <w:r>
        <w:rPr>
          <w:rFonts w:cs="Arial"/>
        </w:rPr>
        <w:t xml:space="preserve"> </w:t>
      </w:r>
      <w:r w:rsidRPr="00451F33">
        <w:rPr>
          <w:rFonts w:cs="Arial"/>
        </w:rPr>
        <w:t xml:space="preserve">in our analysis (as per above). </w:t>
      </w:r>
      <w:r w:rsidR="00A50A32">
        <w:rPr>
          <w:rFonts w:cs="Arial"/>
        </w:rPr>
        <w:t xml:space="preserve">We have checked this assumption with a </w:t>
      </w:r>
      <w:r w:rsidR="00122296">
        <w:rPr>
          <w:rFonts w:cs="Arial"/>
        </w:rPr>
        <w:t>w</w:t>
      </w:r>
      <w:r w:rsidR="00A50A32">
        <w:rPr>
          <w:rFonts w:cs="Arial"/>
        </w:rPr>
        <w:t xml:space="preserve">aste </w:t>
      </w:r>
      <w:r w:rsidR="00122296">
        <w:rPr>
          <w:rFonts w:cs="Arial"/>
        </w:rPr>
        <w:t>m</w:t>
      </w:r>
      <w:r w:rsidR="00A50A32">
        <w:rPr>
          <w:rFonts w:cs="Arial"/>
        </w:rPr>
        <w:t xml:space="preserve">anagement </w:t>
      </w:r>
      <w:r w:rsidR="00122296">
        <w:rPr>
          <w:rFonts w:cs="Arial"/>
        </w:rPr>
        <w:t>c</w:t>
      </w:r>
      <w:r w:rsidR="00A50A32">
        <w:rPr>
          <w:rFonts w:cs="Arial"/>
        </w:rPr>
        <w:t>ompany which has investigated the NHM recycling rate. As the NHM recycling rate has stagnated</w:t>
      </w:r>
      <w:r>
        <w:rPr>
          <w:rFonts w:cs="Arial"/>
        </w:rPr>
        <w:t>,</w:t>
      </w:r>
      <w:r w:rsidR="00A50A32">
        <w:rPr>
          <w:rFonts w:cs="Arial"/>
        </w:rPr>
        <w:t xml:space="preserve"> a</w:t>
      </w:r>
      <w:r>
        <w:rPr>
          <w:rFonts w:cs="Arial"/>
        </w:rPr>
        <w:t>nd</w:t>
      </w:r>
      <w:r w:rsidR="00A50A32">
        <w:rPr>
          <w:rFonts w:cs="Arial"/>
        </w:rPr>
        <w:t xml:space="preserve"> we do not believe it will improve</w:t>
      </w:r>
      <w:r>
        <w:rPr>
          <w:rFonts w:cs="Arial"/>
        </w:rPr>
        <w:t xml:space="preserve"> </w:t>
      </w:r>
      <w:proofErr w:type="gramStart"/>
      <w:r>
        <w:rPr>
          <w:rFonts w:cs="Arial"/>
        </w:rPr>
        <w:t>as a result of</w:t>
      </w:r>
      <w:proofErr w:type="gramEnd"/>
      <w:r>
        <w:rPr>
          <w:rFonts w:cs="Arial"/>
        </w:rPr>
        <w:t xml:space="preserve"> consumer pressure</w:t>
      </w:r>
      <w:r w:rsidR="00A50A32">
        <w:rPr>
          <w:rFonts w:cs="Arial"/>
        </w:rPr>
        <w:t xml:space="preserve">, </w:t>
      </w:r>
      <w:r w:rsidRPr="00451F33" w:rsidR="00554C21">
        <w:rPr>
          <w:rFonts w:cs="Arial"/>
        </w:rPr>
        <w:t xml:space="preserve">interventions are needed to increase the current rate of business recycling.  </w:t>
      </w:r>
    </w:p>
    <w:p w:rsidRPr="00451F33" w:rsidR="00524592" w:rsidP="00554C21" w:rsidRDefault="00524592" w14:paraId="2B3451E9" w14:textId="77777777">
      <w:pPr>
        <w:jc w:val="both"/>
        <w:rPr>
          <w:rFonts w:cs="Arial"/>
        </w:rPr>
      </w:pPr>
    </w:p>
    <w:p w:rsidRPr="00451F33" w:rsidR="00554C21" w:rsidP="00554C21" w:rsidRDefault="00554C21" w14:paraId="4101F813" w14:textId="2A8A295F">
      <w:pPr>
        <w:jc w:val="both"/>
        <w:rPr>
          <w:rFonts w:cs="Arial"/>
        </w:rPr>
      </w:pPr>
      <w:r w:rsidRPr="002801FF">
        <w:rPr>
          <w:rFonts w:cs="Arial"/>
        </w:rPr>
        <w:t>WRAP has estimated the NHM waste management costs to be around £</w:t>
      </w:r>
      <w:r w:rsidRPr="002801FF">
        <w:rPr>
          <w:rFonts w:eastAsia="Arial" w:cs="Arial"/>
        </w:rPr>
        <w:t>4</w:t>
      </w:r>
      <w:r w:rsidRPr="002801FF">
        <w:rPr>
          <w:rFonts w:cs="Arial"/>
        </w:rPr>
        <w:t xml:space="preserve"> billion per year for the 43</w:t>
      </w:r>
      <w:r w:rsidR="00D465D0">
        <w:rPr>
          <w:rFonts w:cs="Arial"/>
        </w:rPr>
        <w:t>.3</w:t>
      </w:r>
      <w:r w:rsidRPr="002801FF">
        <w:rPr>
          <w:rFonts w:cs="Arial"/>
        </w:rPr>
        <w:t>%. WRAP has also estimated these costs to include the DRS scheme. The scheme increases the 43</w:t>
      </w:r>
      <w:r w:rsidR="00D465D0">
        <w:rPr>
          <w:rFonts w:cs="Arial"/>
        </w:rPr>
        <w:t>.3</w:t>
      </w:r>
      <w:r w:rsidRPr="002801FF">
        <w:rPr>
          <w:rFonts w:cs="Arial"/>
        </w:rPr>
        <w:t>% baseline costs by £136m per year.</w:t>
      </w:r>
      <w:r w:rsidRPr="00451F33">
        <w:rPr>
          <w:rFonts w:cs="Arial"/>
        </w:rPr>
        <w:t xml:space="preserve"> </w:t>
      </w:r>
    </w:p>
    <w:p w:rsidRPr="00451F33" w:rsidR="00554C21" w:rsidP="00554C21" w:rsidRDefault="00554C21" w14:paraId="0396DAB5" w14:textId="77777777">
      <w:pPr>
        <w:jc w:val="both"/>
        <w:rPr>
          <w:rFonts w:cs="Arial"/>
        </w:rPr>
      </w:pPr>
    </w:p>
    <w:p w:rsidRPr="00451F33" w:rsidR="00524592" w:rsidP="00554C21" w:rsidRDefault="2103847F" w14:paraId="35401CC4" w14:textId="41D9AD83">
      <w:pPr>
        <w:jc w:val="both"/>
        <w:rPr>
          <w:rFonts w:cs="Arial"/>
        </w:rPr>
      </w:pPr>
      <w:r w:rsidRPr="00451F33">
        <w:rPr>
          <w:rFonts w:cs="Arial"/>
        </w:rPr>
        <w:t>Finally, the 43</w:t>
      </w:r>
      <w:r w:rsidR="608A9711">
        <w:rPr>
          <w:rFonts w:cs="Arial"/>
        </w:rPr>
        <w:t>.3</w:t>
      </w:r>
      <w:r w:rsidRPr="00451F33">
        <w:rPr>
          <w:rFonts w:cs="Arial"/>
        </w:rPr>
        <w:t>%</w:t>
      </w:r>
      <w:r w:rsidRPr="00451F33" w:rsidR="00554C21">
        <w:rPr>
          <w:rStyle w:val="FootnoteReference"/>
          <w:rFonts w:cs="Arial"/>
        </w:rPr>
        <w:footnoteReference w:id="146"/>
      </w:r>
      <w:r w:rsidRPr="00451F33">
        <w:rPr>
          <w:rFonts w:cs="Arial"/>
        </w:rPr>
        <w:t xml:space="preserve"> represents the amount that gets initially recycled by business and are used to estimate NHM waste management costs in the baseline (as explained above). An actual recycling rate for the NHM baseline is slightly lower than the presented rate above. This is because the actual rate is </w:t>
      </w:r>
      <w:r w:rsidR="3185311C">
        <w:rPr>
          <w:rFonts w:cs="Arial"/>
        </w:rPr>
        <w:t xml:space="preserve">adjusted to account for process losses </w:t>
      </w:r>
      <w:r w:rsidR="05D89ED0">
        <w:rPr>
          <w:rFonts w:cs="Arial"/>
        </w:rPr>
        <w:t>(</w:t>
      </w:r>
      <w:r w:rsidR="2B89293C">
        <w:rPr>
          <w:rFonts w:cs="Arial"/>
        </w:rPr>
        <w:t>e.g.,</w:t>
      </w:r>
      <w:r w:rsidR="05D89ED0">
        <w:rPr>
          <w:rFonts w:cs="Arial"/>
        </w:rPr>
        <w:t xml:space="preserve"> associated with contamination that makes recyclable material untreatable)</w:t>
      </w:r>
      <w:r w:rsidRPr="00451F33">
        <w:rPr>
          <w:rFonts w:cs="Arial"/>
        </w:rPr>
        <w:t>. We estimate this</w:t>
      </w:r>
      <w:r w:rsidR="0E0EDE36">
        <w:rPr>
          <w:rFonts w:cs="Arial"/>
        </w:rPr>
        <w:t xml:space="preserve"> actual</w:t>
      </w:r>
      <w:r w:rsidRPr="00451F33">
        <w:rPr>
          <w:rFonts w:cs="Arial"/>
        </w:rPr>
        <w:t xml:space="preserve"> rate to be approx</w:t>
      </w:r>
      <w:r w:rsidR="370FA355">
        <w:rPr>
          <w:rFonts w:cs="Arial"/>
        </w:rPr>
        <w:t>imately</w:t>
      </w:r>
      <w:r w:rsidRPr="009106EC">
        <w:rPr>
          <w:rFonts w:cs="Arial"/>
        </w:rPr>
        <w:t xml:space="preserve"> </w:t>
      </w:r>
      <w:r w:rsidRPr="009106EC" w:rsidR="39282230">
        <w:rPr>
          <w:rFonts w:cs="Arial"/>
        </w:rPr>
        <w:t>3</w:t>
      </w:r>
      <w:r w:rsidR="39282230">
        <w:rPr>
          <w:rFonts w:cs="Arial"/>
        </w:rPr>
        <w:t>6</w:t>
      </w:r>
      <w:r w:rsidR="608A9711">
        <w:rPr>
          <w:rFonts w:cs="Arial"/>
        </w:rPr>
        <w:t>.5</w:t>
      </w:r>
      <w:r w:rsidRPr="009106EC">
        <w:rPr>
          <w:rFonts w:cs="Arial"/>
        </w:rPr>
        <w:t>%</w:t>
      </w:r>
      <w:r w:rsidRPr="009106EC" w:rsidR="00554C21">
        <w:rPr>
          <w:rStyle w:val="FootnoteReference"/>
          <w:rFonts w:cs="Arial"/>
        </w:rPr>
        <w:footnoteReference w:id="147"/>
      </w:r>
      <w:r w:rsidRPr="009106EC">
        <w:rPr>
          <w:rFonts w:cs="Arial"/>
        </w:rPr>
        <w:t xml:space="preserve">( based on our engagement with the sector). This </w:t>
      </w:r>
      <w:r w:rsidRPr="00451F33">
        <w:rPr>
          <w:rFonts w:cs="Arial"/>
        </w:rPr>
        <w:t>rate is used to estimate GHGs emissions in the baseline</w:t>
      </w:r>
      <w:r>
        <w:rPr>
          <w:rFonts w:cs="Arial"/>
        </w:rPr>
        <w:t xml:space="preserve">. </w:t>
      </w:r>
    </w:p>
    <w:p w:rsidRPr="009106EC" w:rsidR="009106EC" w:rsidP="009106EC" w:rsidRDefault="00554C21" w14:paraId="14CB27F4" w14:textId="50C88658">
      <w:pPr>
        <w:pStyle w:val="Heading3"/>
      </w:pPr>
      <w:r w:rsidRPr="009106EC">
        <w:t>The following options have been considered against the baseline:</w:t>
      </w:r>
    </w:p>
    <w:p w:rsidRPr="009106EC" w:rsidR="00554C21" w:rsidP="00F67A7E" w:rsidRDefault="00554C21" w14:paraId="44957769" w14:textId="36E242EF">
      <w:pPr>
        <w:jc w:val="both"/>
        <w:rPr>
          <w:rFonts w:eastAsiaTheme="minorHAnsi"/>
        </w:rPr>
      </w:pPr>
      <w:r w:rsidRPr="009106EC">
        <w:rPr>
          <w:b/>
          <w:bCs/>
        </w:rPr>
        <w:t>Option 1nhm</w:t>
      </w:r>
      <w:r w:rsidRPr="009106EC">
        <w:t>:</w:t>
      </w:r>
      <w:r w:rsidRPr="009106EC">
        <w:rPr>
          <w:color w:val="000000" w:themeColor="text1"/>
          <w:sz w:val="28"/>
          <w:szCs w:val="32"/>
        </w:rPr>
        <w:t xml:space="preserve"> </w:t>
      </w:r>
      <w:r w:rsidRPr="00A03600" w:rsidR="0027500F">
        <w:rPr>
          <w:color w:val="000000" w:themeColor="text1"/>
        </w:rPr>
        <w:t>This option assumes b</w:t>
      </w:r>
      <w:r w:rsidRPr="0027500F">
        <w:rPr>
          <w:rFonts w:eastAsiaTheme="minorHAnsi"/>
        </w:rPr>
        <w:t>usinesses</w:t>
      </w:r>
      <w:r w:rsidRPr="009106EC">
        <w:rPr>
          <w:rFonts w:eastAsiaTheme="minorHAnsi"/>
        </w:rPr>
        <w:t xml:space="preserve"> separate waste to residual, mixed dry recyclables, separate glass waste collections</w:t>
      </w:r>
      <w:r w:rsidR="00145FC0">
        <w:rPr>
          <w:rStyle w:val="FootnoteReference"/>
          <w:rFonts w:eastAsiaTheme="minorHAnsi"/>
        </w:rPr>
        <w:footnoteReference w:id="148"/>
      </w:r>
      <w:r w:rsidRPr="009106EC">
        <w:rPr>
          <w:rFonts w:eastAsiaTheme="minorHAnsi"/>
        </w:rPr>
        <w:t xml:space="preserve"> and separate food waste collections. </w:t>
      </w:r>
      <w:r w:rsidR="00FF1D17">
        <w:rPr>
          <w:rFonts w:eastAsiaTheme="minorHAnsi"/>
        </w:rPr>
        <w:t>Micro firm</w:t>
      </w:r>
      <w:r w:rsidRPr="009106EC">
        <w:rPr>
          <w:rFonts w:eastAsiaTheme="minorHAnsi"/>
        </w:rPr>
        <w:t xml:space="preserve">s, those who employ less than 10, are exempt in this policy option to mitigate against cost pressure. </w:t>
      </w:r>
    </w:p>
    <w:p w:rsidRPr="009106EC" w:rsidR="00F67A7E" w:rsidP="009106EC" w:rsidRDefault="00F67A7E" w14:paraId="77575085" w14:textId="77777777">
      <w:pPr>
        <w:rPr>
          <w:rFonts w:eastAsiaTheme="minorHAnsi"/>
        </w:rPr>
      </w:pPr>
    </w:p>
    <w:p w:rsidRPr="00451F33" w:rsidR="00554C21" w:rsidP="00554C21" w:rsidRDefault="00554C21" w14:paraId="3512D9FA" w14:textId="3969A23D">
      <w:pPr>
        <w:jc w:val="both"/>
        <w:rPr>
          <w:rFonts w:cs="Arial"/>
        </w:rPr>
      </w:pPr>
      <w:bookmarkStart w:name="_Hlk93607061" w:id="85"/>
      <w:r w:rsidRPr="00451F33">
        <w:rPr>
          <w:rFonts w:cs="Arial"/>
        </w:rPr>
        <w:t xml:space="preserve">The waste composition profiles of the NHM sub-sectors all show that businesses have much higher proportions of potentially recyclable waste than is prevalent in the household waste stream. With legislative measures to compel businesses to separate their waste, the potential of increased recycling rate is significant compared to the </w:t>
      </w:r>
      <w:bookmarkEnd w:id="85"/>
      <w:r w:rsidRPr="00451F33" w:rsidR="00E441B6">
        <w:rPr>
          <w:rFonts w:cs="Arial"/>
        </w:rPr>
        <w:t>baseline.</w:t>
      </w:r>
      <w:r w:rsidRPr="00451F33">
        <w:rPr>
          <w:rFonts w:cs="Arial"/>
        </w:rPr>
        <w:t xml:space="preserve"> </w:t>
      </w:r>
      <w:r w:rsidR="0027500F">
        <w:rPr>
          <w:rFonts w:cs="Arial"/>
        </w:rPr>
        <w:t>It assumes b</w:t>
      </w:r>
      <w:r w:rsidRPr="00451F33">
        <w:rPr>
          <w:rFonts w:cs="Arial"/>
        </w:rPr>
        <w:t xml:space="preserve">usinesses are required to collect these materials (excluding plastic film) by the end of </w:t>
      </w:r>
      <w:r w:rsidR="004858D0">
        <w:rPr>
          <w:rFonts w:cs="Arial"/>
        </w:rPr>
        <w:t>March 20</w:t>
      </w:r>
      <w:r w:rsidRPr="00451F33">
        <w:rPr>
          <w:rFonts w:cs="Arial"/>
        </w:rPr>
        <w:t xml:space="preserve">25. Plastic film needs to be collected by the end of </w:t>
      </w:r>
      <w:r w:rsidR="004858D0">
        <w:rPr>
          <w:rFonts w:cs="Arial"/>
        </w:rPr>
        <w:t xml:space="preserve">March </w:t>
      </w:r>
      <w:r w:rsidRPr="00451F33">
        <w:rPr>
          <w:rFonts w:cs="Arial"/>
        </w:rPr>
        <w:t>2027.</w:t>
      </w:r>
    </w:p>
    <w:p w:rsidRPr="00451F33" w:rsidR="00554C21" w:rsidP="00554C21" w:rsidRDefault="00554C21" w14:paraId="2F4115B3" w14:textId="77777777">
      <w:pPr>
        <w:jc w:val="both"/>
        <w:rPr>
          <w:rFonts w:cs="Arial"/>
        </w:rPr>
      </w:pPr>
    </w:p>
    <w:p w:rsidRPr="00F512CE" w:rsidR="00554C21" w:rsidP="00F67A7E" w:rsidRDefault="00554C21" w14:paraId="6EEA519C" w14:textId="295B06D3">
      <w:pPr>
        <w:rPr>
          <w:rFonts w:cs="Arial"/>
        </w:rPr>
      </w:pPr>
      <w:r w:rsidRPr="00451F33">
        <w:rPr>
          <w:rFonts w:cs="Arial"/>
        </w:rPr>
        <w:t xml:space="preserve">We estimate this policy option </w:t>
      </w:r>
      <w:r>
        <w:rPr>
          <w:rFonts w:cs="Arial"/>
        </w:rPr>
        <w:t>to</w:t>
      </w:r>
      <w:r w:rsidRPr="00451F33">
        <w:rPr>
          <w:rFonts w:cs="Arial"/>
        </w:rPr>
        <w:t xml:space="preserve"> </w:t>
      </w:r>
      <w:r w:rsidRPr="009106EC">
        <w:rPr>
          <w:rFonts w:cs="Arial"/>
        </w:rPr>
        <w:t xml:space="preserve">produce an actual recycling rate of </w:t>
      </w:r>
      <w:r w:rsidRPr="009106EC" w:rsidR="00C4205D">
        <w:rPr>
          <w:rFonts w:cs="Arial"/>
        </w:rPr>
        <w:t>4</w:t>
      </w:r>
      <w:r w:rsidR="00C4205D">
        <w:rPr>
          <w:rFonts w:cs="Arial"/>
        </w:rPr>
        <w:t>8</w:t>
      </w:r>
      <w:r w:rsidR="00D465D0">
        <w:rPr>
          <w:rFonts w:cs="Arial"/>
        </w:rPr>
        <w:t>.4</w:t>
      </w:r>
      <w:r w:rsidRPr="009106EC">
        <w:rPr>
          <w:rFonts w:cs="Arial"/>
        </w:rPr>
        <w:t>% for</w:t>
      </w:r>
      <w:r w:rsidRPr="00451F33">
        <w:rPr>
          <w:rFonts w:cs="Arial"/>
        </w:rPr>
        <w:t xml:space="preserve"> the NHM sector by 2035. </w:t>
      </w:r>
      <w:r>
        <w:rPr>
          <w:rFonts w:cs="Arial"/>
        </w:rPr>
        <w:t>We modelled three different capture rates to reflect uncertainty around this estimate.</w:t>
      </w:r>
      <w:r w:rsidRPr="00451F33">
        <w:rPr>
          <w:rFonts w:cs="Arial"/>
        </w:rPr>
        <w:t xml:space="preserve"> </w:t>
      </w:r>
    </w:p>
    <w:p w:rsidR="009106EC" w:rsidP="009106EC" w:rsidRDefault="009106EC" w14:paraId="28BDE0DA" w14:textId="77777777">
      <w:pPr>
        <w:rPr>
          <w:color w:val="000000" w:themeColor="text1"/>
        </w:rPr>
      </w:pPr>
    </w:p>
    <w:p w:rsidRPr="00582970" w:rsidR="00554C21" w:rsidP="00F67A7E" w:rsidRDefault="00554C21" w14:paraId="2E49C8DB" w14:textId="3FA2372F">
      <w:pPr>
        <w:jc w:val="both"/>
        <w:rPr>
          <w:rFonts w:eastAsiaTheme="minorEastAsia"/>
        </w:rPr>
      </w:pPr>
      <w:r w:rsidRPr="009106EC">
        <w:rPr>
          <w:b/>
          <w:bCs/>
          <w:color w:val="000000" w:themeColor="text1"/>
        </w:rPr>
        <w:t>Option 2nhm:</w:t>
      </w:r>
      <w:r w:rsidRPr="00582970">
        <w:rPr>
          <w:color w:val="000000" w:themeColor="text1"/>
        </w:rPr>
        <w:t xml:space="preserve"> </w:t>
      </w:r>
      <w:r w:rsidR="0027500F">
        <w:rPr>
          <w:color w:val="000000" w:themeColor="text1"/>
        </w:rPr>
        <w:t xml:space="preserve">As in 1nhm, </w:t>
      </w:r>
      <w:r w:rsidR="00644C56">
        <w:rPr>
          <w:color w:val="000000" w:themeColor="text1"/>
        </w:rPr>
        <w:t>t</w:t>
      </w:r>
      <w:r w:rsidR="0027500F">
        <w:rPr>
          <w:color w:val="000000" w:themeColor="text1"/>
        </w:rPr>
        <w:t>his option assumes b</w:t>
      </w:r>
      <w:r w:rsidRPr="009106EC">
        <w:rPr>
          <w:rFonts w:eastAsiaTheme="minorEastAsia"/>
        </w:rPr>
        <w:t>usinesses separate waste to residual, mixed dry recyclables, separate glass waste collections</w:t>
      </w:r>
      <w:r w:rsidR="00FA61D2">
        <w:rPr>
          <w:rStyle w:val="FootnoteReference"/>
          <w:rFonts w:eastAsiaTheme="minorEastAsia"/>
        </w:rPr>
        <w:footnoteReference w:id="149"/>
      </w:r>
      <w:r w:rsidRPr="009106EC">
        <w:rPr>
          <w:rFonts w:eastAsiaTheme="minorEastAsia"/>
        </w:rPr>
        <w:t xml:space="preserve"> and separate food waste collections. </w:t>
      </w:r>
      <w:r w:rsidR="0027500F">
        <w:rPr>
          <w:rFonts w:eastAsiaTheme="minorEastAsia"/>
        </w:rPr>
        <w:t>In this option, m</w:t>
      </w:r>
      <w:r w:rsidRPr="009106EC">
        <w:rPr>
          <w:rFonts w:eastAsiaTheme="minorEastAsia"/>
        </w:rPr>
        <w:t>icro</w:t>
      </w:r>
      <w:r w:rsidR="009106EC">
        <w:rPr>
          <w:rFonts w:eastAsiaTheme="minorEastAsia"/>
        </w:rPr>
        <w:t xml:space="preserve"> </w:t>
      </w:r>
      <w:r w:rsidRPr="009106EC">
        <w:rPr>
          <w:rFonts w:eastAsiaTheme="minorEastAsia"/>
        </w:rPr>
        <w:t xml:space="preserve">firms are included and phased into the policy </w:t>
      </w:r>
      <w:r w:rsidR="00C029C6">
        <w:rPr>
          <w:rFonts w:eastAsiaTheme="minorEastAsia"/>
        </w:rPr>
        <w:t>from 31</w:t>
      </w:r>
      <w:r w:rsidRPr="00101A16" w:rsidR="00C029C6">
        <w:rPr>
          <w:rFonts w:eastAsiaTheme="minorEastAsia"/>
          <w:vertAlign w:val="superscript"/>
        </w:rPr>
        <w:t>st</w:t>
      </w:r>
      <w:r w:rsidR="00C029C6">
        <w:rPr>
          <w:rFonts w:eastAsiaTheme="minorEastAsia"/>
        </w:rPr>
        <w:t xml:space="preserve"> March </w:t>
      </w:r>
      <w:r w:rsidRPr="009106EC">
        <w:rPr>
          <w:rFonts w:eastAsiaTheme="minorEastAsia"/>
        </w:rPr>
        <w:t>2027, two years after implementation</w:t>
      </w:r>
      <w:r w:rsidR="0027500F">
        <w:rPr>
          <w:rFonts w:eastAsiaTheme="minorEastAsia"/>
        </w:rPr>
        <w:t xml:space="preserve"> for other businesses</w:t>
      </w:r>
      <w:r w:rsidRPr="009106EC">
        <w:rPr>
          <w:rFonts w:eastAsiaTheme="minorEastAsia"/>
        </w:rPr>
        <w:t xml:space="preserve"> to allow time for businesses to account for new provisions.</w:t>
      </w:r>
      <w:r w:rsidRPr="00582970">
        <w:rPr>
          <w:rFonts w:eastAsiaTheme="minorEastAsia"/>
        </w:rPr>
        <w:t xml:space="preserve"> </w:t>
      </w:r>
    </w:p>
    <w:p w:rsidR="009106EC" w:rsidP="00554C21" w:rsidRDefault="009106EC" w14:paraId="04ED73ED" w14:textId="77777777">
      <w:pPr>
        <w:jc w:val="both"/>
        <w:rPr>
          <w:rFonts w:cs="Arial"/>
        </w:rPr>
      </w:pPr>
    </w:p>
    <w:p w:rsidRPr="00451F33" w:rsidR="00554C21" w:rsidP="00554C21" w:rsidRDefault="00554C21" w14:paraId="5FAB44B6" w14:textId="4FB3B84E">
      <w:pPr>
        <w:jc w:val="both"/>
        <w:rPr>
          <w:rFonts w:cs="Arial"/>
        </w:rPr>
      </w:pPr>
      <w:r w:rsidRPr="00451F33">
        <w:rPr>
          <w:rFonts w:cs="Arial"/>
        </w:rPr>
        <w:t xml:space="preserve">This option assumes the same collection of the </w:t>
      </w:r>
      <w:r w:rsidR="00091EFB">
        <w:rPr>
          <w:rFonts w:cs="Arial"/>
        </w:rPr>
        <w:t xml:space="preserve">dry </w:t>
      </w:r>
      <w:r w:rsidRPr="00451F33">
        <w:rPr>
          <w:rFonts w:cs="Arial"/>
        </w:rPr>
        <w:t xml:space="preserve">recyclable materials, and separate food waste as in Option </w:t>
      </w:r>
      <w:r>
        <w:rPr>
          <w:rFonts w:cs="Arial"/>
        </w:rPr>
        <w:t>1</w:t>
      </w:r>
      <w:r w:rsidRPr="00451F33">
        <w:rPr>
          <w:rFonts w:cs="Arial"/>
        </w:rPr>
        <w:t xml:space="preserve">nhm, but rather than </w:t>
      </w:r>
      <w:r w:rsidR="00FF1D17">
        <w:rPr>
          <w:rFonts w:cs="Arial"/>
        </w:rPr>
        <w:t>micro firm</w:t>
      </w:r>
      <w:r w:rsidRPr="00451F33">
        <w:rPr>
          <w:rFonts w:cs="Arial"/>
        </w:rPr>
        <w:t xml:space="preserve">s being permanently exempt, they are phased in later to allow additional time to change their arrangements for waste collection. This option allows </w:t>
      </w:r>
      <w:r w:rsidR="00FF1D17">
        <w:rPr>
          <w:rFonts w:cs="Arial"/>
        </w:rPr>
        <w:t>micro firm</w:t>
      </w:r>
      <w:r w:rsidRPr="00451F33">
        <w:rPr>
          <w:rFonts w:cs="Arial"/>
        </w:rPr>
        <w:t xml:space="preserve">s to contribute to the increased recycling rate and improves the overall performance against policy objectives. </w:t>
      </w:r>
    </w:p>
    <w:p w:rsidR="00554C21" w:rsidP="00554C21" w:rsidRDefault="00554C21" w14:paraId="4877DB13" w14:textId="77777777">
      <w:pPr>
        <w:jc w:val="both"/>
        <w:rPr>
          <w:highlight w:val="yellow"/>
        </w:rPr>
      </w:pPr>
    </w:p>
    <w:p w:rsidRPr="00554C21" w:rsidR="00554C21" w:rsidP="00554C21" w:rsidRDefault="00554C21" w14:paraId="465C8AA6" w14:textId="0949EB4A">
      <w:pPr>
        <w:jc w:val="both"/>
        <w:rPr>
          <w:rFonts w:cs="Arial"/>
        </w:rPr>
      </w:pPr>
      <w:r w:rsidRPr="009106EC">
        <w:rPr>
          <w:rFonts w:cs="Arial"/>
        </w:rPr>
        <w:t>Under this option, we expect to see the NHM sector to have an actual recycling rate of 5</w:t>
      </w:r>
      <w:r w:rsidR="00D465D0">
        <w:rPr>
          <w:rFonts w:cs="Arial"/>
        </w:rPr>
        <w:t>7.</w:t>
      </w:r>
      <w:r w:rsidRPr="009106EC">
        <w:rPr>
          <w:rFonts w:cs="Arial"/>
        </w:rPr>
        <w:t>8% by 2035 (this is our central estimate; we also modelled a high and low estimate to reflect uncertainty concerning future recycling rates).</w:t>
      </w:r>
      <w:r w:rsidRPr="00451F33">
        <w:rPr>
          <w:rFonts w:cs="Arial"/>
        </w:rPr>
        <w:t xml:space="preserve"> This option provides a better recycling rate than </w:t>
      </w:r>
      <w:r w:rsidR="004C578A">
        <w:rPr>
          <w:rFonts w:cs="Arial"/>
        </w:rPr>
        <w:t>O</w:t>
      </w:r>
      <w:r w:rsidRPr="00451F33">
        <w:rPr>
          <w:rFonts w:cs="Arial"/>
        </w:rPr>
        <w:t xml:space="preserve">ption 1nhm, owing to the capture of </w:t>
      </w:r>
      <w:r>
        <w:rPr>
          <w:rFonts w:cs="Arial"/>
        </w:rPr>
        <w:t xml:space="preserve">waste from </w:t>
      </w:r>
      <w:r w:rsidRPr="00451F33">
        <w:rPr>
          <w:rFonts w:cs="Arial"/>
        </w:rPr>
        <w:t xml:space="preserve">micro </w:t>
      </w:r>
      <w:r>
        <w:rPr>
          <w:rFonts w:cs="Arial"/>
        </w:rPr>
        <w:t>firms</w:t>
      </w:r>
      <w:r w:rsidRPr="00451F33">
        <w:rPr>
          <w:rFonts w:cs="Arial"/>
        </w:rPr>
        <w:t>. As such, this is our preferred option.</w:t>
      </w:r>
    </w:p>
    <w:p w:rsidRPr="00451F33" w:rsidR="00554C21" w:rsidP="00554C21" w:rsidRDefault="00554C21" w14:paraId="673FD8C5" w14:textId="77777777">
      <w:pPr>
        <w:pStyle w:val="Heading3"/>
        <w:rPr>
          <w:b w:val="0"/>
          <w:szCs w:val="24"/>
        </w:rPr>
      </w:pPr>
      <w:r w:rsidRPr="00451F33">
        <w:t>Municipal scenario descriptions</w:t>
      </w:r>
    </w:p>
    <w:p w:rsidRPr="00451F33" w:rsidR="00554C21" w:rsidP="00554C21" w:rsidRDefault="00554C21" w14:paraId="176BEEF0" w14:textId="77777777">
      <w:pPr>
        <w:jc w:val="both"/>
        <w:rPr>
          <w:rFonts w:cs="Arial"/>
        </w:rPr>
      </w:pPr>
      <w:r w:rsidRPr="00451F33">
        <w:rPr>
          <w:rFonts w:cs="Arial"/>
        </w:rPr>
        <w:t xml:space="preserve">Combining the household and non-household recycling scenarios we have developed four municipal sector options: </w:t>
      </w:r>
    </w:p>
    <w:p w:rsidRPr="00451F33" w:rsidR="00554C21" w:rsidP="00554C21" w:rsidRDefault="00554C21" w14:paraId="22BA19D9" w14:textId="77777777">
      <w:pPr>
        <w:jc w:val="both"/>
        <w:rPr>
          <w:rFonts w:cs="Arial"/>
        </w:rPr>
      </w:pPr>
    </w:p>
    <w:p w:rsidRPr="00451F33" w:rsidR="00554C21" w:rsidP="00554C21" w:rsidRDefault="2103847F" w14:paraId="587E5732" w14:textId="3C23E488">
      <w:pPr>
        <w:jc w:val="both"/>
        <w:textAlignment w:val="baseline"/>
        <w:rPr>
          <w:rFonts w:cs="Arial"/>
        </w:rPr>
      </w:pPr>
      <w:r w:rsidRPr="7C995945">
        <w:rPr>
          <w:rFonts w:cs="Arial"/>
          <w:i/>
          <w:iCs/>
        </w:rPr>
        <w:t>Household 1hh</w:t>
      </w:r>
      <w:r w:rsidRPr="7C995945">
        <w:rPr>
          <w:rFonts w:cs="Arial"/>
        </w:rPr>
        <w:t xml:space="preserve">: </w:t>
      </w:r>
      <w:r w:rsidRPr="7C995945" w:rsidR="2CA247AA">
        <w:rPr>
          <w:rFonts w:cs="Arial"/>
        </w:rPr>
        <w:t>This option assumes c</w:t>
      </w:r>
      <w:r w:rsidRPr="7C995945">
        <w:rPr>
          <w:rFonts w:cs="Arial"/>
        </w:rPr>
        <w:t>onsistent weekly collection of dry recyclables</w:t>
      </w:r>
      <w:r w:rsidRPr="7C995945" w:rsidDel="2103847F" w:rsidR="00554C21">
        <w:rPr>
          <w:rFonts w:cs="Arial"/>
        </w:rPr>
        <w:t xml:space="preserve"> under multi-stream systems for low-rise properties unless </w:t>
      </w:r>
      <w:r w:rsidR="00D97548">
        <w:rPr>
          <w:rFonts w:cs="Arial"/>
        </w:rPr>
        <w:t>local auth</w:t>
      </w:r>
      <w:r w:rsidRPr="7C995945" w:rsidDel="2103847F" w:rsidR="00554C21">
        <w:rPr>
          <w:rFonts w:cs="Arial"/>
        </w:rPr>
        <w:t>orities have collection contracts that extend beyond the date by which they need to comply with the new requirements</w:t>
      </w:r>
      <w:r w:rsidR="00AA3C15">
        <w:rPr>
          <w:rStyle w:val="FootnoteReference"/>
        </w:rPr>
        <w:footnoteReference w:id="150"/>
      </w:r>
      <w:r w:rsidRPr="7C995945" w:rsidDel="2103847F" w:rsidR="00554C21">
        <w:rPr>
          <w:rFonts w:cs="Arial"/>
        </w:rPr>
        <w:t>.</w:t>
      </w:r>
      <w:r w:rsidRPr="7C995945">
        <w:rPr>
          <w:rFonts w:cs="Arial"/>
        </w:rPr>
        <w:t xml:space="preserve"> </w:t>
      </w:r>
      <w:r w:rsidRPr="7C995945" w:rsidR="2CA247AA">
        <w:rPr>
          <w:rFonts w:cs="Arial"/>
        </w:rPr>
        <w:t>It assumes f</w:t>
      </w:r>
      <w:r w:rsidRPr="7C995945">
        <w:rPr>
          <w:rFonts w:cs="Arial"/>
        </w:rPr>
        <w:t>ortnightly residual collections, separate weekly food waste and free fortnightly garden waste collections. High-rise properties transition at the same time as low-rise properties</w:t>
      </w:r>
      <w:r w:rsidRPr="7C995945" w:rsidR="7222C1C5">
        <w:rPr>
          <w:rFonts w:cs="Arial"/>
        </w:rPr>
        <w:t>.</w:t>
      </w:r>
      <w:r w:rsidRPr="7C995945" w:rsidR="2CA247AA">
        <w:rPr>
          <w:rFonts w:cs="Arial"/>
        </w:rPr>
        <w:t xml:space="preserve"> </w:t>
      </w:r>
      <w:r w:rsidRPr="7C995945" w:rsidR="7222C1C5">
        <w:rPr>
          <w:rFonts w:cs="Arial"/>
        </w:rPr>
        <w:t xml:space="preserve">They </w:t>
      </w:r>
      <w:r w:rsidRPr="7C995945">
        <w:rPr>
          <w:rFonts w:cs="Arial"/>
        </w:rPr>
        <w:t>have separate glass</w:t>
      </w:r>
      <w:r w:rsidR="00600E1F">
        <w:rPr>
          <w:rStyle w:val="FootnoteReference"/>
        </w:rPr>
        <w:footnoteReference w:id="151"/>
      </w:r>
      <w:r w:rsidRPr="7C995945">
        <w:rPr>
          <w:rFonts w:cs="Arial"/>
        </w:rPr>
        <w:t xml:space="preserve"> and food waste collections</w:t>
      </w:r>
      <w:r w:rsidRPr="7C995945" w:rsidR="7222C1C5">
        <w:rPr>
          <w:rFonts w:cs="Arial"/>
        </w:rPr>
        <w:t>,</w:t>
      </w:r>
      <w:r w:rsidRPr="7C995945" w:rsidR="2CA247AA">
        <w:rPr>
          <w:rFonts w:cs="Arial"/>
        </w:rPr>
        <w:t xml:space="preserve"> and a</w:t>
      </w:r>
      <w:r w:rsidRPr="7C995945">
        <w:rPr>
          <w:rFonts w:cs="Arial"/>
        </w:rPr>
        <w:t xml:space="preserve">ll other recyclable materials are </w:t>
      </w:r>
      <w:r w:rsidRPr="7C995945" w:rsidR="2C20447A">
        <w:rPr>
          <w:rFonts w:cs="Arial"/>
        </w:rPr>
        <w:t>collected under existing collection schemes</w:t>
      </w:r>
      <w:r w:rsidRPr="7C995945">
        <w:rPr>
          <w:rFonts w:cs="Arial"/>
        </w:rPr>
        <w:t>.</w:t>
      </w:r>
    </w:p>
    <w:p w:rsidRPr="00451F33" w:rsidR="003225E2" w:rsidP="00554C21" w:rsidRDefault="003225E2" w14:paraId="15EC168D" w14:textId="77777777">
      <w:pPr>
        <w:pStyle w:val="EBBodyPara"/>
        <w:jc w:val="both"/>
        <w:rPr>
          <w:sz w:val="24"/>
          <w:szCs w:val="24"/>
        </w:rPr>
      </w:pPr>
    </w:p>
    <w:p w:rsidRPr="00451F33" w:rsidR="00554C21" w:rsidP="00554C21" w:rsidRDefault="00554C21" w14:paraId="25522C78" w14:textId="67957734">
      <w:pPr>
        <w:jc w:val="both"/>
        <w:textAlignment w:val="baseline"/>
        <w:rPr>
          <w:rFonts w:cs="Arial"/>
        </w:rPr>
      </w:pPr>
      <w:r w:rsidRPr="00451F33">
        <w:rPr>
          <w:rFonts w:cs="Arial"/>
          <w:i/>
          <w:iCs/>
        </w:rPr>
        <w:t>Household 2hh</w:t>
      </w:r>
      <w:r w:rsidRPr="00451F33">
        <w:rPr>
          <w:rFonts w:cs="Arial"/>
        </w:rPr>
        <w:t xml:space="preserve">: this option is the same as 1hh option except it is assumed that </w:t>
      </w:r>
      <w:r>
        <w:rPr>
          <w:rFonts w:cs="Arial"/>
        </w:rPr>
        <w:t xml:space="preserve">all </w:t>
      </w:r>
      <w:r w:rsidR="00D97548">
        <w:rPr>
          <w:rFonts w:cs="Arial"/>
        </w:rPr>
        <w:t>local auth</w:t>
      </w:r>
      <w:r w:rsidRPr="00451F33">
        <w:rPr>
          <w:rFonts w:cs="Arial"/>
        </w:rPr>
        <w:t xml:space="preserve">orities </w:t>
      </w:r>
      <w:r>
        <w:rPr>
          <w:rFonts w:cs="Arial"/>
        </w:rPr>
        <w:t>have</w:t>
      </w:r>
      <w:r w:rsidRPr="00451F33">
        <w:rPr>
          <w:rFonts w:cs="Arial"/>
        </w:rPr>
        <w:t xml:space="preserve"> charged garden waste collections in line with the requirements for low rise properties with gardens. </w:t>
      </w:r>
    </w:p>
    <w:p w:rsidRPr="00451F33" w:rsidR="00554C21" w:rsidP="00554C21" w:rsidRDefault="00554C21" w14:paraId="5C80D0E9" w14:textId="77777777">
      <w:pPr>
        <w:pStyle w:val="EBBodyPara"/>
        <w:jc w:val="both"/>
        <w:rPr>
          <w:sz w:val="24"/>
          <w:szCs w:val="24"/>
        </w:rPr>
      </w:pPr>
    </w:p>
    <w:p w:rsidRPr="00451F33" w:rsidR="00554C21" w:rsidP="00554C21" w:rsidRDefault="00554C21" w14:paraId="54DB58E7" w14:textId="7FFCD15B">
      <w:pPr>
        <w:jc w:val="both"/>
        <w:textAlignment w:val="baseline"/>
        <w:rPr>
          <w:rFonts w:cs="Arial" w:eastAsiaTheme="minorEastAsia"/>
        </w:rPr>
      </w:pPr>
      <w:r w:rsidRPr="00451F33">
        <w:rPr>
          <w:rFonts w:cs="Arial"/>
          <w:i/>
          <w:iCs/>
        </w:rPr>
        <w:t>Non-household municipal 1nhm</w:t>
      </w:r>
      <w:r w:rsidRPr="00451F33">
        <w:rPr>
          <w:rFonts w:cs="Arial"/>
        </w:rPr>
        <w:t>:</w:t>
      </w:r>
      <w:r w:rsidRPr="00577DB9">
        <w:rPr>
          <w:rFonts w:cs="Arial" w:eastAsiaTheme="minorEastAsia"/>
          <w:sz w:val="22"/>
          <w:szCs w:val="22"/>
        </w:rPr>
        <w:t xml:space="preserve"> </w:t>
      </w:r>
      <w:r w:rsidRPr="005740F4" w:rsidR="0027500F">
        <w:rPr>
          <w:rFonts w:cs="Arial"/>
        </w:rPr>
        <w:t>This option assumes b</w:t>
      </w:r>
      <w:r w:rsidRPr="00E8425C">
        <w:rPr>
          <w:rFonts w:cs="Arial"/>
        </w:rPr>
        <w:t>usinesses</w:t>
      </w:r>
      <w:r>
        <w:rPr>
          <w:rFonts w:cs="Arial" w:eastAsiaTheme="minorEastAsia"/>
        </w:rPr>
        <w:t xml:space="preserve"> and non-domestic premises </w:t>
      </w:r>
      <w:r w:rsidRPr="00451F33">
        <w:rPr>
          <w:rFonts w:cs="Arial" w:eastAsiaTheme="minorEastAsia"/>
        </w:rPr>
        <w:t>separate waste to residual, mixed dry recyclables, separate glass waste collections</w:t>
      </w:r>
      <w:r w:rsidR="00232CF5">
        <w:rPr>
          <w:rStyle w:val="FootnoteReference"/>
          <w:rFonts w:eastAsiaTheme="minorEastAsia"/>
        </w:rPr>
        <w:footnoteReference w:id="152"/>
      </w:r>
      <w:r w:rsidRPr="00451F33">
        <w:rPr>
          <w:rFonts w:cs="Arial" w:eastAsiaTheme="minorEastAsia"/>
        </w:rPr>
        <w:t xml:space="preserve"> and separate food waste collections. </w:t>
      </w:r>
      <w:r w:rsidR="00FF1D17">
        <w:rPr>
          <w:rFonts w:cs="Arial" w:eastAsiaTheme="minorEastAsia"/>
        </w:rPr>
        <w:t>Micro firm</w:t>
      </w:r>
      <w:r w:rsidRPr="00451F33">
        <w:rPr>
          <w:rFonts w:cs="Arial" w:eastAsiaTheme="minorEastAsia"/>
        </w:rPr>
        <w:t xml:space="preserve">s, those who employ less than 10, are exempt in this option to mitigate against cost pressure. </w:t>
      </w:r>
    </w:p>
    <w:p w:rsidRPr="00451F33" w:rsidR="00554C21" w:rsidP="00554C21" w:rsidRDefault="00554C21" w14:paraId="7DEE8316" w14:textId="77777777">
      <w:pPr>
        <w:pStyle w:val="EBBodyPara"/>
        <w:jc w:val="both"/>
        <w:rPr>
          <w:sz w:val="24"/>
          <w:szCs w:val="24"/>
        </w:rPr>
      </w:pPr>
    </w:p>
    <w:p w:rsidRPr="00451F33" w:rsidR="00554C21" w:rsidP="00554C21" w:rsidRDefault="00554C21" w14:paraId="4227D5C8" w14:textId="2C240D07">
      <w:pPr>
        <w:jc w:val="both"/>
        <w:textAlignment w:val="baseline"/>
        <w:rPr>
          <w:rFonts w:cs="Arial" w:eastAsiaTheme="minorEastAsia"/>
        </w:rPr>
      </w:pPr>
      <w:r w:rsidRPr="00451F33">
        <w:rPr>
          <w:rFonts w:cs="Arial"/>
          <w:i/>
          <w:iCs/>
        </w:rPr>
        <w:t>Non-household municipal 2nhm</w:t>
      </w:r>
      <w:r w:rsidRPr="00451F33">
        <w:rPr>
          <w:rFonts w:cs="Arial"/>
        </w:rPr>
        <w:t xml:space="preserve">: </w:t>
      </w:r>
      <w:r w:rsidR="0027500F">
        <w:rPr>
          <w:rFonts w:cs="Arial"/>
        </w:rPr>
        <w:t xml:space="preserve">As in option 1nhm, </w:t>
      </w:r>
      <w:r w:rsidR="00A677AC">
        <w:rPr>
          <w:rFonts w:cs="Arial"/>
        </w:rPr>
        <w:t>this option</w:t>
      </w:r>
      <w:r w:rsidR="0027500F">
        <w:rPr>
          <w:rFonts w:cs="Arial"/>
        </w:rPr>
        <w:t xml:space="preserve"> assumes b</w:t>
      </w:r>
      <w:r w:rsidRPr="00451F33">
        <w:rPr>
          <w:rFonts w:cs="Arial" w:eastAsiaTheme="minorEastAsia"/>
        </w:rPr>
        <w:t xml:space="preserve">usinesses </w:t>
      </w:r>
      <w:r>
        <w:rPr>
          <w:rFonts w:cs="Arial" w:eastAsiaTheme="minorEastAsia"/>
        </w:rPr>
        <w:t xml:space="preserve">and non-domestic premises </w:t>
      </w:r>
      <w:r w:rsidRPr="00451F33">
        <w:rPr>
          <w:rFonts w:cs="Arial" w:eastAsiaTheme="minorEastAsia"/>
        </w:rPr>
        <w:t>separate waste to residual, mixed dry recyclables, separate glass waste collections</w:t>
      </w:r>
      <w:r w:rsidR="00513FD0">
        <w:rPr>
          <w:rStyle w:val="FootnoteReference"/>
          <w:rFonts w:eastAsiaTheme="minorEastAsia"/>
        </w:rPr>
        <w:footnoteReference w:id="153"/>
      </w:r>
      <w:r w:rsidRPr="00451F33">
        <w:rPr>
          <w:rFonts w:cs="Arial" w:eastAsiaTheme="minorEastAsia"/>
        </w:rPr>
        <w:t xml:space="preserve"> and separate food waste collections. </w:t>
      </w:r>
      <w:r w:rsidR="0027500F">
        <w:rPr>
          <w:rFonts w:cs="Arial" w:eastAsiaTheme="minorEastAsia"/>
        </w:rPr>
        <w:t>In this option, m</w:t>
      </w:r>
      <w:r w:rsidR="00FF1D17">
        <w:rPr>
          <w:rFonts w:cs="Arial" w:eastAsiaTheme="minorEastAsia"/>
        </w:rPr>
        <w:t>icro firm</w:t>
      </w:r>
      <w:r w:rsidRPr="00451F33">
        <w:rPr>
          <w:rFonts w:cs="Arial" w:eastAsiaTheme="minorEastAsia"/>
        </w:rPr>
        <w:t xml:space="preserve">s, those who employ less than 10, are </w:t>
      </w:r>
      <w:r>
        <w:rPr>
          <w:rFonts w:cs="Arial" w:eastAsiaTheme="minorEastAsia"/>
        </w:rPr>
        <w:t xml:space="preserve">included and phased into the policy </w:t>
      </w:r>
      <w:r w:rsidR="00026F10">
        <w:rPr>
          <w:rFonts w:cs="Arial" w:eastAsiaTheme="minorEastAsia"/>
        </w:rPr>
        <w:t>from 31</w:t>
      </w:r>
      <w:r w:rsidRPr="00101A16" w:rsidR="00026F10">
        <w:rPr>
          <w:rFonts w:cs="Arial" w:eastAsiaTheme="minorEastAsia"/>
          <w:vertAlign w:val="superscript"/>
        </w:rPr>
        <w:t>st</w:t>
      </w:r>
      <w:r w:rsidR="00026F10">
        <w:rPr>
          <w:rFonts w:cs="Arial" w:eastAsiaTheme="minorEastAsia"/>
        </w:rPr>
        <w:t xml:space="preserve"> March </w:t>
      </w:r>
      <w:r>
        <w:rPr>
          <w:rFonts w:cs="Arial" w:eastAsiaTheme="minorEastAsia"/>
        </w:rPr>
        <w:t>2027, two years after implementation</w:t>
      </w:r>
      <w:r w:rsidR="0027500F">
        <w:rPr>
          <w:rFonts w:cs="Arial" w:eastAsiaTheme="minorEastAsia"/>
        </w:rPr>
        <w:t xml:space="preserve"> to other businesses </w:t>
      </w:r>
      <w:r>
        <w:rPr>
          <w:rFonts w:cs="Arial" w:eastAsiaTheme="minorEastAsia"/>
        </w:rPr>
        <w:t>to allow time for businesses to account for new provisions.</w:t>
      </w:r>
      <w:r w:rsidRPr="00451F33">
        <w:rPr>
          <w:rFonts w:cs="Arial" w:eastAsiaTheme="minorEastAsia"/>
        </w:rPr>
        <w:t xml:space="preserve"> </w:t>
      </w:r>
    </w:p>
    <w:p w:rsidRPr="00451F33" w:rsidR="00554C21" w:rsidP="00554C21" w:rsidRDefault="00554C21" w14:paraId="0D413DFD" w14:textId="77777777">
      <w:pPr>
        <w:jc w:val="both"/>
        <w:rPr>
          <w:rFonts w:cs="Arial"/>
        </w:rPr>
      </w:pPr>
    </w:p>
    <w:p w:rsidRPr="00451F33" w:rsidR="00554C21" w:rsidP="00554C21" w:rsidRDefault="00554C21" w14:paraId="1AF3CEB5" w14:textId="77777777">
      <w:pPr>
        <w:pStyle w:val="EBBodyPara"/>
        <w:jc w:val="both"/>
        <w:rPr>
          <w:color w:val="auto"/>
          <w:sz w:val="24"/>
          <w:szCs w:val="24"/>
        </w:rPr>
      </w:pPr>
      <w:r w:rsidRPr="00451F33">
        <w:rPr>
          <w:b/>
          <w:sz w:val="24"/>
          <w:szCs w:val="24"/>
        </w:rPr>
        <w:t>Option 1M</w:t>
      </w:r>
      <w:r w:rsidRPr="00451F33">
        <w:rPr>
          <w:sz w:val="24"/>
          <w:szCs w:val="24"/>
        </w:rPr>
        <w:t xml:space="preserve"> – </w:t>
      </w:r>
      <w:r w:rsidRPr="00451F33">
        <w:rPr>
          <w:color w:val="auto"/>
          <w:sz w:val="24"/>
          <w:szCs w:val="24"/>
        </w:rPr>
        <w:t xml:space="preserve">Option 1hh and Option 1nhm </w:t>
      </w:r>
    </w:p>
    <w:p w:rsidRPr="00451F33" w:rsidR="00554C21" w:rsidP="00554C21" w:rsidRDefault="00554C21" w14:paraId="164DA749" w14:textId="77777777">
      <w:pPr>
        <w:pStyle w:val="EBBodyPara"/>
        <w:jc w:val="both"/>
        <w:rPr>
          <w:color w:val="auto"/>
          <w:sz w:val="24"/>
          <w:szCs w:val="24"/>
        </w:rPr>
      </w:pPr>
      <w:r w:rsidRPr="00451F33">
        <w:rPr>
          <w:b/>
          <w:color w:val="auto"/>
          <w:sz w:val="24"/>
          <w:szCs w:val="24"/>
        </w:rPr>
        <w:t>Option 2M</w:t>
      </w:r>
      <w:r w:rsidRPr="00451F33">
        <w:rPr>
          <w:color w:val="auto"/>
          <w:sz w:val="24"/>
          <w:szCs w:val="24"/>
        </w:rPr>
        <w:t xml:space="preserve"> – </w:t>
      </w:r>
      <w:r w:rsidRPr="00451F33">
        <w:rPr>
          <w:rFonts w:eastAsia="Arial"/>
          <w:color w:val="auto"/>
          <w:sz w:val="24"/>
          <w:szCs w:val="24"/>
        </w:rPr>
        <w:t>Option</w:t>
      </w:r>
      <w:r w:rsidRPr="00451F33">
        <w:rPr>
          <w:color w:val="auto"/>
          <w:sz w:val="24"/>
          <w:szCs w:val="24"/>
        </w:rPr>
        <w:t xml:space="preserve"> 1hh and </w:t>
      </w:r>
      <w:r w:rsidRPr="00451F33">
        <w:rPr>
          <w:rFonts w:eastAsia="Arial"/>
          <w:color w:val="auto"/>
          <w:sz w:val="24"/>
          <w:szCs w:val="24"/>
        </w:rPr>
        <w:t>Option</w:t>
      </w:r>
      <w:r w:rsidRPr="00451F33">
        <w:rPr>
          <w:color w:val="auto"/>
          <w:sz w:val="24"/>
          <w:szCs w:val="24"/>
        </w:rPr>
        <w:t xml:space="preserve"> 2nhm</w:t>
      </w:r>
    </w:p>
    <w:p w:rsidRPr="00451F33" w:rsidR="00554C21" w:rsidP="00554C21" w:rsidRDefault="00554C21" w14:paraId="3C175178" w14:textId="77777777">
      <w:pPr>
        <w:pStyle w:val="EBBodyPara"/>
        <w:jc w:val="both"/>
        <w:rPr>
          <w:color w:val="auto"/>
          <w:sz w:val="24"/>
          <w:szCs w:val="24"/>
        </w:rPr>
      </w:pPr>
      <w:r w:rsidRPr="00451F33">
        <w:rPr>
          <w:b/>
          <w:color w:val="auto"/>
          <w:sz w:val="24"/>
          <w:szCs w:val="24"/>
        </w:rPr>
        <w:t>Option 3M</w:t>
      </w:r>
      <w:r w:rsidRPr="00451F33">
        <w:rPr>
          <w:color w:val="auto"/>
          <w:sz w:val="24"/>
          <w:szCs w:val="24"/>
        </w:rPr>
        <w:t xml:space="preserve"> – </w:t>
      </w:r>
      <w:r w:rsidRPr="00451F33">
        <w:rPr>
          <w:rFonts w:eastAsia="Arial"/>
          <w:color w:val="auto"/>
          <w:sz w:val="24"/>
          <w:szCs w:val="24"/>
        </w:rPr>
        <w:t>Option</w:t>
      </w:r>
      <w:r w:rsidRPr="00451F33">
        <w:rPr>
          <w:color w:val="auto"/>
          <w:sz w:val="24"/>
          <w:szCs w:val="24"/>
        </w:rPr>
        <w:t xml:space="preserve"> 2hh and </w:t>
      </w:r>
      <w:r w:rsidRPr="00451F33">
        <w:rPr>
          <w:rFonts w:eastAsia="Arial"/>
          <w:color w:val="auto"/>
          <w:sz w:val="24"/>
          <w:szCs w:val="24"/>
        </w:rPr>
        <w:t>Option</w:t>
      </w:r>
      <w:r w:rsidRPr="00451F33">
        <w:rPr>
          <w:color w:val="auto"/>
          <w:sz w:val="24"/>
          <w:szCs w:val="24"/>
        </w:rPr>
        <w:t xml:space="preserve"> 1nhm </w:t>
      </w:r>
    </w:p>
    <w:p w:rsidR="00133E48" w:rsidP="008E0FF6" w:rsidRDefault="00554C21" w14:paraId="4F3B048A" w14:textId="2316F593">
      <w:pPr>
        <w:pStyle w:val="EBBodyPara"/>
        <w:jc w:val="both"/>
        <w:rPr>
          <w:color w:val="auto"/>
          <w:sz w:val="24"/>
          <w:szCs w:val="24"/>
        </w:rPr>
      </w:pPr>
      <w:r w:rsidRPr="00451F33">
        <w:rPr>
          <w:b/>
          <w:color w:val="auto"/>
          <w:sz w:val="24"/>
          <w:szCs w:val="24"/>
        </w:rPr>
        <w:t xml:space="preserve">Option 4M </w:t>
      </w:r>
      <w:r w:rsidRPr="00451F33">
        <w:rPr>
          <w:color w:val="auto"/>
          <w:sz w:val="24"/>
          <w:szCs w:val="24"/>
        </w:rPr>
        <w:t xml:space="preserve">– </w:t>
      </w:r>
      <w:r w:rsidRPr="00451F33">
        <w:rPr>
          <w:rFonts w:eastAsia="Arial"/>
          <w:bCs w:val="0"/>
          <w:color w:val="auto"/>
          <w:sz w:val="24"/>
          <w:szCs w:val="24"/>
        </w:rPr>
        <w:t>Option</w:t>
      </w:r>
      <w:r w:rsidRPr="00451F33">
        <w:rPr>
          <w:color w:val="auto"/>
          <w:sz w:val="24"/>
          <w:szCs w:val="24"/>
        </w:rPr>
        <w:t xml:space="preserve"> 2hh and </w:t>
      </w:r>
      <w:r w:rsidRPr="00451F33">
        <w:rPr>
          <w:rFonts w:eastAsia="Arial"/>
          <w:bCs w:val="0"/>
          <w:color w:val="auto"/>
          <w:sz w:val="24"/>
          <w:szCs w:val="24"/>
        </w:rPr>
        <w:t>Option</w:t>
      </w:r>
      <w:r w:rsidRPr="00451F33">
        <w:rPr>
          <w:color w:val="auto"/>
          <w:sz w:val="24"/>
          <w:szCs w:val="24"/>
        </w:rPr>
        <w:t xml:space="preserve"> 2nhm</w:t>
      </w:r>
    </w:p>
    <w:p w:rsidR="009257A1" w:rsidRDefault="009257A1" w14:paraId="2F797DCD" w14:textId="77777777">
      <w:pPr>
        <w:rPr>
          <w:rFonts w:ascii="Arial Bold" w:hAnsi="Arial Bold" w:cs="Arial"/>
          <w:b/>
          <w:bCs/>
          <w:spacing w:val="-4"/>
          <w:kern w:val="32"/>
          <w:sz w:val="32"/>
          <w:szCs w:val="32"/>
          <w:lang w:eastAsia="en-GB"/>
        </w:rPr>
      </w:pPr>
      <w:bookmarkStart w:name="_Hlk95321758" w:id="86"/>
      <w:r>
        <w:rPr>
          <w:lang w:eastAsia="en-GB"/>
        </w:rPr>
        <w:br w:type="page"/>
      </w:r>
    </w:p>
    <w:p w:rsidR="00554C21" w:rsidP="00554C21" w:rsidRDefault="00554C21" w14:paraId="5A994416" w14:textId="01DAD884">
      <w:pPr>
        <w:pStyle w:val="Heading1"/>
        <w:rPr>
          <w:b w:val="0"/>
          <w:lang w:eastAsia="en-GB"/>
        </w:rPr>
      </w:pPr>
      <w:r w:rsidRPr="008B64BE">
        <w:rPr>
          <w:lang w:eastAsia="en-GB"/>
        </w:rPr>
        <w:t>Section 6:</w:t>
      </w:r>
      <w:r w:rsidRPr="00451F33">
        <w:rPr>
          <w:b w:val="0"/>
          <w:lang w:eastAsia="en-GB"/>
        </w:rPr>
        <w:t xml:space="preserve"> Key assumptions and data used</w:t>
      </w:r>
    </w:p>
    <w:p w:rsidRPr="00BF68FD" w:rsidR="00BF68FD" w:rsidP="00BF68FD" w:rsidRDefault="00BF68FD" w14:paraId="43B0ECC3" w14:textId="77777777">
      <w:pPr>
        <w:rPr>
          <w:lang w:eastAsia="en-GB"/>
        </w:rPr>
      </w:pPr>
    </w:p>
    <w:p w:rsidRPr="00451F33" w:rsidR="00554C21" w:rsidP="00554C21" w:rsidRDefault="00554C21" w14:paraId="44D5D376" w14:textId="77777777">
      <w:pPr>
        <w:pStyle w:val="EBBodyPara"/>
        <w:jc w:val="both"/>
        <w:rPr>
          <w:sz w:val="24"/>
          <w:szCs w:val="24"/>
        </w:rPr>
      </w:pPr>
      <w:r w:rsidRPr="00451F33">
        <w:rPr>
          <w:sz w:val="24"/>
          <w:szCs w:val="24"/>
        </w:rPr>
        <w:t xml:space="preserve">This final impact assessment is based on a combined output from three technical models: </w:t>
      </w:r>
    </w:p>
    <w:p w:rsidRPr="00451F33" w:rsidR="00554C21" w:rsidP="00554C21" w:rsidRDefault="00554C21" w14:paraId="5A1E3D0B" w14:textId="130432A1">
      <w:pPr>
        <w:pStyle w:val="EBBodyPara"/>
        <w:numPr>
          <w:ilvl w:val="0"/>
          <w:numId w:val="17"/>
        </w:numPr>
        <w:jc w:val="both"/>
        <w:rPr>
          <w:sz w:val="24"/>
          <w:szCs w:val="24"/>
        </w:rPr>
      </w:pPr>
      <w:r w:rsidRPr="00451F33">
        <w:rPr>
          <w:sz w:val="24"/>
          <w:szCs w:val="24"/>
        </w:rPr>
        <w:t xml:space="preserve">WRAP’s </w:t>
      </w:r>
      <w:proofErr w:type="spellStart"/>
      <w:r w:rsidRPr="00451F33">
        <w:rPr>
          <w:sz w:val="24"/>
          <w:szCs w:val="24"/>
        </w:rPr>
        <w:t>Routemap</w:t>
      </w:r>
      <w:proofErr w:type="spellEnd"/>
      <w:r w:rsidRPr="00451F33">
        <w:rPr>
          <w:sz w:val="24"/>
          <w:szCs w:val="24"/>
        </w:rPr>
        <w:t xml:space="preserve"> collection model to estimate impacts concerning the </w:t>
      </w:r>
      <w:r w:rsidR="008B64BE">
        <w:rPr>
          <w:sz w:val="24"/>
          <w:szCs w:val="24"/>
        </w:rPr>
        <w:t>household</w:t>
      </w:r>
      <w:r w:rsidRPr="00451F33">
        <w:rPr>
          <w:sz w:val="24"/>
          <w:szCs w:val="24"/>
        </w:rPr>
        <w:t xml:space="preserve"> sector; </w:t>
      </w:r>
    </w:p>
    <w:p w:rsidRPr="00451F33" w:rsidR="00554C21" w:rsidP="00554C21" w:rsidRDefault="00554C21" w14:paraId="5518AD68" w14:textId="77777777">
      <w:pPr>
        <w:pStyle w:val="EBBodyPara"/>
        <w:numPr>
          <w:ilvl w:val="0"/>
          <w:numId w:val="17"/>
        </w:numPr>
        <w:jc w:val="both"/>
        <w:rPr>
          <w:sz w:val="24"/>
          <w:szCs w:val="24"/>
        </w:rPr>
      </w:pPr>
      <w:r w:rsidRPr="00451F33">
        <w:rPr>
          <w:sz w:val="24"/>
          <w:szCs w:val="24"/>
        </w:rPr>
        <w:t xml:space="preserve">WRAP’s NHM model to estimate impacts concerning the NHM sector; and  </w:t>
      </w:r>
    </w:p>
    <w:p w:rsidRPr="00451F33" w:rsidR="00554C21" w:rsidP="00554C21" w:rsidRDefault="00554C21" w14:paraId="2EC14387" w14:textId="071C735A">
      <w:pPr>
        <w:pStyle w:val="ListParagraph"/>
        <w:numPr>
          <w:ilvl w:val="0"/>
          <w:numId w:val="15"/>
        </w:numPr>
        <w:autoSpaceDE w:val="0"/>
        <w:autoSpaceDN w:val="0"/>
        <w:adjustRightInd w:val="0"/>
        <w:spacing w:line="276" w:lineRule="auto"/>
        <w:jc w:val="both"/>
        <w:rPr>
          <w:rFonts w:cs="Arial"/>
        </w:rPr>
      </w:pPr>
      <w:r w:rsidRPr="00451F33">
        <w:rPr>
          <w:rFonts w:cs="Arial"/>
        </w:rPr>
        <w:t xml:space="preserve">Defra’s in-house model, called </w:t>
      </w:r>
      <w:proofErr w:type="spellStart"/>
      <w:r w:rsidRPr="00451F33">
        <w:rPr>
          <w:rFonts w:cs="Arial"/>
        </w:rPr>
        <w:t>FoWST</w:t>
      </w:r>
      <w:proofErr w:type="spellEnd"/>
      <w:r w:rsidRPr="00451F33">
        <w:rPr>
          <w:rFonts w:cs="Arial"/>
        </w:rPr>
        <w:t xml:space="preserve"> (i.e.</w:t>
      </w:r>
      <w:r>
        <w:rPr>
          <w:rFonts w:cs="Arial"/>
        </w:rPr>
        <w:t>,</w:t>
      </w:r>
      <w:r w:rsidRPr="00451F33">
        <w:rPr>
          <w:rFonts w:cs="Arial"/>
        </w:rPr>
        <w:t xml:space="preserve"> Fates of Waste Simulation Tool) to estimate impacts across the municipal sector. The model estimates the mass flow balance across the municipal sector </w:t>
      </w:r>
      <w:proofErr w:type="gramStart"/>
      <w:r w:rsidRPr="00451F33">
        <w:rPr>
          <w:rFonts w:cs="Arial"/>
        </w:rPr>
        <w:t>in order to</w:t>
      </w:r>
      <w:proofErr w:type="gramEnd"/>
      <w:r w:rsidRPr="00451F33">
        <w:rPr>
          <w:rFonts w:cs="Arial"/>
        </w:rPr>
        <w:t xml:space="preserve"> estimate the tonnages treated by different methods and associated GHG emissions. It also helps estimate impacts on overall landfill tax payments. </w:t>
      </w:r>
    </w:p>
    <w:p w:rsidRPr="00451F33" w:rsidR="00554C21" w:rsidP="00554C21" w:rsidRDefault="00554C21" w14:paraId="4748563A" w14:textId="77777777">
      <w:pPr>
        <w:jc w:val="both"/>
        <w:rPr>
          <w:rFonts w:cs="Arial"/>
        </w:rPr>
      </w:pPr>
    </w:p>
    <w:p w:rsidRPr="008E0FF6" w:rsidR="00554C21" w:rsidP="00554C21" w:rsidRDefault="00554C21" w14:paraId="2F7790EB" w14:textId="4CDB4F8D">
      <w:pPr>
        <w:jc w:val="both"/>
        <w:rPr>
          <w:rFonts w:cs="Arial"/>
        </w:rPr>
      </w:pPr>
      <w:r w:rsidRPr="00451F33">
        <w:rPr>
          <w:rFonts w:cs="Arial"/>
        </w:rPr>
        <w:t xml:space="preserve">In this section, we present the key assumptions and data used in these three models. We start with households, then discuss businesses, before considering the overall municipal sector. This section also explains our approach to estimating familiarisation costs to businesses as well as policy costs. </w:t>
      </w:r>
    </w:p>
    <w:p w:rsidRPr="00451F33" w:rsidR="00554C21" w:rsidP="009257A1" w:rsidRDefault="00554C21" w14:paraId="18FF5C6B" w14:textId="77777777">
      <w:pPr>
        <w:pStyle w:val="Heading3"/>
        <w:rPr>
          <w:b w:val="0"/>
          <w:bCs w:val="0"/>
        </w:rPr>
      </w:pPr>
      <w:r w:rsidRPr="00451F33">
        <w:t>Household-related modelling and assumptions</w:t>
      </w:r>
    </w:p>
    <w:p w:rsidRPr="00451F33" w:rsidR="00554C21" w:rsidP="00554C21" w:rsidRDefault="00554C21" w14:paraId="17892E92" w14:textId="7E149530">
      <w:pPr>
        <w:spacing w:after="120"/>
        <w:jc w:val="both"/>
        <w:rPr>
          <w:rFonts w:cs="Arial"/>
          <w:bCs/>
          <w:color w:val="000000"/>
          <w:lang w:eastAsia="en-GB"/>
        </w:rPr>
      </w:pPr>
      <w:r w:rsidRPr="00451F33">
        <w:rPr>
          <w:rFonts w:cs="Arial"/>
          <w:bCs/>
          <w:color w:val="000000"/>
          <w:lang w:eastAsia="en-GB"/>
        </w:rPr>
        <w:t>Here we describe the key assumptions driving the performance, costs and savings in household recycling scenarios (i.e.</w:t>
      </w:r>
      <w:r>
        <w:rPr>
          <w:rFonts w:cs="Arial"/>
          <w:bCs/>
          <w:color w:val="000000"/>
          <w:lang w:eastAsia="en-GB"/>
        </w:rPr>
        <w:t>,</w:t>
      </w:r>
      <w:r w:rsidRPr="00451F33">
        <w:rPr>
          <w:rFonts w:cs="Arial"/>
          <w:bCs/>
          <w:color w:val="000000"/>
          <w:lang w:eastAsia="en-GB"/>
        </w:rPr>
        <w:t xml:space="preserve"> both low- and high-rise properties are included in the options analysis). There are a lot of assumptions underpinning the household-related modelling (some of which are </w:t>
      </w:r>
      <w:r w:rsidRPr="00D0587D">
        <w:rPr>
          <w:rFonts w:cs="Arial"/>
          <w:b/>
          <w:color w:val="000000"/>
          <w:lang w:eastAsia="en-GB"/>
        </w:rPr>
        <w:t>commercially sensitive</w:t>
      </w:r>
      <w:r w:rsidRPr="00101A16">
        <w:rPr>
          <w:rFonts w:cs="Arial"/>
          <w:color w:val="000000"/>
          <w:lang w:eastAsia="en-GB"/>
        </w:rPr>
        <w:t>).</w:t>
      </w:r>
      <w:r w:rsidRPr="00451F33">
        <w:rPr>
          <w:rFonts w:cs="Arial"/>
          <w:b/>
          <w:color w:val="000000"/>
          <w:lang w:eastAsia="en-GB"/>
        </w:rPr>
        <w:t xml:space="preserve"> </w:t>
      </w:r>
      <w:r w:rsidRPr="00451F33">
        <w:rPr>
          <w:rFonts w:cs="Arial"/>
          <w:bCs/>
          <w:color w:val="000000"/>
          <w:lang w:eastAsia="en-GB"/>
        </w:rPr>
        <w:t>The large number of assumptions relate to the complexity in delivering</w:t>
      </w:r>
      <w:r w:rsidRPr="00451F33">
        <w:rPr>
          <w:rFonts w:cs="Arial"/>
          <w:b/>
          <w:color w:val="000000"/>
          <w:lang w:eastAsia="en-GB"/>
        </w:rPr>
        <w:t xml:space="preserve"> </w:t>
      </w:r>
      <w:r w:rsidRPr="00451F33">
        <w:rPr>
          <w:rFonts w:cs="Arial"/>
          <w:bCs/>
          <w:color w:val="000000"/>
          <w:lang w:eastAsia="en-GB"/>
        </w:rPr>
        <w:t xml:space="preserve">extensive collection services to 24 million households situated in </w:t>
      </w:r>
      <w:r w:rsidR="00D97548">
        <w:rPr>
          <w:rFonts w:cs="Arial"/>
          <w:bCs/>
          <w:color w:val="000000"/>
          <w:lang w:eastAsia="en-GB"/>
        </w:rPr>
        <w:t>local auth</w:t>
      </w:r>
      <w:r w:rsidRPr="00451F33">
        <w:rPr>
          <w:rFonts w:cs="Arial"/>
          <w:bCs/>
          <w:color w:val="000000"/>
          <w:lang w:eastAsia="en-GB"/>
        </w:rPr>
        <w:t>ority areas with wide ranges of deprivation and housing stock</w:t>
      </w:r>
      <w:r w:rsidR="00D25C76">
        <w:rPr>
          <w:rFonts w:cs="Arial"/>
          <w:bCs/>
          <w:color w:val="000000"/>
          <w:lang w:eastAsia="en-GB"/>
        </w:rPr>
        <w:t xml:space="preserve"> and</w:t>
      </w:r>
      <w:r w:rsidRPr="00451F33">
        <w:rPr>
          <w:rFonts w:cs="Arial"/>
          <w:bCs/>
          <w:color w:val="000000"/>
          <w:lang w:eastAsia="en-GB"/>
        </w:rPr>
        <w:t xml:space="preserve"> with inter-relations between service profiles all being serviced by a mix of in-house and private sector delivery organisations. The complexity is compounded by limited national data reporting frameworks to help identify the key performance and cost differences between schemes, particularly where </w:t>
      </w:r>
      <w:r w:rsidR="00D97548">
        <w:rPr>
          <w:rFonts w:cs="Arial"/>
          <w:bCs/>
          <w:color w:val="000000"/>
          <w:lang w:eastAsia="en-GB"/>
        </w:rPr>
        <w:t>local auth</w:t>
      </w:r>
      <w:r w:rsidRPr="00451F33">
        <w:rPr>
          <w:rFonts w:cs="Arial"/>
          <w:bCs/>
          <w:color w:val="000000"/>
          <w:lang w:eastAsia="en-GB"/>
        </w:rPr>
        <w:t xml:space="preserve">orities operate several schemes within specific </w:t>
      </w:r>
      <w:r w:rsidR="008E164A">
        <w:rPr>
          <w:rFonts w:cs="Arial"/>
          <w:bCs/>
          <w:color w:val="000000"/>
          <w:lang w:eastAsia="en-GB"/>
        </w:rPr>
        <w:t>c</w:t>
      </w:r>
      <w:r w:rsidRPr="00451F33">
        <w:rPr>
          <w:rFonts w:cs="Arial"/>
          <w:bCs/>
          <w:color w:val="000000"/>
          <w:lang w:eastAsia="en-GB"/>
        </w:rPr>
        <w:t>ouncil boundaries.</w:t>
      </w:r>
      <w:r>
        <w:rPr>
          <w:rFonts w:cs="Arial"/>
          <w:bCs/>
          <w:color w:val="000000"/>
          <w:lang w:eastAsia="en-GB"/>
        </w:rPr>
        <w:t xml:space="preserve"> As such, we provide a summary of our approach to household-related modelling. </w:t>
      </w:r>
      <w:r w:rsidRPr="00451F33">
        <w:rPr>
          <w:rFonts w:cs="Arial"/>
        </w:rPr>
        <w:t xml:space="preserve">There are </w:t>
      </w:r>
      <w:proofErr w:type="gramStart"/>
      <w:r w:rsidRPr="00451F33">
        <w:rPr>
          <w:rFonts w:cs="Arial"/>
        </w:rPr>
        <w:t>a number of</w:t>
      </w:r>
      <w:proofErr w:type="gramEnd"/>
      <w:r w:rsidRPr="00451F33">
        <w:rPr>
          <w:rFonts w:cs="Arial"/>
        </w:rPr>
        <w:t xml:space="preserve"> self-contained studies underpinning the HH analysis and the summaries are referenced throughout this section. </w:t>
      </w:r>
    </w:p>
    <w:p w:rsidRPr="00451F33" w:rsidR="00554C21" w:rsidP="00554C21" w:rsidRDefault="2103847F" w14:paraId="04CC4546" w14:textId="046F04F0">
      <w:pPr>
        <w:spacing w:after="120"/>
        <w:jc w:val="both"/>
        <w:rPr>
          <w:rFonts w:cs="Arial"/>
          <w:bCs/>
          <w:color w:val="000000"/>
          <w:lang w:eastAsia="en-GB"/>
        </w:rPr>
      </w:pPr>
      <w:r w:rsidRPr="00451F33">
        <w:rPr>
          <w:rFonts w:cs="Arial"/>
        </w:rPr>
        <w:t>The household sector comprises of the waste collected at kerbside (door to door collections) for low-rise household properties, waste collected from flatted properties (i.e.</w:t>
      </w:r>
      <w:r>
        <w:rPr>
          <w:rFonts w:cs="Arial"/>
        </w:rPr>
        <w:t>,</w:t>
      </w:r>
      <w:r w:rsidRPr="00451F33">
        <w:rPr>
          <w:rFonts w:cs="Arial"/>
        </w:rPr>
        <w:t xml:space="preserve"> high-rise properties), bring sites for waste, bulky waste and waste presented at Household Waste Recycling Centres (HWRCs). The analysis on this sector has focussed on the first two categories with the biggest impact. WRAP assume that there are 20.5 million low-rise properties and 3.3 million flatted properties in 2018/19</w:t>
      </w:r>
      <w:r w:rsidRPr="00451F33" w:rsidR="00554C21">
        <w:rPr>
          <w:rStyle w:val="FootnoteReference"/>
          <w:rFonts w:cs="Arial"/>
        </w:rPr>
        <w:footnoteReference w:id="154"/>
      </w:r>
      <w:r w:rsidRPr="00451F33">
        <w:rPr>
          <w:rFonts w:cs="Arial"/>
        </w:rPr>
        <w:t>. Bring sites</w:t>
      </w:r>
      <w:r w:rsidRPr="00451F33" w:rsidR="00554C21">
        <w:rPr>
          <w:rFonts w:cs="Arial"/>
          <w:vertAlign w:val="superscript"/>
        </w:rPr>
        <w:footnoteReference w:id="155"/>
      </w:r>
      <w:r w:rsidRPr="00451F33">
        <w:rPr>
          <w:rFonts w:cs="Arial"/>
        </w:rPr>
        <w:t xml:space="preserve">, areas where </w:t>
      </w:r>
      <w:r w:rsidR="00D97548">
        <w:rPr>
          <w:rFonts w:cs="Arial"/>
        </w:rPr>
        <w:t>local auth</w:t>
      </w:r>
      <w:r w:rsidR="738DFB7B">
        <w:rPr>
          <w:rFonts w:cs="Arial"/>
        </w:rPr>
        <w:t>orities</w:t>
      </w:r>
      <w:r w:rsidRPr="00451F33">
        <w:rPr>
          <w:rFonts w:cs="Arial"/>
        </w:rPr>
        <w:t xml:space="preserve"> or third parties provide containers for the public to deposit recyclable material, and Household Waste Recycling Centres are not included for reasons of </w:t>
      </w:r>
      <w:r w:rsidR="007030DC">
        <w:rPr>
          <w:rFonts w:cs="Arial"/>
        </w:rPr>
        <w:t xml:space="preserve">poor </w:t>
      </w:r>
      <w:r w:rsidRPr="00451F33">
        <w:rPr>
          <w:rFonts w:cs="Arial"/>
        </w:rPr>
        <w:t xml:space="preserve">data quality, particularly around cost, and </w:t>
      </w:r>
      <w:r w:rsidR="00EB0158">
        <w:rPr>
          <w:rFonts w:cs="Arial"/>
        </w:rPr>
        <w:t xml:space="preserve">therefore </w:t>
      </w:r>
      <w:r w:rsidRPr="00451F33">
        <w:rPr>
          <w:rFonts w:cs="Arial"/>
        </w:rPr>
        <w:t xml:space="preserve">their performance is assumed to continue at current levels. </w:t>
      </w:r>
    </w:p>
    <w:p w:rsidRPr="00451F33" w:rsidR="00554C21" w:rsidP="00554C21" w:rsidRDefault="2103847F" w14:paraId="2B8A44AE" w14:textId="497C05E6">
      <w:pPr>
        <w:spacing w:after="120"/>
        <w:jc w:val="both"/>
        <w:rPr>
          <w:rFonts w:cs="Arial"/>
        </w:rPr>
      </w:pPr>
      <w:r w:rsidRPr="00451F33">
        <w:rPr>
          <w:rFonts w:cs="Arial"/>
        </w:rPr>
        <w:t>The household sector analysis is undertaken from a bottom-up approach, which considers the known baseline service profiles of each collection authority in England. The data used to build the individual baselines is derived from WRAP’s local authority data on the LA Portal</w:t>
      </w:r>
      <w:r w:rsidRPr="00451F33" w:rsidR="00554C21">
        <w:rPr>
          <w:rFonts w:cs="Arial"/>
          <w:vertAlign w:val="superscript"/>
        </w:rPr>
        <w:footnoteReference w:id="156"/>
      </w:r>
      <w:r w:rsidRPr="00451F33">
        <w:rPr>
          <w:rFonts w:cs="Arial"/>
        </w:rPr>
        <w:t xml:space="preserve"> which is derived from the national scheme audit undertaken and with performance data benchmarks created and processed from </w:t>
      </w:r>
      <w:proofErr w:type="spellStart"/>
      <w:r w:rsidRPr="00451F33">
        <w:rPr>
          <w:rFonts w:cs="Arial"/>
        </w:rPr>
        <w:t>WasteDataFlow</w:t>
      </w:r>
      <w:proofErr w:type="spellEnd"/>
      <w:r w:rsidRPr="00451F33" w:rsidR="00554C21">
        <w:rPr>
          <w:rFonts w:cs="Arial"/>
          <w:vertAlign w:val="superscript"/>
        </w:rPr>
        <w:footnoteReference w:id="157"/>
      </w:r>
      <w:r w:rsidRPr="00451F33">
        <w:rPr>
          <w:rFonts w:cs="Arial"/>
        </w:rPr>
        <w:t xml:space="preserve">. </w:t>
      </w:r>
    </w:p>
    <w:p w:rsidRPr="00451F33" w:rsidR="00554C21" w:rsidP="00554C21" w:rsidRDefault="00554C21" w14:paraId="72798E2A" w14:textId="76AC55DC">
      <w:pPr>
        <w:jc w:val="both"/>
        <w:rPr>
          <w:rFonts w:cs="Arial"/>
        </w:rPr>
      </w:pPr>
      <w:r w:rsidRPr="00451F33">
        <w:rPr>
          <w:rFonts w:cs="Arial"/>
        </w:rPr>
        <w:t xml:space="preserve">The overall service costs of waste and recycling can be split into </w:t>
      </w:r>
      <w:proofErr w:type="gramStart"/>
      <w:r w:rsidRPr="00451F33">
        <w:rPr>
          <w:rFonts w:cs="Arial"/>
        </w:rPr>
        <w:t>a number of</w:t>
      </w:r>
      <w:proofErr w:type="gramEnd"/>
      <w:r w:rsidRPr="00451F33">
        <w:rPr>
          <w:rFonts w:cs="Arial"/>
        </w:rPr>
        <w:t xml:space="preserve"> key elements including the collection costs, material revenue from </w:t>
      </w:r>
      <w:proofErr w:type="spellStart"/>
      <w:r w:rsidRPr="00451F33">
        <w:rPr>
          <w:rFonts w:cs="Arial"/>
        </w:rPr>
        <w:t>recyclates</w:t>
      </w:r>
      <w:proofErr w:type="spellEnd"/>
      <w:r w:rsidRPr="00451F33">
        <w:rPr>
          <w:rFonts w:cs="Arial"/>
        </w:rPr>
        <w:t xml:space="preserve"> (e.g.</w:t>
      </w:r>
      <w:r>
        <w:rPr>
          <w:rFonts w:cs="Arial"/>
        </w:rPr>
        <w:t>,</w:t>
      </w:r>
      <w:r w:rsidRPr="00451F33">
        <w:rPr>
          <w:rFonts w:cs="Arial"/>
        </w:rPr>
        <w:t xml:space="preserve"> </w:t>
      </w:r>
      <w:r w:rsidR="00570D46">
        <w:rPr>
          <w:rFonts w:cs="Arial"/>
        </w:rPr>
        <w:t>for</w:t>
      </w:r>
      <w:r w:rsidRPr="00451F33">
        <w:rPr>
          <w:rFonts w:cs="Arial"/>
        </w:rPr>
        <w:t xml:space="preserve"> collection of dry material streams), required sorting costs (e.g.</w:t>
      </w:r>
      <w:r>
        <w:rPr>
          <w:rFonts w:cs="Arial"/>
        </w:rPr>
        <w:t>,</w:t>
      </w:r>
      <w:r w:rsidRPr="00451F33">
        <w:rPr>
          <w:rFonts w:cs="Arial"/>
        </w:rPr>
        <w:t xml:space="preserve"> gate fees paid by </w:t>
      </w:r>
      <w:r w:rsidR="00D97548">
        <w:rPr>
          <w:rFonts w:cs="Arial"/>
          <w:lang w:eastAsia="en-GB"/>
        </w:rPr>
        <w:t>local auth</w:t>
      </w:r>
      <w:r w:rsidRPr="00451F33">
        <w:rPr>
          <w:rFonts w:cs="Arial"/>
          <w:lang w:eastAsia="en-GB"/>
        </w:rPr>
        <w:t>orities</w:t>
      </w:r>
      <w:r w:rsidRPr="00451F33">
        <w:rPr>
          <w:rFonts w:cs="Arial"/>
        </w:rPr>
        <w:t xml:space="preserve"> to process comingled dry </w:t>
      </w:r>
      <w:r w:rsidRPr="00451F33">
        <w:rPr>
          <w:rFonts w:cs="Arial"/>
        </w:rPr>
        <w:t xml:space="preserve">recycling through material recycling facility operations) and treatment and disposal costs (from food waste to garden waste or refuse waste). </w:t>
      </w:r>
    </w:p>
    <w:p w:rsidRPr="00451F33" w:rsidR="00554C21" w:rsidP="00554C21" w:rsidRDefault="00554C21" w14:paraId="3C4FE1FC" w14:textId="77777777">
      <w:pPr>
        <w:jc w:val="both"/>
        <w:rPr>
          <w:rFonts w:cs="Arial"/>
        </w:rPr>
      </w:pPr>
    </w:p>
    <w:p w:rsidRPr="00451F33" w:rsidR="00554C21" w:rsidP="00554C21" w:rsidRDefault="2103847F" w14:paraId="5F9D5CC8" w14:textId="3CB27069">
      <w:pPr>
        <w:spacing w:after="120"/>
        <w:jc w:val="both"/>
        <w:rPr>
          <w:rFonts w:cs="Arial"/>
          <w:bCs/>
          <w:color w:val="000000"/>
          <w:lang w:eastAsia="en-GB"/>
        </w:rPr>
      </w:pPr>
      <w:r w:rsidRPr="00451F33">
        <w:rPr>
          <w:rFonts w:cs="Arial"/>
        </w:rPr>
        <w:t xml:space="preserve">However, when scaling and comparing costs across </w:t>
      </w:r>
      <w:r w:rsidR="00D97548">
        <w:rPr>
          <w:rFonts w:cs="Arial"/>
          <w:lang w:eastAsia="en-GB"/>
        </w:rPr>
        <w:t>local auth</w:t>
      </w:r>
      <w:r w:rsidRPr="00451F33">
        <w:rPr>
          <w:rFonts w:cs="Arial"/>
          <w:lang w:eastAsia="en-GB"/>
        </w:rPr>
        <w:t>orities</w:t>
      </w:r>
      <w:r w:rsidRPr="00451F33">
        <w:rPr>
          <w:rFonts w:cs="Arial"/>
        </w:rPr>
        <w:t>, the comparison is extremely difficult due to different local circumstances</w:t>
      </w:r>
      <w:r w:rsidRPr="00451F33" w:rsidR="00554C21">
        <w:rPr>
          <w:rFonts w:cs="Arial"/>
          <w:vertAlign w:val="superscript"/>
        </w:rPr>
        <w:footnoteReference w:id="158"/>
      </w:r>
      <w:r w:rsidRPr="00451F33">
        <w:rPr>
          <w:rFonts w:cs="Arial"/>
        </w:rPr>
        <w:t xml:space="preserve">, different services included within </w:t>
      </w:r>
      <w:r w:rsidR="00D97548">
        <w:rPr>
          <w:rFonts w:cs="Arial"/>
        </w:rPr>
        <w:t>local auth</w:t>
      </w:r>
      <w:r w:rsidRPr="00451F33">
        <w:rPr>
          <w:rFonts w:cs="Arial"/>
        </w:rPr>
        <w:t xml:space="preserve">ority expenditure and no formal method for </w:t>
      </w:r>
      <w:r w:rsidR="00D97548">
        <w:rPr>
          <w:rFonts w:cs="Arial"/>
        </w:rPr>
        <w:t>local auth</w:t>
      </w:r>
      <w:r w:rsidRPr="00451F33">
        <w:rPr>
          <w:rFonts w:cs="Arial"/>
        </w:rPr>
        <w:t xml:space="preserve">orities to report their specific costs for kerbside or flats collections services. </w:t>
      </w:r>
      <w:r w:rsidR="00DA3B24">
        <w:rPr>
          <w:rFonts w:cs="Arial"/>
        </w:rPr>
        <w:t>Therefore</w:t>
      </w:r>
      <w:r w:rsidRPr="00451F33">
        <w:rPr>
          <w:rFonts w:cs="Arial"/>
        </w:rPr>
        <w:t xml:space="preserve">, WRAP developed a national cost modelling approach (Indicative Cost and Performance study) to establish standardised costs to enable fairer comparison between collection systems which reside in settings of varying characteristics. The modelling approach was endorsed and assured by an </w:t>
      </w:r>
      <w:r w:rsidR="3E6B6A04">
        <w:rPr>
          <w:rFonts w:cs="Arial"/>
        </w:rPr>
        <w:t>i</w:t>
      </w:r>
      <w:r w:rsidRPr="00451F33" w:rsidR="3E6B6A04">
        <w:rPr>
          <w:rFonts w:cs="Arial"/>
        </w:rPr>
        <w:t xml:space="preserve">ndustry </w:t>
      </w:r>
      <w:r w:rsidRPr="00451F33">
        <w:rPr>
          <w:rFonts w:cs="Arial"/>
        </w:rPr>
        <w:t xml:space="preserve">representative group when used in the national </w:t>
      </w:r>
      <w:r w:rsidRPr="00451F33">
        <w:rPr>
          <w:rFonts w:cs="Arial"/>
          <w:color w:val="000000"/>
          <w:lang w:eastAsia="en-GB"/>
        </w:rPr>
        <w:t>Consistency Framework.</w:t>
      </w:r>
      <w:r w:rsidRPr="00451F33" w:rsidR="00554C21">
        <w:rPr>
          <w:rFonts w:cs="Arial"/>
          <w:color w:val="000000"/>
          <w:vertAlign w:val="superscript"/>
          <w:lang w:eastAsia="en-GB"/>
        </w:rPr>
        <w:footnoteReference w:id="159"/>
      </w:r>
      <w:r w:rsidRPr="00451F33">
        <w:rPr>
          <w:rFonts w:cs="Arial"/>
          <w:color w:val="000000"/>
          <w:lang w:eastAsia="en-GB"/>
        </w:rPr>
        <w:t xml:space="preserve">  </w:t>
      </w:r>
    </w:p>
    <w:p w:rsidRPr="00451F33" w:rsidR="00554C21" w:rsidP="00554C21" w:rsidRDefault="00964253" w14:paraId="32FD5580" w14:textId="72158CE3">
      <w:pPr>
        <w:spacing w:after="120"/>
        <w:jc w:val="both"/>
        <w:rPr>
          <w:rFonts w:cs="Arial"/>
        </w:rPr>
      </w:pPr>
      <w:r>
        <w:rPr>
          <w:rFonts w:cs="Arial"/>
        </w:rPr>
        <w:t>Due to l</w:t>
      </w:r>
      <w:r w:rsidR="006C5070">
        <w:rPr>
          <w:rFonts w:cs="Arial"/>
        </w:rPr>
        <w:t>ack of data</w:t>
      </w:r>
      <w:r>
        <w:rPr>
          <w:rFonts w:cs="Arial"/>
        </w:rPr>
        <w:t>,</w:t>
      </w:r>
      <w:r w:rsidR="00537FB7">
        <w:rPr>
          <w:rFonts w:cs="Arial"/>
        </w:rPr>
        <w:t xml:space="preserve"> </w:t>
      </w:r>
      <w:r w:rsidR="00B36120">
        <w:rPr>
          <w:rFonts w:cs="Arial"/>
        </w:rPr>
        <w:t xml:space="preserve">we have not been able </w:t>
      </w:r>
      <w:r w:rsidRPr="00451F33" w:rsidR="2103847F">
        <w:rPr>
          <w:rFonts w:cs="Arial"/>
        </w:rPr>
        <w:t xml:space="preserve">to calculate the national cost based on the local costs for each </w:t>
      </w:r>
      <w:r w:rsidR="00D97548">
        <w:rPr>
          <w:rFonts w:cs="Arial"/>
        </w:rPr>
        <w:t>local auth</w:t>
      </w:r>
      <w:r w:rsidRPr="00451F33" w:rsidR="2103847F">
        <w:rPr>
          <w:rFonts w:cs="Arial"/>
        </w:rPr>
        <w:t>ority. As such, the WRAP indicative cost and performance assessments (ICP) uses average baselines for different areas that have common characteristics such as deprivation and geography. This impact assessment is based on the latest version of ICP using 2020 data sets (ICP3)</w:t>
      </w:r>
      <w:r w:rsidRPr="00451F33" w:rsidR="00554C21">
        <w:rPr>
          <w:rFonts w:cs="Arial"/>
          <w:vertAlign w:val="superscript"/>
        </w:rPr>
        <w:footnoteReference w:id="160"/>
      </w:r>
      <w:r w:rsidRPr="00451F33" w:rsidR="2103847F">
        <w:rPr>
          <w:rFonts w:cs="Arial"/>
        </w:rPr>
        <w:t xml:space="preserve">. </w:t>
      </w:r>
      <w:r w:rsidRPr="00E8425C" w:rsidR="2103847F">
        <w:rPr>
          <w:rFonts w:cs="Arial"/>
        </w:rPr>
        <w:t>For further technical details and full assessment of the methodology please refer to WRAP ICP3</w:t>
      </w:r>
      <w:r w:rsidRPr="00E8425C" w:rsidR="00554C21">
        <w:rPr>
          <w:rFonts w:cs="Arial"/>
          <w:vertAlign w:val="superscript"/>
        </w:rPr>
        <w:footnoteReference w:id="161"/>
      </w:r>
      <w:r w:rsidRPr="00E8425C" w:rsidR="2103847F">
        <w:rPr>
          <w:rFonts w:cs="Arial"/>
        </w:rPr>
        <w:t xml:space="preserve"> – Online Tool Modelling Assumptions Technical Annex</w:t>
      </w:r>
      <w:r w:rsidRPr="00E8425C" w:rsidR="00554C21">
        <w:rPr>
          <w:rFonts w:cs="Arial"/>
          <w:vertAlign w:val="superscript"/>
        </w:rPr>
        <w:footnoteReference w:id="162"/>
      </w:r>
      <w:r w:rsidRPr="00E8425C" w:rsidR="2103847F">
        <w:rPr>
          <w:rFonts w:cs="Arial"/>
        </w:rPr>
        <w:t xml:space="preserve">. </w:t>
      </w:r>
    </w:p>
    <w:p w:rsidRPr="00451F33" w:rsidR="00554C21" w:rsidP="00554C21" w:rsidRDefault="008E0FF6" w14:paraId="30005E06" w14:textId="1E5A0CC2">
      <w:pPr>
        <w:jc w:val="both"/>
        <w:rPr>
          <w:rFonts w:cs="Arial"/>
        </w:rPr>
      </w:pPr>
      <w:bookmarkStart w:name="_Hlk92630030" w:id="87"/>
      <w:r>
        <w:rPr>
          <w:rFonts w:cs="Arial"/>
        </w:rPr>
        <w:t>T</w:t>
      </w:r>
      <w:r w:rsidRPr="00451F33" w:rsidR="00554C21">
        <w:rPr>
          <w:rFonts w:cs="Arial"/>
        </w:rPr>
        <w:t xml:space="preserve">he </w:t>
      </w:r>
      <w:r w:rsidRPr="00F512CE" w:rsidR="00554C21">
        <w:rPr>
          <w:rFonts w:cs="Arial"/>
        </w:rPr>
        <w:t>ICP3</w:t>
      </w:r>
      <w:r w:rsidRPr="00451F33" w:rsidR="00554C21">
        <w:rPr>
          <w:rFonts w:cs="Arial"/>
        </w:rPr>
        <w:t xml:space="preserve"> modelling approach comprises a collection calculator</w:t>
      </w:r>
      <w:r w:rsidRPr="00451F33" w:rsidDel="00585C5F" w:rsidR="00554C21">
        <w:rPr>
          <w:rFonts w:cs="Arial"/>
        </w:rPr>
        <w:t xml:space="preserve"> </w:t>
      </w:r>
      <w:r w:rsidRPr="00451F33" w:rsidR="00554C21">
        <w:rPr>
          <w:rFonts w:cs="Arial"/>
        </w:rPr>
        <w:t xml:space="preserve">using the Kerbside Analysis Tool (KAT) and incorporates sorting costs from handling of materials at depots and sorting facilities. </w:t>
      </w:r>
      <w:bookmarkEnd w:id="87"/>
      <w:r w:rsidRPr="00451F33" w:rsidR="00554C21">
        <w:rPr>
          <w:rFonts w:cs="Arial"/>
        </w:rPr>
        <w:t>The elements combine to generate a series of baseline models from which the new standardised costs can be generated. KAT uses actual scheme logistics timings collected from over 130 hours of filming a wide range of collection services. The tool shows how different waste flows are linked in a way that enables t</w:t>
      </w:r>
      <w:r w:rsidR="00560204">
        <w:rPr>
          <w:rFonts w:cs="Arial"/>
        </w:rPr>
        <w:t>he</w:t>
      </w:r>
      <w:r w:rsidRPr="00451F33" w:rsidR="00554C21">
        <w:rPr>
          <w:rFonts w:cs="Arial"/>
        </w:rPr>
        <w:t xml:space="preserve"> achieve</w:t>
      </w:r>
      <w:r w:rsidR="00560204">
        <w:rPr>
          <w:rFonts w:cs="Arial"/>
        </w:rPr>
        <w:t>ment of</w:t>
      </w:r>
      <w:r w:rsidRPr="00451F33" w:rsidR="00554C21">
        <w:rPr>
          <w:rFonts w:cs="Arial"/>
        </w:rPr>
        <w:t xml:space="preserve"> significant collection savings in refuse collection and disposal activity via high recycling scenarios. KAT is typically used for individual </w:t>
      </w:r>
      <w:r w:rsidR="00D97548">
        <w:rPr>
          <w:rFonts w:cs="Arial"/>
        </w:rPr>
        <w:t>local auth</w:t>
      </w:r>
      <w:r w:rsidRPr="00451F33" w:rsidR="00554C21">
        <w:rPr>
          <w:rFonts w:cs="Arial"/>
        </w:rPr>
        <w:t xml:space="preserve">ority support projects and is the lead cost calculator tool used by </w:t>
      </w:r>
      <w:r w:rsidR="00D97548">
        <w:rPr>
          <w:rFonts w:cs="Arial"/>
        </w:rPr>
        <w:t>local auth</w:t>
      </w:r>
      <w:r w:rsidRPr="00451F33" w:rsidR="00554C21">
        <w:rPr>
          <w:rFonts w:cs="Arial"/>
        </w:rPr>
        <w:t>orities and consultants for the last 15 years in over 400 separate analyses. It is used to produce bespoke and transparent kerbside analyses to account for aspects such as service profile, local operational efficiency and recycling performance that could be achieved in the council area. The KAT model looks at services holistically where increases in recycling performance affect the yields of remaining refuse waste needing to be collected and the resources needed to provide the services in desired policy scenarios.</w:t>
      </w:r>
    </w:p>
    <w:p w:rsidRPr="00451F33" w:rsidR="00554C21" w:rsidP="00554C21" w:rsidRDefault="00554C21" w14:paraId="1923DA55" w14:textId="77777777">
      <w:pPr>
        <w:jc w:val="both"/>
        <w:rPr>
          <w:rFonts w:cs="Arial"/>
        </w:rPr>
      </w:pPr>
    </w:p>
    <w:p w:rsidRPr="00451F33" w:rsidR="00554C21" w:rsidP="00554C21" w:rsidRDefault="2103847F" w14:paraId="0F7BB3AB" w14:textId="2F500BCE">
      <w:pPr>
        <w:jc w:val="both"/>
        <w:rPr>
          <w:rFonts w:cs="Arial"/>
        </w:rPr>
      </w:pPr>
      <w:r w:rsidRPr="00451F33">
        <w:rPr>
          <w:rFonts w:cs="Arial"/>
        </w:rPr>
        <w:t>Previous WRAP research looking at variables affecting recycling rates showed that the level of economic deprivation and rural nature of the area are two important contextual factors that have a significant impact on kerbside recycling performance and collection service efficiency</w:t>
      </w:r>
      <w:r w:rsidRPr="00451F33" w:rsidR="00554C21">
        <w:rPr>
          <w:rFonts w:cs="Arial"/>
          <w:vertAlign w:val="superscript"/>
        </w:rPr>
        <w:footnoteReference w:id="163"/>
      </w:r>
      <w:r w:rsidR="582A07AA">
        <w:rPr>
          <w:rFonts w:cs="Arial"/>
        </w:rPr>
        <w:t xml:space="preserve">. This also </w:t>
      </w:r>
      <w:r w:rsidRPr="00451F33">
        <w:rPr>
          <w:rFonts w:cs="Arial"/>
        </w:rPr>
        <w:t>affects workload for crews and, consequently, collection infrastructure and associated costs</w:t>
      </w:r>
      <w:r w:rsidR="582A07AA">
        <w:rPr>
          <w:rFonts w:cs="Arial"/>
        </w:rPr>
        <w:t xml:space="preserve"> to </w:t>
      </w:r>
      <w:r w:rsidR="00D97548">
        <w:rPr>
          <w:rFonts w:cs="Arial"/>
        </w:rPr>
        <w:t>local auth</w:t>
      </w:r>
      <w:r w:rsidR="582A07AA">
        <w:rPr>
          <w:rFonts w:cs="Arial"/>
        </w:rPr>
        <w:t>orities</w:t>
      </w:r>
      <w:r w:rsidRPr="00451F33">
        <w:rPr>
          <w:rFonts w:cs="Arial"/>
        </w:rPr>
        <w:t xml:space="preserve">. </w:t>
      </w:r>
      <w:bookmarkStart w:name="_Hlk92996450" w:id="88"/>
      <w:r w:rsidRPr="00451F33">
        <w:rPr>
          <w:rFonts w:cs="Arial"/>
        </w:rPr>
        <w:t>The consultation impact assessments were modelled using the six-part rurality classification in line with ICP2</w:t>
      </w:r>
      <w:bookmarkEnd w:id="88"/>
      <w:r w:rsidRPr="00451F33">
        <w:rPr>
          <w:rFonts w:cs="Arial"/>
        </w:rPr>
        <w:t xml:space="preserve">. Following a peer review of the rurality classifications it was decided that the existing approach to segmenting </w:t>
      </w:r>
      <w:r w:rsidR="00D97548">
        <w:rPr>
          <w:rFonts w:cs="Arial"/>
        </w:rPr>
        <w:t>local auth</w:t>
      </w:r>
      <w:r w:rsidRPr="00451F33">
        <w:rPr>
          <w:rFonts w:cs="Arial"/>
        </w:rPr>
        <w:t>orities was fit for purpose but there was a case to divide the exi</w:t>
      </w:r>
      <w:r w:rsidR="001C3CDA">
        <w:rPr>
          <w:rFonts w:cs="Arial"/>
        </w:rPr>
        <w:t>s</w:t>
      </w:r>
      <w:r w:rsidRPr="00451F33">
        <w:rPr>
          <w:rFonts w:cs="Arial"/>
        </w:rPr>
        <w:t>ting groups further. ICP3 modelling, including this impact assessment, has been updated with nine rurality groups by including a third category for deprivation (i.e.</w:t>
      </w:r>
      <w:r>
        <w:rPr>
          <w:rFonts w:cs="Arial"/>
        </w:rPr>
        <w:t>,</w:t>
      </w:r>
      <w:r w:rsidRPr="00451F33">
        <w:rPr>
          <w:rFonts w:cs="Arial"/>
        </w:rPr>
        <w:t xml:space="preserve"> middle deprivation).  </w:t>
      </w:r>
    </w:p>
    <w:p w:rsidRPr="00451F33" w:rsidR="00554C21" w:rsidP="00554C21" w:rsidRDefault="00554C21" w14:paraId="17A850DC" w14:textId="77777777">
      <w:pPr>
        <w:jc w:val="both"/>
        <w:rPr>
          <w:rFonts w:cs="Arial"/>
        </w:rPr>
      </w:pPr>
    </w:p>
    <w:p w:rsidRPr="008B64BE" w:rsidR="00554C21" w:rsidP="00554C21" w:rsidRDefault="2103847F" w14:paraId="2F32C211" w14:textId="14501123">
      <w:pPr>
        <w:jc w:val="both"/>
        <w:rPr>
          <w:rFonts w:cs="Arial"/>
        </w:rPr>
      </w:pPr>
      <w:r w:rsidRPr="00451F33">
        <w:rPr>
          <w:rFonts w:cs="Arial"/>
        </w:rPr>
        <w:t xml:space="preserve">These nine groups consist of a three-part geographical classification and three levels of deprivation thresholds. The geographical classification </w:t>
      </w:r>
      <w:proofErr w:type="gramStart"/>
      <w:r w:rsidRPr="00451F33">
        <w:rPr>
          <w:rFonts w:cs="Arial"/>
        </w:rPr>
        <w:t>takes into account</w:t>
      </w:r>
      <w:proofErr w:type="gramEnd"/>
      <w:r w:rsidRPr="00451F33">
        <w:rPr>
          <w:rFonts w:cs="Arial"/>
        </w:rPr>
        <w:t xml:space="preserve"> a number of rural </w:t>
      </w:r>
      <w:r w:rsidRPr="00451F33">
        <w:rPr>
          <w:rFonts w:cs="Arial"/>
        </w:rPr>
        <w:t xml:space="preserve">inhabitants at a </w:t>
      </w:r>
      <w:r w:rsidR="00D97548">
        <w:rPr>
          <w:rFonts w:cs="Arial"/>
        </w:rPr>
        <w:t>local auth</w:t>
      </w:r>
      <w:r w:rsidRPr="00451F33">
        <w:rPr>
          <w:rFonts w:cs="Arial"/>
        </w:rPr>
        <w:t>ority level</w:t>
      </w:r>
      <w:r w:rsidRPr="00451F33" w:rsidR="00554C21">
        <w:rPr>
          <w:rFonts w:cs="Arial"/>
          <w:vertAlign w:val="superscript"/>
        </w:rPr>
        <w:footnoteReference w:id="164"/>
      </w:r>
      <w:r w:rsidRPr="00451F33">
        <w:rPr>
          <w:rFonts w:cs="Arial"/>
        </w:rPr>
        <w:t xml:space="preserve">. This is based on the total population of LSOAs (Census 2011) which are defined as: predominantly urban (less than 8% of population is defined as ‘rural’); mixed urban and rural (more than 8% but less than 30% of population is defined as ‘rural’); and predominantly rural (more than 30% of population defined as rural). The deprivation thresholds were calculated using a line of best fit between the proportion of population that is rural, and the percentage of population in social grades D and E. This </w:t>
      </w:r>
      <w:r w:rsidRPr="00451F33" w:rsidR="00E441B6">
        <w:rPr>
          <w:rFonts w:cs="Arial"/>
        </w:rPr>
        <w:t>splits</w:t>
      </w:r>
      <w:r w:rsidRPr="00451F33">
        <w:rPr>
          <w:rFonts w:cs="Arial"/>
        </w:rPr>
        <w:t xml:space="preserve"> the </w:t>
      </w:r>
      <w:r w:rsidR="00D97548">
        <w:rPr>
          <w:rFonts w:cs="Arial"/>
        </w:rPr>
        <w:t>local auth</w:t>
      </w:r>
      <w:r w:rsidRPr="00451F33">
        <w:rPr>
          <w:rFonts w:cs="Arial"/>
        </w:rPr>
        <w:t xml:space="preserve">orities into two groups of higher and lower deprivation. A middle deprivation group was formed by applying an offset of 50% of one standard deviation either side of the line of best fit to span one standard deviation. </w:t>
      </w:r>
      <w:r w:rsidRPr="008B64BE">
        <w:rPr>
          <w:rFonts w:cs="Arial"/>
        </w:rPr>
        <w:t xml:space="preserve">Figure </w:t>
      </w:r>
      <w:r w:rsidRPr="008B64BE" w:rsidR="70CBDE68">
        <w:rPr>
          <w:rFonts w:cs="Arial"/>
        </w:rPr>
        <w:t>2</w:t>
      </w:r>
      <w:r w:rsidRPr="008B64BE">
        <w:rPr>
          <w:rFonts w:cs="Arial"/>
        </w:rPr>
        <w:t xml:space="preserve"> below summarises the nine rurality groups.</w:t>
      </w:r>
    </w:p>
    <w:p w:rsidRPr="008B64BE" w:rsidR="00554C21" w:rsidP="00554C21" w:rsidRDefault="00554C21" w14:paraId="494BDE37" w14:textId="77777777">
      <w:pPr>
        <w:jc w:val="both"/>
        <w:rPr>
          <w:rFonts w:cs="Arial"/>
        </w:rPr>
      </w:pPr>
    </w:p>
    <w:p w:rsidRPr="00F512CE" w:rsidR="00554C21" w:rsidP="00554C21" w:rsidRDefault="2103847F" w14:paraId="5C856CD8" w14:textId="611311EE">
      <w:pPr>
        <w:jc w:val="both"/>
        <w:rPr>
          <w:rFonts w:cs="Arial"/>
          <w:b/>
          <w:bCs/>
        </w:rPr>
      </w:pPr>
      <w:r w:rsidRPr="008B64BE">
        <w:rPr>
          <w:rFonts w:cs="Arial"/>
          <w:b/>
          <w:bCs/>
        </w:rPr>
        <w:t xml:space="preserve">Figure </w:t>
      </w:r>
      <w:r w:rsidRPr="008B64BE" w:rsidR="70CBDE68">
        <w:rPr>
          <w:rFonts w:cs="Arial"/>
          <w:b/>
          <w:bCs/>
        </w:rPr>
        <w:t>2</w:t>
      </w:r>
      <w:r w:rsidRPr="008B64BE">
        <w:rPr>
          <w:rFonts w:cs="Arial"/>
          <w:b/>
          <w:bCs/>
        </w:rPr>
        <w:t>:</w:t>
      </w:r>
      <w:r w:rsidRPr="00582970">
        <w:rPr>
          <w:rFonts w:cs="Arial"/>
          <w:b/>
          <w:bCs/>
        </w:rPr>
        <w:t xml:space="preserve"> Rurality groups</w:t>
      </w:r>
      <w:r w:rsidRPr="00582970" w:rsidR="00554C21">
        <w:rPr>
          <w:rFonts w:cs="Arial"/>
          <w:b/>
          <w:bCs/>
          <w:vertAlign w:val="superscript"/>
        </w:rPr>
        <w:footnoteReference w:id="165"/>
      </w:r>
      <w:r w:rsidRPr="00582970">
        <w:rPr>
          <w:rFonts w:cs="Arial"/>
          <w:b/>
          <w:bCs/>
        </w:rPr>
        <w:t xml:space="preserve"> </w:t>
      </w:r>
    </w:p>
    <w:p w:rsidRPr="00451F33" w:rsidR="00554C21" w:rsidP="00554C21" w:rsidRDefault="008E0FF6" w14:paraId="05AD7523" w14:textId="37CC1CFF">
      <w:pPr>
        <w:jc w:val="center"/>
        <w:rPr>
          <w:rFonts w:cs="Arial"/>
        </w:rPr>
      </w:pPr>
      <w:r w:rsidRPr="00451F33">
        <w:rPr>
          <w:rFonts w:cs="Arial"/>
          <w:noProof/>
        </w:rPr>
        <w:drawing>
          <wp:inline distT="0" distB="0" distL="0" distR="0" wp14:anchorId="2C813522" wp14:editId="59A57382">
            <wp:extent cx="3659643"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9012" cy="2457968"/>
                    </a:xfrm>
                    <a:prstGeom prst="rect">
                      <a:avLst/>
                    </a:prstGeom>
                    <a:noFill/>
                  </pic:spPr>
                </pic:pic>
              </a:graphicData>
            </a:graphic>
          </wp:inline>
        </w:drawing>
      </w:r>
    </w:p>
    <w:p w:rsidRPr="00451F33" w:rsidR="00554C21" w:rsidP="00554C21" w:rsidRDefault="00554C21" w14:paraId="6A736AF2" w14:textId="77777777">
      <w:pPr>
        <w:jc w:val="both"/>
        <w:rPr>
          <w:rFonts w:cs="Arial"/>
        </w:rPr>
      </w:pPr>
      <w:r>
        <w:rPr>
          <w:rFonts w:cs="Arial"/>
        </w:rPr>
        <w:t>Source: WRAP</w:t>
      </w:r>
    </w:p>
    <w:p w:rsidR="00554C21" w:rsidP="00554C21" w:rsidRDefault="00554C21" w14:paraId="68DABEB2" w14:textId="77777777">
      <w:pPr>
        <w:jc w:val="both"/>
        <w:rPr>
          <w:rFonts w:cs="Arial"/>
        </w:rPr>
      </w:pPr>
    </w:p>
    <w:p w:rsidR="00554C21" w:rsidP="00554C21" w:rsidRDefault="2103847F" w14:paraId="2AD2AB60" w14:textId="7FA8252C">
      <w:pPr>
        <w:jc w:val="both"/>
        <w:rPr>
          <w:rFonts w:cs="Arial"/>
        </w:rPr>
      </w:pPr>
      <w:r w:rsidRPr="00451F33">
        <w:rPr>
          <w:rFonts w:cs="Arial"/>
        </w:rPr>
        <w:t xml:space="preserve">The KAT baselines are set up for nine different rurality groups from operational data that was sourced from surveys and directly from WRAP’s 1:1 support covering </w:t>
      </w:r>
      <w:proofErr w:type="gramStart"/>
      <w:r w:rsidRPr="00451F33">
        <w:rPr>
          <w:rFonts w:cs="Arial"/>
        </w:rPr>
        <w:t>the majority of</w:t>
      </w:r>
      <w:proofErr w:type="gramEnd"/>
      <w:r w:rsidRPr="00451F33">
        <w:rPr>
          <w:rFonts w:cs="Arial"/>
        </w:rPr>
        <w:t xml:space="preserve"> </w:t>
      </w:r>
      <w:r w:rsidR="00D97548">
        <w:rPr>
          <w:rFonts w:cs="Arial"/>
        </w:rPr>
        <w:t>local auth</w:t>
      </w:r>
      <w:r w:rsidRPr="00451F33">
        <w:rPr>
          <w:rFonts w:cs="Arial"/>
        </w:rPr>
        <w:t>orities in England that fit into each category. The baselines account for typical operational conditions with respect to average staff time or average pick rates achieved when servicing properties in a range of areas</w:t>
      </w:r>
      <w:r w:rsidRPr="00451F33" w:rsidR="00554C21">
        <w:rPr>
          <w:rFonts w:cs="Arial"/>
          <w:vertAlign w:val="superscript"/>
        </w:rPr>
        <w:footnoteReference w:id="166"/>
      </w:r>
      <w:r w:rsidRPr="00451F33">
        <w:rPr>
          <w:rFonts w:cs="Arial"/>
        </w:rPr>
        <w:t>. The results of the ICP3 scenario analyse</w:t>
      </w:r>
      <w:r w:rsidR="00306803">
        <w:rPr>
          <w:rFonts w:cs="Arial"/>
        </w:rPr>
        <w:t>d</w:t>
      </w:r>
      <w:r w:rsidRPr="00451F33">
        <w:rPr>
          <w:rFonts w:cs="Arial"/>
        </w:rPr>
        <w:t xml:space="preserve"> generate cost-codes that are specific to holistic service profiles. The cost codes for each rurality group then feed into WRAP’s </w:t>
      </w:r>
      <w:proofErr w:type="spellStart"/>
      <w:r w:rsidRPr="00451F33">
        <w:rPr>
          <w:rFonts w:cs="Arial"/>
        </w:rPr>
        <w:t>Routemap</w:t>
      </w:r>
      <w:proofErr w:type="spellEnd"/>
      <w:r w:rsidRPr="00451F33">
        <w:rPr>
          <w:rFonts w:cs="Arial"/>
        </w:rPr>
        <w:t xml:space="preserve"> model where they are mapped on to each </w:t>
      </w:r>
      <w:r w:rsidR="00D97548">
        <w:rPr>
          <w:rFonts w:cs="Arial"/>
        </w:rPr>
        <w:t>local auth</w:t>
      </w:r>
      <w:r w:rsidRPr="00451F33">
        <w:rPr>
          <w:rFonts w:cs="Arial"/>
        </w:rPr>
        <w:t>ority’s area profile relative to the housing stock and property numbers. The cost codes are used for the baseline scenarios and can be changed to alternative cost codes depending on the preferred policy scenarios for the impact assessment.</w:t>
      </w:r>
    </w:p>
    <w:p w:rsidRPr="00451F33" w:rsidR="00554C21" w:rsidP="00554C21" w:rsidRDefault="00554C21" w14:paraId="6F054D40" w14:textId="77777777">
      <w:pPr>
        <w:jc w:val="both"/>
        <w:rPr>
          <w:rFonts w:cs="Arial"/>
        </w:rPr>
      </w:pPr>
    </w:p>
    <w:p w:rsidRPr="00451F33" w:rsidR="00554C21" w:rsidP="00554C21" w:rsidRDefault="00554C21" w14:paraId="3971861D" w14:textId="77777777">
      <w:pPr>
        <w:jc w:val="both"/>
        <w:rPr>
          <w:rFonts w:cs="Arial"/>
        </w:rPr>
      </w:pPr>
      <w:r w:rsidRPr="00451F33">
        <w:rPr>
          <w:rFonts w:cs="Arial"/>
        </w:rPr>
        <w:t xml:space="preserve">The presented household recycling scenarios in the impact assessment were prepared using WRAP’s </w:t>
      </w:r>
      <w:proofErr w:type="spellStart"/>
      <w:r w:rsidRPr="00451F33">
        <w:rPr>
          <w:rFonts w:cs="Arial"/>
        </w:rPr>
        <w:t>Routemap</w:t>
      </w:r>
      <w:proofErr w:type="spellEnd"/>
      <w:r w:rsidRPr="00451F33">
        <w:rPr>
          <w:rFonts w:cs="Arial"/>
        </w:rPr>
        <w:t xml:space="preserve"> model. The model was originally built for the cost and performance analysis of 2020 household recycling target and subsequently refined for the national Consistency Framework in 2015. The </w:t>
      </w:r>
      <w:proofErr w:type="spellStart"/>
      <w:r w:rsidRPr="00451F33">
        <w:rPr>
          <w:rFonts w:cs="Arial"/>
        </w:rPr>
        <w:t>Routemap</w:t>
      </w:r>
      <w:proofErr w:type="spellEnd"/>
      <w:r w:rsidRPr="00451F33">
        <w:rPr>
          <w:rFonts w:cs="Arial"/>
        </w:rPr>
        <w:t xml:space="preserve"> versions used in the impact assessment were updated further particularly around annual scheme and performance changes. </w:t>
      </w:r>
    </w:p>
    <w:p w:rsidRPr="00451F33" w:rsidR="00554C21" w:rsidP="00554C21" w:rsidRDefault="00554C21" w14:paraId="5332D5BC" w14:textId="77777777">
      <w:pPr>
        <w:jc w:val="both"/>
        <w:rPr>
          <w:rFonts w:cs="Arial"/>
        </w:rPr>
      </w:pPr>
    </w:p>
    <w:p w:rsidRPr="00451F33" w:rsidR="00554C21" w:rsidP="00554C21" w:rsidRDefault="00554C21" w14:paraId="603E66E9" w14:textId="50C822D3">
      <w:pPr>
        <w:jc w:val="both"/>
        <w:rPr>
          <w:rFonts w:cs="Arial"/>
        </w:rPr>
      </w:pPr>
      <w:r w:rsidRPr="00451F33">
        <w:rPr>
          <w:rFonts w:cs="Arial"/>
        </w:rPr>
        <w:t xml:space="preserve">The aim of the </w:t>
      </w:r>
      <w:proofErr w:type="spellStart"/>
      <w:r w:rsidRPr="00451F33">
        <w:rPr>
          <w:rFonts w:cs="Arial"/>
        </w:rPr>
        <w:t>Routemap</w:t>
      </w:r>
      <w:proofErr w:type="spellEnd"/>
      <w:r w:rsidRPr="00451F33">
        <w:rPr>
          <w:rFonts w:cs="Arial"/>
        </w:rPr>
        <w:t xml:space="preserve"> model is to aggregate the individual </w:t>
      </w:r>
      <w:r w:rsidR="00D97548">
        <w:rPr>
          <w:rFonts w:cs="Arial"/>
        </w:rPr>
        <w:t>local auth</w:t>
      </w:r>
      <w:r w:rsidRPr="00451F33">
        <w:rPr>
          <w:rFonts w:cs="Arial"/>
        </w:rPr>
        <w:t xml:space="preserve">ority data for cost and performance and run new scenarios over a future time series to show the annual costs via a range of cost categories. The scenarios are applied to each </w:t>
      </w:r>
      <w:r w:rsidR="00D97548">
        <w:rPr>
          <w:rFonts w:cs="Arial"/>
        </w:rPr>
        <w:t>local auth</w:t>
      </w:r>
      <w:r w:rsidRPr="00451F33">
        <w:rPr>
          <w:rFonts w:cs="Arial"/>
        </w:rPr>
        <w:t xml:space="preserve">ority according to when each can change and are phased in according to contract status, the service in place already and the size of the </w:t>
      </w:r>
      <w:r w:rsidR="00414232">
        <w:rPr>
          <w:rFonts w:cs="Arial"/>
        </w:rPr>
        <w:t>a</w:t>
      </w:r>
      <w:r w:rsidRPr="00451F33">
        <w:rPr>
          <w:rFonts w:cs="Arial"/>
        </w:rPr>
        <w:t>uthority. The application of scenarios over time is important given the large</w:t>
      </w:r>
      <w:r>
        <w:rPr>
          <w:rFonts w:cs="Arial"/>
        </w:rPr>
        <w:t>-scale</w:t>
      </w:r>
      <w:r w:rsidRPr="00451F33">
        <w:rPr>
          <w:rFonts w:cs="Arial"/>
        </w:rPr>
        <w:t xml:space="preserve"> </w:t>
      </w:r>
      <w:r w:rsidRPr="00451F33">
        <w:rPr>
          <w:rFonts w:cs="Arial"/>
        </w:rPr>
        <w:t xml:space="preserve">procurement and implementation challenges each </w:t>
      </w:r>
      <w:r w:rsidR="00D97548">
        <w:rPr>
          <w:rFonts w:cs="Arial"/>
        </w:rPr>
        <w:t>local auth</w:t>
      </w:r>
      <w:r w:rsidRPr="00451F33">
        <w:rPr>
          <w:rFonts w:cs="Arial"/>
        </w:rPr>
        <w:t xml:space="preserve">ority would face in adopting the new Government scenarios by the target dates set in legislation. </w:t>
      </w:r>
    </w:p>
    <w:p w:rsidRPr="00451F33" w:rsidR="00554C21" w:rsidP="00554C21" w:rsidRDefault="00554C21" w14:paraId="54FEDBC6" w14:textId="77777777">
      <w:pPr>
        <w:jc w:val="both"/>
        <w:rPr>
          <w:rFonts w:cs="Arial"/>
        </w:rPr>
      </w:pPr>
    </w:p>
    <w:p w:rsidRPr="00451F33" w:rsidR="00554C21" w:rsidP="00554C21" w:rsidRDefault="00554C21" w14:paraId="78C31129" w14:textId="77777777">
      <w:pPr>
        <w:jc w:val="both"/>
        <w:rPr>
          <w:rFonts w:cs="Arial"/>
        </w:rPr>
      </w:pPr>
      <w:r w:rsidRPr="00451F33">
        <w:rPr>
          <w:rFonts w:cs="Arial"/>
        </w:rPr>
        <w:t xml:space="preserve">The </w:t>
      </w:r>
      <w:proofErr w:type="spellStart"/>
      <w:r w:rsidRPr="00451F33">
        <w:rPr>
          <w:rFonts w:cs="Arial"/>
        </w:rPr>
        <w:t>Routemap</w:t>
      </w:r>
      <w:proofErr w:type="spellEnd"/>
      <w:r w:rsidRPr="00451F33">
        <w:rPr>
          <w:rFonts w:cs="Arial"/>
        </w:rPr>
        <w:t xml:space="preserve"> model applies </w:t>
      </w:r>
      <w:proofErr w:type="gramStart"/>
      <w:r w:rsidRPr="00451F33">
        <w:rPr>
          <w:rFonts w:cs="Arial"/>
        </w:rPr>
        <w:t>a number of</w:t>
      </w:r>
      <w:proofErr w:type="gramEnd"/>
      <w:r w:rsidRPr="00451F33">
        <w:rPr>
          <w:rFonts w:cs="Arial"/>
        </w:rPr>
        <w:t xml:space="preserve"> assumptions on waste and recycling collection scenarios on top of the ICP results, including:</w:t>
      </w:r>
    </w:p>
    <w:p w:rsidRPr="00451F33" w:rsidR="00554C21" w:rsidP="00554C21" w:rsidRDefault="00554C21" w14:paraId="6E765BAF" w14:textId="6517E89D">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 xml:space="preserve">Waste arisings: latest tonnages information from </w:t>
      </w:r>
      <w:proofErr w:type="spellStart"/>
      <w:r w:rsidRPr="00451F33">
        <w:rPr>
          <w:rFonts w:eastAsia="Calibri" w:cs="Arial"/>
        </w:rPr>
        <w:t>WasteDataFlow</w:t>
      </w:r>
      <w:proofErr w:type="spellEnd"/>
      <w:r w:rsidRPr="00451F33">
        <w:rPr>
          <w:rFonts w:eastAsia="Calibri" w:cs="Arial"/>
        </w:rPr>
        <w:t xml:space="preserve">, waste from household recycling rate calculations or </w:t>
      </w:r>
      <w:r w:rsidR="00D97548">
        <w:rPr>
          <w:rFonts w:eastAsia="Calibri" w:cs="Arial"/>
        </w:rPr>
        <w:t>local auth</w:t>
      </w:r>
      <w:r w:rsidRPr="00451F33">
        <w:rPr>
          <w:rFonts w:eastAsia="Calibri" w:cs="Arial"/>
        </w:rPr>
        <w:t>ority Recycling Scheme Updater.</w:t>
      </w:r>
    </w:p>
    <w:p w:rsidRPr="00451F33" w:rsidR="00554C21" w:rsidP="00554C21" w:rsidRDefault="00554C21" w14:paraId="4DA84A46" w14:textId="6143C3EC">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 xml:space="preserve">Effect of changes to waste arisings: the initial recycling ‘yield’ projections account for anticipated increases in the number of households in each </w:t>
      </w:r>
      <w:r w:rsidR="00D97548">
        <w:rPr>
          <w:rFonts w:eastAsia="Calibri" w:cs="Arial"/>
        </w:rPr>
        <w:t>local auth</w:t>
      </w:r>
      <w:r w:rsidRPr="00451F33">
        <w:rPr>
          <w:rFonts w:eastAsia="Calibri" w:cs="Arial"/>
        </w:rPr>
        <w:t>ority, but an uplift is applied based on the ratio of projected arisings to projected households.</w:t>
      </w:r>
    </w:p>
    <w:p w:rsidRPr="00451F33" w:rsidR="00554C21" w:rsidP="00554C21" w:rsidRDefault="00554C21" w14:paraId="4C364974" w14:textId="77777777">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General assumptions: levels of contamination, food waste and garden waste arisings assumptions.</w:t>
      </w:r>
    </w:p>
    <w:p w:rsidRPr="00451F33" w:rsidR="00554C21" w:rsidP="00554C21" w:rsidRDefault="00554C21" w14:paraId="59ACC1CD" w14:textId="0183C945">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 xml:space="preserve">Assumptions by </w:t>
      </w:r>
      <w:r w:rsidR="00D97548">
        <w:rPr>
          <w:rFonts w:cs="Arial"/>
          <w:lang w:eastAsia="en-GB"/>
        </w:rPr>
        <w:t>local auth</w:t>
      </w:r>
      <w:r w:rsidRPr="00451F33">
        <w:rPr>
          <w:rFonts w:cs="Arial"/>
          <w:lang w:eastAsia="en-GB"/>
        </w:rPr>
        <w:t>orities</w:t>
      </w:r>
      <w:r w:rsidRPr="00451F33">
        <w:rPr>
          <w:rFonts w:eastAsia="Calibri" w:cs="Arial"/>
        </w:rPr>
        <w:t>: with respect to household numbers, material yields (e.g.</w:t>
      </w:r>
      <w:r>
        <w:rPr>
          <w:rFonts w:eastAsia="Calibri" w:cs="Arial"/>
        </w:rPr>
        <w:t>,</w:t>
      </w:r>
      <w:r w:rsidRPr="00451F33">
        <w:rPr>
          <w:rFonts w:eastAsia="Calibri" w:cs="Arial"/>
        </w:rPr>
        <w:t xml:space="preserve"> kg/</w:t>
      </w:r>
      <w:proofErr w:type="spellStart"/>
      <w:r w:rsidRPr="00451F33">
        <w:rPr>
          <w:rFonts w:eastAsia="Calibri" w:cs="Arial"/>
        </w:rPr>
        <w:t>hh</w:t>
      </w:r>
      <w:proofErr w:type="spellEnd"/>
      <w:r w:rsidRPr="00451F33">
        <w:rPr>
          <w:rFonts w:eastAsia="Calibri" w:cs="Arial"/>
        </w:rPr>
        <w:t xml:space="preserve"> collected under separate food waste services), gate fees, contextual information on the level of rurality and deprivation, transition costs and </w:t>
      </w:r>
      <w:r w:rsidR="00D97548">
        <w:rPr>
          <w:rFonts w:cs="Arial"/>
          <w:lang w:eastAsia="en-GB"/>
        </w:rPr>
        <w:t>local auth</w:t>
      </w:r>
      <w:r w:rsidRPr="00451F33">
        <w:rPr>
          <w:rFonts w:cs="Arial"/>
          <w:lang w:eastAsia="en-GB"/>
        </w:rPr>
        <w:t>orities</w:t>
      </w:r>
      <w:r w:rsidRPr="00451F33">
        <w:rPr>
          <w:rFonts w:eastAsia="Calibri" w:cs="Arial"/>
        </w:rPr>
        <w:t xml:space="preserve"> waste management contract end dates. WRAP’s </w:t>
      </w:r>
      <w:r w:rsidR="00D97548">
        <w:rPr>
          <w:rFonts w:eastAsia="Calibri" w:cs="Arial"/>
        </w:rPr>
        <w:t>local auth</w:t>
      </w:r>
      <w:r w:rsidRPr="00451F33">
        <w:rPr>
          <w:rFonts w:eastAsia="Calibri" w:cs="Arial"/>
        </w:rPr>
        <w:t xml:space="preserve">ority analysis is based on data from 2018/19 since this is the last full year that scheme performance data from </w:t>
      </w:r>
      <w:proofErr w:type="spellStart"/>
      <w:r w:rsidRPr="00451F33">
        <w:rPr>
          <w:rFonts w:eastAsia="Calibri" w:cs="Arial"/>
        </w:rPr>
        <w:t>WasteDataFlow</w:t>
      </w:r>
      <w:proofErr w:type="spellEnd"/>
      <w:r w:rsidRPr="00451F33">
        <w:rPr>
          <w:rFonts w:eastAsia="Calibri" w:cs="Arial"/>
        </w:rPr>
        <w:t xml:space="preserve"> was available</w:t>
      </w:r>
      <w:r w:rsidR="0094136E">
        <w:rPr>
          <w:rFonts w:eastAsia="Calibri" w:cs="Arial"/>
        </w:rPr>
        <w:t xml:space="preserve"> when the modelling was </w:t>
      </w:r>
      <w:r w:rsidR="002338B7">
        <w:rPr>
          <w:rFonts w:eastAsia="Calibri" w:cs="Arial"/>
        </w:rPr>
        <w:t>built</w:t>
      </w:r>
      <w:r w:rsidRPr="00451F33">
        <w:rPr>
          <w:rFonts w:eastAsia="Calibri" w:cs="Arial"/>
        </w:rPr>
        <w:t xml:space="preserve">. The baseline collection regimes for each authority are assumed to be those in place in 2018/19, and thus do not reflect changes made since 2018/19.  </w:t>
      </w:r>
    </w:p>
    <w:p w:rsidRPr="00451F33" w:rsidR="00554C21" w:rsidP="00554C21" w:rsidRDefault="00554C21" w14:paraId="5393CD6F" w14:textId="77777777">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Cost assumptions: with respect to dry recycling collection costs, residual waste collection costs, separate food waste collection costs or garden waste collection costs, container delivery cost etc.</w:t>
      </w:r>
    </w:p>
    <w:p w:rsidRPr="00451F33" w:rsidR="00554C21" w:rsidP="00554C21" w:rsidRDefault="2103847F" w14:paraId="683CEDBE" w14:textId="785A2C9B">
      <w:pPr>
        <w:numPr>
          <w:ilvl w:val="0"/>
          <w:numId w:val="27"/>
        </w:numPr>
        <w:autoSpaceDE w:val="0"/>
        <w:autoSpaceDN w:val="0"/>
        <w:adjustRightInd w:val="0"/>
        <w:spacing w:line="276" w:lineRule="auto"/>
        <w:contextualSpacing/>
        <w:jc w:val="both"/>
        <w:rPr>
          <w:rFonts w:eastAsia="Calibri" w:cs="Arial"/>
        </w:rPr>
      </w:pPr>
      <w:r w:rsidRPr="7C995945">
        <w:rPr>
          <w:rFonts w:eastAsia="Calibri" w:cs="Arial"/>
        </w:rPr>
        <w:t xml:space="preserve">Contract </w:t>
      </w:r>
      <w:proofErr w:type="gramStart"/>
      <w:r w:rsidRPr="7C995945">
        <w:rPr>
          <w:rFonts w:eastAsia="Calibri" w:cs="Arial"/>
        </w:rPr>
        <w:t>assumptions:</w:t>
      </w:r>
      <w:proofErr w:type="gramEnd"/>
      <w:r w:rsidRPr="7C995945">
        <w:rPr>
          <w:rFonts w:eastAsia="Calibri" w:cs="Arial"/>
        </w:rPr>
        <w:t xml:space="preserve"> takes into account when </w:t>
      </w:r>
      <w:r w:rsidR="00D97548">
        <w:rPr>
          <w:rFonts w:eastAsia="Calibri" w:cs="Arial"/>
        </w:rPr>
        <w:t>local auth</w:t>
      </w:r>
      <w:r w:rsidRPr="7C995945">
        <w:rPr>
          <w:rFonts w:eastAsia="Calibri" w:cs="Arial"/>
        </w:rPr>
        <w:t>orities might be able to adopt a new service profile. It depends on their contract end and renewal dates. Authorities are assumed to change collection system no sooner than 202</w:t>
      </w:r>
      <w:r w:rsidR="00CF5ED6">
        <w:rPr>
          <w:rFonts w:eastAsia="Calibri" w:cs="Arial"/>
        </w:rPr>
        <w:t>6</w:t>
      </w:r>
      <w:r w:rsidRPr="7C995945">
        <w:rPr>
          <w:rFonts w:eastAsia="Calibri" w:cs="Arial"/>
        </w:rPr>
        <w:t xml:space="preserve">. </w:t>
      </w:r>
      <w:proofErr w:type="gramStart"/>
      <w:r w:rsidRPr="7C995945">
        <w:rPr>
          <w:rFonts w:eastAsia="Calibri" w:cs="Arial"/>
        </w:rPr>
        <w:t>In particular, where</w:t>
      </w:r>
      <w:proofErr w:type="gramEnd"/>
      <w:r w:rsidRPr="7C995945">
        <w:rPr>
          <w:rFonts w:eastAsia="Calibri" w:cs="Arial"/>
        </w:rPr>
        <w:t xml:space="preserve"> an authority’s waste management contract is due for renewal sooner than 202</w:t>
      </w:r>
      <w:r w:rsidR="00CF5ED6">
        <w:rPr>
          <w:rFonts w:eastAsia="Calibri" w:cs="Arial"/>
        </w:rPr>
        <w:t>6</w:t>
      </w:r>
      <w:r w:rsidRPr="7C995945">
        <w:rPr>
          <w:rFonts w:eastAsia="Calibri" w:cs="Arial"/>
        </w:rPr>
        <w:t>/2</w:t>
      </w:r>
      <w:r w:rsidR="00CF5ED6">
        <w:rPr>
          <w:rFonts w:eastAsia="Calibri" w:cs="Arial"/>
        </w:rPr>
        <w:t>7</w:t>
      </w:r>
      <w:r w:rsidRPr="7C995945">
        <w:rPr>
          <w:rFonts w:eastAsia="Calibri" w:cs="Arial"/>
        </w:rPr>
        <w:t>, the analysis assumes that contracts can be continued on a rolling basis until 202</w:t>
      </w:r>
      <w:r w:rsidR="00CF5ED6">
        <w:rPr>
          <w:rFonts w:eastAsia="Calibri" w:cs="Arial"/>
        </w:rPr>
        <w:t>6</w:t>
      </w:r>
      <w:r w:rsidRPr="7C995945">
        <w:rPr>
          <w:rFonts w:eastAsia="Calibri" w:cs="Arial"/>
        </w:rPr>
        <w:t>, i.e., when the change is made. Any extra costs incurred from this are not reflected in the analysis.</w:t>
      </w:r>
    </w:p>
    <w:p w:rsidRPr="008E0FF6" w:rsidR="00554C21" w:rsidP="00554C21" w:rsidRDefault="00554C21" w14:paraId="04798ABD" w14:textId="61DE1D50">
      <w:pPr>
        <w:numPr>
          <w:ilvl w:val="0"/>
          <w:numId w:val="27"/>
        </w:numPr>
        <w:autoSpaceDE w:val="0"/>
        <w:autoSpaceDN w:val="0"/>
        <w:adjustRightInd w:val="0"/>
        <w:spacing w:line="276" w:lineRule="auto"/>
        <w:contextualSpacing/>
        <w:jc w:val="both"/>
        <w:rPr>
          <w:rFonts w:eastAsia="Calibri" w:cs="Arial"/>
        </w:rPr>
      </w:pPr>
      <w:r w:rsidRPr="008E0FF6">
        <w:rPr>
          <w:rFonts w:eastAsia="Calibri" w:cs="Arial"/>
        </w:rPr>
        <w:t>Vehicle renewal schedules: for services operating in-house managed collections</w:t>
      </w:r>
      <w:r w:rsidR="003538EF">
        <w:rPr>
          <w:rFonts w:eastAsia="Calibri" w:cs="Arial"/>
        </w:rPr>
        <w:t>,</w:t>
      </w:r>
      <w:r w:rsidRPr="008E0FF6">
        <w:rPr>
          <w:rFonts w:eastAsia="Calibri" w:cs="Arial"/>
        </w:rPr>
        <w:t xml:space="preserve"> the timing of service change is influenced by how </w:t>
      </w:r>
      <w:r w:rsidR="00D97548">
        <w:rPr>
          <w:rFonts w:cs="Arial"/>
          <w:lang w:eastAsia="en-GB"/>
        </w:rPr>
        <w:t>local auth</w:t>
      </w:r>
      <w:r w:rsidRPr="008E0FF6">
        <w:rPr>
          <w:rFonts w:cs="Arial"/>
          <w:lang w:eastAsia="en-GB"/>
        </w:rPr>
        <w:t>orities</w:t>
      </w:r>
      <w:r w:rsidRPr="008E0FF6">
        <w:rPr>
          <w:rFonts w:eastAsia="Calibri" w:cs="Arial"/>
        </w:rPr>
        <w:t xml:space="preserve"> might renew their relevant fleet. The assumptions for vehicle renewal were determined by an extensive national survey in 2019 with findings showing a range of batch or whole fleet procurement depending on LA’s size and local preferences. </w:t>
      </w:r>
    </w:p>
    <w:p w:rsidRPr="00451F33" w:rsidR="00554C21" w:rsidP="00554C21" w:rsidRDefault="00554C21" w14:paraId="45CC19AD" w14:textId="3C4AFB7B">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 xml:space="preserve">Transition rate assumptions: the rate at which </w:t>
      </w:r>
      <w:r w:rsidR="00D97548">
        <w:rPr>
          <w:rFonts w:eastAsia="Calibri" w:cs="Arial"/>
        </w:rPr>
        <w:t>local auth</w:t>
      </w:r>
      <w:r w:rsidRPr="00451F33">
        <w:rPr>
          <w:rFonts w:eastAsia="Calibri" w:cs="Arial"/>
        </w:rPr>
        <w:t xml:space="preserve">orities can implement new services profiles and roll them across their areas. This depends on area size and complexity of the new profile. The transition costs include a wide range of diverse requirements in mobilising services such as re-routing, project management, container delivery and call-centre management. The analysis does </w:t>
      </w:r>
      <w:r w:rsidRPr="00451F33">
        <w:rPr>
          <w:rFonts w:eastAsia="Calibri" w:cs="Arial"/>
          <w:u w:val="single"/>
        </w:rPr>
        <w:t>not</w:t>
      </w:r>
      <w:r w:rsidRPr="00451F33">
        <w:rPr>
          <w:rFonts w:eastAsia="Calibri" w:cs="Arial"/>
        </w:rPr>
        <w:t xml:space="preserve"> account for any effects resulting from large-scale adoption of certain collection methods, e.g.</w:t>
      </w:r>
      <w:r>
        <w:rPr>
          <w:rFonts w:eastAsia="Calibri" w:cs="Arial"/>
        </w:rPr>
        <w:t>,</w:t>
      </w:r>
      <w:r w:rsidRPr="00451F33">
        <w:rPr>
          <w:rFonts w:eastAsia="Calibri" w:cs="Arial"/>
        </w:rPr>
        <w:t xml:space="preserve"> the spike in demand for certain types of truck. Defra and WRAP have been developing Implementation Plans to help address procurement and capacity issues.</w:t>
      </w:r>
    </w:p>
    <w:p w:rsidR="00554C21" w:rsidP="00554C21" w:rsidRDefault="00554C21" w14:paraId="4201D159" w14:textId="04FA74EE">
      <w:pPr>
        <w:numPr>
          <w:ilvl w:val="0"/>
          <w:numId w:val="27"/>
        </w:numPr>
        <w:autoSpaceDE w:val="0"/>
        <w:autoSpaceDN w:val="0"/>
        <w:adjustRightInd w:val="0"/>
        <w:spacing w:line="276" w:lineRule="auto"/>
        <w:contextualSpacing/>
        <w:jc w:val="both"/>
        <w:rPr>
          <w:rFonts w:eastAsia="Calibri" w:cs="Arial"/>
        </w:rPr>
      </w:pPr>
      <w:r w:rsidRPr="00451F33">
        <w:rPr>
          <w:rFonts w:eastAsia="Calibri" w:cs="Arial"/>
        </w:rPr>
        <w:t xml:space="preserve">In general, the projections from </w:t>
      </w:r>
      <w:proofErr w:type="spellStart"/>
      <w:r w:rsidRPr="00451F33">
        <w:rPr>
          <w:rFonts w:eastAsia="Calibri" w:cs="Arial"/>
        </w:rPr>
        <w:t>Routemap</w:t>
      </w:r>
      <w:proofErr w:type="spellEnd"/>
      <w:r w:rsidRPr="00451F33">
        <w:rPr>
          <w:rFonts w:eastAsia="Calibri" w:cs="Arial"/>
        </w:rPr>
        <w:t xml:space="preserve"> are based upon observed data in authorities where a particular collection regime has been introduced. It may be that certain local factors, not accounted for in the modelling such as service quality of delivery, will affect the yields and prices in ways not reflected in these cases. </w:t>
      </w:r>
      <w:r w:rsidR="00AB01F6">
        <w:rPr>
          <w:rFonts w:eastAsia="Calibri" w:cs="Arial"/>
        </w:rPr>
        <w:t xml:space="preserve">Moreover, </w:t>
      </w:r>
      <w:r w:rsidR="00A47A23">
        <w:rPr>
          <w:rFonts w:eastAsia="Calibri" w:cs="Arial"/>
        </w:rPr>
        <w:t>although there will be an exemption allowing for mixed collections</w:t>
      </w:r>
      <w:r w:rsidR="0018373C">
        <w:rPr>
          <w:rFonts w:eastAsia="Calibri" w:cs="Arial"/>
        </w:rPr>
        <w:t xml:space="preserve"> of plastic, metal and glass</w:t>
      </w:r>
      <w:r w:rsidR="00A47A23">
        <w:rPr>
          <w:rFonts w:eastAsia="Calibri" w:cs="Arial"/>
        </w:rPr>
        <w:t xml:space="preserve">, </w:t>
      </w:r>
      <w:r w:rsidR="00FE5862">
        <w:rPr>
          <w:rFonts w:eastAsia="Calibri" w:cs="Arial"/>
        </w:rPr>
        <w:t>in the modelling we assume</w:t>
      </w:r>
      <w:r w:rsidR="004531CD">
        <w:rPr>
          <w:rFonts w:eastAsia="Calibri" w:cs="Arial"/>
        </w:rPr>
        <w:t xml:space="preserve"> that</w:t>
      </w:r>
      <w:r w:rsidR="00FE5862">
        <w:rPr>
          <w:rFonts w:eastAsia="Calibri" w:cs="Arial"/>
        </w:rPr>
        <w:t xml:space="preserve"> local authorities </w:t>
      </w:r>
      <w:r w:rsidR="002A2B9E">
        <w:rPr>
          <w:rFonts w:eastAsia="Calibri" w:cs="Arial"/>
        </w:rPr>
        <w:t>choose to</w:t>
      </w:r>
      <w:r w:rsidR="004F42A2">
        <w:rPr>
          <w:rFonts w:eastAsia="Calibri" w:cs="Arial"/>
        </w:rPr>
        <w:t xml:space="preserve"> </w:t>
      </w:r>
      <w:r w:rsidR="00FE5862">
        <w:rPr>
          <w:rFonts w:eastAsia="Calibri" w:cs="Arial"/>
        </w:rPr>
        <w:t>move towards systems with further separation</w:t>
      </w:r>
      <w:r w:rsidR="008906BB">
        <w:rPr>
          <w:rFonts w:eastAsia="Calibri" w:cs="Arial"/>
        </w:rPr>
        <w:t xml:space="preserve"> in some cases</w:t>
      </w:r>
      <w:r w:rsidR="008907EA">
        <w:rPr>
          <w:rFonts w:eastAsia="Calibri" w:cs="Arial"/>
        </w:rPr>
        <w:t xml:space="preserve">. This is because the trajectory has been towards more separation of materials from entirely mixed schemes </w:t>
      </w:r>
      <w:proofErr w:type="gramStart"/>
      <w:r w:rsidR="008907EA">
        <w:rPr>
          <w:rFonts w:eastAsia="Calibri" w:cs="Arial"/>
        </w:rPr>
        <w:t>on the basis of</w:t>
      </w:r>
      <w:proofErr w:type="gramEnd"/>
      <w:r w:rsidR="008907EA">
        <w:rPr>
          <w:rFonts w:eastAsia="Calibri" w:cs="Arial"/>
        </w:rPr>
        <w:t xml:space="preserve"> rising processing costs at MRFs and increased income from the sale </w:t>
      </w:r>
      <w:r w:rsidR="008907EA">
        <w:rPr>
          <w:rFonts w:eastAsia="Calibri" w:cs="Arial"/>
        </w:rPr>
        <w:t>of separately collected materials</w:t>
      </w:r>
      <w:r w:rsidR="008907EA">
        <w:rPr>
          <w:rStyle w:val="FootnoteReference"/>
          <w:rFonts w:eastAsia="Calibri"/>
        </w:rPr>
        <w:footnoteReference w:id="167"/>
      </w:r>
      <w:r w:rsidR="008907EA">
        <w:rPr>
          <w:rFonts w:eastAsia="Calibri" w:cs="Arial"/>
        </w:rPr>
        <w:t xml:space="preserve">. </w:t>
      </w:r>
      <w:r w:rsidR="00D042B4">
        <w:rPr>
          <w:rFonts w:eastAsia="Calibri" w:cs="Arial"/>
        </w:rPr>
        <w:t>T</w:t>
      </w:r>
      <w:r w:rsidRPr="00451F33">
        <w:rPr>
          <w:rFonts w:eastAsia="Calibri" w:cs="Arial"/>
        </w:rPr>
        <w:t xml:space="preserve">he impact assessment modelling objectives are to understand the average differences in scheme types and their associated performance delivery to help refine a way forward with national policy proposals. It is not the objective that the IA costs would be directly used to inform funding payments. It is recognised that further refinement and local data improvements would be needed to devise actual funding arrangements. </w:t>
      </w:r>
    </w:p>
    <w:p w:rsidRPr="00A07319" w:rsidR="00A07319" w:rsidP="00A07319" w:rsidRDefault="00A07319" w14:paraId="22E61B7E" w14:textId="5AFE5F47">
      <w:pPr>
        <w:pStyle w:val="ListParagraph"/>
        <w:numPr>
          <w:ilvl w:val="0"/>
          <w:numId w:val="27"/>
        </w:numPr>
        <w:jc w:val="both"/>
        <w:rPr>
          <w:rFonts w:eastAsia="Calibri" w:cs="Arial"/>
        </w:rPr>
      </w:pPr>
      <w:r w:rsidRPr="00A07319">
        <w:rPr>
          <w:rFonts w:cs="Arial"/>
        </w:rPr>
        <w:t xml:space="preserve">Government confirmed its commitment to funding the net additional costs to </w:t>
      </w:r>
      <w:r w:rsidR="00D97548">
        <w:rPr>
          <w:rFonts w:cs="Arial"/>
        </w:rPr>
        <w:t>local auth</w:t>
      </w:r>
      <w:r w:rsidRPr="00A07319">
        <w:rPr>
          <w:rFonts w:cs="Arial"/>
        </w:rPr>
        <w:t xml:space="preserve">orities arising from the new statutory duties placed on them through the introduction of </w:t>
      </w:r>
      <w:r w:rsidR="00F952D1">
        <w:rPr>
          <w:rFonts w:cs="Arial"/>
        </w:rPr>
        <w:t>Simpler Recycling</w:t>
      </w:r>
      <w:r w:rsidRPr="00A07319">
        <w:rPr>
          <w:rFonts w:cs="Arial"/>
        </w:rPr>
        <w:t>.</w:t>
      </w:r>
      <w:r w:rsidRPr="6D82DF6F">
        <w:rPr>
          <w:rFonts w:cstheme="minorBidi"/>
        </w:rPr>
        <w:t xml:space="preserve"> Concerning packaging materials, payments from packaging producers will fund </w:t>
      </w:r>
      <w:r w:rsidRPr="6D82DF6F" w:rsidR="00D97548">
        <w:rPr>
          <w:rFonts w:cstheme="minorBidi"/>
        </w:rPr>
        <w:t>local auth</w:t>
      </w:r>
      <w:r w:rsidRPr="6D82DF6F">
        <w:rPr>
          <w:rFonts w:cstheme="minorBidi"/>
        </w:rPr>
        <w:t xml:space="preserve">orities for the collection of these materials (i.e., </w:t>
      </w:r>
      <w:proofErr w:type="gramStart"/>
      <w:r w:rsidRPr="6D82DF6F">
        <w:rPr>
          <w:rFonts w:cstheme="minorBidi"/>
        </w:rPr>
        <w:t>as a result of</w:t>
      </w:r>
      <w:proofErr w:type="gramEnd"/>
      <w:r w:rsidRPr="6D82DF6F">
        <w:rPr>
          <w:rFonts w:cstheme="minorBidi"/>
        </w:rPr>
        <w:t xml:space="preserve"> changes being brought by the </w:t>
      </w:r>
      <w:proofErr w:type="spellStart"/>
      <w:r w:rsidRPr="6D82DF6F" w:rsidR="007B5448">
        <w:rPr>
          <w:rFonts w:cstheme="minorBidi"/>
        </w:rPr>
        <w:t>p</w:t>
      </w:r>
      <w:r w:rsidRPr="6D82DF6F">
        <w:rPr>
          <w:rFonts w:cstheme="minorBidi"/>
        </w:rPr>
        <w:t>EPR</w:t>
      </w:r>
      <w:proofErr w:type="spellEnd"/>
      <w:r w:rsidRPr="6D82DF6F">
        <w:rPr>
          <w:rFonts w:cstheme="minorBidi"/>
        </w:rPr>
        <w:t xml:space="preserve"> scheme). We expect that funding and payments to </w:t>
      </w:r>
      <w:r w:rsidRPr="6D82DF6F" w:rsidR="00D97548">
        <w:rPr>
          <w:rFonts w:cstheme="minorBidi"/>
        </w:rPr>
        <w:t>local auth</w:t>
      </w:r>
      <w:r w:rsidRPr="6D82DF6F">
        <w:rPr>
          <w:rFonts w:cstheme="minorBidi"/>
        </w:rPr>
        <w:t xml:space="preserve">orities will take account of equity and regional consideration by looking at rurality and level of deprivation and performance expectations. </w:t>
      </w:r>
      <w:r w:rsidRPr="6D82DF6F" w:rsidR="00390224">
        <w:rPr>
          <w:rFonts w:cstheme="minorBidi"/>
        </w:rPr>
        <w:t xml:space="preserve">This means that the costs to </w:t>
      </w:r>
      <w:r w:rsidRPr="6D82DF6F" w:rsidR="00D97548">
        <w:rPr>
          <w:rFonts w:cstheme="minorBidi"/>
        </w:rPr>
        <w:t>local auth</w:t>
      </w:r>
      <w:r w:rsidRPr="6D82DF6F" w:rsidR="00390224">
        <w:rPr>
          <w:rFonts w:cstheme="minorBidi"/>
        </w:rPr>
        <w:t xml:space="preserve">orities will be mitigated to cover additional costs associated with deprived and rural areas. </w:t>
      </w:r>
      <w:r w:rsidRPr="6D82DF6F">
        <w:rPr>
          <w:rFonts w:cstheme="minorBidi"/>
        </w:rPr>
        <w:t xml:space="preserve">As such, we do not assume that </w:t>
      </w:r>
      <w:r w:rsidRPr="6D82DF6F" w:rsidR="00D97548">
        <w:rPr>
          <w:rFonts w:cstheme="minorBidi"/>
        </w:rPr>
        <w:t>local auth</w:t>
      </w:r>
      <w:r w:rsidRPr="6D82DF6F">
        <w:rPr>
          <w:rFonts w:cstheme="minorBidi"/>
        </w:rPr>
        <w:t>orities would pass their costs to their households.</w:t>
      </w:r>
    </w:p>
    <w:p w:rsidRPr="00451F33" w:rsidR="00554C21" w:rsidP="00554C21" w:rsidRDefault="00554C21" w14:paraId="5AC91274" w14:textId="77777777">
      <w:pPr>
        <w:jc w:val="both"/>
        <w:rPr>
          <w:rFonts w:cs="Arial"/>
        </w:rPr>
      </w:pPr>
    </w:p>
    <w:p w:rsidRPr="00451F33" w:rsidR="00554C21" w:rsidP="00554C21" w:rsidRDefault="2103847F" w14:paraId="6ED5E526" w14:textId="77777777">
      <w:pPr>
        <w:jc w:val="both"/>
        <w:rPr>
          <w:rFonts w:cs="Arial"/>
          <w:b/>
          <w:bCs/>
        </w:rPr>
      </w:pPr>
      <w:r w:rsidRPr="00451F33">
        <w:rPr>
          <w:rFonts w:cs="Arial"/>
        </w:rPr>
        <w:t>The spreadsheets producing WRAP’s analysis has been peer reviewed both internally and externally. The assumptions on costs and performance of collection systems are updated annually</w:t>
      </w:r>
      <w:r w:rsidRPr="00451F33" w:rsidR="00554C21">
        <w:rPr>
          <w:rFonts w:cs="Arial"/>
          <w:vertAlign w:val="superscript"/>
        </w:rPr>
        <w:footnoteReference w:id="168"/>
      </w:r>
      <w:r w:rsidRPr="00451F33">
        <w:rPr>
          <w:rFonts w:cs="Arial"/>
        </w:rPr>
        <w:t xml:space="preserve"> and undertake peer review</w:t>
      </w:r>
      <w:r w:rsidRPr="00451F33" w:rsidR="00554C21">
        <w:rPr>
          <w:rFonts w:cs="Arial"/>
          <w:vertAlign w:val="superscript"/>
        </w:rPr>
        <w:footnoteReference w:id="169"/>
      </w:r>
      <w:r w:rsidRPr="00451F33">
        <w:rPr>
          <w:rFonts w:cs="Arial"/>
        </w:rPr>
        <w:t xml:space="preserve"> to ensure they are fit for application in the models. The outputs from the model runs were also subject to an analytical review (i.e.</w:t>
      </w:r>
      <w:r>
        <w:rPr>
          <w:rFonts w:cs="Arial"/>
        </w:rPr>
        <w:t>,</w:t>
      </w:r>
      <w:r w:rsidRPr="00451F33">
        <w:rPr>
          <w:rFonts w:cs="Arial"/>
        </w:rPr>
        <w:t xml:space="preserve"> sense checking) by Defra staff. The main sources of uncertainty are the complexity of the interlinked models and reliance on indicative costs specifically for high density housing such as flats and Household Waste Recycling Centres. </w:t>
      </w:r>
    </w:p>
    <w:p w:rsidRPr="008B64BE" w:rsidR="00554C21" w:rsidP="00554C21" w:rsidRDefault="00554C21" w14:paraId="1EC4CA0F" w14:textId="77777777">
      <w:pPr>
        <w:pStyle w:val="Heading4"/>
        <w:rPr>
          <w:sz w:val="24"/>
          <w:szCs w:val="24"/>
        </w:rPr>
      </w:pPr>
      <w:r w:rsidRPr="008B64BE">
        <w:rPr>
          <w:sz w:val="24"/>
          <w:szCs w:val="28"/>
        </w:rPr>
        <w:t>Transitio</w:t>
      </w:r>
      <w:r w:rsidRPr="008B64BE">
        <w:rPr>
          <w:sz w:val="24"/>
          <w:szCs w:val="24"/>
        </w:rPr>
        <w:t>n costs</w:t>
      </w:r>
    </w:p>
    <w:p w:rsidR="008E0FF6" w:rsidP="00554C21" w:rsidRDefault="00554C21" w14:paraId="00B2E678" w14:textId="77777777">
      <w:pPr>
        <w:jc w:val="both"/>
        <w:rPr>
          <w:rFonts w:cs="Arial"/>
        </w:rPr>
      </w:pPr>
      <w:proofErr w:type="spellStart"/>
      <w:r w:rsidRPr="00451F33">
        <w:rPr>
          <w:rFonts w:cs="Arial"/>
        </w:rPr>
        <w:t>Routemap</w:t>
      </w:r>
      <w:proofErr w:type="spellEnd"/>
      <w:r w:rsidRPr="00451F33">
        <w:rPr>
          <w:rFonts w:cs="Arial"/>
        </w:rPr>
        <w:t xml:space="preserve"> includes transition costs associated with a service change. The cost of transition from one scheme to another depends on the type of scheme chang</w:t>
      </w:r>
      <w:r w:rsidRPr="008B64BE">
        <w:rPr>
          <w:rFonts w:cs="Arial"/>
        </w:rPr>
        <w:t>e. The table below</w:t>
      </w:r>
      <w:r w:rsidRPr="00451F33">
        <w:rPr>
          <w:rFonts w:cs="Arial"/>
        </w:rPr>
        <w:t xml:space="preserve"> shows the costs that are applied to each change. They are all one-off costs applied in the first year of change.</w:t>
      </w:r>
    </w:p>
    <w:p w:rsidR="00D07DBC" w:rsidRDefault="00D07DBC" w14:paraId="3DA48B04" w14:textId="74E516B0">
      <w:pPr>
        <w:rPr>
          <w:rFonts w:cs="Arial"/>
        </w:rPr>
      </w:pPr>
      <w:r>
        <w:rPr>
          <w:rFonts w:cs="Arial"/>
        </w:rPr>
        <w:br w:type="page"/>
      </w:r>
    </w:p>
    <w:p w:rsidR="008E0FF6" w:rsidP="00554C21" w:rsidRDefault="008E0FF6" w14:paraId="13A451DB" w14:textId="77777777">
      <w:pPr>
        <w:jc w:val="both"/>
        <w:rPr>
          <w:rFonts w:cs="Arial"/>
        </w:rPr>
      </w:pPr>
    </w:p>
    <w:p w:rsidRPr="00451F33" w:rsidR="00554C21" w:rsidP="00336B19" w:rsidRDefault="00554C21" w14:paraId="064DBB0E" w14:textId="62DBF5C4">
      <w:pPr>
        <w:rPr>
          <w:rFonts w:cs="Arial"/>
        </w:rPr>
      </w:pPr>
      <w:r w:rsidRPr="008B64BE">
        <w:rPr>
          <w:rFonts w:cs="Arial"/>
          <w:b/>
          <w:bCs/>
        </w:rPr>
        <w:t xml:space="preserve">Table </w:t>
      </w:r>
      <w:r w:rsidRPr="008B64BE" w:rsidR="008B64BE">
        <w:rPr>
          <w:rFonts w:cs="Arial"/>
          <w:b/>
          <w:bCs/>
        </w:rPr>
        <w:t>8</w:t>
      </w:r>
      <w:r w:rsidRPr="008B64BE">
        <w:rPr>
          <w:rFonts w:cs="Arial"/>
          <w:b/>
          <w:bCs/>
        </w:rPr>
        <w:t>:</w:t>
      </w:r>
      <w:r w:rsidRPr="008B64BE">
        <w:rPr>
          <w:rFonts w:cs="Arial"/>
        </w:rPr>
        <w:t xml:space="preserve"> </w:t>
      </w:r>
      <w:r w:rsidRPr="00AD1EB9">
        <w:rPr>
          <w:rFonts w:cs="Arial"/>
          <w:b/>
          <w:bCs/>
        </w:rPr>
        <w:t>Transition costs</w:t>
      </w:r>
      <w:r w:rsidRPr="008B64BE">
        <w:rPr>
          <w:rFonts w:cs="Arial"/>
        </w:rPr>
        <w:t xml:space="preserve"> </w:t>
      </w:r>
    </w:p>
    <w:tbl>
      <w:tblPr>
        <w:tblStyle w:val="TableGrid"/>
        <w:tblW w:w="0" w:type="auto"/>
        <w:jc w:val="center"/>
        <w:tblLayout w:type="fixed"/>
        <w:tblLook w:val="04A0" w:firstRow="1" w:lastRow="0" w:firstColumn="1" w:lastColumn="0" w:noHBand="0" w:noVBand="1"/>
      </w:tblPr>
      <w:tblGrid>
        <w:gridCol w:w="3256"/>
        <w:gridCol w:w="1842"/>
        <w:gridCol w:w="1276"/>
        <w:gridCol w:w="1276"/>
        <w:gridCol w:w="1276"/>
        <w:gridCol w:w="1223"/>
      </w:tblGrid>
      <w:tr w:rsidRPr="0042455F" w:rsidR="00554C21" w:rsidTr="7C995945" w14:paraId="0008A00F" w14:textId="77777777">
        <w:trPr>
          <w:trHeight w:val="512"/>
          <w:jc w:val="center"/>
        </w:trPr>
        <w:tc>
          <w:tcPr>
            <w:tcW w:w="3256" w:type="dxa"/>
          </w:tcPr>
          <w:p w:rsidRPr="0042455F" w:rsidR="00554C21" w:rsidP="001862D1" w:rsidRDefault="00554C21" w14:paraId="6F0DAB99" w14:textId="77777777">
            <w:pPr>
              <w:rPr>
                <w:rFonts w:cs="Arial"/>
                <w:sz w:val="20"/>
                <w:szCs w:val="20"/>
              </w:rPr>
            </w:pPr>
          </w:p>
        </w:tc>
        <w:tc>
          <w:tcPr>
            <w:tcW w:w="1842" w:type="dxa"/>
          </w:tcPr>
          <w:p w:rsidRPr="0042455F" w:rsidR="00554C21" w:rsidP="001862D1" w:rsidRDefault="00554C21" w14:paraId="7A7D1087" w14:textId="77777777">
            <w:pPr>
              <w:rPr>
                <w:rFonts w:cs="Arial"/>
                <w:b/>
                <w:bCs/>
                <w:sz w:val="20"/>
                <w:szCs w:val="20"/>
              </w:rPr>
            </w:pPr>
            <w:r w:rsidRPr="0042455F">
              <w:rPr>
                <w:rFonts w:cs="Arial"/>
                <w:b/>
                <w:bCs/>
                <w:sz w:val="20"/>
                <w:szCs w:val="20"/>
              </w:rPr>
              <w:t>Dry scheme change (including addition of new dry material)</w:t>
            </w:r>
          </w:p>
        </w:tc>
        <w:tc>
          <w:tcPr>
            <w:tcW w:w="1276" w:type="dxa"/>
          </w:tcPr>
          <w:p w:rsidRPr="0042455F" w:rsidR="00554C21" w:rsidP="001862D1" w:rsidRDefault="00554C21" w14:paraId="2AF0064D" w14:textId="77777777">
            <w:pPr>
              <w:rPr>
                <w:rFonts w:cs="Arial"/>
                <w:b/>
                <w:bCs/>
                <w:sz w:val="20"/>
                <w:szCs w:val="20"/>
              </w:rPr>
            </w:pPr>
            <w:r w:rsidRPr="0042455F">
              <w:rPr>
                <w:rFonts w:cs="Arial"/>
                <w:b/>
                <w:bCs/>
                <w:sz w:val="20"/>
                <w:szCs w:val="20"/>
              </w:rPr>
              <w:t xml:space="preserve">Refuse change </w:t>
            </w:r>
          </w:p>
        </w:tc>
        <w:tc>
          <w:tcPr>
            <w:tcW w:w="1276" w:type="dxa"/>
          </w:tcPr>
          <w:p w:rsidRPr="0042455F" w:rsidR="00554C21" w:rsidP="001862D1" w:rsidRDefault="00554C21" w14:paraId="552E8A2B" w14:textId="77777777">
            <w:pPr>
              <w:rPr>
                <w:rFonts w:cs="Arial"/>
                <w:b/>
                <w:bCs/>
                <w:sz w:val="20"/>
                <w:szCs w:val="20"/>
              </w:rPr>
            </w:pPr>
            <w:r w:rsidRPr="0042455F">
              <w:rPr>
                <w:rFonts w:cs="Arial"/>
                <w:b/>
                <w:bCs/>
                <w:sz w:val="20"/>
                <w:szCs w:val="20"/>
              </w:rPr>
              <w:t>Food recycling addition</w:t>
            </w:r>
          </w:p>
        </w:tc>
        <w:tc>
          <w:tcPr>
            <w:tcW w:w="1276" w:type="dxa"/>
          </w:tcPr>
          <w:p w:rsidRPr="0042455F" w:rsidR="00554C21" w:rsidP="001862D1" w:rsidRDefault="00554C21" w14:paraId="7577776C" w14:textId="77777777">
            <w:pPr>
              <w:rPr>
                <w:rFonts w:cs="Arial"/>
                <w:b/>
                <w:bCs/>
                <w:sz w:val="20"/>
                <w:szCs w:val="20"/>
              </w:rPr>
            </w:pPr>
            <w:r w:rsidRPr="0042455F">
              <w:rPr>
                <w:rFonts w:cs="Arial"/>
                <w:b/>
                <w:bCs/>
                <w:sz w:val="20"/>
                <w:szCs w:val="20"/>
              </w:rPr>
              <w:t>Garden waste charge change</w:t>
            </w:r>
          </w:p>
        </w:tc>
        <w:tc>
          <w:tcPr>
            <w:tcW w:w="1223" w:type="dxa"/>
          </w:tcPr>
          <w:p w:rsidRPr="0042455F" w:rsidR="00554C21" w:rsidP="001862D1" w:rsidRDefault="2103847F" w14:paraId="032D6858" w14:textId="77777777">
            <w:pPr>
              <w:rPr>
                <w:rFonts w:cs="Arial"/>
                <w:b/>
                <w:bCs/>
                <w:sz w:val="20"/>
                <w:szCs w:val="20"/>
              </w:rPr>
            </w:pPr>
            <w:r w:rsidRPr="0042455F">
              <w:rPr>
                <w:rFonts w:cs="Arial"/>
                <w:b/>
                <w:bCs/>
                <w:sz w:val="20"/>
                <w:szCs w:val="20"/>
              </w:rPr>
              <w:t>Dry container swap</w:t>
            </w:r>
            <w:r w:rsidRPr="00336B19" w:rsidR="00554C21">
              <w:rPr>
                <w:rStyle w:val="FootnoteReference"/>
                <w:rFonts w:eastAsia="SimSun" w:cs="Arial"/>
                <w:b/>
                <w:bCs/>
                <w:sz w:val="20"/>
                <w:szCs w:val="20"/>
              </w:rPr>
              <w:footnoteReference w:id="170"/>
            </w:r>
            <w:r w:rsidRPr="0042455F">
              <w:rPr>
                <w:rFonts w:cs="Arial"/>
                <w:b/>
                <w:bCs/>
                <w:sz w:val="20"/>
                <w:szCs w:val="20"/>
              </w:rPr>
              <w:t xml:space="preserve"> </w:t>
            </w:r>
          </w:p>
        </w:tc>
      </w:tr>
      <w:tr w:rsidRPr="0042455F" w:rsidR="00554C21" w:rsidTr="7C995945" w14:paraId="2B816D9C" w14:textId="77777777">
        <w:trPr>
          <w:trHeight w:val="416"/>
          <w:jc w:val="center"/>
        </w:trPr>
        <w:tc>
          <w:tcPr>
            <w:tcW w:w="3256" w:type="dxa"/>
          </w:tcPr>
          <w:p w:rsidRPr="0042455F" w:rsidR="00554C21" w:rsidP="001862D1" w:rsidRDefault="00554C21" w14:paraId="65F119BE" w14:textId="6676B63A">
            <w:pPr>
              <w:rPr>
                <w:rFonts w:cs="Arial"/>
                <w:sz w:val="20"/>
                <w:szCs w:val="20"/>
              </w:rPr>
            </w:pPr>
            <w:r w:rsidRPr="0042455F">
              <w:rPr>
                <w:rFonts w:cs="Arial"/>
                <w:sz w:val="20"/>
                <w:szCs w:val="20"/>
              </w:rPr>
              <w:t xml:space="preserve">Project manager to manage the service change per </w:t>
            </w:r>
            <w:r w:rsidRPr="0042455F" w:rsidR="00D97548">
              <w:rPr>
                <w:rFonts w:cs="Arial"/>
                <w:sz w:val="20"/>
                <w:szCs w:val="20"/>
              </w:rPr>
              <w:t>local auth</w:t>
            </w:r>
            <w:r w:rsidRPr="0042455F">
              <w:rPr>
                <w:rFonts w:cs="Arial"/>
                <w:sz w:val="20"/>
                <w:szCs w:val="20"/>
              </w:rPr>
              <w:t xml:space="preserve">ority </w:t>
            </w:r>
          </w:p>
        </w:tc>
        <w:tc>
          <w:tcPr>
            <w:tcW w:w="1842" w:type="dxa"/>
          </w:tcPr>
          <w:p w:rsidRPr="0042455F" w:rsidR="00554C21" w:rsidP="001862D1" w:rsidRDefault="00554C21" w14:paraId="6D758AFF" w14:textId="77777777">
            <w:pPr>
              <w:rPr>
                <w:rFonts w:cs="Arial"/>
                <w:sz w:val="20"/>
                <w:szCs w:val="20"/>
              </w:rPr>
            </w:pPr>
            <w:r w:rsidRPr="0042455F">
              <w:rPr>
                <w:rFonts w:cs="Arial"/>
                <w:sz w:val="20"/>
                <w:szCs w:val="20"/>
              </w:rPr>
              <w:t xml:space="preserve">£40k </w:t>
            </w:r>
          </w:p>
        </w:tc>
        <w:tc>
          <w:tcPr>
            <w:tcW w:w="1276" w:type="dxa"/>
          </w:tcPr>
          <w:p w:rsidRPr="0042455F" w:rsidR="00554C21" w:rsidP="001862D1" w:rsidRDefault="00554C21" w14:paraId="51624701" w14:textId="77777777">
            <w:pPr>
              <w:rPr>
                <w:rFonts w:cs="Arial"/>
                <w:sz w:val="20"/>
                <w:szCs w:val="20"/>
              </w:rPr>
            </w:pPr>
            <w:r w:rsidRPr="0042455F">
              <w:rPr>
                <w:rFonts w:cs="Arial"/>
                <w:sz w:val="20"/>
                <w:szCs w:val="20"/>
              </w:rPr>
              <w:t>£40k</w:t>
            </w:r>
          </w:p>
        </w:tc>
        <w:tc>
          <w:tcPr>
            <w:tcW w:w="1276" w:type="dxa"/>
          </w:tcPr>
          <w:p w:rsidRPr="0042455F" w:rsidR="00554C21" w:rsidP="001862D1" w:rsidRDefault="00554C21" w14:paraId="424AE0A2" w14:textId="77777777">
            <w:pPr>
              <w:rPr>
                <w:rFonts w:cs="Arial"/>
                <w:sz w:val="20"/>
                <w:szCs w:val="20"/>
              </w:rPr>
            </w:pPr>
            <w:r w:rsidRPr="0042455F">
              <w:rPr>
                <w:rFonts w:cs="Arial"/>
                <w:sz w:val="20"/>
                <w:szCs w:val="20"/>
              </w:rPr>
              <w:t>£40k</w:t>
            </w:r>
          </w:p>
        </w:tc>
        <w:tc>
          <w:tcPr>
            <w:tcW w:w="1276" w:type="dxa"/>
          </w:tcPr>
          <w:p w:rsidRPr="0042455F" w:rsidR="00554C21" w:rsidP="001862D1" w:rsidRDefault="00554C21" w14:paraId="4D987693" w14:textId="77777777">
            <w:pPr>
              <w:rPr>
                <w:rFonts w:cs="Arial"/>
                <w:sz w:val="20"/>
                <w:szCs w:val="20"/>
              </w:rPr>
            </w:pPr>
            <w:r w:rsidRPr="0042455F">
              <w:rPr>
                <w:rFonts w:cs="Arial"/>
                <w:sz w:val="20"/>
                <w:szCs w:val="20"/>
              </w:rPr>
              <w:t>n/a</w:t>
            </w:r>
          </w:p>
        </w:tc>
        <w:tc>
          <w:tcPr>
            <w:tcW w:w="1223" w:type="dxa"/>
          </w:tcPr>
          <w:p w:rsidRPr="0042455F" w:rsidR="00554C21" w:rsidP="001862D1" w:rsidRDefault="00554C21" w14:paraId="6D09C96E" w14:textId="77777777">
            <w:pPr>
              <w:rPr>
                <w:rFonts w:cs="Arial"/>
                <w:sz w:val="20"/>
                <w:szCs w:val="20"/>
              </w:rPr>
            </w:pPr>
            <w:r w:rsidRPr="0042455F">
              <w:rPr>
                <w:rFonts w:cs="Arial"/>
                <w:sz w:val="20"/>
                <w:szCs w:val="20"/>
              </w:rPr>
              <w:t>n/a</w:t>
            </w:r>
          </w:p>
        </w:tc>
      </w:tr>
      <w:tr w:rsidRPr="0042455F" w:rsidR="00554C21" w:rsidTr="7C995945" w14:paraId="2099EF62" w14:textId="77777777">
        <w:trPr>
          <w:trHeight w:val="410"/>
          <w:jc w:val="center"/>
        </w:trPr>
        <w:tc>
          <w:tcPr>
            <w:tcW w:w="3256" w:type="dxa"/>
          </w:tcPr>
          <w:p w:rsidRPr="0042455F" w:rsidR="00554C21" w:rsidP="001862D1" w:rsidRDefault="00554C21" w14:paraId="1F56BBD6" w14:textId="77777777">
            <w:pPr>
              <w:rPr>
                <w:rFonts w:cs="Arial"/>
                <w:sz w:val="20"/>
                <w:szCs w:val="20"/>
              </w:rPr>
            </w:pPr>
            <w:r w:rsidRPr="0042455F">
              <w:rPr>
                <w:rFonts w:cs="Arial"/>
                <w:sz w:val="20"/>
                <w:szCs w:val="20"/>
              </w:rPr>
              <w:t>Re-routing of current vehicle collection routes base on staff time to work out new routes</w:t>
            </w:r>
          </w:p>
        </w:tc>
        <w:tc>
          <w:tcPr>
            <w:tcW w:w="1842" w:type="dxa"/>
          </w:tcPr>
          <w:p w:rsidRPr="0042455F" w:rsidR="00554C21" w:rsidP="001862D1" w:rsidRDefault="00554C21" w14:paraId="5D70C321" w14:textId="77777777">
            <w:pPr>
              <w:rPr>
                <w:rFonts w:cs="Arial"/>
                <w:sz w:val="20"/>
                <w:szCs w:val="20"/>
              </w:rPr>
            </w:pPr>
            <w:r w:rsidRPr="0042455F">
              <w:rPr>
                <w:rFonts w:cs="Arial"/>
                <w:sz w:val="20"/>
                <w:szCs w:val="20"/>
              </w:rPr>
              <w:t xml:space="preserve">£20k </w:t>
            </w:r>
          </w:p>
        </w:tc>
        <w:tc>
          <w:tcPr>
            <w:tcW w:w="1276" w:type="dxa"/>
          </w:tcPr>
          <w:p w:rsidRPr="0042455F" w:rsidR="00554C21" w:rsidP="001862D1" w:rsidRDefault="00554C21" w14:paraId="49FAA048" w14:textId="77777777">
            <w:pPr>
              <w:rPr>
                <w:rFonts w:cs="Arial"/>
                <w:sz w:val="20"/>
                <w:szCs w:val="20"/>
              </w:rPr>
            </w:pPr>
            <w:r w:rsidRPr="0042455F">
              <w:rPr>
                <w:rFonts w:cs="Arial"/>
                <w:sz w:val="20"/>
                <w:szCs w:val="20"/>
              </w:rPr>
              <w:t>n/a</w:t>
            </w:r>
          </w:p>
        </w:tc>
        <w:tc>
          <w:tcPr>
            <w:tcW w:w="1276" w:type="dxa"/>
          </w:tcPr>
          <w:p w:rsidRPr="0042455F" w:rsidR="00554C21" w:rsidP="001862D1" w:rsidRDefault="00554C21" w14:paraId="2EE3B516" w14:textId="77777777">
            <w:pPr>
              <w:rPr>
                <w:rFonts w:cs="Arial"/>
                <w:sz w:val="20"/>
                <w:szCs w:val="20"/>
              </w:rPr>
            </w:pPr>
            <w:r w:rsidRPr="0042455F">
              <w:rPr>
                <w:rFonts w:cs="Arial"/>
                <w:sz w:val="20"/>
                <w:szCs w:val="20"/>
              </w:rPr>
              <w:t xml:space="preserve">£20k </w:t>
            </w:r>
          </w:p>
        </w:tc>
        <w:tc>
          <w:tcPr>
            <w:tcW w:w="1276" w:type="dxa"/>
          </w:tcPr>
          <w:p w:rsidRPr="0042455F" w:rsidR="00554C21" w:rsidP="001862D1" w:rsidRDefault="00554C21" w14:paraId="70A6D90B" w14:textId="77777777">
            <w:pPr>
              <w:rPr>
                <w:rFonts w:cs="Arial"/>
                <w:sz w:val="20"/>
                <w:szCs w:val="20"/>
              </w:rPr>
            </w:pPr>
            <w:r w:rsidRPr="0042455F">
              <w:rPr>
                <w:rFonts w:cs="Arial"/>
                <w:sz w:val="20"/>
                <w:szCs w:val="20"/>
              </w:rPr>
              <w:t>n/a</w:t>
            </w:r>
          </w:p>
        </w:tc>
        <w:tc>
          <w:tcPr>
            <w:tcW w:w="1223" w:type="dxa"/>
          </w:tcPr>
          <w:p w:rsidRPr="0042455F" w:rsidR="00554C21" w:rsidP="001862D1" w:rsidRDefault="00554C21" w14:paraId="4BE162D9" w14:textId="77777777">
            <w:pPr>
              <w:rPr>
                <w:rFonts w:cs="Arial"/>
                <w:sz w:val="20"/>
                <w:szCs w:val="20"/>
              </w:rPr>
            </w:pPr>
            <w:r w:rsidRPr="0042455F">
              <w:rPr>
                <w:rFonts w:cs="Arial"/>
                <w:sz w:val="20"/>
                <w:szCs w:val="20"/>
              </w:rPr>
              <w:t>n/a</w:t>
            </w:r>
          </w:p>
        </w:tc>
      </w:tr>
      <w:tr w:rsidRPr="0042455F" w:rsidR="00554C21" w:rsidTr="7C995945" w14:paraId="10B6E50E" w14:textId="77777777">
        <w:trPr>
          <w:trHeight w:val="410"/>
          <w:jc w:val="center"/>
        </w:trPr>
        <w:tc>
          <w:tcPr>
            <w:tcW w:w="3256" w:type="dxa"/>
          </w:tcPr>
          <w:p w:rsidRPr="0042455F" w:rsidR="00554C21" w:rsidP="001862D1" w:rsidRDefault="00554C21" w14:paraId="4C814031" w14:textId="3C382D46">
            <w:pPr>
              <w:rPr>
                <w:rFonts w:cs="Arial"/>
                <w:sz w:val="20"/>
                <w:szCs w:val="20"/>
              </w:rPr>
            </w:pPr>
            <w:r w:rsidRPr="0042455F">
              <w:rPr>
                <w:rFonts w:cs="Arial"/>
                <w:sz w:val="20"/>
                <w:szCs w:val="20"/>
              </w:rPr>
              <w:t xml:space="preserve">Roll-out communications </w:t>
            </w:r>
            <w:r w:rsidRPr="0042455F" w:rsidR="006E39EC">
              <w:rPr>
                <w:rFonts w:cs="Arial"/>
                <w:sz w:val="20"/>
                <w:szCs w:val="20"/>
              </w:rPr>
              <w:t>include</w:t>
            </w:r>
            <w:r w:rsidRPr="0042455F">
              <w:rPr>
                <w:rFonts w:cs="Arial"/>
                <w:sz w:val="20"/>
                <w:szCs w:val="20"/>
              </w:rPr>
              <w:t xml:space="preserve"> developing an introduction and instruction leaflet </w:t>
            </w:r>
          </w:p>
        </w:tc>
        <w:tc>
          <w:tcPr>
            <w:tcW w:w="1842" w:type="dxa"/>
          </w:tcPr>
          <w:p w:rsidRPr="0042455F" w:rsidR="00554C21" w:rsidP="001862D1" w:rsidRDefault="00554C21" w14:paraId="15887D7B" w14:textId="77777777">
            <w:pPr>
              <w:rPr>
                <w:rFonts w:cs="Arial"/>
                <w:sz w:val="20"/>
                <w:szCs w:val="20"/>
              </w:rPr>
            </w:pPr>
            <w:r w:rsidRPr="0042455F">
              <w:rPr>
                <w:rFonts w:cs="Arial"/>
                <w:sz w:val="20"/>
                <w:szCs w:val="20"/>
              </w:rPr>
              <w:t xml:space="preserve">£2.75 per </w:t>
            </w:r>
            <w:proofErr w:type="spellStart"/>
            <w:r w:rsidRPr="0042455F">
              <w:rPr>
                <w:rFonts w:cs="Arial"/>
                <w:sz w:val="20"/>
                <w:szCs w:val="20"/>
              </w:rPr>
              <w:t>hh</w:t>
            </w:r>
            <w:proofErr w:type="spellEnd"/>
          </w:p>
        </w:tc>
        <w:tc>
          <w:tcPr>
            <w:tcW w:w="1276" w:type="dxa"/>
          </w:tcPr>
          <w:p w:rsidRPr="0042455F" w:rsidR="00554C21" w:rsidP="001862D1" w:rsidRDefault="00554C21" w14:paraId="30429DD1" w14:textId="77777777">
            <w:pPr>
              <w:rPr>
                <w:rFonts w:cs="Arial"/>
                <w:sz w:val="20"/>
                <w:szCs w:val="20"/>
              </w:rPr>
            </w:pPr>
            <w:r w:rsidRPr="0042455F">
              <w:rPr>
                <w:rFonts w:cs="Arial"/>
                <w:sz w:val="20"/>
                <w:szCs w:val="20"/>
              </w:rPr>
              <w:t xml:space="preserve">£2 per </w:t>
            </w:r>
            <w:proofErr w:type="spellStart"/>
            <w:r w:rsidRPr="0042455F">
              <w:rPr>
                <w:rFonts w:cs="Arial"/>
                <w:sz w:val="20"/>
                <w:szCs w:val="20"/>
              </w:rPr>
              <w:t>hh</w:t>
            </w:r>
            <w:proofErr w:type="spellEnd"/>
          </w:p>
        </w:tc>
        <w:tc>
          <w:tcPr>
            <w:tcW w:w="1276" w:type="dxa"/>
          </w:tcPr>
          <w:p w:rsidRPr="0042455F" w:rsidR="00554C21" w:rsidP="001862D1" w:rsidRDefault="00554C21" w14:paraId="06AD355E" w14:textId="77777777">
            <w:pPr>
              <w:rPr>
                <w:rFonts w:cs="Arial"/>
                <w:sz w:val="20"/>
                <w:szCs w:val="20"/>
              </w:rPr>
            </w:pPr>
            <w:r w:rsidRPr="0042455F">
              <w:rPr>
                <w:rFonts w:cs="Arial"/>
                <w:sz w:val="20"/>
                <w:szCs w:val="20"/>
              </w:rPr>
              <w:t xml:space="preserve">£0.75 per </w:t>
            </w:r>
            <w:proofErr w:type="spellStart"/>
            <w:r w:rsidRPr="0042455F">
              <w:rPr>
                <w:rFonts w:cs="Arial"/>
                <w:sz w:val="20"/>
                <w:szCs w:val="20"/>
              </w:rPr>
              <w:t>hh</w:t>
            </w:r>
            <w:proofErr w:type="spellEnd"/>
          </w:p>
        </w:tc>
        <w:tc>
          <w:tcPr>
            <w:tcW w:w="1276" w:type="dxa"/>
          </w:tcPr>
          <w:p w:rsidRPr="0042455F" w:rsidR="00554C21" w:rsidP="001862D1" w:rsidRDefault="00554C21" w14:paraId="3DE513D7" w14:textId="77777777">
            <w:pPr>
              <w:rPr>
                <w:rFonts w:cs="Arial"/>
                <w:sz w:val="20"/>
                <w:szCs w:val="20"/>
              </w:rPr>
            </w:pPr>
            <w:r w:rsidRPr="0042455F">
              <w:rPr>
                <w:rFonts w:cs="Arial"/>
                <w:sz w:val="20"/>
                <w:szCs w:val="20"/>
              </w:rPr>
              <w:t xml:space="preserve">£0.75 per </w:t>
            </w:r>
            <w:proofErr w:type="spellStart"/>
            <w:r w:rsidRPr="0042455F">
              <w:rPr>
                <w:rFonts w:cs="Arial"/>
                <w:sz w:val="20"/>
                <w:szCs w:val="20"/>
              </w:rPr>
              <w:t>hh</w:t>
            </w:r>
            <w:proofErr w:type="spellEnd"/>
          </w:p>
        </w:tc>
        <w:tc>
          <w:tcPr>
            <w:tcW w:w="1223" w:type="dxa"/>
          </w:tcPr>
          <w:p w:rsidRPr="0042455F" w:rsidR="00554C21" w:rsidP="001862D1" w:rsidRDefault="00554C21" w14:paraId="1836FDE4" w14:textId="77777777">
            <w:pPr>
              <w:rPr>
                <w:rFonts w:cs="Arial"/>
                <w:sz w:val="20"/>
                <w:szCs w:val="20"/>
              </w:rPr>
            </w:pPr>
            <w:r w:rsidRPr="0042455F">
              <w:rPr>
                <w:rFonts w:cs="Arial"/>
                <w:sz w:val="20"/>
                <w:szCs w:val="20"/>
              </w:rPr>
              <w:t xml:space="preserve">£0.75 per </w:t>
            </w:r>
            <w:proofErr w:type="spellStart"/>
            <w:r w:rsidRPr="0042455F">
              <w:rPr>
                <w:rFonts w:cs="Arial"/>
                <w:sz w:val="20"/>
                <w:szCs w:val="20"/>
              </w:rPr>
              <w:t>hh</w:t>
            </w:r>
            <w:proofErr w:type="spellEnd"/>
          </w:p>
        </w:tc>
      </w:tr>
      <w:tr w:rsidRPr="0042455F" w:rsidR="00554C21" w:rsidTr="7C995945" w14:paraId="2ECCCB9C" w14:textId="77777777">
        <w:trPr>
          <w:trHeight w:val="416"/>
          <w:jc w:val="center"/>
        </w:trPr>
        <w:tc>
          <w:tcPr>
            <w:tcW w:w="3256" w:type="dxa"/>
          </w:tcPr>
          <w:p w:rsidRPr="0042455F" w:rsidR="00554C21" w:rsidP="001862D1" w:rsidRDefault="00554C21" w14:paraId="537DF9AA" w14:textId="77777777">
            <w:pPr>
              <w:rPr>
                <w:rFonts w:cs="Arial"/>
                <w:sz w:val="20"/>
                <w:szCs w:val="20"/>
              </w:rPr>
            </w:pPr>
            <w:r w:rsidRPr="0042455F">
              <w:rPr>
                <w:rFonts w:cs="Arial"/>
                <w:sz w:val="20"/>
                <w:szCs w:val="20"/>
              </w:rPr>
              <w:t>Engagement staff costs to distribute leaflets and to promote new services at roadshows</w:t>
            </w:r>
          </w:p>
        </w:tc>
        <w:tc>
          <w:tcPr>
            <w:tcW w:w="1842" w:type="dxa"/>
          </w:tcPr>
          <w:p w:rsidRPr="0042455F" w:rsidR="00554C21" w:rsidP="001862D1" w:rsidRDefault="00554C21" w14:paraId="22DFD5B6" w14:textId="77777777">
            <w:pPr>
              <w:rPr>
                <w:rFonts w:cs="Arial"/>
                <w:sz w:val="20"/>
                <w:szCs w:val="20"/>
              </w:rPr>
            </w:pPr>
            <w:r w:rsidRPr="0042455F">
              <w:rPr>
                <w:rFonts w:cs="Arial"/>
                <w:sz w:val="20"/>
                <w:szCs w:val="20"/>
              </w:rPr>
              <w:t xml:space="preserve">£1 per </w:t>
            </w:r>
            <w:proofErr w:type="spellStart"/>
            <w:r w:rsidRPr="0042455F">
              <w:rPr>
                <w:rFonts w:cs="Arial"/>
                <w:sz w:val="20"/>
                <w:szCs w:val="20"/>
              </w:rPr>
              <w:t>hh</w:t>
            </w:r>
            <w:proofErr w:type="spellEnd"/>
          </w:p>
        </w:tc>
        <w:tc>
          <w:tcPr>
            <w:tcW w:w="1276" w:type="dxa"/>
          </w:tcPr>
          <w:p w:rsidRPr="0042455F" w:rsidR="00554C21" w:rsidP="001862D1" w:rsidRDefault="00554C21" w14:paraId="001670A0" w14:textId="77777777">
            <w:pPr>
              <w:rPr>
                <w:rFonts w:cs="Arial"/>
                <w:sz w:val="20"/>
                <w:szCs w:val="20"/>
              </w:rPr>
            </w:pPr>
            <w:r w:rsidRPr="0042455F">
              <w:rPr>
                <w:rFonts w:cs="Arial"/>
                <w:sz w:val="20"/>
                <w:szCs w:val="20"/>
              </w:rPr>
              <w:t xml:space="preserve">£1 per </w:t>
            </w:r>
            <w:proofErr w:type="spellStart"/>
            <w:r w:rsidRPr="0042455F">
              <w:rPr>
                <w:rFonts w:cs="Arial"/>
                <w:sz w:val="20"/>
                <w:szCs w:val="20"/>
              </w:rPr>
              <w:t>hh</w:t>
            </w:r>
            <w:proofErr w:type="spellEnd"/>
          </w:p>
        </w:tc>
        <w:tc>
          <w:tcPr>
            <w:tcW w:w="1276" w:type="dxa"/>
          </w:tcPr>
          <w:p w:rsidRPr="0042455F" w:rsidR="00554C21" w:rsidP="001862D1" w:rsidRDefault="00554C21" w14:paraId="77EB64DE" w14:textId="77777777">
            <w:pPr>
              <w:rPr>
                <w:rFonts w:cs="Arial"/>
                <w:sz w:val="20"/>
                <w:szCs w:val="20"/>
              </w:rPr>
            </w:pPr>
            <w:r w:rsidRPr="0042455F">
              <w:rPr>
                <w:rFonts w:cs="Arial"/>
                <w:sz w:val="20"/>
                <w:szCs w:val="20"/>
              </w:rPr>
              <w:t xml:space="preserve">£1 per </w:t>
            </w:r>
            <w:proofErr w:type="spellStart"/>
            <w:r w:rsidRPr="0042455F">
              <w:rPr>
                <w:rFonts w:cs="Arial"/>
                <w:sz w:val="20"/>
                <w:szCs w:val="20"/>
              </w:rPr>
              <w:t>hh</w:t>
            </w:r>
            <w:proofErr w:type="spellEnd"/>
          </w:p>
        </w:tc>
        <w:tc>
          <w:tcPr>
            <w:tcW w:w="1276" w:type="dxa"/>
          </w:tcPr>
          <w:p w:rsidRPr="0042455F" w:rsidR="00554C21" w:rsidP="001862D1" w:rsidRDefault="00554C21" w14:paraId="1C898214" w14:textId="77777777">
            <w:pPr>
              <w:rPr>
                <w:rFonts w:cs="Arial"/>
                <w:sz w:val="20"/>
                <w:szCs w:val="20"/>
              </w:rPr>
            </w:pPr>
            <w:r w:rsidRPr="0042455F">
              <w:rPr>
                <w:rFonts w:cs="Arial"/>
                <w:sz w:val="20"/>
                <w:szCs w:val="20"/>
              </w:rPr>
              <w:t>n/a</w:t>
            </w:r>
          </w:p>
        </w:tc>
        <w:tc>
          <w:tcPr>
            <w:tcW w:w="1223" w:type="dxa"/>
          </w:tcPr>
          <w:p w:rsidRPr="0042455F" w:rsidR="00554C21" w:rsidP="001862D1" w:rsidRDefault="00554C21" w14:paraId="624FE9E4" w14:textId="77777777">
            <w:pPr>
              <w:rPr>
                <w:rFonts w:cs="Arial"/>
                <w:sz w:val="20"/>
                <w:szCs w:val="20"/>
              </w:rPr>
            </w:pPr>
            <w:r w:rsidRPr="0042455F">
              <w:rPr>
                <w:rFonts w:cs="Arial"/>
                <w:sz w:val="20"/>
                <w:szCs w:val="20"/>
              </w:rPr>
              <w:t xml:space="preserve">£1 per </w:t>
            </w:r>
            <w:proofErr w:type="spellStart"/>
            <w:r w:rsidRPr="0042455F">
              <w:rPr>
                <w:rFonts w:cs="Arial"/>
                <w:sz w:val="20"/>
                <w:szCs w:val="20"/>
              </w:rPr>
              <w:t>hh</w:t>
            </w:r>
            <w:proofErr w:type="spellEnd"/>
          </w:p>
        </w:tc>
      </w:tr>
      <w:tr w:rsidRPr="0042455F" w:rsidR="00554C21" w:rsidTr="7C995945" w14:paraId="292E7D99" w14:textId="77777777">
        <w:trPr>
          <w:trHeight w:val="304"/>
          <w:jc w:val="center"/>
        </w:trPr>
        <w:tc>
          <w:tcPr>
            <w:tcW w:w="3256" w:type="dxa"/>
          </w:tcPr>
          <w:p w:rsidRPr="0042455F" w:rsidR="00554C21" w:rsidP="001862D1" w:rsidRDefault="00554C21" w14:paraId="01ABFC36" w14:textId="77777777">
            <w:pPr>
              <w:rPr>
                <w:rFonts w:cs="Arial"/>
                <w:sz w:val="20"/>
                <w:szCs w:val="20"/>
              </w:rPr>
            </w:pPr>
            <w:r w:rsidRPr="0042455F">
              <w:rPr>
                <w:rFonts w:cs="Arial"/>
                <w:sz w:val="20"/>
                <w:szCs w:val="20"/>
              </w:rPr>
              <w:t xml:space="preserve">Depot </w:t>
            </w:r>
            <w:proofErr w:type="gramStart"/>
            <w:r w:rsidRPr="0042455F">
              <w:rPr>
                <w:rFonts w:cs="Arial"/>
                <w:sz w:val="20"/>
                <w:szCs w:val="20"/>
              </w:rPr>
              <w:t>hire</w:t>
            </w:r>
            <w:proofErr w:type="gramEnd"/>
            <w:r w:rsidRPr="0042455F">
              <w:rPr>
                <w:rFonts w:cs="Arial"/>
                <w:sz w:val="20"/>
                <w:szCs w:val="20"/>
              </w:rPr>
              <w:t xml:space="preserve"> for initial container storage </w:t>
            </w:r>
          </w:p>
          <w:p w:rsidRPr="0042455F" w:rsidR="00554C21" w:rsidP="001862D1" w:rsidRDefault="00554C21" w14:paraId="3DF7639B" w14:textId="77777777">
            <w:pPr>
              <w:rPr>
                <w:rFonts w:cs="Arial"/>
                <w:sz w:val="20"/>
                <w:szCs w:val="20"/>
              </w:rPr>
            </w:pPr>
          </w:p>
        </w:tc>
        <w:tc>
          <w:tcPr>
            <w:tcW w:w="1842" w:type="dxa"/>
          </w:tcPr>
          <w:p w:rsidRPr="0042455F" w:rsidR="00554C21" w:rsidP="001862D1" w:rsidRDefault="00554C21" w14:paraId="56B50FCB" w14:textId="77777777">
            <w:pPr>
              <w:rPr>
                <w:rFonts w:cs="Arial"/>
                <w:sz w:val="20"/>
                <w:szCs w:val="20"/>
              </w:rPr>
            </w:pPr>
            <w:r w:rsidRPr="0042455F">
              <w:rPr>
                <w:rFonts w:cs="Arial"/>
                <w:sz w:val="20"/>
                <w:szCs w:val="20"/>
              </w:rPr>
              <w:t xml:space="preserve">£0.4 per </w:t>
            </w:r>
            <w:proofErr w:type="spellStart"/>
            <w:r w:rsidRPr="0042455F">
              <w:rPr>
                <w:rFonts w:cs="Arial"/>
                <w:sz w:val="20"/>
                <w:szCs w:val="20"/>
              </w:rPr>
              <w:t>hh</w:t>
            </w:r>
            <w:proofErr w:type="spellEnd"/>
          </w:p>
        </w:tc>
        <w:tc>
          <w:tcPr>
            <w:tcW w:w="1276" w:type="dxa"/>
          </w:tcPr>
          <w:p w:rsidRPr="0042455F" w:rsidR="00554C21" w:rsidP="001862D1" w:rsidRDefault="00554C21" w14:paraId="7B2BD175" w14:textId="77777777">
            <w:pPr>
              <w:rPr>
                <w:rFonts w:cs="Arial"/>
                <w:sz w:val="20"/>
                <w:szCs w:val="20"/>
              </w:rPr>
            </w:pPr>
            <w:r w:rsidRPr="0042455F">
              <w:rPr>
                <w:rFonts w:cs="Arial"/>
                <w:sz w:val="20"/>
                <w:szCs w:val="20"/>
              </w:rPr>
              <w:t>n/a</w:t>
            </w:r>
          </w:p>
        </w:tc>
        <w:tc>
          <w:tcPr>
            <w:tcW w:w="1276" w:type="dxa"/>
          </w:tcPr>
          <w:p w:rsidRPr="0042455F" w:rsidR="00554C21" w:rsidP="001862D1" w:rsidRDefault="00554C21" w14:paraId="5B0F793A" w14:textId="77777777">
            <w:pPr>
              <w:rPr>
                <w:rFonts w:cs="Arial"/>
                <w:sz w:val="20"/>
                <w:szCs w:val="20"/>
              </w:rPr>
            </w:pPr>
            <w:r w:rsidRPr="0042455F">
              <w:rPr>
                <w:rFonts w:cs="Arial"/>
                <w:sz w:val="20"/>
                <w:szCs w:val="20"/>
              </w:rPr>
              <w:t xml:space="preserve">£0.2 per </w:t>
            </w:r>
            <w:proofErr w:type="spellStart"/>
            <w:r w:rsidRPr="0042455F">
              <w:rPr>
                <w:rFonts w:cs="Arial"/>
                <w:sz w:val="20"/>
                <w:szCs w:val="20"/>
              </w:rPr>
              <w:t>hh</w:t>
            </w:r>
            <w:proofErr w:type="spellEnd"/>
          </w:p>
        </w:tc>
        <w:tc>
          <w:tcPr>
            <w:tcW w:w="1276" w:type="dxa"/>
          </w:tcPr>
          <w:p w:rsidRPr="0042455F" w:rsidR="00554C21" w:rsidP="001862D1" w:rsidRDefault="00554C21" w14:paraId="7BAA8C7E" w14:textId="77777777">
            <w:pPr>
              <w:rPr>
                <w:rFonts w:cs="Arial"/>
                <w:sz w:val="20"/>
                <w:szCs w:val="20"/>
              </w:rPr>
            </w:pPr>
            <w:r w:rsidRPr="0042455F">
              <w:rPr>
                <w:rFonts w:cs="Arial"/>
                <w:sz w:val="20"/>
                <w:szCs w:val="20"/>
              </w:rPr>
              <w:t xml:space="preserve">£0.2 per </w:t>
            </w:r>
            <w:proofErr w:type="spellStart"/>
            <w:r w:rsidRPr="0042455F">
              <w:rPr>
                <w:rFonts w:cs="Arial"/>
                <w:sz w:val="20"/>
                <w:szCs w:val="20"/>
              </w:rPr>
              <w:t>hh</w:t>
            </w:r>
            <w:proofErr w:type="spellEnd"/>
          </w:p>
        </w:tc>
        <w:tc>
          <w:tcPr>
            <w:tcW w:w="1223" w:type="dxa"/>
          </w:tcPr>
          <w:p w:rsidRPr="0042455F" w:rsidR="00554C21" w:rsidP="001862D1" w:rsidRDefault="00554C21" w14:paraId="58DCC997" w14:textId="77777777">
            <w:pPr>
              <w:rPr>
                <w:rFonts w:cs="Arial"/>
                <w:sz w:val="20"/>
                <w:szCs w:val="20"/>
              </w:rPr>
            </w:pPr>
            <w:r w:rsidRPr="0042455F">
              <w:rPr>
                <w:rFonts w:cs="Arial"/>
                <w:sz w:val="20"/>
                <w:szCs w:val="20"/>
              </w:rPr>
              <w:t xml:space="preserve">£0.2 per </w:t>
            </w:r>
            <w:proofErr w:type="spellStart"/>
            <w:r w:rsidRPr="0042455F">
              <w:rPr>
                <w:rFonts w:cs="Arial"/>
                <w:sz w:val="20"/>
                <w:szCs w:val="20"/>
              </w:rPr>
              <w:t>hh</w:t>
            </w:r>
            <w:proofErr w:type="spellEnd"/>
          </w:p>
        </w:tc>
      </w:tr>
      <w:tr w:rsidRPr="0042455F" w:rsidR="00554C21" w:rsidTr="7C995945" w14:paraId="40128288" w14:textId="77777777">
        <w:trPr>
          <w:trHeight w:val="416"/>
          <w:jc w:val="center"/>
        </w:trPr>
        <w:tc>
          <w:tcPr>
            <w:tcW w:w="3256" w:type="dxa"/>
          </w:tcPr>
          <w:p w:rsidRPr="0042455F" w:rsidR="00554C21" w:rsidP="001862D1" w:rsidRDefault="00554C21" w14:paraId="779524F4" w14:textId="77777777">
            <w:pPr>
              <w:rPr>
                <w:rFonts w:cs="Arial"/>
                <w:sz w:val="20"/>
                <w:szCs w:val="20"/>
              </w:rPr>
            </w:pPr>
            <w:r w:rsidRPr="0042455F">
              <w:rPr>
                <w:rFonts w:cs="Arial"/>
                <w:sz w:val="20"/>
                <w:szCs w:val="20"/>
              </w:rPr>
              <w:t xml:space="preserve">Call centre based on temporary additional staff (1-2 per LA) for </w:t>
            </w:r>
            <w:proofErr w:type="spellStart"/>
            <w:r w:rsidRPr="0042455F">
              <w:rPr>
                <w:rFonts w:cs="Arial"/>
                <w:sz w:val="20"/>
                <w:szCs w:val="20"/>
              </w:rPr>
              <w:t>hh</w:t>
            </w:r>
            <w:proofErr w:type="spellEnd"/>
            <w:r w:rsidRPr="0042455F">
              <w:rPr>
                <w:rFonts w:cs="Arial"/>
                <w:sz w:val="20"/>
                <w:szCs w:val="20"/>
              </w:rPr>
              <w:t xml:space="preserve"> and business queries</w:t>
            </w:r>
          </w:p>
        </w:tc>
        <w:tc>
          <w:tcPr>
            <w:tcW w:w="1842" w:type="dxa"/>
          </w:tcPr>
          <w:p w:rsidRPr="0042455F" w:rsidR="00554C21" w:rsidP="001862D1" w:rsidRDefault="00554C21" w14:paraId="2FB7A4B2" w14:textId="77777777">
            <w:pPr>
              <w:rPr>
                <w:rFonts w:cs="Arial"/>
                <w:sz w:val="20"/>
                <w:szCs w:val="20"/>
              </w:rPr>
            </w:pPr>
            <w:r w:rsidRPr="0042455F">
              <w:rPr>
                <w:rFonts w:cs="Arial"/>
                <w:sz w:val="20"/>
                <w:szCs w:val="20"/>
              </w:rPr>
              <w:t xml:space="preserve">£0.5 per </w:t>
            </w:r>
            <w:proofErr w:type="spellStart"/>
            <w:r w:rsidRPr="0042455F">
              <w:rPr>
                <w:rFonts w:cs="Arial"/>
                <w:sz w:val="20"/>
                <w:szCs w:val="20"/>
              </w:rPr>
              <w:t>hh</w:t>
            </w:r>
            <w:proofErr w:type="spellEnd"/>
          </w:p>
        </w:tc>
        <w:tc>
          <w:tcPr>
            <w:tcW w:w="1276" w:type="dxa"/>
          </w:tcPr>
          <w:p w:rsidRPr="0042455F" w:rsidR="00554C21" w:rsidP="001862D1" w:rsidRDefault="00554C21" w14:paraId="3336047A" w14:textId="77777777">
            <w:pPr>
              <w:rPr>
                <w:rFonts w:cs="Arial"/>
                <w:sz w:val="20"/>
                <w:szCs w:val="20"/>
              </w:rPr>
            </w:pPr>
            <w:r w:rsidRPr="0042455F">
              <w:rPr>
                <w:rFonts w:cs="Arial"/>
                <w:sz w:val="20"/>
                <w:szCs w:val="20"/>
              </w:rPr>
              <w:t>n/a</w:t>
            </w:r>
          </w:p>
        </w:tc>
        <w:tc>
          <w:tcPr>
            <w:tcW w:w="1276" w:type="dxa"/>
          </w:tcPr>
          <w:p w:rsidRPr="0042455F" w:rsidR="00554C21" w:rsidP="001862D1" w:rsidRDefault="00554C21" w14:paraId="3A567E8F" w14:textId="77777777">
            <w:pPr>
              <w:rPr>
                <w:rFonts w:cs="Arial"/>
                <w:sz w:val="20"/>
                <w:szCs w:val="20"/>
              </w:rPr>
            </w:pPr>
            <w:r w:rsidRPr="0042455F">
              <w:rPr>
                <w:rFonts w:cs="Arial"/>
                <w:sz w:val="20"/>
                <w:szCs w:val="20"/>
              </w:rPr>
              <w:t xml:space="preserve">£0.5 per </w:t>
            </w:r>
            <w:proofErr w:type="spellStart"/>
            <w:r w:rsidRPr="0042455F">
              <w:rPr>
                <w:rFonts w:cs="Arial"/>
                <w:sz w:val="20"/>
                <w:szCs w:val="20"/>
              </w:rPr>
              <w:t>hh</w:t>
            </w:r>
            <w:proofErr w:type="spellEnd"/>
          </w:p>
        </w:tc>
        <w:tc>
          <w:tcPr>
            <w:tcW w:w="1276" w:type="dxa"/>
          </w:tcPr>
          <w:p w:rsidRPr="0042455F" w:rsidR="00554C21" w:rsidP="001862D1" w:rsidRDefault="00554C21" w14:paraId="2341FD4E" w14:textId="77777777">
            <w:pPr>
              <w:rPr>
                <w:rFonts w:cs="Arial"/>
                <w:sz w:val="20"/>
                <w:szCs w:val="20"/>
              </w:rPr>
            </w:pPr>
            <w:r w:rsidRPr="0042455F">
              <w:rPr>
                <w:rFonts w:cs="Arial"/>
                <w:sz w:val="20"/>
                <w:szCs w:val="20"/>
              </w:rPr>
              <w:t xml:space="preserve">£0.5 per </w:t>
            </w:r>
            <w:proofErr w:type="spellStart"/>
            <w:r w:rsidRPr="0042455F">
              <w:rPr>
                <w:rFonts w:cs="Arial"/>
                <w:sz w:val="20"/>
                <w:szCs w:val="20"/>
              </w:rPr>
              <w:t>hh</w:t>
            </w:r>
            <w:proofErr w:type="spellEnd"/>
          </w:p>
        </w:tc>
        <w:tc>
          <w:tcPr>
            <w:tcW w:w="1223" w:type="dxa"/>
          </w:tcPr>
          <w:p w:rsidRPr="0042455F" w:rsidR="00554C21" w:rsidP="001862D1" w:rsidRDefault="00554C21" w14:paraId="359F6C82" w14:textId="77777777">
            <w:pPr>
              <w:rPr>
                <w:rFonts w:cs="Arial"/>
                <w:sz w:val="20"/>
                <w:szCs w:val="20"/>
              </w:rPr>
            </w:pPr>
            <w:r w:rsidRPr="0042455F">
              <w:rPr>
                <w:rFonts w:cs="Arial"/>
                <w:sz w:val="20"/>
                <w:szCs w:val="20"/>
              </w:rPr>
              <w:t xml:space="preserve">£0.5 per </w:t>
            </w:r>
            <w:proofErr w:type="spellStart"/>
            <w:r w:rsidRPr="0042455F">
              <w:rPr>
                <w:rFonts w:cs="Arial"/>
                <w:sz w:val="20"/>
                <w:szCs w:val="20"/>
              </w:rPr>
              <w:t>hh</w:t>
            </w:r>
            <w:proofErr w:type="spellEnd"/>
          </w:p>
        </w:tc>
      </w:tr>
      <w:tr w:rsidRPr="0042455F" w:rsidR="00554C21" w:rsidTr="7C995945" w14:paraId="241FB19C" w14:textId="77777777">
        <w:trPr>
          <w:trHeight w:val="202"/>
          <w:jc w:val="center"/>
        </w:trPr>
        <w:tc>
          <w:tcPr>
            <w:tcW w:w="3256" w:type="dxa"/>
          </w:tcPr>
          <w:p w:rsidRPr="0042455F" w:rsidR="00554C21" w:rsidP="001862D1" w:rsidRDefault="00554C21" w14:paraId="212663F0" w14:textId="7D47EA54">
            <w:pPr>
              <w:rPr>
                <w:rFonts w:cs="Arial"/>
                <w:sz w:val="20"/>
                <w:szCs w:val="20"/>
              </w:rPr>
            </w:pPr>
            <w:r w:rsidRPr="0042455F">
              <w:rPr>
                <w:rFonts w:cs="Arial"/>
                <w:sz w:val="20"/>
                <w:szCs w:val="20"/>
              </w:rPr>
              <w:t xml:space="preserve">Liner </w:t>
            </w:r>
            <w:r w:rsidRPr="0042455F" w:rsidR="008B64BE">
              <w:rPr>
                <w:rFonts w:cs="Arial"/>
                <w:sz w:val="20"/>
                <w:szCs w:val="20"/>
              </w:rPr>
              <w:t>start-up</w:t>
            </w:r>
            <w:r w:rsidRPr="0042455F">
              <w:rPr>
                <w:rFonts w:cs="Arial"/>
                <w:sz w:val="20"/>
                <w:szCs w:val="20"/>
              </w:rPr>
              <w:t xml:space="preserve"> </w:t>
            </w:r>
            <w:r w:rsidRPr="0042455F" w:rsidR="008B64BE">
              <w:rPr>
                <w:rFonts w:cs="Arial"/>
                <w:sz w:val="20"/>
                <w:szCs w:val="20"/>
              </w:rPr>
              <w:t>costs</w:t>
            </w:r>
          </w:p>
        </w:tc>
        <w:tc>
          <w:tcPr>
            <w:tcW w:w="1842" w:type="dxa"/>
          </w:tcPr>
          <w:p w:rsidRPr="0042455F" w:rsidR="00554C21" w:rsidP="001862D1" w:rsidRDefault="00554C21" w14:paraId="58D4C16F" w14:textId="77777777">
            <w:pPr>
              <w:rPr>
                <w:rFonts w:cs="Arial"/>
                <w:sz w:val="20"/>
                <w:szCs w:val="20"/>
              </w:rPr>
            </w:pPr>
            <w:r w:rsidRPr="0042455F">
              <w:rPr>
                <w:rFonts w:cs="Arial"/>
                <w:sz w:val="20"/>
                <w:szCs w:val="20"/>
              </w:rPr>
              <w:t>n/a</w:t>
            </w:r>
          </w:p>
        </w:tc>
        <w:tc>
          <w:tcPr>
            <w:tcW w:w="1276" w:type="dxa"/>
          </w:tcPr>
          <w:p w:rsidRPr="0042455F" w:rsidR="00554C21" w:rsidP="001862D1" w:rsidRDefault="00554C21" w14:paraId="750D9198" w14:textId="77777777">
            <w:pPr>
              <w:rPr>
                <w:rFonts w:cs="Arial"/>
                <w:sz w:val="20"/>
                <w:szCs w:val="20"/>
              </w:rPr>
            </w:pPr>
            <w:r w:rsidRPr="0042455F">
              <w:rPr>
                <w:rFonts w:cs="Arial"/>
                <w:sz w:val="20"/>
                <w:szCs w:val="20"/>
              </w:rPr>
              <w:t>n/a</w:t>
            </w:r>
          </w:p>
        </w:tc>
        <w:tc>
          <w:tcPr>
            <w:tcW w:w="1276" w:type="dxa"/>
          </w:tcPr>
          <w:p w:rsidRPr="0042455F" w:rsidR="00554C21" w:rsidP="001862D1" w:rsidRDefault="00554C21" w14:paraId="24975EFE" w14:textId="77777777">
            <w:pPr>
              <w:rPr>
                <w:rFonts w:cs="Arial"/>
                <w:sz w:val="20"/>
                <w:szCs w:val="20"/>
              </w:rPr>
            </w:pPr>
            <w:r w:rsidRPr="0042455F">
              <w:rPr>
                <w:rFonts w:cs="Arial"/>
                <w:sz w:val="20"/>
                <w:szCs w:val="20"/>
              </w:rPr>
              <w:t xml:space="preserve">£0.5 per </w:t>
            </w:r>
            <w:proofErr w:type="spellStart"/>
            <w:r w:rsidRPr="0042455F">
              <w:rPr>
                <w:rFonts w:cs="Arial"/>
                <w:sz w:val="20"/>
                <w:szCs w:val="20"/>
              </w:rPr>
              <w:t>hh</w:t>
            </w:r>
            <w:proofErr w:type="spellEnd"/>
            <w:r w:rsidRPr="0042455F">
              <w:rPr>
                <w:rFonts w:cs="Arial"/>
                <w:sz w:val="20"/>
                <w:szCs w:val="20"/>
              </w:rPr>
              <w:t xml:space="preserve"> </w:t>
            </w:r>
          </w:p>
        </w:tc>
        <w:tc>
          <w:tcPr>
            <w:tcW w:w="1276" w:type="dxa"/>
          </w:tcPr>
          <w:p w:rsidRPr="0042455F" w:rsidR="00554C21" w:rsidP="001862D1" w:rsidRDefault="00554C21" w14:paraId="5E2409F8" w14:textId="77777777">
            <w:pPr>
              <w:rPr>
                <w:rFonts w:cs="Arial"/>
                <w:sz w:val="20"/>
                <w:szCs w:val="20"/>
              </w:rPr>
            </w:pPr>
            <w:r w:rsidRPr="0042455F">
              <w:rPr>
                <w:rFonts w:cs="Arial"/>
                <w:sz w:val="20"/>
                <w:szCs w:val="20"/>
              </w:rPr>
              <w:t>n/a</w:t>
            </w:r>
          </w:p>
        </w:tc>
        <w:tc>
          <w:tcPr>
            <w:tcW w:w="1223" w:type="dxa"/>
          </w:tcPr>
          <w:p w:rsidRPr="0042455F" w:rsidR="00554C21" w:rsidP="001862D1" w:rsidRDefault="00554C21" w14:paraId="279F44D0" w14:textId="77777777">
            <w:pPr>
              <w:rPr>
                <w:rFonts w:cs="Arial"/>
                <w:sz w:val="20"/>
                <w:szCs w:val="20"/>
              </w:rPr>
            </w:pPr>
            <w:r w:rsidRPr="0042455F">
              <w:rPr>
                <w:rFonts w:cs="Arial"/>
                <w:sz w:val="20"/>
                <w:szCs w:val="20"/>
              </w:rPr>
              <w:t>n/a</w:t>
            </w:r>
          </w:p>
        </w:tc>
      </w:tr>
      <w:tr w:rsidRPr="0042455F" w:rsidR="00554C21" w:rsidTr="7C995945" w14:paraId="5583C338" w14:textId="77777777">
        <w:trPr>
          <w:trHeight w:val="309"/>
          <w:jc w:val="center"/>
        </w:trPr>
        <w:tc>
          <w:tcPr>
            <w:tcW w:w="3256" w:type="dxa"/>
          </w:tcPr>
          <w:p w:rsidRPr="0042455F" w:rsidR="00554C21" w:rsidP="001862D1" w:rsidRDefault="00554C21" w14:paraId="6EED838A" w14:textId="77777777">
            <w:pPr>
              <w:rPr>
                <w:rFonts w:cs="Arial"/>
                <w:sz w:val="20"/>
                <w:szCs w:val="20"/>
              </w:rPr>
            </w:pPr>
            <w:r w:rsidRPr="0042455F">
              <w:rPr>
                <w:rFonts w:cs="Arial"/>
                <w:sz w:val="20"/>
                <w:szCs w:val="20"/>
              </w:rPr>
              <w:t xml:space="preserve">Container delivery – cost depends on container type </w:t>
            </w:r>
          </w:p>
        </w:tc>
        <w:tc>
          <w:tcPr>
            <w:tcW w:w="1842" w:type="dxa"/>
          </w:tcPr>
          <w:p w:rsidRPr="0042455F" w:rsidR="00554C21" w:rsidP="001862D1" w:rsidRDefault="00554C21" w14:paraId="28DC251E" w14:textId="77777777">
            <w:pPr>
              <w:rPr>
                <w:rFonts w:cs="Arial"/>
                <w:sz w:val="20"/>
                <w:szCs w:val="20"/>
              </w:rPr>
            </w:pPr>
            <w:r w:rsidRPr="0042455F">
              <w:rPr>
                <w:rFonts w:cs="Arial"/>
                <w:sz w:val="20"/>
                <w:szCs w:val="20"/>
              </w:rPr>
              <w:t>yes</w:t>
            </w:r>
          </w:p>
        </w:tc>
        <w:tc>
          <w:tcPr>
            <w:tcW w:w="1276" w:type="dxa"/>
          </w:tcPr>
          <w:p w:rsidRPr="0042455F" w:rsidR="00554C21" w:rsidP="001862D1" w:rsidRDefault="00554C21" w14:paraId="2088BD9A" w14:textId="77777777">
            <w:pPr>
              <w:rPr>
                <w:rFonts w:cs="Arial"/>
                <w:sz w:val="20"/>
                <w:szCs w:val="20"/>
              </w:rPr>
            </w:pPr>
            <w:r w:rsidRPr="0042455F">
              <w:rPr>
                <w:rFonts w:cs="Arial"/>
                <w:sz w:val="20"/>
                <w:szCs w:val="20"/>
              </w:rPr>
              <w:t>n/a</w:t>
            </w:r>
          </w:p>
        </w:tc>
        <w:tc>
          <w:tcPr>
            <w:tcW w:w="1276" w:type="dxa"/>
          </w:tcPr>
          <w:p w:rsidRPr="0042455F" w:rsidR="00554C21" w:rsidP="001862D1" w:rsidRDefault="00554C21" w14:paraId="38DE7E49" w14:textId="77777777">
            <w:pPr>
              <w:rPr>
                <w:rFonts w:cs="Arial"/>
                <w:sz w:val="20"/>
                <w:szCs w:val="20"/>
              </w:rPr>
            </w:pPr>
            <w:r w:rsidRPr="0042455F">
              <w:rPr>
                <w:rFonts w:cs="Arial"/>
                <w:sz w:val="20"/>
                <w:szCs w:val="20"/>
              </w:rPr>
              <w:t>yes</w:t>
            </w:r>
          </w:p>
        </w:tc>
        <w:tc>
          <w:tcPr>
            <w:tcW w:w="1276" w:type="dxa"/>
          </w:tcPr>
          <w:p w:rsidRPr="0042455F" w:rsidR="00554C21" w:rsidP="001862D1" w:rsidRDefault="00554C21" w14:paraId="4A9F78FB" w14:textId="77777777">
            <w:pPr>
              <w:rPr>
                <w:rFonts w:cs="Arial"/>
                <w:sz w:val="20"/>
                <w:szCs w:val="20"/>
              </w:rPr>
            </w:pPr>
            <w:r w:rsidRPr="0042455F">
              <w:rPr>
                <w:rFonts w:cs="Arial"/>
                <w:sz w:val="20"/>
                <w:szCs w:val="20"/>
              </w:rPr>
              <w:t>n/a</w:t>
            </w:r>
          </w:p>
        </w:tc>
        <w:tc>
          <w:tcPr>
            <w:tcW w:w="1223" w:type="dxa"/>
          </w:tcPr>
          <w:p w:rsidRPr="0042455F" w:rsidR="00554C21" w:rsidP="001862D1" w:rsidRDefault="00554C21" w14:paraId="62F11371" w14:textId="77777777">
            <w:pPr>
              <w:rPr>
                <w:rFonts w:cs="Arial"/>
                <w:sz w:val="20"/>
                <w:szCs w:val="20"/>
              </w:rPr>
            </w:pPr>
            <w:r w:rsidRPr="0042455F">
              <w:rPr>
                <w:rFonts w:cs="Arial"/>
                <w:sz w:val="20"/>
                <w:szCs w:val="20"/>
              </w:rPr>
              <w:t>yes</w:t>
            </w:r>
          </w:p>
        </w:tc>
      </w:tr>
    </w:tbl>
    <w:p w:rsidRPr="008B64BE" w:rsidR="00554C21" w:rsidP="00554C21" w:rsidRDefault="00554C21" w14:paraId="3AE52E22" w14:textId="77777777">
      <w:pPr>
        <w:jc w:val="both"/>
        <w:rPr>
          <w:rFonts w:cs="Arial"/>
          <w:sz w:val="22"/>
          <w:szCs w:val="22"/>
        </w:rPr>
      </w:pPr>
      <w:r w:rsidRPr="008B64BE">
        <w:rPr>
          <w:rFonts w:cs="Arial"/>
          <w:sz w:val="22"/>
          <w:szCs w:val="22"/>
        </w:rPr>
        <w:t xml:space="preserve">Source: WRAP </w:t>
      </w:r>
    </w:p>
    <w:p w:rsidRPr="00451F33" w:rsidR="00554C21" w:rsidP="00554C21" w:rsidRDefault="00554C21" w14:paraId="0527B2AF" w14:textId="77777777">
      <w:pPr>
        <w:jc w:val="both"/>
        <w:rPr>
          <w:rFonts w:cs="Arial"/>
        </w:rPr>
      </w:pPr>
      <w:r w:rsidRPr="00451F33">
        <w:rPr>
          <w:rFonts w:cs="Arial"/>
        </w:rPr>
        <w:t xml:space="preserve"> </w:t>
      </w:r>
    </w:p>
    <w:p w:rsidRPr="00451F33" w:rsidR="00554C21" w:rsidP="00554C21" w:rsidRDefault="2103847F" w14:paraId="5EFE9F5E" w14:textId="0659A116">
      <w:pPr>
        <w:jc w:val="both"/>
        <w:rPr>
          <w:rFonts w:cs="Arial"/>
        </w:rPr>
      </w:pPr>
      <w:r w:rsidRPr="00451F33">
        <w:rPr>
          <w:rFonts w:cs="Arial"/>
        </w:rPr>
        <w:t xml:space="preserve">These costs are taken from the technical specification of </w:t>
      </w:r>
      <w:proofErr w:type="spellStart"/>
      <w:r w:rsidRPr="00451F33">
        <w:rPr>
          <w:rFonts w:cs="Arial"/>
        </w:rPr>
        <w:t>Routemap</w:t>
      </w:r>
      <w:proofErr w:type="spellEnd"/>
      <w:r w:rsidRPr="00451F33" w:rsidR="00554C21">
        <w:rPr>
          <w:rStyle w:val="FootnoteReference"/>
          <w:rFonts w:cs="Arial"/>
        </w:rPr>
        <w:footnoteReference w:id="171"/>
      </w:r>
      <w:r w:rsidRPr="00451F33">
        <w:rPr>
          <w:rFonts w:cs="Arial"/>
        </w:rPr>
        <w:t xml:space="preserve"> and are based on: (1) actual prices from leading manufacturers; (2) WRAP surveys of regional procurement hubs from which </w:t>
      </w:r>
      <w:r w:rsidR="00D97548">
        <w:rPr>
          <w:rFonts w:cs="Arial"/>
        </w:rPr>
        <w:t>local auth</w:t>
      </w:r>
      <w:r w:rsidRPr="00451F33">
        <w:rPr>
          <w:rFonts w:cs="Arial"/>
        </w:rPr>
        <w:t xml:space="preserve">orities buy their products; and (3) one-to-one </w:t>
      </w:r>
      <w:r w:rsidR="00D97548">
        <w:rPr>
          <w:rFonts w:cs="Arial"/>
        </w:rPr>
        <w:t>local auth</w:t>
      </w:r>
      <w:r w:rsidRPr="00451F33">
        <w:rPr>
          <w:rFonts w:cs="Arial"/>
        </w:rPr>
        <w:t xml:space="preserve">ority support work from the past 10 years. The costs are inflated for the year of analysis. </w:t>
      </w:r>
    </w:p>
    <w:p w:rsidRPr="00451F33" w:rsidR="00554C21" w:rsidP="00554C21" w:rsidRDefault="00554C21" w14:paraId="6934B10A" w14:textId="77777777">
      <w:pPr>
        <w:spacing w:before="240" w:after="120"/>
        <w:outlineLvl w:val="3"/>
        <w:rPr>
          <w:rFonts w:cs="Arial"/>
          <w:b/>
          <w:bCs/>
          <w:color w:val="000000"/>
          <w:lang w:eastAsia="en-GB"/>
        </w:rPr>
      </w:pPr>
      <w:r w:rsidRPr="00451F33">
        <w:rPr>
          <w:rFonts w:cs="Arial"/>
          <w:b/>
          <w:bCs/>
          <w:color w:val="000000"/>
          <w:lang w:eastAsia="en-GB"/>
        </w:rPr>
        <w:t>Price and cost assumptions</w:t>
      </w:r>
    </w:p>
    <w:p w:rsidRPr="00451F33" w:rsidR="00554C21" w:rsidP="00554C21" w:rsidRDefault="00554C21" w14:paraId="2578A8F2" w14:textId="6D1450B0">
      <w:pPr>
        <w:jc w:val="both"/>
        <w:rPr>
          <w:rFonts w:cs="Arial"/>
        </w:rPr>
      </w:pPr>
      <w:r w:rsidRPr="00451F33">
        <w:rPr>
          <w:rFonts w:cs="Arial"/>
        </w:rPr>
        <w:t>As for price assumptions, all modelling is done based on c</w:t>
      </w:r>
      <w:r w:rsidR="00F67A7E">
        <w:rPr>
          <w:rFonts w:cs="Arial"/>
        </w:rPr>
        <w:t>onstant</w:t>
      </w:r>
      <w:r w:rsidRPr="00451F33">
        <w:rPr>
          <w:rFonts w:cs="Arial"/>
        </w:rPr>
        <w:t xml:space="preserve"> prices </w:t>
      </w:r>
      <w:r w:rsidR="001B3DA8">
        <w:rPr>
          <w:rFonts w:cs="Arial"/>
        </w:rPr>
        <w:t xml:space="preserve">(2020 </w:t>
      </w:r>
      <w:r w:rsidR="00E76D10">
        <w:rPr>
          <w:rFonts w:cs="Arial"/>
        </w:rPr>
        <w:t xml:space="preserve">price </w:t>
      </w:r>
      <w:r w:rsidR="001B3DA8">
        <w:rPr>
          <w:rFonts w:cs="Arial"/>
        </w:rPr>
        <w:t>base)</w:t>
      </w:r>
      <w:r w:rsidRPr="00451F33">
        <w:rPr>
          <w:rFonts w:cs="Arial"/>
        </w:rPr>
        <w:t xml:space="preserve"> that do not change over the years. Material incomes are accounted for in sorting costs (i.e.</w:t>
      </w:r>
      <w:r>
        <w:rPr>
          <w:rFonts w:cs="Arial"/>
        </w:rPr>
        <w:t>,</w:t>
      </w:r>
      <w:r w:rsidRPr="00451F33">
        <w:rPr>
          <w:rFonts w:cs="Arial"/>
        </w:rPr>
        <w:t xml:space="preserve"> these are net of income received for sold material) as well as in direct payments in scenarios where materials are collected separately (i.e.</w:t>
      </w:r>
      <w:r>
        <w:rPr>
          <w:rFonts w:cs="Arial"/>
        </w:rPr>
        <w:t>,</w:t>
      </w:r>
      <w:r w:rsidRPr="00451F33">
        <w:rPr>
          <w:rFonts w:cs="Arial"/>
        </w:rPr>
        <w:t xml:space="preserve"> for fibres in twin-stream scenarios and separately collected materials in multi-stream scenarios). </w:t>
      </w:r>
      <w:bookmarkStart w:name="_Hlk90318552" w:id="89"/>
      <w:r w:rsidRPr="00451F33">
        <w:rPr>
          <w:rFonts w:cs="Arial"/>
        </w:rPr>
        <w:t>The material income is based on the average prices as reported in WRAP’s Material Pricing Reports (2019/20 values).</w:t>
      </w:r>
    </w:p>
    <w:bookmarkEnd w:id="89"/>
    <w:p w:rsidRPr="00451F33" w:rsidR="00554C21" w:rsidP="00554C21" w:rsidRDefault="00554C21" w14:paraId="20F61D5D" w14:textId="77777777">
      <w:pPr>
        <w:jc w:val="both"/>
        <w:rPr>
          <w:rFonts w:cs="Arial"/>
        </w:rPr>
      </w:pPr>
    </w:p>
    <w:p w:rsidRPr="00451F33" w:rsidR="00554C21" w:rsidP="00554C21" w:rsidRDefault="2103847F" w14:paraId="1CD13D46" w14:textId="7EE99809">
      <w:pPr>
        <w:jc w:val="both"/>
        <w:rPr>
          <w:rFonts w:cs="Arial"/>
        </w:rPr>
      </w:pPr>
      <w:r w:rsidRPr="00451F33">
        <w:rPr>
          <w:rFonts w:cs="Arial"/>
        </w:rPr>
        <w:t xml:space="preserve">Regarding the treatment and disposal costs, </w:t>
      </w:r>
      <w:proofErr w:type="spellStart"/>
      <w:r w:rsidRPr="00451F33">
        <w:rPr>
          <w:rFonts w:cs="Arial"/>
        </w:rPr>
        <w:t>Routemap</w:t>
      </w:r>
      <w:proofErr w:type="spellEnd"/>
      <w:r w:rsidRPr="00451F33">
        <w:rPr>
          <w:rFonts w:cs="Arial"/>
        </w:rPr>
        <w:t xml:space="preserve"> uses localised gate fee costs, where these are known. They are based on both Gate Fees surveys (from between 2018/19 and 2019/20) and individual </w:t>
      </w:r>
      <w:r w:rsidR="00D97548">
        <w:rPr>
          <w:rFonts w:cs="Arial"/>
        </w:rPr>
        <w:t>local auth</w:t>
      </w:r>
      <w:r w:rsidRPr="00451F33">
        <w:rPr>
          <w:rFonts w:cs="Arial"/>
        </w:rPr>
        <w:t xml:space="preserve">ority studies across various waste and recycling facilities in England. Where data cannot be sourced the regional average is used. This processing cost data is collected from </w:t>
      </w:r>
      <w:r w:rsidR="00D97548">
        <w:rPr>
          <w:rFonts w:cs="Arial"/>
        </w:rPr>
        <w:t>local auth</w:t>
      </w:r>
      <w:r w:rsidRPr="00451F33">
        <w:rPr>
          <w:rFonts w:cs="Arial"/>
        </w:rPr>
        <w:t xml:space="preserve">orities and their contractors under arrangements that the data will be treated as </w:t>
      </w:r>
      <w:r w:rsidRPr="00101A16">
        <w:rPr>
          <w:rFonts w:cs="Arial"/>
          <w:b/>
        </w:rPr>
        <w:t>commercially sensitive</w:t>
      </w:r>
      <w:r w:rsidRPr="00451F33">
        <w:rPr>
          <w:rFonts w:cs="Arial"/>
        </w:rPr>
        <w:t xml:space="preserve">. To try to make the standardised costs closer to actual expenditure the values are incorporated into the </w:t>
      </w:r>
      <w:proofErr w:type="spellStart"/>
      <w:r w:rsidRPr="00451F33">
        <w:rPr>
          <w:rFonts w:cs="Arial"/>
        </w:rPr>
        <w:t>Routemap</w:t>
      </w:r>
      <w:proofErr w:type="spellEnd"/>
      <w:r w:rsidRPr="00451F33">
        <w:rPr>
          <w:rFonts w:cs="Arial"/>
        </w:rPr>
        <w:t xml:space="preserve"> model and aligned to the </w:t>
      </w:r>
      <w:r w:rsidR="00D97548">
        <w:rPr>
          <w:rFonts w:cs="Arial"/>
        </w:rPr>
        <w:t>local auth</w:t>
      </w:r>
      <w:r w:rsidRPr="00451F33">
        <w:rPr>
          <w:rFonts w:cs="Arial"/>
        </w:rPr>
        <w:t xml:space="preserve">ority area. The data is handled sensitively with limited staff access to protect the integrity of the </w:t>
      </w:r>
      <w:r w:rsidR="00D97548">
        <w:rPr>
          <w:rFonts w:cs="Arial"/>
        </w:rPr>
        <w:t>local auth</w:t>
      </w:r>
      <w:r w:rsidRPr="00451F33">
        <w:rPr>
          <w:rFonts w:cs="Arial"/>
        </w:rPr>
        <w:t>orities supplying the information on this and other WRAP programmes. In addition, bulking and haulage costs are added relative to the scheme profile where required</w:t>
      </w:r>
      <w:r w:rsidRPr="00451F33" w:rsidR="00554C21">
        <w:rPr>
          <w:rFonts w:cs="Arial"/>
          <w:vertAlign w:val="superscript"/>
        </w:rPr>
        <w:footnoteReference w:id="172"/>
      </w:r>
      <w:r w:rsidR="2B89293C">
        <w:rPr>
          <w:rFonts w:cs="Arial"/>
        </w:rPr>
        <w:t>.</w:t>
      </w:r>
      <w:r w:rsidR="00350D39">
        <w:rPr>
          <w:rFonts w:cs="Arial"/>
        </w:rPr>
        <w:t xml:space="preserve"> </w:t>
      </w:r>
      <w:r w:rsidRPr="00451F33">
        <w:rPr>
          <w:rFonts w:cs="Arial"/>
        </w:rPr>
        <w:t xml:space="preserve">Haulage costs to transport the materials across the country to the </w:t>
      </w:r>
      <w:proofErr w:type="spellStart"/>
      <w:r w:rsidRPr="00451F33">
        <w:rPr>
          <w:rFonts w:cs="Arial"/>
        </w:rPr>
        <w:t>reprocessors</w:t>
      </w:r>
      <w:proofErr w:type="spellEnd"/>
      <w:r w:rsidRPr="00451F33">
        <w:rPr>
          <w:rFonts w:cs="Arial"/>
        </w:rPr>
        <w:t xml:space="preserve"> are also considered in the </w:t>
      </w:r>
      <w:r w:rsidRPr="00451F33">
        <w:rPr>
          <w:rFonts w:cs="Arial"/>
        </w:rPr>
        <w:t>materials pricing where appropriate</w:t>
      </w:r>
      <w:r w:rsidRPr="00451F33" w:rsidR="00554C21">
        <w:rPr>
          <w:rFonts w:cs="Arial"/>
          <w:vertAlign w:val="superscript"/>
        </w:rPr>
        <w:footnoteReference w:id="173"/>
      </w:r>
      <w:r w:rsidRPr="00451F33">
        <w:rPr>
          <w:rFonts w:cs="Arial"/>
        </w:rPr>
        <w:t>.</w:t>
      </w:r>
      <w:r w:rsidR="00BA5A9D">
        <w:rPr>
          <w:rFonts w:cs="Arial"/>
        </w:rPr>
        <w:t xml:space="preserve"> </w:t>
      </w:r>
      <w:r w:rsidRPr="00451F33">
        <w:rPr>
          <w:rFonts w:cs="Arial"/>
        </w:rPr>
        <w:t xml:space="preserve">Some materials that are bulked and hauled such as paper do not require an additional haulage cost applied since the price paid by the </w:t>
      </w:r>
      <w:proofErr w:type="spellStart"/>
      <w:r w:rsidRPr="00451F33">
        <w:rPr>
          <w:rFonts w:cs="Arial"/>
        </w:rPr>
        <w:t>reprocessor</w:t>
      </w:r>
      <w:proofErr w:type="spellEnd"/>
      <w:r w:rsidRPr="00451F33">
        <w:rPr>
          <w:rFonts w:cs="Arial"/>
        </w:rPr>
        <w:t xml:space="preserve"> already includes them in the value offered. </w:t>
      </w:r>
    </w:p>
    <w:p w:rsidRPr="00451F33" w:rsidR="00554C21" w:rsidP="00554C21" w:rsidRDefault="00554C21" w14:paraId="22285AA8" w14:textId="77777777">
      <w:pPr>
        <w:jc w:val="both"/>
        <w:rPr>
          <w:rFonts w:cs="Arial"/>
        </w:rPr>
      </w:pPr>
    </w:p>
    <w:p w:rsidR="00554C21" w:rsidP="00554C21" w:rsidRDefault="00554C21" w14:paraId="012AA9AA" w14:textId="57FDA7EE">
      <w:pPr>
        <w:jc w:val="both"/>
        <w:rPr>
          <w:rFonts w:eastAsia="Calibri" w:cs="Arial"/>
        </w:rPr>
      </w:pPr>
      <w:r w:rsidRPr="00451F33">
        <w:rPr>
          <w:rFonts w:eastAsia="Calibri" w:cs="Arial"/>
        </w:rPr>
        <w:t xml:space="preserve">There is a lot of uncertainty around the collection of plastic film (given that only 19% of </w:t>
      </w:r>
      <w:r w:rsidR="00D97548">
        <w:rPr>
          <w:rFonts w:eastAsia="Calibri" w:cs="Arial"/>
        </w:rPr>
        <w:t>local auth</w:t>
      </w:r>
      <w:r w:rsidRPr="00451F33">
        <w:rPr>
          <w:rFonts w:eastAsia="Calibri" w:cs="Arial"/>
        </w:rPr>
        <w:t xml:space="preserve">orities in England collect plastic film) and its impact on MRF gate fees. We have assumed that the collection of plastic film will increase MRF gate fees by 6%. This is based on WRAP’s discussions with </w:t>
      </w:r>
      <w:r w:rsidR="00D97548">
        <w:rPr>
          <w:rFonts w:eastAsia="Calibri" w:cs="Arial"/>
        </w:rPr>
        <w:t>local auth</w:t>
      </w:r>
      <w:r w:rsidRPr="00451F33">
        <w:rPr>
          <w:rFonts w:eastAsia="Calibri" w:cs="Arial"/>
        </w:rPr>
        <w:t xml:space="preserve">orities and MRF operators. </w:t>
      </w:r>
      <w:r w:rsidRPr="008B64BE">
        <w:rPr>
          <w:rFonts w:eastAsia="Calibri" w:cs="Arial"/>
        </w:rPr>
        <w:t xml:space="preserve">We have included some sensitivity modelling on this estimate – see Annex B for further detail.  </w:t>
      </w:r>
    </w:p>
    <w:p w:rsidRPr="00451F33" w:rsidR="00554C21" w:rsidP="00554C21" w:rsidRDefault="00554C21" w14:paraId="5CBB8EEF" w14:textId="77777777">
      <w:pPr>
        <w:jc w:val="both"/>
        <w:rPr>
          <w:rFonts w:eastAsia="Calibri" w:cs="Arial"/>
          <w:highlight w:val="yellow"/>
        </w:rPr>
      </w:pPr>
    </w:p>
    <w:p w:rsidRPr="00451F33" w:rsidR="00554C21" w:rsidP="00554C21" w:rsidRDefault="00554C21" w14:paraId="22675F2A" w14:textId="3701B0C7">
      <w:pPr>
        <w:jc w:val="both"/>
        <w:rPr>
          <w:rFonts w:eastAsia="Calibri" w:cs="Arial"/>
        </w:rPr>
      </w:pPr>
      <w:r w:rsidRPr="00451F33">
        <w:rPr>
          <w:rFonts w:eastAsia="Calibri" w:cs="Arial"/>
        </w:rPr>
        <w:t>The key cost assumptions are related to the following items:</w:t>
      </w:r>
    </w:p>
    <w:p w:rsidRPr="008B64BE" w:rsidR="00554C21" w:rsidP="00554C21" w:rsidRDefault="2103847F" w14:paraId="72BA8241" w14:textId="3920354C">
      <w:pPr>
        <w:numPr>
          <w:ilvl w:val="0"/>
          <w:numId w:val="30"/>
        </w:numPr>
        <w:autoSpaceDE w:val="0"/>
        <w:autoSpaceDN w:val="0"/>
        <w:adjustRightInd w:val="0"/>
        <w:spacing w:line="276" w:lineRule="auto"/>
        <w:contextualSpacing/>
        <w:jc w:val="both"/>
        <w:rPr>
          <w:rFonts w:eastAsia="Calibri" w:cs="Arial"/>
          <w:b/>
          <w:bCs/>
        </w:rPr>
      </w:pPr>
      <w:r w:rsidRPr="008B64BE">
        <w:rPr>
          <w:rFonts w:eastAsia="Calibri" w:cs="Arial"/>
          <w:b/>
          <w:bCs/>
        </w:rPr>
        <w:t xml:space="preserve">Containers: </w:t>
      </w:r>
      <w:r w:rsidRPr="008B64BE">
        <w:rPr>
          <w:rFonts w:eastAsia="Calibri" w:cs="Arial"/>
        </w:rPr>
        <w:t>WRAP estimated the capital costs and replacement rates of different containers from an in-depth cost review originally undertaken in 2016</w:t>
      </w:r>
      <w:r w:rsidRPr="008B64BE" w:rsidR="00554C21">
        <w:rPr>
          <w:rFonts w:eastAsia="Calibri" w:cs="Arial"/>
          <w:vertAlign w:val="superscript"/>
        </w:rPr>
        <w:footnoteReference w:id="174"/>
      </w:r>
      <w:r w:rsidRPr="008B64BE">
        <w:rPr>
          <w:rFonts w:eastAsia="Calibri" w:cs="Arial"/>
        </w:rPr>
        <w:t xml:space="preserve"> and adjusted with data from </w:t>
      </w:r>
      <w:r w:rsidR="00D97548">
        <w:rPr>
          <w:rFonts w:eastAsia="Calibri" w:cs="Arial"/>
        </w:rPr>
        <w:t>local auth</w:t>
      </w:r>
      <w:r w:rsidRPr="008B64BE">
        <w:rPr>
          <w:rFonts w:eastAsia="Calibri" w:cs="Arial"/>
        </w:rPr>
        <w:t>orities between 2019-20 to reflect any price changes. The range of these capital costs range from c.£1 for a kitchen caddy to c.£20 for a wheeled 240l bin; and the range of replacement rate is between 2% to 5% depending on a container type.</w:t>
      </w:r>
    </w:p>
    <w:p w:rsidRPr="008B64BE" w:rsidR="00554C21" w:rsidP="00554C21" w:rsidRDefault="2103847F" w14:paraId="7823FA0F" w14:textId="48579B3F">
      <w:pPr>
        <w:numPr>
          <w:ilvl w:val="0"/>
          <w:numId w:val="30"/>
        </w:numPr>
        <w:autoSpaceDE w:val="0"/>
        <w:autoSpaceDN w:val="0"/>
        <w:adjustRightInd w:val="0"/>
        <w:spacing w:line="276" w:lineRule="auto"/>
        <w:contextualSpacing/>
        <w:jc w:val="both"/>
        <w:rPr>
          <w:rFonts w:eastAsia="Calibri" w:cs="Arial"/>
        </w:rPr>
      </w:pPr>
      <w:r w:rsidRPr="008B64BE">
        <w:rPr>
          <w:rFonts w:eastAsia="Calibri" w:cs="Arial"/>
          <w:b/>
          <w:bCs/>
        </w:rPr>
        <w:t>Vehicle:</w:t>
      </w:r>
      <w:r w:rsidRPr="008B64BE">
        <w:rPr>
          <w:rFonts w:eastAsia="Calibri" w:cs="Arial"/>
        </w:rPr>
        <w:t xml:space="preserve"> the vehicle costs are based on an in-depth cost review</w:t>
      </w:r>
      <w:r w:rsidRPr="008B64BE" w:rsidR="00554C21">
        <w:rPr>
          <w:rFonts w:eastAsia="Calibri" w:cs="Arial"/>
          <w:vertAlign w:val="superscript"/>
        </w:rPr>
        <w:footnoteReference w:id="175"/>
      </w:r>
      <w:r w:rsidRPr="008B64BE">
        <w:rPr>
          <w:rFonts w:eastAsia="Calibri" w:cs="Arial"/>
          <w:vertAlign w:val="superscript"/>
        </w:rPr>
        <w:t xml:space="preserve"> </w:t>
      </w:r>
      <w:r w:rsidRPr="008B64BE">
        <w:rPr>
          <w:rFonts w:eastAsia="Calibri" w:cs="Arial"/>
        </w:rPr>
        <w:t xml:space="preserve">and adjusted where appropriate according to the information provided directly by leading manufactures supplying fleet to </w:t>
      </w:r>
      <w:r w:rsidR="00D97548">
        <w:rPr>
          <w:rFonts w:eastAsia="Calibri" w:cs="Arial"/>
        </w:rPr>
        <w:t>local auth</w:t>
      </w:r>
      <w:r w:rsidRPr="008B64BE">
        <w:rPr>
          <w:rFonts w:eastAsia="Calibri" w:cs="Arial"/>
        </w:rPr>
        <w:t>orities. Annual standing cost includes insurance, tax and licensing for the vehicles and is calculated as 5% of the capital plus road tax</w:t>
      </w:r>
      <w:r w:rsidRPr="7C995945" w:rsidR="00554C21">
        <w:rPr>
          <w:rStyle w:val="FootnoteReference"/>
          <w:rFonts w:eastAsia="Calibri" w:cs="Arial"/>
          <w:sz w:val="24"/>
        </w:rPr>
        <w:footnoteReference w:id="176"/>
      </w:r>
      <w:r w:rsidRPr="008B64BE">
        <w:rPr>
          <w:rFonts w:eastAsia="Calibri" w:cs="Arial"/>
        </w:rPr>
        <w:t>. The running costs cover maintenance, tyres and oil a</w:t>
      </w:r>
      <w:r w:rsidR="003B2178">
        <w:rPr>
          <w:rFonts w:eastAsia="Calibri" w:cs="Arial"/>
        </w:rPr>
        <w:t>nd</w:t>
      </w:r>
      <w:r w:rsidRPr="008B64BE">
        <w:rPr>
          <w:rFonts w:eastAsia="Calibri" w:cs="Arial"/>
        </w:rPr>
        <w:t xml:space="preserve"> is calculated as 10% of the capital for all vehicles (except for the 7.5 tonne food waste vehicle where running costs are 7.5% of the capital)</w:t>
      </w:r>
      <w:r w:rsidRPr="7C995945" w:rsidR="00554C21">
        <w:rPr>
          <w:rStyle w:val="FootnoteReference"/>
          <w:rFonts w:eastAsia="Calibri" w:cs="Arial"/>
          <w:sz w:val="24"/>
        </w:rPr>
        <w:footnoteReference w:id="177"/>
      </w:r>
      <w:r w:rsidRPr="008B64BE">
        <w:rPr>
          <w:rFonts w:eastAsia="Calibri" w:cs="Arial"/>
        </w:rPr>
        <w:t xml:space="preserve">. </w:t>
      </w:r>
      <w:bookmarkStart w:name="_Hlk92628901" w:id="90"/>
      <w:r w:rsidRPr="008B64BE">
        <w:rPr>
          <w:rFonts w:eastAsia="Calibri" w:cs="Arial"/>
        </w:rPr>
        <w:t xml:space="preserve">The fuel is assumed to be £1.10. This is based on the average price for diesel that </w:t>
      </w:r>
      <w:r w:rsidR="00D97548">
        <w:rPr>
          <w:rFonts w:eastAsia="Calibri" w:cs="Arial"/>
        </w:rPr>
        <w:t>local auth</w:t>
      </w:r>
      <w:r w:rsidRPr="008B64BE">
        <w:rPr>
          <w:rFonts w:eastAsia="Calibri" w:cs="Arial"/>
        </w:rPr>
        <w:t>orities pay</w:t>
      </w:r>
      <w:r w:rsidRPr="7C995945" w:rsidR="00554C21">
        <w:rPr>
          <w:rStyle w:val="FootnoteReference"/>
          <w:rFonts w:eastAsia="Calibri" w:cs="Arial"/>
          <w:sz w:val="24"/>
        </w:rPr>
        <w:footnoteReference w:id="178"/>
      </w:r>
      <w:bookmarkEnd w:id="90"/>
      <w:r w:rsidR="1ED97473">
        <w:rPr>
          <w:rFonts w:eastAsia="Calibri" w:cs="Arial"/>
        </w:rPr>
        <w:t>,</w:t>
      </w:r>
      <w:r w:rsidRPr="005E5536" w:rsidR="005E5536">
        <w:rPr>
          <w:rStyle w:val="FootnoteReference"/>
          <w:rFonts w:eastAsia="Calibri"/>
          <w:sz w:val="24"/>
        </w:rPr>
        <w:footnoteReference w:id="179"/>
      </w:r>
      <w:r w:rsidR="2B89293C">
        <w:rPr>
          <w:rFonts w:eastAsia="Calibri" w:cs="Arial"/>
        </w:rPr>
        <w:t>.</w:t>
      </w:r>
      <w:r w:rsidRPr="008B64BE">
        <w:rPr>
          <w:rFonts w:eastAsia="Calibri" w:cs="Arial"/>
        </w:rPr>
        <w:t xml:space="preserve"> </w:t>
      </w:r>
    </w:p>
    <w:p w:rsidRPr="008B64BE" w:rsidR="00554C21" w:rsidP="00554C21" w:rsidRDefault="00554C21" w14:paraId="173D1ACC" w14:textId="39126053">
      <w:pPr>
        <w:numPr>
          <w:ilvl w:val="0"/>
          <w:numId w:val="30"/>
        </w:numPr>
        <w:autoSpaceDE w:val="0"/>
        <w:autoSpaceDN w:val="0"/>
        <w:adjustRightInd w:val="0"/>
        <w:spacing w:line="276" w:lineRule="auto"/>
        <w:contextualSpacing/>
        <w:jc w:val="both"/>
        <w:rPr>
          <w:rFonts w:eastAsia="Calibri" w:cs="Arial"/>
        </w:rPr>
      </w:pPr>
      <w:bookmarkStart w:name="_Hlk92630389" w:id="91"/>
      <w:r w:rsidRPr="008B64BE">
        <w:rPr>
          <w:rFonts w:eastAsia="Calibri" w:cs="Arial"/>
          <w:b/>
          <w:bCs/>
        </w:rPr>
        <w:t>Crew salaries:</w:t>
      </w:r>
      <w:r w:rsidRPr="008B64BE">
        <w:rPr>
          <w:rFonts w:eastAsia="Calibri" w:cs="Arial"/>
        </w:rPr>
        <w:t xml:space="preserve"> WRAP gathered salary information from job adverts and directly from </w:t>
      </w:r>
      <w:r w:rsidR="00D97548">
        <w:rPr>
          <w:rFonts w:eastAsia="Calibri" w:cs="Arial"/>
        </w:rPr>
        <w:t>local auth</w:t>
      </w:r>
      <w:r w:rsidRPr="008B64BE">
        <w:rPr>
          <w:rFonts w:eastAsia="Calibri" w:cs="Arial"/>
        </w:rPr>
        <w:t>orities in 2019-20</w:t>
      </w:r>
      <w:bookmarkEnd w:id="91"/>
      <w:r w:rsidRPr="008B64BE">
        <w:rPr>
          <w:rFonts w:eastAsia="Calibri" w:cs="Arial"/>
        </w:rPr>
        <w:t xml:space="preserve">. All the base annual salaries are adjusted to include national insurance, pension and sick/holiday pay costs. </w:t>
      </w:r>
    </w:p>
    <w:p w:rsidR="00554C21" w:rsidP="00554C21" w:rsidRDefault="2103847F" w14:paraId="26FA0A87" w14:textId="5EC059E6">
      <w:pPr>
        <w:numPr>
          <w:ilvl w:val="0"/>
          <w:numId w:val="30"/>
        </w:numPr>
        <w:autoSpaceDE w:val="0"/>
        <w:autoSpaceDN w:val="0"/>
        <w:adjustRightInd w:val="0"/>
        <w:spacing w:line="276" w:lineRule="auto"/>
        <w:contextualSpacing/>
        <w:jc w:val="both"/>
        <w:rPr>
          <w:rFonts w:eastAsia="Calibri" w:cs="Arial"/>
        </w:rPr>
      </w:pPr>
      <w:r w:rsidRPr="008B64BE">
        <w:rPr>
          <w:rFonts w:eastAsia="Calibri" w:cs="Arial"/>
          <w:b/>
          <w:bCs/>
        </w:rPr>
        <w:t>Service overheads:</w:t>
      </w:r>
      <w:r w:rsidRPr="008B64BE">
        <w:rPr>
          <w:rFonts w:eastAsia="Calibri" w:cs="Arial"/>
        </w:rPr>
        <w:t xml:space="preserve"> WRAP assumed 10% of total costs account for overheads. This was originally based on the 2016 cost review and </w:t>
      </w:r>
      <w:r w:rsidR="00A748DC">
        <w:rPr>
          <w:rFonts w:eastAsia="Calibri" w:cs="Arial"/>
        </w:rPr>
        <w:t xml:space="preserve">was </w:t>
      </w:r>
      <w:r w:rsidRPr="008B64BE">
        <w:rPr>
          <w:rFonts w:eastAsia="Calibri" w:cs="Arial"/>
        </w:rPr>
        <w:t xml:space="preserve">still found to be relevant in WRAP one-to-one studies with </w:t>
      </w:r>
      <w:r w:rsidR="00D97548">
        <w:rPr>
          <w:rFonts w:eastAsia="Calibri" w:cs="Arial"/>
        </w:rPr>
        <w:t>local auth</w:t>
      </w:r>
      <w:r w:rsidRPr="008B64BE">
        <w:rPr>
          <w:rFonts w:eastAsia="Calibri" w:cs="Arial"/>
        </w:rPr>
        <w:t>orities in 2019/20</w:t>
      </w:r>
      <w:r w:rsidRPr="008B64BE" w:rsidR="00554C21">
        <w:rPr>
          <w:rFonts w:eastAsia="Calibri" w:cs="Arial"/>
          <w:vertAlign w:val="superscript"/>
        </w:rPr>
        <w:footnoteReference w:id="180"/>
      </w:r>
      <w:r w:rsidRPr="008B64BE">
        <w:rPr>
          <w:rFonts w:eastAsia="Calibri" w:cs="Arial"/>
        </w:rPr>
        <w:t xml:space="preserve">. </w:t>
      </w:r>
    </w:p>
    <w:p w:rsidR="005740F4" w:rsidP="00E8425C" w:rsidRDefault="005740F4" w14:paraId="4DC52E62" w14:textId="2091315B">
      <w:pPr>
        <w:pStyle w:val="IPPOQ3"/>
        <w:ind w:left="360"/>
        <w:jc w:val="both"/>
        <w:rPr>
          <w:rFonts w:eastAsia="Arial" w:cs="Arial"/>
          <w:b w:val="0"/>
          <w:bCs/>
          <w:color w:val="auto"/>
          <w:sz w:val="18"/>
          <w:szCs w:val="18"/>
        </w:rPr>
      </w:pPr>
    </w:p>
    <w:p w:rsidRPr="00E8425C" w:rsidR="005740F4" w:rsidP="00E8425C" w:rsidRDefault="005740F4" w14:paraId="36934224" w14:textId="7D62C842">
      <w:pPr>
        <w:pStyle w:val="IPPOQ3"/>
        <w:ind w:left="0"/>
        <w:jc w:val="both"/>
        <w:rPr>
          <w:rFonts w:eastAsia="Calibri" w:cs="Arial"/>
          <w:b w:val="0"/>
          <w:color w:val="auto"/>
          <w:spacing w:val="0"/>
          <w:sz w:val="24"/>
          <w:szCs w:val="24"/>
          <w:lang w:eastAsia="en-US"/>
        </w:rPr>
      </w:pPr>
      <w:r>
        <w:rPr>
          <w:rFonts w:eastAsia="Calibri" w:cs="Arial"/>
          <w:b w:val="0"/>
          <w:color w:val="auto"/>
          <w:spacing w:val="0"/>
          <w:sz w:val="24"/>
          <w:szCs w:val="24"/>
          <w:lang w:eastAsia="en-US"/>
        </w:rPr>
        <w:t xml:space="preserve">We have </w:t>
      </w:r>
      <w:r w:rsidR="002A40E8">
        <w:rPr>
          <w:rFonts w:eastAsia="Calibri" w:cs="Arial"/>
          <w:b w:val="0"/>
          <w:color w:val="auto"/>
          <w:spacing w:val="0"/>
          <w:sz w:val="24"/>
          <w:szCs w:val="24"/>
          <w:lang w:eastAsia="en-US"/>
        </w:rPr>
        <w:t xml:space="preserve">estimated </w:t>
      </w:r>
      <w:r w:rsidRPr="00E8425C" w:rsidR="002A40E8">
        <w:rPr>
          <w:rFonts w:eastAsia="Calibri" w:cs="Arial"/>
          <w:b w:val="0"/>
          <w:color w:val="auto"/>
          <w:spacing w:val="0"/>
          <w:sz w:val="24"/>
          <w:szCs w:val="24"/>
          <w:lang w:eastAsia="en-US"/>
        </w:rPr>
        <w:t>high</w:t>
      </w:r>
      <w:r w:rsidRPr="00E8425C">
        <w:rPr>
          <w:rFonts w:eastAsia="Calibri" w:cs="Arial"/>
          <w:b w:val="0"/>
          <w:color w:val="auto"/>
          <w:spacing w:val="0"/>
          <w:sz w:val="24"/>
          <w:szCs w:val="24"/>
          <w:lang w:eastAsia="en-US"/>
        </w:rPr>
        <w:t xml:space="preserve"> and low sensitivities </w:t>
      </w:r>
      <w:r>
        <w:rPr>
          <w:rFonts w:eastAsia="Calibri" w:cs="Arial"/>
          <w:b w:val="0"/>
          <w:color w:val="auto"/>
          <w:spacing w:val="0"/>
          <w:sz w:val="24"/>
          <w:szCs w:val="24"/>
          <w:lang w:eastAsia="en-US"/>
        </w:rPr>
        <w:t xml:space="preserve">for costs concerning containers, vehicles and crew salaries. Further detail can be found in Annex B. </w:t>
      </w:r>
    </w:p>
    <w:p w:rsidRPr="008B64BE" w:rsidR="00554C21" w:rsidP="00554C21" w:rsidRDefault="00554C21" w14:paraId="6172AE7D" w14:textId="54544AD9">
      <w:pPr>
        <w:pStyle w:val="Heading4"/>
        <w:rPr>
          <w:b w:val="0"/>
          <w:bCs w:val="0"/>
          <w:sz w:val="24"/>
          <w:szCs w:val="24"/>
        </w:rPr>
      </w:pPr>
      <w:r w:rsidRPr="008B64BE">
        <w:rPr>
          <w:sz w:val="24"/>
          <w:szCs w:val="28"/>
        </w:rPr>
        <w:t>Dry recycling at low-rise properti</w:t>
      </w:r>
      <w:r w:rsidRPr="008B64BE">
        <w:rPr>
          <w:sz w:val="24"/>
          <w:szCs w:val="24"/>
        </w:rPr>
        <w:t>es</w:t>
      </w:r>
    </w:p>
    <w:p w:rsidRPr="00451F33" w:rsidR="00554C21" w:rsidP="00554C21" w:rsidRDefault="2103847F" w14:paraId="27BAAA91" w14:textId="21D764CB">
      <w:pPr>
        <w:jc w:val="both"/>
        <w:rPr>
          <w:rFonts w:cs="Arial"/>
        </w:rPr>
      </w:pPr>
      <w:r w:rsidRPr="7C995945">
        <w:rPr>
          <w:rFonts w:cs="Arial"/>
        </w:rPr>
        <w:t xml:space="preserve">WRAP uses data from Government’s </w:t>
      </w:r>
      <w:proofErr w:type="spellStart"/>
      <w:r w:rsidRPr="7C995945">
        <w:rPr>
          <w:rFonts w:cs="Arial"/>
        </w:rPr>
        <w:t>WasteDataFlow</w:t>
      </w:r>
      <w:proofErr w:type="spellEnd"/>
      <w:r w:rsidRPr="7C995945">
        <w:rPr>
          <w:rFonts w:cs="Arial"/>
        </w:rPr>
        <w:t xml:space="preserve"> (WDF) tonnage reporting system to calculate the collected tonnages of dry recyclables for each LA. The values supplied by Councils in WDF are aggregated totals for the </w:t>
      </w:r>
      <w:r w:rsidR="00D97548">
        <w:rPr>
          <w:rFonts w:cs="Arial"/>
        </w:rPr>
        <w:t>local auth</w:t>
      </w:r>
      <w:r w:rsidRPr="7C995945">
        <w:rPr>
          <w:rFonts w:cs="Arial"/>
        </w:rPr>
        <w:t xml:space="preserve">ority area and need cleansing and further analysis </w:t>
      </w:r>
      <w:r w:rsidRPr="7C995945">
        <w:rPr>
          <w:rFonts w:cs="Arial"/>
        </w:rPr>
        <w:t xml:space="preserve">to calculate dry recycling yields per household for each target material. These yield benchmarks are created from analysis looking at collection system type, collection frequency, rurality and levels of deprivation. When an authority is assumed to move from one collection system to another the waste yield per household will change based on the above factors. </w:t>
      </w:r>
      <w:r w:rsidR="007D11DC">
        <w:rPr>
          <w:rFonts w:eastAsia="Calibri" w:cs="Arial"/>
        </w:rPr>
        <w:t>A</w:t>
      </w:r>
      <w:r w:rsidR="00C21A0E">
        <w:rPr>
          <w:rFonts w:eastAsia="Calibri" w:cs="Arial"/>
        </w:rPr>
        <w:t xml:space="preserve">lthough there will be </w:t>
      </w:r>
      <w:r w:rsidR="00206CFD">
        <w:rPr>
          <w:rFonts w:eastAsia="Calibri" w:cs="Arial"/>
        </w:rPr>
        <w:t>an exemption allowing for mixed collections</w:t>
      </w:r>
      <w:r w:rsidRPr="5E8098C7" w:rsidR="005E1C5E">
        <w:rPr>
          <w:rFonts w:eastAsia="Calibri" w:cs="Arial"/>
        </w:rPr>
        <w:t xml:space="preserve"> of plastic, metal and glass</w:t>
      </w:r>
      <w:r w:rsidR="00206CFD">
        <w:rPr>
          <w:rFonts w:eastAsia="Calibri" w:cs="Arial"/>
        </w:rPr>
        <w:t>,</w:t>
      </w:r>
      <w:r w:rsidR="00EB254D">
        <w:rPr>
          <w:rFonts w:eastAsia="Calibri" w:cs="Arial"/>
        </w:rPr>
        <w:t xml:space="preserve"> </w:t>
      </w:r>
      <w:r w:rsidR="007D11DC">
        <w:rPr>
          <w:rFonts w:eastAsia="Calibri" w:cs="Arial"/>
        </w:rPr>
        <w:t xml:space="preserve">in the modelling </w:t>
      </w:r>
      <w:r w:rsidR="00EB254D">
        <w:rPr>
          <w:rFonts w:eastAsia="Calibri" w:cs="Arial"/>
        </w:rPr>
        <w:t xml:space="preserve">we assume </w:t>
      </w:r>
      <w:r w:rsidR="00AD3A89">
        <w:rPr>
          <w:rFonts w:eastAsia="Calibri" w:cs="Arial"/>
        </w:rPr>
        <w:t xml:space="preserve">that </w:t>
      </w:r>
      <w:r w:rsidR="00EB254D">
        <w:rPr>
          <w:rFonts w:eastAsia="Calibri" w:cs="Arial"/>
        </w:rPr>
        <w:t xml:space="preserve">local authorities </w:t>
      </w:r>
      <w:r w:rsidR="00070FF8">
        <w:rPr>
          <w:rFonts w:eastAsia="Calibri" w:cs="Arial"/>
        </w:rPr>
        <w:t xml:space="preserve">choose to </w:t>
      </w:r>
      <w:r w:rsidR="00EB254D">
        <w:rPr>
          <w:rFonts w:eastAsia="Calibri" w:cs="Arial"/>
        </w:rPr>
        <w:t>move towards systems with further separation</w:t>
      </w:r>
      <w:r w:rsidR="00070FF8">
        <w:rPr>
          <w:rFonts w:eastAsia="Calibri" w:cs="Arial"/>
        </w:rPr>
        <w:t xml:space="preserve"> in some cases</w:t>
      </w:r>
      <w:r w:rsidR="00EB254D">
        <w:rPr>
          <w:rFonts w:eastAsia="Calibri" w:cs="Arial"/>
        </w:rPr>
        <w:t xml:space="preserve">. This is because the trajectory has been towards more separation of materials from entirely mixed schemes </w:t>
      </w:r>
      <w:proofErr w:type="gramStart"/>
      <w:r w:rsidR="00EB254D">
        <w:rPr>
          <w:rFonts w:eastAsia="Calibri" w:cs="Arial"/>
        </w:rPr>
        <w:t>on the basis of</w:t>
      </w:r>
      <w:proofErr w:type="gramEnd"/>
      <w:r w:rsidR="00EB254D">
        <w:rPr>
          <w:rFonts w:eastAsia="Calibri" w:cs="Arial"/>
        </w:rPr>
        <w:t xml:space="preserve"> rising processing costs at MRFs and increased income from the sale of separately collected materials</w:t>
      </w:r>
      <w:r w:rsidR="0050463F">
        <w:rPr>
          <w:rFonts w:eastAsia="Calibri" w:cs="Arial"/>
        </w:rPr>
        <w:t>.</w:t>
      </w:r>
      <w:r w:rsidR="00EB254D">
        <w:rPr>
          <w:rStyle w:val="FootnoteReference"/>
          <w:rFonts w:eastAsia="Calibri"/>
        </w:rPr>
        <w:footnoteReference w:id="181"/>
      </w:r>
    </w:p>
    <w:p w:rsidRPr="00451F33" w:rsidR="00554C21" w:rsidP="00554C21" w:rsidRDefault="00554C21" w14:paraId="3F2E474E" w14:textId="77777777">
      <w:pPr>
        <w:jc w:val="both"/>
        <w:rPr>
          <w:rFonts w:cs="Arial"/>
        </w:rPr>
      </w:pPr>
    </w:p>
    <w:p w:rsidRPr="00451F33" w:rsidR="00554C21" w:rsidP="00554C21" w:rsidRDefault="2103847F" w14:paraId="6D7251E0" w14:textId="50DEED69">
      <w:pPr>
        <w:jc w:val="both"/>
        <w:rPr>
          <w:rFonts w:cs="Arial"/>
        </w:rPr>
      </w:pPr>
      <w:r w:rsidRPr="7C995945">
        <w:rPr>
          <w:rFonts w:cs="Arial"/>
        </w:rPr>
        <w:t xml:space="preserve">The yields </w:t>
      </w:r>
      <w:r w:rsidR="006D0A18">
        <w:rPr>
          <w:rFonts w:cs="Arial"/>
        </w:rPr>
        <w:t xml:space="preserve">referred to above </w:t>
      </w:r>
      <w:r w:rsidRPr="7C995945">
        <w:rPr>
          <w:rFonts w:cs="Arial"/>
        </w:rPr>
        <w:t xml:space="preserve">represent material collected from the kerbsides and thus include a certain amount of non-target materials, or certain level of contamination. Reporting of inputs and rejects from Material Recovery Facilities shows reasonable variation and inconsistency between data sets such as </w:t>
      </w:r>
      <w:proofErr w:type="spellStart"/>
      <w:r w:rsidRPr="7C995945">
        <w:rPr>
          <w:rFonts w:cs="Arial"/>
        </w:rPr>
        <w:t>WasteDataFlow</w:t>
      </w:r>
      <w:proofErr w:type="spellEnd"/>
      <w:r w:rsidRPr="7C995945">
        <w:rPr>
          <w:rFonts w:cs="Arial"/>
        </w:rPr>
        <w:t xml:space="preserve"> and the MF Portal and so standardised contamination rates are applied. A contamination rate is then applied to the tonnage collected and varies by collection approach with the following assumptions applied in the household model:</w:t>
      </w:r>
    </w:p>
    <w:p w:rsidRPr="00451F33" w:rsidR="00554C21" w:rsidP="00554C21" w:rsidRDefault="00554C21" w14:paraId="55BBF6B5" w14:textId="77777777">
      <w:pPr>
        <w:numPr>
          <w:ilvl w:val="0"/>
          <w:numId w:val="28"/>
        </w:numPr>
        <w:autoSpaceDE w:val="0"/>
        <w:autoSpaceDN w:val="0"/>
        <w:adjustRightInd w:val="0"/>
        <w:spacing w:line="276" w:lineRule="auto"/>
        <w:contextualSpacing/>
        <w:jc w:val="both"/>
        <w:rPr>
          <w:rFonts w:eastAsia="Calibri" w:cs="Arial"/>
        </w:rPr>
      </w:pPr>
      <w:r w:rsidRPr="00451F33">
        <w:rPr>
          <w:rFonts w:eastAsia="Calibri" w:cs="Arial"/>
        </w:rPr>
        <w:t>Co-mingled mixed dry recyclables collections: 13.5%</w:t>
      </w:r>
    </w:p>
    <w:p w:rsidRPr="00451F33" w:rsidR="00554C21" w:rsidP="00554C21" w:rsidRDefault="00554C21" w14:paraId="26F4732B" w14:textId="4BE3431F">
      <w:pPr>
        <w:numPr>
          <w:ilvl w:val="0"/>
          <w:numId w:val="28"/>
        </w:numPr>
        <w:autoSpaceDE w:val="0"/>
        <w:autoSpaceDN w:val="0"/>
        <w:adjustRightInd w:val="0"/>
        <w:spacing w:line="276" w:lineRule="auto"/>
        <w:contextualSpacing/>
        <w:jc w:val="both"/>
        <w:rPr>
          <w:rFonts w:eastAsia="Calibri" w:cs="Arial"/>
        </w:rPr>
      </w:pPr>
      <w:r w:rsidRPr="00451F33">
        <w:rPr>
          <w:rFonts w:eastAsia="Calibri" w:cs="Arial"/>
        </w:rPr>
        <w:t>Tw</w:t>
      </w:r>
      <w:r w:rsidR="003A0737">
        <w:rPr>
          <w:rFonts w:eastAsia="Calibri" w:cs="Arial"/>
        </w:rPr>
        <w:t>in</w:t>
      </w:r>
      <w:r w:rsidRPr="00451F33">
        <w:rPr>
          <w:rFonts w:eastAsia="Calibri" w:cs="Arial"/>
        </w:rPr>
        <w:t>-stream dry recyclables: 9.5%.</w:t>
      </w:r>
    </w:p>
    <w:p w:rsidRPr="00451F33" w:rsidR="00554C21" w:rsidP="00554C21" w:rsidRDefault="2103847F" w14:paraId="0AF3044D" w14:textId="77777777">
      <w:pPr>
        <w:numPr>
          <w:ilvl w:val="0"/>
          <w:numId w:val="28"/>
        </w:numPr>
        <w:autoSpaceDE w:val="0"/>
        <w:autoSpaceDN w:val="0"/>
        <w:adjustRightInd w:val="0"/>
        <w:spacing w:line="276" w:lineRule="auto"/>
        <w:contextualSpacing/>
        <w:jc w:val="both"/>
        <w:rPr>
          <w:rFonts w:eastAsia="Calibri" w:cs="Arial"/>
        </w:rPr>
      </w:pPr>
      <w:r w:rsidRPr="00451F33">
        <w:rPr>
          <w:rFonts w:eastAsia="Calibri" w:cs="Arial"/>
        </w:rPr>
        <w:t>Multi-stream dry recycling collections: 4%</w:t>
      </w:r>
      <w:r w:rsidRPr="00451F33" w:rsidR="00554C21">
        <w:rPr>
          <w:rFonts w:eastAsia="Calibri" w:cs="Arial"/>
          <w:vertAlign w:val="superscript"/>
        </w:rPr>
        <w:footnoteReference w:id="182"/>
      </w:r>
      <w:r w:rsidRPr="00451F33">
        <w:rPr>
          <w:rFonts w:eastAsia="Calibri" w:cs="Arial"/>
        </w:rPr>
        <w:t>.</w:t>
      </w:r>
    </w:p>
    <w:p w:rsidRPr="00451F33" w:rsidR="00554C21" w:rsidP="00554C21" w:rsidRDefault="00554C21" w14:paraId="27F8C2FC" w14:textId="77777777">
      <w:pPr>
        <w:autoSpaceDE w:val="0"/>
        <w:autoSpaceDN w:val="0"/>
        <w:adjustRightInd w:val="0"/>
        <w:spacing w:line="276" w:lineRule="auto"/>
        <w:contextualSpacing/>
        <w:jc w:val="both"/>
        <w:rPr>
          <w:rFonts w:eastAsia="Calibri" w:cs="Arial"/>
        </w:rPr>
      </w:pPr>
    </w:p>
    <w:p w:rsidR="00D44AC5" w:rsidP="00554C21" w:rsidRDefault="2103847F" w14:paraId="482DA3F0" w14:textId="5C0C13EE">
      <w:pPr>
        <w:autoSpaceDE w:val="0"/>
        <w:autoSpaceDN w:val="0"/>
        <w:adjustRightInd w:val="0"/>
        <w:spacing w:line="276" w:lineRule="auto"/>
        <w:contextualSpacing/>
        <w:jc w:val="both"/>
        <w:rPr>
          <w:rFonts w:eastAsia="Calibri" w:cs="Arial"/>
        </w:rPr>
      </w:pPr>
      <w:r w:rsidRPr="00451F33">
        <w:rPr>
          <w:rFonts w:eastAsia="Calibri" w:cs="Arial"/>
        </w:rPr>
        <w:t>Compared to the consultation impact assessment</w:t>
      </w:r>
      <w:r w:rsidRPr="00451F33" w:rsidR="00554C21">
        <w:rPr>
          <w:rFonts w:eastAsia="Calibri" w:cs="Arial"/>
          <w:vertAlign w:val="superscript"/>
        </w:rPr>
        <w:footnoteReference w:id="183"/>
      </w:r>
      <w:r w:rsidRPr="00451F33">
        <w:rPr>
          <w:rFonts w:eastAsia="Calibri" w:cs="Arial"/>
        </w:rPr>
        <w:t>, this analysis includes the new proposed materials grouped into three broad categories for modelling purposes: cartons, foil</w:t>
      </w:r>
      <w:r w:rsidR="2B89293C">
        <w:rPr>
          <w:rFonts w:eastAsia="Calibri" w:cs="Arial"/>
        </w:rPr>
        <w:t>,</w:t>
      </w:r>
      <w:r w:rsidRPr="00451F33">
        <w:rPr>
          <w:rFonts w:eastAsia="Calibri" w:cs="Arial"/>
        </w:rPr>
        <w:t xml:space="preserve"> and plastic film. </w:t>
      </w:r>
      <w:proofErr w:type="spellStart"/>
      <w:r w:rsidRPr="00451F33">
        <w:rPr>
          <w:rFonts w:eastAsia="Calibri" w:cs="Arial"/>
        </w:rPr>
        <w:t>WasteDataFlow</w:t>
      </w:r>
      <w:proofErr w:type="spellEnd"/>
      <w:r w:rsidRPr="00451F33">
        <w:rPr>
          <w:rFonts w:eastAsia="Calibri" w:cs="Arial"/>
        </w:rPr>
        <w:t xml:space="preserve"> provided limited information on these new materials which meant yields per household for these materials needed to be estimated using other sources of evidence and information.  </w:t>
      </w:r>
    </w:p>
    <w:p w:rsidRPr="00451F33" w:rsidR="00CF3A20" w:rsidP="00554C21" w:rsidRDefault="00CF3A20" w14:paraId="09044479" w14:textId="77777777">
      <w:pPr>
        <w:autoSpaceDE w:val="0"/>
        <w:autoSpaceDN w:val="0"/>
        <w:adjustRightInd w:val="0"/>
        <w:spacing w:line="276" w:lineRule="auto"/>
        <w:contextualSpacing/>
        <w:jc w:val="both"/>
        <w:rPr>
          <w:rFonts w:eastAsia="Calibri" w:cs="Arial"/>
        </w:rPr>
      </w:pPr>
    </w:p>
    <w:p w:rsidRPr="00451F33" w:rsidR="00554C21" w:rsidP="00554C21" w:rsidRDefault="2103847F" w14:paraId="1234DA4C" w14:textId="14EF8FC6">
      <w:pPr>
        <w:autoSpaceDE w:val="0"/>
        <w:autoSpaceDN w:val="0"/>
        <w:adjustRightInd w:val="0"/>
        <w:spacing w:line="276" w:lineRule="auto"/>
        <w:contextualSpacing/>
        <w:jc w:val="both"/>
        <w:rPr>
          <w:rFonts w:eastAsia="Calibri" w:cs="Arial"/>
        </w:rPr>
      </w:pPr>
      <w:r w:rsidRPr="00451F33">
        <w:rPr>
          <w:rFonts w:eastAsia="Calibri" w:cs="Arial"/>
        </w:rPr>
        <w:t>For cartons, based on discussion with ACE</w:t>
      </w:r>
      <w:r w:rsidRPr="00451F33" w:rsidR="00554C21">
        <w:rPr>
          <w:rStyle w:val="FootnoteReference"/>
          <w:rFonts w:eastAsia="Calibri" w:cs="Arial"/>
        </w:rPr>
        <w:footnoteReference w:id="184"/>
      </w:r>
      <w:r w:rsidRPr="00451F33">
        <w:rPr>
          <w:rFonts w:eastAsia="Calibri" w:cs="Arial"/>
        </w:rPr>
        <w:t>,</w:t>
      </w:r>
      <w:r w:rsidRPr="00451F33">
        <w:rPr>
          <w:rFonts w:cs="Arial"/>
        </w:rPr>
        <w:t xml:space="preserve"> </w:t>
      </w:r>
      <w:r w:rsidRPr="00451F33">
        <w:rPr>
          <w:rFonts w:eastAsia="Calibri" w:cs="Arial"/>
        </w:rPr>
        <w:t>WRAP estimated a consumer ‘placed on the market’ (POM) value of 55,000 tonnes</w:t>
      </w:r>
      <w:r w:rsidRPr="00451F33" w:rsidR="00554C21">
        <w:rPr>
          <w:rFonts w:eastAsia="Calibri" w:cs="Arial"/>
          <w:vertAlign w:val="superscript"/>
        </w:rPr>
        <w:footnoteReference w:id="185"/>
      </w:r>
      <w:r w:rsidRPr="00451F33">
        <w:rPr>
          <w:rFonts w:eastAsia="Calibri" w:cs="Arial"/>
        </w:rPr>
        <w:t xml:space="preserve"> with c.</w:t>
      </w:r>
      <w:r w:rsidR="736F874D">
        <w:rPr>
          <w:rFonts w:eastAsia="Calibri" w:cs="Arial"/>
        </w:rPr>
        <w:t xml:space="preserve"> </w:t>
      </w:r>
      <w:r w:rsidRPr="00451F33">
        <w:rPr>
          <w:rFonts w:eastAsia="Calibri" w:cs="Arial"/>
        </w:rPr>
        <w:t>64% capture rate. This was then divided by 29</w:t>
      </w:r>
      <w:r w:rsidR="736F874D">
        <w:rPr>
          <w:rFonts w:eastAsia="Calibri" w:cs="Arial"/>
        </w:rPr>
        <w:t xml:space="preserve"> </w:t>
      </w:r>
      <w:r w:rsidRPr="00451F33">
        <w:rPr>
          <w:rFonts w:eastAsia="Calibri" w:cs="Arial"/>
        </w:rPr>
        <w:t xml:space="preserve">million households in the UK to estimate a yield of 1.2 kg per </w:t>
      </w:r>
      <w:r>
        <w:rPr>
          <w:rFonts w:eastAsia="Calibri" w:cs="Arial"/>
        </w:rPr>
        <w:t>household per year</w:t>
      </w:r>
      <w:r w:rsidRPr="00451F33">
        <w:rPr>
          <w:rFonts w:eastAsia="Calibri" w:cs="Arial"/>
        </w:rPr>
        <w:t xml:space="preserve">.   </w:t>
      </w:r>
    </w:p>
    <w:p w:rsidRPr="00451F33" w:rsidR="00554C21" w:rsidP="00554C21" w:rsidRDefault="00554C21" w14:paraId="10A74EEF" w14:textId="77777777">
      <w:pPr>
        <w:autoSpaceDE w:val="0"/>
        <w:autoSpaceDN w:val="0"/>
        <w:adjustRightInd w:val="0"/>
        <w:spacing w:line="276" w:lineRule="auto"/>
        <w:contextualSpacing/>
        <w:jc w:val="both"/>
        <w:rPr>
          <w:rFonts w:eastAsia="Calibri" w:cs="Arial"/>
        </w:rPr>
      </w:pPr>
    </w:p>
    <w:p w:rsidRPr="00451F33" w:rsidR="00554C21" w:rsidP="00554C21" w:rsidRDefault="2103847F" w14:paraId="7D8BD893" w14:textId="5665835A">
      <w:pPr>
        <w:autoSpaceDE w:val="0"/>
        <w:autoSpaceDN w:val="0"/>
        <w:adjustRightInd w:val="0"/>
        <w:spacing w:line="276" w:lineRule="auto"/>
        <w:contextualSpacing/>
        <w:jc w:val="both"/>
        <w:rPr>
          <w:rFonts w:eastAsia="Calibri" w:cs="Arial"/>
        </w:rPr>
      </w:pPr>
      <w:r w:rsidRPr="00451F33">
        <w:rPr>
          <w:rFonts w:eastAsia="Calibri" w:cs="Arial"/>
        </w:rPr>
        <w:t xml:space="preserve">For foil, there was a discussion with </w:t>
      </w:r>
      <w:proofErr w:type="spellStart"/>
      <w:r w:rsidRPr="00451F33">
        <w:rPr>
          <w:rFonts w:eastAsia="Calibri" w:cs="Arial"/>
        </w:rPr>
        <w:t>Alupro</w:t>
      </w:r>
      <w:proofErr w:type="spellEnd"/>
      <w:r w:rsidRPr="00451F33" w:rsidR="00554C21">
        <w:rPr>
          <w:rStyle w:val="FootnoteReference"/>
          <w:rFonts w:eastAsia="Calibri" w:cs="Arial"/>
        </w:rPr>
        <w:footnoteReference w:id="186"/>
      </w:r>
      <w:r w:rsidRPr="00451F33">
        <w:rPr>
          <w:rFonts w:eastAsia="Calibri" w:cs="Arial"/>
        </w:rPr>
        <w:t xml:space="preserve"> which provided a POM estimate of 32,596 tonnes. This estimate includes foil containers, plain foil</w:t>
      </w:r>
      <w:r w:rsidR="736F874D">
        <w:rPr>
          <w:rFonts w:eastAsia="Calibri" w:cs="Arial"/>
        </w:rPr>
        <w:t>,</w:t>
      </w:r>
      <w:r w:rsidRPr="00451F33">
        <w:rPr>
          <w:rFonts w:eastAsia="Calibri" w:cs="Arial"/>
        </w:rPr>
        <w:t xml:space="preserve"> and imported premium pet food trays. There was no data for tubes</w:t>
      </w:r>
      <w:r w:rsidR="7222C1C5">
        <w:rPr>
          <w:rFonts w:eastAsia="Calibri" w:cs="Arial"/>
        </w:rPr>
        <w:t>,</w:t>
      </w:r>
      <w:r w:rsidRPr="00451F33">
        <w:rPr>
          <w:rFonts w:eastAsia="Calibri" w:cs="Arial"/>
        </w:rPr>
        <w:t xml:space="preserve"> but </w:t>
      </w:r>
      <w:proofErr w:type="spellStart"/>
      <w:r w:rsidRPr="00451F33">
        <w:rPr>
          <w:rFonts w:eastAsia="Calibri" w:cs="Arial"/>
        </w:rPr>
        <w:t>Alupro</w:t>
      </w:r>
      <w:proofErr w:type="spellEnd"/>
      <w:r w:rsidRPr="00451F33">
        <w:rPr>
          <w:rFonts w:eastAsia="Calibri" w:cs="Arial"/>
        </w:rPr>
        <w:t xml:space="preserve"> </w:t>
      </w:r>
      <w:r w:rsidR="6AC1BD72">
        <w:rPr>
          <w:rFonts w:eastAsia="Calibri" w:cs="Arial"/>
        </w:rPr>
        <w:t xml:space="preserve">advised </w:t>
      </w:r>
      <w:r w:rsidRPr="00451F33" w:rsidR="6AC1BD72">
        <w:rPr>
          <w:rFonts w:eastAsia="Calibri" w:cs="Arial"/>
        </w:rPr>
        <w:t>that</w:t>
      </w:r>
      <w:r w:rsidRPr="00451F33">
        <w:rPr>
          <w:rFonts w:eastAsia="Calibri" w:cs="Arial"/>
        </w:rPr>
        <w:t xml:space="preserve"> the associated tonnages would be negligible. The POM estimate covers both consumer and non-consumer foil. To calculate the consumer POM only, the proportion of consumer to non-consumer aluminium packaging reported in the Pack-flow Covid-19 metal report</w:t>
      </w:r>
      <w:r w:rsidRPr="00451F33" w:rsidR="00554C21">
        <w:rPr>
          <w:rFonts w:eastAsia="Calibri" w:cs="Arial"/>
          <w:vertAlign w:val="superscript"/>
        </w:rPr>
        <w:footnoteReference w:id="187"/>
      </w:r>
      <w:r w:rsidRPr="00451F33">
        <w:rPr>
          <w:rFonts w:eastAsia="Calibri" w:cs="Arial"/>
        </w:rPr>
        <w:t xml:space="preserve"> was applied to the above tonnages. Assuming 29 million households in the UK and a recycling rate of 56%</w:t>
      </w:r>
      <w:r w:rsidRPr="00451F33" w:rsidR="00554C21">
        <w:rPr>
          <w:rFonts w:eastAsia="Calibri" w:cs="Arial"/>
          <w:vertAlign w:val="superscript"/>
        </w:rPr>
        <w:footnoteReference w:id="188"/>
      </w:r>
      <w:r w:rsidRPr="00451F33">
        <w:rPr>
          <w:rFonts w:eastAsia="Calibri" w:cs="Arial"/>
        </w:rPr>
        <w:t>, an estimated yield of 0.4 KG/HH/YR has been calculated.</w:t>
      </w:r>
    </w:p>
    <w:p w:rsidRPr="00451F33" w:rsidR="00554C21" w:rsidP="00554C21" w:rsidRDefault="00554C21" w14:paraId="7900709E" w14:textId="77777777">
      <w:pPr>
        <w:autoSpaceDE w:val="0"/>
        <w:autoSpaceDN w:val="0"/>
        <w:adjustRightInd w:val="0"/>
        <w:spacing w:line="276" w:lineRule="auto"/>
        <w:contextualSpacing/>
        <w:jc w:val="both"/>
        <w:rPr>
          <w:rFonts w:eastAsia="Calibri" w:cs="Arial"/>
        </w:rPr>
      </w:pPr>
    </w:p>
    <w:p w:rsidRPr="00451F33" w:rsidR="00554C21" w:rsidP="00554C21" w:rsidRDefault="2103847F" w14:paraId="20ED48EC" w14:textId="75832A92">
      <w:pPr>
        <w:autoSpaceDE w:val="0"/>
        <w:autoSpaceDN w:val="0"/>
        <w:adjustRightInd w:val="0"/>
        <w:spacing w:line="276" w:lineRule="auto"/>
        <w:contextualSpacing/>
        <w:jc w:val="both"/>
        <w:rPr>
          <w:rFonts w:eastAsia="Calibri" w:cs="Arial"/>
        </w:rPr>
      </w:pPr>
      <w:r w:rsidRPr="00451F33">
        <w:rPr>
          <w:rFonts w:eastAsia="Calibri" w:cs="Arial"/>
        </w:rPr>
        <w:t xml:space="preserve">Concerning plastic film, we assume that all </w:t>
      </w:r>
      <w:r w:rsidR="00D97548">
        <w:rPr>
          <w:rFonts w:eastAsia="Calibri" w:cs="Arial"/>
        </w:rPr>
        <w:t>local auth</w:t>
      </w:r>
      <w:r w:rsidRPr="00451F33">
        <w:rPr>
          <w:rFonts w:eastAsia="Calibri" w:cs="Arial"/>
        </w:rPr>
        <w:t>orities collect it from 2027 onwards. WRAP estimated that there could be 6kg of plastic film per h</w:t>
      </w:r>
      <w:r>
        <w:rPr>
          <w:rFonts w:eastAsia="Calibri" w:cs="Arial"/>
        </w:rPr>
        <w:t>ousehold per year</w:t>
      </w:r>
      <w:r w:rsidRPr="00451F33">
        <w:rPr>
          <w:rFonts w:eastAsia="Calibri" w:cs="Arial"/>
        </w:rPr>
        <w:t xml:space="preserve"> collected for recycling. </w:t>
      </w:r>
      <w:r w:rsidRPr="00451F33">
        <w:rPr>
          <w:rFonts w:eastAsia="Calibri" w:cs="Arial"/>
        </w:rPr>
        <w:t>This estimate is based on 311 tonnes of plastic film</w:t>
      </w:r>
      <w:r w:rsidRPr="00451F33" w:rsidR="00554C21">
        <w:rPr>
          <w:rFonts w:eastAsia="Calibri" w:cs="Arial"/>
          <w:vertAlign w:val="superscript"/>
        </w:rPr>
        <w:footnoteReference w:id="189"/>
      </w:r>
      <w:r w:rsidRPr="00451F33">
        <w:rPr>
          <w:rFonts w:eastAsia="Calibri" w:cs="Arial"/>
        </w:rPr>
        <w:t xml:space="preserve"> attributed </w:t>
      </w:r>
      <w:r w:rsidR="00EE3418">
        <w:rPr>
          <w:rFonts w:eastAsia="Calibri" w:cs="Arial"/>
        </w:rPr>
        <w:t>to</w:t>
      </w:r>
      <w:r w:rsidRPr="00451F33">
        <w:rPr>
          <w:rFonts w:eastAsia="Calibri" w:cs="Arial"/>
        </w:rPr>
        <w:t xml:space="preserve"> the household sector of which 56%</w:t>
      </w:r>
      <w:r w:rsidRPr="00451F33" w:rsidR="00554C21">
        <w:rPr>
          <w:rFonts w:eastAsia="Calibri" w:cs="Arial"/>
          <w:vertAlign w:val="superscript"/>
        </w:rPr>
        <w:footnoteReference w:id="190"/>
      </w:r>
      <w:r w:rsidRPr="00451F33">
        <w:rPr>
          <w:rFonts w:eastAsia="Calibri" w:cs="Arial"/>
        </w:rPr>
        <w:t xml:space="preserve"> is captured for recycling. This is then divided by 29 million households (including flats)</w:t>
      </w:r>
      <w:r w:rsidRPr="00451F33" w:rsidR="00554C21">
        <w:rPr>
          <w:rFonts w:eastAsia="Calibri" w:cs="Arial"/>
          <w:vertAlign w:val="superscript"/>
        </w:rPr>
        <w:footnoteReference w:id="191"/>
      </w:r>
      <w:r w:rsidRPr="00451F33">
        <w:rPr>
          <w:rFonts w:eastAsia="Calibri" w:cs="Arial"/>
        </w:rPr>
        <w:t xml:space="preserve">.  </w:t>
      </w:r>
    </w:p>
    <w:p w:rsidRPr="00451F33" w:rsidR="00554C21" w:rsidP="00554C21" w:rsidRDefault="00554C21" w14:paraId="4A135263" w14:textId="77777777">
      <w:pPr>
        <w:autoSpaceDE w:val="0"/>
        <w:autoSpaceDN w:val="0"/>
        <w:adjustRightInd w:val="0"/>
        <w:spacing w:line="276" w:lineRule="auto"/>
        <w:contextualSpacing/>
        <w:jc w:val="both"/>
        <w:rPr>
          <w:rFonts w:eastAsia="Calibri" w:cs="Arial"/>
        </w:rPr>
      </w:pPr>
    </w:p>
    <w:p w:rsidRPr="0035254F" w:rsidR="00554C21" w:rsidP="00554C21" w:rsidRDefault="2103847F" w14:paraId="624C72D5" w14:textId="64FE4BAD">
      <w:pPr>
        <w:autoSpaceDE w:val="0"/>
        <w:autoSpaceDN w:val="0"/>
        <w:adjustRightInd w:val="0"/>
        <w:spacing w:line="276" w:lineRule="auto"/>
        <w:contextualSpacing/>
        <w:jc w:val="both"/>
        <w:rPr>
          <w:rFonts w:eastAsia="Calibri" w:cs="Arial"/>
        </w:rPr>
      </w:pPr>
      <w:r w:rsidRPr="00451F33">
        <w:rPr>
          <w:rFonts w:eastAsia="Calibri" w:cs="Arial"/>
        </w:rPr>
        <w:t>We assume that plastic film is collected within the same dry materials vehicle (e.g.</w:t>
      </w:r>
      <w:r>
        <w:rPr>
          <w:rFonts w:eastAsia="Calibri" w:cs="Arial"/>
        </w:rPr>
        <w:t>,</w:t>
      </w:r>
      <w:r w:rsidRPr="00451F33">
        <w:rPr>
          <w:rFonts w:eastAsia="Calibri" w:cs="Arial"/>
        </w:rPr>
        <w:t xml:space="preserve"> in a compartment within a multi-stream truck or mixed with other materials within a twin-stream or comingled truck). </w:t>
      </w:r>
      <w:r w:rsidR="2C98B536">
        <w:rPr>
          <w:rFonts w:eastAsia="Calibri" w:cs="Arial"/>
        </w:rPr>
        <w:t>This assumption is based</w:t>
      </w:r>
      <w:r w:rsidR="5883608D">
        <w:rPr>
          <w:rFonts w:eastAsia="Calibri" w:cs="Arial"/>
        </w:rPr>
        <w:t xml:space="preserve"> on </w:t>
      </w:r>
      <w:r w:rsidR="0952F6FD">
        <w:rPr>
          <w:rFonts w:eastAsia="Calibri" w:cs="Arial"/>
        </w:rPr>
        <w:t>the most common collection approaches used by</w:t>
      </w:r>
      <w:r w:rsidR="5883608D">
        <w:rPr>
          <w:rFonts w:eastAsia="Calibri" w:cs="Arial"/>
        </w:rPr>
        <w:t xml:space="preserve"> </w:t>
      </w:r>
      <w:r w:rsidR="00D97548">
        <w:rPr>
          <w:rFonts w:eastAsia="Calibri" w:cs="Arial"/>
        </w:rPr>
        <w:t>local auth</w:t>
      </w:r>
      <w:r w:rsidR="5883608D">
        <w:rPr>
          <w:rFonts w:eastAsia="Calibri" w:cs="Arial"/>
        </w:rPr>
        <w:t>orities that already collect plastic film</w:t>
      </w:r>
      <w:r w:rsidR="002C5F79">
        <w:rPr>
          <w:rStyle w:val="FootnoteReference"/>
          <w:rFonts w:eastAsia="Calibri"/>
        </w:rPr>
        <w:footnoteReference w:id="192"/>
      </w:r>
      <w:r w:rsidR="5883608D">
        <w:rPr>
          <w:rFonts w:eastAsia="Calibri" w:cs="Arial"/>
        </w:rPr>
        <w:t>.</w:t>
      </w:r>
      <w:r w:rsidR="2C98B536">
        <w:rPr>
          <w:rFonts w:eastAsia="Calibri" w:cs="Arial"/>
        </w:rPr>
        <w:t xml:space="preserve"> </w:t>
      </w:r>
    </w:p>
    <w:p w:rsidRPr="009106EC" w:rsidR="00554C21" w:rsidP="00554C21" w:rsidRDefault="00554C21" w14:paraId="29DE5189" w14:textId="77777777">
      <w:pPr>
        <w:pStyle w:val="Heading4"/>
        <w:rPr>
          <w:b w:val="0"/>
          <w:bCs w:val="0"/>
          <w:sz w:val="24"/>
          <w:szCs w:val="24"/>
        </w:rPr>
      </w:pPr>
      <w:r w:rsidRPr="009106EC">
        <w:rPr>
          <w:sz w:val="24"/>
          <w:szCs w:val="24"/>
        </w:rPr>
        <w:t>Separate food waste collections at low-rise properties</w:t>
      </w:r>
    </w:p>
    <w:p w:rsidRPr="00451F33" w:rsidR="00554C21" w:rsidP="00554C21" w:rsidRDefault="2103847F" w14:paraId="50EACDC9" w14:textId="44443F1B">
      <w:pPr>
        <w:jc w:val="both"/>
        <w:rPr>
          <w:rFonts w:cs="Arial"/>
        </w:rPr>
      </w:pPr>
      <w:r w:rsidRPr="00451F33">
        <w:rPr>
          <w:rFonts w:cs="Arial"/>
        </w:rPr>
        <w:t xml:space="preserve">All household scenarios assume </w:t>
      </w:r>
      <w:r w:rsidR="00D97548">
        <w:rPr>
          <w:rFonts w:cs="Arial"/>
          <w:lang w:eastAsia="en-GB"/>
        </w:rPr>
        <w:t>local auth</w:t>
      </w:r>
      <w:r w:rsidRPr="00451F33">
        <w:rPr>
          <w:rFonts w:cs="Arial"/>
          <w:lang w:eastAsia="en-GB"/>
        </w:rPr>
        <w:t>orities</w:t>
      </w:r>
      <w:r w:rsidRPr="00451F33">
        <w:rPr>
          <w:rFonts w:cs="Arial"/>
        </w:rPr>
        <w:t xml:space="preserve"> adopt separate food waste weekly collections at kerbside. While there are other options for collecting food waste, such as mixed food and garden waste collections, WRAP evidence shows that separate weekly collections of food waste can capture nearly three times as much material per year compared to mixed food and garden waste collections. </w:t>
      </w:r>
      <w:r w:rsidR="00F62CB0">
        <w:t>However, g</w:t>
      </w:r>
      <w:r w:rsidR="00E163E2">
        <w:t xml:space="preserve">iven the exemption, some local authorities may choose to conduct mixed collections due to local circumstances, availability of AD and IVC facilities and existing contracts. </w:t>
      </w:r>
      <w:r w:rsidR="00DA1BFA">
        <w:rPr>
          <w:rFonts w:cs="Arial"/>
        </w:rPr>
        <w:t>M</w:t>
      </w:r>
      <w:r w:rsidRPr="00451F33">
        <w:rPr>
          <w:rFonts w:cs="Arial"/>
        </w:rPr>
        <w:t>ore food waste tends to be captured through weekly collections when residual collections are on a fortnightly basis (as assumed in all household scenarios</w:t>
      </w:r>
      <w:r w:rsidR="00504770">
        <w:rPr>
          <w:rStyle w:val="FootnoteReference"/>
        </w:rPr>
        <w:footnoteReference w:id="193"/>
      </w:r>
      <w:r w:rsidRPr="00451F33">
        <w:rPr>
          <w:rFonts w:cs="Arial"/>
        </w:rPr>
        <w:t>). Summarised in the Consistency Framework supporting evidence</w:t>
      </w:r>
      <w:r w:rsidRPr="00451F33" w:rsidR="00554C21">
        <w:rPr>
          <w:rFonts w:cs="Arial"/>
          <w:vertAlign w:val="superscript"/>
        </w:rPr>
        <w:footnoteReference w:id="194"/>
      </w:r>
      <w:r>
        <w:rPr>
          <w:rFonts w:cs="Arial"/>
        </w:rPr>
        <w:t>,</w:t>
      </w:r>
      <w:r w:rsidRPr="00451F33">
        <w:rPr>
          <w:rFonts w:cs="Arial"/>
        </w:rPr>
        <w:t xml:space="preserve"> the estimated food waste yields are calculated on an established formula for each </w:t>
      </w:r>
      <w:r w:rsidR="00D97548">
        <w:rPr>
          <w:rFonts w:cs="Arial"/>
        </w:rPr>
        <w:t>local auth</w:t>
      </w:r>
      <w:r w:rsidRPr="00451F33">
        <w:rPr>
          <w:rFonts w:cs="Arial"/>
        </w:rPr>
        <w:t>ority area (including local deprivation and residual service profile).</w:t>
      </w:r>
      <w:r>
        <w:rPr>
          <w:rFonts w:cs="Arial"/>
        </w:rPr>
        <w:t xml:space="preserve"> </w:t>
      </w:r>
      <w:bookmarkStart w:name="_Hlk93608575" w:id="92"/>
    </w:p>
    <w:bookmarkEnd w:id="92"/>
    <w:p w:rsidRPr="00451F33" w:rsidR="00554C21" w:rsidP="00554C21" w:rsidRDefault="00554C21" w14:paraId="5AE569C4" w14:textId="77777777">
      <w:pPr>
        <w:jc w:val="both"/>
        <w:rPr>
          <w:rFonts w:cs="Arial"/>
        </w:rPr>
      </w:pPr>
    </w:p>
    <w:p w:rsidR="00687245" w:rsidP="0003420E" w:rsidRDefault="00554C21" w14:paraId="0BC6842E" w14:textId="140EFD16">
      <w:pPr>
        <w:jc w:val="both"/>
        <w:rPr>
          <w:rFonts w:cs="Arial"/>
        </w:rPr>
      </w:pPr>
      <w:r w:rsidRPr="00451F33">
        <w:rPr>
          <w:rFonts w:cs="Arial"/>
        </w:rPr>
        <w:t xml:space="preserve">All household scenarios assume caddy liners would be offered </w:t>
      </w:r>
      <w:r w:rsidR="00121B00">
        <w:rPr>
          <w:rFonts w:cs="Arial"/>
        </w:rPr>
        <w:t xml:space="preserve">to householders </w:t>
      </w:r>
      <w:r w:rsidRPr="00451F33">
        <w:rPr>
          <w:rFonts w:cs="Arial"/>
        </w:rPr>
        <w:t xml:space="preserve">and are accounted for as part of the transition and ongoing costs to </w:t>
      </w:r>
      <w:r w:rsidR="00D97548">
        <w:rPr>
          <w:rFonts w:cs="Arial"/>
          <w:lang w:eastAsia="en-GB"/>
        </w:rPr>
        <w:t>local auth</w:t>
      </w:r>
      <w:r w:rsidRPr="00451F33">
        <w:rPr>
          <w:rFonts w:cs="Arial"/>
          <w:lang w:eastAsia="en-GB"/>
        </w:rPr>
        <w:t>orities</w:t>
      </w:r>
      <w:r w:rsidRPr="00451F33">
        <w:rPr>
          <w:rFonts w:cs="Arial"/>
        </w:rPr>
        <w:t xml:space="preserve">. </w:t>
      </w:r>
      <w:r w:rsidRPr="0003420E" w:rsidR="0003420E">
        <w:rPr>
          <w:rFonts w:cs="Arial"/>
        </w:rPr>
        <w:t>Engagement with the sector suggests that local authorities and food waste recycling plant operators benefit from a flexible approach to caddy liner use, which is appropriate to varied local circumstances and treatment facility requirements.</w:t>
      </w:r>
      <w:r w:rsidR="004A4032">
        <w:rPr>
          <w:rFonts w:cs="Arial"/>
        </w:rPr>
        <w:t xml:space="preserve"> </w:t>
      </w:r>
      <w:r w:rsidRPr="0003420E" w:rsidR="0003420E">
        <w:rPr>
          <w:rFonts w:cs="Arial"/>
        </w:rPr>
        <w:t xml:space="preserve">Local authorities </w:t>
      </w:r>
      <w:proofErr w:type="gramStart"/>
      <w:r w:rsidRPr="0003420E" w:rsidR="0003420E">
        <w:rPr>
          <w:rFonts w:cs="Arial"/>
        </w:rPr>
        <w:t>are able to</w:t>
      </w:r>
      <w:proofErr w:type="gramEnd"/>
      <w:r w:rsidRPr="0003420E" w:rsidR="0003420E">
        <w:rPr>
          <w:rFonts w:cs="Arial"/>
        </w:rPr>
        <w:t xml:space="preserve"> provide caddy liners if preferred. We continually review the evidence base and policy around caddy liner use.</w:t>
      </w:r>
      <w:r w:rsidR="005B2B9B">
        <w:rPr>
          <w:rFonts w:cs="Arial"/>
        </w:rPr>
        <w:t xml:space="preserve"> </w:t>
      </w:r>
    </w:p>
    <w:p w:rsidR="00687245" w:rsidP="0003420E" w:rsidRDefault="00687245" w14:paraId="45C914AF" w14:textId="77777777">
      <w:pPr>
        <w:jc w:val="both"/>
        <w:rPr>
          <w:rFonts w:cs="Arial"/>
        </w:rPr>
      </w:pPr>
    </w:p>
    <w:p w:rsidR="00554C21" w:rsidP="0003420E" w:rsidRDefault="00554C21" w14:paraId="2E176490" w14:textId="2EBA8D3C">
      <w:pPr>
        <w:jc w:val="both"/>
        <w:rPr>
          <w:rFonts w:cs="Arial"/>
        </w:rPr>
      </w:pPr>
      <w:r w:rsidRPr="00451F33">
        <w:rPr>
          <w:rFonts w:cs="Arial"/>
        </w:rPr>
        <w:t xml:space="preserve">The liners are only supplied to participating households on an on-going basis to minimise wastage and are costed </w:t>
      </w:r>
      <w:proofErr w:type="gramStart"/>
      <w:r w:rsidRPr="00451F33">
        <w:rPr>
          <w:rFonts w:cs="Arial"/>
        </w:rPr>
        <w:t>on the basis of</w:t>
      </w:r>
      <w:proofErr w:type="gramEnd"/>
      <w:r w:rsidRPr="00451F33">
        <w:rPr>
          <w:rFonts w:cs="Arial"/>
        </w:rPr>
        <w:t xml:space="preserve"> compostable polymers so there might be savings made if cheaper polyethylene versions are suitable at food waste treatment facilities. The start-up liner packs to all households equate to £0.5 per h</w:t>
      </w:r>
      <w:r>
        <w:rPr>
          <w:rFonts w:cs="Arial"/>
        </w:rPr>
        <w:t>ouse</w:t>
      </w:r>
      <w:r w:rsidRPr="00451F33">
        <w:rPr>
          <w:rFonts w:cs="Arial"/>
        </w:rPr>
        <w:t>h</w:t>
      </w:r>
      <w:r>
        <w:rPr>
          <w:rFonts w:cs="Arial"/>
        </w:rPr>
        <w:t>old</w:t>
      </w:r>
      <w:r w:rsidRPr="00451F33">
        <w:rPr>
          <w:rFonts w:cs="Arial"/>
        </w:rPr>
        <w:t>. Based on c.23.4m households in England, this equates to c.£12m start-up liner costs. The ongoing costs are around £1.5 per household (but could be £0.5 per household if PE bags are used instead) which means c.34m pa.</w:t>
      </w:r>
    </w:p>
    <w:p w:rsidRPr="00451F33" w:rsidR="00897836" w:rsidP="00554C21" w:rsidRDefault="00897836" w14:paraId="5015F224" w14:textId="77777777">
      <w:pPr>
        <w:jc w:val="both"/>
        <w:rPr>
          <w:rFonts w:cs="Arial"/>
        </w:rPr>
      </w:pPr>
    </w:p>
    <w:p w:rsidRPr="00451F33" w:rsidR="00554C21" w:rsidP="00554C21" w:rsidRDefault="2103847F" w14:paraId="21BE7F00" w14:textId="259A28DE">
      <w:pPr>
        <w:jc w:val="both"/>
        <w:rPr>
          <w:rFonts w:cs="Arial"/>
        </w:rPr>
      </w:pPr>
      <w:r w:rsidRPr="00451F33">
        <w:rPr>
          <w:rFonts w:cs="Arial"/>
        </w:rPr>
        <w:t>WRAP food waste trials</w:t>
      </w:r>
      <w:r w:rsidRPr="00451F33" w:rsidR="00554C21">
        <w:rPr>
          <w:rFonts w:cs="Arial"/>
          <w:vertAlign w:val="superscript"/>
        </w:rPr>
        <w:footnoteReference w:id="195"/>
      </w:r>
      <w:r w:rsidRPr="00451F33">
        <w:rPr>
          <w:rFonts w:cs="Arial"/>
        </w:rPr>
        <w:t xml:space="preserve"> and other research on trying to maximise participation in food waste collection services </w:t>
      </w:r>
      <w:r w:rsidRPr="60A83BA2" w:rsidR="637AE75B">
        <w:rPr>
          <w:rFonts w:cs="Arial"/>
        </w:rPr>
        <w:t xml:space="preserve">suggest </w:t>
      </w:r>
      <w:r w:rsidRPr="00451F33">
        <w:rPr>
          <w:rFonts w:cs="Arial"/>
        </w:rPr>
        <w:t xml:space="preserve">that free caddy liners can result in higher household participation. This is primarily due to liners addressing </w:t>
      </w:r>
      <w:r w:rsidRPr="00451F33" w:rsidR="3904A8AE">
        <w:rPr>
          <w:rFonts w:cs="Arial"/>
        </w:rPr>
        <w:t>householders’</w:t>
      </w:r>
      <w:r w:rsidRPr="00451F33">
        <w:rPr>
          <w:rFonts w:cs="Arial"/>
        </w:rPr>
        <w:t xml:space="preserve"> key concerns of cleanliness of the system and that the liners should be free. Without their provision to householders, WRAP estimate around 20% lower yield per household in Year 1, dropping to 50% of expected yield achieved under caddy liner</w:t>
      </w:r>
      <w:r w:rsidR="00975D6B">
        <w:rPr>
          <w:rFonts w:cs="Arial"/>
        </w:rPr>
        <w:t xml:space="preserve"> provision</w:t>
      </w:r>
      <w:r w:rsidRPr="00451F33">
        <w:rPr>
          <w:rFonts w:cs="Arial"/>
        </w:rPr>
        <w:t xml:space="preserve"> by Year 3.</w:t>
      </w:r>
      <w:r w:rsidRPr="60A83BA2" w:rsidR="6D2D2374">
        <w:rPr>
          <w:rFonts w:cs="Arial"/>
        </w:rPr>
        <w:t xml:space="preserve"> </w:t>
      </w:r>
      <w:r w:rsidRPr="60A83BA2" w:rsidR="6E172E34">
        <w:rPr>
          <w:rFonts w:cs="Arial"/>
        </w:rPr>
        <w:t xml:space="preserve"> </w:t>
      </w:r>
    </w:p>
    <w:p w:rsidRPr="00451F33" w:rsidR="00554C21" w:rsidP="00A07319" w:rsidRDefault="00554C21" w14:paraId="241AEB75" w14:textId="77777777">
      <w:pPr>
        <w:spacing w:before="240" w:after="120"/>
        <w:outlineLvl w:val="3"/>
        <w:rPr>
          <w:rFonts w:cs="Arial"/>
          <w:b/>
          <w:bCs/>
          <w:color w:val="000000"/>
          <w:lang w:eastAsia="en-GB"/>
        </w:rPr>
      </w:pPr>
      <w:r w:rsidRPr="00451F33">
        <w:rPr>
          <w:rFonts w:cs="Arial"/>
          <w:b/>
          <w:bCs/>
          <w:color w:val="000000"/>
          <w:lang w:eastAsia="en-GB"/>
        </w:rPr>
        <w:t>Dry recycling and separate food waste collections at high-rise properties (flats)</w:t>
      </w:r>
    </w:p>
    <w:p w:rsidRPr="00451F33" w:rsidR="00554C21" w:rsidP="00554C21" w:rsidRDefault="00554C21" w14:paraId="37C7B3C8" w14:textId="77777777">
      <w:pPr>
        <w:jc w:val="both"/>
        <w:rPr>
          <w:rFonts w:cs="Arial"/>
        </w:rPr>
      </w:pPr>
      <w:r w:rsidRPr="00451F33">
        <w:rPr>
          <w:rFonts w:cs="Arial"/>
        </w:rPr>
        <w:t>The performance at flats is calculated in the same way as for kerbside properties. Based on WRAP reviews of urban schemes, flats are assumed to achieve collected dry yields equivalent to 50% of that achievable at kerbside properties. The frequency of the collection for both recycling and residual waste is unchanged. For food waste the typical capture rate is 0.5kg/</w:t>
      </w:r>
      <w:proofErr w:type="spellStart"/>
      <w:r w:rsidRPr="00451F33">
        <w:rPr>
          <w:rFonts w:cs="Arial"/>
        </w:rPr>
        <w:t>hh</w:t>
      </w:r>
      <w:proofErr w:type="spellEnd"/>
      <w:r w:rsidRPr="00451F33">
        <w:rPr>
          <w:rFonts w:cs="Arial"/>
        </w:rPr>
        <w:t xml:space="preserve"> served per week. The service profile assumed for flats are bring style collections. Given the huge diversity in the design of housing stock for flatted properties it is only possible to present service costs and performance values from observed and monitored services. </w:t>
      </w:r>
    </w:p>
    <w:p w:rsidRPr="00451F33" w:rsidR="00554C21" w:rsidP="00554C21" w:rsidRDefault="00554C21" w14:paraId="0348D60D" w14:textId="77777777">
      <w:pPr>
        <w:jc w:val="both"/>
        <w:rPr>
          <w:rFonts w:cs="Arial"/>
        </w:rPr>
      </w:pPr>
    </w:p>
    <w:p w:rsidRPr="00451F33" w:rsidR="00554C21" w:rsidP="00554C21" w:rsidRDefault="2103847F" w14:paraId="1C4874C3" w14:textId="0C0DFFD7">
      <w:pPr>
        <w:jc w:val="both"/>
        <w:rPr>
          <w:rFonts w:cs="Arial"/>
          <w:lang w:eastAsia="en-GB"/>
        </w:rPr>
      </w:pPr>
      <w:r w:rsidRPr="00451F33">
        <w:rPr>
          <w:rFonts w:cs="Arial"/>
        </w:rPr>
        <w:t xml:space="preserve">The 2011 Census offers a percentage of high-rise households defined as </w:t>
      </w:r>
      <w:r w:rsidRPr="7C995945">
        <w:rPr>
          <w:rFonts w:cs="Arial"/>
        </w:rPr>
        <w:t>“Flat, maisonette or apartment: Purpose-built block of flats or tenement”</w:t>
      </w:r>
      <w:r w:rsidRPr="7C995945" w:rsidR="00554C21">
        <w:rPr>
          <w:rFonts w:cs="Arial"/>
          <w:vertAlign w:val="superscript"/>
        </w:rPr>
        <w:footnoteReference w:id="196"/>
      </w:r>
      <w:r w:rsidRPr="7C995945">
        <w:rPr>
          <w:rFonts w:cs="Arial"/>
        </w:rPr>
        <w:t>.</w:t>
      </w:r>
      <w:r w:rsidRPr="00451F33">
        <w:rPr>
          <w:rFonts w:cs="Arial"/>
        </w:rPr>
        <w:t xml:space="preserve"> However, the classification of high-rise may not match the local authority’s approach to service provision. Therefore, a methodology was derived to estimate the proportion of high-rise properties in the authority based on WRAP’s LARSU scheme data, using the Census figures where the scheme data was inconclusive. </w:t>
      </w:r>
    </w:p>
    <w:p w:rsidRPr="00451F33" w:rsidR="00554C21" w:rsidP="00554C21" w:rsidRDefault="00554C21" w14:paraId="22B40D9F" w14:textId="77777777">
      <w:pPr>
        <w:spacing w:before="240" w:after="120"/>
        <w:outlineLvl w:val="3"/>
        <w:rPr>
          <w:rFonts w:cs="Arial"/>
          <w:b/>
          <w:bCs/>
          <w:color w:val="000000"/>
          <w:lang w:eastAsia="en-GB"/>
        </w:rPr>
      </w:pPr>
      <w:r w:rsidRPr="00451F33">
        <w:rPr>
          <w:rFonts w:cs="Arial"/>
          <w:b/>
          <w:bCs/>
          <w:color w:val="000000"/>
          <w:lang w:eastAsia="en-GB"/>
        </w:rPr>
        <w:t>Free and charged garden waste collections at low-rise properties with gardens</w:t>
      </w:r>
    </w:p>
    <w:p w:rsidRPr="00451F33" w:rsidR="00554C21" w:rsidP="00554C21" w:rsidRDefault="2103847F" w14:paraId="707B60C1" w14:textId="5C8612EC">
      <w:pPr>
        <w:jc w:val="both"/>
        <w:rPr>
          <w:rFonts w:cs="Arial"/>
        </w:rPr>
      </w:pPr>
      <w:bookmarkStart w:name="_Hlk99116277" w:id="93"/>
      <w:r w:rsidRPr="00451F33">
        <w:rPr>
          <w:rFonts w:cs="Arial"/>
        </w:rPr>
        <w:t>Following consultation responses from industry stakeholders, we have agreed with WRAP to revise the garden waste assumptions</w:t>
      </w:r>
      <w:r w:rsidR="6E0EA111">
        <w:rPr>
          <w:rFonts w:cs="Arial"/>
        </w:rPr>
        <w:t xml:space="preserve"> and associated modelling based on engagement with stakeholders.</w:t>
      </w:r>
      <w:r w:rsidRPr="00451F33">
        <w:rPr>
          <w:rFonts w:cs="Arial"/>
        </w:rPr>
        <w:t xml:space="preserve"> This was in part due to stakeholders </w:t>
      </w:r>
      <w:r w:rsidR="7804446A">
        <w:rPr>
          <w:rFonts w:cs="Arial"/>
        </w:rPr>
        <w:t xml:space="preserve">(including </w:t>
      </w:r>
      <w:r w:rsidR="00D97548">
        <w:rPr>
          <w:rFonts w:cs="Arial"/>
        </w:rPr>
        <w:t>local auth</w:t>
      </w:r>
      <w:r w:rsidR="7804446A">
        <w:rPr>
          <w:rFonts w:cs="Arial"/>
        </w:rPr>
        <w:t xml:space="preserve">orities) </w:t>
      </w:r>
      <w:r w:rsidR="6E0EA111">
        <w:rPr>
          <w:rFonts w:cs="Arial"/>
        </w:rPr>
        <w:t xml:space="preserve">providing additional information on </w:t>
      </w:r>
      <w:r w:rsidRPr="00451F33">
        <w:rPr>
          <w:rFonts w:cs="Arial"/>
        </w:rPr>
        <w:t>the amount of garden waste which would be diverted from the residual stream by moving from a charged garden waste service to a free garden waste service</w:t>
      </w:r>
      <w:r w:rsidRPr="00451F33" w:rsidR="00554C21">
        <w:rPr>
          <w:rFonts w:cs="Arial"/>
          <w:vertAlign w:val="superscript"/>
        </w:rPr>
        <w:footnoteReference w:id="197"/>
      </w:r>
      <w:r w:rsidRPr="00451F33">
        <w:rPr>
          <w:rFonts w:cs="Arial"/>
        </w:rPr>
        <w:t>.</w:t>
      </w:r>
      <w:r w:rsidR="7804446A">
        <w:rPr>
          <w:rFonts w:cs="Arial"/>
        </w:rPr>
        <w:t xml:space="preserve"> Some </w:t>
      </w:r>
      <w:r w:rsidR="00D97548">
        <w:rPr>
          <w:rFonts w:cs="Arial"/>
        </w:rPr>
        <w:t>local auth</w:t>
      </w:r>
      <w:r w:rsidR="1CD50195">
        <w:rPr>
          <w:rFonts w:cs="Arial"/>
        </w:rPr>
        <w:t>orities</w:t>
      </w:r>
      <w:r w:rsidR="7804446A">
        <w:rPr>
          <w:rFonts w:cs="Arial"/>
        </w:rPr>
        <w:t xml:space="preserve"> gave examples o</w:t>
      </w:r>
      <w:r w:rsidR="6E0EA111">
        <w:rPr>
          <w:rFonts w:cs="Arial"/>
        </w:rPr>
        <w:t>n</w:t>
      </w:r>
      <w:r w:rsidR="7804446A">
        <w:rPr>
          <w:rFonts w:cs="Arial"/>
        </w:rPr>
        <w:t xml:space="preserve"> the </w:t>
      </w:r>
      <w:r w:rsidR="4AF46417">
        <w:rPr>
          <w:rFonts w:cs="Arial"/>
        </w:rPr>
        <w:t>percentage</w:t>
      </w:r>
      <w:r w:rsidR="7804446A">
        <w:rPr>
          <w:rFonts w:cs="Arial"/>
        </w:rPr>
        <w:t xml:space="preserve"> </w:t>
      </w:r>
      <w:r w:rsidR="6E0EA111">
        <w:rPr>
          <w:rFonts w:cs="Arial"/>
        </w:rPr>
        <w:t xml:space="preserve">of </w:t>
      </w:r>
      <w:r w:rsidR="7804446A">
        <w:rPr>
          <w:rFonts w:cs="Arial"/>
        </w:rPr>
        <w:t>garden waste found in the residual stream</w:t>
      </w:r>
      <w:r w:rsidR="6E0EA111">
        <w:rPr>
          <w:rFonts w:cs="Arial"/>
        </w:rPr>
        <w:t>,</w:t>
      </w:r>
      <w:r w:rsidR="7804446A">
        <w:rPr>
          <w:rFonts w:cs="Arial"/>
        </w:rPr>
        <w:t xml:space="preserve"> and how their own experiences differed from the levels previously suggested</w:t>
      </w:r>
      <w:r w:rsidR="51A5967B">
        <w:rPr>
          <w:rFonts w:cs="Arial"/>
        </w:rPr>
        <w:t xml:space="preserve"> in the second impact assessment</w:t>
      </w:r>
      <w:r w:rsidR="00E1367D">
        <w:rPr>
          <w:rStyle w:val="FootnoteReference"/>
        </w:rPr>
        <w:footnoteReference w:id="198"/>
      </w:r>
      <w:r w:rsidR="7804446A">
        <w:rPr>
          <w:rFonts w:cs="Arial"/>
        </w:rPr>
        <w:t>.</w:t>
      </w:r>
      <w:r w:rsidRPr="00451F33">
        <w:rPr>
          <w:rFonts w:cs="Arial"/>
        </w:rPr>
        <w:t xml:space="preserve"> </w:t>
      </w:r>
    </w:p>
    <w:bookmarkEnd w:id="93"/>
    <w:p w:rsidRPr="00451F33" w:rsidR="00554C21" w:rsidP="00554C21" w:rsidRDefault="00554C21" w14:paraId="483BBDB4" w14:textId="77777777">
      <w:pPr>
        <w:jc w:val="both"/>
        <w:rPr>
          <w:rFonts w:cs="Arial"/>
        </w:rPr>
      </w:pPr>
    </w:p>
    <w:p w:rsidRPr="00451F33" w:rsidR="00554C21" w:rsidP="00554C21" w:rsidRDefault="2103847F" w14:paraId="36E98A51" w14:textId="7D29828C">
      <w:pPr>
        <w:jc w:val="both"/>
        <w:rPr>
          <w:rFonts w:cs="Arial"/>
        </w:rPr>
      </w:pPr>
      <w:r w:rsidRPr="00451F33">
        <w:rPr>
          <w:rFonts w:cs="Arial"/>
        </w:rPr>
        <w:t xml:space="preserve">We have modelled the baseline and the two household policy options. The baseline reflects the situation </w:t>
      </w:r>
      <w:r w:rsidRPr="008B64BE">
        <w:rPr>
          <w:rFonts w:cs="Arial"/>
        </w:rPr>
        <w:t>where c</w:t>
      </w:r>
      <w:r w:rsidR="70CBDE68">
        <w:rPr>
          <w:rFonts w:cs="Arial"/>
        </w:rPr>
        <w:t>irca</w:t>
      </w:r>
      <w:r w:rsidRPr="008B64BE">
        <w:rPr>
          <w:rFonts w:cs="Arial"/>
        </w:rPr>
        <w:t xml:space="preserve"> 65% of </w:t>
      </w:r>
      <w:r w:rsidR="00D97548">
        <w:rPr>
          <w:rFonts w:cs="Arial"/>
        </w:rPr>
        <w:t>local auth</w:t>
      </w:r>
      <w:r w:rsidRPr="00451F33">
        <w:rPr>
          <w:rFonts w:cs="Arial"/>
        </w:rPr>
        <w:t>orities charge</w:t>
      </w:r>
      <w:r w:rsidR="00EF401C">
        <w:rPr>
          <w:rFonts w:cs="Arial"/>
        </w:rPr>
        <w:t>d</w:t>
      </w:r>
      <w:r w:rsidRPr="00451F33">
        <w:rPr>
          <w:rFonts w:cs="Arial"/>
        </w:rPr>
        <w:t xml:space="preserve"> for the service in 201</w:t>
      </w:r>
      <w:r>
        <w:rPr>
          <w:rFonts w:cs="Arial"/>
        </w:rPr>
        <w:t>8</w:t>
      </w:r>
      <w:r w:rsidRPr="00451F33">
        <w:rPr>
          <w:rFonts w:cs="Arial"/>
        </w:rPr>
        <w:t>/</w:t>
      </w:r>
      <w:r>
        <w:rPr>
          <w:rFonts w:cs="Arial"/>
        </w:rPr>
        <w:t>19</w:t>
      </w:r>
      <w:r w:rsidRPr="00451F33" w:rsidR="00554C21">
        <w:rPr>
          <w:rStyle w:val="FootnoteReference"/>
          <w:rFonts w:cs="Arial"/>
        </w:rPr>
        <w:footnoteReference w:id="199"/>
      </w:r>
      <w:r w:rsidRPr="00451F33">
        <w:rPr>
          <w:rFonts w:cs="Arial"/>
        </w:rPr>
        <w:t xml:space="preserve">. The household options are the same, except one option assumes a free garden waste collection (1hh) and another option assumes a charged garden waste collection. </w:t>
      </w:r>
    </w:p>
    <w:p w:rsidRPr="00451F33" w:rsidR="00554C21" w:rsidP="00554C21" w:rsidRDefault="00554C21" w14:paraId="386C1CCB" w14:textId="77777777">
      <w:pPr>
        <w:rPr>
          <w:rFonts w:cs="Arial"/>
        </w:rPr>
      </w:pPr>
    </w:p>
    <w:p w:rsidRPr="00451F33" w:rsidR="00554C21" w:rsidP="00554C21" w:rsidRDefault="00554C21" w14:paraId="269969A5" w14:textId="67072ACC">
      <w:pPr>
        <w:jc w:val="both"/>
        <w:rPr>
          <w:rFonts w:cs="Arial"/>
        </w:rPr>
      </w:pPr>
      <w:r w:rsidRPr="00451F33">
        <w:rPr>
          <w:rFonts w:cs="Arial"/>
        </w:rPr>
        <w:t xml:space="preserve">The key factors that affect the costs and benefits between free and charged garden collections include: the quantity of garden waste that is remaining within residual stream, the level of take up in the charged collection and the level of collection efficiency that is achieved in the charged and/or </w:t>
      </w:r>
      <w:r w:rsidR="00CC2110">
        <w:rPr>
          <w:rFonts w:cs="Arial"/>
        </w:rPr>
        <w:t xml:space="preserve">free </w:t>
      </w:r>
      <w:r w:rsidRPr="00451F33">
        <w:rPr>
          <w:rFonts w:cs="Arial"/>
        </w:rPr>
        <w:t xml:space="preserve">system. Furthermore, it is assumed that only low-rise households produce garden waste and that they are provided with a 240-litre bin and a fortnightly collection. </w:t>
      </w:r>
    </w:p>
    <w:p w:rsidRPr="00451F33" w:rsidR="00554C21" w:rsidP="00554C21" w:rsidRDefault="00554C21" w14:paraId="6676A6DF" w14:textId="77777777">
      <w:pPr>
        <w:jc w:val="both"/>
        <w:rPr>
          <w:rFonts w:cs="Arial"/>
        </w:rPr>
      </w:pPr>
    </w:p>
    <w:p w:rsidRPr="00451F33" w:rsidR="00554C21" w:rsidP="00554C21" w:rsidRDefault="2103847F" w14:paraId="70ECA13C" w14:textId="4C50C37C">
      <w:pPr>
        <w:jc w:val="both"/>
        <w:rPr>
          <w:rFonts w:cs="Arial"/>
        </w:rPr>
      </w:pPr>
      <w:r w:rsidRPr="00451F33">
        <w:rPr>
          <w:rFonts w:cs="Arial"/>
        </w:rPr>
        <w:t xml:space="preserve">Garden waste related assumptions in </w:t>
      </w:r>
      <w:proofErr w:type="spellStart"/>
      <w:r w:rsidRPr="00451F33">
        <w:rPr>
          <w:rFonts w:cs="Arial"/>
        </w:rPr>
        <w:t>Routemap</w:t>
      </w:r>
      <w:proofErr w:type="spellEnd"/>
      <w:r w:rsidRPr="00451F33">
        <w:rPr>
          <w:rFonts w:cs="Arial"/>
        </w:rPr>
        <w:t xml:space="preserve"> builds on </w:t>
      </w:r>
      <w:r w:rsidR="00D97548">
        <w:rPr>
          <w:rFonts w:cs="Arial"/>
        </w:rPr>
        <w:t>local auth</w:t>
      </w:r>
      <w:r w:rsidRPr="00451F33">
        <w:rPr>
          <w:rFonts w:cs="Arial"/>
        </w:rPr>
        <w:t xml:space="preserve">ority data, including </w:t>
      </w:r>
      <w:proofErr w:type="spellStart"/>
      <w:r w:rsidRPr="00451F33">
        <w:rPr>
          <w:rFonts w:cs="Arial"/>
        </w:rPr>
        <w:t>WasteDataFlow</w:t>
      </w:r>
      <w:proofErr w:type="spellEnd"/>
      <w:r w:rsidRPr="00451F33">
        <w:rPr>
          <w:rFonts w:cs="Arial"/>
        </w:rPr>
        <w:t xml:space="preserve"> </w:t>
      </w:r>
      <w:r w:rsidR="1F465B2A">
        <w:rPr>
          <w:rFonts w:cs="Arial"/>
        </w:rPr>
        <w:t>(WDF)</w:t>
      </w:r>
      <w:r w:rsidRPr="00451F33">
        <w:rPr>
          <w:rFonts w:cs="Arial"/>
        </w:rPr>
        <w:t xml:space="preserve"> and LARSU. The former consists of </w:t>
      </w:r>
      <w:proofErr w:type="gramStart"/>
      <w:r w:rsidRPr="00451F33">
        <w:rPr>
          <w:rFonts w:cs="Arial"/>
        </w:rPr>
        <w:t>a number of</w:t>
      </w:r>
      <w:proofErr w:type="gramEnd"/>
      <w:r w:rsidRPr="00451F33">
        <w:rPr>
          <w:rFonts w:cs="Arial"/>
        </w:rPr>
        <w:t xml:space="preserve"> questions that </w:t>
      </w:r>
      <w:r w:rsidR="00D97548">
        <w:rPr>
          <w:rFonts w:cs="Arial"/>
        </w:rPr>
        <w:t>local auth</w:t>
      </w:r>
      <w:r w:rsidRPr="00451F33">
        <w:rPr>
          <w:rFonts w:cs="Arial"/>
        </w:rPr>
        <w:t>orities need to answer to provide data on their waste arisings. Garden waste specific questions in WDF include Q10</w:t>
      </w:r>
      <w:r w:rsidRPr="00A61845" w:rsidR="00554C21">
        <w:rPr>
          <w:rFonts w:cs="Arial"/>
          <w:vertAlign w:val="superscript"/>
        </w:rPr>
        <w:footnoteReference w:id="200"/>
      </w:r>
      <w:r w:rsidRPr="00451F33">
        <w:rPr>
          <w:rFonts w:cs="Arial"/>
        </w:rPr>
        <w:t>, Q14</w:t>
      </w:r>
      <w:r w:rsidRPr="00A61845" w:rsidR="00554C21">
        <w:rPr>
          <w:rFonts w:cs="Arial"/>
          <w:vertAlign w:val="superscript"/>
        </w:rPr>
        <w:footnoteReference w:id="201"/>
      </w:r>
      <w:r w:rsidRPr="00451F33">
        <w:rPr>
          <w:rFonts w:cs="Arial"/>
        </w:rPr>
        <w:t>, Q16</w:t>
      </w:r>
      <w:r w:rsidRPr="00A61845" w:rsidR="00554C21">
        <w:rPr>
          <w:rFonts w:cs="Arial"/>
          <w:vertAlign w:val="superscript"/>
        </w:rPr>
        <w:footnoteReference w:id="202"/>
      </w:r>
      <w:r w:rsidRPr="00451F33">
        <w:rPr>
          <w:rFonts w:cs="Arial"/>
        </w:rPr>
        <w:t xml:space="preserve"> and Q23</w:t>
      </w:r>
      <w:r w:rsidRPr="00A61845" w:rsidR="00554C21">
        <w:rPr>
          <w:rFonts w:cs="Arial"/>
          <w:vertAlign w:val="superscript"/>
        </w:rPr>
        <w:footnoteReference w:id="203"/>
      </w:r>
      <w:r w:rsidRPr="00451F33">
        <w:rPr>
          <w:rFonts w:cs="Arial"/>
        </w:rPr>
        <w:t xml:space="preserve">. LARSU provides information about the service provision provided by each </w:t>
      </w:r>
      <w:r w:rsidR="00D97548">
        <w:rPr>
          <w:rFonts w:cs="Arial"/>
        </w:rPr>
        <w:t>local auth</w:t>
      </w:r>
      <w:r w:rsidRPr="00451F33">
        <w:rPr>
          <w:rFonts w:cs="Arial"/>
        </w:rPr>
        <w:t xml:space="preserve">ority. </w:t>
      </w:r>
    </w:p>
    <w:p w:rsidRPr="00451F33" w:rsidR="00554C21" w:rsidP="00554C21" w:rsidRDefault="00554C21" w14:paraId="40F26E09" w14:textId="77777777">
      <w:pPr>
        <w:jc w:val="both"/>
        <w:rPr>
          <w:rFonts w:cs="Arial"/>
        </w:rPr>
      </w:pPr>
    </w:p>
    <w:p w:rsidRPr="00451F33" w:rsidR="00554C21" w:rsidP="00554C21" w:rsidRDefault="2103847F" w14:paraId="2F743732" w14:textId="101C891D">
      <w:pPr>
        <w:jc w:val="both"/>
        <w:rPr>
          <w:rFonts w:cs="Arial"/>
        </w:rPr>
      </w:pPr>
      <w:r w:rsidRPr="00451F33">
        <w:rPr>
          <w:rFonts w:cs="Arial"/>
        </w:rPr>
        <w:t>Using 2018/2019 WDF, WRAP have estimated garden waste arisings per h</w:t>
      </w:r>
      <w:r>
        <w:rPr>
          <w:rFonts w:cs="Arial"/>
        </w:rPr>
        <w:t>ouse</w:t>
      </w:r>
      <w:r w:rsidRPr="00451F33">
        <w:rPr>
          <w:rFonts w:cs="Arial"/>
        </w:rPr>
        <w:t>h</w:t>
      </w:r>
      <w:r>
        <w:rPr>
          <w:rFonts w:cs="Arial"/>
        </w:rPr>
        <w:t>old</w:t>
      </w:r>
      <w:r w:rsidRPr="00451F33">
        <w:rPr>
          <w:rFonts w:cs="Arial"/>
        </w:rPr>
        <w:t xml:space="preserve"> for each </w:t>
      </w:r>
      <w:r w:rsidR="00D97548">
        <w:rPr>
          <w:rFonts w:cs="Arial"/>
        </w:rPr>
        <w:t>local auth</w:t>
      </w:r>
      <w:r w:rsidRPr="00451F33">
        <w:rPr>
          <w:rFonts w:cs="Arial"/>
        </w:rPr>
        <w:t>ority</w:t>
      </w:r>
      <w:r w:rsidR="008E32BB">
        <w:rPr>
          <w:rStyle w:val="FootnoteReference"/>
        </w:rPr>
        <w:footnoteReference w:id="204"/>
      </w:r>
      <w:r w:rsidRPr="00451F33">
        <w:rPr>
          <w:rFonts w:cs="Arial"/>
        </w:rPr>
        <w:t xml:space="preserve">. They then mapped these estimates against the type of service provision offered by different </w:t>
      </w:r>
      <w:r w:rsidR="00D97548">
        <w:rPr>
          <w:rFonts w:cs="Arial"/>
        </w:rPr>
        <w:t>local auth</w:t>
      </w:r>
      <w:r w:rsidRPr="00451F33">
        <w:rPr>
          <w:rFonts w:cs="Arial"/>
        </w:rPr>
        <w:t>orities (e.g.</w:t>
      </w:r>
      <w:r>
        <w:rPr>
          <w:rFonts w:cs="Arial"/>
        </w:rPr>
        <w:t>,</w:t>
      </w:r>
      <w:r w:rsidRPr="00451F33">
        <w:rPr>
          <w:rFonts w:cs="Arial"/>
        </w:rPr>
        <w:t xml:space="preserve"> a free garden waste service). LARSU, for example, provides information whether </w:t>
      </w:r>
      <w:r w:rsidR="00D97548">
        <w:rPr>
          <w:rFonts w:cs="Arial"/>
        </w:rPr>
        <w:t>local auth</w:t>
      </w:r>
      <w:r w:rsidRPr="00451F33">
        <w:rPr>
          <w:rFonts w:cs="Arial"/>
        </w:rPr>
        <w:t xml:space="preserve">orities provide free or charged garden waste service. Based on this analysis, WRAP then calculated the average garden waste yields for </w:t>
      </w:r>
      <w:r w:rsidR="00D97548">
        <w:rPr>
          <w:rFonts w:cs="Arial"/>
        </w:rPr>
        <w:t>local auth</w:t>
      </w:r>
      <w:r w:rsidRPr="00451F33">
        <w:rPr>
          <w:rFonts w:cs="Arial"/>
        </w:rPr>
        <w:t>orities which provide a free garden waste service (i.e.</w:t>
      </w:r>
      <w:r>
        <w:rPr>
          <w:rFonts w:cs="Arial"/>
        </w:rPr>
        <w:t>,</w:t>
      </w:r>
      <w:r w:rsidRPr="00451F33">
        <w:rPr>
          <w:rFonts w:cs="Arial"/>
        </w:rPr>
        <w:t xml:space="preserve"> 151.53kg/</w:t>
      </w:r>
      <w:proofErr w:type="spellStart"/>
      <w:r w:rsidRPr="00451F33">
        <w:rPr>
          <w:rFonts w:cs="Arial"/>
        </w:rPr>
        <w:t>hh</w:t>
      </w:r>
      <w:proofErr w:type="spellEnd"/>
      <w:r w:rsidRPr="00451F33">
        <w:rPr>
          <w:rFonts w:cs="Arial"/>
        </w:rPr>
        <w:t xml:space="preserve">/yr), and for </w:t>
      </w:r>
      <w:r w:rsidR="00D97548">
        <w:rPr>
          <w:rFonts w:cs="Arial"/>
        </w:rPr>
        <w:t>local auth</w:t>
      </w:r>
      <w:r w:rsidRPr="00451F33">
        <w:rPr>
          <w:rFonts w:cs="Arial"/>
        </w:rPr>
        <w:t>orities which provide a charged garden waste service (110.98kg/</w:t>
      </w:r>
      <w:proofErr w:type="spellStart"/>
      <w:r w:rsidRPr="00451F33">
        <w:rPr>
          <w:rFonts w:cs="Arial"/>
        </w:rPr>
        <w:t>hh</w:t>
      </w:r>
      <w:proofErr w:type="spellEnd"/>
      <w:r w:rsidRPr="00451F33">
        <w:rPr>
          <w:rFonts w:cs="Arial"/>
        </w:rPr>
        <w:t>/yr).</w:t>
      </w:r>
    </w:p>
    <w:p w:rsidRPr="00451F33" w:rsidR="00554C21" w:rsidP="00554C21" w:rsidRDefault="00554C21" w14:paraId="18765088" w14:textId="77777777">
      <w:pPr>
        <w:jc w:val="both"/>
        <w:rPr>
          <w:rFonts w:cs="Arial"/>
        </w:rPr>
      </w:pPr>
    </w:p>
    <w:p w:rsidRPr="00451F33" w:rsidR="00554C21" w:rsidP="00554C21" w:rsidRDefault="2103847F" w14:paraId="0DFC434E" w14:textId="43DD05EE">
      <w:pPr>
        <w:jc w:val="both"/>
        <w:rPr>
          <w:rFonts w:cs="Arial"/>
        </w:rPr>
      </w:pPr>
      <w:r w:rsidRPr="00451F33">
        <w:rPr>
          <w:rFonts w:cs="Arial"/>
        </w:rPr>
        <w:t>To estimate the impact on residual waste collections, WRAP assume residual waste contain c. 3.4% of garden waste</w:t>
      </w:r>
      <w:r w:rsidR="48C9E2F8">
        <w:rPr>
          <w:rFonts w:cs="Arial"/>
        </w:rPr>
        <w:t xml:space="preserve"> based on a combination of free and charged collections in the baseline</w:t>
      </w:r>
      <w:r w:rsidR="00843CE1">
        <w:rPr>
          <w:rStyle w:val="FootnoteReference"/>
        </w:rPr>
        <w:footnoteReference w:id="205"/>
      </w:r>
      <w:r w:rsidR="60312C45">
        <w:rPr>
          <w:rFonts w:cs="Arial"/>
        </w:rPr>
        <w:t xml:space="preserve"> (</w:t>
      </w:r>
      <w:r w:rsidRPr="00451F33">
        <w:rPr>
          <w:rFonts w:cs="Arial"/>
        </w:rPr>
        <w:t>with charged garden waste services containing c.4.5% garden waste, and free garden waste collections containing c.2.4%</w:t>
      </w:r>
      <w:r w:rsidR="60312C45">
        <w:rPr>
          <w:rFonts w:cs="Arial"/>
        </w:rPr>
        <w:t>)</w:t>
      </w:r>
      <w:r w:rsidRPr="00451F33">
        <w:rPr>
          <w:rFonts w:cs="Arial"/>
        </w:rPr>
        <w:t>. This assumption is guided by compositional studies of the residual waste stream by WRAP</w:t>
      </w:r>
      <w:r w:rsidRPr="00451F33" w:rsidR="00554C21">
        <w:rPr>
          <w:rFonts w:cs="Arial"/>
          <w:vertAlign w:val="superscript"/>
        </w:rPr>
        <w:footnoteReference w:id="206"/>
      </w:r>
      <w:r w:rsidRPr="00451F33">
        <w:rPr>
          <w:rFonts w:cs="Arial"/>
        </w:rPr>
        <w:t>. Applying these percentages to the baseline residual yields, WRAP estimated that, on average, residual collections alongside a charged garden collection contain 8.32kg/</w:t>
      </w:r>
      <w:proofErr w:type="spellStart"/>
      <w:r w:rsidRPr="00451F33">
        <w:rPr>
          <w:rFonts w:cs="Arial"/>
        </w:rPr>
        <w:t>hh</w:t>
      </w:r>
      <w:proofErr w:type="spellEnd"/>
      <w:r w:rsidRPr="00451F33">
        <w:rPr>
          <w:rFonts w:cs="Arial"/>
        </w:rPr>
        <w:t>/yr more garden waste compared to residual collections alongside a free collection.</w:t>
      </w:r>
    </w:p>
    <w:p w:rsidRPr="00451F33" w:rsidR="00554C21" w:rsidP="00554C21" w:rsidRDefault="00554C21" w14:paraId="21AECF45" w14:textId="77777777">
      <w:pPr>
        <w:jc w:val="both"/>
        <w:rPr>
          <w:rFonts w:cs="Arial"/>
        </w:rPr>
      </w:pPr>
    </w:p>
    <w:p w:rsidRPr="00451F33" w:rsidR="00554C21" w:rsidP="00554C21" w:rsidRDefault="00554C21" w14:paraId="4A524BEE" w14:textId="734FD1BB">
      <w:pPr>
        <w:jc w:val="both"/>
        <w:rPr>
          <w:rFonts w:cs="Arial"/>
        </w:rPr>
      </w:pPr>
      <w:r w:rsidRPr="00451F33">
        <w:rPr>
          <w:rFonts w:cs="Arial"/>
        </w:rPr>
        <w:t xml:space="preserve">Concerning household waste recycling centres (HWRCs), WRAP estimated that there is </w:t>
      </w:r>
      <w:r w:rsidRPr="00451F33" w:rsidR="00CC34BA">
        <w:rPr>
          <w:rFonts w:cs="Arial"/>
        </w:rPr>
        <w:t>an</w:t>
      </w:r>
      <w:r w:rsidRPr="00451F33">
        <w:rPr>
          <w:rFonts w:cs="Arial"/>
        </w:rPr>
        <w:t xml:space="preserve"> 18.02kg/</w:t>
      </w:r>
      <w:proofErr w:type="spellStart"/>
      <w:r w:rsidRPr="00451F33">
        <w:rPr>
          <w:rFonts w:cs="Arial"/>
        </w:rPr>
        <w:t>hh</w:t>
      </w:r>
      <w:proofErr w:type="spellEnd"/>
      <w:r w:rsidRPr="00451F33">
        <w:rPr>
          <w:rFonts w:cs="Arial"/>
        </w:rPr>
        <w:t>/yr difference in HWRC residual waste collected between a free and charged service.  This was based on Q14/16 in WDF. The same analysis of Q23 in WDF, "Civic amenity sites: household" showed a 13.23kg/</w:t>
      </w:r>
      <w:proofErr w:type="spellStart"/>
      <w:r w:rsidRPr="00451F33">
        <w:rPr>
          <w:rFonts w:cs="Arial"/>
        </w:rPr>
        <w:t>hh</w:t>
      </w:r>
      <w:proofErr w:type="spellEnd"/>
      <w:r w:rsidRPr="00451F33">
        <w:rPr>
          <w:rFonts w:cs="Arial"/>
        </w:rPr>
        <w:t>/yr difference in HWRC garden waste collected between free and charged services.</w:t>
      </w:r>
    </w:p>
    <w:p w:rsidRPr="00451F33" w:rsidR="00554C21" w:rsidP="00554C21" w:rsidRDefault="00554C21" w14:paraId="5237B656" w14:textId="77777777">
      <w:pPr>
        <w:jc w:val="both"/>
        <w:rPr>
          <w:rFonts w:cs="Arial"/>
        </w:rPr>
      </w:pPr>
    </w:p>
    <w:p w:rsidR="00554C21" w:rsidP="00554C21" w:rsidRDefault="00554C21" w14:paraId="3E5AE905" w14:textId="31C4E53E">
      <w:pPr>
        <w:jc w:val="both"/>
        <w:rPr>
          <w:rFonts w:cs="Arial"/>
        </w:rPr>
      </w:pPr>
      <w:r w:rsidRPr="00451F33">
        <w:rPr>
          <w:rFonts w:cs="Arial"/>
        </w:rPr>
        <w:t>Given the above assumptions, WRAP calculated that there is a +/-0.99 kg/</w:t>
      </w:r>
      <w:proofErr w:type="spellStart"/>
      <w:r w:rsidRPr="00451F33">
        <w:rPr>
          <w:rFonts w:cs="Arial"/>
        </w:rPr>
        <w:t>hh</w:t>
      </w:r>
      <w:proofErr w:type="spellEnd"/>
      <w:r w:rsidRPr="00451F33">
        <w:rPr>
          <w:rFonts w:cs="Arial"/>
        </w:rPr>
        <w:t>/yr arisings change moving from a free garden waste collection to a charged garden waste collection. This equates to a reduction of c.7,624 tonnes for all going to charged and to an increase of c.11,702 tonnes for all going to free. For modelling purposes, we assumed this is a direct transfer from the residual stream.</w:t>
      </w:r>
      <w:r w:rsidR="00C37E45">
        <w:rPr>
          <w:rFonts w:cs="Arial"/>
        </w:rPr>
        <w:t xml:space="preserve"> </w:t>
      </w:r>
      <w:r w:rsidRPr="00451F33">
        <w:rPr>
          <w:rFonts w:cs="Arial"/>
        </w:rPr>
        <w:t xml:space="preserve">All the tonnage related assumptions have been summarised below in </w:t>
      </w:r>
      <w:r w:rsidRPr="008B64BE">
        <w:rPr>
          <w:rFonts w:cs="Arial"/>
        </w:rPr>
        <w:t xml:space="preserve">Table </w:t>
      </w:r>
      <w:r w:rsidRPr="008B64BE" w:rsidR="008B64BE">
        <w:rPr>
          <w:rFonts w:cs="Arial"/>
        </w:rPr>
        <w:t>9.</w:t>
      </w:r>
    </w:p>
    <w:p w:rsidR="00B869EC" w:rsidRDefault="00B869EC" w14:paraId="65428617" w14:textId="5FBBB4D9">
      <w:pPr>
        <w:rPr>
          <w:rFonts w:cs="Arial"/>
          <w:b/>
          <w:bCs/>
        </w:rPr>
      </w:pPr>
      <w:r>
        <w:rPr>
          <w:rFonts w:cs="Arial"/>
          <w:b/>
          <w:bCs/>
        </w:rPr>
        <w:br w:type="page"/>
      </w:r>
    </w:p>
    <w:p w:rsidR="009257A1" w:rsidP="00554C21" w:rsidRDefault="009257A1" w14:paraId="3F15E404" w14:textId="77777777">
      <w:pPr>
        <w:rPr>
          <w:rFonts w:cs="Arial"/>
          <w:b/>
          <w:bCs/>
        </w:rPr>
      </w:pPr>
    </w:p>
    <w:p w:rsidRPr="00451F33" w:rsidR="00554C21" w:rsidP="00554C21" w:rsidRDefault="00554C21" w14:paraId="5BBD0106" w14:textId="3F66C93A">
      <w:pPr>
        <w:rPr>
          <w:rFonts w:cs="Arial"/>
        </w:rPr>
      </w:pPr>
      <w:r w:rsidRPr="008B64BE">
        <w:rPr>
          <w:rFonts w:cs="Arial"/>
          <w:b/>
          <w:bCs/>
        </w:rPr>
        <w:t xml:space="preserve">Table </w:t>
      </w:r>
      <w:r w:rsidRPr="008B64BE" w:rsidR="008B64BE">
        <w:rPr>
          <w:rFonts w:cs="Arial"/>
          <w:b/>
          <w:bCs/>
        </w:rPr>
        <w:t>9</w:t>
      </w:r>
      <w:r w:rsidRPr="008B64BE">
        <w:rPr>
          <w:rFonts w:cs="Arial"/>
          <w:b/>
          <w:bCs/>
        </w:rPr>
        <w:t>:</w:t>
      </w:r>
      <w:r w:rsidRPr="00451F33">
        <w:rPr>
          <w:rFonts w:cs="Arial"/>
        </w:rPr>
        <w:t xml:space="preserve"> </w:t>
      </w:r>
      <w:r w:rsidRPr="00E8425C">
        <w:rPr>
          <w:rFonts w:cs="Arial"/>
          <w:b/>
          <w:bCs/>
        </w:rPr>
        <w:t>Comparing the impacts of moving to different garden waste collection services</w:t>
      </w:r>
    </w:p>
    <w:tbl>
      <w:tblPr>
        <w:tblW w:w="10544" w:type="dxa"/>
        <w:jc w:val="center"/>
        <w:tblLook w:val="04A0" w:firstRow="1" w:lastRow="0" w:firstColumn="1" w:lastColumn="0" w:noHBand="0" w:noVBand="1"/>
      </w:tblPr>
      <w:tblGrid>
        <w:gridCol w:w="1838"/>
        <w:gridCol w:w="2369"/>
        <w:gridCol w:w="2167"/>
        <w:gridCol w:w="2186"/>
        <w:gridCol w:w="1984"/>
      </w:tblGrid>
      <w:tr w:rsidRPr="008B64BE" w:rsidR="00554C21" w:rsidTr="7C995945" w14:paraId="3A208B3B" w14:textId="77777777">
        <w:trPr>
          <w:trHeight w:val="300"/>
          <w:jc w:val="center"/>
        </w:trPr>
        <w:tc>
          <w:tcPr>
            <w:tcW w:w="1838"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B64BE" w:rsidR="00554C21" w:rsidP="001862D1" w:rsidRDefault="00554C21" w14:paraId="7CDD30B9" w14:textId="77777777">
            <w:pPr>
              <w:rPr>
                <w:rFonts w:cs="Arial"/>
                <w:sz w:val="20"/>
                <w:szCs w:val="20"/>
              </w:rPr>
            </w:pPr>
            <w:r w:rsidRPr="008B64BE">
              <w:rPr>
                <w:rFonts w:cs="Arial"/>
                <w:sz w:val="20"/>
                <w:szCs w:val="20"/>
              </w:rPr>
              <w:t>Stream</w:t>
            </w:r>
          </w:p>
        </w:tc>
        <w:tc>
          <w:tcPr>
            <w:tcW w:w="2369"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4CA3187A" w14:textId="77777777">
            <w:pPr>
              <w:rPr>
                <w:rFonts w:cs="Arial"/>
                <w:sz w:val="20"/>
                <w:szCs w:val="20"/>
              </w:rPr>
            </w:pPr>
            <w:r w:rsidRPr="008B64BE">
              <w:rPr>
                <w:rFonts w:cs="Arial"/>
                <w:sz w:val="20"/>
                <w:szCs w:val="20"/>
              </w:rPr>
              <w:t>From free to charged</w:t>
            </w:r>
          </w:p>
        </w:tc>
        <w:tc>
          <w:tcPr>
            <w:tcW w:w="2167"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27EED01F" w14:textId="77777777">
            <w:pPr>
              <w:rPr>
                <w:rFonts w:cs="Arial"/>
                <w:sz w:val="20"/>
                <w:szCs w:val="20"/>
              </w:rPr>
            </w:pPr>
            <w:r w:rsidRPr="008B64BE">
              <w:rPr>
                <w:rFonts w:cs="Arial"/>
                <w:sz w:val="20"/>
                <w:szCs w:val="20"/>
              </w:rPr>
              <w:t>From charged to free</w:t>
            </w:r>
          </w:p>
        </w:tc>
        <w:tc>
          <w:tcPr>
            <w:tcW w:w="2186"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0FB2F9E6" w14:textId="77777777">
            <w:pPr>
              <w:rPr>
                <w:rFonts w:cs="Arial"/>
                <w:sz w:val="20"/>
                <w:szCs w:val="20"/>
              </w:rPr>
            </w:pPr>
            <w:r w:rsidRPr="008B64BE">
              <w:rPr>
                <w:rFonts w:cs="Arial"/>
                <w:sz w:val="20"/>
                <w:szCs w:val="20"/>
              </w:rPr>
              <w:t>From no service to free</w:t>
            </w:r>
          </w:p>
        </w:tc>
        <w:tc>
          <w:tcPr>
            <w:tcW w:w="1984"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6029AEB7" w14:textId="77777777">
            <w:pPr>
              <w:rPr>
                <w:rFonts w:cs="Arial"/>
                <w:sz w:val="20"/>
                <w:szCs w:val="20"/>
              </w:rPr>
            </w:pPr>
            <w:r w:rsidRPr="008B64BE">
              <w:rPr>
                <w:rFonts w:cs="Arial"/>
                <w:sz w:val="20"/>
                <w:szCs w:val="20"/>
              </w:rPr>
              <w:t>From no service to charged</w:t>
            </w:r>
          </w:p>
        </w:tc>
      </w:tr>
      <w:tr w:rsidRPr="008B64BE" w:rsidR="00554C21" w:rsidTr="7C995945" w14:paraId="59BD2AFD" w14:textId="77777777">
        <w:trPr>
          <w:trHeight w:val="300"/>
          <w:jc w:val="center"/>
        </w:trPr>
        <w:tc>
          <w:tcPr>
            <w:tcW w:w="1838" w:type="dxa"/>
            <w:tcBorders>
              <w:top w:val="nil"/>
              <w:left w:val="single" w:color="auto" w:sz="4" w:space="0"/>
              <w:bottom w:val="single" w:color="auto" w:sz="4" w:space="0"/>
              <w:right w:val="single" w:color="auto" w:sz="4" w:space="0"/>
            </w:tcBorders>
            <w:shd w:val="clear" w:color="auto" w:fill="auto"/>
            <w:vAlign w:val="center"/>
            <w:hideMark/>
          </w:tcPr>
          <w:p w:rsidRPr="008B64BE" w:rsidR="00554C21" w:rsidP="001862D1" w:rsidRDefault="00554C21" w14:paraId="0D8A2DBA" w14:textId="77777777">
            <w:pPr>
              <w:rPr>
                <w:rFonts w:cs="Arial"/>
                <w:sz w:val="20"/>
                <w:szCs w:val="20"/>
              </w:rPr>
            </w:pPr>
            <w:r w:rsidRPr="008B64BE">
              <w:rPr>
                <w:rFonts w:cs="Arial"/>
                <w:sz w:val="20"/>
                <w:szCs w:val="20"/>
              </w:rPr>
              <w:t>Kerbside GW</w:t>
            </w:r>
          </w:p>
        </w:tc>
        <w:tc>
          <w:tcPr>
            <w:tcW w:w="2369"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09090381" w14:textId="77777777">
            <w:pPr>
              <w:rPr>
                <w:rFonts w:cs="Arial"/>
                <w:sz w:val="20"/>
                <w:szCs w:val="20"/>
              </w:rPr>
            </w:pPr>
            <w:r w:rsidRPr="008B64BE">
              <w:rPr>
                <w:rFonts w:cs="Arial"/>
                <w:sz w:val="20"/>
                <w:szCs w:val="20"/>
              </w:rPr>
              <w:t>-40.55</w:t>
            </w:r>
          </w:p>
        </w:tc>
        <w:tc>
          <w:tcPr>
            <w:tcW w:w="2167"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39D8118E" w14:textId="77777777">
            <w:pPr>
              <w:rPr>
                <w:rFonts w:cs="Arial"/>
                <w:sz w:val="20"/>
                <w:szCs w:val="20"/>
              </w:rPr>
            </w:pPr>
            <w:r w:rsidRPr="008B64BE">
              <w:rPr>
                <w:rFonts w:cs="Arial"/>
                <w:sz w:val="20"/>
                <w:szCs w:val="20"/>
              </w:rPr>
              <w:t>40.55</w:t>
            </w:r>
          </w:p>
        </w:tc>
        <w:tc>
          <w:tcPr>
            <w:tcW w:w="2186"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31263613" w14:textId="77777777">
            <w:pPr>
              <w:rPr>
                <w:rFonts w:cs="Arial"/>
                <w:sz w:val="20"/>
                <w:szCs w:val="20"/>
              </w:rPr>
            </w:pPr>
            <w:r w:rsidRPr="008B64BE">
              <w:rPr>
                <w:rFonts w:cs="Arial"/>
                <w:sz w:val="20"/>
                <w:szCs w:val="20"/>
              </w:rPr>
              <w:t>151.53</w:t>
            </w:r>
          </w:p>
        </w:tc>
        <w:tc>
          <w:tcPr>
            <w:tcW w:w="1984"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21F5474D" w14:textId="77777777">
            <w:pPr>
              <w:rPr>
                <w:rFonts w:cs="Arial"/>
                <w:sz w:val="20"/>
                <w:szCs w:val="20"/>
              </w:rPr>
            </w:pPr>
            <w:r w:rsidRPr="008B64BE">
              <w:rPr>
                <w:rFonts w:cs="Arial"/>
                <w:sz w:val="20"/>
                <w:szCs w:val="20"/>
              </w:rPr>
              <w:t>110.98</w:t>
            </w:r>
          </w:p>
        </w:tc>
      </w:tr>
      <w:tr w:rsidRPr="008B64BE" w:rsidR="00554C21" w:rsidTr="7C995945" w14:paraId="2089BC93" w14:textId="77777777">
        <w:trPr>
          <w:trHeight w:val="600"/>
          <w:jc w:val="center"/>
        </w:trPr>
        <w:tc>
          <w:tcPr>
            <w:tcW w:w="1838" w:type="dxa"/>
            <w:tcBorders>
              <w:top w:val="nil"/>
              <w:left w:val="single" w:color="auto" w:sz="4" w:space="0"/>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492719D4" w14:textId="77777777">
            <w:pPr>
              <w:rPr>
                <w:rFonts w:cs="Arial"/>
                <w:sz w:val="20"/>
                <w:szCs w:val="20"/>
              </w:rPr>
            </w:pPr>
            <w:r w:rsidRPr="008B64BE">
              <w:rPr>
                <w:rFonts w:cs="Arial"/>
                <w:sz w:val="20"/>
                <w:szCs w:val="20"/>
              </w:rPr>
              <w:t> Reference</w:t>
            </w:r>
          </w:p>
        </w:tc>
        <w:tc>
          <w:tcPr>
            <w:tcW w:w="4536" w:type="dxa"/>
            <w:gridSpan w:val="2"/>
            <w:tcBorders>
              <w:top w:val="nil"/>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7C16C5C2"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10ADAB53" w14:textId="77777777">
            <w:pPr>
              <w:jc w:val="center"/>
              <w:rPr>
                <w:rFonts w:cs="Arial"/>
                <w:sz w:val="20"/>
                <w:szCs w:val="20"/>
              </w:rPr>
            </w:pPr>
            <w:r w:rsidRPr="008B64BE">
              <w:rPr>
                <w:rFonts w:cs="Arial"/>
                <w:sz w:val="20"/>
                <w:szCs w:val="20"/>
              </w:rPr>
              <w:t>WDF 2018/19 Q10 “Garden only” compared to LARSU LA scheme data 2018/19</w:t>
            </w:r>
          </w:p>
        </w:tc>
        <w:tc>
          <w:tcPr>
            <w:tcW w:w="4170" w:type="dxa"/>
            <w:gridSpan w:val="2"/>
            <w:tcBorders>
              <w:top w:val="nil"/>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71924EC4"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14E49736" w14:textId="77777777">
            <w:pPr>
              <w:jc w:val="center"/>
              <w:rPr>
                <w:rFonts w:cs="Arial"/>
                <w:sz w:val="20"/>
                <w:szCs w:val="20"/>
              </w:rPr>
            </w:pPr>
            <w:r w:rsidRPr="008B64BE">
              <w:rPr>
                <w:rFonts w:cs="Arial"/>
                <w:sz w:val="20"/>
                <w:szCs w:val="20"/>
              </w:rPr>
              <w:t>WDF 2018/19 Q10 Garden only compared to LARSU LA scheme data 2018/19 – avg. collected tonnes for free and charged collections</w:t>
            </w:r>
          </w:p>
        </w:tc>
      </w:tr>
      <w:tr w:rsidRPr="008B64BE" w:rsidR="00554C21" w:rsidTr="7C995945" w14:paraId="5700EEED" w14:textId="77777777">
        <w:trPr>
          <w:trHeight w:val="300"/>
          <w:jc w:val="center"/>
        </w:trPr>
        <w:tc>
          <w:tcPr>
            <w:tcW w:w="1838" w:type="dxa"/>
            <w:tcBorders>
              <w:top w:val="nil"/>
              <w:left w:val="single" w:color="auto" w:sz="4" w:space="0"/>
              <w:bottom w:val="single" w:color="auto" w:sz="4" w:space="0"/>
              <w:right w:val="single" w:color="auto" w:sz="4" w:space="0"/>
            </w:tcBorders>
            <w:shd w:val="clear" w:color="auto" w:fill="auto"/>
            <w:vAlign w:val="center"/>
            <w:hideMark/>
          </w:tcPr>
          <w:p w:rsidRPr="008B64BE" w:rsidR="00554C21" w:rsidP="001862D1" w:rsidRDefault="00554C21" w14:paraId="5F141197" w14:textId="77777777">
            <w:pPr>
              <w:rPr>
                <w:rFonts w:cs="Arial"/>
                <w:sz w:val="20"/>
                <w:szCs w:val="20"/>
              </w:rPr>
            </w:pPr>
            <w:r w:rsidRPr="008B64BE">
              <w:rPr>
                <w:rFonts w:cs="Arial"/>
                <w:sz w:val="20"/>
                <w:szCs w:val="20"/>
              </w:rPr>
              <w:t>Kerbside Residual</w:t>
            </w:r>
          </w:p>
        </w:tc>
        <w:tc>
          <w:tcPr>
            <w:tcW w:w="2369"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1FF3C4EB" w14:textId="77777777">
            <w:pPr>
              <w:rPr>
                <w:rFonts w:cs="Arial"/>
                <w:sz w:val="20"/>
                <w:szCs w:val="20"/>
              </w:rPr>
            </w:pPr>
            <w:r w:rsidRPr="008B64BE">
              <w:rPr>
                <w:rFonts w:cs="Arial"/>
                <w:sz w:val="20"/>
                <w:szCs w:val="20"/>
              </w:rPr>
              <w:t>8.32</w:t>
            </w:r>
          </w:p>
        </w:tc>
        <w:tc>
          <w:tcPr>
            <w:tcW w:w="2167"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65D636E6" w14:textId="77777777">
            <w:pPr>
              <w:rPr>
                <w:rFonts w:cs="Arial"/>
                <w:sz w:val="20"/>
                <w:szCs w:val="20"/>
              </w:rPr>
            </w:pPr>
            <w:r w:rsidRPr="008B64BE">
              <w:rPr>
                <w:rFonts w:cs="Arial"/>
                <w:sz w:val="20"/>
                <w:szCs w:val="20"/>
              </w:rPr>
              <w:t>-8.32</w:t>
            </w:r>
          </w:p>
        </w:tc>
        <w:tc>
          <w:tcPr>
            <w:tcW w:w="2186"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6604F2FD" w14:textId="77777777">
            <w:pPr>
              <w:rPr>
                <w:rFonts w:cs="Arial"/>
                <w:sz w:val="20"/>
                <w:szCs w:val="20"/>
              </w:rPr>
            </w:pPr>
            <w:r w:rsidRPr="008B64BE">
              <w:rPr>
                <w:rFonts w:cs="Arial"/>
                <w:sz w:val="20"/>
                <w:szCs w:val="20"/>
              </w:rPr>
              <w:t>-151.53</w:t>
            </w:r>
          </w:p>
        </w:tc>
        <w:tc>
          <w:tcPr>
            <w:tcW w:w="1984" w:type="dxa"/>
            <w:tcBorders>
              <w:top w:val="nil"/>
              <w:left w:val="nil"/>
              <w:bottom w:val="single" w:color="auto" w:sz="4" w:space="0"/>
              <w:right w:val="single" w:color="auto" w:sz="4" w:space="0"/>
            </w:tcBorders>
            <w:shd w:val="clear" w:color="auto" w:fill="auto"/>
            <w:vAlign w:val="center"/>
            <w:hideMark/>
          </w:tcPr>
          <w:p w:rsidRPr="008B64BE" w:rsidR="00554C21" w:rsidP="001862D1" w:rsidRDefault="00554C21" w14:paraId="66EAC127" w14:textId="77777777">
            <w:pPr>
              <w:rPr>
                <w:rFonts w:cs="Arial"/>
                <w:sz w:val="20"/>
                <w:szCs w:val="20"/>
              </w:rPr>
            </w:pPr>
            <w:r w:rsidRPr="008B64BE">
              <w:rPr>
                <w:rFonts w:cs="Arial"/>
                <w:sz w:val="20"/>
                <w:szCs w:val="20"/>
              </w:rPr>
              <w:t>-110.98</w:t>
            </w:r>
          </w:p>
        </w:tc>
      </w:tr>
      <w:tr w:rsidRPr="008B64BE" w:rsidR="00554C21" w:rsidTr="7C995945" w14:paraId="47AAA13D" w14:textId="77777777">
        <w:trPr>
          <w:trHeight w:val="600"/>
          <w:jc w:val="center"/>
        </w:trPr>
        <w:tc>
          <w:tcPr>
            <w:tcW w:w="1838" w:type="dxa"/>
            <w:tcBorders>
              <w:top w:val="nil"/>
              <w:left w:val="single" w:color="auto" w:sz="4" w:space="0"/>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59DADA4E" w14:textId="77777777">
            <w:pPr>
              <w:rPr>
                <w:rFonts w:cs="Arial"/>
                <w:sz w:val="20"/>
                <w:szCs w:val="20"/>
              </w:rPr>
            </w:pPr>
            <w:r w:rsidRPr="008B64BE">
              <w:rPr>
                <w:rFonts w:cs="Arial"/>
                <w:sz w:val="20"/>
                <w:szCs w:val="20"/>
              </w:rPr>
              <w:t> Reference</w:t>
            </w:r>
          </w:p>
        </w:tc>
        <w:tc>
          <w:tcPr>
            <w:tcW w:w="4536"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3BF5C4DE"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5E8E4D04" w14:textId="77777777">
            <w:pPr>
              <w:jc w:val="center"/>
              <w:rPr>
                <w:rFonts w:cs="Arial"/>
                <w:sz w:val="20"/>
                <w:szCs w:val="20"/>
              </w:rPr>
            </w:pPr>
            <w:r w:rsidRPr="008B64BE">
              <w:rPr>
                <w:rFonts w:cs="Arial"/>
                <w:sz w:val="20"/>
                <w:szCs w:val="20"/>
              </w:rPr>
              <w:t>WDF 2018/19 Q23 "Collected household waste: Regular Collection" - Analysed with residual waste composition data related to the https://wrap.org.uk/resources/report/quantifying-composition-municipal-waste report and comparing to the LARSU LA scheme data 2018/19.</w:t>
            </w:r>
          </w:p>
        </w:tc>
        <w:tc>
          <w:tcPr>
            <w:tcW w:w="4170"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142D8087"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30A86800" w14:textId="77777777">
            <w:pPr>
              <w:jc w:val="center"/>
              <w:rPr>
                <w:rFonts w:cs="Arial"/>
                <w:sz w:val="20"/>
                <w:szCs w:val="20"/>
              </w:rPr>
            </w:pPr>
            <w:r w:rsidRPr="008B64BE">
              <w:rPr>
                <w:rFonts w:cs="Arial"/>
                <w:sz w:val="20"/>
                <w:szCs w:val="20"/>
              </w:rPr>
              <w:t>Assumed direct diversion from residual due to lack of data. There are a minimal number of LA's offering no GW collection at all from which to obtain data.</w:t>
            </w:r>
          </w:p>
        </w:tc>
      </w:tr>
      <w:tr w:rsidRPr="008B64BE" w:rsidR="00554C21" w:rsidTr="7C995945" w14:paraId="6254D535" w14:textId="77777777">
        <w:trPr>
          <w:trHeight w:val="300"/>
          <w:jc w:val="center"/>
        </w:trPr>
        <w:tc>
          <w:tcPr>
            <w:tcW w:w="1838" w:type="dxa"/>
            <w:tcBorders>
              <w:top w:val="nil"/>
              <w:left w:val="single" w:color="auto" w:sz="4" w:space="0"/>
              <w:bottom w:val="single" w:color="auto" w:sz="4" w:space="0"/>
              <w:right w:val="single" w:color="auto" w:sz="4" w:space="0"/>
            </w:tcBorders>
            <w:shd w:val="clear" w:color="auto" w:fill="auto"/>
            <w:vAlign w:val="center"/>
            <w:hideMark/>
          </w:tcPr>
          <w:p w:rsidRPr="008B64BE" w:rsidR="00554C21" w:rsidP="001862D1" w:rsidRDefault="00554C21" w14:paraId="77F887CF" w14:textId="77777777">
            <w:pPr>
              <w:rPr>
                <w:rFonts w:cs="Arial"/>
                <w:sz w:val="20"/>
                <w:szCs w:val="20"/>
              </w:rPr>
            </w:pPr>
            <w:r w:rsidRPr="008B64BE">
              <w:rPr>
                <w:rFonts w:cs="Arial"/>
                <w:sz w:val="20"/>
                <w:szCs w:val="20"/>
              </w:rPr>
              <w:t>HWRC GW</w:t>
            </w:r>
          </w:p>
        </w:tc>
        <w:tc>
          <w:tcPr>
            <w:tcW w:w="2369" w:type="dxa"/>
            <w:tcBorders>
              <w:top w:val="single" w:color="auto" w:sz="4" w:space="0"/>
              <w:left w:val="nil"/>
              <w:bottom w:val="single" w:color="auto" w:sz="4" w:space="0"/>
              <w:right w:val="single" w:color="auto" w:sz="4" w:space="0"/>
            </w:tcBorders>
            <w:shd w:val="clear" w:color="auto" w:fill="auto"/>
            <w:noWrap/>
            <w:vAlign w:val="bottom"/>
            <w:hideMark/>
          </w:tcPr>
          <w:p w:rsidRPr="008B64BE" w:rsidR="00554C21" w:rsidP="001862D1" w:rsidRDefault="00554C21" w14:paraId="147F0A8F" w14:textId="77777777">
            <w:pPr>
              <w:rPr>
                <w:rFonts w:cs="Arial"/>
                <w:sz w:val="20"/>
                <w:szCs w:val="20"/>
              </w:rPr>
            </w:pPr>
            <w:r w:rsidRPr="008B64BE">
              <w:rPr>
                <w:rFonts w:cs="Arial"/>
                <w:sz w:val="20"/>
                <w:szCs w:val="20"/>
              </w:rPr>
              <w:t xml:space="preserve">13.23 </w:t>
            </w:r>
          </w:p>
        </w:tc>
        <w:tc>
          <w:tcPr>
            <w:tcW w:w="2167"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B64BE" w:rsidR="00554C21" w:rsidP="001862D1" w:rsidRDefault="00554C21" w14:paraId="68C4DB40" w14:textId="77777777">
            <w:pPr>
              <w:rPr>
                <w:rFonts w:cs="Arial"/>
                <w:sz w:val="20"/>
                <w:szCs w:val="20"/>
              </w:rPr>
            </w:pPr>
            <w:r w:rsidRPr="008B64BE">
              <w:rPr>
                <w:rFonts w:cs="Arial"/>
                <w:sz w:val="20"/>
                <w:szCs w:val="20"/>
              </w:rPr>
              <w:t>-13.23</w:t>
            </w:r>
          </w:p>
        </w:tc>
        <w:tc>
          <w:tcPr>
            <w:tcW w:w="2186"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B64BE" w:rsidR="00554C21" w:rsidP="001862D1" w:rsidRDefault="00554C21" w14:paraId="631C1524" w14:textId="77777777">
            <w:pPr>
              <w:rPr>
                <w:rFonts w:cs="Arial"/>
                <w:sz w:val="20"/>
                <w:szCs w:val="20"/>
              </w:rPr>
            </w:pPr>
            <w:r w:rsidRPr="008B64BE">
              <w:rPr>
                <w:rFonts w:cs="Arial"/>
                <w:sz w:val="20"/>
                <w:szCs w:val="20"/>
              </w:rPr>
              <w:t>-</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B64BE" w:rsidR="00554C21" w:rsidP="001862D1" w:rsidRDefault="00554C21" w14:paraId="4763FFB0" w14:textId="77777777">
            <w:pPr>
              <w:rPr>
                <w:rFonts w:cs="Arial"/>
                <w:sz w:val="20"/>
                <w:szCs w:val="20"/>
              </w:rPr>
            </w:pPr>
            <w:r w:rsidRPr="008B64BE">
              <w:rPr>
                <w:rFonts w:cs="Arial"/>
                <w:sz w:val="20"/>
                <w:szCs w:val="20"/>
              </w:rPr>
              <w:t>-</w:t>
            </w:r>
          </w:p>
        </w:tc>
      </w:tr>
      <w:tr w:rsidRPr="008B64BE" w:rsidR="00554C21" w:rsidTr="7C995945" w14:paraId="3DF817AF" w14:textId="77777777">
        <w:trPr>
          <w:trHeight w:val="600"/>
          <w:jc w:val="center"/>
        </w:trPr>
        <w:tc>
          <w:tcPr>
            <w:tcW w:w="1838" w:type="dxa"/>
            <w:tcBorders>
              <w:top w:val="nil"/>
              <w:left w:val="single" w:color="auto" w:sz="4" w:space="0"/>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6B843D06" w14:textId="77777777">
            <w:pPr>
              <w:rPr>
                <w:rFonts w:cs="Arial"/>
                <w:sz w:val="20"/>
                <w:szCs w:val="20"/>
              </w:rPr>
            </w:pPr>
            <w:r w:rsidRPr="008B64BE">
              <w:rPr>
                <w:rFonts w:cs="Arial"/>
                <w:sz w:val="20"/>
                <w:szCs w:val="20"/>
              </w:rPr>
              <w:t> Reference</w:t>
            </w:r>
          </w:p>
        </w:tc>
        <w:tc>
          <w:tcPr>
            <w:tcW w:w="4536"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4B26092A"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0D3A5F03" w14:textId="77777777">
            <w:pPr>
              <w:jc w:val="center"/>
              <w:rPr>
                <w:rFonts w:cs="Arial"/>
                <w:sz w:val="20"/>
                <w:szCs w:val="20"/>
              </w:rPr>
            </w:pPr>
            <w:r w:rsidRPr="008B64BE">
              <w:rPr>
                <w:rFonts w:cs="Arial"/>
                <w:sz w:val="20"/>
                <w:szCs w:val="20"/>
              </w:rPr>
              <w:t>WDF Q14/16 data of "green garden waste only" reported in 2018/19 under collection and unitary authorities</w:t>
            </w:r>
          </w:p>
        </w:tc>
        <w:tc>
          <w:tcPr>
            <w:tcW w:w="4170"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2103847F" w14:paraId="135BA5E6" w14:textId="1FE2C4CB">
            <w:pPr>
              <w:jc w:val="center"/>
              <w:rPr>
                <w:rFonts w:cs="Arial"/>
                <w:sz w:val="20"/>
                <w:szCs w:val="20"/>
              </w:rPr>
            </w:pPr>
            <w:r w:rsidRPr="008B64BE">
              <w:rPr>
                <w:rFonts w:cs="Arial"/>
                <w:sz w:val="20"/>
                <w:szCs w:val="20"/>
              </w:rPr>
              <w:t xml:space="preserve">Assumed no change due </w:t>
            </w:r>
            <w:r w:rsidR="5D0822B7">
              <w:rPr>
                <w:rFonts w:cs="Arial"/>
                <w:sz w:val="20"/>
                <w:szCs w:val="20"/>
              </w:rPr>
              <w:t xml:space="preserve">a small number of </w:t>
            </w:r>
            <w:r w:rsidR="00D97548">
              <w:rPr>
                <w:rFonts w:cs="Arial"/>
                <w:sz w:val="20"/>
                <w:szCs w:val="20"/>
              </w:rPr>
              <w:t>local auth</w:t>
            </w:r>
            <w:r w:rsidR="5D0822B7">
              <w:rPr>
                <w:rFonts w:cs="Arial"/>
                <w:sz w:val="20"/>
                <w:szCs w:val="20"/>
              </w:rPr>
              <w:t>orities affected</w:t>
            </w:r>
            <w:r w:rsidRPr="7C995945" w:rsidR="008204AD">
              <w:rPr>
                <w:rStyle w:val="FootnoteReference"/>
              </w:rPr>
              <w:footnoteReference w:id="207"/>
            </w:r>
            <w:r w:rsidR="5D0822B7">
              <w:rPr>
                <w:rFonts w:cs="Arial"/>
                <w:sz w:val="20"/>
                <w:szCs w:val="20"/>
              </w:rPr>
              <w:t xml:space="preserve"> and </w:t>
            </w:r>
            <w:r w:rsidRPr="008B64BE">
              <w:rPr>
                <w:rFonts w:cs="Arial"/>
                <w:sz w:val="20"/>
                <w:szCs w:val="20"/>
              </w:rPr>
              <w:t>lack of data.</w:t>
            </w:r>
          </w:p>
        </w:tc>
      </w:tr>
      <w:tr w:rsidRPr="008B64BE" w:rsidR="00554C21" w:rsidTr="7C995945" w14:paraId="60950C45" w14:textId="77777777">
        <w:trPr>
          <w:trHeight w:val="300"/>
          <w:jc w:val="center"/>
        </w:trPr>
        <w:tc>
          <w:tcPr>
            <w:tcW w:w="1838" w:type="dxa"/>
            <w:tcBorders>
              <w:top w:val="nil"/>
              <w:left w:val="single" w:color="auto" w:sz="4" w:space="0"/>
              <w:bottom w:val="single" w:color="auto" w:sz="4" w:space="0"/>
              <w:right w:val="single" w:color="auto" w:sz="4" w:space="0"/>
            </w:tcBorders>
            <w:shd w:val="clear" w:color="auto" w:fill="auto"/>
            <w:vAlign w:val="center"/>
            <w:hideMark/>
          </w:tcPr>
          <w:p w:rsidRPr="008B64BE" w:rsidR="00554C21" w:rsidP="001862D1" w:rsidRDefault="00554C21" w14:paraId="71B17814" w14:textId="77777777">
            <w:pPr>
              <w:rPr>
                <w:rFonts w:cs="Arial"/>
                <w:sz w:val="20"/>
                <w:szCs w:val="20"/>
              </w:rPr>
            </w:pPr>
            <w:r w:rsidRPr="008B64BE">
              <w:rPr>
                <w:rFonts w:cs="Arial"/>
                <w:sz w:val="20"/>
                <w:szCs w:val="20"/>
              </w:rPr>
              <w:t>HWRC Residual</w:t>
            </w:r>
          </w:p>
        </w:tc>
        <w:tc>
          <w:tcPr>
            <w:tcW w:w="2369" w:type="dxa"/>
            <w:tcBorders>
              <w:top w:val="single" w:color="auto" w:sz="4" w:space="0"/>
              <w:left w:val="nil"/>
              <w:bottom w:val="single" w:color="auto" w:sz="4" w:space="0"/>
              <w:right w:val="single" w:color="auto" w:sz="4" w:space="0"/>
            </w:tcBorders>
            <w:shd w:val="clear" w:color="auto" w:fill="auto"/>
            <w:noWrap/>
            <w:vAlign w:val="bottom"/>
            <w:hideMark/>
          </w:tcPr>
          <w:p w:rsidRPr="008B64BE" w:rsidR="00554C21" w:rsidP="001862D1" w:rsidRDefault="00554C21" w14:paraId="4058797F" w14:textId="77777777">
            <w:pPr>
              <w:rPr>
                <w:rFonts w:cs="Arial"/>
                <w:sz w:val="20"/>
                <w:szCs w:val="20"/>
              </w:rPr>
            </w:pPr>
            <w:r w:rsidRPr="008B64BE">
              <w:rPr>
                <w:rFonts w:cs="Arial"/>
                <w:sz w:val="20"/>
                <w:szCs w:val="20"/>
              </w:rPr>
              <w:t>18.02</w:t>
            </w:r>
          </w:p>
        </w:tc>
        <w:tc>
          <w:tcPr>
            <w:tcW w:w="2167"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B64BE" w:rsidR="00554C21" w:rsidP="001862D1" w:rsidRDefault="00554C21" w14:paraId="1D39DC13" w14:textId="77777777">
            <w:pPr>
              <w:rPr>
                <w:rFonts w:cs="Arial"/>
                <w:sz w:val="20"/>
                <w:szCs w:val="20"/>
              </w:rPr>
            </w:pPr>
            <w:r w:rsidRPr="008B64BE">
              <w:rPr>
                <w:rFonts w:cs="Arial"/>
                <w:sz w:val="20"/>
                <w:szCs w:val="20"/>
              </w:rPr>
              <w:t>-18.02</w:t>
            </w:r>
          </w:p>
        </w:tc>
        <w:tc>
          <w:tcPr>
            <w:tcW w:w="2186"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B64BE" w:rsidR="00554C21" w:rsidP="001862D1" w:rsidRDefault="00554C21" w14:paraId="4FBC7DB3" w14:textId="77777777">
            <w:pPr>
              <w:rPr>
                <w:rFonts w:cs="Arial"/>
                <w:sz w:val="20"/>
                <w:szCs w:val="20"/>
              </w:rPr>
            </w:pPr>
            <w:r w:rsidRPr="008B64BE">
              <w:rPr>
                <w:rFonts w:cs="Arial"/>
                <w:sz w:val="20"/>
                <w:szCs w:val="20"/>
              </w:rPr>
              <w:t>-</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B64BE" w:rsidR="00554C21" w:rsidP="001862D1" w:rsidRDefault="00554C21" w14:paraId="0D2F09BB" w14:textId="77777777">
            <w:pPr>
              <w:rPr>
                <w:rFonts w:cs="Arial"/>
                <w:sz w:val="20"/>
                <w:szCs w:val="20"/>
              </w:rPr>
            </w:pPr>
            <w:r w:rsidRPr="008B64BE">
              <w:rPr>
                <w:rFonts w:cs="Arial"/>
                <w:sz w:val="20"/>
                <w:szCs w:val="20"/>
              </w:rPr>
              <w:t>-</w:t>
            </w:r>
          </w:p>
        </w:tc>
      </w:tr>
      <w:tr w:rsidRPr="008B64BE" w:rsidR="00554C21" w:rsidTr="7C995945" w14:paraId="1864F1E8" w14:textId="77777777">
        <w:trPr>
          <w:trHeight w:val="600"/>
          <w:jc w:val="center"/>
        </w:trPr>
        <w:tc>
          <w:tcPr>
            <w:tcW w:w="1838" w:type="dxa"/>
            <w:tcBorders>
              <w:top w:val="nil"/>
              <w:left w:val="single" w:color="auto" w:sz="4" w:space="0"/>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51049BE4" w14:textId="77777777">
            <w:pPr>
              <w:rPr>
                <w:rFonts w:cs="Arial"/>
                <w:sz w:val="20"/>
                <w:szCs w:val="20"/>
              </w:rPr>
            </w:pPr>
            <w:r w:rsidRPr="008B64BE">
              <w:rPr>
                <w:rFonts w:cs="Arial"/>
                <w:sz w:val="20"/>
                <w:szCs w:val="20"/>
              </w:rPr>
              <w:t> Reference</w:t>
            </w:r>
          </w:p>
        </w:tc>
        <w:tc>
          <w:tcPr>
            <w:tcW w:w="4536"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38DD5817"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1E89312A" w14:textId="7C6D6804">
            <w:pPr>
              <w:jc w:val="center"/>
              <w:rPr>
                <w:rFonts w:cs="Arial"/>
                <w:sz w:val="20"/>
                <w:szCs w:val="20"/>
              </w:rPr>
            </w:pPr>
            <w:r w:rsidRPr="008B64BE">
              <w:rPr>
                <w:rFonts w:cs="Arial"/>
                <w:sz w:val="20"/>
                <w:szCs w:val="20"/>
              </w:rPr>
              <w:t>Q23 "Civic amenity sites: household" 2018/19 UAs</w:t>
            </w:r>
            <w:r w:rsidR="005E5536">
              <w:rPr>
                <w:rFonts w:cs="Arial"/>
                <w:sz w:val="20"/>
                <w:szCs w:val="20"/>
              </w:rPr>
              <w:t xml:space="preserve"> </w:t>
            </w:r>
            <w:r w:rsidRPr="008B64BE">
              <w:rPr>
                <w:rFonts w:cs="Arial"/>
                <w:sz w:val="20"/>
                <w:szCs w:val="20"/>
              </w:rPr>
              <w:t>&amp;</w:t>
            </w:r>
            <w:r w:rsidR="005E5536">
              <w:rPr>
                <w:rFonts w:cs="Arial"/>
                <w:sz w:val="20"/>
                <w:szCs w:val="20"/>
              </w:rPr>
              <w:t xml:space="preserve"> </w:t>
            </w:r>
            <w:r w:rsidRPr="008B64BE">
              <w:rPr>
                <w:rFonts w:cs="Arial"/>
                <w:sz w:val="20"/>
                <w:szCs w:val="20"/>
              </w:rPr>
              <w:t>WDAs</w:t>
            </w:r>
          </w:p>
        </w:tc>
        <w:tc>
          <w:tcPr>
            <w:tcW w:w="4170"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8B64BE" w:rsidR="00554C21" w:rsidP="001862D1" w:rsidRDefault="00554C21" w14:paraId="102FE4B0" w14:textId="59A4511F">
            <w:pPr>
              <w:jc w:val="center"/>
              <w:rPr>
                <w:rFonts w:cs="Arial"/>
                <w:sz w:val="20"/>
                <w:szCs w:val="20"/>
              </w:rPr>
            </w:pPr>
            <w:r w:rsidRPr="008B64BE">
              <w:rPr>
                <w:rFonts w:cs="Arial"/>
                <w:sz w:val="20"/>
                <w:szCs w:val="20"/>
              </w:rPr>
              <w:t xml:space="preserve">Assumed no change due to </w:t>
            </w:r>
            <w:r w:rsidR="008204AD">
              <w:rPr>
                <w:rFonts w:cs="Arial"/>
                <w:sz w:val="20"/>
                <w:szCs w:val="20"/>
              </w:rPr>
              <w:t xml:space="preserve">a small number of </w:t>
            </w:r>
            <w:r w:rsidR="00D97548">
              <w:rPr>
                <w:rFonts w:cs="Arial"/>
                <w:sz w:val="20"/>
                <w:szCs w:val="20"/>
              </w:rPr>
              <w:t>local auth</w:t>
            </w:r>
            <w:r w:rsidR="008204AD">
              <w:rPr>
                <w:rFonts w:cs="Arial"/>
                <w:sz w:val="20"/>
                <w:szCs w:val="20"/>
              </w:rPr>
              <w:t xml:space="preserve">orities affected and </w:t>
            </w:r>
            <w:r w:rsidRPr="008B64BE">
              <w:rPr>
                <w:rFonts w:cs="Arial"/>
                <w:sz w:val="20"/>
                <w:szCs w:val="20"/>
              </w:rPr>
              <w:t>lack of data.</w:t>
            </w:r>
          </w:p>
        </w:tc>
      </w:tr>
      <w:tr w:rsidRPr="008B64BE" w:rsidR="00554C21" w:rsidTr="7C995945" w14:paraId="0E6B276D" w14:textId="77777777">
        <w:trPr>
          <w:trHeight w:val="300"/>
          <w:jc w:val="center"/>
        </w:trPr>
        <w:tc>
          <w:tcPr>
            <w:tcW w:w="1838" w:type="dxa"/>
            <w:tcBorders>
              <w:top w:val="nil"/>
              <w:left w:val="single" w:color="auto" w:sz="4" w:space="0"/>
              <w:bottom w:val="single" w:color="auto" w:sz="4" w:space="0"/>
              <w:right w:val="single" w:color="auto" w:sz="4" w:space="0"/>
            </w:tcBorders>
            <w:shd w:val="clear" w:color="auto" w:fill="auto"/>
            <w:vAlign w:val="center"/>
            <w:hideMark/>
          </w:tcPr>
          <w:p w:rsidRPr="008B64BE" w:rsidR="00554C21" w:rsidP="001862D1" w:rsidRDefault="00554C21" w14:paraId="73A10D12" w14:textId="77777777">
            <w:pPr>
              <w:rPr>
                <w:rFonts w:cs="Arial"/>
                <w:sz w:val="20"/>
                <w:szCs w:val="20"/>
              </w:rPr>
            </w:pPr>
            <w:r w:rsidRPr="008B64BE">
              <w:rPr>
                <w:rFonts w:cs="Arial"/>
                <w:sz w:val="20"/>
                <w:szCs w:val="20"/>
              </w:rPr>
              <w:t>Overall arisings</w:t>
            </w:r>
          </w:p>
        </w:tc>
        <w:tc>
          <w:tcPr>
            <w:tcW w:w="2369"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047F69CC" w14:textId="77777777">
            <w:pPr>
              <w:rPr>
                <w:rFonts w:cs="Arial"/>
                <w:sz w:val="20"/>
                <w:szCs w:val="20"/>
              </w:rPr>
            </w:pPr>
            <w:r w:rsidRPr="008B64BE">
              <w:rPr>
                <w:rFonts w:cs="Arial"/>
                <w:sz w:val="20"/>
                <w:szCs w:val="20"/>
              </w:rPr>
              <w:t>-0.99</w:t>
            </w:r>
          </w:p>
        </w:tc>
        <w:tc>
          <w:tcPr>
            <w:tcW w:w="2167"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270A6D22" w14:textId="77777777">
            <w:pPr>
              <w:rPr>
                <w:rFonts w:cs="Arial"/>
                <w:sz w:val="20"/>
                <w:szCs w:val="20"/>
              </w:rPr>
            </w:pPr>
            <w:r w:rsidRPr="008B64BE">
              <w:rPr>
                <w:rFonts w:cs="Arial"/>
                <w:sz w:val="20"/>
                <w:szCs w:val="20"/>
              </w:rPr>
              <w:t>-0.99</w:t>
            </w:r>
          </w:p>
        </w:tc>
        <w:tc>
          <w:tcPr>
            <w:tcW w:w="2186"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560989C4" w14:textId="77777777">
            <w:pPr>
              <w:rPr>
                <w:rFonts w:cs="Arial"/>
                <w:sz w:val="20"/>
                <w:szCs w:val="20"/>
              </w:rPr>
            </w:pPr>
            <w:r w:rsidRPr="008B64BE">
              <w:rPr>
                <w:rFonts w:cs="Arial"/>
                <w:sz w:val="20"/>
                <w:szCs w:val="20"/>
              </w:rPr>
              <w:t>-</w:t>
            </w:r>
          </w:p>
        </w:tc>
        <w:tc>
          <w:tcPr>
            <w:tcW w:w="1984" w:type="dxa"/>
            <w:tcBorders>
              <w:top w:val="single" w:color="auto" w:sz="4" w:space="0"/>
              <w:left w:val="nil"/>
              <w:bottom w:val="single" w:color="auto" w:sz="4" w:space="0"/>
              <w:right w:val="single" w:color="auto" w:sz="4" w:space="0"/>
            </w:tcBorders>
            <w:shd w:val="clear" w:color="auto" w:fill="auto"/>
            <w:vAlign w:val="center"/>
            <w:hideMark/>
          </w:tcPr>
          <w:p w:rsidRPr="008B64BE" w:rsidR="00554C21" w:rsidP="001862D1" w:rsidRDefault="00554C21" w14:paraId="46F70AEE" w14:textId="77777777">
            <w:pPr>
              <w:rPr>
                <w:rFonts w:cs="Arial"/>
                <w:sz w:val="20"/>
                <w:szCs w:val="20"/>
              </w:rPr>
            </w:pPr>
            <w:r w:rsidRPr="008B64BE">
              <w:rPr>
                <w:rFonts w:cs="Arial"/>
                <w:sz w:val="20"/>
                <w:szCs w:val="20"/>
              </w:rPr>
              <w:t>-</w:t>
            </w:r>
          </w:p>
        </w:tc>
      </w:tr>
      <w:tr w:rsidRPr="008B64BE" w:rsidR="00554C21" w:rsidTr="7C995945" w14:paraId="0DC42D19" w14:textId="77777777">
        <w:trPr>
          <w:trHeight w:val="300"/>
          <w:jc w:val="center"/>
        </w:trPr>
        <w:tc>
          <w:tcPr>
            <w:tcW w:w="1838" w:type="dxa"/>
            <w:tcBorders>
              <w:top w:val="nil"/>
              <w:left w:val="single" w:color="auto" w:sz="4" w:space="0"/>
              <w:bottom w:val="single" w:color="auto" w:sz="4" w:space="0"/>
              <w:right w:val="single" w:color="auto" w:sz="4" w:space="0"/>
            </w:tcBorders>
            <w:shd w:val="clear" w:color="auto" w:fill="D9D9D9" w:themeFill="background1" w:themeFillShade="D9"/>
            <w:noWrap/>
            <w:vAlign w:val="bottom"/>
            <w:hideMark/>
          </w:tcPr>
          <w:p w:rsidRPr="008B64BE" w:rsidR="00554C21" w:rsidP="001862D1" w:rsidRDefault="00554C21" w14:paraId="3FD447B4" w14:textId="77777777">
            <w:pPr>
              <w:rPr>
                <w:rFonts w:cs="Arial"/>
                <w:sz w:val="20"/>
                <w:szCs w:val="20"/>
              </w:rPr>
            </w:pPr>
            <w:r w:rsidRPr="008B64BE">
              <w:rPr>
                <w:rFonts w:cs="Arial"/>
                <w:sz w:val="20"/>
                <w:szCs w:val="20"/>
              </w:rPr>
              <w:t>  Reference</w:t>
            </w:r>
          </w:p>
        </w:tc>
        <w:tc>
          <w:tcPr>
            <w:tcW w:w="8706" w:type="dxa"/>
            <w:gridSpan w:val="4"/>
            <w:tcBorders>
              <w:top w:val="nil"/>
              <w:left w:val="nil"/>
              <w:bottom w:val="single" w:color="auto" w:sz="4" w:space="0"/>
              <w:right w:val="single" w:color="auto" w:sz="4" w:space="0"/>
            </w:tcBorders>
            <w:shd w:val="clear" w:color="auto" w:fill="D9D9D9" w:themeFill="background1" w:themeFillShade="D9"/>
            <w:noWrap/>
            <w:vAlign w:val="bottom"/>
            <w:hideMark/>
          </w:tcPr>
          <w:p w:rsidRPr="008B64BE" w:rsidR="00554C21" w:rsidP="001862D1" w:rsidRDefault="00554C21" w14:paraId="4DCFACB1" w14:textId="77777777">
            <w:pPr>
              <w:jc w:val="center"/>
              <w:rPr>
                <w:rFonts w:cs="Arial"/>
                <w:sz w:val="20"/>
                <w:szCs w:val="20"/>
              </w:rPr>
            </w:pPr>
            <w:r w:rsidRPr="008B64BE">
              <w:rPr>
                <w:rFonts w:cs="Arial"/>
                <w:sz w:val="20"/>
                <w:szCs w:val="20"/>
              </w:rPr>
              <w:t>kg/</w:t>
            </w:r>
            <w:proofErr w:type="spellStart"/>
            <w:r w:rsidRPr="008B64BE">
              <w:rPr>
                <w:rFonts w:cs="Arial"/>
                <w:sz w:val="20"/>
                <w:szCs w:val="20"/>
              </w:rPr>
              <w:t>hh</w:t>
            </w:r>
            <w:proofErr w:type="spellEnd"/>
            <w:r w:rsidRPr="008B64BE">
              <w:rPr>
                <w:rFonts w:cs="Arial"/>
                <w:sz w:val="20"/>
                <w:szCs w:val="20"/>
              </w:rPr>
              <w:t>/yr</w:t>
            </w:r>
          </w:p>
          <w:p w:rsidRPr="008B64BE" w:rsidR="00554C21" w:rsidP="001862D1" w:rsidRDefault="00554C21" w14:paraId="3320D626" w14:textId="77777777">
            <w:pPr>
              <w:jc w:val="center"/>
              <w:rPr>
                <w:rFonts w:cs="Arial"/>
                <w:sz w:val="20"/>
                <w:szCs w:val="20"/>
              </w:rPr>
            </w:pPr>
            <w:r w:rsidRPr="008B64BE">
              <w:rPr>
                <w:rFonts w:cs="Arial"/>
                <w:sz w:val="20"/>
                <w:szCs w:val="20"/>
              </w:rPr>
              <w:t>A product of the above assumptions</w:t>
            </w:r>
          </w:p>
        </w:tc>
      </w:tr>
    </w:tbl>
    <w:p w:rsidRPr="0022640B" w:rsidR="00554C21" w:rsidP="00554C21" w:rsidRDefault="00554C21" w14:paraId="3A02E1E3" w14:textId="77777777">
      <w:pPr>
        <w:rPr>
          <w:rFonts w:cs="Arial"/>
          <w:sz w:val="22"/>
          <w:szCs w:val="22"/>
        </w:rPr>
      </w:pPr>
      <w:r w:rsidRPr="0022640B">
        <w:rPr>
          <w:rFonts w:cs="Arial"/>
          <w:sz w:val="22"/>
          <w:szCs w:val="22"/>
        </w:rPr>
        <w:t>Source: WRAP</w:t>
      </w:r>
    </w:p>
    <w:p w:rsidR="00554C21" w:rsidP="00554C21" w:rsidRDefault="00554C21" w14:paraId="1BA09816" w14:textId="77777777">
      <w:pPr>
        <w:jc w:val="both"/>
        <w:rPr>
          <w:rFonts w:cs="Arial"/>
        </w:rPr>
      </w:pPr>
    </w:p>
    <w:p w:rsidRPr="00451F33" w:rsidR="00554C21" w:rsidP="00554C21" w:rsidRDefault="2103847F" w14:paraId="7AF73691" w14:textId="062C8DB6">
      <w:pPr>
        <w:jc w:val="both"/>
        <w:rPr>
          <w:rFonts w:cs="Arial"/>
        </w:rPr>
      </w:pPr>
      <w:r w:rsidRPr="00451F33">
        <w:rPr>
          <w:rFonts w:cs="Arial"/>
        </w:rPr>
        <w:t xml:space="preserve">The analysis on </w:t>
      </w:r>
      <w:r w:rsidR="00D97548">
        <w:rPr>
          <w:rFonts w:cs="Arial"/>
        </w:rPr>
        <w:t>local auth</w:t>
      </w:r>
      <w:r w:rsidRPr="00451F33">
        <w:rPr>
          <w:rFonts w:cs="Arial"/>
        </w:rPr>
        <w:t xml:space="preserve">ority income from garden waste subscriptions considers what each </w:t>
      </w:r>
      <w:r w:rsidR="00D97548">
        <w:rPr>
          <w:rFonts w:cs="Arial"/>
        </w:rPr>
        <w:t>local auth</w:t>
      </w:r>
      <w:r w:rsidRPr="00451F33">
        <w:rPr>
          <w:rFonts w:cs="Arial"/>
        </w:rPr>
        <w:t xml:space="preserve">ority currently charges households for the service. WRAP uses surveys to understand the actual local charge which has been included in the baseline modelling. </w:t>
      </w:r>
      <w:r w:rsidR="003225E2">
        <w:rPr>
          <w:rFonts w:cs="Arial"/>
        </w:rPr>
        <w:t xml:space="preserve">Some </w:t>
      </w:r>
      <w:r w:rsidR="00692F36">
        <w:rPr>
          <w:rFonts w:cs="Arial"/>
        </w:rPr>
        <w:t>l</w:t>
      </w:r>
      <w:r w:rsidR="00D97548">
        <w:rPr>
          <w:rFonts w:cs="Arial"/>
        </w:rPr>
        <w:t>ocal auth</w:t>
      </w:r>
      <w:r w:rsidRPr="00451F33">
        <w:rPr>
          <w:rFonts w:cs="Arial"/>
        </w:rPr>
        <w:t xml:space="preserve">orities currently charge over </w:t>
      </w:r>
      <w:r w:rsidRPr="00BF4E2B">
        <w:rPr>
          <w:rFonts w:cs="Arial"/>
        </w:rPr>
        <w:t>£154m</w:t>
      </w:r>
      <w:r w:rsidRPr="00CA7D59">
        <w:rPr>
          <w:rFonts w:cs="Arial"/>
        </w:rPr>
        <w:t xml:space="preserve"> </w:t>
      </w:r>
      <w:r w:rsidRPr="00451F33">
        <w:rPr>
          <w:rFonts w:cs="Arial"/>
        </w:rPr>
        <w:t>per year through the garden waste charging subscription service. There is a large variation in charging across England (£22-£97 per household per year for a bin type service</w:t>
      </w:r>
      <w:r>
        <w:rPr>
          <w:rFonts w:cs="Arial"/>
        </w:rPr>
        <w:t>, or an average charge of £43 per household per year</w:t>
      </w:r>
      <w:r w:rsidR="00554C21">
        <w:rPr>
          <w:rStyle w:val="FootnoteReference"/>
          <w:rFonts w:cs="Arial"/>
        </w:rPr>
        <w:footnoteReference w:id="208"/>
      </w:r>
      <w:r w:rsidRPr="00451F33">
        <w:rPr>
          <w:rFonts w:cs="Arial"/>
        </w:rPr>
        <w:t xml:space="preserve">). There appears no strong relationship between the level of charge and take up rate or the corresponding tonnage collected. </w:t>
      </w:r>
    </w:p>
    <w:p w:rsidRPr="00451F33" w:rsidR="00554C21" w:rsidP="00554C21" w:rsidRDefault="00554C21" w14:paraId="78F549D0" w14:textId="77777777">
      <w:pPr>
        <w:jc w:val="both"/>
        <w:rPr>
          <w:rFonts w:cs="Arial"/>
        </w:rPr>
      </w:pPr>
    </w:p>
    <w:p w:rsidRPr="00451F33" w:rsidR="00554C21" w:rsidP="00554C21" w:rsidRDefault="2103847F" w14:paraId="751DBB8D" w14:textId="0F00A0E8">
      <w:pPr>
        <w:jc w:val="both"/>
        <w:rPr>
          <w:rFonts w:cs="Arial"/>
          <w:b/>
          <w:bCs/>
          <w:color w:val="000000"/>
          <w:lang w:eastAsia="en-GB"/>
        </w:rPr>
      </w:pPr>
      <w:r w:rsidRPr="00451F33">
        <w:rPr>
          <w:rFonts w:cs="Arial"/>
        </w:rPr>
        <w:t xml:space="preserve">Finally, to estimate the total </w:t>
      </w:r>
      <w:r w:rsidR="00D97548">
        <w:rPr>
          <w:rFonts w:cs="Arial"/>
        </w:rPr>
        <w:t>local auth</w:t>
      </w:r>
      <w:r w:rsidRPr="00451F33">
        <w:rPr>
          <w:rFonts w:cs="Arial"/>
        </w:rPr>
        <w:t>ority income in a fully charged scenario, we assumed that there will be a 30% participation rate. This is derived from the current participation rates in existing charged garden waste services</w:t>
      </w:r>
      <w:r w:rsidRPr="00451F33" w:rsidR="00554C21">
        <w:rPr>
          <w:rStyle w:val="FootnoteReference"/>
          <w:rFonts w:cs="Arial"/>
        </w:rPr>
        <w:footnoteReference w:id="209"/>
      </w:r>
      <w:r w:rsidRPr="00451F33">
        <w:rPr>
          <w:rFonts w:cs="Arial"/>
        </w:rPr>
        <w:t xml:space="preserve">.  </w:t>
      </w:r>
    </w:p>
    <w:p w:rsidRPr="009106EC" w:rsidR="00554C21" w:rsidP="00801472" w:rsidRDefault="00554C21" w14:paraId="7C9D3662" w14:textId="50795B98">
      <w:pPr>
        <w:pStyle w:val="Heading3"/>
        <w:jc w:val="both"/>
      </w:pPr>
      <w:r w:rsidRPr="009106EC">
        <w:t>Key non-household municipal (NHM) sector assumptions</w:t>
      </w:r>
    </w:p>
    <w:p w:rsidRPr="009106EC" w:rsidR="00554C21" w:rsidP="009106EC" w:rsidRDefault="00554C21" w14:paraId="363C5A18" w14:textId="77777777">
      <w:pPr>
        <w:rPr>
          <w:b/>
          <w:bCs/>
        </w:rPr>
      </w:pPr>
      <w:bookmarkStart w:name="_Hlk74814554" w:id="95"/>
      <w:r w:rsidRPr="009106EC">
        <w:rPr>
          <w:b/>
          <w:bCs/>
        </w:rPr>
        <w:t xml:space="preserve">Non-household municipal familiarisation costs </w:t>
      </w:r>
    </w:p>
    <w:p w:rsidRPr="00451F33" w:rsidR="00554C21" w:rsidP="00554C21" w:rsidRDefault="00554C21" w14:paraId="44591460" w14:textId="5EC170B4">
      <w:pPr>
        <w:rPr>
          <w:rFonts w:cs="Arial"/>
          <w:b/>
          <w:bCs/>
        </w:rPr>
      </w:pPr>
    </w:p>
    <w:p w:rsidRPr="00451F33" w:rsidR="00554C21" w:rsidP="00554C21" w:rsidRDefault="00554C21" w14:paraId="286F6F8F" w14:textId="77777777">
      <w:pPr>
        <w:jc w:val="both"/>
        <w:rPr>
          <w:rFonts w:cs="Arial"/>
        </w:rPr>
      </w:pPr>
      <w:r w:rsidRPr="00451F33">
        <w:rPr>
          <w:rFonts w:cs="Arial"/>
        </w:rPr>
        <w:t xml:space="preserve">We have used the consultation to seek stakeholder views on the familiarisation costs to businesses. This is because they were </w:t>
      </w:r>
      <w:proofErr w:type="spellStart"/>
      <w:r w:rsidRPr="00451F33">
        <w:rPr>
          <w:rFonts w:cs="Arial"/>
        </w:rPr>
        <w:t>unmonetised</w:t>
      </w:r>
      <w:proofErr w:type="spellEnd"/>
      <w:r w:rsidRPr="00451F33">
        <w:rPr>
          <w:rFonts w:cs="Arial"/>
        </w:rPr>
        <w:t xml:space="preserve"> and only qualitatively discussed in the previous analysis. </w:t>
      </w:r>
    </w:p>
    <w:p w:rsidRPr="00451F33" w:rsidR="00554C21" w:rsidP="00554C21" w:rsidRDefault="00554C21" w14:paraId="56177BC4" w14:textId="77777777">
      <w:pPr>
        <w:jc w:val="both"/>
        <w:rPr>
          <w:rFonts w:cs="Arial"/>
        </w:rPr>
      </w:pPr>
    </w:p>
    <w:p w:rsidRPr="00451F33" w:rsidR="00554C21" w:rsidP="00554C21" w:rsidRDefault="00554C21" w14:paraId="5DF3FE98" w14:textId="77777777">
      <w:pPr>
        <w:jc w:val="both"/>
        <w:rPr>
          <w:rFonts w:cs="Arial"/>
        </w:rPr>
      </w:pPr>
      <w:r w:rsidRPr="00451F33">
        <w:rPr>
          <w:rFonts w:cs="Arial"/>
        </w:rPr>
        <w:t>In our analysis, the familiarisation costs include: (1) reading and understanding new regulatory requirements and guidance; and (2) dissemination through staff training.</w:t>
      </w:r>
    </w:p>
    <w:p w:rsidRPr="00451F33" w:rsidR="00554C21" w:rsidP="00554C21" w:rsidRDefault="00554C21" w14:paraId="747AF8BD" w14:textId="77777777">
      <w:pPr>
        <w:jc w:val="both"/>
        <w:rPr>
          <w:rFonts w:cs="Arial"/>
        </w:rPr>
      </w:pPr>
    </w:p>
    <w:p w:rsidRPr="00451F33" w:rsidR="00554C21" w:rsidP="00554C21" w:rsidRDefault="00554C21" w14:paraId="2CA55D9A" w14:textId="71AAEFAE">
      <w:pPr>
        <w:jc w:val="both"/>
        <w:rPr>
          <w:rFonts w:cs="Arial"/>
        </w:rPr>
      </w:pPr>
      <w:r w:rsidRPr="00451F33">
        <w:rPr>
          <w:rFonts w:cs="Arial"/>
        </w:rPr>
        <w:t xml:space="preserve">There are several assumptions made to estimate these </w:t>
      </w:r>
      <w:r w:rsidRPr="00451F33" w:rsidR="00CB5F54">
        <w:rPr>
          <w:rFonts w:cs="Arial"/>
        </w:rPr>
        <w:t>costs,</w:t>
      </w:r>
      <w:r w:rsidRPr="00451F33">
        <w:rPr>
          <w:rFonts w:cs="Arial"/>
        </w:rPr>
        <w:t xml:space="preserve"> and they have been made from the responses to the consultation questions as well as a specific familiarisation survey sent out following a policy consultation session with stakeholders. Our stakeholders included business improvement districts (BIDs), business representatives and waste management companies. </w:t>
      </w:r>
    </w:p>
    <w:p w:rsidRPr="00451F33" w:rsidR="00554C21" w:rsidP="00554C21" w:rsidRDefault="00554C21" w14:paraId="5F04A8FF" w14:textId="77777777">
      <w:pPr>
        <w:jc w:val="both"/>
        <w:rPr>
          <w:rFonts w:cs="Arial"/>
        </w:rPr>
      </w:pPr>
    </w:p>
    <w:bookmarkEnd w:id="95"/>
    <w:p w:rsidRPr="00451F33" w:rsidR="00554C21" w:rsidP="00554C21" w:rsidRDefault="2103847F" w14:paraId="50D4267D" w14:textId="36686776">
      <w:pPr>
        <w:jc w:val="both"/>
        <w:rPr>
          <w:rFonts w:cs="Arial"/>
        </w:rPr>
      </w:pPr>
      <w:r w:rsidRPr="00451F33">
        <w:rPr>
          <w:rFonts w:cs="Arial"/>
        </w:rPr>
        <w:t>We assume that reading and understanding new regulatory requirements and guidance</w:t>
      </w:r>
      <w:r w:rsidRPr="00451F33" w:rsidDel="00055620">
        <w:rPr>
          <w:rFonts w:cs="Arial"/>
        </w:rPr>
        <w:t xml:space="preserve"> </w:t>
      </w:r>
      <w:r w:rsidRPr="00451F33">
        <w:rPr>
          <w:rFonts w:cs="Arial"/>
        </w:rPr>
        <w:t xml:space="preserve">will require approximately 4 hours of one manager </w:t>
      </w:r>
      <w:r w:rsidR="7FEC1FF7">
        <w:rPr>
          <w:rFonts w:cs="Arial"/>
        </w:rPr>
        <w:t>per small and micro</w:t>
      </w:r>
      <w:r w:rsidRPr="00451F33">
        <w:rPr>
          <w:rFonts w:cs="Arial"/>
        </w:rPr>
        <w:t xml:space="preserve"> business, two </w:t>
      </w:r>
      <w:r w:rsidR="5B2C7110">
        <w:rPr>
          <w:rFonts w:cs="Arial"/>
        </w:rPr>
        <w:t xml:space="preserve">managers </w:t>
      </w:r>
      <w:r w:rsidRPr="00451F33">
        <w:rPr>
          <w:rFonts w:cs="Arial"/>
        </w:rPr>
        <w:t>for medium and three managers for large</w:t>
      </w:r>
      <w:r w:rsidR="002452A2">
        <w:rPr>
          <w:rStyle w:val="FootnoteReference"/>
        </w:rPr>
        <w:footnoteReference w:id="210"/>
      </w:r>
      <w:r w:rsidRPr="00451F33">
        <w:rPr>
          <w:rFonts w:cs="Arial"/>
        </w:rPr>
        <w:t>. This considers that there is some level of recycling/disposal knowledge, especially within larger businesses</w:t>
      </w:r>
      <w:r w:rsidRPr="00451F33" w:rsidR="00554C21">
        <w:rPr>
          <w:rStyle w:val="FootnoteReference"/>
          <w:rFonts w:cs="Arial"/>
        </w:rPr>
        <w:footnoteReference w:id="211"/>
      </w:r>
      <w:r w:rsidRPr="00451F33">
        <w:rPr>
          <w:rFonts w:cs="Arial"/>
        </w:rPr>
        <w:t>. The costs associated with staff training are based on the average number of staff per businesses size</w:t>
      </w:r>
      <w:r w:rsidRPr="00451F33" w:rsidR="00554C21">
        <w:rPr>
          <w:rFonts w:cs="Arial"/>
          <w:vertAlign w:val="superscript"/>
        </w:rPr>
        <w:footnoteReference w:id="212"/>
      </w:r>
      <w:r w:rsidRPr="00451F33">
        <w:rPr>
          <w:rFonts w:cs="Arial"/>
        </w:rPr>
        <w:t>. We expect that staff training should take around 15 minutes of each of the staff member’s time</w:t>
      </w:r>
      <w:r w:rsidRPr="00451F33" w:rsidR="00554C21">
        <w:rPr>
          <w:rStyle w:val="FootnoteReference"/>
          <w:rFonts w:cs="Arial"/>
        </w:rPr>
        <w:footnoteReference w:id="213"/>
      </w:r>
      <w:r w:rsidRPr="00451F33">
        <w:rPr>
          <w:rFonts w:cs="Arial"/>
        </w:rPr>
        <w:t xml:space="preserve">. This training would cover how staff need to separate the recyclable waste into the new streams. Wages used to estimate familiarisations costs are presented in </w:t>
      </w:r>
      <w:r w:rsidRPr="008B64BE">
        <w:rPr>
          <w:rFonts w:cs="Arial"/>
        </w:rPr>
        <w:t xml:space="preserve">Table </w:t>
      </w:r>
      <w:r w:rsidRPr="008B64BE" w:rsidR="70CBDE68">
        <w:rPr>
          <w:rFonts w:cs="Arial"/>
        </w:rPr>
        <w:t>10</w:t>
      </w:r>
      <w:r w:rsidRPr="008B64BE">
        <w:rPr>
          <w:rFonts w:cs="Arial"/>
        </w:rPr>
        <w:t>.</w:t>
      </w:r>
      <w:r w:rsidRPr="00451F33">
        <w:rPr>
          <w:rFonts w:cs="Arial"/>
        </w:rPr>
        <w:t xml:space="preserve"> They are all adjusted with a wage uplift, measured at </w:t>
      </w:r>
      <w:r w:rsidR="2CDDC760">
        <w:rPr>
          <w:rFonts w:cs="Arial"/>
        </w:rPr>
        <w:t>22</w:t>
      </w:r>
      <w:r w:rsidRPr="00451F33">
        <w:rPr>
          <w:rFonts w:cs="Arial"/>
        </w:rPr>
        <w:t>%</w:t>
      </w:r>
      <w:r w:rsidR="006D4573">
        <w:rPr>
          <w:rStyle w:val="FootnoteReference"/>
        </w:rPr>
        <w:footnoteReference w:id="214"/>
      </w:r>
      <w:r w:rsidRPr="00451F33">
        <w:rPr>
          <w:rFonts w:cs="Arial"/>
        </w:rPr>
        <w:t xml:space="preserve">, that reflects the non-wage related overheads such as national insurance contributions and pensions. These wage rates are from Defra estimates for survey </w:t>
      </w:r>
      <w:r w:rsidRPr="00451F33" w:rsidR="007F488E">
        <w:rPr>
          <w:rFonts w:cs="Arial"/>
        </w:rPr>
        <w:t>control</w:t>
      </w:r>
      <w:r w:rsidR="00D32F78">
        <w:rPr>
          <w:rFonts w:cs="Arial"/>
        </w:rPr>
        <w:t xml:space="preserve"> on</w:t>
      </w:r>
      <w:r w:rsidRPr="00451F33">
        <w:rPr>
          <w:rFonts w:cs="Arial"/>
        </w:rPr>
        <w:t xml:space="preserve"> how different occupations are assumed to cost for time when completing a survey. </w:t>
      </w:r>
    </w:p>
    <w:p w:rsidR="00B869EC" w:rsidRDefault="00B869EC" w14:paraId="75D559CE" w14:textId="45D9389B">
      <w:pPr>
        <w:rPr>
          <w:rFonts w:cs="Arial"/>
          <w:b/>
          <w:bCs/>
        </w:rPr>
      </w:pPr>
      <w:r>
        <w:rPr>
          <w:rFonts w:cs="Arial"/>
          <w:b/>
          <w:bCs/>
        </w:rPr>
        <w:br w:type="page"/>
      </w:r>
    </w:p>
    <w:p w:rsidRPr="00451F33" w:rsidR="00554C21" w:rsidP="00554C21" w:rsidRDefault="00554C21" w14:paraId="395D7344" w14:textId="77777777">
      <w:pPr>
        <w:jc w:val="both"/>
        <w:rPr>
          <w:rFonts w:cs="Arial"/>
          <w:b/>
          <w:bCs/>
        </w:rPr>
      </w:pPr>
    </w:p>
    <w:p w:rsidRPr="00451F33" w:rsidR="00554C21" w:rsidP="00554C21" w:rsidRDefault="00554C21" w14:paraId="3BF6E90B" w14:textId="564C8D62">
      <w:pPr>
        <w:rPr>
          <w:rStyle w:val="SubtleEmphasis"/>
          <w:rFonts w:eastAsia="SimSun" w:cs="Arial"/>
          <w:i w:val="0"/>
          <w:iCs w:val="0"/>
        </w:rPr>
      </w:pPr>
      <w:r w:rsidRPr="00451F33">
        <w:rPr>
          <w:rFonts w:cs="Arial"/>
          <w:b/>
          <w:bCs/>
        </w:rPr>
        <w:t xml:space="preserve">Table </w:t>
      </w:r>
      <w:r w:rsidR="008B64BE">
        <w:rPr>
          <w:rFonts w:cs="Arial"/>
          <w:b/>
          <w:bCs/>
        </w:rPr>
        <w:t>10</w:t>
      </w:r>
      <w:r w:rsidRPr="00451F33">
        <w:rPr>
          <w:rFonts w:cs="Arial"/>
          <w:b/>
          <w:bCs/>
        </w:rPr>
        <w:t>: Familiarisation costs to businesses (£, undiscounted)</w:t>
      </w:r>
    </w:p>
    <w:tbl>
      <w:tblPr>
        <w:tblStyle w:val="TableGrid1"/>
        <w:tblW w:w="0" w:type="auto"/>
        <w:jc w:val="center"/>
        <w:tblLook w:val="04A0" w:firstRow="1" w:lastRow="0" w:firstColumn="1" w:lastColumn="0" w:noHBand="0" w:noVBand="1"/>
      </w:tblPr>
      <w:tblGrid>
        <w:gridCol w:w="1195"/>
        <w:gridCol w:w="2394"/>
        <w:gridCol w:w="1236"/>
        <w:gridCol w:w="1236"/>
        <w:gridCol w:w="1236"/>
        <w:gridCol w:w="1449"/>
        <w:gridCol w:w="1449"/>
      </w:tblGrid>
      <w:tr w:rsidRPr="008B64BE" w:rsidR="00554C21" w:rsidTr="00AE1C0C" w14:paraId="2118F151" w14:textId="77777777">
        <w:trPr>
          <w:trHeight w:val="203"/>
          <w:jc w:val="center"/>
        </w:trPr>
        <w:tc>
          <w:tcPr>
            <w:tcW w:w="1188" w:type="dxa"/>
            <w:noWrap/>
            <w:hideMark/>
          </w:tcPr>
          <w:p w:rsidRPr="008B64BE" w:rsidR="00554C21" w:rsidP="001862D1" w:rsidRDefault="00554C21" w14:paraId="0A57260A" w14:textId="77777777">
            <w:pPr>
              <w:rPr>
                <w:rFonts w:cs="Arial"/>
                <w:sz w:val="22"/>
                <w:szCs w:val="22"/>
                <w:lang w:eastAsia="en-GB"/>
              </w:rPr>
            </w:pPr>
          </w:p>
        </w:tc>
        <w:tc>
          <w:tcPr>
            <w:tcW w:w="2396" w:type="dxa"/>
            <w:noWrap/>
            <w:hideMark/>
          </w:tcPr>
          <w:p w:rsidRPr="008B64BE" w:rsidR="00554C21" w:rsidP="001862D1" w:rsidRDefault="00554C21" w14:paraId="4C5AF558" w14:textId="77777777">
            <w:pPr>
              <w:jc w:val="center"/>
              <w:rPr>
                <w:rFonts w:cs="Arial"/>
                <w:sz w:val="22"/>
                <w:szCs w:val="22"/>
                <w:lang w:eastAsia="en-GB"/>
              </w:rPr>
            </w:pPr>
          </w:p>
        </w:tc>
        <w:tc>
          <w:tcPr>
            <w:tcW w:w="5161" w:type="dxa"/>
            <w:gridSpan w:val="4"/>
            <w:noWrap/>
            <w:hideMark/>
          </w:tcPr>
          <w:p w:rsidRPr="008B64BE" w:rsidR="00554C21" w:rsidP="001862D1" w:rsidRDefault="00554C21" w14:paraId="58831526" w14:textId="77777777">
            <w:pPr>
              <w:jc w:val="center"/>
              <w:rPr>
                <w:rFonts w:cs="Arial"/>
                <w:b/>
                <w:bCs/>
                <w:color w:val="000000"/>
                <w:sz w:val="22"/>
                <w:szCs w:val="22"/>
                <w:lang w:eastAsia="en-GB"/>
              </w:rPr>
            </w:pPr>
            <w:r w:rsidRPr="008B64BE">
              <w:rPr>
                <w:rFonts w:cs="Arial"/>
                <w:b/>
                <w:bCs/>
                <w:color w:val="000000"/>
                <w:sz w:val="22"/>
                <w:szCs w:val="22"/>
                <w:lang w:eastAsia="en-GB"/>
              </w:rPr>
              <w:t xml:space="preserve">Business size by employment size-band </w:t>
            </w:r>
          </w:p>
        </w:tc>
        <w:tc>
          <w:tcPr>
            <w:tcW w:w="1450" w:type="dxa"/>
            <w:noWrap/>
            <w:hideMark/>
          </w:tcPr>
          <w:p w:rsidRPr="008B64BE" w:rsidR="00554C21" w:rsidP="001862D1" w:rsidRDefault="00554C21" w14:paraId="37CF2706" w14:textId="77777777">
            <w:pPr>
              <w:jc w:val="center"/>
              <w:rPr>
                <w:rFonts w:cs="Arial"/>
                <w:b/>
                <w:bCs/>
                <w:color w:val="000000"/>
                <w:sz w:val="22"/>
                <w:szCs w:val="22"/>
                <w:lang w:eastAsia="en-GB"/>
              </w:rPr>
            </w:pPr>
          </w:p>
        </w:tc>
      </w:tr>
      <w:tr w:rsidRPr="008B64BE" w:rsidR="00441E1D" w:rsidTr="00AE1C0C" w14:paraId="168781CB" w14:textId="77777777">
        <w:trPr>
          <w:trHeight w:val="407"/>
          <w:jc w:val="center"/>
        </w:trPr>
        <w:tc>
          <w:tcPr>
            <w:tcW w:w="1188" w:type="dxa"/>
            <w:hideMark/>
          </w:tcPr>
          <w:p w:rsidRPr="008B64BE" w:rsidR="00554C21" w:rsidP="001862D1" w:rsidRDefault="008B64BE" w14:paraId="54EE65A0" w14:textId="23A2FDF9">
            <w:pPr>
              <w:jc w:val="center"/>
              <w:rPr>
                <w:rFonts w:cs="Arial"/>
                <w:b/>
                <w:bCs/>
                <w:sz w:val="22"/>
                <w:szCs w:val="22"/>
                <w:lang w:eastAsia="en-GB"/>
              </w:rPr>
            </w:pPr>
            <w:r>
              <w:rPr>
                <w:rFonts w:cs="Arial"/>
                <w:b/>
                <w:bCs/>
                <w:sz w:val="22"/>
                <w:szCs w:val="22"/>
                <w:lang w:eastAsia="en-GB"/>
              </w:rPr>
              <w:t>T</w:t>
            </w:r>
            <w:r w:rsidRPr="008B64BE" w:rsidR="00554C21">
              <w:rPr>
                <w:rFonts w:cs="Arial"/>
                <w:b/>
                <w:bCs/>
                <w:sz w:val="22"/>
                <w:szCs w:val="22"/>
                <w:lang w:eastAsia="en-GB"/>
              </w:rPr>
              <w:t>ype of staff cost</w:t>
            </w:r>
          </w:p>
        </w:tc>
        <w:tc>
          <w:tcPr>
            <w:tcW w:w="2396" w:type="dxa"/>
            <w:noWrap/>
            <w:hideMark/>
          </w:tcPr>
          <w:p w:rsidRPr="008B64BE" w:rsidR="00554C21" w:rsidP="001862D1" w:rsidRDefault="00554C21" w14:paraId="58BD839D" w14:textId="77777777">
            <w:pPr>
              <w:jc w:val="center"/>
              <w:rPr>
                <w:rFonts w:cs="Arial"/>
                <w:b/>
                <w:bCs/>
                <w:color w:val="000000"/>
                <w:sz w:val="22"/>
                <w:szCs w:val="22"/>
                <w:lang w:eastAsia="en-GB"/>
              </w:rPr>
            </w:pPr>
            <w:r w:rsidRPr="008B64BE">
              <w:rPr>
                <w:rFonts w:cs="Arial"/>
                <w:b/>
                <w:bCs/>
                <w:color w:val="000000"/>
                <w:sz w:val="22"/>
                <w:szCs w:val="22"/>
                <w:lang w:eastAsia="en-GB"/>
              </w:rPr>
              <w:t xml:space="preserve">Category type </w:t>
            </w:r>
          </w:p>
        </w:tc>
        <w:tc>
          <w:tcPr>
            <w:tcW w:w="1237" w:type="dxa"/>
            <w:hideMark/>
          </w:tcPr>
          <w:p w:rsidRPr="008B64BE" w:rsidR="00554C21" w:rsidP="001862D1" w:rsidRDefault="00554C21" w14:paraId="796F0BBA" w14:textId="77777777">
            <w:pPr>
              <w:jc w:val="center"/>
              <w:rPr>
                <w:rFonts w:cs="Arial"/>
                <w:color w:val="000000"/>
                <w:sz w:val="22"/>
                <w:szCs w:val="22"/>
                <w:lang w:eastAsia="en-GB"/>
              </w:rPr>
            </w:pPr>
            <w:r w:rsidRPr="008B64BE">
              <w:rPr>
                <w:rFonts w:cs="Arial"/>
                <w:color w:val="000000"/>
                <w:sz w:val="22"/>
                <w:szCs w:val="22"/>
                <w:lang w:eastAsia="en-GB"/>
              </w:rPr>
              <w:t>Micro (&lt;10)</w:t>
            </w:r>
          </w:p>
        </w:tc>
        <w:tc>
          <w:tcPr>
            <w:tcW w:w="1237" w:type="dxa"/>
            <w:hideMark/>
          </w:tcPr>
          <w:p w:rsidR="00AE1C0C" w:rsidP="001862D1" w:rsidRDefault="00554C21" w14:paraId="71B4742D" w14:textId="77777777">
            <w:pPr>
              <w:jc w:val="center"/>
              <w:rPr>
                <w:rFonts w:cs="Arial"/>
                <w:color w:val="000000"/>
                <w:sz w:val="22"/>
                <w:szCs w:val="22"/>
                <w:lang w:eastAsia="en-GB"/>
              </w:rPr>
            </w:pPr>
            <w:r w:rsidRPr="008B64BE">
              <w:rPr>
                <w:rFonts w:cs="Arial"/>
                <w:color w:val="000000"/>
                <w:sz w:val="22"/>
                <w:szCs w:val="22"/>
                <w:lang w:eastAsia="en-GB"/>
              </w:rPr>
              <w:t xml:space="preserve">Small </w:t>
            </w:r>
          </w:p>
          <w:p w:rsidRPr="008B64BE" w:rsidR="00554C21" w:rsidP="001862D1" w:rsidRDefault="00554C21" w14:paraId="3421DBC7" w14:textId="328349D6">
            <w:pPr>
              <w:jc w:val="center"/>
              <w:rPr>
                <w:rFonts w:cs="Arial"/>
                <w:color w:val="000000"/>
                <w:sz w:val="22"/>
                <w:szCs w:val="22"/>
                <w:lang w:eastAsia="en-GB"/>
              </w:rPr>
            </w:pPr>
            <w:r w:rsidRPr="008B64BE">
              <w:rPr>
                <w:rFonts w:cs="Arial"/>
                <w:color w:val="000000"/>
                <w:sz w:val="22"/>
                <w:szCs w:val="22"/>
                <w:lang w:eastAsia="en-GB"/>
              </w:rPr>
              <w:t>(10-49)</w:t>
            </w:r>
          </w:p>
        </w:tc>
        <w:tc>
          <w:tcPr>
            <w:tcW w:w="1237" w:type="dxa"/>
            <w:hideMark/>
          </w:tcPr>
          <w:p w:rsidRPr="008B64BE" w:rsidR="00554C21" w:rsidP="001862D1" w:rsidRDefault="00554C21" w14:paraId="11F928DA" w14:textId="77777777">
            <w:pPr>
              <w:jc w:val="center"/>
              <w:rPr>
                <w:rFonts w:cs="Arial"/>
                <w:color w:val="000000"/>
                <w:sz w:val="22"/>
                <w:szCs w:val="22"/>
                <w:lang w:eastAsia="en-GB"/>
              </w:rPr>
            </w:pPr>
            <w:r w:rsidRPr="008B64BE">
              <w:rPr>
                <w:rFonts w:cs="Arial"/>
                <w:color w:val="000000"/>
                <w:sz w:val="22"/>
                <w:szCs w:val="22"/>
                <w:lang w:eastAsia="en-GB"/>
              </w:rPr>
              <w:t>Medium (50-249)</w:t>
            </w:r>
          </w:p>
        </w:tc>
        <w:tc>
          <w:tcPr>
            <w:tcW w:w="1450" w:type="dxa"/>
            <w:hideMark/>
          </w:tcPr>
          <w:p w:rsidRPr="008B64BE" w:rsidR="00554C21" w:rsidP="001862D1" w:rsidRDefault="00554C21" w14:paraId="1EA0F895" w14:textId="77777777">
            <w:pPr>
              <w:jc w:val="center"/>
              <w:rPr>
                <w:rFonts w:cs="Arial"/>
                <w:color w:val="000000"/>
                <w:sz w:val="22"/>
                <w:szCs w:val="22"/>
                <w:lang w:eastAsia="en-GB"/>
              </w:rPr>
            </w:pPr>
            <w:r w:rsidRPr="008B64BE">
              <w:rPr>
                <w:rFonts w:cs="Arial"/>
                <w:color w:val="000000"/>
                <w:sz w:val="22"/>
                <w:szCs w:val="22"/>
                <w:lang w:eastAsia="en-GB"/>
              </w:rPr>
              <w:t>Large (250+)</w:t>
            </w:r>
          </w:p>
        </w:tc>
        <w:tc>
          <w:tcPr>
            <w:tcW w:w="1450" w:type="dxa"/>
            <w:hideMark/>
          </w:tcPr>
          <w:p w:rsidRPr="008B64BE" w:rsidR="00554C21" w:rsidP="001862D1" w:rsidRDefault="00554C21" w14:paraId="206D2740" w14:textId="77777777">
            <w:pPr>
              <w:jc w:val="center"/>
              <w:rPr>
                <w:rFonts w:cs="Arial"/>
                <w:b/>
                <w:bCs/>
                <w:color w:val="000000"/>
                <w:sz w:val="22"/>
                <w:szCs w:val="22"/>
                <w:lang w:eastAsia="en-GB"/>
              </w:rPr>
            </w:pPr>
            <w:r w:rsidRPr="008B64BE">
              <w:rPr>
                <w:rFonts w:cs="Arial"/>
                <w:b/>
                <w:bCs/>
                <w:color w:val="000000"/>
                <w:sz w:val="22"/>
                <w:szCs w:val="22"/>
                <w:lang w:eastAsia="en-GB"/>
              </w:rPr>
              <w:t>Total</w:t>
            </w:r>
          </w:p>
        </w:tc>
      </w:tr>
      <w:tr w:rsidRPr="008B64BE" w:rsidR="00441E1D" w:rsidTr="00AE1C0C" w14:paraId="2AAD0398" w14:textId="77777777">
        <w:trPr>
          <w:trHeight w:val="203"/>
          <w:jc w:val="center"/>
        </w:trPr>
        <w:tc>
          <w:tcPr>
            <w:tcW w:w="1188" w:type="dxa"/>
            <w:vMerge w:val="restart"/>
            <w:hideMark/>
          </w:tcPr>
          <w:p w:rsidRPr="008B64BE" w:rsidR="00554C21" w:rsidP="001862D1" w:rsidRDefault="00554C21" w14:paraId="678AFD6B" w14:textId="77777777">
            <w:pPr>
              <w:jc w:val="center"/>
              <w:rPr>
                <w:rFonts w:cs="Arial"/>
                <w:sz w:val="22"/>
                <w:szCs w:val="22"/>
                <w:lang w:eastAsia="en-GB"/>
              </w:rPr>
            </w:pPr>
            <w:r w:rsidRPr="008B64BE">
              <w:rPr>
                <w:rFonts w:cs="Arial"/>
                <w:sz w:val="22"/>
                <w:szCs w:val="22"/>
                <w:lang w:eastAsia="en-GB"/>
              </w:rPr>
              <w:t>Managers costs</w:t>
            </w:r>
          </w:p>
        </w:tc>
        <w:tc>
          <w:tcPr>
            <w:tcW w:w="2396" w:type="dxa"/>
            <w:noWrap/>
            <w:hideMark/>
          </w:tcPr>
          <w:p w:rsidRPr="008B64BE" w:rsidR="00554C21" w:rsidP="008B64BE" w:rsidRDefault="008B64BE" w14:paraId="5A28E64F" w14:textId="0E158126">
            <w:pPr>
              <w:rPr>
                <w:rFonts w:cs="Arial"/>
                <w:color w:val="000000"/>
                <w:sz w:val="22"/>
                <w:szCs w:val="22"/>
                <w:lang w:eastAsia="en-GB"/>
              </w:rPr>
            </w:pPr>
            <w:r>
              <w:rPr>
                <w:rFonts w:cs="Arial"/>
                <w:color w:val="000000"/>
                <w:sz w:val="22"/>
                <w:szCs w:val="22"/>
                <w:lang w:eastAsia="en-GB"/>
              </w:rPr>
              <w:t>S</w:t>
            </w:r>
            <w:r w:rsidRPr="008B64BE" w:rsidR="00554C21">
              <w:rPr>
                <w:rFonts w:cs="Arial"/>
                <w:color w:val="000000"/>
                <w:sz w:val="22"/>
                <w:szCs w:val="22"/>
                <w:lang w:eastAsia="en-GB"/>
              </w:rPr>
              <w:t xml:space="preserve">taff number </w:t>
            </w:r>
          </w:p>
        </w:tc>
        <w:tc>
          <w:tcPr>
            <w:tcW w:w="1237" w:type="dxa"/>
            <w:noWrap/>
            <w:vAlign w:val="center"/>
            <w:hideMark/>
          </w:tcPr>
          <w:p w:rsidRPr="008B64BE" w:rsidR="00554C21" w:rsidP="001862D1" w:rsidRDefault="00AA5C5C" w14:paraId="6E1848E0" w14:textId="14902784">
            <w:pPr>
              <w:jc w:val="center"/>
              <w:rPr>
                <w:rFonts w:cs="Arial"/>
                <w:color w:val="000000"/>
                <w:sz w:val="22"/>
                <w:szCs w:val="22"/>
                <w:lang w:eastAsia="en-GB"/>
              </w:rPr>
            </w:pPr>
            <w:r w:rsidRPr="000436C3">
              <w:rPr>
                <w:rFonts w:cs="Arial"/>
                <w:color w:val="000000"/>
                <w:sz w:val="22"/>
                <w:szCs w:val="22"/>
              </w:rPr>
              <w:t>1</w:t>
            </w:r>
          </w:p>
        </w:tc>
        <w:tc>
          <w:tcPr>
            <w:tcW w:w="1237" w:type="dxa"/>
            <w:noWrap/>
            <w:vAlign w:val="center"/>
            <w:hideMark/>
          </w:tcPr>
          <w:p w:rsidRPr="008B64BE" w:rsidR="00554C21" w:rsidP="001862D1" w:rsidRDefault="00AA5C5C" w14:paraId="34B0B3F5" w14:textId="7948B017">
            <w:pPr>
              <w:jc w:val="center"/>
              <w:rPr>
                <w:rFonts w:cs="Arial"/>
                <w:color w:val="000000"/>
                <w:sz w:val="22"/>
                <w:szCs w:val="22"/>
                <w:lang w:eastAsia="en-GB"/>
              </w:rPr>
            </w:pPr>
            <w:r w:rsidRPr="000436C3">
              <w:rPr>
                <w:rFonts w:cs="Arial"/>
                <w:color w:val="000000"/>
                <w:sz w:val="22"/>
                <w:szCs w:val="22"/>
              </w:rPr>
              <w:t>1</w:t>
            </w:r>
          </w:p>
        </w:tc>
        <w:tc>
          <w:tcPr>
            <w:tcW w:w="1237" w:type="dxa"/>
            <w:noWrap/>
            <w:vAlign w:val="center"/>
            <w:hideMark/>
          </w:tcPr>
          <w:p w:rsidRPr="008B64BE" w:rsidR="00554C21" w:rsidP="001862D1" w:rsidRDefault="00AA5C5C" w14:paraId="79F49E22" w14:textId="74986AF2">
            <w:pPr>
              <w:jc w:val="center"/>
              <w:rPr>
                <w:rFonts w:cs="Arial"/>
                <w:color w:val="000000"/>
                <w:sz w:val="22"/>
                <w:szCs w:val="22"/>
                <w:lang w:eastAsia="en-GB"/>
              </w:rPr>
            </w:pPr>
            <w:r w:rsidRPr="000436C3">
              <w:rPr>
                <w:rFonts w:cs="Arial"/>
                <w:color w:val="000000"/>
                <w:sz w:val="22"/>
                <w:szCs w:val="22"/>
              </w:rPr>
              <w:t>2</w:t>
            </w:r>
          </w:p>
        </w:tc>
        <w:tc>
          <w:tcPr>
            <w:tcW w:w="1450" w:type="dxa"/>
            <w:noWrap/>
            <w:vAlign w:val="center"/>
            <w:hideMark/>
          </w:tcPr>
          <w:p w:rsidRPr="008B64BE" w:rsidR="00554C21" w:rsidP="001862D1" w:rsidRDefault="00AA5C5C" w14:paraId="38638047" w14:textId="164BCB37">
            <w:pPr>
              <w:jc w:val="center"/>
              <w:rPr>
                <w:rFonts w:cs="Arial"/>
                <w:color w:val="000000"/>
                <w:sz w:val="22"/>
                <w:szCs w:val="22"/>
                <w:lang w:eastAsia="en-GB"/>
              </w:rPr>
            </w:pPr>
            <w:r w:rsidRPr="000436C3">
              <w:rPr>
                <w:rFonts w:cs="Arial"/>
                <w:color w:val="000000"/>
                <w:sz w:val="22"/>
                <w:szCs w:val="22"/>
              </w:rPr>
              <w:t>3</w:t>
            </w:r>
          </w:p>
        </w:tc>
        <w:tc>
          <w:tcPr>
            <w:tcW w:w="1450" w:type="dxa"/>
            <w:vMerge w:val="restart"/>
            <w:noWrap/>
            <w:vAlign w:val="center"/>
            <w:hideMark/>
          </w:tcPr>
          <w:p w:rsidRPr="008B64BE" w:rsidR="00554C21" w:rsidP="001862D1" w:rsidRDefault="00AA5C5C" w14:paraId="5C3CFC6F" w14:textId="74BFB5D9">
            <w:pPr>
              <w:jc w:val="center"/>
              <w:rPr>
                <w:rFonts w:cs="Arial"/>
                <w:color w:val="000000"/>
                <w:sz w:val="22"/>
                <w:szCs w:val="22"/>
                <w:lang w:eastAsia="en-GB"/>
              </w:rPr>
            </w:pPr>
            <w:r w:rsidRPr="000436C3">
              <w:rPr>
                <w:rFonts w:cs="Arial"/>
                <w:color w:val="000000"/>
                <w:sz w:val="22"/>
                <w:szCs w:val="22"/>
              </w:rPr>
              <w:t> </w:t>
            </w:r>
          </w:p>
        </w:tc>
      </w:tr>
      <w:tr w:rsidRPr="008B64BE" w:rsidR="00441E1D" w:rsidTr="00AE1C0C" w14:paraId="6237952B" w14:textId="77777777">
        <w:trPr>
          <w:trHeight w:val="203"/>
          <w:jc w:val="center"/>
        </w:trPr>
        <w:tc>
          <w:tcPr>
            <w:tcW w:w="1188" w:type="dxa"/>
            <w:vMerge/>
            <w:hideMark/>
          </w:tcPr>
          <w:p w:rsidRPr="008B64BE" w:rsidR="00554C21" w:rsidP="001862D1" w:rsidRDefault="00554C21" w14:paraId="4A6FACD1" w14:textId="77777777">
            <w:pPr>
              <w:rPr>
                <w:rFonts w:cs="Arial"/>
                <w:sz w:val="22"/>
                <w:szCs w:val="22"/>
                <w:lang w:eastAsia="en-GB"/>
              </w:rPr>
            </w:pPr>
          </w:p>
        </w:tc>
        <w:tc>
          <w:tcPr>
            <w:tcW w:w="2396" w:type="dxa"/>
            <w:noWrap/>
            <w:hideMark/>
          </w:tcPr>
          <w:p w:rsidRPr="008B64BE" w:rsidR="00554C21" w:rsidP="008B64BE" w:rsidRDefault="008B64BE" w14:paraId="3945BC85" w14:textId="5D11113A">
            <w:pPr>
              <w:rPr>
                <w:rFonts w:cs="Arial"/>
                <w:color w:val="000000"/>
                <w:sz w:val="22"/>
                <w:szCs w:val="22"/>
                <w:lang w:eastAsia="en-GB"/>
              </w:rPr>
            </w:pPr>
            <w:r>
              <w:rPr>
                <w:rFonts w:cs="Arial"/>
                <w:color w:val="000000"/>
                <w:sz w:val="22"/>
                <w:szCs w:val="22"/>
                <w:lang w:eastAsia="en-GB"/>
              </w:rPr>
              <w:t>W</w:t>
            </w:r>
            <w:r w:rsidRPr="008B64BE" w:rsidR="00554C21">
              <w:rPr>
                <w:rFonts w:cs="Arial"/>
                <w:color w:val="000000"/>
                <w:sz w:val="22"/>
                <w:szCs w:val="22"/>
                <w:lang w:eastAsia="en-GB"/>
              </w:rPr>
              <w:t xml:space="preserve">age rate w/ uplift </w:t>
            </w:r>
          </w:p>
        </w:tc>
        <w:tc>
          <w:tcPr>
            <w:tcW w:w="1237" w:type="dxa"/>
            <w:noWrap/>
            <w:vAlign w:val="center"/>
            <w:hideMark/>
          </w:tcPr>
          <w:p w:rsidRPr="008B64BE" w:rsidR="00554C21" w:rsidP="001862D1" w:rsidRDefault="00AA5C5C" w14:paraId="435E180D" w14:textId="79B040DC">
            <w:pPr>
              <w:jc w:val="center"/>
              <w:rPr>
                <w:rFonts w:cs="Arial"/>
                <w:color w:val="000000"/>
                <w:sz w:val="22"/>
                <w:szCs w:val="22"/>
                <w:lang w:eastAsia="en-GB"/>
              </w:rPr>
            </w:pPr>
            <w:r w:rsidRPr="000436C3">
              <w:rPr>
                <w:rFonts w:cs="Arial"/>
                <w:color w:val="000000"/>
                <w:sz w:val="22"/>
                <w:szCs w:val="22"/>
              </w:rPr>
              <w:t>£25.5</w:t>
            </w:r>
          </w:p>
        </w:tc>
        <w:tc>
          <w:tcPr>
            <w:tcW w:w="1237" w:type="dxa"/>
            <w:noWrap/>
            <w:vAlign w:val="center"/>
            <w:hideMark/>
          </w:tcPr>
          <w:p w:rsidRPr="008B64BE" w:rsidR="00554C21" w:rsidP="001862D1" w:rsidRDefault="00AA5C5C" w14:paraId="0BCD8D7B" w14:textId="79B54203">
            <w:pPr>
              <w:jc w:val="center"/>
              <w:rPr>
                <w:rFonts w:cs="Arial"/>
                <w:color w:val="000000"/>
                <w:sz w:val="22"/>
                <w:szCs w:val="22"/>
                <w:lang w:eastAsia="en-GB"/>
              </w:rPr>
            </w:pPr>
            <w:r w:rsidRPr="000436C3">
              <w:rPr>
                <w:rFonts w:cs="Arial"/>
                <w:color w:val="000000"/>
                <w:sz w:val="22"/>
                <w:szCs w:val="22"/>
              </w:rPr>
              <w:t>£25.5</w:t>
            </w:r>
          </w:p>
        </w:tc>
        <w:tc>
          <w:tcPr>
            <w:tcW w:w="1237" w:type="dxa"/>
            <w:noWrap/>
            <w:vAlign w:val="center"/>
            <w:hideMark/>
          </w:tcPr>
          <w:p w:rsidRPr="008B64BE" w:rsidR="00554C21" w:rsidP="001862D1" w:rsidRDefault="00AA5C5C" w14:paraId="67B96A98" w14:textId="39B2644D">
            <w:pPr>
              <w:jc w:val="center"/>
              <w:rPr>
                <w:rFonts w:cs="Arial"/>
                <w:color w:val="000000"/>
                <w:sz w:val="22"/>
                <w:szCs w:val="22"/>
                <w:lang w:eastAsia="en-GB"/>
              </w:rPr>
            </w:pPr>
            <w:r w:rsidRPr="000436C3">
              <w:rPr>
                <w:rFonts w:cs="Arial"/>
                <w:color w:val="000000"/>
                <w:sz w:val="22"/>
                <w:szCs w:val="22"/>
              </w:rPr>
              <w:t>£25.5</w:t>
            </w:r>
          </w:p>
        </w:tc>
        <w:tc>
          <w:tcPr>
            <w:tcW w:w="1450" w:type="dxa"/>
            <w:noWrap/>
            <w:vAlign w:val="center"/>
            <w:hideMark/>
          </w:tcPr>
          <w:p w:rsidRPr="008B64BE" w:rsidR="00554C21" w:rsidP="001862D1" w:rsidRDefault="00AA5C5C" w14:paraId="4F3B2AED" w14:textId="0BBEB784">
            <w:pPr>
              <w:jc w:val="center"/>
              <w:rPr>
                <w:rFonts w:cs="Arial"/>
                <w:color w:val="000000"/>
                <w:sz w:val="22"/>
                <w:szCs w:val="22"/>
                <w:lang w:eastAsia="en-GB"/>
              </w:rPr>
            </w:pPr>
            <w:r w:rsidRPr="000436C3">
              <w:rPr>
                <w:rFonts w:cs="Arial"/>
                <w:color w:val="000000"/>
                <w:sz w:val="22"/>
                <w:szCs w:val="22"/>
              </w:rPr>
              <w:t>£25.5</w:t>
            </w:r>
          </w:p>
        </w:tc>
        <w:tc>
          <w:tcPr>
            <w:tcW w:w="1450" w:type="dxa"/>
            <w:vMerge/>
            <w:vAlign w:val="center"/>
            <w:hideMark/>
          </w:tcPr>
          <w:p w:rsidRPr="008B64BE" w:rsidR="00554C21" w:rsidP="001862D1" w:rsidRDefault="00554C21" w14:paraId="2BEA9A8B" w14:textId="77777777">
            <w:pPr>
              <w:rPr>
                <w:rFonts w:cs="Arial"/>
                <w:color w:val="000000"/>
                <w:sz w:val="22"/>
                <w:szCs w:val="22"/>
                <w:lang w:eastAsia="en-GB"/>
              </w:rPr>
            </w:pPr>
          </w:p>
        </w:tc>
      </w:tr>
      <w:tr w:rsidRPr="008B64BE" w:rsidR="00441E1D" w:rsidTr="00AE1C0C" w14:paraId="22BC0B0B" w14:textId="77777777">
        <w:trPr>
          <w:trHeight w:val="203"/>
          <w:jc w:val="center"/>
        </w:trPr>
        <w:tc>
          <w:tcPr>
            <w:tcW w:w="1188" w:type="dxa"/>
            <w:vMerge/>
            <w:hideMark/>
          </w:tcPr>
          <w:p w:rsidRPr="008B64BE" w:rsidR="00554C21" w:rsidP="001862D1" w:rsidRDefault="00554C21" w14:paraId="09628830" w14:textId="77777777">
            <w:pPr>
              <w:rPr>
                <w:rFonts w:cs="Arial"/>
                <w:sz w:val="22"/>
                <w:szCs w:val="22"/>
                <w:lang w:eastAsia="en-GB"/>
              </w:rPr>
            </w:pPr>
          </w:p>
        </w:tc>
        <w:tc>
          <w:tcPr>
            <w:tcW w:w="2396" w:type="dxa"/>
            <w:noWrap/>
            <w:hideMark/>
          </w:tcPr>
          <w:p w:rsidRPr="008B64BE" w:rsidR="00554C21" w:rsidP="008B64BE" w:rsidRDefault="0056183D" w14:paraId="240F4CB1" w14:textId="4578192A">
            <w:pPr>
              <w:rPr>
                <w:rFonts w:cs="Arial"/>
                <w:color w:val="000000"/>
                <w:sz w:val="22"/>
                <w:szCs w:val="22"/>
                <w:lang w:eastAsia="en-GB"/>
              </w:rPr>
            </w:pPr>
            <w:r>
              <w:rPr>
                <w:rFonts w:cs="Arial"/>
                <w:color w:val="000000"/>
                <w:sz w:val="22"/>
                <w:szCs w:val="22"/>
                <w:lang w:eastAsia="en-GB"/>
              </w:rPr>
              <w:t>T</w:t>
            </w:r>
            <w:r w:rsidRPr="008B64BE" w:rsidR="00554C21">
              <w:rPr>
                <w:rFonts w:cs="Arial"/>
                <w:color w:val="000000"/>
                <w:sz w:val="22"/>
                <w:szCs w:val="22"/>
                <w:lang w:eastAsia="en-GB"/>
              </w:rPr>
              <w:t>ime taken, hours per person</w:t>
            </w:r>
          </w:p>
        </w:tc>
        <w:tc>
          <w:tcPr>
            <w:tcW w:w="1237" w:type="dxa"/>
            <w:noWrap/>
            <w:vAlign w:val="center"/>
            <w:hideMark/>
          </w:tcPr>
          <w:p w:rsidRPr="008B64BE" w:rsidR="00554C21" w:rsidP="001862D1" w:rsidRDefault="00AA5C5C" w14:paraId="79FDDF10" w14:textId="2E92F8C1">
            <w:pPr>
              <w:jc w:val="center"/>
              <w:rPr>
                <w:rFonts w:cs="Arial"/>
                <w:color w:val="000000"/>
                <w:sz w:val="22"/>
                <w:szCs w:val="22"/>
                <w:lang w:eastAsia="en-GB"/>
              </w:rPr>
            </w:pPr>
            <w:r w:rsidRPr="000436C3">
              <w:rPr>
                <w:rFonts w:cs="Arial"/>
                <w:color w:val="000000"/>
                <w:sz w:val="22"/>
                <w:szCs w:val="22"/>
              </w:rPr>
              <w:t>4</w:t>
            </w:r>
          </w:p>
        </w:tc>
        <w:tc>
          <w:tcPr>
            <w:tcW w:w="1237" w:type="dxa"/>
            <w:noWrap/>
            <w:vAlign w:val="center"/>
            <w:hideMark/>
          </w:tcPr>
          <w:p w:rsidRPr="008B64BE" w:rsidR="00554C21" w:rsidP="001862D1" w:rsidRDefault="00AA5C5C" w14:paraId="1B6374EE" w14:textId="575DC79F">
            <w:pPr>
              <w:jc w:val="center"/>
              <w:rPr>
                <w:rFonts w:cs="Arial"/>
                <w:color w:val="000000"/>
                <w:sz w:val="22"/>
                <w:szCs w:val="22"/>
                <w:lang w:eastAsia="en-GB"/>
              </w:rPr>
            </w:pPr>
            <w:r w:rsidRPr="000436C3">
              <w:rPr>
                <w:rFonts w:cs="Arial"/>
                <w:color w:val="000000"/>
                <w:sz w:val="22"/>
                <w:szCs w:val="22"/>
              </w:rPr>
              <w:t>4</w:t>
            </w:r>
          </w:p>
        </w:tc>
        <w:tc>
          <w:tcPr>
            <w:tcW w:w="1237" w:type="dxa"/>
            <w:noWrap/>
            <w:vAlign w:val="center"/>
            <w:hideMark/>
          </w:tcPr>
          <w:p w:rsidRPr="008B64BE" w:rsidR="00554C21" w:rsidP="001862D1" w:rsidRDefault="00AA5C5C" w14:paraId="51899BB6" w14:textId="43C011DA">
            <w:pPr>
              <w:jc w:val="center"/>
              <w:rPr>
                <w:rFonts w:cs="Arial"/>
                <w:color w:val="000000"/>
                <w:sz w:val="22"/>
                <w:szCs w:val="22"/>
                <w:lang w:eastAsia="en-GB"/>
              </w:rPr>
            </w:pPr>
            <w:r w:rsidRPr="000436C3">
              <w:rPr>
                <w:rFonts w:cs="Arial"/>
                <w:color w:val="000000"/>
                <w:sz w:val="22"/>
                <w:szCs w:val="22"/>
              </w:rPr>
              <w:t>4</w:t>
            </w:r>
          </w:p>
        </w:tc>
        <w:tc>
          <w:tcPr>
            <w:tcW w:w="1450" w:type="dxa"/>
            <w:noWrap/>
            <w:vAlign w:val="center"/>
            <w:hideMark/>
          </w:tcPr>
          <w:p w:rsidRPr="008B64BE" w:rsidR="00554C21" w:rsidP="001862D1" w:rsidRDefault="00AA5C5C" w14:paraId="27277960" w14:textId="3A79B209">
            <w:pPr>
              <w:jc w:val="center"/>
              <w:rPr>
                <w:rFonts w:cs="Arial"/>
                <w:color w:val="000000"/>
                <w:sz w:val="22"/>
                <w:szCs w:val="22"/>
                <w:lang w:eastAsia="en-GB"/>
              </w:rPr>
            </w:pPr>
            <w:r w:rsidRPr="000436C3">
              <w:rPr>
                <w:rFonts w:cs="Arial"/>
                <w:color w:val="000000"/>
                <w:sz w:val="22"/>
                <w:szCs w:val="22"/>
              </w:rPr>
              <w:t>4</w:t>
            </w:r>
          </w:p>
        </w:tc>
        <w:tc>
          <w:tcPr>
            <w:tcW w:w="1450" w:type="dxa"/>
            <w:vMerge/>
            <w:vAlign w:val="center"/>
            <w:hideMark/>
          </w:tcPr>
          <w:p w:rsidRPr="008B64BE" w:rsidR="00554C21" w:rsidP="001862D1" w:rsidRDefault="00554C21" w14:paraId="30680CB3" w14:textId="77777777">
            <w:pPr>
              <w:rPr>
                <w:rFonts w:cs="Arial"/>
                <w:color w:val="000000"/>
                <w:sz w:val="22"/>
                <w:szCs w:val="22"/>
                <w:lang w:eastAsia="en-GB"/>
              </w:rPr>
            </w:pPr>
          </w:p>
        </w:tc>
      </w:tr>
      <w:tr w:rsidRPr="008B64BE" w:rsidR="00441E1D" w:rsidTr="00AE1C0C" w14:paraId="0F90F974" w14:textId="77777777">
        <w:trPr>
          <w:trHeight w:val="203"/>
          <w:jc w:val="center"/>
        </w:trPr>
        <w:tc>
          <w:tcPr>
            <w:tcW w:w="1188" w:type="dxa"/>
            <w:vMerge/>
            <w:hideMark/>
          </w:tcPr>
          <w:p w:rsidRPr="008B64BE" w:rsidR="00554C21" w:rsidP="001862D1" w:rsidRDefault="00554C21" w14:paraId="23005A92" w14:textId="77777777">
            <w:pPr>
              <w:rPr>
                <w:rFonts w:cs="Arial"/>
                <w:sz w:val="22"/>
                <w:szCs w:val="22"/>
                <w:lang w:eastAsia="en-GB"/>
              </w:rPr>
            </w:pPr>
          </w:p>
        </w:tc>
        <w:tc>
          <w:tcPr>
            <w:tcW w:w="2396" w:type="dxa"/>
            <w:noWrap/>
            <w:hideMark/>
          </w:tcPr>
          <w:p w:rsidRPr="008B64BE" w:rsidR="00554C21" w:rsidP="008B64BE" w:rsidRDefault="008B64BE" w14:paraId="5F9F6802" w14:textId="0642AB16">
            <w:pPr>
              <w:rPr>
                <w:rFonts w:cs="Arial"/>
                <w:b/>
                <w:bCs/>
                <w:color w:val="000000"/>
                <w:sz w:val="22"/>
                <w:szCs w:val="22"/>
                <w:lang w:eastAsia="en-GB"/>
              </w:rPr>
            </w:pPr>
            <w:r>
              <w:rPr>
                <w:rFonts w:cs="Arial"/>
                <w:b/>
                <w:bCs/>
                <w:color w:val="000000"/>
                <w:sz w:val="22"/>
                <w:szCs w:val="22"/>
                <w:lang w:eastAsia="en-GB"/>
              </w:rPr>
              <w:t>T</w:t>
            </w:r>
            <w:r w:rsidRPr="008B64BE" w:rsidR="00554C21">
              <w:rPr>
                <w:rFonts w:cs="Arial"/>
                <w:b/>
                <w:bCs/>
                <w:color w:val="000000"/>
                <w:sz w:val="22"/>
                <w:szCs w:val="22"/>
                <w:lang w:eastAsia="en-GB"/>
              </w:rPr>
              <w:t>otal man</w:t>
            </w:r>
            <w:r w:rsidR="00595EEC">
              <w:rPr>
                <w:rFonts w:cs="Arial"/>
                <w:b/>
                <w:bCs/>
                <w:color w:val="000000"/>
                <w:sz w:val="22"/>
                <w:szCs w:val="22"/>
                <w:lang w:eastAsia="en-GB"/>
              </w:rPr>
              <w:t>a</w:t>
            </w:r>
            <w:r w:rsidRPr="008B64BE" w:rsidR="00554C21">
              <w:rPr>
                <w:rFonts w:cs="Arial"/>
                <w:b/>
                <w:bCs/>
                <w:color w:val="000000"/>
                <w:sz w:val="22"/>
                <w:szCs w:val="22"/>
                <w:lang w:eastAsia="en-GB"/>
              </w:rPr>
              <w:t>ger cost</w:t>
            </w:r>
          </w:p>
        </w:tc>
        <w:tc>
          <w:tcPr>
            <w:tcW w:w="1237" w:type="dxa"/>
            <w:noWrap/>
            <w:vAlign w:val="center"/>
            <w:hideMark/>
          </w:tcPr>
          <w:p w:rsidRPr="00441E1D" w:rsidR="00554C21" w:rsidP="001862D1" w:rsidRDefault="00AA5C5C" w14:paraId="0165EDD2" w14:textId="69AFD4F0">
            <w:pPr>
              <w:jc w:val="center"/>
              <w:rPr>
                <w:rFonts w:cs="Arial"/>
                <w:b/>
                <w:bCs/>
                <w:color w:val="000000"/>
                <w:sz w:val="22"/>
                <w:szCs w:val="22"/>
                <w:lang w:eastAsia="en-GB"/>
              </w:rPr>
            </w:pPr>
            <w:r w:rsidRPr="000436C3">
              <w:rPr>
                <w:rFonts w:cs="Arial"/>
                <w:b/>
                <w:color w:val="000000"/>
                <w:sz w:val="22"/>
                <w:szCs w:val="22"/>
              </w:rPr>
              <w:t>£102</w:t>
            </w:r>
          </w:p>
        </w:tc>
        <w:tc>
          <w:tcPr>
            <w:tcW w:w="1237" w:type="dxa"/>
            <w:noWrap/>
            <w:vAlign w:val="center"/>
            <w:hideMark/>
          </w:tcPr>
          <w:p w:rsidRPr="00441E1D" w:rsidR="00554C21" w:rsidP="001862D1" w:rsidRDefault="00AA5C5C" w14:paraId="3E6143A4" w14:textId="1988FAF1">
            <w:pPr>
              <w:jc w:val="center"/>
              <w:rPr>
                <w:rFonts w:cs="Arial"/>
                <w:b/>
                <w:bCs/>
                <w:color w:val="000000"/>
                <w:sz w:val="22"/>
                <w:szCs w:val="22"/>
                <w:lang w:eastAsia="en-GB"/>
              </w:rPr>
            </w:pPr>
            <w:r w:rsidRPr="000436C3">
              <w:rPr>
                <w:rFonts w:cs="Arial"/>
                <w:b/>
                <w:color w:val="000000"/>
                <w:sz w:val="22"/>
                <w:szCs w:val="22"/>
              </w:rPr>
              <w:t>£102</w:t>
            </w:r>
          </w:p>
        </w:tc>
        <w:tc>
          <w:tcPr>
            <w:tcW w:w="1237" w:type="dxa"/>
            <w:noWrap/>
            <w:vAlign w:val="center"/>
            <w:hideMark/>
          </w:tcPr>
          <w:p w:rsidRPr="00441E1D" w:rsidR="00554C21" w:rsidP="001862D1" w:rsidRDefault="00AA5C5C" w14:paraId="346CC6D1" w14:textId="370FBDC7">
            <w:pPr>
              <w:jc w:val="center"/>
              <w:rPr>
                <w:rFonts w:cs="Arial"/>
                <w:b/>
                <w:bCs/>
                <w:color w:val="000000"/>
                <w:sz w:val="22"/>
                <w:szCs w:val="22"/>
                <w:lang w:eastAsia="en-GB"/>
              </w:rPr>
            </w:pPr>
            <w:r w:rsidRPr="000436C3">
              <w:rPr>
                <w:rFonts w:cs="Arial"/>
                <w:b/>
                <w:color w:val="000000"/>
                <w:sz w:val="22"/>
                <w:szCs w:val="22"/>
              </w:rPr>
              <w:t>£204</w:t>
            </w:r>
          </w:p>
        </w:tc>
        <w:tc>
          <w:tcPr>
            <w:tcW w:w="1450" w:type="dxa"/>
            <w:noWrap/>
            <w:vAlign w:val="center"/>
            <w:hideMark/>
          </w:tcPr>
          <w:p w:rsidRPr="00441E1D" w:rsidR="00554C21" w:rsidP="001862D1" w:rsidRDefault="00AA5C5C" w14:paraId="4C1415DE" w14:textId="71F0470B">
            <w:pPr>
              <w:jc w:val="center"/>
              <w:rPr>
                <w:rFonts w:cs="Arial"/>
                <w:b/>
                <w:bCs/>
                <w:color w:val="000000"/>
                <w:sz w:val="22"/>
                <w:szCs w:val="22"/>
                <w:lang w:eastAsia="en-GB"/>
              </w:rPr>
            </w:pPr>
            <w:r w:rsidRPr="000436C3">
              <w:rPr>
                <w:rFonts w:cs="Arial"/>
                <w:b/>
                <w:color w:val="000000"/>
                <w:sz w:val="22"/>
                <w:szCs w:val="22"/>
              </w:rPr>
              <w:t>£306</w:t>
            </w:r>
          </w:p>
        </w:tc>
        <w:tc>
          <w:tcPr>
            <w:tcW w:w="1450" w:type="dxa"/>
            <w:noWrap/>
            <w:vAlign w:val="center"/>
            <w:hideMark/>
          </w:tcPr>
          <w:p w:rsidRPr="00441E1D" w:rsidR="00554C21" w:rsidP="001862D1" w:rsidRDefault="00AA5C5C" w14:paraId="3997CC9A" w14:textId="29E26357">
            <w:pPr>
              <w:jc w:val="center"/>
              <w:rPr>
                <w:rFonts w:cs="Arial"/>
                <w:b/>
                <w:bCs/>
                <w:color w:val="000000"/>
                <w:sz w:val="22"/>
                <w:szCs w:val="22"/>
                <w:lang w:eastAsia="en-GB"/>
              </w:rPr>
            </w:pPr>
            <w:r w:rsidRPr="000436C3">
              <w:rPr>
                <w:rFonts w:cs="Arial"/>
                <w:b/>
                <w:color w:val="000000"/>
                <w:sz w:val="22"/>
                <w:szCs w:val="22"/>
              </w:rPr>
              <w:t>£714</w:t>
            </w:r>
          </w:p>
        </w:tc>
      </w:tr>
      <w:tr w:rsidRPr="008B64BE" w:rsidR="00441E1D" w:rsidTr="00AE1C0C" w14:paraId="26424EDC" w14:textId="77777777">
        <w:trPr>
          <w:trHeight w:val="203"/>
          <w:jc w:val="center"/>
        </w:trPr>
        <w:tc>
          <w:tcPr>
            <w:tcW w:w="1188" w:type="dxa"/>
            <w:vMerge w:val="restart"/>
            <w:hideMark/>
          </w:tcPr>
          <w:p w:rsidRPr="008B64BE" w:rsidR="00554C21" w:rsidP="001862D1" w:rsidRDefault="008B64BE" w14:paraId="47BE91E2" w14:textId="1C90C89B">
            <w:pPr>
              <w:jc w:val="center"/>
              <w:rPr>
                <w:rFonts w:cs="Arial"/>
                <w:sz w:val="22"/>
                <w:szCs w:val="22"/>
                <w:lang w:eastAsia="en-GB"/>
              </w:rPr>
            </w:pPr>
            <w:r>
              <w:rPr>
                <w:rFonts w:cs="Arial"/>
                <w:sz w:val="22"/>
                <w:szCs w:val="22"/>
                <w:lang w:eastAsia="en-GB"/>
              </w:rPr>
              <w:t>A</w:t>
            </w:r>
            <w:r w:rsidRPr="008B64BE" w:rsidR="00554C21">
              <w:rPr>
                <w:rFonts w:cs="Arial"/>
                <w:sz w:val="22"/>
                <w:szCs w:val="22"/>
                <w:lang w:eastAsia="en-GB"/>
              </w:rPr>
              <w:t xml:space="preserve">ll staff training </w:t>
            </w:r>
          </w:p>
        </w:tc>
        <w:tc>
          <w:tcPr>
            <w:tcW w:w="2396" w:type="dxa"/>
            <w:noWrap/>
            <w:hideMark/>
          </w:tcPr>
          <w:p w:rsidRPr="008B64BE" w:rsidR="00554C21" w:rsidP="008B64BE" w:rsidRDefault="008B64BE" w14:paraId="74EF7486" w14:textId="75AD080E">
            <w:pPr>
              <w:rPr>
                <w:rFonts w:cs="Arial"/>
                <w:color w:val="000000"/>
                <w:sz w:val="22"/>
                <w:szCs w:val="22"/>
                <w:lang w:eastAsia="en-GB"/>
              </w:rPr>
            </w:pPr>
            <w:r>
              <w:rPr>
                <w:rFonts w:cs="Arial"/>
                <w:color w:val="000000"/>
                <w:sz w:val="22"/>
                <w:szCs w:val="22"/>
                <w:lang w:eastAsia="en-GB"/>
              </w:rPr>
              <w:t>S</w:t>
            </w:r>
            <w:r w:rsidRPr="008B64BE" w:rsidR="00554C21">
              <w:rPr>
                <w:rFonts w:cs="Arial"/>
                <w:color w:val="000000"/>
                <w:sz w:val="22"/>
                <w:szCs w:val="22"/>
                <w:lang w:eastAsia="en-GB"/>
              </w:rPr>
              <w:t xml:space="preserve">taff number </w:t>
            </w:r>
          </w:p>
        </w:tc>
        <w:tc>
          <w:tcPr>
            <w:tcW w:w="1237" w:type="dxa"/>
            <w:noWrap/>
            <w:vAlign w:val="center"/>
            <w:hideMark/>
          </w:tcPr>
          <w:p w:rsidRPr="008B64BE" w:rsidR="00554C21" w:rsidP="001862D1" w:rsidRDefault="00AA5C5C" w14:paraId="21562853" w14:textId="6D09BB46">
            <w:pPr>
              <w:jc w:val="center"/>
              <w:rPr>
                <w:rFonts w:cs="Arial"/>
                <w:color w:val="000000"/>
                <w:sz w:val="22"/>
                <w:szCs w:val="22"/>
                <w:lang w:eastAsia="en-GB"/>
              </w:rPr>
            </w:pPr>
            <w:r w:rsidRPr="000436C3">
              <w:rPr>
                <w:rFonts w:cs="Arial"/>
                <w:color w:val="000000"/>
                <w:sz w:val="22"/>
                <w:szCs w:val="22"/>
              </w:rPr>
              <w:t>2</w:t>
            </w:r>
          </w:p>
        </w:tc>
        <w:tc>
          <w:tcPr>
            <w:tcW w:w="1237" w:type="dxa"/>
            <w:noWrap/>
            <w:vAlign w:val="center"/>
            <w:hideMark/>
          </w:tcPr>
          <w:p w:rsidRPr="008B64BE" w:rsidR="00554C21" w:rsidP="001862D1" w:rsidRDefault="00AA5C5C" w14:paraId="0155C482" w14:textId="29624EE3">
            <w:pPr>
              <w:jc w:val="center"/>
              <w:rPr>
                <w:rFonts w:cs="Arial"/>
                <w:color w:val="000000"/>
                <w:sz w:val="22"/>
                <w:szCs w:val="22"/>
                <w:lang w:eastAsia="en-GB"/>
              </w:rPr>
            </w:pPr>
            <w:r w:rsidRPr="000436C3">
              <w:rPr>
                <w:rFonts w:cs="Arial"/>
                <w:color w:val="000000"/>
                <w:sz w:val="22"/>
                <w:szCs w:val="22"/>
              </w:rPr>
              <w:t>19</w:t>
            </w:r>
          </w:p>
        </w:tc>
        <w:tc>
          <w:tcPr>
            <w:tcW w:w="1237" w:type="dxa"/>
            <w:noWrap/>
            <w:vAlign w:val="center"/>
            <w:hideMark/>
          </w:tcPr>
          <w:p w:rsidRPr="008B64BE" w:rsidR="00554C21" w:rsidP="001862D1" w:rsidRDefault="00AA5C5C" w14:paraId="52606639" w14:textId="3B792804">
            <w:pPr>
              <w:jc w:val="center"/>
              <w:rPr>
                <w:rFonts w:cs="Arial"/>
                <w:color w:val="000000"/>
                <w:sz w:val="22"/>
                <w:szCs w:val="22"/>
                <w:lang w:eastAsia="en-GB"/>
              </w:rPr>
            </w:pPr>
            <w:r w:rsidRPr="000436C3">
              <w:rPr>
                <w:rFonts w:cs="Arial"/>
                <w:color w:val="000000"/>
                <w:sz w:val="22"/>
                <w:szCs w:val="22"/>
              </w:rPr>
              <w:t>99</w:t>
            </w:r>
          </w:p>
        </w:tc>
        <w:tc>
          <w:tcPr>
            <w:tcW w:w="1450" w:type="dxa"/>
            <w:noWrap/>
            <w:vAlign w:val="center"/>
            <w:hideMark/>
          </w:tcPr>
          <w:p w:rsidRPr="008B64BE" w:rsidR="00554C21" w:rsidP="001862D1" w:rsidRDefault="00AA5C5C" w14:paraId="573E7EFC" w14:textId="3200FB38">
            <w:pPr>
              <w:jc w:val="center"/>
              <w:rPr>
                <w:rFonts w:cs="Arial"/>
                <w:color w:val="000000"/>
                <w:sz w:val="22"/>
                <w:szCs w:val="22"/>
                <w:lang w:eastAsia="en-GB"/>
              </w:rPr>
            </w:pPr>
            <w:r w:rsidRPr="000436C3">
              <w:rPr>
                <w:rFonts w:cs="Arial"/>
                <w:color w:val="000000"/>
                <w:sz w:val="22"/>
                <w:szCs w:val="22"/>
              </w:rPr>
              <w:t>1574</w:t>
            </w:r>
          </w:p>
        </w:tc>
        <w:tc>
          <w:tcPr>
            <w:tcW w:w="1450" w:type="dxa"/>
            <w:vMerge w:val="restart"/>
            <w:noWrap/>
            <w:vAlign w:val="center"/>
            <w:hideMark/>
          </w:tcPr>
          <w:p w:rsidRPr="008B64BE" w:rsidR="00554C21" w:rsidP="001862D1" w:rsidRDefault="00AA5C5C" w14:paraId="139A6C88" w14:textId="6AB25E0C">
            <w:pPr>
              <w:jc w:val="center"/>
              <w:rPr>
                <w:rFonts w:cs="Arial"/>
                <w:color w:val="000000"/>
                <w:sz w:val="22"/>
                <w:szCs w:val="22"/>
                <w:lang w:eastAsia="en-GB"/>
              </w:rPr>
            </w:pPr>
            <w:r w:rsidRPr="000436C3">
              <w:rPr>
                <w:rFonts w:cs="Arial"/>
                <w:color w:val="000000"/>
                <w:sz w:val="22"/>
                <w:szCs w:val="22"/>
              </w:rPr>
              <w:t> </w:t>
            </w:r>
          </w:p>
        </w:tc>
      </w:tr>
      <w:tr w:rsidRPr="008B64BE" w:rsidR="00441E1D" w:rsidTr="00AE1C0C" w14:paraId="6364ED62" w14:textId="77777777">
        <w:trPr>
          <w:trHeight w:val="203"/>
          <w:jc w:val="center"/>
        </w:trPr>
        <w:tc>
          <w:tcPr>
            <w:tcW w:w="1188" w:type="dxa"/>
            <w:vMerge/>
            <w:hideMark/>
          </w:tcPr>
          <w:p w:rsidRPr="008B64BE" w:rsidR="00554C21" w:rsidP="001862D1" w:rsidRDefault="00554C21" w14:paraId="58D82344" w14:textId="77777777">
            <w:pPr>
              <w:rPr>
                <w:rFonts w:cs="Arial"/>
                <w:sz w:val="22"/>
                <w:szCs w:val="22"/>
                <w:lang w:eastAsia="en-GB"/>
              </w:rPr>
            </w:pPr>
          </w:p>
        </w:tc>
        <w:tc>
          <w:tcPr>
            <w:tcW w:w="2396" w:type="dxa"/>
            <w:noWrap/>
            <w:hideMark/>
          </w:tcPr>
          <w:p w:rsidRPr="008B64BE" w:rsidR="00554C21" w:rsidP="008B64BE" w:rsidRDefault="008B64BE" w14:paraId="76CDBD45" w14:textId="46246B30">
            <w:pPr>
              <w:rPr>
                <w:rFonts w:cs="Arial"/>
                <w:color w:val="000000"/>
                <w:sz w:val="22"/>
                <w:szCs w:val="22"/>
                <w:lang w:eastAsia="en-GB"/>
              </w:rPr>
            </w:pPr>
            <w:r>
              <w:rPr>
                <w:rFonts w:cs="Arial"/>
                <w:color w:val="000000"/>
                <w:sz w:val="22"/>
                <w:szCs w:val="22"/>
                <w:lang w:eastAsia="en-GB"/>
              </w:rPr>
              <w:t>W</w:t>
            </w:r>
            <w:r w:rsidRPr="008B64BE" w:rsidR="00554C21">
              <w:rPr>
                <w:rFonts w:cs="Arial"/>
                <w:color w:val="000000"/>
                <w:sz w:val="22"/>
                <w:szCs w:val="22"/>
                <w:lang w:eastAsia="en-GB"/>
              </w:rPr>
              <w:t xml:space="preserve">age rate w/ uplift </w:t>
            </w:r>
          </w:p>
        </w:tc>
        <w:tc>
          <w:tcPr>
            <w:tcW w:w="1237" w:type="dxa"/>
            <w:noWrap/>
            <w:vAlign w:val="center"/>
            <w:hideMark/>
          </w:tcPr>
          <w:p w:rsidRPr="008B64BE" w:rsidR="00554C21" w:rsidP="001862D1" w:rsidRDefault="00AA5C5C" w14:paraId="4DE2EA8A" w14:textId="57CECFDE">
            <w:pPr>
              <w:jc w:val="center"/>
              <w:rPr>
                <w:rFonts w:cs="Arial"/>
                <w:color w:val="000000"/>
                <w:sz w:val="22"/>
                <w:szCs w:val="22"/>
                <w:lang w:eastAsia="en-GB"/>
              </w:rPr>
            </w:pPr>
            <w:r w:rsidRPr="000436C3">
              <w:rPr>
                <w:rFonts w:cs="Arial"/>
                <w:color w:val="000000"/>
                <w:sz w:val="22"/>
                <w:szCs w:val="22"/>
              </w:rPr>
              <w:t>£14.1</w:t>
            </w:r>
          </w:p>
        </w:tc>
        <w:tc>
          <w:tcPr>
            <w:tcW w:w="1237" w:type="dxa"/>
            <w:noWrap/>
            <w:vAlign w:val="center"/>
            <w:hideMark/>
          </w:tcPr>
          <w:p w:rsidRPr="008B64BE" w:rsidR="00554C21" w:rsidP="001862D1" w:rsidRDefault="00AA5C5C" w14:paraId="154C8E52" w14:textId="34096BDD">
            <w:pPr>
              <w:jc w:val="center"/>
              <w:rPr>
                <w:rFonts w:cs="Arial"/>
                <w:color w:val="000000"/>
                <w:sz w:val="22"/>
                <w:szCs w:val="22"/>
                <w:lang w:eastAsia="en-GB"/>
              </w:rPr>
            </w:pPr>
            <w:r w:rsidRPr="000436C3">
              <w:rPr>
                <w:rFonts w:cs="Arial"/>
                <w:color w:val="000000"/>
                <w:sz w:val="22"/>
                <w:szCs w:val="22"/>
              </w:rPr>
              <w:t>£14.1</w:t>
            </w:r>
          </w:p>
        </w:tc>
        <w:tc>
          <w:tcPr>
            <w:tcW w:w="1237" w:type="dxa"/>
            <w:noWrap/>
            <w:vAlign w:val="center"/>
            <w:hideMark/>
          </w:tcPr>
          <w:p w:rsidRPr="008B64BE" w:rsidR="00554C21" w:rsidP="001862D1" w:rsidRDefault="00AA5C5C" w14:paraId="34FC9FA1" w14:textId="687BCC8F">
            <w:pPr>
              <w:jc w:val="center"/>
              <w:rPr>
                <w:rFonts w:cs="Arial"/>
                <w:color w:val="000000"/>
                <w:sz w:val="22"/>
                <w:szCs w:val="22"/>
                <w:lang w:eastAsia="en-GB"/>
              </w:rPr>
            </w:pPr>
            <w:r w:rsidRPr="000436C3">
              <w:rPr>
                <w:rFonts w:cs="Arial"/>
                <w:color w:val="000000"/>
                <w:sz w:val="22"/>
                <w:szCs w:val="22"/>
              </w:rPr>
              <w:t>£14.1</w:t>
            </w:r>
          </w:p>
        </w:tc>
        <w:tc>
          <w:tcPr>
            <w:tcW w:w="1450" w:type="dxa"/>
            <w:noWrap/>
            <w:vAlign w:val="center"/>
            <w:hideMark/>
          </w:tcPr>
          <w:p w:rsidRPr="008B64BE" w:rsidR="00554C21" w:rsidP="001862D1" w:rsidRDefault="00AA5C5C" w14:paraId="5A84B409" w14:textId="70636A87">
            <w:pPr>
              <w:jc w:val="center"/>
              <w:rPr>
                <w:rFonts w:cs="Arial"/>
                <w:color w:val="000000"/>
                <w:sz w:val="22"/>
                <w:szCs w:val="22"/>
                <w:lang w:eastAsia="en-GB"/>
              </w:rPr>
            </w:pPr>
            <w:r w:rsidRPr="000436C3">
              <w:rPr>
                <w:rFonts w:cs="Arial"/>
                <w:color w:val="000000"/>
                <w:sz w:val="22"/>
                <w:szCs w:val="22"/>
              </w:rPr>
              <w:t>£14.1</w:t>
            </w:r>
          </w:p>
        </w:tc>
        <w:tc>
          <w:tcPr>
            <w:tcW w:w="1450" w:type="dxa"/>
            <w:vMerge/>
            <w:vAlign w:val="center"/>
            <w:hideMark/>
          </w:tcPr>
          <w:p w:rsidRPr="008B64BE" w:rsidR="00554C21" w:rsidP="001862D1" w:rsidRDefault="00554C21" w14:paraId="2FFBA13A" w14:textId="77777777">
            <w:pPr>
              <w:rPr>
                <w:rFonts w:cs="Arial"/>
                <w:color w:val="000000"/>
                <w:sz w:val="22"/>
                <w:szCs w:val="22"/>
                <w:lang w:eastAsia="en-GB"/>
              </w:rPr>
            </w:pPr>
          </w:p>
        </w:tc>
      </w:tr>
      <w:tr w:rsidRPr="008B64BE" w:rsidR="00441E1D" w:rsidTr="00AE1C0C" w14:paraId="03112024" w14:textId="77777777">
        <w:trPr>
          <w:trHeight w:val="203"/>
          <w:jc w:val="center"/>
        </w:trPr>
        <w:tc>
          <w:tcPr>
            <w:tcW w:w="1188" w:type="dxa"/>
            <w:vMerge/>
            <w:hideMark/>
          </w:tcPr>
          <w:p w:rsidRPr="008B64BE" w:rsidR="00554C21" w:rsidP="001862D1" w:rsidRDefault="00554C21" w14:paraId="31F3B519" w14:textId="77777777">
            <w:pPr>
              <w:rPr>
                <w:rFonts w:cs="Arial"/>
                <w:sz w:val="22"/>
                <w:szCs w:val="22"/>
                <w:lang w:eastAsia="en-GB"/>
              </w:rPr>
            </w:pPr>
          </w:p>
        </w:tc>
        <w:tc>
          <w:tcPr>
            <w:tcW w:w="2396" w:type="dxa"/>
            <w:noWrap/>
            <w:hideMark/>
          </w:tcPr>
          <w:p w:rsidRPr="008B64BE" w:rsidR="00554C21" w:rsidP="008B64BE" w:rsidRDefault="008B64BE" w14:paraId="6D775A85" w14:textId="3647CF94">
            <w:pPr>
              <w:rPr>
                <w:rFonts w:cs="Arial"/>
                <w:color w:val="000000"/>
                <w:sz w:val="22"/>
                <w:szCs w:val="22"/>
                <w:lang w:eastAsia="en-GB"/>
              </w:rPr>
            </w:pPr>
            <w:r>
              <w:rPr>
                <w:rFonts w:cs="Arial"/>
                <w:color w:val="000000"/>
                <w:sz w:val="22"/>
                <w:szCs w:val="22"/>
                <w:lang w:eastAsia="en-GB"/>
              </w:rPr>
              <w:t>T</w:t>
            </w:r>
            <w:r w:rsidRPr="008B64BE" w:rsidR="00554C21">
              <w:rPr>
                <w:rFonts w:cs="Arial"/>
                <w:color w:val="000000"/>
                <w:sz w:val="22"/>
                <w:szCs w:val="22"/>
                <w:lang w:eastAsia="en-GB"/>
              </w:rPr>
              <w:t>raining time taken, hours per person</w:t>
            </w:r>
          </w:p>
        </w:tc>
        <w:tc>
          <w:tcPr>
            <w:tcW w:w="1237" w:type="dxa"/>
            <w:noWrap/>
            <w:vAlign w:val="center"/>
            <w:hideMark/>
          </w:tcPr>
          <w:p w:rsidRPr="008B64BE" w:rsidR="00554C21" w:rsidP="001862D1" w:rsidRDefault="00AA5C5C" w14:paraId="16D88360" w14:textId="30FAC26B">
            <w:pPr>
              <w:jc w:val="center"/>
              <w:rPr>
                <w:rFonts w:cs="Arial"/>
                <w:color w:val="000000"/>
                <w:sz w:val="22"/>
                <w:szCs w:val="22"/>
                <w:lang w:eastAsia="en-GB"/>
              </w:rPr>
            </w:pPr>
            <w:r w:rsidRPr="000436C3">
              <w:rPr>
                <w:rFonts w:cs="Arial"/>
                <w:color w:val="000000"/>
                <w:sz w:val="22"/>
                <w:szCs w:val="22"/>
              </w:rPr>
              <w:t>0.25</w:t>
            </w:r>
          </w:p>
        </w:tc>
        <w:tc>
          <w:tcPr>
            <w:tcW w:w="1237" w:type="dxa"/>
            <w:noWrap/>
            <w:vAlign w:val="center"/>
            <w:hideMark/>
          </w:tcPr>
          <w:p w:rsidRPr="008B64BE" w:rsidR="00554C21" w:rsidP="001862D1" w:rsidRDefault="00AA5C5C" w14:paraId="0B34B273" w14:textId="1F0142A3">
            <w:pPr>
              <w:jc w:val="center"/>
              <w:rPr>
                <w:rFonts w:cs="Arial"/>
                <w:color w:val="000000"/>
                <w:sz w:val="22"/>
                <w:szCs w:val="22"/>
                <w:lang w:eastAsia="en-GB"/>
              </w:rPr>
            </w:pPr>
            <w:r w:rsidRPr="000436C3">
              <w:rPr>
                <w:rFonts w:cs="Arial"/>
                <w:color w:val="000000"/>
                <w:sz w:val="22"/>
                <w:szCs w:val="22"/>
              </w:rPr>
              <w:t>0.25</w:t>
            </w:r>
          </w:p>
        </w:tc>
        <w:tc>
          <w:tcPr>
            <w:tcW w:w="1237" w:type="dxa"/>
            <w:noWrap/>
            <w:vAlign w:val="center"/>
            <w:hideMark/>
          </w:tcPr>
          <w:p w:rsidRPr="008B64BE" w:rsidR="00554C21" w:rsidP="001862D1" w:rsidRDefault="00AA5C5C" w14:paraId="7FAE9E92" w14:textId="0E6630CC">
            <w:pPr>
              <w:jc w:val="center"/>
              <w:rPr>
                <w:rFonts w:cs="Arial"/>
                <w:color w:val="000000"/>
                <w:sz w:val="22"/>
                <w:szCs w:val="22"/>
                <w:lang w:eastAsia="en-GB"/>
              </w:rPr>
            </w:pPr>
            <w:r w:rsidRPr="000436C3">
              <w:rPr>
                <w:rFonts w:cs="Arial"/>
                <w:color w:val="000000"/>
                <w:sz w:val="22"/>
                <w:szCs w:val="22"/>
              </w:rPr>
              <w:t>0.25</w:t>
            </w:r>
          </w:p>
        </w:tc>
        <w:tc>
          <w:tcPr>
            <w:tcW w:w="1450" w:type="dxa"/>
            <w:noWrap/>
            <w:vAlign w:val="center"/>
            <w:hideMark/>
          </w:tcPr>
          <w:p w:rsidRPr="008B64BE" w:rsidR="00554C21" w:rsidP="001862D1" w:rsidRDefault="00AA5C5C" w14:paraId="69063B1A" w14:textId="016AC3D3">
            <w:pPr>
              <w:jc w:val="center"/>
              <w:rPr>
                <w:rFonts w:cs="Arial"/>
                <w:color w:val="000000"/>
                <w:sz w:val="22"/>
                <w:szCs w:val="22"/>
                <w:lang w:eastAsia="en-GB"/>
              </w:rPr>
            </w:pPr>
            <w:r w:rsidRPr="000436C3">
              <w:rPr>
                <w:rFonts w:cs="Arial"/>
                <w:color w:val="000000"/>
                <w:sz w:val="22"/>
                <w:szCs w:val="22"/>
              </w:rPr>
              <w:t>0.25</w:t>
            </w:r>
          </w:p>
        </w:tc>
        <w:tc>
          <w:tcPr>
            <w:tcW w:w="1450" w:type="dxa"/>
            <w:vMerge/>
            <w:vAlign w:val="center"/>
            <w:hideMark/>
          </w:tcPr>
          <w:p w:rsidRPr="008B64BE" w:rsidR="00554C21" w:rsidP="001862D1" w:rsidRDefault="00554C21" w14:paraId="2F163C39" w14:textId="77777777">
            <w:pPr>
              <w:rPr>
                <w:rFonts w:cs="Arial"/>
                <w:color w:val="000000"/>
                <w:sz w:val="22"/>
                <w:szCs w:val="22"/>
                <w:lang w:eastAsia="en-GB"/>
              </w:rPr>
            </w:pPr>
          </w:p>
        </w:tc>
      </w:tr>
      <w:tr w:rsidRPr="008B64BE" w:rsidR="00441E1D" w:rsidTr="00AE1C0C" w14:paraId="2CA61307" w14:textId="77777777">
        <w:trPr>
          <w:trHeight w:val="203"/>
          <w:jc w:val="center"/>
        </w:trPr>
        <w:tc>
          <w:tcPr>
            <w:tcW w:w="1188" w:type="dxa"/>
            <w:vMerge/>
            <w:hideMark/>
          </w:tcPr>
          <w:p w:rsidRPr="008B64BE" w:rsidR="00554C21" w:rsidP="001862D1" w:rsidRDefault="00554C21" w14:paraId="430AB8DB" w14:textId="77777777">
            <w:pPr>
              <w:rPr>
                <w:rFonts w:cs="Arial"/>
                <w:sz w:val="22"/>
                <w:szCs w:val="22"/>
                <w:lang w:eastAsia="en-GB"/>
              </w:rPr>
            </w:pPr>
          </w:p>
        </w:tc>
        <w:tc>
          <w:tcPr>
            <w:tcW w:w="2396" w:type="dxa"/>
            <w:noWrap/>
            <w:hideMark/>
          </w:tcPr>
          <w:p w:rsidRPr="008B64BE" w:rsidR="00554C21" w:rsidP="008B64BE" w:rsidRDefault="008B64BE" w14:paraId="0D6270BF" w14:textId="39E0433A">
            <w:pPr>
              <w:rPr>
                <w:rFonts w:cs="Arial"/>
                <w:b/>
                <w:bCs/>
                <w:color w:val="000000"/>
                <w:sz w:val="22"/>
                <w:szCs w:val="22"/>
                <w:lang w:eastAsia="en-GB"/>
              </w:rPr>
            </w:pPr>
            <w:r>
              <w:rPr>
                <w:rFonts w:cs="Arial"/>
                <w:b/>
                <w:bCs/>
                <w:color w:val="000000"/>
                <w:sz w:val="22"/>
                <w:szCs w:val="22"/>
                <w:lang w:eastAsia="en-GB"/>
              </w:rPr>
              <w:t>T</w:t>
            </w:r>
            <w:r w:rsidRPr="008B64BE" w:rsidR="00554C21">
              <w:rPr>
                <w:rFonts w:cs="Arial"/>
                <w:b/>
                <w:bCs/>
                <w:color w:val="000000"/>
                <w:sz w:val="22"/>
                <w:szCs w:val="22"/>
                <w:lang w:eastAsia="en-GB"/>
              </w:rPr>
              <w:t>otal all staff cost</w:t>
            </w:r>
          </w:p>
        </w:tc>
        <w:tc>
          <w:tcPr>
            <w:tcW w:w="1237" w:type="dxa"/>
            <w:noWrap/>
            <w:vAlign w:val="center"/>
            <w:hideMark/>
          </w:tcPr>
          <w:p w:rsidRPr="00441E1D" w:rsidR="00554C21" w:rsidP="001862D1" w:rsidRDefault="00AA5C5C" w14:paraId="148C08EF" w14:textId="77E73497">
            <w:pPr>
              <w:jc w:val="center"/>
              <w:rPr>
                <w:rFonts w:cs="Arial"/>
                <w:b/>
                <w:bCs/>
                <w:color w:val="000000"/>
                <w:sz w:val="22"/>
                <w:szCs w:val="22"/>
                <w:lang w:eastAsia="en-GB"/>
              </w:rPr>
            </w:pPr>
            <w:r w:rsidRPr="000436C3">
              <w:rPr>
                <w:rFonts w:cs="Arial"/>
                <w:b/>
                <w:color w:val="000000"/>
                <w:sz w:val="22"/>
                <w:szCs w:val="22"/>
              </w:rPr>
              <w:t>£7</w:t>
            </w:r>
          </w:p>
        </w:tc>
        <w:tc>
          <w:tcPr>
            <w:tcW w:w="1237" w:type="dxa"/>
            <w:noWrap/>
            <w:vAlign w:val="center"/>
            <w:hideMark/>
          </w:tcPr>
          <w:p w:rsidRPr="00441E1D" w:rsidR="00554C21" w:rsidP="001862D1" w:rsidRDefault="00AA5C5C" w14:paraId="5B3F7F7B" w14:textId="7BD974DF">
            <w:pPr>
              <w:jc w:val="center"/>
              <w:rPr>
                <w:rFonts w:cs="Arial"/>
                <w:b/>
                <w:bCs/>
                <w:color w:val="000000"/>
                <w:sz w:val="22"/>
                <w:szCs w:val="22"/>
                <w:lang w:eastAsia="en-GB"/>
              </w:rPr>
            </w:pPr>
            <w:r w:rsidRPr="000436C3">
              <w:rPr>
                <w:rFonts w:cs="Arial"/>
                <w:b/>
                <w:color w:val="000000"/>
                <w:sz w:val="22"/>
                <w:szCs w:val="22"/>
              </w:rPr>
              <w:t>£67</w:t>
            </w:r>
          </w:p>
        </w:tc>
        <w:tc>
          <w:tcPr>
            <w:tcW w:w="1237" w:type="dxa"/>
            <w:noWrap/>
            <w:vAlign w:val="center"/>
            <w:hideMark/>
          </w:tcPr>
          <w:p w:rsidRPr="00441E1D" w:rsidR="00554C21" w:rsidP="001862D1" w:rsidRDefault="00AA5C5C" w14:paraId="2E0A768A" w14:textId="606589AB">
            <w:pPr>
              <w:jc w:val="center"/>
              <w:rPr>
                <w:rFonts w:cs="Arial"/>
                <w:b/>
                <w:bCs/>
                <w:color w:val="000000"/>
                <w:sz w:val="22"/>
                <w:szCs w:val="22"/>
                <w:lang w:eastAsia="en-GB"/>
              </w:rPr>
            </w:pPr>
            <w:r w:rsidRPr="000436C3">
              <w:rPr>
                <w:rFonts w:cs="Arial"/>
                <w:b/>
                <w:color w:val="000000"/>
                <w:sz w:val="22"/>
                <w:szCs w:val="22"/>
              </w:rPr>
              <w:t>£349</w:t>
            </w:r>
          </w:p>
        </w:tc>
        <w:tc>
          <w:tcPr>
            <w:tcW w:w="1450" w:type="dxa"/>
            <w:noWrap/>
            <w:vAlign w:val="center"/>
            <w:hideMark/>
          </w:tcPr>
          <w:p w:rsidRPr="00441E1D" w:rsidR="00554C21" w:rsidP="001862D1" w:rsidRDefault="00AA5C5C" w14:paraId="62725257" w14:textId="325F4C4C">
            <w:pPr>
              <w:jc w:val="center"/>
              <w:rPr>
                <w:rFonts w:cs="Arial"/>
                <w:b/>
                <w:bCs/>
                <w:color w:val="000000"/>
                <w:sz w:val="22"/>
                <w:szCs w:val="22"/>
                <w:lang w:eastAsia="en-GB"/>
              </w:rPr>
            </w:pPr>
            <w:r w:rsidRPr="000436C3">
              <w:rPr>
                <w:rFonts w:cs="Arial"/>
                <w:b/>
                <w:color w:val="000000"/>
                <w:sz w:val="22"/>
                <w:szCs w:val="22"/>
              </w:rPr>
              <w:t>£5,548</w:t>
            </w:r>
          </w:p>
        </w:tc>
        <w:tc>
          <w:tcPr>
            <w:tcW w:w="1450" w:type="dxa"/>
            <w:noWrap/>
            <w:vAlign w:val="center"/>
            <w:hideMark/>
          </w:tcPr>
          <w:p w:rsidRPr="00441E1D" w:rsidR="00554C21" w:rsidP="001862D1" w:rsidRDefault="00AA5C5C" w14:paraId="56CDB503" w14:textId="0CFEDE06">
            <w:pPr>
              <w:jc w:val="center"/>
              <w:rPr>
                <w:rFonts w:cs="Arial"/>
                <w:b/>
                <w:bCs/>
                <w:color w:val="000000"/>
                <w:sz w:val="22"/>
                <w:szCs w:val="22"/>
                <w:lang w:eastAsia="en-GB"/>
              </w:rPr>
            </w:pPr>
            <w:r w:rsidRPr="000436C3">
              <w:rPr>
                <w:rFonts w:cs="Arial"/>
                <w:b/>
                <w:color w:val="000000"/>
                <w:sz w:val="22"/>
                <w:szCs w:val="22"/>
              </w:rPr>
              <w:t>£5,971</w:t>
            </w:r>
          </w:p>
        </w:tc>
      </w:tr>
      <w:tr w:rsidRPr="008B64BE" w:rsidR="00554C21" w:rsidTr="00AE1C0C" w14:paraId="4DA68A12" w14:textId="77777777">
        <w:trPr>
          <w:trHeight w:val="203"/>
          <w:jc w:val="center"/>
        </w:trPr>
        <w:tc>
          <w:tcPr>
            <w:tcW w:w="3584" w:type="dxa"/>
            <w:gridSpan w:val="2"/>
            <w:noWrap/>
            <w:hideMark/>
          </w:tcPr>
          <w:p w:rsidRPr="008B64BE" w:rsidR="00554C21" w:rsidP="001862D1" w:rsidRDefault="00554C21" w14:paraId="7A34AC56" w14:textId="77777777">
            <w:pPr>
              <w:rPr>
                <w:rFonts w:cs="Arial"/>
                <w:b/>
                <w:bCs/>
                <w:color w:val="000000"/>
                <w:sz w:val="22"/>
                <w:szCs w:val="22"/>
                <w:lang w:eastAsia="en-GB"/>
              </w:rPr>
            </w:pPr>
            <w:r w:rsidRPr="008B64BE">
              <w:rPr>
                <w:rFonts w:cs="Arial"/>
                <w:b/>
                <w:bCs/>
                <w:color w:val="000000"/>
                <w:sz w:val="22"/>
                <w:szCs w:val="22"/>
                <w:lang w:eastAsia="en-GB"/>
              </w:rPr>
              <w:t>1st year fam costs per business size</w:t>
            </w:r>
          </w:p>
        </w:tc>
        <w:tc>
          <w:tcPr>
            <w:tcW w:w="1237" w:type="dxa"/>
            <w:noWrap/>
            <w:vAlign w:val="center"/>
            <w:hideMark/>
          </w:tcPr>
          <w:p w:rsidRPr="008B64BE" w:rsidR="00554C21" w:rsidP="001862D1" w:rsidRDefault="00AA5C5C" w14:paraId="51C4534E" w14:textId="28983A90">
            <w:pPr>
              <w:jc w:val="center"/>
              <w:rPr>
                <w:rFonts w:cs="Arial"/>
                <w:b/>
                <w:bCs/>
                <w:color w:val="000000"/>
                <w:sz w:val="22"/>
                <w:szCs w:val="22"/>
                <w:lang w:eastAsia="en-GB"/>
              </w:rPr>
            </w:pPr>
            <w:r>
              <w:rPr>
                <w:rFonts w:cs="Arial"/>
                <w:b/>
                <w:bCs/>
                <w:color w:val="000000"/>
                <w:sz w:val="22"/>
                <w:szCs w:val="22"/>
              </w:rPr>
              <w:t>£109</w:t>
            </w:r>
          </w:p>
        </w:tc>
        <w:tc>
          <w:tcPr>
            <w:tcW w:w="1237" w:type="dxa"/>
            <w:noWrap/>
            <w:vAlign w:val="center"/>
            <w:hideMark/>
          </w:tcPr>
          <w:p w:rsidRPr="008B64BE" w:rsidR="00554C21" w:rsidP="001862D1" w:rsidRDefault="00AA5C5C" w14:paraId="73BCBF1C" w14:textId="730B6A7F">
            <w:pPr>
              <w:jc w:val="center"/>
              <w:rPr>
                <w:rFonts w:cs="Arial"/>
                <w:b/>
                <w:bCs/>
                <w:color w:val="000000"/>
                <w:sz w:val="22"/>
                <w:szCs w:val="22"/>
                <w:lang w:eastAsia="en-GB"/>
              </w:rPr>
            </w:pPr>
            <w:r>
              <w:rPr>
                <w:rFonts w:cs="Arial"/>
                <w:b/>
                <w:bCs/>
                <w:color w:val="000000"/>
                <w:sz w:val="22"/>
                <w:szCs w:val="22"/>
              </w:rPr>
              <w:t>£169</w:t>
            </w:r>
          </w:p>
        </w:tc>
        <w:tc>
          <w:tcPr>
            <w:tcW w:w="1237" w:type="dxa"/>
            <w:noWrap/>
            <w:vAlign w:val="center"/>
            <w:hideMark/>
          </w:tcPr>
          <w:p w:rsidRPr="008B64BE" w:rsidR="00554C21" w:rsidP="001862D1" w:rsidRDefault="00AA5C5C" w14:paraId="2AFC84F7" w14:textId="18016F38">
            <w:pPr>
              <w:jc w:val="center"/>
              <w:rPr>
                <w:rFonts w:cs="Arial"/>
                <w:b/>
                <w:bCs/>
                <w:color w:val="000000"/>
                <w:sz w:val="22"/>
                <w:szCs w:val="22"/>
                <w:lang w:eastAsia="en-GB"/>
              </w:rPr>
            </w:pPr>
            <w:r>
              <w:rPr>
                <w:rFonts w:cs="Arial"/>
                <w:b/>
                <w:bCs/>
                <w:color w:val="000000"/>
                <w:sz w:val="22"/>
                <w:szCs w:val="22"/>
              </w:rPr>
              <w:t>£553</w:t>
            </w:r>
          </w:p>
        </w:tc>
        <w:tc>
          <w:tcPr>
            <w:tcW w:w="1450" w:type="dxa"/>
            <w:noWrap/>
            <w:vAlign w:val="center"/>
            <w:hideMark/>
          </w:tcPr>
          <w:p w:rsidRPr="008B64BE" w:rsidR="00554C21" w:rsidP="001862D1" w:rsidRDefault="00AA5C5C" w14:paraId="3485D1DF" w14:textId="0A146C2C">
            <w:pPr>
              <w:jc w:val="center"/>
              <w:rPr>
                <w:rFonts w:cs="Arial"/>
                <w:b/>
                <w:bCs/>
                <w:color w:val="000000"/>
                <w:sz w:val="22"/>
                <w:szCs w:val="22"/>
                <w:lang w:eastAsia="en-GB"/>
              </w:rPr>
            </w:pPr>
            <w:r>
              <w:rPr>
                <w:rFonts w:cs="Arial"/>
                <w:b/>
                <w:bCs/>
                <w:color w:val="000000"/>
                <w:sz w:val="22"/>
                <w:szCs w:val="22"/>
              </w:rPr>
              <w:t>£5,854</w:t>
            </w:r>
          </w:p>
        </w:tc>
        <w:tc>
          <w:tcPr>
            <w:tcW w:w="1450" w:type="dxa"/>
            <w:noWrap/>
            <w:vAlign w:val="center"/>
            <w:hideMark/>
          </w:tcPr>
          <w:p w:rsidRPr="008B64BE" w:rsidR="00554C21" w:rsidP="001862D1" w:rsidRDefault="00AA5C5C" w14:paraId="0CD11F32" w14:textId="4C8689A2">
            <w:pPr>
              <w:jc w:val="center"/>
              <w:rPr>
                <w:rFonts w:cs="Arial"/>
                <w:b/>
                <w:bCs/>
                <w:color w:val="000000"/>
                <w:sz w:val="22"/>
                <w:szCs w:val="22"/>
                <w:lang w:eastAsia="en-GB"/>
              </w:rPr>
            </w:pPr>
            <w:r>
              <w:rPr>
                <w:rFonts w:cs="Arial"/>
                <w:b/>
                <w:bCs/>
                <w:color w:val="000000"/>
                <w:sz w:val="22"/>
                <w:szCs w:val="22"/>
              </w:rPr>
              <w:t>£6,685</w:t>
            </w:r>
          </w:p>
        </w:tc>
      </w:tr>
      <w:tr w:rsidRPr="008B64BE" w:rsidR="00554C21" w:rsidTr="00AE1C0C" w14:paraId="08198ADF" w14:textId="77777777">
        <w:trPr>
          <w:trHeight w:val="203"/>
          <w:jc w:val="center"/>
        </w:trPr>
        <w:tc>
          <w:tcPr>
            <w:tcW w:w="3584" w:type="dxa"/>
            <w:gridSpan w:val="2"/>
            <w:noWrap/>
            <w:hideMark/>
          </w:tcPr>
          <w:p w:rsidRPr="008B64BE" w:rsidR="00554C21" w:rsidP="001862D1" w:rsidRDefault="2103847F" w14:paraId="090BA444" w14:textId="22AFA491">
            <w:pPr>
              <w:rPr>
                <w:rFonts w:cs="Arial"/>
                <w:b/>
                <w:bCs/>
                <w:color w:val="000000"/>
                <w:sz w:val="22"/>
                <w:szCs w:val="22"/>
                <w:lang w:eastAsia="en-GB"/>
              </w:rPr>
            </w:pPr>
            <w:r w:rsidRPr="008B64BE">
              <w:rPr>
                <w:rFonts w:cs="Arial"/>
                <w:b/>
                <w:bCs/>
                <w:color w:val="000000"/>
                <w:sz w:val="22"/>
                <w:szCs w:val="22"/>
                <w:lang w:eastAsia="en-GB"/>
              </w:rPr>
              <w:t>Number of enterprises per business size</w:t>
            </w:r>
            <w:r w:rsidRPr="7C995945" w:rsidR="00651D4F">
              <w:rPr>
                <w:rStyle w:val="FootnoteReference"/>
                <w:b/>
                <w:bCs/>
                <w:color w:val="000000"/>
                <w:lang w:eastAsia="en-GB"/>
              </w:rPr>
              <w:footnoteReference w:id="215"/>
            </w:r>
          </w:p>
        </w:tc>
        <w:tc>
          <w:tcPr>
            <w:tcW w:w="1237" w:type="dxa"/>
            <w:noWrap/>
            <w:vAlign w:val="center"/>
            <w:hideMark/>
          </w:tcPr>
          <w:p w:rsidRPr="008B64BE" w:rsidR="00554C21" w:rsidP="001862D1" w:rsidRDefault="00AA5C5C" w14:paraId="1EA9825F" w14:textId="605AE7C9">
            <w:pPr>
              <w:jc w:val="center"/>
              <w:rPr>
                <w:rFonts w:cs="Arial"/>
                <w:b/>
                <w:bCs/>
                <w:color w:val="000000"/>
                <w:sz w:val="22"/>
                <w:szCs w:val="22"/>
                <w:lang w:eastAsia="en-GB"/>
              </w:rPr>
            </w:pPr>
            <w:r>
              <w:rPr>
                <w:rFonts w:cs="Arial"/>
                <w:b/>
                <w:bCs/>
                <w:color w:val="000000"/>
                <w:sz w:val="22"/>
                <w:szCs w:val="22"/>
              </w:rPr>
              <w:t xml:space="preserve">2,144,175 </w:t>
            </w:r>
          </w:p>
        </w:tc>
        <w:tc>
          <w:tcPr>
            <w:tcW w:w="1237" w:type="dxa"/>
            <w:noWrap/>
            <w:vAlign w:val="center"/>
            <w:hideMark/>
          </w:tcPr>
          <w:p w:rsidRPr="008B64BE" w:rsidR="00554C21" w:rsidP="001862D1" w:rsidRDefault="00AA5C5C" w14:paraId="67FB3CCB" w14:textId="1A7B055B">
            <w:pPr>
              <w:jc w:val="center"/>
              <w:rPr>
                <w:rFonts w:cs="Arial"/>
                <w:b/>
                <w:bCs/>
                <w:color w:val="000000"/>
                <w:sz w:val="22"/>
                <w:szCs w:val="22"/>
                <w:lang w:eastAsia="en-GB"/>
              </w:rPr>
            </w:pPr>
            <w:r>
              <w:rPr>
                <w:rFonts w:cs="Arial"/>
                <w:b/>
                <w:bCs/>
                <w:color w:val="000000"/>
                <w:sz w:val="22"/>
                <w:szCs w:val="22"/>
              </w:rPr>
              <w:t xml:space="preserve">200,445 </w:t>
            </w:r>
          </w:p>
        </w:tc>
        <w:tc>
          <w:tcPr>
            <w:tcW w:w="1237" w:type="dxa"/>
            <w:noWrap/>
            <w:vAlign w:val="center"/>
            <w:hideMark/>
          </w:tcPr>
          <w:p w:rsidRPr="008B64BE" w:rsidR="00554C21" w:rsidP="001862D1" w:rsidRDefault="00AA5C5C" w14:paraId="2C58201F" w14:textId="7C8926C8">
            <w:pPr>
              <w:jc w:val="center"/>
              <w:rPr>
                <w:rFonts w:cs="Arial"/>
                <w:b/>
                <w:bCs/>
                <w:color w:val="000000"/>
                <w:sz w:val="22"/>
                <w:szCs w:val="22"/>
                <w:lang w:eastAsia="en-GB"/>
              </w:rPr>
            </w:pPr>
            <w:r>
              <w:rPr>
                <w:rFonts w:cs="Arial"/>
                <w:b/>
                <w:bCs/>
                <w:color w:val="000000"/>
                <w:sz w:val="22"/>
                <w:szCs w:val="22"/>
              </w:rPr>
              <w:t xml:space="preserve">36,885 </w:t>
            </w:r>
          </w:p>
        </w:tc>
        <w:tc>
          <w:tcPr>
            <w:tcW w:w="1450" w:type="dxa"/>
            <w:noWrap/>
            <w:vAlign w:val="center"/>
            <w:hideMark/>
          </w:tcPr>
          <w:p w:rsidRPr="008B64BE" w:rsidR="00554C21" w:rsidP="001862D1" w:rsidRDefault="00AA5C5C" w14:paraId="4BD52013" w14:textId="34A1C5BC">
            <w:pPr>
              <w:jc w:val="center"/>
              <w:rPr>
                <w:rFonts w:cs="Arial"/>
                <w:b/>
                <w:bCs/>
                <w:color w:val="000000"/>
                <w:sz w:val="22"/>
                <w:szCs w:val="22"/>
                <w:lang w:eastAsia="en-GB"/>
              </w:rPr>
            </w:pPr>
            <w:r>
              <w:rPr>
                <w:rFonts w:cs="Arial"/>
                <w:b/>
                <w:bCs/>
                <w:color w:val="000000"/>
                <w:sz w:val="22"/>
                <w:szCs w:val="22"/>
              </w:rPr>
              <w:t xml:space="preserve">9,460 </w:t>
            </w:r>
          </w:p>
        </w:tc>
        <w:tc>
          <w:tcPr>
            <w:tcW w:w="1450" w:type="dxa"/>
            <w:noWrap/>
            <w:vAlign w:val="center"/>
            <w:hideMark/>
          </w:tcPr>
          <w:p w:rsidRPr="008B64BE" w:rsidR="00554C21" w:rsidP="001862D1" w:rsidRDefault="00AA5C5C" w14:paraId="4A3C5870" w14:textId="3D2B9989">
            <w:pPr>
              <w:jc w:val="center"/>
              <w:rPr>
                <w:rFonts w:cs="Arial"/>
                <w:b/>
                <w:bCs/>
                <w:color w:val="000000"/>
                <w:sz w:val="22"/>
                <w:szCs w:val="22"/>
                <w:lang w:eastAsia="en-GB"/>
              </w:rPr>
            </w:pPr>
            <w:r>
              <w:rPr>
                <w:rFonts w:cs="Arial"/>
                <w:b/>
                <w:bCs/>
                <w:color w:val="000000"/>
                <w:sz w:val="22"/>
                <w:szCs w:val="22"/>
              </w:rPr>
              <w:t xml:space="preserve">2,390,965 </w:t>
            </w:r>
          </w:p>
        </w:tc>
      </w:tr>
      <w:tr w:rsidRPr="008B64BE" w:rsidR="00554C21" w:rsidTr="00AE1C0C" w14:paraId="770010A4" w14:textId="77777777">
        <w:trPr>
          <w:trHeight w:val="203"/>
          <w:jc w:val="center"/>
        </w:trPr>
        <w:tc>
          <w:tcPr>
            <w:tcW w:w="3584" w:type="dxa"/>
            <w:gridSpan w:val="2"/>
            <w:noWrap/>
            <w:hideMark/>
          </w:tcPr>
          <w:p w:rsidRPr="008B64BE" w:rsidR="00554C21" w:rsidP="001862D1" w:rsidRDefault="00554C21" w14:paraId="56F139BE" w14:textId="77777777">
            <w:pPr>
              <w:rPr>
                <w:rFonts w:cs="Arial"/>
                <w:b/>
                <w:bCs/>
                <w:color w:val="000000"/>
                <w:sz w:val="22"/>
                <w:szCs w:val="22"/>
                <w:lang w:eastAsia="en-GB"/>
              </w:rPr>
            </w:pPr>
            <w:r w:rsidRPr="008B64BE">
              <w:rPr>
                <w:rFonts w:cs="Arial"/>
                <w:b/>
                <w:bCs/>
                <w:color w:val="000000"/>
                <w:sz w:val="22"/>
                <w:szCs w:val="22"/>
                <w:lang w:eastAsia="en-GB"/>
              </w:rPr>
              <w:t>Total sector 1st year familiarisation costs, £m</w:t>
            </w:r>
          </w:p>
        </w:tc>
        <w:tc>
          <w:tcPr>
            <w:tcW w:w="1237" w:type="dxa"/>
            <w:noWrap/>
            <w:vAlign w:val="center"/>
            <w:hideMark/>
          </w:tcPr>
          <w:p w:rsidRPr="00441E1D" w:rsidR="00554C21" w:rsidP="001862D1" w:rsidRDefault="00AA5C5C" w14:paraId="7F4118B8" w14:textId="4CADE73F">
            <w:pPr>
              <w:jc w:val="center"/>
              <w:rPr>
                <w:rFonts w:cs="Arial"/>
                <w:b/>
                <w:bCs/>
                <w:color w:val="000000"/>
                <w:sz w:val="22"/>
                <w:szCs w:val="22"/>
                <w:lang w:eastAsia="en-GB"/>
              </w:rPr>
            </w:pPr>
            <w:r>
              <w:rPr>
                <w:rFonts w:cs="Arial"/>
                <w:b/>
                <w:bCs/>
                <w:color w:val="000000"/>
                <w:sz w:val="22"/>
                <w:szCs w:val="22"/>
              </w:rPr>
              <w:t>£234</w:t>
            </w:r>
          </w:p>
        </w:tc>
        <w:tc>
          <w:tcPr>
            <w:tcW w:w="1237" w:type="dxa"/>
            <w:noWrap/>
            <w:vAlign w:val="center"/>
            <w:hideMark/>
          </w:tcPr>
          <w:p w:rsidRPr="00441E1D" w:rsidR="00554C21" w:rsidP="001862D1" w:rsidRDefault="00AA5C5C" w14:paraId="7F5E3DDB" w14:textId="468D4ADB">
            <w:pPr>
              <w:jc w:val="center"/>
              <w:rPr>
                <w:rFonts w:cs="Arial"/>
                <w:b/>
                <w:bCs/>
                <w:color w:val="000000"/>
                <w:sz w:val="22"/>
                <w:szCs w:val="22"/>
                <w:lang w:eastAsia="en-GB"/>
              </w:rPr>
            </w:pPr>
            <w:r>
              <w:rPr>
                <w:rFonts w:cs="Arial"/>
                <w:b/>
                <w:bCs/>
                <w:color w:val="000000"/>
                <w:sz w:val="22"/>
                <w:szCs w:val="22"/>
              </w:rPr>
              <w:t>£34</w:t>
            </w:r>
          </w:p>
        </w:tc>
        <w:tc>
          <w:tcPr>
            <w:tcW w:w="1237" w:type="dxa"/>
            <w:noWrap/>
            <w:vAlign w:val="center"/>
            <w:hideMark/>
          </w:tcPr>
          <w:p w:rsidRPr="00441E1D" w:rsidR="00554C21" w:rsidP="001862D1" w:rsidRDefault="00AA5C5C" w14:paraId="5D77F3DE" w14:textId="357D8DC6">
            <w:pPr>
              <w:jc w:val="center"/>
              <w:rPr>
                <w:rFonts w:cs="Arial"/>
                <w:b/>
                <w:bCs/>
                <w:color w:val="000000"/>
                <w:sz w:val="22"/>
                <w:szCs w:val="22"/>
                <w:lang w:eastAsia="en-GB"/>
              </w:rPr>
            </w:pPr>
            <w:r>
              <w:rPr>
                <w:rFonts w:cs="Arial"/>
                <w:b/>
                <w:bCs/>
                <w:color w:val="000000"/>
                <w:sz w:val="22"/>
                <w:szCs w:val="22"/>
              </w:rPr>
              <w:t>£20</w:t>
            </w:r>
          </w:p>
        </w:tc>
        <w:tc>
          <w:tcPr>
            <w:tcW w:w="1450" w:type="dxa"/>
            <w:noWrap/>
            <w:vAlign w:val="center"/>
            <w:hideMark/>
          </w:tcPr>
          <w:p w:rsidRPr="00441E1D" w:rsidR="00554C21" w:rsidP="001862D1" w:rsidRDefault="00AA5C5C" w14:paraId="5DD3687C" w14:textId="2CB4B315">
            <w:pPr>
              <w:jc w:val="center"/>
              <w:rPr>
                <w:rFonts w:cs="Arial"/>
                <w:b/>
                <w:bCs/>
                <w:color w:val="000000"/>
                <w:sz w:val="22"/>
                <w:szCs w:val="22"/>
                <w:lang w:eastAsia="en-GB"/>
              </w:rPr>
            </w:pPr>
            <w:r>
              <w:rPr>
                <w:rFonts w:cs="Arial"/>
                <w:b/>
                <w:bCs/>
                <w:color w:val="000000"/>
                <w:sz w:val="22"/>
                <w:szCs w:val="22"/>
              </w:rPr>
              <w:t>£55</w:t>
            </w:r>
          </w:p>
        </w:tc>
        <w:tc>
          <w:tcPr>
            <w:tcW w:w="1450" w:type="dxa"/>
            <w:noWrap/>
            <w:vAlign w:val="center"/>
            <w:hideMark/>
          </w:tcPr>
          <w:p w:rsidRPr="00441E1D" w:rsidR="00554C21" w:rsidP="001862D1" w:rsidRDefault="00AA5C5C" w14:paraId="125C38E9" w14:textId="2B46F16A">
            <w:pPr>
              <w:jc w:val="center"/>
              <w:rPr>
                <w:rFonts w:cs="Arial"/>
                <w:b/>
                <w:bCs/>
                <w:color w:val="000000"/>
                <w:sz w:val="22"/>
                <w:szCs w:val="22"/>
                <w:lang w:eastAsia="en-GB"/>
              </w:rPr>
            </w:pPr>
            <w:r>
              <w:rPr>
                <w:rFonts w:cs="Arial"/>
                <w:b/>
                <w:bCs/>
                <w:color w:val="000000"/>
                <w:sz w:val="22"/>
                <w:szCs w:val="22"/>
              </w:rPr>
              <w:t>£343</w:t>
            </w:r>
          </w:p>
        </w:tc>
      </w:tr>
    </w:tbl>
    <w:p w:rsidRPr="00441E1D" w:rsidR="00554C21" w:rsidP="00554C21" w:rsidRDefault="00554C21" w14:paraId="588B6727" w14:textId="7707980D">
      <w:pPr>
        <w:rPr>
          <w:rStyle w:val="SubtleEmphasis"/>
          <w:rFonts w:eastAsia="SimSun" w:cs="Arial"/>
          <w:i w:val="0"/>
          <w:iCs w:val="0"/>
          <w:color w:val="auto"/>
          <w:sz w:val="22"/>
          <w:szCs w:val="22"/>
        </w:rPr>
      </w:pPr>
      <w:r w:rsidRPr="00441E1D">
        <w:rPr>
          <w:rStyle w:val="SubtleEmphasis"/>
          <w:rFonts w:eastAsia="SimSun" w:cs="Arial"/>
          <w:i w:val="0"/>
          <w:iCs w:val="0"/>
          <w:color w:val="auto"/>
          <w:sz w:val="22"/>
          <w:szCs w:val="22"/>
        </w:rPr>
        <w:t>Source: Defra</w:t>
      </w:r>
      <w:r w:rsidR="00641A00">
        <w:rPr>
          <w:rStyle w:val="SubtleEmphasis"/>
          <w:rFonts w:eastAsia="SimSun" w:cs="Arial"/>
          <w:i w:val="0"/>
          <w:iCs w:val="0"/>
          <w:color w:val="auto"/>
          <w:sz w:val="22"/>
          <w:szCs w:val="22"/>
        </w:rPr>
        <w:t>’s</w:t>
      </w:r>
      <w:r w:rsidRPr="00441E1D">
        <w:rPr>
          <w:rStyle w:val="SubtleEmphasis"/>
          <w:rFonts w:eastAsia="SimSun" w:cs="Arial"/>
          <w:i w:val="0"/>
          <w:iCs w:val="0"/>
          <w:color w:val="auto"/>
          <w:sz w:val="22"/>
          <w:szCs w:val="22"/>
        </w:rPr>
        <w:t xml:space="preserve"> modelling </w:t>
      </w:r>
    </w:p>
    <w:p w:rsidRPr="00451F33" w:rsidR="00554C21" w:rsidP="00554C21" w:rsidRDefault="00554C21" w14:paraId="77011B81" w14:textId="77777777">
      <w:pPr>
        <w:rPr>
          <w:rStyle w:val="SubtleEmphasis"/>
          <w:rFonts w:eastAsia="SimSun" w:cs="Arial"/>
          <w:i w:val="0"/>
          <w:iCs w:val="0"/>
        </w:rPr>
      </w:pPr>
    </w:p>
    <w:p w:rsidRPr="00451F33" w:rsidR="00554C21" w:rsidP="00554C21" w:rsidRDefault="2103847F" w14:paraId="008929FD" w14:textId="1825AAE0">
      <w:pPr>
        <w:jc w:val="both"/>
        <w:rPr>
          <w:rFonts w:cs="Arial"/>
        </w:rPr>
      </w:pPr>
      <w:r w:rsidRPr="00451F33">
        <w:rPr>
          <w:rFonts w:cs="Arial"/>
        </w:rPr>
        <w:t>Furthermore, we include some on-going training costs to businesses. This covers new staff members in the two years following the initial year having to familiarise themselves with the new practice of firms they move to. After year three of the policy, we assume full knowledge across all workers and no need for further familiaris</w:t>
      </w:r>
      <w:r w:rsidR="00F85765">
        <w:rPr>
          <w:rFonts w:cs="Arial"/>
        </w:rPr>
        <w:t>ation</w:t>
      </w:r>
      <w:r w:rsidRPr="00451F33">
        <w:rPr>
          <w:rFonts w:cs="Arial"/>
        </w:rPr>
        <w:t xml:space="preserve">. </w:t>
      </w:r>
      <w:r w:rsidR="00295CE8">
        <w:rPr>
          <w:rFonts w:cs="Arial"/>
        </w:rPr>
        <w:t>As</w:t>
      </w:r>
      <w:r w:rsidRPr="00451F33">
        <w:rPr>
          <w:rFonts w:cs="Arial"/>
        </w:rPr>
        <w:t xml:space="preserve"> similar requirements will be placed on </w:t>
      </w:r>
      <w:r w:rsidRPr="00451F33" w:rsidR="70CBDE68">
        <w:rPr>
          <w:rFonts w:cs="Arial"/>
        </w:rPr>
        <w:t>households,</w:t>
      </w:r>
      <w:r w:rsidRPr="00451F33">
        <w:rPr>
          <w:rFonts w:cs="Arial"/>
        </w:rPr>
        <w:t xml:space="preserve"> it was suggested in the consultation responses that </w:t>
      </w:r>
      <w:r w:rsidR="00295CE8">
        <w:rPr>
          <w:rFonts w:cs="Arial"/>
        </w:rPr>
        <w:t>this</w:t>
      </w:r>
      <w:r w:rsidRPr="00451F33">
        <w:rPr>
          <w:rFonts w:cs="Arial"/>
        </w:rPr>
        <w:t xml:space="preserve"> should mitigate familiarisation costs to businesses</w:t>
      </w:r>
      <w:r w:rsidR="00554C21">
        <w:rPr>
          <w:rStyle w:val="FootnoteReference"/>
          <w:rFonts w:cs="Arial"/>
        </w:rPr>
        <w:footnoteReference w:id="216"/>
      </w:r>
      <w:r w:rsidRPr="00451F33">
        <w:rPr>
          <w:rFonts w:cs="Arial"/>
        </w:rPr>
        <w:t>. We assume a 15% turnover of staff</w:t>
      </w:r>
      <w:r w:rsidRPr="00451F33" w:rsidR="00554C21">
        <w:rPr>
          <w:rFonts w:cs="Arial"/>
          <w:vertAlign w:val="superscript"/>
        </w:rPr>
        <w:footnoteReference w:id="217"/>
      </w:r>
      <w:r w:rsidRPr="00451F33">
        <w:rPr>
          <w:rFonts w:cs="Arial"/>
        </w:rPr>
        <w:t xml:space="preserve"> from year to year, and the associated costs are given in </w:t>
      </w:r>
      <w:r w:rsidR="00797C7F">
        <w:rPr>
          <w:rFonts w:cs="Arial"/>
        </w:rPr>
        <w:t>T</w:t>
      </w:r>
      <w:r w:rsidRPr="00451F33">
        <w:rPr>
          <w:rFonts w:cs="Arial"/>
        </w:rPr>
        <w:t xml:space="preserve">able </w:t>
      </w:r>
      <w:r w:rsidR="70CBDE68">
        <w:rPr>
          <w:rFonts w:cs="Arial"/>
        </w:rPr>
        <w:t>11</w:t>
      </w:r>
      <w:r w:rsidRPr="00451F33">
        <w:rPr>
          <w:rFonts w:cs="Arial"/>
        </w:rPr>
        <w:t xml:space="preserve"> below. </w:t>
      </w:r>
    </w:p>
    <w:p w:rsidR="00B869EC" w:rsidRDefault="00B869EC" w14:paraId="291C87C8" w14:textId="511BD331">
      <w:pPr>
        <w:rPr>
          <w:rFonts w:cs="Arial"/>
        </w:rPr>
      </w:pPr>
      <w:r>
        <w:rPr>
          <w:rFonts w:cs="Arial"/>
        </w:rPr>
        <w:br w:type="page"/>
      </w:r>
    </w:p>
    <w:p w:rsidRPr="00451F33" w:rsidR="00554C21" w:rsidP="00554C21" w:rsidRDefault="00554C21" w14:paraId="3381D053" w14:textId="77777777">
      <w:pPr>
        <w:jc w:val="both"/>
        <w:rPr>
          <w:rFonts w:cs="Arial"/>
        </w:rPr>
      </w:pPr>
    </w:p>
    <w:p w:rsidRPr="00451F33" w:rsidR="00554C21" w:rsidP="00554C21" w:rsidRDefault="00554C21" w14:paraId="4691D854" w14:textId="6BF49D50">
      <w:pPr>
        <w:rPr>
          <w:rFonts w:cs="Arial"/>
          <w:b/>
          <w:bCs/>
        </w:rPr>
      </w:pPr>
      <w:r w:rsidRPr="00451F33">
        <w:rPr>
          <w:rFonts w:cs="Arial"/>
          <w:b/>
          <w:bCs/>
        </w:rPr>
        <w:t xml:space="preserve">Table </w:t>
      </w:r>
      <w:r w:rsidR="008B64BE">
        <w:rPr>
          <w:rFonts w:cs="Arial"/>
          <w:b/>
          <w:bCs/>
        </w:rPr>
        <w:t>11</w:t>
      </w:r>
      <w:r w:rsidRPr="00451F33">
        <w:rPr>
          <w:rFonts w:cs="Arial"/>
          <w:b/>
          <w:bCs/>
        </w:rPr>
        <w:t>: On-going familiarisation costs to businesses after the first year of the policy implementation (£, undiscounted)</w:t>
      </w:r>
    </w:p>
    <w:tbl>
      <w:tblPr>
        <w:tblW w:w="10325" w:type="dxa"/>
        <w:jc w:val="center"/>
        <w:tblLook w:val="04A0" w:firstRow="1" w:lastRow="0" w:firstColumn="1" w:lastColumn="0" w:noHBand="0" w:noVBand="1"/>
      </w:tblPr>
      <w:tblGrid>
        <w:gridCol w:w="1586"/>
        <w:gridCol w:w="3090"/>
        <w:gridCol w:w="1335"/>
        <w:gridCol w:w="1012"/>
        <w:gridCol w:w="1048"/>
        <w:gridCol w:w="1426"/>
        <w:gridCol w:w="828"/>
      </w:tblGrid>
      <w:tr w:rsidRPr="008B64BE" w:rsidR="00554C21" w:rsidTr="000436C3" w14:paraId="53EB6A39" w14:textId="77777777">
        <w:trPr>
          <w:trHeight w:val="351"/>
          <w:jc w:val="center"/>
        </w:trPr>
        <w:tc>
          <w:tcPr>
            <w:tcW w:w="0" w:type="auto"/>
            <w:tcBorders>
              <w:top w:val="nil"/>
              <w:left w:val="nil"/>
              <w:bottom w:val="nil"/>
              <w:right w:val="nil"/>
            </w:tcBorders>
            <w:shd w:val="clear" w:color="auto" w:fill="auto"/>
            <w:noWrap/>
            <w:vAlign w:val="bottom"/>
            <w:hideMark/>
          </w:tcPr>
          <w:p w:rsidRPr="008B64BE" w:rsidR="00554C21" w:rsidP="001862D1" w:rsidRDefault="00554C21" w14:paraId="6424D73B" w14:textId="77777777">
            <w:pPr>
              <w:rPr>
                <w:rFonts w:cs="Arial"/>
                <w:sz w:val="22"/>
                <w:szCs w:val="22"/>
                <w:lang w:eastAsia="en-GB"/>
              </w:rPr>
            </w:pPr>
          </w:p>
        </w:tc>
        <w:tc>
          <w:tcPr>
            <w:tcW w:w="0" w:type="auto"/>
            <w:tcBorders>
              <w:top w:val="nil"/>
              <w:left w:val="nil"/>
              <w:bottom w:val="nil"/>
              <w:right w:val="nil"/>
            </w:tcBorders>
            <w:shd w:val="clear" w:color="auto" w:fill="auto"/>
            <w:noWrap/>
            <w:vAlign w:val="bottom"/>
            <w:hideMark/>
          </w:tcPr>
          <w:p w:rsidRPr="008B64BE" w:rsidR="00554C21" w:rsidP="001862D1" w:rsidRDefault="00554C21" w14:paraId="7461EA51" w14:textId="77777777">
            <w:pPr>
              <w:rPr>
                <w:rFonts w:cs="Arial"/>
                <w:sz w:val="22"/>
                <w:szCs w:val="22"/>
                <w:lang w:eastAsia="en-GB"/>
              </w:rPr>
            </w:pPr>
          </w:p>
        </w:tc>
        <w:tc>
          <w:tcPr>
            <w:tcW w:w="0" w:type="auto"/>
            <w:gridSpan w:val="4"/>
            <w:tcBorders>
              <w:top w:val="single" w:color="auto" w:sz="4" w:space="0"/>
              <w:left w:val="single" w:color="auto" w:sz="4" w:space="0"/>
              <w:bottom w:val="single" w:color="auto" w:sz="4" w:space="0"/>
              <w:right w:val="single" w:color="000000" w:sz="4" w:space="0"/>
            </w:tcBorders>
            <w:shd w:val="clear" w:color="auto" w:fill="auto"/>
            <w:noWrap/>
            <w:vAlign w:val="bottom"/>
            <w:hideMark/>
          </w:tcPr>
          <w:p w:rsidRPr="008B64BE" w:rsidR="00554C21" w:rsidP="001862D1" w:rsidRDefault="00554C21" w14:paraId="6B67173D" w14:textId="77777777">
            <w:pPr>
              <w:jc w:val="center"/>
              <w:rPr>
                <w:rFonts w:cs="Arial"/>
                <w:b/>
                <w:bCs/>
                <w:color w:val="000000"/>
                <w:sz w:val="22"/>
                <w:szCs w:val="22"/>
                <w:lang w:eastAsia="en-GB"/>
              </w:rPr>
            </w:pPr>
            <w:r w:rsidRPr="008B64BE">
              <w:rPr>
                <w:rFonts w:cs="Arial"/>
                <w:b/>
                <w:bCs/>
                <w:color w:val="000000"/>
                <w:sz w:val="22"/>
                <w:szCs w:val="22"/>
                <w:lang w:eastAsia="en-GB"/>
              </w:rPr>
              <w:t xml:space="preserve">Business size by employment size-band </w:t>
            </w:r>
          </w:p>
        </w:tc>
        <w:tc>
          <w:tcPr>
            <w:tcW w:w="0" w:type="auto"/>
            <w:tcBorders>
              <w:top w:val="nil"/>
              <w:left w:val="nil"/>
              <w:bottom w:val="nil"/>
              <w:right w:val="nil"/>
            </w:tcBorders>
            <w:shd w:val="clear" w:color="auto" w:fill="auto"/>
            <w:noWrap/>
            <w:vAlign w:val="bottom"/>
            <w:hideMark/>
          </w:tcPr>
          <w:p w:rsidRPr="008B64BE" w:rsidR="00554C21" w:rsidP="001862D1" w:rsidRDefault="00554C21" w14:paraId="6CF37C10" w14:textId="77777777">
            <w:pPr>
              <w:jc w:val="center"/>
              <w:rPr>
                <w:rFonts w:cs="Arial"/>
                <w:b/>
                <w:bCs/>
                <w:color w:val="000000"/>
                <w:sz w:val="22"/>
                <w:szCs w:val="22"/>
                <w:lang w:eastAsia="en-GB"/>
              </w:rPr>
            </w:pPr>
          </w:p>
        </w:tc>
      </w:tr>
      <w:tr w:rsidRPr="008B64BE" w:rsidR="00554C21" w:rsidTr="000436C3" w14:paraId="62072AE3" w14:textId="77777777">
        <w:trPr>
          <w:trHeight w:val="279"/>
          <w:jc w:val="center"/>
        </w:trPr>
        <w:tc>
          <w:tcPr>
            <w:tcW w:w="0" w:type="auto"/>
            <w:tcBorders>
              <w:top w:val="single" w:color="auto" w:sz="4" w:space="0"/>
              <w:left w:val="single" w:color="auto" w:sz="4" w:space="0"/>
              <w:bottom w:val="nil"/>
              <w:right w:val="single" w:color="auto" w:sz="4" w:space="0"/>
            </w:tcBorders>
            <w:shd w:val="clear" w:color="auto" w:fill="auto"/>
            <w:vAlign w:val="center"/>
            <w:hideMark/>
          </w:tcPr>
          <w:p w:rsidRPr="008B64BE" w:rsidR="00554C21" w:rsidP="001862D1" w:rsidRDefault="00554C21" w14:paraId="0956E2A7" w14:textId="77777777">
            <w:pPr>
              <w:jc w:val="center"/>
              <w:rPr>
                <w:rFonts w:cs="Arial"/>
                <w:b/>
                <w:bCs/>
                <w:sz w:val="22"/>
                <w:szCs w:val="22"/>
                <w:lang w:eastAsia="en-GB"/>
              </w:rPr>
            </w:pPr>
            <w:r w:rsidRPr="008B64BE">
              <w:rPr>
                <w:rFonts w:cs="Arial"/>
                <w:b/>
                <w:bCs/>
                <w:sz w:val="22"/>
                <w:szCs w:val="22"/>
                <w:lang w:eastAsia="en-GB"/>
              </w:rPr>
              <w:t>Type of costs</w:t>
            </w:r>
          </w:p>
        </w:tc>
        <w:tc>
          <w:tcPr>
            <w:tcW w:w="0" w:type="auto"/>
            <w:tcBorders>
              <w:top w:val="single" w:color="auto" w:sz="4" w:space="0"/>
              <w:left w:val="nil"/>
              <w:bottom w:val="nil"/>
              <w:right w:val="single" w:color="auto" w:sz="4" w:space="0"/>
            </w:tcBorders>
            <w:shd w:val="clear" w:color="auto" w:fill="auto"/>
            <w:noWrap/>
            <w:vAlign w:val="center"/>
            <w:hideMark/>
          </w:tcPr>
          <w:p w:rsidRPr="008B64BE" w:rsidR="00554C21" w:rsidP="001862D1" w:rsidRDefault="00554C21" w14:paraId="6541E141" w14:textId="77777777">
            <w:pPr>
              <w:jc w:val="center"/>
              <w:rPr>
                <w:rFonts w:cs="Arial"/>
                <w:b/>
                <w:bCs/>
                <w:color w:val="000000"/>
                <w:sz w:val="22"/>
                <w:szCs w:val="22"/>
                <w:lang w:eastAsia="en-GB"/>
              </w:rPr>
            </w:pPr>
            <w:r w:rsidRPr="008B64BE">
              <w:rPr>
                <w:rFonts w:cs="Arial"/>
                <w:b/>
                <w:bCs/>
                <w:color w:val="000000"/>
                <w:sz w:val="22"/>
                <w:szCs w:val="22"/>
                <w:lang w:eastAsia="en-GB"/>
              </w:rPr>
              <w:t xml:space="preserve">Category type </w:t>
            </w:r>
          </w:p>
        </w:tc>
        <w:tc>
          <w:tcPr>
            <w:tcW w:w="0" w:type="auto"/>
            <w:tcBorders>
              <w:top w:val="nil"/>
              <w:left w:val="nil"/>
              <w:bottom w:val="nil"/>
              <w:right w:val="nil"/>
            </w:tcBorders>
            <w:shd w:val="clear" w:color="auto" w:fill="auto"/>
            <w:vAlign w:val="center"/>
            <w:hideMark/>
          </w:tcPr>
          <w:p w:rsidRPr="008B64BE" w:rsidR="00554C21" w:rsidP="001862D1" w:rsidRDefault="00554C21" w14:paraId="2B6B6A7C" w14:textId="77777777">
            <w:pPr>
              <w:jc w:val="center"/>
              <w:rPr>
                <w:rFonts w:cs="Arial"/>
                <w:color w:val="000000"/>
                <w:sz w:val="22"/>
                <w:szCs w:val="22"/>
                <w:lang w:eastAsia="en-GB"/>
              </w:rPr>
            </w:pPr>
            <w:r w:rsidRPr="008B64BE">
              <w:rPr>
                <w:rFonts w:cs="Arial"/>
                <w:color w:val="000000"/>
                <w:sz w:val="22"/>
                <w:szCs w:val="22"/>
                <w:lang w:eastAsia="en-GB"/>
              </w:rPr>
              <w:t>Micro (&lt;10)</w:t>
            </w:r>
          </w:p>
        </w:tc>
        <w:tc>
          <w:tcPr>
            <w:tcW w:w="0" w:type="auto"/>
            <w:tcBorders>
              <w:top w:val="nil"/>
              <w:left w:val="nil"/>
              <w:bottom w:val="nil"/>
              <w:right w:val="nil"/>
            </w:tcBorders>
            <w:shd w:val="clear" w:color="auto" w:fill="auto"/>
            <w:vAlign w:val="center"/>
            <w:hideMark/>
          </w:tcPr>
          <w:p w:rsidR="00AE1C0C" w:rsidP="001862D1" w:rsidRDefault="00554C21" w14:paraId="68FDCDC3" w14:textId="77777777">
            <w:pPr>
              <w:jc w:val="center"/>
              <w:rPr>
                <w:rFonts w:cs="Arial"/>
                <w:color w:val="000000"/>
                <w:sz w:val="22"/>
                <w:szCs w:val="22"/>
                <w:lang w:eastAsia="en-GB"/>
              </w:rPr>
            </w:pPr>
            <w:r w:rsidRPr="008B64BE">
              <w:rPr>
                <w:rFonts w:cs="Arial"/>
                <w:color w:val="000000"/>
                <w:sz w:val="22"/>
                <w:szCs w:val="22"/>
                <w:lang w:eastAsia="en-GB"/>
              </w:rPr>
              <w:t xml:space="preserve">Small </w:t>
            </w:r>
          </w:p>
          <w:p w:rsidRPr="008B64BE" w:rsidR="00554C21" w:rsidP="001862D1" w:rsidRDefault="00554C21" w14:paraId="52E0D1CA" w14:textId="32D9CF98">
            <w:pPr>
              <w:jc w:val="center"/>
              <w:rPr>
                <w:rFonts w:cs="Arial"/>
                <w:color w:val="000000"/>
                <w:sz w:val="22"/>
                <w:szCs w:val="22"/>
                <w:lang w:eastAsia="en-GB"/>
              </w:rPr>
            </w:pPr>
            <w:r w:rsidRPr="008B64BE">
              <w:rPr>
                <w:rFonts w:cs="Arial"/>
                <w:color w:val="000000"/>
                <w:sz w:val="22"/>
                <w:szCs w:val="22"/>
                <w:lang w:eastAsia="en-GB"/>
              </w:rPr>
              <w:t>(10-49)</w:t>
            </w:r>
          </w:p>
        </w:tc>
        <w:tc>
          <w:tcPr>
            <w:tcW w:w="0" w:type="auto"/>
            <w:tcBorders>
              <w:top w:val="nil"/>
              <w:left w:val="nil"/>
              <w:bottom w:val="nil"/>
              <w:right w:val="nil"/>
            </w:tcBorders>
            <w:shd w:val="clear" w:color="auto" w:fill="auto"/>
            <w:vAlign w:val="center"/>
            <w:hideMark/>
          </w:tcPr>
          <w:p w:rsidR="00AE1C0C" w:rsidP="001862D1" w:rsidRDefault="00554C21" w14:paraId="7DC560D5" w14:textId="77777777">
            <w:pPr>
              <w:jc w:val="center"/>
              <w:rPr>
                <w:rFonts w:cs="Arial"/>
                <w:color w:val="000000"/>
                <w:sz w:val="22"/>
                <w:szCs w:val="22"/>
                <w:lang w:eastAsia="en-GB"/>
              </w:rPr>
            </w:pPr>
            <w:r w:rsidRPr="008B64BE">
              <w:rPr>
                <w:rFonts w:cs="Arial"/>
                <w:color w:val="000000"/>
                <w:sz w:val="22"/>
                <w:szCs w:val="22"/>
                <w:lang w:eastAsia="en-GB"/>
              </w:rPr>
              <w:t xml:space="preserve">Medium </w:t>
            </w:r>
          </w:p>
          <w:p w:rsidRPr="008B64BE" w:rsidR="00554C21" w:rsidP="001862D1" w:rsidRDefault="00554C21" w14:paraId="15DD1BCF" w14:textId="6BCB9FFB">
            <w:pPr>
              <w:jc w:val="center"/>
              <w:rPr>
                <w:rFonts w:cs="Arial"/>
                <w:color w:val="000000"/>
                <w:sz w:val="22"/>
                <w:szCs w:val="22"/>
                <w:lang w:eastAsia="en-GB"/>
              </w:rPr>
            </w:pPr>
            <w:r w:rsidRPr="008B64BE">
              <w:rPr>
                <w:rFonts w:cs="Arial"/>
                <w:color w:val="000000"/>
                <w:sz w:val="22"/>
                <w:szCs w:val="22"/>
                <w:lang w:eastAsia="en-GB"/>
              </w:rPr>
              <w:t>(50-249)</w:t>
            </w:r>
          </w:p>
        </w:tc>
        <w:tc>
          <w:tcPr>
            <w:tcW w:w="0" w:type="auto"/>
            <w:tcBorders>
              <w:top w:val="nil"/>
              <w:left w:val="nil"/>
              <w:bottom w:val="nil"/>
              <w:right w:val="nil"/>
            </w:tcBorders>
            <w:shd w:val="clear" w:color="auto" w:fill="auto"/>
            <w:vAlign w:val="center"/>
            <w:hideMark/>
          </w:tcPr>
          <w:p w:rsidRPr="008B64BE" w:rsidR="00554C21" w:rsidP="001862D1" w:rsidRDefault="00554C21" w14:paraId="5E809D7A" w14:textId="77777777">
            <w:pPr>
              <w:jc w:val="center"/>
              <w:rPr>
                <w:rFonts w:cs="Arial"/>
                <w:color w:val="000000"/>
                <w:sz w:val="22"/>
                <w:szCs w:val="22"/>
                <w:lang w:eastAsia="en-GB"/>
              </w:rPr>
            </w:pPr>
            <w:r w:rsidRPr="008B64BE">
              <w:rPr>
                <w:rFonts w:cs="Arial"/>
                <w:color w:val="000000"/>
                <w:sz w:val="22"/>
                <w:szCs w:val="22"/>
                <w:lang w:eastAsia="en-GB"/>
              </w:rPr>
              <w:t>Large (250+)</w:t>
            </w:r>
          </w:p>
        </w:tc>
        <w:tc>
          <w:tcPr>
            <w:tcW w:w="0" w:type="auto"/>
            <w:tcBorders>
              <w:top w:val="single" w:color="auto" w:sz="4" w:space="0"/>
              <w:left w:val="single" w:color="auto" w:sz="4" w:space="0"/>
              <w:bottom w:val="nil"/>
              <w:right w:val="single" w:color="auto" w:sz="4" w:space="0"/>
            </w:tcBorders>
            <w:shd w:val="clear" w:color="auto" w:fill="auto"/>
            <w:vAlign w:val="center"/>
            <w:hideMark/>
          </w:tcPr>
          <w:p w:rsidRPr="008B64BE" w:rsidR="00554C21" w:rsidP="001862D1" w:rsidRDefault="00554C21" w14:paraId="072643E4" w14:textId="77777777">
            <w:pPr>
              <w:jc w:val="center"/>
              <w:rPr>
                <w:rFonts w:cs="Arial"/>
                <w:b/>
                <w:bCs/>
                <w:color w:val="000000"/>
                <w:sz w:val="22"/>
                <w:szCs w:val="22"/>
                <w:lang w:eastAsia="en-GB"/>
              </w:rPr>
            </w:pPr>
            <w:r w:rsidRPr="008B64BE">
              <w:rPr>
                <w:rFonts w:cs="Arial"/>
                <w:b/>
                <w:bCs/>
                <w:color w:val="000000"/>
                <w:sz w:val="22"/>
                <w:szCs w:val="22"/>
                <w:lang w:eastAsia="en-GB"/>
              </w:rPr>
              <w:t>Total</w:t>
            </w:r>
          </w:p>
        </w:tc>
      </w:tr>
      <w:tr w:rsidRPr="008B64BE" w:rsidR="00B80198" w:rsidTr="000436C3" w14:paraId="693A5494" w14:textId="77777777">
        <w:trPr>
          <w:trHeight w:val="50"/>
          <w:jc w:val="center"/>
        </w:trPr>
        <w:tc>
          <w:tcPr>
            <w:tcW w:w="0" w:type="auto"/>
            <w:vMerge w:val="restart"/>
            <w:tcBorders>
              <w:top w:val="single" w:color="auto" w:sz="4" w:space="0"/>
              <w:left w:val="single" w:color="auto" w:sz="4" w:space="0"/>
              <w:bottom w:val="single" w:color="000000" w:sz="4" w:space="0"/>
              <w:right w:val="single" w:color="000000" w:sz="4" w:space="0"/>
            </w:tcBorders>
            <w:shd w:val="clear" w:color="auto" w:fill="auto"/>
            <w:vAlign w:val="center"/>
            <w:hideMark/>
          </w:tcPr>
          <w:p w:rsidRPr="008B64BE" w:rsidR="00554C21" w:rsidP="001862D1" w:rsidRDefault="00554C21" w14:paraId="480534FC" w14:textId="77777777">
            <w:pPr>
              <w:jc w:val="center"/>
              <w:rPr>
                <w:rFonts w:cs="Arial"/>
                <w:sz w:val="22"/>
                <w:szCs w:val="22"/>
                <w:lang w:eastAsia="en-GB"/>
              </w:rPr>
            </w:pPr>
            <w:r w:rsidRPr="008B64BE">
              <w:rPr>
                <w:rFonts w:cs="Arial"/>
                <w:sz w:val="22"/>
                <w:szCs w:val="22"/>
                <w:lang w:eastAsia="en-GB"/>
              </w:rPr>
              <w:t>On-going costs</w:t>
            </w:r>
          </w:p>
        </w:tc>
        <w:tc>
          <w:tcPr>
            <w:tcW w:w="0" w:type="auto"/>
            <w:tcBorders>
              <w:top w:val="single" w:color="auto" w:sz="4" w:space="0"/>
              <w:left w:val="nil"/>
              <w:bottom w:val="nil"/>
              <w:right w:val="single" w:color="auto" w:sz="4" w:space="0"/>
            </w:tcBorders>
            <w:shd w:val="clear" w:color="auto" w:fill="auto"/>
            <w:noWrap/>
            <w:vAlign w:val="bottom"/>
            <w:hideMark/>
          </w:tcPr>
          <w:p w:rsidRPr="008B64BE" w:rsidR="00554C21" w:rsidP="001862D1" w:rsidRDefault="0056183D" w14:paraId="0ACE7E51" w14:textId="2B6A2D5C">
            <w:pPr>
              <w:rPr>
                <w:rFonts w:cs="Arial"/>
                <w:color w:val="000000"/>
                <w:sz w:val="22"/>
                <w:szCs w:val="22"/>
                <w:lang w:eastAsia="en-GB"/>
              </w:rPr>
            </w:pPr>
            <w:r>
              <w:rPr>
                <w:rFonts w:cs="Arial"/>
                <w:color w:val="000000"/>
                <w:sz w:val="22"/>
                <w:szCs w:val="22"/>
                <w:lang w:eastAsia="en-GB"/>
              </w:rPr>
              <w:t>A</w:t>
            </w:r>
            <w:r w:rsidRPr="008B64BE" w:rsidR="00554C21">
              <w:rPr>
                <w:rFonts w:cs="Arial"/>
                <w:color w:val="000000"/>
                <w:sz w:val="22"/>
                <w:szCs w:val="22"/>
                <w:lang w:eastAsia="en-GB"/>
              </w:rPr>
              <w:t>vg. staff turnover number</w:t>
            </w:r>
          </w:p>
        </w:tc>
        <w:tc>
          <w:tcPr>
            <w:tcW w:w="0" w:type="auto"/>
            <w:tcBorders>
              <w:top w:val="single" w:color="auto" w:sz="4" w:space="0"/>
              <w:left w:val="nil"/>
              <w:bottom w:val="nil"/>
              <w:right w:val="nil"/>
            </w:tcBorders>
            <w:shd w:val="clear" w:color="auto" w:fill="auto"/>
            <w:noWrap/>
            <w:vAlign w:val="center"/>
            <w:hideMark/>
          </w:tcPr>
          <w:p w:rsidRPr="008B64BE" w:rsidR="00554C21" w:rsidP="001862D1" w:rsidRDefault="00AA5C5C" w14:paraId="2ED0A9F1" w14:textId="5BA83F9B">
            <w:pPr>
              <w:jc w:val="center"/>
              <w:rPr>
                <w:rFonts w:cs="Arial"/>
                <w:color w:val="000000"/>
                <w:sz w:val="22"/>
                <w:szCs w:val="22"/>
                <w:lang w:eastAsia="en-GB"/>
              </w:rPr>
            </w:pPr>
            <w:r>
              <w:rPr>
                <w:rFonts w:cs="Arial"/>
                <w:color w:val="000000"/>
                <w:sz w:val="22"/>
                <w:szCs w:val="22"/>
              </w:rPr>
              <w:t>0.3</w:t>
            </w:r>
          </w:p>
        </w:tc>
        <w:tc>
          <w:tcPr>
            <w:tcW w:w="0" w:type="auto"/>
            <w:tcBorders>
              <w:top w:val="single" w:color="auto" w:sz="4" w:space="0"/>
              <w:left w:val="nil"/>
              <w:bottom w:val="nil"/>
              <w:right w:val="nil"/>
            </w:tcBorders>
            <w:shd w:val="clear" w:color="auto" w:fill="auto"/>
            <w:noWrap/>
            <w:vAlign w:val="center"/>
            <w:hideMark/>
          </w:tcPr>
          <w:p w:rsidRPr="008B64BE" w:rsidR="00554C21" w:rsidP="001862D1" w:rsidRDefault="00AA5C5C" w14:paraId="16144517" w14:textId="609CFDD1">
            <w:pPr>
              <w:jc w:val="center"/>
              <w:rPr>
                <w:rFonts w:cs="Arial"/>
                <w:color w:val="000000"/>
                <w:sz w:val="22"/>
                <w:szCs w:val="22"/>
                <w:lang w:eastAsia="en-GB"/>
              </w:rPr>
            </w:pPr>
            <w:r>
              <w:rPr>
                <w:rFonts w:cs="Arial"/>
                <w:color w:val="000000"/>
                <w:sz w:val="22"/>
                <w:szCs w:val="22"/>
              </w:rPr>
              <w:t>3</w:t>
            </w:r>
          </w:p>
        </w:tc>
        <w:tc>
          <w:tcPr>
            <w:tcW w:w="0" w:type="auto"/>
            <w:tcBorders>
              <w:top w:val="single" w:color="auto" w:sz="4" w:space="0"/>
              <w:left w:val="nil"/>
              <w:bottom w:val="nil"/>
              <w:right w:val="nil"/>
            </w:tcBorders>
            <w:shd w:val="clear" w:color="auto" w:fill="auto"/>
            <w:noWrap/>
            <w:vAlign w:val="center"/>
            <w:hideMark/>
          </w:tcPr>
          <w:p w:rsidRPr="008B64BE" w:rsidR="00554C21" w:rsidP="001862D1" w:rsidRDefault="00AA5C5C" w14:paraId="22AB4239" w14:textId="01C212F8">
            <w:pPr>
              <w:jc w:val="center"/>
              <w:rPr>
                <w:rFonts w:cs="Arial"/>
                <w:color w:val="000000"/>
                <w:sz w:val="22"/>
                <w:szCs w:val="22"/>
                <w:lang w:eastAsia="en-GB"/>
              </w:rPr>
            </w:pPr>
            <w:r>
              <w:rPr>
                <w:rFonts w:cs="Arial"/>
                <w:color w:val="000000"/>
                <w:sz w:val="22"/>
                <w:szCs w:val="22"/>
              </w:rPr>
              <w:t>15</w:t>
            </w:r>
          </w:p>
        </w:tc>
        <w:tc>
          <w:tcPr>
            <w:tcW w:w="0" w:type="auto"/>
            <w:tcBorders>
              <w:top w:val="single" w:color="auto" w:sz="4" w:space="0"/>
              <w:left w:val="nil"/>
              <w:bottom w:val="nil"/>
              <w:right w:val="nil"/>
            </w:tcBorders>
            <w:shd w:val="clear" w:color="auto" w:fill="auto"/>
            <w:noWrap/>
            <w:vAlign w:val="center"/>
            <w:hideMark/>
          </w:tcPr>
          <w:p w:rsidRPr="008B64BE" w:rsidR="00554C21" w:rsidP="001862D1" w:rsidRDefault="00AA5C5C" w14:paraId="1F184765" w14:textId="0D5E77FB">
            <w:pPr>
              <w:jc w:val="center"/>
              <w:rPr>
                <w:rFonts w:cs="Arial"/>
                <w:color w:val="000000"/>
                <w:sz w:val="22"/>
                <w:szCs w:val="22"/>
                <w:lang w:eastAsia="en-GB"/>
              </w:rPr>
            </w:pPr>
            <w:r>
              <w:rPr>
                <w:rFonts w:cs="Arial"/>
                <w:color w:val="000000"/>
                <w:sz w:val="22"/>
                <w:szCs w:val="22"/>
              </w:rPr>
              <w:t>236</w:t>
            </w:r>
          </w:p>
        </w:tc>
        <w:tc>
          <w:tcPr>
            <w:tcW w:w="0" w:type="auto"/>
            <w:vMerge w:val="restart"/>
            <w:tcBorders>
              <w:top w:val="single" w:color="auto" w:sz="4" w:space="0"/>
              <w:left w:val="single" w:color="auto" w:sz="4" w:space="0"/>
              <w:bottom w:val="single" w:color="000000" w:sz="4" w:space="0"/>
              <w:right w:val="single" w:color="auto" w:sz="4" w:space="0"/>
            </w:tcBorders>
            <w:shd w:val="clear" w:color="auto" w:fill="auto"/>
            <w:noWrap/>
            <w:vAlign w:val="bottom"/>
            <w:hideMark/>
          </w:tcPr>
          <w:p w:rsidRPr="008B64BE" w:rsidR="00554C21" w:rsidP="001862D1" w:rsidRDefault="00AA5C5C" w14:paraId="0177BA7F" w14:textId="7C2DA163">
            <w:pPr>
              <w:jc w:val="center"/>
              <w:rPr>
                <w:rFonts w:cs="Arial"/>
                <w:color w:val="000000"/>
                <w:sz w:val="22"/>
                <w:szCs w:val="22"/>
                <w:lang w:eastAsia="en-GB"/>
              </w:rPr>
            </w:pPr>
            <w:r>
              <w:rPr>
                <w:rFonts w:cs="Arial"/>
                <w:color w:val="000000"/>
                <w:sz w:val="22"/>
                <w:szCs w:val="22"/>
              </w:rPr>
              <w:t> </w:t>
            </w:r>
          </w:p>
        </w:tc>
      </w:tr>
      <w:tr w:rsidRPr="008B64BE" w:rsidR="00554C21" w:rsidTr="000436C3" w14:paraId="03F20220" w14:textId="77777777">
        <w:trPr>
          <w:trHeight w:val="147"/>
          <w:jc w:val="center"/>
        </w:trPr>
        <w:tc>
          <w:tcPr>
            <w:tcW w:w="0" w:type="auto"/>
            <w:vMerge/>
            <w:tcBorders>
              <w:top w:val="single" w:color="auto" w:sz="4" w:space="0"/>
              <w:left w:val="single" w:color="auto" w:sz="4" w:space="0"/>
              <w:bottom w:val="single" w:color="000000" w:sz="4" w:space="0"/>
              <w:right w:val="single" w:color="000000" w:sz="4" w:space="0"/>
            </w:tcBorders>
            <w:vAlign w:val="center"/>
            <w:hideMark/>
          </w:tcPr>
          <w:p w:rsidRPr="008B64BE" w:rsidR="00554C21" w:rsidP="001862D1" w:rsidRDefault="00554C21" w14:paraId="7DCBA5AD" w14:textId="77777777">
            <w:pPr>
              <w:rPr>
                <w:rFonts w:cs="Arial"/>
                <w:sz w:val="22"/>
                <w:szCs w:val="22"/>
                <w:lang w:eastAsia="en-GB"/>
              </w:rPr>
            </w:pPr>
          </w:p>
        </w:tc>
        <w:tc>
          <w:tcPr>
            <w:tcW w:w="0" w:type="auto"/>
            <w:tcBorders>
              <w:top w:val="nil"/>
              <w:left w:val="nil"/>
              <w:bottom w:val="nil"/>
              <w:right w:val="single" w:color="auto" w:sz="4" w:space="0"/>
            </w:tcBorders>
            <w:shd w:val="clear" w:color="auto" w:fill="auto"/>
            <w:noWrap/>
            <w:vAlign w:val="bottom"/>
            <w:hideMark/>
          </w:tcPr>
          <w:p w:rsidRPr="008B64BE" w:rsidR="00554C21" w:rsidP="001862D1" w:rsidRDefault="008B64BE" w14:paraId="089FE971" w14:textId="58D46DFF">
            <w:pPr>
              <w:rPr>
                <w:rFonts w:cs="Arial"/>
                <w:color w:val="000000"/>
                <w:sz w:val="22"/>
                <w:szCs w:val="22"/>
                <w:lang w:eastAsia="en-GB"/>
              </w:rPr>
            </w:pPr>
            <w:r w:rsidRPr="008B64BE">
              <w:rPr>
                <w:rFonts w:cs="Arial"/>
                <w:color w:val="000000"/>
                <w:sz w:val="22"/>
                <w:szCs w:val="22"/>
                <w:lang w:eastAsia="en-GB"/>
              </w:rPr>
              <w:t>W</w:t>
            </w:r>
            <w:r w:rsidRPr="008B64BE" w:rsidR="00554C21">
              <w:rPr>
                <w:rFonts w:cs="Arial"/>
                <w:color w:val="000000"/>
                <w:sz w:val="22"/>
                <w:szCs w:val="22"/>
                <w:lang w:eastAsia="en-GB"/>
              </w:rPr>
              <w:t xml:space="preserve">age rate w/ uplift </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79CB56CF" w14:textId="7D955590">
            <w:pPr>
              <w:jc w:val="center"/>
              <w:rPr>
                <w:rFonts w:cs="Arial"/>
                <w:color w:val="000000"/>
                <w:sz w:val="22"/>
                <w:szCs w:val="22"/>
                <w:lang w:eastAsia="en-GB"/>
              </w:rPr>
            </w:pPr>
            <w:r>
              <w:rPr>
                <w:rFonts w:cs="Arial"/>
                <w:color w:val="000000"/>
                <w:sz w:val="22"/>
                <w:szCs w:val="22"/>
              </w:rPr>
              <w:t>£14.10</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08CE3D56" w14:textId="6500663A">
            <w:pPr>
              <w:jc w:val="center"/>
              <w:rPr>
                <w:rFonts w:cs="Arial"/>
                <w:color w:val="000000"/>
                <w:sz w:val="22"/>
                <w:szCs w:val="22"/>
                <w:lang w:eastAsia="en-GB"/>
              </w:rPr>
            </w:pPr>
            <w:r>
              <w:rPr>
                <w:rFonts w:cs="Arial"/>
                <w:color w:val="000000"/>
                <w:sz w:val="22"/>
                <w:szCs w:val="22"/>
              </w:rPr>
              <w:t>£14.10</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6B13C2B6" w14:textId="5B5EB515">
            <w:pPr>
              <w:jc w:val="center"/>
              <w:rPr>
                <w:rFonts w:cs="Arial"/>
                <w:color w:val="000000"/>
                <w:sz w:val="22"/>
                <w:szCs w:val="22"/>
                <w:lang w:eastAsia="en-GB"/>
              </w:rPr>
            </w:pPr>
            <w:r>
              <w:rPr>
                <w:rFonts w:cs="Arial"/>
                <w:color w:val="000000"/>
                <w:sz w:val="22"/>
                <w:szCs w:val="22"/>
              </w:rPr>
              <w:t>£14.10</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7021C257" w14:textId="5B55C3B0">
            <w:pPr>
              <w:jc w:val="center"/>
              <w:rPr>
                <w:rFonts w:cs="Arial"/>
                <w:color w:val="000000"/>
                <w:sz w:val="22"/>
                <w:szCs w:val="22"/>
                <w:lang w:eastAsia="en-GB"/>
              </w:rPr>
            </w:pPr>
            <w:r>
              <w:rPr>
                <w:rFonts w:cs="Arial"/>
                <w:color w:val="000000"/>
                <w:sz w:val="22"/>
                <w:szCs w:val="22"/>
              </w:rPr>
              <w:t>£14.10</w:t>
            </w: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8B64BE" w:rsidR="00554C21" w:rsidP="001862D1" w:rsidRDefault="00554C21" w14:paraId="5A29781E" w14:textId="77777777">
            <w:pPr>
              <w:rPr>
                <w:rFonts w:cs="Arial"/>
                <w:color w:val="000000"/>
                <w:sz w:val="22"/>
                <w:szCs w:val="22"/>
                <w:lang w:eastAsia="en-GB"/>
              </w:rPr>
            </w:pPr>
          </w:p>
        </w:tc>
      </w:tr>
      <w:tr w:rsidRPr="008B64BE" w:rsidR="00554C21" w:rsidTr="0079704D" w14:paraId="7D9E2749" w14:textId="77777777">
        <w:trPr>
          <w:trHeight w:val="167"/>
          <w:jc w:val="center"/>
        </w:trPr>
        <w:tc>
          <w:tcPr>
            <w:tcW w:w="0" w:type="auto"/>
            <w:vMerge/>
            <w:tcBorders>
              <w:top w:val="single" w:color="auto" w:sz="4" w:space="0"/>
              <w:left w:val="single" w:color="auto" w:sz="4" w:space="0"/>
              <w:bottom w:val="single" w:color="000000" w:sz="4" w:space="0"/>
              <w:right w:val="single" w:color="000000" w:sz="4" w:space="0"/>
            </w:tcBorders>
            <w:vAlign w:val="center"/>
            <w:hideMark/>
          </w:tcPr>
          <w:p w:rsidRPr="008B64BE" w:rsidR="00554C21" w:rsidP="001862D1" w:rsidRDefault="00554C21" w14:paraId="76483653" w14:textId="77777777">
            <w:pPr>
              <w:rPr>
                <w:rFonts w:cs="Arial"/>
                <w:sz w:val="22"/>
                <w:szCs w:val="22"/>
                <w:lang w:eastAsia="en-GB"/>
              </w:rPr>
            </w:pPr>
          </w:p>
        </w:tc>
        <w:tc>
          <w:tcPr>
            <w:tcW w:w="0" w:type="auto"/>
            <w:tcBorders>
              <w:top w:val="nil"/>
              <w:left w:val="nil"/>
              <w:bottom w:val="single" w:color="auto" w:sz="4" w:space="0"/>
              <w:right w:val="single" w:color="auto" w:sz="4" w:space="0"/>
            </w:tcBorders>
            <w:shd w:val="clear" w:color="auto" w:fill="auto"/>
            <w:noWrap/>
            <w:vAlign w:val="bottom"/>
            <w:hideMark/>
          </w:tcPr>
          <w:p w:rsidRPr="008B64BE" w:rsidR="00554C21" w:rsidP="001862D1" w:rsidRDefault="008B64BE" w14:paraId="4B5910E7" w14:textId="7948683A">
            <w:pPr>
              <w:rPr>
                <w:rFonts w:cs="Arial"/>
                <w:color w:val="000000"/>
                <w:sz w:val="22"/>
                <w:szCs w:val="22"/>
                <w:lang w:eastAsia="en-GB"/>
              </w:rPr>
            </w:pPr>
            <w:r w:rsidRPr="008B64BE">
              <w:rPr>
                <w:rFonts w:cs="Arial"/>
                <w:color w:val="000000"/>
                <w:sz w:val="22"/>
                <w:szCs w:val="22"/>
                <w:lang w:eastAsia="en-GB"/>
              </w:rPr>
              <w:t>T</w:t>
            </w:r>
            <w:r w:rsidRPr="008B64BE" w:rsidR="00554C21">
              <w:rPr>
                <w:rFonts w:cs="Arial"/>
                <w:color w:val="000000"/>
                <w:sz w:val="22"/>
                <w:szCs w:val="22"/>
                <w:lang w:eastAsia="en-GB"/>
              </w:rPr>
              <w:t>ime taken, hours per person</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32EA4669" w14:textId="044127B5">
            <w:pPr>
              <w:jc w:val="center"/>
              <w:rPr>
                <w:rFonts w:cs="Arial"/>
                <w:color w:val="000000"/>
                <w:sz w:val="22"/>
                <w:szCs w:val="22"/>
                <w:lang w:eastAsia="en-GB"/>
              </w:rPr>
            </w:pPr>
            <w:r>
              <w:rPr>
                <w:rFonts w:cs="Arial"/>
                <w:color w:val="000000"/>
                <w:sz w:val="22"/>
                <w:szCs w:val="22"/>
              </w:rPr>
              <w:t>0.25</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609BF179" w14:textId="529D0C64">
            <w:pPr>
              <w:jc w:val="center"/>
              <w:rPr>
                <w:rFonts w:cs="Arial"/>
                <w:color w:val="000000"/>
                <w:sz w:val="22"/>
                <w:szCs w:val="22"/>
                <w:lang w:eastAsia="en-GB"/>
              </w:rPr>
            </w:pPr>
            <w:r>
              <w:rPr>
                <w:rFonts w:cs="Arial"/>
                <w:color w:val="000000"/>
                <w:sz w:val="22"/>
                <w:szCs w:val="22"/>
              </w:rPr>
              <w:t>0.25</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598BAC29" w14:textId="6DF136A9">
            <w:pPr>
              <w:jc w:val="center"/>
              <w:rPr>
                <w:rFonts w:cs="Arial"/>
                <w:color w:val="000000"/>
                <w:sz w:val="22"/>
                <w:szCs w:val="22"/>
                <w:lang w:eastAsia="en-GB"/>
              </w:rPr>
            </w:pPr>
            <w:r>
              <w:rPr>
                <w:rFonts w:cs="Arial"/>
                <w:color w:val="000000"/>
                <w:sz w:val="22"/>
                <w:szCs w:val="22"/>
              </w:rPr>
              <w:t>0.25</w:t>
            </w:r>
          </w:p>
        </w:tc>
        <w:tc>
          <w:tcPr>
            <w:tcW w:w="0" w:type="auto"/>
            <w:tcBorders>
              <w:top w:val="nil"/>
              <w:left w:val="nil"/>
              <w:bottom w:val="nil"/>
              <w:right w:val="nil"/>
            </w:tcBorders>
            <w:shd w:val="clear" w:color="auto" w:fill="auto"/>
            <w:noWrap/>
            <w:vAlign w:val="center"/>
            <w:hideMark/>
          </w:tcPr>
          <w:p w:rsidRPr="008B64BE" w:rsidR="00554C21" w:rsidP="001862D1" w:rsidRDefault="00AA5C5C" w14:paraId="5E588EBD" w14:textId="59CAE588">
            <w:pPr>
              <w:jc w:val="center"/>
              <w:rPr>
                <w:rFonts w:cs="Arial"/>
                <w:color w:val="000000"/>
                <w:sz w:val="22"/>
                <w:szCs w:val="22"/>
                <w:lang w:eastAsia="en-GB"/>
              </w:rPr>
            </w:pPr>
            <w:r>
              <w:rPr>
                <w:rFonts w:cs="Arial"/>
                <w:color w:val="000000"/>
                <w:sz w:val="22"/>
                <w:szCs w:val="22"/>
              </w:rPr>
              <w:t>0.25</w:t>
            </w: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8B64BE" w:rsidR="00554C21" w:rsidP="001862D1" w:rsidRDefault="00554C21" w14:paraId="0668CD71" w14:textId="77777777">
            <w:pPr>
              <w:rPr>
                <w:rFonts w:cs="Arial"/>
                <w:color w:val="000000"/>
                <w:sz w:val="22"/>
                <w:szCs w:val="22"/>
                <w:lang w:eastAsia="en-GB"/>
              </w:rPr>
            </w:pPr>
          </w:p>
        </w:tc>
      </w:tr>
      <w:tr w:rsidRPr="008B64BE" w:rsidR="00CB4B9D" w:rsidTr="0079704D" w14:paraId="39F2597B" w14:textId="77777777">
        <w:trPr>
          <w:trHeight w:val="74"/>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8B64BE" w:rsidR="00554C21" w:rsidP="001862D1" w:rsidRDefault="00554C21" w14:paraId="37562769" w14:textId="77777777">
            <w:pPr>
              <w:rPr>
                <w:rFonts w:cs="Arial"/>
                <w:sz w:val="22"/>
                <w:szCs w:val="22"/>
                <w:lang w:eastAsia="en-GB"/>
              </w:rPr>
            </w:pPr>
          </w:p>
        </w:tc>
        <w:tc>
          <w:tcPr>
            <w:tcW w:w="0" w:type="auto"/>
            <w:tcBorders>
              <w:top w:val="single" w:color="auto" w:sz="4" w:space="0"/>
              <w:left w:val="single" w:color="auto" w:sz="4" w:space="0"/>
              <w:bottom w:val="single" w:color="auto" w:sz="4" w:space="0"/>
              <w:right w:val="nil"/>
            </w:tcBorders>
            <w:shd w:val="clear" w:color="auto" w:fill="auto"/>
            <w:noWrap/>
            <w:vAlign w:val="bottom"/>
            <w:hideMark/>
          </w:tcPr>
          <w:p w:rsidRPr="008B64BE" w:rsidR="00554C21" w:rsidP="001862D1" w:rsidRDefault="008B64BE" w14:paraId="7F32C5C7" w14:textId="7158FEBE">
            <w:pPr>
              <w:rPr>
                <w:rFonts w:cs="Arial"/>
                <w:b/>
                <w:bCs/>
                <w:color w:val="000000"/>
                <w:sz w:val="22"/>
                <w:szCs w:val="22"/>
                <w:lang w:eastAsia="en-GB"/>
              </w:rPr>
            </w:pPr>
            <w:r w:rsidRPr="008B64BE">
              <w:rPr>
                <w:rFonts w:cs="Arial"/>
                <w:b/>
                <w:bCs/>
                <w:color w:val="000000"/>
                <w:sz w:val="22"/>
                <w:szCs w:val="22"/>
                <w:lang w:eastAsia="en-GB"/>
              </w:rPr>
              <w:t>T</w:t>
            </w:r>
            <w:r w:rsidRPr="008B64BE" w:rsidR="00554C21">
              <w:rPr>
                <w:rFonts w:cs="Arial"/>
                <w:b/>
                <w:bCs/>
                <w:color w:val="000000"/>
                <w:sz w:val="22"/>
                <w:szCs w:val="22"/>
                <w:lang w:eastAsia="en-GB"/>
              </w:rPr>
              <w:t xml:space="preserve">otal on going costs </w:t>
            </w:r>
          </w:p>
        </w:tc>
        <w:tc>
          <w:tcPr>
            <w:tcW w:w="0" w:type="auto"/>
            <w:tcBorders>
              <w:top w:val="single" w:color="auto" w:sz="4" w:space="0"/>
              <w:left w:val="single" w:color="auto" w:sz="4" w:space="0"/>
              <w:bottom w:val="single" w:color="auto" w:sz="4" w:space="0"/>
              <w:right w:val="nil"/>
            </w:tcBorders>
            <w:shd w:val="clear" w:color="auto" w:fill="auto"/>
            <w:noWrap/>
            <w:vAlign w:val="bottom"/>
            <w:hideMark/>
          </w:tcPr>
          <w:p w:rsidRPr="008B64BE" w:rsidR="00554C21" w:rsidP="001862D1" w:rsidRDefault="00AA5C5C" w14:paraId="59DA4CF1" w14:textId="57D48139">
            <w:pPr>
              <w:jc w:val="center"/>
              <w:rPr>
                <w:rFonts w:cs="Arial"/>
                <w:color w:val="000000"/>
                <w:sz w:val="22"/>
                <w:szCs w:val="22"/>
                <w:lang w:eastAsia="en-GB"/>
              </w:rPr>
            </w:pPr>
            <w:r>
              <w:rPr>
                <w:rFonts w:cs="Arial"/>
                <w:color w:val="000000"/>
                <w:sz w:val="22"/>
                <w:szCs w:val="22"/>
              </w:rPr>
              <w:t>£1</w:t>
            </w:r>
          </w:p>
        </w:tc>
        <w:tc>
          <w:tcPr>
            <w:tcW w:w="0" w:type="auto"/>
            <w:tcBorders>
              <w:top w:val="single" w:color="auto" w:sz="4" w:space="0"/>
              <w:left w:val="nil"/>
              <w:bottom w:val="single" w:color="auto" w:sz="4" w:space="0"/>
              <w:right w:val="nil"/>
            </w:tcBorders>
            <w:shd w:val="clear" w:color="auto" w:fill="auto"/>
            <w:noWrap/>
            <w:vAlign w:val="bottom"/>
            <w:hideMark/>
          </w:tcPr>
          <w:p w:rsidRPr="008B64BE" w:rsidR="00554C21" w:rsidP="001862D1" w:rsidRDefault="00AA5C5C" w14:paraId="26C697E3" w14:textId="0E6E5A5A">
            <w:pPr>
              <w:jc w:val="center"/>
              <w:rPr>
                <w:rFonts w:cs="Arial"/>
                <w:color w:val="000000"/>
                <w:sz w:val="22"/>
                <w:szCs w:val="22"/>
                <w:lang w:eastAsia="en-GB"/>
              </w:rPr>
            </w:pPr>
            <w:r>
              <w:rPr>
                <w:rFonts w:cs="Arial"/>
                <w:color w:val="000000"/>
                <w:sz w:val="22"/>
                <w:szCs w:val="22"/>
              </w:rPr>
              <w:t>£10</w:t>
            </w:r>
          </w:p>
        </w:tc>
        <w:tc>
          <w:tcPr>
            <w:tcW w:w="0" w:type="auto"/>
            <w:tcBorders>
              <w:top w:val="single" w:color="auto" w:sz="4" w:space="0"/>
              <w:left w:val="nil"/>
              <w:bottom w:val="single" w:color="auto" w:sz="4" w:space="0"/>
              <w:right w:val="nil"/>
            </w:tcBorders>
            <w:shd w:val="clear" w:color="auto" w:fill="auto"/>
            <w:noWrap/>
            <w:vAlign w:val="bottom"/>
            <w:hideMark/>
          </w:tcPr>
          <w:p w:rsidRPr="008B64BE" w:rsidR="00554C21" w:rsidP="001862D1" w:rsidRDefault="00AA5C5C" w14:paraId="2BBDAD3E" w14:textId="3A8CDEBA">
            <w:pPr>
              <w:jc w:val="center"/>
              <w:rPr>
                <w:rFonts w:cs="Arial"/>
                <w:color w:val="000000"/>
                <w:sz w:val="22"/>
                <w:szCs w:val="22"/>
                <w:lang w:eastAsia="en-GB"/>
              </w:rPr>
            </w:pPr>
            <w:r>
              <w:rPr>
                <w:rFonts w:cs="Arial"/>
                <w:color w:val="000000"/>
                <w:sz w:val="22"/>
                <w:szCs w:val="22"/>
              </w:rPr>
              <w:t>£52</w:t>
            </w:r>
          </w:p>
        </w:tc>
        <w:tc>
          <w:tcPr>
            <w:tcW w:w="0" w:type="auto"/>
            <w:tcBorders>
              <w:top w:val="single" w:color="auto" w:sz="4" w:space="0"/>
              <w:left w:val="nil"/>
              <w:bottom w:val="single" w:color="auto" w:sz="4" w:space="0"/>
              <w:right w:val="single" w:color="auto" w:sz="4" w:space="0"/>
            </w:tcBorders>
            <w:shd w:val="clear" w:color="auto" w:fill="auto"/>
            <w:noWrap/>
            <w:vAlign w:val="bottom"/>
            <w:hideMark/>
          </w:tcPr>
          <w:p w:rsidRPr="008B64BE" w:rsidR="00554C21" w:rsidP="001862D1" w:rsidRDefault="00AA5C5C" w14:paraId="26ABEBD5" w14:textId="4949499B">
            <w:pPr>
              <w:jc w:val="center"/>
              <w:rPr>
                <w:rFonts w:cs="Arial"/>
                <w:color w:val="000000"/>
                <w:sz w:val="22"/>
                <w:szCs w:val="22"/>
                <w:lang w:eastAsia="en-GB"/>
              </w:rPr>
            </w:pPr>
            <w:r>
              <w:rPr>
                <w:rFonts w:cs="Arial"/>
                <w:color w:val="000000"/>
                <w:sz w:val="22"/>
                <w:szCs w:val="22"/>
              </w:rPr>
              <w:t>£832</w:t>
            </w:r>
          </w:p>
        </w:tc>
        <w:tc>
          <w:tcPr>
            <w:tcW w:w="0" w:type="auto"/>
            <w:tcBorders>
              <w:top w:val="nil"/>
              <w:left w:val="nil"/>
              <w:bottom w:val="single" w:color="auto" w:sz="6" w:space="0"/>
              <w:right w:val="single" w:color="auto" w:sz="4" w:space="0"/>
            </w:tcBorders>
            <w:shd w:val="clear" w:color="auto" w:fill="auto"/>
            <w:noWrap/>
            <w:vAlign w:val="bottom"/>
            <w:hideMark/>
          </w:tcPr>
          <w:p w:rsidRPr="008B64BE" w:rsidR="00554C21" w:rsidP="001862D1" w:rsidRDefault="00AA5C5C" w14:paraId="2C8308B9" w14:textId="1B999674">
            <w:pPr>
              <w:jc w:val="center"/>
              <w:rPr>
                <w:rFonts w:cs="Arial"/>
                <w:color w:val="000000"/>
                <w:sz w:val="22"/>
                <w:szCs w:val="22"/>
                <w:lang w:eastAsia="en-GB"/>
              </w:rPr>
            </w:pPr>
            <w:r>
              <w:rPr>
                <w:rFonts w:cs="Arial"/>
                <w:color w:val="000000"/>
                <w:sz w:val="22"/>
                <w:szCs w:val="22"/>
              </w:rPr>
              <w:t>£896</w:t>
            </w:r>
          </w:p>
        </w:tc>
      </w:tr>
      <w:tr w:rsidRPr="008B64BE" w:rsidR="00554C21" w:rsidTr="000436C3" w14:paraId="05641B96" w14:textId="77777777">
        <w:trPr>
          <w:trHeight w:val="43"/>
          <w:jc w:val="center"/>
        </w:trPr>
        <w:tc>
          <w:tcPr>
            <w:tcW w:w="0" w:type="auto"/>
            <w:gridSpan w:val="2"/>
            <w:tcBorders>
              <w:top w:val="single" w:color="auto" w:sz="4" w:space="0"/>
              <w:left w:val="single" w:color="auto" w:sz="4" w:space="0"/>
              <w:bottom w:val="single" w:color="auto" w:sz="4" w:space="0"/>
              <w:right w:val="single" w:color="000000" w:sz="4" w:space="0"/>
            </w:tcBorders>
            <w:vAlign w:val="bottom"/>
          </w:tcPr>
          <w:p w:rsidRPr="008B64BE" w:rsidR="00554C21" w:rsidP="001862D1" w:rsidRDefault="00554C21" w14:paraId="215F86F9" w14:textId="77777777">
            <w:pPr>
              <w:rPr>
                <w:rFonts w:cs="Arial"/>
                <w:b/>
                <w:bCs/>
                <w:color w:val="000000"/>
                <w:sz w:val="22"/>
                <w:szCs w:val="22"/>
                <w:lang w:eastAsia="en-GB"/>
              </w:rPr>
            </w:pPr>
            <w:r w:rsidRPr="008B64BE">
              <w:rPr>
                <w:rFonts w:cs="Arial"/>
                <w:b/>
                <w:bCs/>
                <w:color w:val="000000"/>
                <w:sz w:val="22"/>
                <w:szCs w:val="22"/>
                <w:lang w:eastAsia="en-GB"/>
              </w:rPr>
              <w:t xml:space="preserve">Number of enterprises per business size </w:t>
            </w:r>
          </w:p>
        </w:tc>
        <w:tc>
          <w:tcPr>
            <w:tcW w:w="0" w:type="auto"/>
            <w:tcBorders>
              <w:top w:val="single" w:color="auto" w:sz="4" w:space="0"/>
              <w:left w:val="single" w:color="auto" w:sz="4" w:space="0"/>
              <w:bottom w:val="single" w:color="auto" w:sz="4" w:space="0"/>
              <w:right w:val="nil"/>
            </w:tcBorders>
            <w:shd w:val="clear" w:color="auto" w:fill="auto"/>
            <w:noWrap/>
            <w:vAlign w:val="bottom"/>
          </w:tcPr>
          <w:p w:rsidRPr="008B64BE" w:rsidR="00554C21" w:rsidP="001862D1" w:rsidRDefault="00554C21" w14:paraId="68C9B647" w14:textId="77777777">
            <w:pPr>
              <w:jc w:val="center"/>
              <w:rPr>
                <w:rFonts w:cs="Arial"/>
                <w:color w:val="000000"/>
                <w:sz w:val="22"/>
                <w:szCs w:val="22"/>
                <w:lang w:eastAsia="en-GB"/>
              </w:rPr>
            </w:pPr>
            <w:r w:rsidRPr="008B64BE">
              <w:rPr>
                <w:rFonts w:cs="Arial"/>
                <w:color w:val="000000"/>
                <w:sz w:val="22"/>
                <w:szCs w:val="22"/>
                <w:lang w:eastAsia="en-GB"/>
              </w:rPr>
              <w:t>2,144,175</w:t>
            </w:r>
          </w:p>
        </w:tc>
        <w:tc>
          <w:tcPr>
            <w:tcW w:w="0" w:type="auto"/>
            <w:tcBorders>
              <w:top w:val="single" w:color="auto" w:sz="4" w:space="0"/>
              <w:left w:val="nil"/>
              <w:bottom w:val="single" w:color="auto" w:sz="4" w:space="0"/>
              <w:right w:val="nil"/>
            </w:tcBorders>
            <w:shd w:val="clear" w:color="auto" w:fill="auto"/>
            <w:noWrap/>
            <w:vAlign w:val="bottom"/>
          </w:tcPr>
          <w:p w:rsidRPr="008B64BE" w:rsidR="00554C21" w:rsidP="001862D1" w:rsidRDefault="00554C21" w14:paraId="1D62A7FF" w14:textId="77777777">
            <w:pPr>
              <w:jc w:val="center"/>
              <w:rPr>
                <w:rFonts w:cs="Arial"/>
                <w:color w:val="000000"/>
                <w:sz w:val="22"/>
                <w:szCs w:val="22"/>
                <w:lang w:eastAsia="en-GB"/>
              </w:rPr>
            </w:pPr>
            <w:r w:rsidRPr="008B64BE">
              <w:rPr>
                <w:rFonts w:cs="Arial"/>
                <w:color w:val="000000"/>
                <w:sz w:val="22"/>
                <w:szCs w:val="22"/>
                <w:lang w:eastAsia="en-GB"/>
              </w:rPr>
              <w:t>200,445</w:t>
            </w:r>
          </w:p>
        </w:tc>
        <w:tc>
          <w:tcPr>
            <w:tcW w:w="0" w:type="auto"/>
            <w:tcBorders>
              <w:top w:val="single" w:color="auto" w:sz="4" w:space="0"/>
              <w:left w:val="nil"/>
              <w:bottom w:val="single" w:color="auto" w:sz="4" w:space="0"/>
              <w:right w:val="nil"/>
            </w:tcBorders>
            <w:shd w:val="clear" w:color="auto" w:fill="auto"/>
            <w:noWrap/>
            <w:vAlign w:val="bottom"/>
          </w:tcPr>
          <w:p w:rsidRPr="008B64BE" w:rsidR="00554C21" w:rsidP="001862D1" w:rsidRDefault="00554C21" w14:paraId="6CD3B22F" w14:textId="77777777">
            <w:pPr>
              <w:jc w:val="center"/>
              <w:rPr>
                <w:rFonts w:cs="Arial"/>
                <w:color w:val="000000"/>
                <w:sz w:val="22"/>
                <w:szCs w:val="22"/>
                <w:lang w:eastAsia="en-GB"/>
              </w:rPr>
            </w:pPr>
            <w:r w:rsidRPr="008B64BE">
              <w:rPr>
                <w:rFonts w:cs="Arial"/>
                <w:color w:val="000000"/>
                <w:sz w:val="22"/>
                <w:szCs w:val="22"/>
                <w:lang w:eastAsia="en-GB"/>
              </w:rPr>
              <w:t>36,885</w:t>
            </w:r>
          </w:p>
        </w:tc>
        <w:tc>
          <w:tcPr>
            <w:tcW w:w="0" w:type="auto"/>
            <w:tcBorders>
              <w:top w:val="single" w:color="auto" w:sz="4" w:space="0"/>
              <w:left w:val="nil"/>
              <w:bottom w:val="single" w:color="auto" w:sz="4" w:space="0"/>
              <w:right w:val="single" w:color="auto" w:sz="6" w:space="0"/>
            </w:tcBorders>
            <w:shd w:val="clear" w:color="auto" w:fill="auto"/>
            <w:noWrap/>
            <w:vAlign w:val="bottom"/>
          </w:tcPr>
          <w:p w:rsidRPr="008B64BE" w:rsidR="00554C21" w:rsidP="001862D1" w:rsidRDefault="00554C21" w14:paraId="10679908" w14:textId="77777777">
            <w:pPr>
              <w:jc w:val="center"/>
              <w:rPr>
                <w:rFonts w:cs="Arial"/>
                <w:color w:val="000000"/>
                <w:sz w:val="22"/>
                <w:szCs w:val="22"/>
                <w:lang w:eastAsia="en-GB"/>
              </w:rPr>
            </w:pPr>
            <w:r w:rsidRPr="008B64BE">
              <w:rPr>
                <w:rFonts w:cs="Arial"/>
                <w:color w:val="000000"/>
                <w:sz w:val="22"/>
                <w:szCs w:val="22"/>
                <w:lang w:eastAsia="en-GB"/>
              </w:rPr>
              <w:t>9,460</w:t>
            </w:r>
          </w:p>
        </w:tc>
        <w:tc>
          <w:tcPr>
            <w:tcW w:w="0" w:type="auto"/>
            <w:tcBorders>
              <w:top w:val="single" w:color="auto" w:sz="6" w:space="0"/>
              <w:left w:val="single" w:color="auto" w:sz="6" w:space="0"/>
              <w:bottom w:val="single" w:color="auto" w:sz="6" w:space="0"/>
              <w:right w:val="single" w:color="auto" w:sz="6" w:space="0"/>
            </w:tcBorders>
            <w:shd w:val="clear" w:color="auto" w:fill="auto"/>
            <w:noWrap/>
            <w:vAlign w:val="bottom"/>
          </w:tcPr>
          <w:p w:rsidRPr="008B64BE" w:rsidR="00554C21" w:rsidP="001862D1" w:rsidRDefault="00554C21" w14:paraId="7166875E" w14:textId="77777777">
            <w:pPr>
              <w:jc w:val="center"/>
              <w:rPr>
                <w:rFonts w:cs="Arial"/>
                <w:color w:val="000000"/>
                <w:sz w:val="22"/>
                <w:szCs w:val="22"/>
                <w:lang w:eastAsia="en-GB"/>
              </w:rPr>
            </w:pPr>
            <w:r w:rsidRPr="008B64BE">
              <w:rPr>
                <w:rFonts w:cs="Arial"/>
                <w:color w:val="000000"/>
                <w:sz w:val="22"/>
                <w:szCs w:val="22"/>
                <w:lang w:eastAsia="en-GB"/>
              </w:rPr>
              <w:t>2.39m</w:t>
            </w:r>
          </w:p>
        </w:tc>
      </w:tr>
      <w:tr w:rsidRPr="008B64BE" w:rsidR="00554C21" w:rsidTr="000436C3" w14:paraId="3B722BF6" w14:textId="77777777">
        <w:trPr>
          <w:trHeight w:val="146"/>
          <w:jc w:val="center"/>
        </w:trPr>
        <w:tc>
          <w:tcPr>
            <w:tcW w:w="0" w:type="auto"/>
            <w:gridSpan w:val="2"/>
            <w:tcBorders>
              <w:top w:val="single" w:color="auto" w:sz="4" w:space="0"/>
              <w:left w:val="single" w:color="auto" w:sz="4" w:space="0"/>
              <w:bottom w:val="single" w:color="auto" w:sz="4" w:space="0"/>
              <w:right w:val="single" w:color="000000" w:sz="4" w:space="0"/>
            </w:tcBorders>
            <w:vAlign w:val="bottom"/>
          </w:tcPr>
          <w:p w:rsidRPr="008B64BE" w:rsidR="00554C21" w:rsidP="001862D1" w:rsidRDefault="00554C21" w14:paraId="6C82F579" w14:textId="77777777">
            <w:pPr>
              <w:rPr>
                <w:rFonts w:cs="Arial"/>
                <w:b/>
                <w:bCs/>
                <w:color w:val="000000"/>
                <w:sz w:val="22"/>
                <w:szCs w:val="22"/>
                <w:lang w:eastAsia="en-GB"/>
              </w:rPr>
            </w:pPr>
            <w:r w:rsidRPr="008B64BE">
              <w:rPr>
                <w:rFonts w:cs="Arial"/>
                <w:b/>
                <w:bCs/>
                <w:color w:val="000000"/>
                <w:sz w:val="22"/>
                <w:szCs w:val="22"/>
                <w:lang w:eastAsia="en-GB"/>
              </w:rPr>
              <w:t xml:space="preserve">Total sector on-going familiarisation </w:t>
            </w:r>
          </w:p>
        </w:tc>
        <w:tc>
          <w:tcPr>
            <w:tcW w:w="0" w:type="auto"/>
            <w:tcBorders>
              <w:top w:val="single" w:color="auto" w:sz="4" w:space="0"/>
              <w:left w:val="single" w:color="auto" w:sz="4" w:space="0"/>
              <w:bottom w:val="single" w:color="auto" w:sz="4" w:space="0"/>
              <w:right w:val="nil"/>
            </w:tcBorders>
            <w:shd w:val="clear" w:color="auto" w:fill="auto"/>
            <w:noWrap/>
            <w:vAlign w:val="bottom"/>
          </w:tcPr>
          <w:p w:rsidRPr="008B64BE" w:rsidR="00554C21" w:rsidP="001862D1" w:rsidRDefault="00554C21" w14:paraId="771014B2" w14:textId="77777777">
            <w:pPr>
              <w:jc w:val="center"/>
              <w:rPr>
                <w:rFonts w:cs="Arial"/>
                <w:b/>
                <w:bCs/>
                <w:color w:val="000000"/>
                <w:sz w:val="22"/>
                <w:szCs w:val="22"/>
                <w:lang w:eastAsia="en-GB"/>
              </w:rPr>
            </w:pPr>
            <w:r w:rsidRPr="008B64BE">
              <w:rPr>
                <w:rFonts w:cs="Arial"/>
                <w:b/>
                <w:bCs/>
                <w:color w:val="000000"/>
                <w:sz w:val="22"/>
                <w:szCs w:val="22"/>
                <w:lang w:eastAsia="en-GB"/>
              </w:rPr>
              <w:t>£2m</w:t>
            </w:r>
          </w:p>
        </w:tc>
        <w:tc>
          <w:tcPr>
            <w:tcW w:w="0" w:type="auto"/>
            <w:tcBorders>
              <w:top w:val="single" w:color="auto" w:sz="4" w:space="0"/>
              <w:left w:val="nil"/>
              <w:bottom w:val="single" w:color="auto" w:sz="4" w:space="0"/>
              <w:right w:val="nil"/>
            </w:tcBorders>
            <w:shd w:val="clear" w:color="auto" w:fill="auto"/>
            <w:noWrap/>
            <w:vAlign w:val="bottom"/>
          </w:tcPr>
          <w:p w:rsidRPr="008B64BE" w:rsidR="00554C21" w:rsidP="001862D1" w:rsidRDefault="00554C21" w14:paraId="3EF6E6AD" w14:textId="77777777">
            <w:pPr>
              <w:jc w:val="center"/>
              <w:rPr>
                <w:rFonts w:cs="Arial"/>
                <w:b/>
                <w:bCs/>
                <w:color w:val="000000"/>
                <w:sz w:val="22"/>
                <w:szCs w:val="22"/>
                <w:lang w:eastAsia="en-GB"/>
              </w:rPr>
            </w:pPr>
            <w:r w:rsidRPr="008B64BE">
              <w:rPr>
                <w:rFonts w:cs="Arial"/>
                <w:b/>
                <w:bCs/>
                <w:color w:val="000000"/>
                <w:sz w:val="22"/>
                <w:szCs w:val="22"/>
                <w:lang w:eastAsia="en-GB"/>
              </w:rPr>
              <w:t>£2m</w:t>
            </w:r>
          </w:p>
        </w:tc>
        <w:tc>
          <w:tcPr>
            <w:tcW w:w="0" w:type="auto"/>
            <w:tcBorders>
              <w:top w:val="single" w:color="auto" w:sz="4" w:space="0"/>
              <w:left w:val="nil"/>
              <w:bottom w:val="single" w:color="auto" w:sz="4" w:space="0"/>
              <w:right w:val="nil"/>
            </w:tcBorders>
            <w:shd w:val="clear" w:color="auto" w:fill="auto"/>
            <w:noWrap/>
            <w:vAlign w:val="bottom"/>
          </w:tcPr>
          <w:p w:rsidRPr="008B64BE" w:rsidR="00554C21" w:rsidP="001862D1" w:rsidRDefault="00554C21" w14:paraId="20FC57FC" w14:textId="77777777">
            <w:pPr>
              <w:jc w:val="center"/>
              <w:rPr>
                <w:rFonts w:cs="Arial"/>
                <w:b/>
                <w:bCs/>
                <w:color w:val="000000"/>
                <w:sz w:val="22"/>
                <w:szCs w:val="22"/>
                <w:lang w:eastAsia="en-GB"/>
              </w:rPr>
            </w:pPr>
            <w:r w:rsidRPr="008B64BE">
              <w:rPr>
                <w:rFonts w:cs="Arial"/>
                <w:b/>
                <w:bCs/>
                <w:color w:val="000000"/>
                <w:sz w:val="22"/>
                <w:szCs w:val="22"/>
                <w:lang w:eastAsia="en-GB"/>
              </w:rPr>
              <w:t>£2m</w:t>
            </w:r>
          </w:p>
        </w:tc>
        <w:tc>
          <w:tcPr>
            <w:tcW w:w="0" w:type="auto"/>
            <w:tcBorders>
              <w:top w:val="single" w:color="auto" w:sz="4" w:space="0"/>
              <w:left w:val="nil"/>
              <w:bottom w:val="single" w:color="auto" w:sz="4" w:space="0"/>
              <w:right w:val="single" w:color="auto" w:sz="6" w:space="0"/>
            </w:tcBorders>
            <w:shd w:val="clear" w:color="auto" w:fill="auto"/>
            <w:noWrap/>
            <w:vAlign w:val="bottom"/>
          </w:tcPr>
          <w:p w:rsidRPr="008B64BE" w:rsidR="00554C21" w:rsidP="001862D1" w:rsidRDefault="00554C21" w14:paraId="0BC82FEC" w14:textId="77777777">
            <w:pPr>
              <w:jc w:val="center"/>
              <w:rPr>
                <w:rFonts w:cs="Arial"/>
                <w:b/>
                <w:bCs/>
                <w:color w:val="000000"/>
                <w:sz w:val="22"/>
                <w:szCs w:val="22"/>
                <w:lang w:eastAsia="en-GB"/>
              </w:rPr>
            </w:pPr>
            <w:r w:rsidRPr="008B64BE">
              <w:rPr>
                <w:rFonts w:cs="Arial"/>
                <w:b/>
                <w:bCs/>
                <w:color w:val="000000"/>
                <w:sz w:val="22"/>
                <w:szCs w:val="22"/>
                <w:lang w:eastAsia="en-GB"/>
              </w:rPr>
              <w:t>£8m</w:t>
            </w:r>
          </w:p>
        </w:tc>
        <w:tc>
          <w:tcPr>
            <w:tcW w:w="0" w:type="auto"/>
            <w:tcBorders>
              <w:top w:val="single" w:color="auto" w:sz="6" w:space="0"/>
              <w:left w:val="single" w:color="auto" w:sz="6" w:space="0"/>
              <w:bottom w:val="single" w:color="auto" w:sz="6" w:space="0"/>
              <w:right w:val="single" w:color="auto" w:sz="6" w:space="0"/>
            </w:tcBorders>
            <w:shd w:val="clear" w:color="auto" w:fill="auto"/>
            <w:noWrap/>
            <w:vAlign w:val="bottom"/>
          </w:tcPr>
          <w:p w:rsidRPr="008B64BE" w:rsidR="00554C21" w:rsidP="001862D1" w:rsidRDefault="00554C21" w14:paraId="19E32E41" w14:textId="6E2D9D21">
            <w:pPr>
              <w:jc w:val="center"/>
              <w:rPr>
                <w:rFonts w:cs="Arial"/>
                <w:b/>
                <w:bCs/>
                <w:color w:val="000000"/>
                <w:sz w:val="22"/>
                <w:szCs w:val="22"/>
                <w:lang w:eastAsia="en-GB"/>
              </w:rPr>
            </w:pPr>
            <w:r w:rsidRPr="008B64BE">
              <w:rPr>
                <w:rFonts w:cs="Arial"/>
                <w:b/>
                <w:bCs/>
                <w:color w:val="000000"/>
                <w:sz w:val="22"/>
                <w:szCs w:val="22"/>
                <w:lang w:eastAsia="en-GB"/>
              </w:rPr>
              <w:t>£1</w:t>
            </w:r>
            <w:r w:rsidR="00AA5C5C">
              <w:rPr>
                <w:rFonts w:cs="Arial"/>
                <w:b/>
                <w:bCs/>
                <w:color w:val="000000"/>
                <w:sz w:val="22"/>
                <w:szCs w:val="22"/>
                <w:lang w:eastAsia="en-GB"/>
              </w:rPr>
              <w:t>4</w:t>
            </w:r>
            <w:r w:rsidRPr="008B64BE">
              <w:rPr>
                <w:rFonts w:cs="Arial"/>
                <w:b/>
                <w:bCs/>
                <w:color w:val="000000"/>
                <w:sz w:val="22"/>
                <w:szCs w:val="22"/>
                <w:lang w:eastAsia="en-GB"/>
              </w:rPr>
              <w:t>m</w:t>
            </w:r>
          </w:p>
        </w:tc>
      </w:tr>
    </w:tbl>
    <w:p w:rsidRPr="00441E1D" w:rsidR="00554C21" w:rsidP="00554C21" w:rsidRDefault="00554C21" w14:paraId="260D469F" w14:textId="1F9D465A">
      <w:pPr>
        <w:rPr>
          <w:rStyle w:val="SubtleEmphasis"/>
          <w:rFonts w:eastAsia="SimSun" w:cs="Arial"/>
          <w:i w:val="0"/>
          <w:iCs w:val="0"/>
          <w:color w:val="auto"/>
          <w:sz w:val="22"/>
          <w:szCs w:val="22"/>
        </w:rPr>
      </w:pPr>
      <w:r w:rsidRPr="00441E1D">
        <w:rPr>
          <w:rStyle w:val="SubtleEmphasis"/>
          <w:rFonts w:eastAsia="SimSun" w:cs="Arial"/>
          <w:i w:val="0"/>
          <w:iCs w:val="0"/>
          <w:color w:val="auto"/>
          <w:sz w:val="22"/>
          <w:szCs w:val="22"/>
        </w:rPr>
        <w:t>Source: Defra</w:t>
      </w:r>
      <w:r w:rsidR="00641A00">
        <w:rPr>
          <w:rStyle w:val="SubtleEmphasis"/>
          <w:rFonts w:eastAsia="SimSun" w:cs="Arial"/>
          <w:i w:val="0"/>
          <w:iCs w:val="0"/>
          <w:color w:val="auto"/>
          <w:sz w:val="22"/>
          <w:szCs w:val="22"/>
        </w:rPr>
        <w:t>’s</w:t>
      </w:r>
      <w:r w:rsidRPr="00441E1D">
        <w:rPr>
          <w:rStyle w:val="SubtleEmphasis"/>
          <w:rFonts w:eastAsia="SimSun" w:cs="Arial"/>
          <w:i w:val="0"/>
          <w:iCs w:val="0"/>
          <w:color w:val="auto"/>
          <w:sz w:val="22"/>
          <w:szCs w:val="22"/>
        </w:rPr>
        <w:t xml:space="preserve"> modelling </w:t>
      </w:r>
    </w:p>
    <w:p w:rsidRPr="00451F33" w:rsidR="00554C21" w:rsidP="00554C21" w:rsidRDefault="00554C21" w14:paraId="665B1BD3" w14:textId="77777777">
      <w:pPr>
        <w:rPr>
          <w:rStyle w:val="SubtleEmphasis"/>
          <w:rFonts w:eastAsia="SimSun" w:cs="Arial"/>
          <w:i w:val="0"/>
          <w:iCs w:val="0"/>
        </w:rPr>
      </w:pPr>
    </w:p>
    <w:p w:rsidRPr="0035254F" w:rsidR="00554C21" w:rsidP="00554C21" w:rsidRDefault="00554C21" w14:paraId="5047543A" w14:textId="781900A1">
      <w:pPr>
        <w:rPr>
          <w:rFonts w:cs="Arial"/>
          <w:b/>
          <w:bCs/>
        </w:rPr>
      </w:pPr>
      <w:r w:rsidRPr="00451F33">
        <w:rPr>
          <w:rFonts w:cs="Arial"/>
        </w:rPr>
        <w:t xml:space="preserve">For </w:t>
      </w:r>
      <w:r w:rsidR="00FF1D17">
        <w:rPr>
          <w:rFonts w:cs="Arial"/>
        </w:rPr>
        <w:t>micro firm</w:t>
      </w:r>
      <w:r w:rsidRPr="00451F33">
        <w:rPr>
          <w:rFonts w:cs="Arial"/>
        </w:rPr>
        <w:t>s, we assume that all familiarisation costs start two years from go-live date.</w:t>
      </w:r>
    </w:p>
    <w:p w:rsidRPr="00841983" w:rsidR="00554C21" w:rsidP="00554C21" w:rsidRDefault="00554C21" w14:paraId="5B772875" w14:textId="42C426A0">
      <w:pPr>
        <w:pStyle w:val="Heading4"/>
        <w:rPr>
          <w:b w:val="0"/>
          <w:bCs w:val="0"/>
          <w:sz w:val="24"/>
          <w:szCs w:val="24"/>
        </w:rPr>
      </w:pPr>
      <w:r w:rsidRPr="00841983">
        <w:rPr>
          <w:sz w:val="24"/>
          <w:szCs w:val="24"/>
        </w:rPr>
        <w:t>NHM model: total waste arisings</w:t>
      </w:r>
      <w:r w:rsidRPr="00841983">
        <w:rPr>
          <w:b w:val="0"/>
          <w:bCs w:val="0"/>
          <w:sz w:val="24"/>
          <w:szCs w:val="24"/>
        </w:rPr>
        <w:t xml:space="preserve"> </w:t>
      </w:r>
    </w:p>
    <w:p w:rsidRPr="00451F33" w:rsidR="00554C21" w:rsidP="00554C21" w:rsidRDefault="00554C21" w14:paraId="05580638" w14:textId="69E56F6A">
      <w:pPr>
        <w:jc w:val="both"/>
        <w:rPr>
          <w:rFonts w:cs="Arial"/>
        </w:rPr>
      </w:pPr>
      <w:r w:rsidRPr="00451F33">
        <w:rPr>
          <w:rFonts w:cs="Arial"/>
        </w:rPr>
        <w:t xml:space="preserve">The business classification used in the analysis follows the Standard Industrial Classification of economic activities at the 2-digit level and as such a wide range of businesses are included. For example, the office category in which a significant proportion are </w:t>
      </w:r>
      <w:r w:rsidR="00FF1D17">
        <w:rPr>
          <w:rFonts w:cs="Arial"/>
        </w:rPr>
        <w:t>small and micro</w:t>
      </w:r>
      <w:r w:rsidRPr="00451F33">
        <w:rPr>
          <w:rFonts w:cs="Arial"/>
        </w:rPr>
        <w:t xml:space="preserve"> businesses includes estate agents, libraries, financial services, telecommunications centres as well as standard office complexes.</w:t>
      </w:r>
    </w:p>
    <w:p w:rsidRPr="00451F33" w:rsidR="00554C21" w:rsidP="00554C21" w:rsidRDefault="00554C21" w14:paraId="1CF35389" w14:textId="77777777">
      <w:pPr>
        <w:jc w:val="both"/>
        <w:rPr>
          <w:rFonts w:cs="Arial"/>
        </w:rPr>
      </w:pPr>
    </w:p>
    <w:p w:rsidRPr="00451F33" w:rsidR="00554C21" w:rsidP="00554C21" w:rsidRDefault="00554C21" w14:paraId="3DD8634B" w14:textId="07F78CFA">
      <w:pPr>
        <w:jc w:val="both"/>
        <w:rPr>
          <w:rFonts w:cs="Arial"/>
        </w:rPr>
      </w:pPr>
      <w:r w:rsidRPr="00451F33">
        <w:rPr>
          <w:rFonts w:cs="Arial"/>
        </w:rPr>
        <w:t>Given the uncertainty in data, WRAP have developed four key sensitivities on the total amount of waste in the NHM sector. This methodology used</w:t>
      </w:r>
      <w:r w:rsidR="009138F5">
        <w:rPr>
          <w:rFonts w:cs="Arial"/>
        </w:rPr>
        <w:t xml:space="preserve"> data</w:t>
      </w:r>
      <w:r w:rsidRPr="00451F33">
        <w:rPr>
          <w:rFonts w:cs="Arial"/>
        </w:rPr>
        <w:t xml:space="preserve">, among others, provided </w:t>
      </w:r>
      <w:r w:rsidR="0072096C">
        <w:rPr>
          <w:rFonts w:cs="Arial"/>
        </w:rPr>
        <w:t>by</w:t>
      </w:r>
      <w:r w:rsidRPr="00451F33" w:rsidR="0072096C">
        <w:rPr>
          <w:rFonts w:cs="Arial"/>
        </w:rPr>
        <w:t xml:space="preserve"> </w:t>
      </w:r>
      <w:r w:rsidRPr="00451F33">
        <w:rPr>
          <w:rFonts w:cs="Arial"/>
        </w:rPr>
        <w:t>the Environment Agency (EA) and resulted in the four main estimates because the EA data is not conclusive in the sense of:</w:t>
      </w:r>
    </w:p>
    <w:p w:rsidRPr="00451F33" w:rsidR="00554C21" w:rsidP="00554C21" w:rsidRDefault="00554C21" w14:paraId="31661AC0" w14:textId="3EE812CF">
      <w:pPr>
        <w:numPr>
          <w:ilvl w:val="0"/>
          <w:numId w:val="24"/>
        </w:numPr>
        <w:autoSpaceDE w:val="0"/>
        <w:autoSpaceDN w:val="0"/>
        <w:adjustRightInd w:val="0"/>
        <w:spacing w:after="160" w:line="276" w:lineRule="auto"/>
        <w:contextualSpacing/>
        <w:jc w:val="both"/>
        <w:rPr>
          <w:rFonts w:eastAsia="Calibri" w:cs="Arial"/>
        </w:rPr>
      </w:pPr>
      <w:r w:rsidRPr="00451F33">
        <w:rPr>
          <w:rFonts w:eastAsia="Calibri" w:cs="Arial"/>
        </w:rPr>
        <w:t xml:space="preserve">In 2018 only 69% of permitted sites included site data in their returns. This could be for multiple reasons: they might have not processed any waste, they might have </w:t>
      </w:r>
      <w:proofErr w:type="gramStart"/>
      <w:r w:rsidRPr="00451F33">
        <w:rPr>
          <w:rFonts w:eastAsia="Calibri" w:cs="Arial"/>
        </w:rPr>
        <w:t>closed down</w:t>
      </w:r>
      <w:proofErr w:type="gramEnd"/>
      <w:r w:rsidRPr="00451F33">
        <w:rPr>
          <w:rFonts w:eastAsia="Calibri" w:cs="Arial"/>
        </w:rPr>
        <w:t>, they have just opened, or simply did not include any site data.</w:t>
      </w:r>
    </w:p>
    <w:p w:rsidRPr="00451F33" w:rsidR="00554C21" w:rsidP="00554C21" w:rsidRDefault="00554C21" w14:paraId="351CFDCF" w14:textId="38B6855E">
      <w:pPr>
        <w:numPr>
          <w:ilvl w:val="0"/>
          <w:numId w:val="24"/>
        </w:numPr>
        <w:autoSpaceDE w:val="0"/>
        <w:autoSpaceDN w:val="0"/>
        <w:adjustRightInd w:val="0"/>
        <w:spacing w:after="160" w:line="276" w:lineRule="auto"/>
        <w:contextualSpacing/>
        <w:jc w:val="both"/>
        <w:rPr>
          <w:rFonts w:eastAsia="Calibri" w:cs="Arial"/>
        </w:rPr>
      </w:pPr>
      <w:r w:rsidRPr="00451F33">
        <w:rPr>
          <w:rFonts w:eastAsia="Calibri" w:cs="Arial"/>
        </w:rPr>
        <w:t xml:space="preserve">There is no flow of data within the EA WDI, and so it is difficult to know the true path of waste from one facility to another </w:t>
      </w:r>
      <w:r>
        <w:rPr>
          <w:rFonts w:eastAsia="Calibri" w:cs="Arial"/>
        </w:rPr>
        <w:t xml:space="preserve">and </w:t>
      </w:r>
      <w:r w:rsidRPr="00451F33">
        <w:rPr>
          <w:rFonts w:eastAsia="Calibri" w:cs="Arial"/>
        </w:rPr>
        <w:t xml:space="preserve">to an end destination. For instance, some waste is shown to go to a </w:t>
      </w:r>
      <w:r w:rsidR="004800F5">
        <w:rPr>
          <w:rFonts w:eastAsia="Calibri" w:cs="Arial"/>
        </w:rPr>
        <w:t>f</w:t>
      </w:r>
      <w:r w:rsidRPr="00451F33">
        <w:rPr>
          <w:rFonts w:eastAsia="Calibri" w:cs="Arial"/>
        </w:rPr>
        <w:t>acility</w:t>
      </w:r>
      <w:r w:rsidR="004800F5">
        <w:rPr>
          <w:rFonts w:eastAsia="Calibri" w:cs="Arial"/>
        </w:rPr>
        <w:t xml:space="preserve"> (</w:t>
      </w:r>
      <w:r w:rsidR="005740F4">
        <w:rPr>
          <w:rFonts w:eastAsia="Calibri" w:cs="Arial"/>
        </w:rPr>
        <w:t xml:space="preserve">e.g., </w:t>
      </w:r>
      <w:r w:rsidR="004800F5">
        <w:rPr>
          <w:rFonts w:eastAsia="Calibri" w:cs="Arial"/>
        </w:rPr>
        <w:t xml:space="preserve">transfer, or end destination </w:t>
      </w:r>
      <w:r w:rsidR="001E5BC2">
        <w:rPr>
          <w:rFonts w:eastAsia="Calibri" w:cs="Arial"/>
        </w:rPr>
        <w:t>incineration)</w:t>
      </w:r>
      <w:r w:rsidRPr="00451F33">
        <w:rPr>
          <w:rFonts w:eastAsia="Calibri" w:cs="Arial"/>
        </w:rPr>
        <w:t>, other waste is shown to go to a process (</w:t>
      </w:r>
      <w:r w:rsidR="000239FB">
        <w:rPr>
          <w:rFonts w:eastAsia="Calibri" w:cs="Arial"/>
        </w:rPr>
        <w:t>R</w:t>
      </w:r>
      <w:r w:rsidRPr="00451F33">
        <w:rPr>
          <w:rFonts w:eastAsia="Calibri" w:cs="Arial"/>
        </w:rPr>
        <w:t xml:space="preserve">ecovery), and so it is difficult to depict if the </w:t>
      </w:r>
      <w:r w:rsidR="001343EF">
        <w:rPr>
          <w:rFonts w:eastAsia="Calibri" w:cs="Arial"/>
        </w:rPr>
        <w:t>R</w:t>
      </w:r>
      <w:r w:rsidRPr="00451F33">
        <w:rPr>
          <w:rFonts w:eastAsia="Calibri" w:cs="Arial"/>
        </w:rPr>
        <w:t xml:space="preserve">ecovery tonnes are counted in a </w:t>
      </w:r>
      <w:r w:rsidR="001343EF">
        <w:rPr>
          <w:rFonts w:eastAsia="Calibri" w:cs="Arial"/>
        </w:rPr>
        <w:t>R</w:t>
      </w:r>
      <w:r w:rsidRPr="00451F33">
        <w:rPr>
          <w:rFonts w:eastAsia="Calibri" w:cs="Arial"/>
        </w:rPr>
        <w:t xml:space="preserve">ecovery </w:t>
      </w:r>
      <w:r w:rsidR="004800F5">
        <w:rPr>
          <w:rFonts w:eastAsia="Calibri" w:cs="Arial"/>
        </w:rPr>
        <w:t>s</w:t>
      </w:r>
      <w:r w:rsidRPr="00451F33">
        <w:rPr>
          <w:rFonts w:eastAsia="Calibri" w:cs="Arial"/>
        </w:rPr>
        <w:t>ite or if they are going to a recycling destination.</w:t>
      </w:r>
    </w:p>
    <w:p w:rsidRPr="00451F33" w:rsidR="00554C21" w:rsidP="00554C21" w:rsidRDefault="00554C21" w14:paraId="3441C1AC" w14:textId="4D273EBD">
      <w:pPr>
        <w:jc w:val="both"/>
        <w:rPr>
          <w:rFonts w:cs="Arial"/>
        </w:rPr>
      </w:pPr>
      <w:r w:rsidRPr="00451F33">
        <w:rPr>
          <w:rFonts w:cs="Arial"/>
        </w:rPr>
        <w:t>This means that four sensitivities were required when making assumptions on the EA WDI, so every eventuality is covered. These sensitivities include tonnes shown as gone to a Recovery process (and not), and a proxy extrapolating site data submission up to 84.5% to reflect different levels of the non-returns of data.</w:t>
      </w:r>
    </w:p>
    <w:p w:rsidRPr="00451F33" w:rsidR="00554C21" w:rsidP="00554C21" w:rsidRDefault="00554C21" w14:paraId="59AFA44C" w14:textId="77777777">
      <w:pPr>
        <w:jc w:val="both"/>
        <w:rPr>
          <w:rFonts w:cs="Arial"/>
        </w:rPr>
      </w:pPr>
    </w:p>
    <w:p w:rsidRPr="00451F33" w:rsidR="00554C21" w:rsidP="00554C21" w:rsidRDefault="00554C21" w14:paraId="423ED605" w14:textId="77777777">
      <w:pPr>
        <w:jc w:val="both"/>
        <w:rPr>
          <w:rFonts w:cs="Arial"/>
        </w:rPr>
      </w:pPr>
      <w:r w:rsidRPr="00451F33">
        <w:rPr>
          <w:rFonts w:cs="Arial"/>
        </w:rPr>
        <w:t>The four sensitivities are listed as:</w:t>
      </w:r>
    </w:p>
    <w:p w:rsidRPr="00451F33" w:rsidR="00554C21" w:rsidP="00554C21" w:rsidRDefault="00554C21" w14:paraId="7FA5528F" w14:textId="77777777">
      <w:pPr>
        <w:numPr>
          <w:ilvl w:val="0"/>
          <w:numId w:val="24"/>
        </w:numPr>
        <w:autoSpaceDE w:val="0"/>
        <w:autoSpaceDN w:val="0"/>
        <w:adjustRightInd w:val="0"/>
        <w:spacing w:after="160" w:line="276" w:lineRule="auto"/>
        <w:contextualSpacing/>
        <w:jc w:val="both"/>
        <w:rPr>
          <w:rFonts w:eastAsia="Calibri" w:cs="Arial"/>
        </w:rPr>
      </w:pPr>
      <w:r w:rsidRPr="00451F33">
        <w:rPr>
          <w:rFonts w:eastAsia="Calibri" w:cs="Arial"/>
        </w:rPr>
        <w:t>Without Recovery tonnes and 69% Returns</w:t>
      </w:r>
    </w:p>
    <w:p w:rsidRPr="00451F33" w:rsidR="00554C21" w:rsidP="00554C21" w:rsidRDefault="00554C21" w14:paraId="045D2280" w14:textId="77777777">
      <w:pPr>
        <w:numPr>
          <w:ilvl w:val="0"/>
          <w:numId w:val="24"/>
        </w:numPr>
        <w:autoSpaceDE w:val="0"/>
        <w:autoSpaceDN w:val="0"/>
        <w:adjustRightInd w:val="0"/>
        <w:spacing w:after="160" w:line="276" w:lineRule="auto"/>
        <w:contextualSpacing/>
        <w:jc w:val="both"/>
        <w:rPr>
          <w:rFonts w:eastAsia="Calibri" w:cs="Arial"/>
        </w:rPr>
      </w:pPr>
      <w:r w:rsidRPr="00451F33">
        <w:rPr>
          <w:rFonts w:eastAsia="Calibri" w:cs="Arial"/>
        </w:rPr>
        <w:t xml:space="preserve">With Recovery tonnes and 69% Returns </w:t>
      </w:r>
    </w:p>
    <w:p w:rsidRPr="00451F33" w:rsidR="00554C21" w:rsidP="00554C21" w:rsidRDefault="00554C21" w14:paraId="0401475E" w14:textId="77777777">
      <w:pPr>
        <w:numPr>
          <w:ilvl w:val="0"/>
          <w:numId w:val="24"/>
        </w:numPr>
        <w:autoSpaceDE w:val="0"/>
        <w:autoSpaceDN w:val="0"/>
        <w:adjustRightInd w:val="0"/>
        <w:spacing w:after="160" w:line="276" w:lineRule="auto"/>
        <w:contextualSpacing/>
        <w:jc w:val="both"/>
        <w:rPr>
          <w:rFonts w:eastAsia="Calibri" w:cs="Arial"/>
        </w:rPr>
      </w:pPr>
      <w:r w:rsidRPr="00451F33">
        <w:rPr>
          <w:rFonts w:eastAsia="Calibri" w:cs="Arial"/>
        </w:rPr>
        <w:t>Without Recovery tonnes and 84.5% Returns</w:t>
      </w:r>
    </w:p>
    <w:p w:rsidRPr="00451F33" w:rsidR="00554C21" w:rsidP="00554C21" w:rsidRDefault="00554C21" w14:paraId="401BA3D6" w14:textId="77777777">
      <w:pPr>
        <w:numPr>
          <w:ilvl w:val="0"/>
          <w:numId w:val="24"/>
        </w:numPr>
        <w:autoSpaceDE w:val="0"/>
        <w:autoSpaceDN w:val="0"/>
        <w:adjustRightInd w:val="0"/>
        <w:spacing w:after="160" w:line="276" w:lineRule="auto"/>
        <w:contextualSpacing/>
        <w:jc w:val="both"/>
        <w:rPr>
          <w:rFonts w:eastAsia="Calibri" w:cs="Arial"/>
        </w:rPr>
      </w:pPr>
      <w:r w:rsidRPr="00451F33">
        <w:rPr>
          <w:rFonts w:eastAsia="Calibri" w:cs="Arial"/>
        </w:rPr>
        <w:t xml:space="preserve">With Recovery tonnes and 84.5% Returns </w:t>
      </w:r>
    </w:p>
    <w:p w:rsidRPr="00451F33" w:rsidR="00554C21" w:rsidP="00C37E45" w:rsidRDefault="00554C21" w14:paraId="7F69158A" w14:textId="77777777">
      <w:pPr>
        <w:autoSpaceDE w:val="0"/>
        <w:autoSpaceDN w:val="0"/>
        <w:adjustRightInd w:val="0"/>
        <w:spacing w:line="276" w:lineRule="auto"/>
        <w:contextualSpacing/>
        <w:jc w:val="both"/>
        <w:rPr>
          <w:rFonts w:eastAsia="Calibri" w:cs="Arial"/>
        </w:rPr>
      </w:pPr>
    </w:p>
    <w:p w:rsidR="00554C21" w:rsidP="00554C21" w:rsidRDefault="00554C21" w14:paraId="4037BBE3" w14:textId="730B174B">
      <w:pPr>
        <w:jc w:val="both"/>
        <w:rPr>
          <w:rFonts w:cs="Arial"/>
        </w:rPr>
      </w:pPr>
      <w:r w:rsidRPr="00451F33">
        <w:rPr>
          <w:rFonts w:cs="Arial"/>
        </w:rPr>
        <w:t xml:space="preserve">These sensitivities were then each modelled by sector/sub-sector into waste collection scenarios and extrapolated to a national level to provide the NHM scenario results. </w:t>
      </w:r>
      <w:proofErr w:type="gramStart"/>
      <w:r w:rsidRPr="00451F33">
        <w:rPr>
          <w:rFonts w:cs="Arial"/>
        </w:rPr>
        <w:t>For the purpose of</w:t>
      </w:r>
      <w:proofErr w:type="gramEnd"/>
      <w:r w:rsidRPr="00451F33">
        <w:rPr>
          <w:rFonts w:cs="Arial"/>
        </w:rPr>
        <w:t xml:space="preserve"> this impact assessment, a median across the four sensitivities (i.e</w:t>
      </w:r>
      <w:r w:rsidRPr="00841983">
        <w:rPr>
          <w:rFonts w:cs="Arial"/>
        </w:rPr>
        <w:t>., 25.4Mt of waste) has</w:t>
      </w:r>
      <w:r w:rsidRPr="00451F33">
        <w:rPr>
          <w:rFonts w:cs="Arial"/>
        </w:rPr>
        <w:t xml:space="preserve"> been taken as our central estimate. We have included some sensitivity analyses to explore the impact of using different values of the total NHM waste tonnages. This is presented in </w:t>
      </w:r>
      <w:r>
        <w:rPr>
          <w:rFonts w:cs="Arial"/>
        </w:rPr>
        <w:t xml:space="preserve">Annex </w:t>
      </w:r>
      <w:r w:rsidRPr="00841983">
        <w:rPr>
          <w:rFonts w:cs="Arial"/>
        </w:rPr>
        <w:t>B.</w:t>
      </w:r>
      <w:r w:rsidRPr="00451F33">
        <w:rPr>
          <w:rFonts w:cs="Arial"/>
        </w:rPr>
        <w:t xml:space="preserve"> </w:t>
      </w:r>
    </w:p>
    <w:p w:rsidR="00694303" w:rsidP="00554C21" w:rsidRDefault="00694303" w14:paraId="3EDCF3A7" w14:textId="77777777">
      <w:pPr>
        <w:jc w:val="both"/>
        <w:rPr>
          <w:rFonts w:cs="Arial"/>
        </w:rPr>
      </w:pPr>
    </w:p>
    <w:p w:rsidRPr="00451F33" w:rsidR="00694303" w:rsidP="009E7A40" w:rsidRDefault="00694303" w14:paraId="3930B008" w14:textId="500C0138">
      <w:pPr>
        <w:spacing w:line="259" w:lineRule="auto"/>
        <w:jc w:val="both"/>
        <w:rPr>
          <w:rFonts w:cs="Arial"/>
        </w:rPr>
      </w:pPr>
      <w:r>
        <w:rPr>
          <w:rFonts w:cs="Arial"/>
        </w:rPr>
        <w:t xml:space="preserve">For NHM collections, the concentration of glass and paper in many of the subsectors in scope of the regulations, such as hospitality and offices, means that there will continue to be a good economic case for separate collections </w:t>
      </w:r>
      <w:r w:rsidR="0CCABBE3">
        <w:rPr>
          <w:rFonts w:cs="Arial"/>
        </w:rPr>
        <w:t xml:space="preserve">for certain recyclable waste streams </w:t>
      </w:r>
      <w:r>
        <w:rPr>
          <w:rFonts w:cs="Arial"/>
        </w:rPr>
        <w:t>to be offered to businesses</w:t>
      </w:r>
      <w:r w:rsidR="009322F6">
        <w:rPr>
          <w:rStyle w:val="FootnoteReference"/>
        </w:rPr>
        <w:footnoteReference w:id="218"/>
      </w:r>
      <w:r w:rsidR="000614BB">
        <w:rPr>
          <w:rFonts w:cs="Arial"/>
        </w:rPr>
        <w:t xml:space="preserve">. </w:t>
      </w:r>
      <w:r w:rsidR="00301926">
        <w:rPr>
          <w:rFonts w:cs="Arial"/>
        </w:rPr>
        <w:t>Although there will be an exemption</w:t>
      </w:r>
      <w:r w:rsidR="006C5520">
        <w:rPr>
          <w:rFonts w:cs="Arial"/>
        </w:rPr>
        <w:t xml:space="preserve"> allowing for </w:t>
      </w:r>
      <w:r w:rsidR="00CA3701">
        <w:rPr>
          <w:rFonts w:cs="Arial"/>
        </w:rPr>
        <w:t>co-collection of metal, plastic and glass</w:t>
      </w:r>
      <w:r w:rsidR="006C5520">
        <w:rPr>
          <w:rFonts w:cs="Arial"/>
        </w:rPr>
        <w:t xml:space="preserve">, in the </w:t>
      </w:r>
      <w:r w:rsidR="00EE0115">
        <w:rPr>
          <w:rFonts w:cs="Arial"/>
        </w:rPr>
        <w:t>modelling</w:t>
      </w:r>
      <w:r w:rsidRPr="7C995945" w:rsidR="000A00E4">
        <w:rPr>
          <w:rFonts w:cs="Arial"/>
          <w:lang w:eastAsia="en-GB"/>
        </w:rPr>
        <w:t xml:space="preserve"> we have assumed that</w:t>
      </w:r>
      <w:r w:rsidR="000A00E4">
        <w:rPr>
          <w:rFonts w:cs="Arial"/>
          <w:lang w:eastAsia="en-GB"/>
        </w:rPr>
        <w:t xml:space="preserve"> </w:t>
      </w:r>
      <w:r w:rsidRPr="00BA2426" w:rsidR="000A00E4">
        <w:rPr>
          <w:rFonts w:cs="Arial"/>
          <w:lang w:eastAsia="en-GB"/>
        </w:rPr>
        <w:t>a</w:t>
      </w:r>
      <w:r w:rsidRPr="00BF4E2B" w:rsidR="000A00E4">
        <w:rPr>
          <w:rFonts w:cs="Arial"/>
          <w:lang w:eastAsia="en-GB"/>
        </w:rPr>
        <w:t xml:space="preserve">ll </w:t>
      </w:r>
      <w:r w:rsidRPr="00BF4E2B" w:rsidR="000A00E4">
        <w:rPr>
          <w:rFonts w:cs="Arial"/>
        </w:rPr>
        <w:t xml:space="preserve">businesses </w:t>
      </w:r>
      <w:r w:rsidR="00A21782">
        <w:rPr>
          <w:rFonts w:cs="Arial"/>
        </w:rPr>
        <w:t xml:space="preserve">choose to </w:t>
      </w:r>
      <w:r w:rsidRPr="00BF4E2B" w:rsidR="000A00E4">
        <w:rPr>
          <w:rFonts w:cs="Arial"/>
        </w:rPr>
        <w:t xml:space="preserve">separate waste </w:t>
      </w:r>
      <w:r w:rsidR="00CF457D">
        <w:rPr>
          <w:rFonts w:cs="Arial"/>
        </w:rPr>
        <w:t>in</w:t>
      </w:r>
      <w:r w:rsidRPr="00BF4E2B" w:rsidR="000A00E4">
        <w:rPr>
          <w:rFonts w:cs="Arial"/>
        </w:rPr>
        <w:t>to mixed dry recyclables</w:t>
      </w:r>
      <w:r w:rsidR="000A00E4">
        <w:rPr>
          <w:rFonts w:cs="Arial"/>
        </w:rPr>
        <w:t xml:space="preserve"> (except glass)</w:t>
      </w:r>
      <w:r w:rsidR="00B61C44">
        <w:rPr>
          <w:rFonts w:cs="Arial"/>
        </w:rPr>
        <w:t>, with separate collections f</w:t>
      </w:r>
      <w:r w:rsidR="000A00E4">
        <w:rPr>
          <w:rFonts w:cs="Arial"/>
        </w:rPr>
        <w:t xml:space="preserve">or glass and food waste. </w:t>
      </w:r>
      <w:r w:rsidRPr="00BF4E2B" w:rsidR="000A00E4">
        <w:rPr>
          <w:rFonts w:cs="Arial"/>
          <w:lang w:eastAsia="en-GB"/>
        </w:rPr>
        <w:t>We use this option as the most likely scenario</w:t>
      </w:r>
      <w:r w:rsidR="000A00E4">
        <w:rPr>
          <w:rFonts w:cs="Arial"/>
          <w:lang w:eastAsia="en-GB"/>
        </w:rPr>
        <w:t xml:space="preserve"> </w:t>
      </w:r>
      <w:r w:rsidRPr="00BF4E2B" w:rsidR="000A00E4">
        <w:rPr>
          <w:rFonts w:cs="Arial"/>
          <w:lang w:eastAsia="en-GB"/>
        </w:rPr>
        <w:t xml:space="preserve">on the assumption that </w:t>
      </w:r>
      <w:proofErr w:type="gramStart"/>
      <w:r w:rsidRPr="00BF4E2B" w:rsidR="000A00E4">
        <w:rPr>
          <w:rFonts w:cs="Arial"/>
          <w:lang w:eastAsia="en-GB"/>
        </w:rPr>
        <w:t>the majority of</w:t>
      </w:r>
      <w:proofErr w:type="gramEnd"/>
      <w:r w:rsidRPr="00BF4E2B" w:rsidR="000A00E4">
        <w:rPr>
          <w:rFonts w:cs="Arial"/>
          <w:lang w:eastAsia="en-GB"/>
        </w:rPr>
        <w:t xml:space="preserve"> businesses are likely to </w:t>
      </w:r>
      <w:r w:rsidR="5CBE46B8">
        <w:t xml:space="preserve">seek </w:t>
      </w:r>
      <w:r w:rsidR="00F27129">
        <w:t xml:space="preserve">to </w:t>
      </w:r>
      <w:r w:rsidR="00573749">
        <w:t>reduce the space required</w:t>
      </w:r>
      <w:r w:rsidR="43901996">
        <w:t xml:space="preserve"> for waste receptacles</w:t>
      </w:r>
      <w:r w:rsidR="40EDED43">
        <w:t>, using the exemption and exceptions as necessary</w:t>
      </w:r>
      <w:r w:rsidRPr="00BF4E2B" w:rsidR="000A00E4">
        <w:rPr>
          <w:rFonts w:cs="Arial"/>
          <w:lang w:eastAsia="en-GB"/>
        </w:rPr>
        <w:t xml:space="preserve">. </w:t>
      </w:r>
      <w:r w:rsidR="000A00E4">
        <w:rPr>
          <w:rFonts w:cs="Arial"/>
          <w:lang w:eastAsia="en-GB"/>
        </w:rPr>
        <w:t>This is based on the national surveys of waste collections from businesses and waste collector offerings</w:t>
      </w:r>
      <w:r w:rsidR="000A00E4">
        <w:rPr>
          <w:rStyle w:val="FootnoteReference"/>
          <w:rFonts w:cs="Arial"/>
          <w:lang w:eastAsia="en-GB"/>
        </w:rPr>
        <w:footnoteReference w:id="219"/>
      </w:r>
      <w:r w:rsidR="000A00E4">
        <w:rPr>
          <w:rFonts w:cs="Arial"/>
          <w:lang w:eastAsia="en-GB"/>
        </w:rPr>
        <w:t xml:space="preserve">. They show that </w:t>
      </w:r>
      <w:proofErr w:type="gramStart"/>
      <w:r w:rsidR="000A00E4">
        <w:rPr>
          <w:rFonts w:cs="Arial"/>
          <w:lang w:eastAsia="en-GB"/>
        </w:rPr>
        <w:t>the majority of</w:t>
      </w:r>
      <w:proofErr w:type="gramEnd"/>
      <w:r w:rsidR="000A00E4">
        <w:rPr>
          <w:rFonts w:cs="Arial"/>
          <w:lang w:eastAsia="en-GB"/>
        </w:rPr>
        <w:t xml:space="preserve"> recyclable waste collections provided to the NHM sector are currently for mixed dry recyclables. This is because most sites have limited space; and, also, not every business generates all the material streams in scope of reforms. </w:t>
      </w:r>
      <w:r w:rsidR="00866E40">
        <w:rPr>
          <w:rFonts w:cs="Arial"/>
          <w:lang w:eastAsia="en-GB"/>
        </w:rPr>
        <w:t xml:space="preserve">As such, NHM </w:t>
      </w:r>
      <w:r w:rsidR="002A3A57">
        <w:rPr>
          <w:rFonts w:cs="Arial"/>
          <w:lang w:eastAsia="en-GB"/>
        </w:rPr>
        <w:t xml:space="preserve">waste </w:t>
      </w:r>
      <w:r w:rsidR="00866E40">
        <w:rPr>
          <w:rFonts w:cs="Arial"/>
          <w:lang w:eastAsia="en-GB"/>
        </w:rPr>
        <w:t>collections w</w:t>
      </w:r>
      <w:r w:rsidR="005A7074">
        <w:rPr>
          <w:rFonts w:cs="Arial"/>
          <w:lang w:eastAsia="en-GB"/>
        </w:rPr>
        <w:t xml:space="preserve">ill vary depending on local circumstances; due to the exemptions provided it may be likely that </w:t>
      </w:r>
      <w:r w:rsidR="00D7115B">
        <w:rPr>
          <w:rFonts w:cs="Arial"/>
          <w:lang w:eastAsia="en-GB"/>
        </w:rPr>
        <w:t>businesses opt to collect paper and card separate</w:t>
      </w:r>
      <w:r w:rsidR="00C35DC4">
        <w:rPr>
          <w:rFonts w:cs="Arial"/>
          <w:lang w:eastAsia="en-GB"/>
        </w:rPr>
        <w:t xml:space="preserve">ly, but </w:t>
      </w:r>
      <w:r w:rsidR="000D41E8">
        <w:rPr>
          <w:rFonts w:cs="Arial"/>
          <w:lang w:eastAsia="en-GB"/>
        </w:rPr>
        <w:t>given</w:t>
      </w:r>
      <w:r w:rsidR="00C35DC4">
        <w:rPr>
          <w:rFonts w:cs="Arial"/>
          <w:lang w:eastAsia="en-GB"/>
        </w:rPr>
        <w:t xml:space="preserve"> the lack of robust NHM data, it is not possible to confirm </w:t>
      </w:r>
      <w:r w:rsidR="00256CDD">
        <w:rPr>
          <w:rFonts w:cs="Arial"/>
          <w:lang w:eastAsia="en-GB"/>
        </w:rPr>
        <w:t xml:space="preserve">the breakdown </w:t>
      </w:r>
      <w:r w:rsidR="006874D0">
        <w:rPr>
          <w:rFonts w:cs="Arial"/>
          <w:lang w:eastAsia="en-GB"/>
        </w:rPr>
        <w:t xml:space="preserve">of separate paper and card </w:t>
      </w:r>
      <w:r w:rsidR="0052307B">
        <w:rPr>
          <w:rFonts w:cs="Arial"/>
          <w:lang w:eastAsia="en-GB"/>
        </w:rPr>
        <w:t>versus separate glass.</w:t>
      </w:r>
      <w:r w:rsidR="008A3C06">
        <w:rPr>
          <w:rFonts w:cs="Arial"/>
          <w:lang w:eastAsia="en-GB"/>
        </w:rPr>
        <w:t xml:space="preserve"> Therefore, we have modelled glass as se</w:t>
      </w:r>
      <w:r w:rsidR="00B25192">
        <w:rPr>
          <w:rFonts w:cs="Arial"/>
          <w:lang w:eastAsia="en-GB"/>
        </w:rPr>
        <w:t>parate.</w:t>
      </w:r>
    </w:p>
    <w:p w:rsidRPr="00841983" w:rsidR="00554C21" w:rsidP="00554C21" w:rsidRDefault="00554C21" w14:paraId="352FCD4E" w14:textId="77777777">
      <w:pPr>
        <w:pStyle w:val="Heading4"/>
        <w:rPr>
          <w:b w:val="0"/>
          <w:bCs w:val="0"/>
          <w:sz w:val="24"/>
          <w:szCs w:val="24"/>
        </w:rPr>
      </w:pPr>
      <w:r w:rsidRPr="00841983">
        <w:rPr>
          <w:sz w:val="24"/>
          <w:szCs w:val="24"/>
        </w:rPr>
        <w:t xml:space="preserve">NHM model: waste management costs </w:t>
      </w:r>
    </w:p>
    <w:p w:rsidRPr="00451F33" w:rsidR="00554C21" w:rsidP="00554C21" w:rsidRDefault="2103847F" w14:paraId="05E3FB03" w14:textId="26298B65">
      <w:pPr>
        <w:jc w:val="both"/>
        <w:rPr>
          <w:rFonts w:cs="Arial"/>
        </w:rPr>
      </w:pPr>
      <w:proofErr w:type="gramStart"/>
      <w:r w:rsidRPr="00451F33">
        <w:rPr>
          <w:rFonts w:cs="Arial"/>
        </w:rPr>
        <w:t>Similar to</w:t>
      </w:r>
      <w:proofErr w:type="gramEnd"/>
      <w:r w:rsidRPr="00451F33">
        <w:rPr>
          <w:rFonts w:cs="Arial"/>
        </w:rPr>
        <w:t xml:space="preserve"> the standardised costing approach for HH collections, WRAP’s NHM model uses </w:t>
      </w:r>
      <w:r w:rsidR="422C009D">
        <w:rPr>
          <w:rFonts w:cs="Arial"/>
        </w:rPr>
        <w:t>i</w:t>
      </w:r>
      <w:r w:rsidRPr="00451F33">
        <w:rPr>
          <w:rFonts w:cs="Arial"/>
        </w:rPr>
        <w:t xml:space="preserve">ndustry charge per container lift data for each service offered to a business. A 2019 </w:t>
      </w:r>
      <w:r w:rsidR="422C009D">
        <w:rPr>
          <w:rFonts w:cs="Arial"/>
        </w:rPr>
        <w:t>i</w:t>
      </w:r>
      <w:r w:rsidRPr="00451F33">
        <w:rPr>
          <w:rFonts w:cs="Arial"/>
        </w:rPr>
        <w:t>ndustry survey was used to update collection charges from a wider range of suppliers across the country</w:t>
      </w:r>
      <w:r w:rsidRPr="00451F33" w:rsidR="00554C21">
        <w:rPr>
          <w:rStyle w:val="FootnoteReference"/>
          <w:rFonts w:cs="Arial"/>
        </w:rPr>
        <w:footnoteReference w:id="220"/>
      </w:r>
      <w:r w:rsidRPr="00451F33">
        <w:rPr>
          <w:rFonts w:cs="Arial"/>
        </w:rPr>
        <w:t xml:space="preserve">. This data is then applied to the baseline and the container provision needed for future scenarios. The charges are derived from large scale surveys of commercial and </w:t>
      </w:r>
      <w:r w:rsidR="00D97548">
        <w:rPr>
          <w:rFonts w:cs="Arial"/>
        </w:rPr>
        <w:t>local auth</w:t>
      </w:r>
      <w:r w:rsidRPr="00451F33">
        <w:rPr>
          <w:rFonts w:cs="Arial"/>
        </w:rPr>
        <w:t xml:space="preserve">ority collectors and as such remain </w:t>
      </w:r>
      <w:r w:rsidRPr="7C995945">
        <w:rPr>
          <w:rFonts w:cs="Arial"/>
          <w:b/>
          <w:bCs/>
        </w:rPr>
        <w:t>commercially sensitive</w:t>
      </w:r>
      <w:r w:rsidRPr="00451F33">
        <w:rPr>
          <w:rFonts w:cs="Arial"/>
        </w:rPr>
        <w:t xml:space="preserve">. Industry reviews of SMEs and national retailers highlight contract prices that reflect minimal levels of discounting according to a range of factors such as duration, material ranges included, numbers of lifts per site, national or regional contracts.  </w:t>
      </w:r>
    </w:p>
    <w:p w:rsidRPr="00451F33" w:rsidR="00554C21" w:rsidP="00554C21" w:rsidRDefault="00554C21" w14:paraId="1621551E" w14:textId="77777777">
      <w:pPr>
        <w:jc w:val="both"/>
        <w:rPr>
          <w:rFonts w:cs="Arial"/>
        </w:rPr>
      </w:pPr>
    </w:p>
    <w:p w:rsidRPr="00451F33" w:rsidR="00554C21" w:rsidP="00554C21" w:rsidRDefault="002452A2" w14:paraId="17CB2E20" w14:textId="4E7D374F">
      <w:pPr>
        <w:jc w:val="both"/>
        <w:rPr>
          <w:rFonts w:cs="Arial"/>
        </w:rPr>
      </w:pPr>
      <w:r>
        <w:rPr>
          <w:rFonts w:cs="Arial"/>
        </w:rPr>
        <w:t>G</w:t>
      </w:r>
      <w:r w:rsidRPr="00451F33" w:rsidR="00554C21">
        <w:rPr>
          <w:rFonts w:cs="Arial"/>
        </w:rPr>
        <w:t xml:space="preserve">iven the range of contract differences and scale of businesses affected in the NHM analysis it is not possible to build in discount factors into the individual site analysis. As such, the overall costs generated in the analysis are likely to be slightly overstated, particularly in the new scenarios when fully rolled out.  </w:t>
      </w:r>
    </w:p>
    <w:p w:rsidRPr="00451F33" w:rsidR="00554C21" w:rsidP="00554C21" w:rsidRDefault="00554C21" w14:paraId="68B54D60" w14:textId="77777777">
      <w:pPr>
        <w:jc w:val="both"/>
        <w:rPr>
          <w:rFonts w:cs="Arial"/>
        </w:rPr>
      </w:pPr>
    </w:p>
    <w:p w:rsidRPr="00841983" w:rsidR="00554C21" w:rsidP="00554C21" w:rsidRDefault="2103847F" w14:paraId="0872B27C" w14:textId="7797B1CF">
      <w:pPr>
        <w:jc w:val="both"/>
        <w:rPr>
          <w:rFonts w:cs="Arial"/>
        </w:rPr>
      </w:pPr>
      <w:r w:rsidRPr="00451F33">
        <w:rPr>
          <w:rFonts w:cs="Arial"/>
        </w:rPr>
        <w:t>Given limited evidence around lift prices and how they will be affected by new materials (such as plastic film), WRAP modelled a 6% increase in the cost of D</w:t>
      </w:r>
      <w:r w:rsidR="00CB3A7C">
        <w:rPr>
          <w:rFonts w:cs="Arial"/>
        </w:rPr>
        <w:t>M</w:t>
      </w:r>
      <w:r w:rsidRPr="00451F33">
        <w:rPr>
          <w:rFonts w:cs="Arial"/>
        </w:rPr>
        <w:t>R collections</w:t>
      </w:r>
      <w:r w:rsidRPr="00451F33" w:rsidR="00554C21">
        <w:rPr>
          <w:rStyle w:val="FootnoteReference"/>
          <w:rFonts w:cs="Arial"/>
        </w:rPr>
        <w:footnoteReference w:id="221"/>
      </w:r>
      <w:r w:rsidRPr="00451F33">
        <w:rPr>
          <w:rFonts w:cs="Arial"/>
        </w:rPr>
        <w:t xml:space="preserve">. This is further investigated via a sensitivity analysis presented in </w:t>
      </w:r>
      <w:r w:rsidRPr="00841983">
        <w:rPr>
          <w:rFonts w:cs="Arial"/>
        </w:rPr>
        <w:t xml:space="preserve">Annex B. </w:t>
      </w:r>
    </w:p>
    <w:p w:rsidRPr="00451F33" w:rsidR="00554C21" w:rsidP="00554C21" w:rsidRDefault="00554C21" w14:paraId="3335E3C3" w14:textId="77777777">
      <w:pPr>
        <w:spacing w:before="240" w:after="120"/>
        <w:outlineLvl w:val="4"/>
        <w:rPr>
          <w:rFonts w:cs="Arial"/>
          <w:bCs/>
          <w:i/>
          <w:iCs/>
        </w:rPr>
      </w:pPr>
      <w:r w:rsidRPr="00841983">
        <w:rPr>
          <w:rFonts w:cs="Arial"/>
          <w:bCs/>
          <w:i/>
          <w:iCs/>
        </w:rPr>
        <w:t>Shared waste provision</w:t>
      </w:r>
    </w:p>
    <w:p w:rsidRPr="00451F33" w:rsidR="00554C21" w:rsidP="00554C21" w:rsidRDefault="2103847F" w14:paraId="356F89D4" w14:textId="77777777">
      <w:pPr>
        <w:jc w:val="both"/>
        <w:rPr>
          <w:rFonts w:cs="Arial"/>
        </w:rPr>
      </w:pPr>
      <w:r w:rsidRPr="00451F33">
        <w:rPr>
          <w:rFonts w:cs="Arial"/>
        </w:rPr>
        <w:t>WRAP’s NHM model calculates for each of the four sensitivities the tonnes of waste generated per year per business sub-sector and size. It then applies estimated waste compositions to convert tonnes of waste into volume</w:t>
      </w:r>
      <w:r w:rsidRPr="00451F33" w:rsidR="00554C21">
        <w:rPr>
          <w:rFonts w:cs="Arial"/>
          <w:vertAlign w:val="superscript"/>
        </w:rPr>
        <w:footnoteReference w:id="222"/>
      </w:r>
      <w:r w:rsidRPr="00451F33">
        <w:rPr>
          <w:rFonts w:cs="Arial"/>
        </w:rPr>
        <w:t xml:space="preserve"> and calculates the lowest collection costs from a range of different bin sizes per business. This means that:</w:t>
      </w:r>
    </w:p>
    <w:p w:rsidRPr="00451F33" w:rsidR="00554C21" w:rsidP="00554C21" w:rsidRDefault="00554C21" w14:paraId="130769A1" w14:textId="77777777">
      <w:pPr>
        <w:numPr>
          <w:ilvl w:val="0"/>
          <w:numId w:val="25"/>
        </w:numPr>
        <w:autoSpaceDE w:val="0"/>
        <w:autoSpaceDN w:val="0"/>
        <w:adjustRightInd w:val="0"/>
        <w:spacing w:after="160" w:line="276" w:lineRule="auto"/>
        <w:contextualSpacing/>
        <w:jc w:val="both"/>
        <w:rPr>
          <w:rFonts w:eastAsia="Calibri" w:cs="Arial"/>
        </w:rPr>
      </w:pPr>
      <w:r w:rsidRPr="00451F33">
        <w:rPr>
          <w:rFonts w:eastAsia="Calibri" w:cs="Arial"/>
        </w:rPr>
        <w:t>If it is cheaper for the business to have a larger bin but collected every other week, as each week the bin is less than half full, then this is selected.</w:t>
      </w:r>
    </w:p>
    <w:p w:rsidRPr="00451F33" w:rsidR="00554C21" w:rsidP="00554C21" w:rsidRDefault="00554C21" w14:paraId="1E6BF046" w14:textId="77777777">
      <w:pPr>
        <w:numPr>
          <w:ilvl w:val="0"/>
          <w:numId w:val="25"/>
        </w:numPr>
        <w:autoSpaceDE w:val="0"/>
        <w:autoSpaceDN w:val="0"/>
        <w:adjustRightInd w:val="0"/>
        <w:spacing w:after="160" w:line="276" w:lineRule="auto"/>
        <w:contextualSpacing/>
        <w:jc w:val="both"/>
        <w:rPr>
          <w:rFonts w:eastAsia="Calibri" w:cs="Arial"/>
        </w:rPr>
      </w:pPr>
      <w:r w:rsidRPr="00451F33">
        <w:rPr>
          <w:rFonts w:eastAsia="Calibri" w:cs="Arial"/>
        </w:rPr>
        <w:t>If two businesses were to share a larger bin (next size up as such) but have a weekly collection (because of double the amount of waste), then the price per business would remain the same as a fortnightly collection.</w:t>
      </w:r>
    </w:p>
    <w:p w:rsidRPr="00451F33" w:rsidR="00554C21" w:rsidP="00554C21" w:rsidRDefault="00554C21" w14:paraId="2DED7C68" w14:textId="77777777">
      <w:pPr>
        <w:jc w:val="both"/>
        <w:rPr>
          <w:rFonts w:cs="Arial"/>
        </w:rPr>
      </w:pPr>
    </w:p>
    <w:p w:rsidRPr="00451F33" w:rsidR="00554C21" w:rsidP="00554C21" w:rsidRDefault="00554C21" w14:paraId="0ACA667E" w14:textId="34281D66">
      <w:pPr>
        <w:jc w:val="both"/>
        <w:rPr>
          <w:rFonts w:cs="Arial"/>
        </w:rPr>
      </w:pPr>
      <w:r w:rsidRPr="00451F33">
        <w:rPr>
          <w:rFonts w:cs="Arial"/>
        </w:rPr>
        <w:t>Alternatively, if the business was to have a smaller</w:t>
      </w:r>
      <w:r w:rsidR="00D507AD">
        <w:rPr>
          <w:rFonts w:cs="Arial"/>
        </w:rPr>
        <w:t>,</w:t>
      </w:r>
      <w:r w:rsidRPr="00451F33">
        <w:rPr>
          <w:rFonts w:cs="Arial"/>
        </w:rPr>
        <w:t xml:space="preserve"> less expensive bin, but collected weekly, the price would only be marginally more than the fortnightly collection alternative with two businesses sharing the service.</w:t>
      </w:r>
    </w:p>
    <w:p w:rsidRPr="00451F33" w:rsidR="00554C21" w:rsidP="00554C21" w:rsidRDefault="00554C21" w14:paraId="11CAB8E8" w14:textId="77777777">
      <w:pPr>
        <w:jc w:val="both"/>
        <w:rPr>
          <w:rFonts w:cs="Arial"/>
        </w:rPr>
      </w:pPr>
    </w:p>
    <w:p w:rsidRPr="00451F33" w:rsidR="00554C21" w:rsidP="00554C21" w:rsidRDefault="00554C21" w14:paraId="29245A8C" w14:textId="118D5028">
      <w:pPr>
        <w:jc w:val="both"/>
        <w:rPr>
          <w:rFonts w:cs="Arial"/>
        </w:rPr>
      </w:pPr>
      <w:r w:rsidRPr="00451F33">
        <w:rPr>
          <w:rFonts w:cs="Arial"/>
        </w:rPr>
        <w:t>The WRAP fieldwork shows micro and, to a lesser extent, smaller businesses using a shared provision more often than medium and larger sized businesses. The surveys observed some businesses already operating shared services and employing other options to maintain low charges such as backhauling of their waste. Therefore, the baseline and future scenarios for micro –firms are likely to be overstated and offer opportunities to reduce on-going charges.</w:t>
      </w:r>
    </w:p>
    <w:p w:rsidRPr="00451F33" w:rsidR="00554C21" w:rsidP="00554C21" w:rsidRDefault="00554C21" w14:paraId="72B28486" w14:textId="77777777">
      <w:pPr>
        <w:jc w:val="both"/>
        <w:rPr>
          <w:rFonts w:cs="Arial"/>
        </w:rPr>
      </w:pPr>
    </w:p>
    <w:p w:rsidRPr="00451F33" w:rsidR="00554C21" w:rsidP="00554C21" w:rsidRDefault="00554C21" w14:paraId="4592F673" w14:textId="77777777">
      <w:pPr>
        <w:autoSpaceDE w:val="0"/>
        <w:autoSpaceDN w:val="0"/>
        <w:adjustRightInd w:val="0"/>
        <w:jc w:val="both"/>
        <w:rPr>
          <w:rFonts w:cs="Arial"/>
          <w:lang w:eastAsia="en-GB"/>
        </w:rPr>
      </w:pPr>
      <w:r w:rsidRPr="00451F33">
        <w:rPr>
          <w:rFonts w:cs="Arial"/>
          <w:lang w:eastAsia="en-GB"/>
        </w:rPr>
        <w:t>Thus, WRAP’s modelled scenarios do account for some waste provision sharing with the smaller businesses, but only up to a shared provision between two businesses. This means that there could be more cost savings if more than two smaller businesses shared a waste provision. Due to lack of available data on size and numbers of premises in shared office or retail facilities, it is difficult to quantify take up and cost of a shared waste provision provided by landlords or site managers.</w:t>
      </w:r>
    </w:p>
    <w:p w:rsidRPr="00451F33" w:rsidR="00554C21" w:rsidP="00554C21" w:rsidRDefault="00554C21" w14:paraId="320577AA" w14:textId="77777777">
      <w:pPr>
        <w:spacing w:before="240" w:after="120"/>
        <w:outlineLvl w:val="4"/>
        <w:rPr>
          <w:rFonts w:cs="Arial"/>
          <w:bCs/>
        </w:rPr>
      </w:pPr>
      <w:r w:rsidRPr="00451F33">
        <w:rPr>
          <w:rFonts w:cs="Arial"/>
          <w:bCs/>
          <w:i/>
          <w:iCs/>
        </w:rPr>
        <w:t xml:space="preserve">Optimisation  </w:t>
      </w:r>
    </w:p>
    <w:p w:rsidRPr="00451F33" w:rsidR="00554C21" w:rsidP="00554C21" w:rsidRDefault="00554C21" w14:paraId="16CC7F17" w14:textId="77777777">
      <w:pPr>
        <w:jc w:val="both"/>
        <w:rPr>
          <w:rFonts w:cs="Arial"/>
        </w:rPr>
      </w:pPr>
      <w:r w:rsidRPr="00451F33">
        <w:rPr>
          <w:rFonts w:cs="Arial"/>
        </w:rPr>
        <w:t>When expanding a waste provision from a residual only collection to a provision that includes additional bins for a recycling collection, two options are available to businesses:</w:t>
      </w:r>
    </w:p>
    <w:p w:rsidRPr="00451F33" w:rsidR="00554C21" w:rsidP="00554C21" w:rsidRDefault="00554C21" w14:paraId="3E345006" w14:textId="77777777">
      <w:pPr>
        <w:jc w:val="both"/>
        <w:rPr>
          <w:rFonts w:cs="Arial"/>
        </w:rPr>
      </w:pPr>
    </w:p>
    <w:p w:rsidRPr="00451F33" w:rsidR="00554C21" w:rsidP="00554C21" w:rsidRDefault="00554C21" w14:paraId="77EED8A2" w14:textId="23DA3200">
      <w:pPr>
        <w:numPr>
          <w:ilvl w:val="0"/>
          <w:numId w:val="26"/>
        </w:numPr>
        <w:autoSpaceDE w:val="0"/>
        <w:autoSpaceDN w:val="0"/>
        <w:adjustRightInd w:val="0"/>
        <w:spacing w:after="160" w:line="276" w:lineRule="auto"/>
        <w:contextualSpacing/>
        <w:jc w:val="both"/>
        <w:rPr>
          <w:rFonts w:eastAsia="Calibri" w:cs="Arial"/>
        </w:rPr>
      </w:pPr>
      <w:r w:rsidRPr="00451F33">
        <w:rPr>
          <w:rFonts w:eastAsia="Calibri" w:cs="Arial"/>
        </w:rPr>
        <w:t xml:space="preserve">Non-optimisation of collection services: businesses keep the residual bin currently used and add extra bins to place the </w:t>
      </w:r>
      <w:proofErr w:type="spellStart"/>
      <w:r w:rsidRPr="00451F33">
        <w:rPr>
          <w:rFonts w:eastAsia="Calibri" w:cs="Arial"/>
        </w:rPr>
        <w:t>recyclates</w:t>
      </w:r>
      <w:proofErr w:type="spellEnd"/>
      <w:r w:rsidRPr="00451F33">
        <w:rPr>
          <w:rFonts w:eastAsia="Calibri" w:cs="Arial"/>
        </w:rPr>
        <w:t xml:space="preserve"> in. This means that the cost of a waste collection with additional recycling bins would increase significantly, because one, or some bins, are not efficiently sized to the volume of waste generated.</w:t>
      </w:r>
    </w:p>
    <w:p w:rsidRPr="00451F33" w:rsidR="00554C21" w:rsidP="00554C21" w:rsidRDefault="00554C21" w14:paraId="20F9B29E" w14:textId="77777777">
      <w:pPr>
        <w:numPr>
          <w:ilvl w:val="0"/>
          <w:numId w:val="26"/>
        </w:numPr>
        <w:autoSpaceDE w:val="0"/>
        <w:autoSpaceDN w:val="0"/>
        <w:adjustRightInd w:val="0"/>
        <w:spacing w:after="160" w:line="276" w:lineRule="auto"/>
        <w:contextualSpacing/>
        <w:jc w:val="both"/>
        <w:rPr>
          <w:rFonts w:eastAsia="Calibri" w:cs="Arial"/>
        </w:rPr>
      </w:pPr>
      <w:r w:rsidRPr="00451F33">
        <w:rPr>
          <w:rFonts w:eastAsia="Calibri" w:cs="Arial"/>
        </w:rPr>
        <w:t>Optimisation of collection services: businesses reduce the residual bin size in line with the amount of recyclable material diverted to the additional recycling bins.</w:t>
      </w:r>
    </w:p>
    <w:p w:rsidRPr="00451F33" w:rsidR="00554C21" w:rsidP="00554C21" w:rsidRDefault="00554C21" w14:paraId="2646234D" w14:textId="77777777">
      <w:pPr>
        <w:jc w:val="both"/>
        <w:rPr>
          <w:rFonts w:cs="Arial"/>
        </w:rPr>
      </w:pPr>
    </w:p>
    <w:p w:rsidRPr="00451F33" w:rsidR="00554C21" w:rsidP="00554C21" w:rsidRDefault="00554C21" w14:paraId="6BC51AE2" w14:textId="7548CF0B">
      <w:pPr>
        <w:jc w:val="both"/>
        <w:rPr>
          <w:rFonts w:cs="Arial"/>
        </w:rPr>
      </w:pPr>
      <w:r w:rsidRPr="00451F33">
        <w:rPr>
          <w:rFonts w:cs="Arial"/>
        </w:rPr>
        <w:t>When including recycling bins on top of residual waste collections, optimisation is key to keeping the costs down for the business. The additional recycling bins are not necessarily a separate bin for each recycling material. They can and are often bins that hold multiple recyclable materials (i.e.</w:t>
      </w:r>
      <w:r w:rsidR="00C37E45">
        <w:rPr>
          <w:rFonts w:cs="Arial"/>
        </w:rPr>
        <w:t>,</w:t>
      </w:r>
      <w:r w:rsidRPr="00451F33">
        <w:rPr>
          <w:rFonts w:cs="Arial"/>
        </w:rPr>
        <w:t xml:space="preserve"> dry mixed recyclables).</w:t>
      </w:r>
    </w:p>
    <w:p w:rsidRPr="00451F33" w:rsidR="00554C21" w:rsidP="00554C21" w:rsidRDefault="00554C21" w14:paraId="03A54F1C" w14:textId="77777777">
      <w:pPr>
        <w:jc w:val="both"/>
        <w:rPr>
          <w:rFonts w:cs="Arial"/>
        </w:rPr>
      </w:pPr>
      <w:r w:rsidRPr="00451F33">
        <w:rPr>
          <w:rFonts w:cs="Arial"/>
        </w:rPr>
        <w:t xml:space="preserve"> </w:t>
      </w:r>
    </w:p>
    <w:p w:rsidRPr="00451F33" w:rsidR="00554C21" w:rsidP="00554C21" w:rsidRDefault="00554C21" w14:paraId="77D89426" w14:textId="77CFCB0C">
      <w:pPr>
        <w:jc w:val="both"/>
        <w:rPr>
          <w:rFonts w:cs="Arial"/>
        </w:rPr>
      </w:pPr>
      <w:r w:rsidRPr="00451F33">
        <w:rPr>
          <w:rFonts w:cs="Arial"/>
        </w:rPr>
        <w:t>Optimisation can be applied on two levels. The first is to reduce the residual bin size sufficient to the volume of residual waste that is left after the recyclable waste has been extracted and placed into recycling bins.</w:t>
      </w:r>
      <w:r w:rsidR="006B6B0B">
        <w:rPr>
          <w:rFonts w:cs="Arial"/>
        </w:rPr>
        <w:t xml:space="preserve"> </w:t>
      </w:r>
      <w:r w:rsidRPr="00451F33">
        <w:rPr>
          <w:rFonts w:cs="Arial"/>
        </w:rPr>
        <w:t xml:space="preserve">The second is, on top of reducing the residual bin size sufficiently, to also have the most suitable recycling bin size appropriate to the volume of </w:t>
      </w:r>
      <w:proofErr w:type="spellStart"/>
      <w:r w:rsidRPr="00451F33">
        <w:rPr>
          <w:rFonts w:cs="Arial"/>
        </w:rPr>
        <w:t>recyclate</w:t>
      </w:r>
      <w:proofErr w:type="spellEnd"/>
      <w:r w:rsidRPr="00451F33">
        <w:rPr>
          <w:rFonts w:cs="Arial"/>
        </w:rPr>
        <w:t xml:space="preserve"> generated by the business.</w:t>
      </w:r>
    </w:p>
    <w:p w:rsidRPr="00451F33" w:rsidR="00554C21" w:rsidP="00554C21" w:rsidRDefault="00554C21" w14:paraId="4AB871BC" w14:textId="77777777">
      <w:pPr>
        <w:jc w:val="both"/>
        <w:rPr>
          <w:rFonts w:cs="Arial"/>
        </w:rPr>
      </w:pPr>
      <w:r w:rsidRPr="00451F33">
        <w:rPr>
          <w:rFonts w:cs="Arial"/>
        </w:rPr>
        <w:t xml:space="preserve"> </w:t>
      </w:r>
    </w:p>
    <w:p w:rsidRPr="00451F33" w:rsidR="00554C21" w:rsidP="00554C21" w:rsidRDefault="00554C21" w14:paraId="20F023EC" w14:textId="26DA91A2">
      <w:pPr>
        <w:jc w:val="both"/>
        <w:rPr>
          <w:rFonts w:cs="Arial"/>
        </w:rPr>
      </w:pPr>
      <w:r w:rsidRPr="45CA02CD">
        <w:rPr>
          <w:rFonts w:cs="Arial"/>
        </w:rPr>
        <w:t>This means that the cost of a waste provision with additional recycling bins would be less and, in some cases, cheaper than a residual only collection. This also may mean the waste management companies would need to adapt their collection vehicles to lift the various bin sizes. However, it is suggested some collection vehicles already have this capability.</w:t>
      </w:r>
    </w:p>
    <w:p w:rsidRPr="00451F33" w:rsidR="00554C21" w:rsidP="00554C21" w:rsidRDefault="00554C21" w14:paraId="379EDA6B" w14:textId="77777777">
      <w:pPr>
        <w:spacing w:before="240" w:after="120"/>
        <w:outlineLvl w:val="3"/>
        <w:rPr>
          <w:rFonts w:eastAsia="Calibri" w:cs="Arial"/>
          <w:iCs/>
        </w:rPr>
      </w:pPr>
      <w:r w:rsidRPr="00451F33">
        <w:rPr>
          <w:rFonts w:cs="Arial"/>
          <w:b/>
          <w:bCs/>
          <w:color w:val="000000"/>
          <w:lang w:eastAsia="en-GB"/>
        </w:rPr>
        <w:t>NHM DRS analysis</w:t>
      </w:r>
    </w:p>
    <w:p w:rsidRPr="00451F33" w:rsidR="00554C21" w:rsidP="00554C21" w:rsidRDefault="2103847F" w14:paraId="642E11DC" w14:textId="77777777">
      <w:pPr>
        <w:jc w:val="both"/>
        <w:rPr>
          <w:rFonts w:cs="Arial"/>
        </w:rPr>
      </w:pPr>
      <w:r w:rsidRPr="00451F33">
        <w:rPr>
          <w:rFonts w:cs="Arial"/>
        </w:rPr>
        <w:t>WRAP has interviewed seven different waste management companies (WMCs) asking for their view on potential cost impacts in relation to the DRS scheme</w:t>
      </w:r>
      <w:r w:rsidRPr="00451F33" w:rsidR="00554C21">
        <w:rPr>
          <w:rFonts w:cs="Arial"/>
          <w:sz w:val="22"/>
          <w:szCs w:val="22"/>
          <w:vertAlign w:val="superscript"/>
        </w:rPr>
        <w:footnoteReference w:id="223"/>
      </w:r>
      <w:r w:rsidRPr="00451F33">
        <w:rPr>
          <w:rFonts w:cs="Arial"/>
        </w:rPr>
        <w:t xml:space="preserve">. Their view was that the scheme </w:t>
      </w:r>
      <w:r w:rsidRPr="00451F33">
        <w:rPr>
          <w:rFonts w:cs="Arial"/>
        </w:rPr>
        <w:t>is very likely to increase the costs of collection of materials outside of the DRS scope. This is because the remaining material will be a less desirable product because of its lower value.</w:t>
      </w:r>
    </w:p>
    <w:p w:rsidRPr="00451F33" w:rsidR="00554C21" w:rsidP="00554C21" w:rsidRDefault="00554C21" w14:paraId="567020B4" w14:textId="77777777">
      <w:pPr>
        <w:jc w:val="both"/>
        <w:rPr>
          <w:rFonts w:cs="Arial"/>
        </w:rPr>
      </w:pPr>
    </w:p>
    <w:p w:rsidRPr="00451F33" w:rsidR="00554C21" w:rsidP="00554C21" w:rsidRDefault="00554C21" w14:paraId="26A375EE" w14:textId="36F3399C">
      <w:pPr>
        <w:jc w:val="both"/>
        <w:rPr>
          <w:rFonts w:cs="Arial"/>
        </w:rPr>
      </w:pPr>
      <w:r w:rsidRPr="00451F33">
        <w:rPr>
          <w:rFonts w:cs="Arial"/>
        </w:rPr>
        <w:t>The views from WMCs did vary widely in the suggested cost increase to business charges. It was felt that the variation in charge increase was down to the individual business models operated, the proportion of DRS in the remaining container and its relative net processing cost. It is suggested that an overall cost increase up to 25% for NHM DMR kerbside collections may happen because of the reduction in desirability of these streams. Given the uncertainty around DRS impact, we modelled a 10%, 15% and 25% increase in the costs of DMR collections</w:t>
      </w:r>
      <w:r w:rsidR="001F046E">
        <w:rPr>
          <w:rFonts w:cs="Arial"/>
        </w:rPr>
        <w:t xml:space="preserve"> (based on views from WMCs)</w:t>
      </w:r>
      <w:r w:rsidRPr="00451F33">
        <w:rPr>
          <w:rFonts w:cs="Arial"/>
        </w:rPr>
        <w:t xml:space="preserve">. 15% is our central estimate. </w:t>
      </w:r>
    </w:p>
    <w:p w:rsidRPr="00451F33" w:rsidR="00554C21" w:rsidP="00554C21" w:rsidRDefault="00554C21" w14:paraId="67EFEB73" w14:textId="77777777">
      <w:pPr>
        <w:jc w:val="both"/>
        <w:rPr>
          <w:rFonts w:cs="Arial"/>
        </w:rPr>
      </w:pPr>
      <w:r w:rsidRPr="00451F33">
        <w:rPr>
          <w:rFonts w:cs="Arial"/>
        </w:rPr>
        <w:t xml:space="preserve"> </w:t>
      </w:r>
    </w:p>
    <w:p w:rsidRPr="00451F33" w:rsidR="00554C21" w:rsidP="00554C21" w:rsidRDefault="2103847F" w14:paraId="7A287942" w14:textId="1A505A10">
      <w:pPr>
        <w:jc w:val="both"/>
        <w:rPr>
          <w:rFonts w:cs="Arial"/>
        </w:rPr>
      </w:pPr>
      <w:r w:rsidRPr="00451F33">
        <w:rPr>
          <w:rFonts w:cs="Arial"/>
        </w:rPr>
        <w:t>The NHM Forecast has been calculated with reduced tonnes in the hospitality sector only</w:t>
      </w:r>
      <w:r w:rsidRPr="00451F33" w:rsidR="00554C21">
        <w:rPr>
          <w:rStyle w:val="FootnoteReference"/>
          <w:rFonts w:cs="Arial"/>
        </w:rPr>
        <w:footnoteReference w:id="224"/>
      </w:r>
      <w:r w:rsidRPr="00451F33">
        <w:rPr>
          <w:rFonts w:cs="Arial"/>
        </w:rPr>
        <w:t xml:space="preserve">. This sector is assumed to be the most likely affected by the DRS scheme and to </w:t>
      </w:r>
      <w:r w:rsidRPr="00841983">
        <w:rPr>
          <w:rFonts w:cs="Arial"/>
        </w:rPr>
        <w:t>have 1Mt of DRS materials</w:t>
      </w:r>
      <w:r w:rsidRPr="00841983" w:rsidR="00554C21">
        <w:rPr>
          <w:rStyle w:val="FootnoteReference"/>
          <w:rFonts w:cs="Arial"/>
        </w:rPr>
        <w:footnoteReference w:id="225"/>
      </w:r>
      <w:r w:rsidRPr="00841983">
        <w:rPr>
          <w:rFonts w:cs="Arial"/>
        </w:rPr>
        <w:t>. To show the effect the DRS scheme will have on the NHM kerbside collections, we modelled an increased cost to DMR for all business sectors.</w:t>
      </w:r>
      <w:r w:rsidRPr="00451F33">
        <w:rPr>
          <w:rFonts w:cs="Arial"/>
        </w:rPr>
        <w:t xml:space="preserve"> </w:t>
      </w:r>
    </w:p>
    <w:p w:rsidRPr="00451F33" w:rsidR="00554C21" w:rsidP="00166CAF" w:rsidRDefault="00554C21" w14:paraId="7DC0DB0C" w14:textId="6F0584FD">
      <w:pPr>
        <w:keepNext/>
        <w:keepLines/>
        <w:spacing w:before="360" w:after="240"/>
        <w:outlineLvl w:val="2"/>
        <w:rPr>
          <w:rFonts w:cs="Arial"/>
          <w:b/>
          <w:color w:val="000000"/>
          <w:lang w:eastAsia="en-GB"/>
        </w:rPr>
      </w:pPr>
      <w:r w:rsidRPr="00451F33">
        <w:rPr>
          <w:rFonts w:cs="Arial"/>
          <w:b/>
          <w:color w:val="000000" w:themeColor="text1"/>
          <w:lang w:eastAsia="en-GB"/>
        </w:rPr>
        <w:t>Key municipal-wide assumptions</w:t>
      </w:r>
    </w:p>
    <w:p w:rsidRPr="00451F33" w:rsidR="00554C21" w:rsidP="00554C21" w:rsidRDefault="2103847F" w14:paraId="6AA06826" w14:textId="77777777">
      <w:pPr>
        <w:jc w:val="both"/>
        <w:rPr>
          <w:rFonts w:cs="Arial"/>
        </w:rPr>
      </w:pPr>
      <w:r w:rsidRPr="00451F33">
        <w:rPr>
          <w:rFonts w:cs="Arial"/>
        </w:rPr>
        <w:t>Our analysis concerning municipal-wide impacts depends on the amount and composition of MSW arisings</w:t>
      </w:r>
      <w:r w:rsidRPr="00451F33" w:rsidR="00554C21">
        <w:rPr>
          <w:rFonts w:cs="Arial"/>
          <w:vertAlign w:val="superscript"/>
        </w:rPr>
        <w:footnoteReference w:id="226"/>
      </w:r>
      <w:r w:rsidRPr="00451F33">
        <w:rPr>
          <w:rFonts w:cs="Arial"/>
        </w:rPr>
        <w:t xml:space="preserve"> in the future. For waste from households, these are based on a projected change in households numbers multiplied by associated waste arisings. NHM arisings projections are projected as a flat line for the period in question. </w:t>
      </w:r>
    </w:p>
    <w:p w:rsidRPr="00451F33" w:rsidR="00554C21" w:rsidP="00554C21" w:rsidRDefault="00554C21" w14:paraId="26C85F56" w14:textId="77777777">
      <w:pPr>
        <w:jc w:val="both"/>
        <w:rPr>
          <w:rFonts w:cs="Arial"/>
        </w:rPr>
      </w:pPr>
    </w:p>
    <w:p w:rsidRPr="00451F33" w:rsidR="00554C21" w:rsidP="00554C21" w:rsidRDefault="00554C21" w14:paraId="6FFE1E70" w14:textId="1A46C59E">
      <w:pPr>
        <w:jc w:val="both"/>
        <w:rPr>
          <w:rFonts w:cs="Arial"/>
        </w:rPr>
      </w:pPr>
      <w:r w:rsidRPr="00451F33">
        <w:rPr>
          <w:rFonts w:cs="Arial"/>
        </w:rPr>
        <w:t xml:space="preserve">Defra’s model estimates the mass flow balance across the municipal sector </w:t>
      </w:r>
      <w:proofErr w:type="gramStart"/>
      <w:r w:rsidRPr="00451F33">
        <w:rPr>
          <w:rFonts w:cs="Arial"/>
        </w:rPr>
        <w:t>in order to</w:t>
      </w:r>
      <w:proofErr w:type="gramEnd"/>
      <w:r w:rsidRPr="00451F33">
        <w:rPr>
          <w:rFonts w:cs="Arial"/>
        </w:rPr>
        <w:t xml:space="preserve"> estimate the </w:t>
      </w:r>
      <w:r>
        <w:rPr>
          <w:rFonts w:cs="Arial"/>
        </w:rPr>
        <w:t>number</w:t>
      </w:r>
      <w:r w:rsidRPr="00451F33">
        <w:rPr>
          <w:rFonts w:cs="Arial"/>
        </w:rPr>
        <w:t xml:space="preserve"> of tonn</w:t>
      </w:r>
      <w:r>
        <w:rPr>
          <w:rFonts w:cs="Arial"/>
        </w:rPr>
        <w:t>es</w:t>
      </w:r>
      <w:r w:rsidRPr="00451F33">
        <w:rPr>
          <w:rFonts w:cs="Arial"/>
        </w:rPr>
        <w:t xml:space="preserve"> treated by different methods and associated GHGs emissions under different scenarios. This is a complex model with </w:t>
      </w:r>
      <w:proofErr w:type="gramStart"/>
      <w:r w:rsidRPr="00451F33">
        <w:rPr>
          <w:rFonts w:cs="Arial"/>
        </w:rPr>
        <w:t>a number of</w:t>
      </w:r>
      <w:proofErr w:type="gramEnd"/>
      <w:r w:rsidRPr="00451F33">
        <w:rPr>
          <w:rFonts w:cs="Arial"/>
        </w:rPr>
        <w:t xml:space="preserve"> key inputs influencing the modelling results. It is out of scope to present </w:t>
      </w:r>
      <w:r w:rsidR="00964ADC">
        <w:rPr>
          <w:rFonts w:cs="Arial"/>
        </w:rPr>
        <w:t xml:space="preserve">a </w:t>
      </w:r>
      <w:r w:rsidRPr="00451F33">
        <w:rPr>
          <w:rFonts w:cs="Arial"/>
        </w:rPr>
        <w:t>detailed assessment of the model here. As such we present the key assumptions on which our municipal-wide results (i.e.</w:t>
      </w:r>
      <w:r>
        <w:rPr>
          <w:rFonts w:cs="Arial"/>
        </w:rPr>
        <w:t>,</w:t>
      </w:r>
      <w:r w:rsidRPr="00451F33">
        <w:rPr>
          <w:rFonts w:cs="Arial"/>
        </w:rPr>
        <w:t xml:space="preserve"> GHGs and landfill tax calculations) depend:</w:t>
      </w:r>
    </w:p>
    <w:p w:rsidRPr="00451F33" w:rsidR="00554C21" w:rsidP="00554C21" w:rsidRDefault="00554C21" w14:paraId="02E2915F" w14:textId="77777777">
      <w:pPr>
        <w:jc w:val="both"/>
        <w:rPr>
          <w:rFonts w:cs="Arial"/>
        </w:rPr>
      </w:pPr>
    </w:p>
    <w:p w:rsidRPr="00451F33" w:rsidR="00554C21" w:rsidP="00554C21" w:rsidRDefault="2103847F" w14:paraId="48EFA587" w14:textId="79AD7DEC">
      <w:pPr>
        <w:numPr>
          <w:ilvl w:val="0"/>
          <w:numId w:val="22"/>
        </w:numPr>
        <w:autoSpaceDE w:val="0"/>
        <w:autoSpaceDN w:val="0"/>
        <w:adjustRightInd w:val="0"/>
        <w:spacing w:after="160" w:line="276" w:lineRule="auto"/>
        <w:ind w:left="360"/>
        <w:contextualSpacing/>
        <w:jc w:val="both"/>
        <w:rPr>
          <w:rFonts w:cs="Arial"/>
        </w:rPr>
      </w:pPr>
      <w:r w:rsidRPr="00451F33">
        <w:rPr>
          <w:rFonts w:cs="Arial"/>
        </w:rPr>
        <w:t xml:space="preserve">To split landfill costs between </w:t>
      </w:r>
      <w:r w:rsidR="00D97548">
        <w:rPr>
          <w:rFonts w:cs="Arial"/>
          <w:lang w:eastAsia="en-GB"/>
        </w:rPr>
        <w:t>local auth</w:t>
      </w:r>
      <w:r w:rsidRPr="00451F33">
        <w:rPr>
          <w:rFonts w:cs="Arial"/>
          <w:lang w:eastAsia="en-GB"/>
        </w:rPr>
        <w:t>orities</w:t>
      </w:r>
      <w:r w:rsidRPr="00451F33">
        <w:rPr>
          <w:rFonts w:cs="Arial"/>
        </w:rPr>
        <w:t xml:space="preserve"> and the NHM sector, we assume that </w:t>
      </w:r>
      <w:r w:rsidR="00D97548">
        <w:rPr>
          <w:rFonts w:cs="Arial"/>
        </w:rPr>
        <w:t>local auth</w:t>
      </w:r>
      <w:r w:rsidRPr="00451F33">
        <w:rPr>
          <w:rFonts w:cs="Arial"/>
        </w:rPr>
        <w:t>orities send c. 18% ratio of their collected residual waste to landfill. The rest is assumed to be sen</w:t>
      </w:r>
      <w:r w:rsidR="00C32AC9">
        <w:rPr>
          <w:rFonts w:cs="Arial"/>
        </w:rPr>
        <w:t>t</w:t>
      </w:r>
      <w:r w:rsidRPr="00451F33">
        <w:rPr>
          <w:rFonts w:cs="Arial"/>
        </w:rPr>
        <w:t xml:space="preserve"> to energy from waste (EfW) plants</w:t>
      </w:r>
      <w:r w:rsidRPr="00451F33" w:rsidR="00554C21">
        <w:rPr>
          <w:rStyle w:val="FootnoteReference"/>
          <w:rFonts w:cs="Arial"/>
        </w:rPr>
        <w:footnoteReference w:id="227"/>
      </w:r>
      <w:r w:rsidRPr="00451F33">
        <w:rPr>
          <w:rFonts w:cs="Arial"/>
        </w:rPr>
        <w:t xml:space="preserve">. We used this assumption for the landfill tax payment calculations to align with the modelling of the costs to </w:t>
      </w:r>
      <w:r w:rsidR="00D97548">
        <w:rPr>
          <w:rFonts w:cs="Arial"/>
        </w:rPr>
        <w:t>local auth</w:t>
      </w:r>
      <w:r w:rsidRPr="00451F33">
        <w:rPr>
          <w:rFonts w:cs="Arial"/>
        </w:rPr>
        <w:t xml:space="preserve">orities. It is likely that this assumption overestimates savings to </w:t>
      </w:r>
      <w:r w:rsidR="00D97548">
        <w:rPr>
          <w:rFonts w:cs="Arial"/>
        </w:rPr>
        <w:t>local auth</w:t>
      </w:r>
      <w:r w:rsidRPr="00451F33">
        <w:rPr>
          <w:rFonts w:cs="Arial"/>
        </w:rPr>
        <w:t xml:space="preserve">orities and underestimates them to the NHM sector. </w:t>
      </w:r>
    </w:p>
    <w:p w:rsidRPr="00451F33" w:rsidR="00554C21" w:rsidP="00554C21" w:rsidRDefault="00554C21" w14:paraId="2CAE18D8" w14:textId="7B45ABE9">
      <w:pPr>
        <w:numPr>
          <w:ilvl w:val="0"/>
          <w:numId w:val="22"/>
        </w:numPr>
        <w:autoSpaceDE w:val="0"/>
        <w:autoSpaceDN w:val="0"/>
        <w:adjustRightInd w:val="0"/>
        <w:spacing w:after="160" w:line="276" w:lineRule="auto"/>
        <w:ind w:left="360"/>
        <w:contextualSpacing/>
        <w:jc w:val="both"/>
        <w:rPr>
          <w:rFonts w:cs="Arial"/>
        </w:rPr>
      </w:pPr>
      <w:r w:rsidRPr="00451F33">
        <w:rPr>
          <w:rFonts w:cs="Arial"/>
        </w:rPr>
        <w:t xml:space="preserve">Given that WRAP has modelled the tonnages that </w:t>
      </w:r>
      <w:r w:rsidR="00D97548">
        <w:rPr>
          <w:rFonts w:cs="Arial"/>
          <w:lang w:eastAsia="en-GB"/>
        </w:rPr>
        <w:t>local auth</w:t>
      </w:r>
      <w:r w:rsidRPr="00451F33">
        <w:rPr>
          <w:rFonts w:cs="Arial"/>
          <w:lang w:eastAsia="en-GB"/>
        </w:rPr>
        <w:t>orities</w:t>
      </w:r>
      <w:r w:rsidRPr="00451F33">
        <w:rPr>
          <w:rFonts w:cs="Arial"/>
        </w:rPr>
        <w:t xml:space="preserve"> send to EfW, the remaining capacity is then allocated to the NHM sector. This assumption affects how much waste from businesses is sent to landfill.  </w:t>
      </w:r>
    </w:p>
    <w:p w:rsidR="0050463F" w:rsidP="0050463F" w:rsidRDefault="008454FD" w14:paraId="0B679B01" w14:textId="77777777">
      <w:pPr>
        <w:numPr>
          <w:ilvl w:val="0"/>
          <w:numId w:val="22"/>
        </w:numPr>
        <w:autoSpaceDE w:val="0"/>
        <w:autoSpaceDN w:val="0"/>
        <w:adjustRightInd w:val="0"/>
        <w:spacing w:after="160" w:line="276" w:lineRule="auto"/>
        <w:ind w:left="360"/>
        <w:contextualSpacing/>
        <w:jc w:val="both"/>
        <w:rPr>
          <w:rFonts w:cs="Arial"/>
        </w:rPr>
      </w:pPr>
      <w:bookmarkStart w:name="_Hlk96087962" w:id="97"/>
      <w:r>
        <w:rPr>
          <w:rFonts w:cs="Arial"/>
        </w:rPr>
        <w:t xml:space="preserve">EfW capacity assumptions </w:t>
      </w:r>
      <w:r w:rsidR="0088674B">
        <w:rPr>
          <w:rFonts w:cs="Arial"/>
        </w:rPr>
        <w:t xml:space="preserve">were based on WIDP’s </w:t>
      </w:r>
      <w:r w:rsidR="00653D8C">
        <w:rPr>
          <w:rFonts w:cs="Arial"/>
        </w:rPr>
        <w:t>Infrastructure Facilities List at the time of analysis</w:t>
      </w:r>
      <w:r w:rsidR="00EB2B73">
        <w:rPr>
          <w:rStyle w:val="FootnoteReference"/>
        </w:rPr>
        <w:footnoteReference w:id="228"/>
      </w:r>
      <w:r w:rsidR="00653D8C">
        <w:rPr>
          <w:rFonts w:cs="Arial"/>
        </w:rPr>
        <w:t>.</w:t>
      </w:r>
      <w:r w:rsidRPr="00451F33" w:rsidDel="00653D8C" w:rsidR="00653D8C">
        <w:rPr>
          <w:rFonts w:cs="Arial"/>
        </w:rPr>
        <w:t xml:space="preserve"> </w:t>
      </w:r>
      <w:bookmarkEnd w:id="97"/>
    </w:p>
    <w:p w:rsidRPr="0050463F" w:rsidR="0050463F" w:rsidP="0050463F" w:rsidRDefault="0050463F" w14:paraId="366DFE46" w14:textId="7C4C04F8">
      <w:pPr>
        <w:numPr>
          <w:ilvl w:val="0"/>
          <w:numId w:val="22"/>
        </w:numPr>
        <w:autoSpaceDE w:val="0"/>
        <w:autoSpaceDN w:val="0"/>
        <w:adjustRightInd w:val="0"/>
        <w:spacing w:after="160" w:line="276" w:lineRule="auto"/>
        <w:ind w:left="360"/>
        <w:contextualSpacing/>
        <w:jc w:val="both"/>
        <w:rPr>
          <w:rFonts w:cs="Arial"/>
        </w:rPr>
      </w:pPr>
      <w:r w:rsidRPr="0050463F">
        <w:rPr>
          <w:rFonts w:cs="Arial"/>
        </w:rPr>
        <w:t>We assume that additional AD capacity will become available. This is in part due to HMG’s GGSS which</w:t>
      </w:r>
      <w:r w:rsidRPr="0050463F">
        <w:rPr>
          <w:i/>
          <w:iCs/>
        </w:rPr>
        <w:t xml:space="preserve"> </w:t>
      </w:r>
      <w:r>
        <w:t>aims to increase the proportion of biomethane in the gas grid by subsiding the production of biomethane via AD and injecting it into the gas grid.</w:t>
      </w:r>
    </w:p>
    <w:p w:rsidRPr="00451F33" w:rsidR="00554C21" w:rsidP="1A0F34B4" w:rsidRDefault="00554C21" w14:paraId="317623F5" w14:textId="22E1D0AF">
      <w:pPr>
        <w:autoSpaceDE w:val="0"/>
        <w:autoSpaceDN w:val="0"/>
        <w:adjustRightInd w:val="0"/>
        <w:spacing w:after="160" w:line="276" w:lineRule="auto"/>
        <w:ind w:left="360"/>
        <w:contextualSpacing/>
        <w:jc w:val="both"/>
        <w:rPr>
          <w:rFonts w:cs="Arial"/>
        </w:rPr>
      </w:pPr>
    </w:p>
    <w:p w:rsidRPr="00451F33" w:rsidR="00554C21" w:rsidP="00554C21" w:rsidRDefault="2103847F" w14:paraId="7D7E10CF" w14:textId="67F547BD">
      <w:pPr>
        <w:numPr>
          <w:ilvl w:val="0"/>
          <w:numId w:val="23"/>
        </w:numPr>
        <w:autoSpaceDE w:val="0"/>
        <w:autoSpaceDN w:val="0"/>
        <w:adjustRightInd w:val="0"/>
        <w:spacing w:after="160" w:line="276" w:lineRule="auto"/>
        <w:ind w:left="360"/>
        <w:contextualSpacing/>
        <w:jc w:val="both"/>
        <w:rPr>
          <w:rFonts w:cs="Arial"/>
        </w:rPr>
      </w:pPr>
      <w:bookmarkStart w:name="_Hlk96088001" w:id="98"/>
      <w:r w:rsidRPr="00451F33">
        <w:rPr>
          <w:rFonts w:cs="Arial"/>
        </w:rPr>
        <w:t>We assume a fixed capacity of MBT of 4.7Mt</w:t>
      </w:r>
      <w:bookmarkEnd w:id="98"/>
      <w:r w:rsidRPr="00451F33" w:rsidR="00554C21">
        <w:rPr>
          <w:rStyle w:val="FootnoteReference"/>
          <w:rFonts w:cs="Arial"/>
        </w:rPr>
        <w:footnoteReference w:id="229"/>
      </w:r>
      <w:r w:rsidRPr="00451F33">
        <w:rPr>
          <w:rFonts w:cs="Arial"/>
        </w:rPr>
        <w:t>. It is very unlikely that new MBT plan</w:t>
      </w:r>
      <w:r w:rsidR="00907593">
        <w:rPr>
          <w:rFonts w:cs="Arial"/>
        </w:rPr>
        <w:t>t</w:t>
      </w:r>
      <w:r w:rsidRPr="00451F33">
        <w:rPr>
          <w:rFonts w:cs="Arial"/>
        </w:rPr>
        <w:t>s will be built. This is because they are not economically viable within the current market conditions</w:t>
      </w:r>
      <w:r w:rsidRPr="00451F33" w:rsidR="00554C21">
        <w:rPr>
          <w:rStyle w:val="FootnoteReference"/>
          <w:rFonts w:cs="Arial"/>
        </w:rPr>
        <w:footnoteReference w:id="230"/>
      </w:r>
      <w:r w:rsidRPr="00451F33">
        <w:rPr>
          <w:rFonts w:cs="Arial"/>
        </w:rPr>
        <w:t xml:space="preserve">. </w:t>
      </w:r>
    </w:p>
    <w:p w:rsidRPr="00451F33" w:rsidR="00554C21" w:rsidP="00554C21" w:rsidRDefault="00554C21" w14:paraId="6857C4D7" w14:textId="77777777">
      <w:pPr>
        <w:numPr>
          <w:ilvl w:val="0"/>
          <w:numId w:val="23"/>
        </w:numPr>
        <w:autoSpaceDE w:val="0"/>
        <w:autoSpaceDN w:val="0"/>
        <w:adjustRightInd w:val="0"/>
        <w:spacing w:after="160" w:line="276" w:lineRule="auto"/>
        <w:ind w:left="360"/>
        <w:contextualSpacing/>
        <w:jc w:val="both"/>
        <w:rPr>
          <w:rFonts w:cs="Arial"/>
        </w:rPr>
      </w:pPr>
      <w:r w:rsidRPr="00451F33">
        <w:rPr>
          <w:rFonts w:cs="Arial"/>
        </w:rPr>
        <w:t>All infrastructure whether currently operational or expected in the future is assumed to continue operating indefinitely.</w:t>
      </w:r>
    </w:p>
    <w:p w:rsidRPr="00451F33" w:rsidR="00554C21" w:rsidP="00554C21" w:rsidRDefault="00554C21" w14:paraId="0A275ED3" w14:textId="77777777">
      <w:pPr>
        <w:numPr>
          <w:ilvl w:val="0"/>
          <w:numId w:val="23"/>
        </w:numPr>
        <w:autoSpaceDE w:val="0"/>
        <w:autoSpaceDN w:val="0"/>
        <w:adjustRightInd w:val="0"/>
        <w:spacing w:after="160" w:line="276" w:lineRule="auto"/>
        <w:ind w:left="360"/>
        <w:contextualSpacing/>
        <w:jc w:val="both"/>
        <w:rPr>
          <w:rFonts w:cs="Arial"/>
        </w:rPr>
      </w:pPr>
      <w:r w:rsidRPr="00451F33">
        <w:rPr>
          <w:rFonts w:cs="Arial"/>
        </w:rPr>
        <w:t>Waste composition for both HH and NHM sectors is assumed to be constant over time once adjusted for DRS tonnages. The exact changes are hard to predict, but there will almost certainly be some shifts in the composition of waste arisings over time. These changes will</w:t>
      </w:r>
      <w:proofErr w:type="gramStart"/>
      <w:r w:rsidRPr="00451F33">
        <w:rPr>
          <w:rFonts w:cs="Arial"/>
        </w:rPr>
        <w:t>, in particular, affect</w:t>
      </w:r>
      <w:proofErr w:type="gramEnd"/>
      <w:r w:rsidRPr="00451F33">
        <w:rPr>
          <w:rFonts w:cs="Arial"/>
        </w:rPr>
        <w:t xml:space="preserve"> the greenhouse gas emissions and savings under different scenarios.</w:t>
      </w:r>
    </w:p>
    <w:p w:rsidR="00554C21" w:rsidP="00554C21" w:rsidRDefault="00554C21" w14:paraId="236D7BA7" w14:textId="77777777">
      <w:pPr>
        <w:numPr>
          <w:ilvl w:val="0"/>
          <w:numId w:val="38"/>
        </w:numPr>
        <w:autoSpaceDE w:val="0"/>
        <w:autoSpaceDN w:val="0"/>
        <w:adjustRightInd w:val="0"/>
        <w:spacing w:after="160" w:line="276" w:lineRule="auto"/>
        <w:ind w:left="304"/>
        <w:contextualSpacing/>
        <w:jc w:val="both"/>
        <w:rPr>
          <w:rFonts w:cs="Arial"/>
        </w:rPr>
      </w:pPr>
      <w:r w:rsidRPr="00EF7649">
        <w:rPr>
          <w:rFonts w:cs="Arial"/>
        </w:rPr>
        <w:t xml:space="preserve">Landfill GHG emissions are counted in the years that material biodegrades, not when it is deposited. </w:t>
      </w:r>
    </w:p>
    <w:p w:rsidRPr="00EF7649" w:rsidR="00554C21" w:rsidP="00554C21" w:rsidRDefault="2103847F" w14:paraId="3A2D7595" w14:textId="77777777">
      <w:pPr>
        <w:numPr>
          <w:ilvl w:val="0"/>
          <w:numId w:val="38"/>
        </w:numPr>
        <w:autoSpaceDE w:val="0"/>
        <w:autoSpaceDN w:val="0"/>
        <w:adjustRightInd w:val="0"/>
        <w:spacing w:after="160" w:line="276" w:lineRule="auto"/>
        <w:ind w:left="304"/>
        <w:contextualSpacing/>
        <w:jc w:val="both"/>
        <w:rPr>
          <w:rFonts w:cs="Arial"/>
        </w:rPr>
      </w:pPr>
      <w:r w:rsidRPr="00EF7649">
        <w:rPr>
          <w:rFonts w:cs="Arial"/>
        </w:rPr>
        <w:t>Carbon factors for recycling/disposal of materials are unchanged from the previous impact assessment</w:t>
      </w:r>
      <w:r w:rsidRPr="00EA6307">
        <w:rPr>
          <w:rFonts w:cs="Arial"/>
        </w:rPr>
        <w:t xml:space="preserve"> and are held constant over time</w:t>
      </w:r>
      <w:r w:rsidRPr="00EA6307" w:rsidR="00554C21">
        <w:rPr>
          <w:rStyle w:val="FootnoteReference"/>
          <w:rFonts w:cs="Arial"/>
        </w:rPr>
        <w:footnoteReference w:id="231"/>
      </w:r>
      <w:r w:rsidRPr="00852CC4">
        <w:rPr>
          <w:rFonts w:cs="Arial"/>
        </w:rPr>
        <w:t xml:space="preserve">. </w:t>
      </w:r>
      <w:r w:rsidRPr="0056694A">
        <w:rPr>
          <w:rFonts w:cs="Arial"/>
        </w:rPr>
        <w:t>Until better auditing and completions are made, it is very difficult to identify the treatment process used for recycling (i.e.</w:t>
      </w:r>
      <w:r>
        <w:rPr>
          <w:rFonts w:cs="Arial"/>
        </w:rPr>
        <w:t>,</w:t>
      </w:r>
      <w:r w:rsidRPr="0056694A">
        <w:rPr>
          <w:rFonts w:cs="Arial"/>
        </w:rPr>
        <w:t xml:space="preserve"> closed-loop vs open-loop) and in-turn the GHG benefit. </w:t>
      </w:r>
      <w:r>
        <w:rPr>
          <w:rFonts w:cs="Arial"/>
        </w:rPr>
        <w:t>For purposes of our modelling, we assumed closed-loop recycling</w:t>
      </w:r>
      <w:r w:rsidR="00554C21">
        <w:rPr>
          <w:rStyle w:val="FootnoteReference"/>
          <w:rFonts w:cs="Arial"/>
        </w:rPr>
        <w:footnoteReference w:id="232"/>
      </w:r>
      <w:r>
        <w:rPr>
          <w:rFonts w:cs="Arial"/>
        </w:rPr>
        <w:t>.</w:t>
      </w:r>
    </w:p>
    <w:p w:rsidRPr="00451F33" w:rsidR="00554C21" w:rsidP="00554C21" w:rsidRDefault="00554C21" w14:paraId="7D04ACA4" w14:textId="77777777">
      <w:pPr>
        <w:numPr>
          <w:ilvl w:val="0"/>
          <w:numId w:val="23"/>
        </w:numPr>
        <w:autoSpaceDE w:val="0"/>
        <w:autoSpaceDN w:val="0"/>
        <w:adjustRightInd w:val="0"/>
        <w:spacing w:after="160" w:line="276" w:lineRule="auto"/>
        <w:ind w:left="360"/>
        <w:contextualSpacing/>
        <w:jc w:val="both"/>
        <w:rPr>
          <w:rFonts w:cs="Arial"/>
        </w:rPr>
      </w:pPr>
      <w:r w:rsidRPr="00451F33">
        <w:rPr>
          <w:rFonts w:cs="Arial"/>
        </w:rPr>
        <w:t>For our main analysis, we are using the warming potential of methane to be 25 times greater than CO</w:t>
      </w:r>
      <w:r w:rsidRPr="00C86519">
        <w:rPr>
          <w:rFonts w:cs="Arial"/>
          <w:vertAlign w:val="subscript"/>
        </w:rPr>
        <w:t>2</w:t>
      </w:r>
      <w:r w:rsidRPr="00451F33">
        <w:rPr>
          <w:rFonts w:cs="Arial"/>
        </w:rPr>
        <w:t xml:space="preserve"> (AR4 values). For our additional sensitivity analysis, we are using the warming potential of methane to be 28 times greater than CO</w:t>
      </w:r>
      <w:r w:rsidRPr="00C86519">
        <w:rPr>
          <w:rFonts w:cs="Arial"/>
          <w:vertAlign w:val="subscript"/>
        </w:rPr>
        <w:t>2</w:t>
      </w:r>
      <w:r w:rsidRPr="00451F33">
        <w:rPr>
          <w:rFonts w:cs="Arial"/>
        </w:rPr>
        <w:t xml:space="preserve"> (AR5 without feedback), and 34 times greater than CO</w:t>
      </w:r>
      <w:r w:rsidRPr="00B32167">
        <w:rPr>
          <w:rFonts w:cs="Arial"/>
          <w:vertAlign w:val="subscript"/>
        </w:rPr>
        <w:t>2</w:t>
      </w:r>
      <w:r w:rsidRPr="00451F33">
        <w:rPr>
          <w:rFonts w:cs="Arial"/>
        </w:rPr>
        <w:t xml:space="preserve"> (AR5 with feedback).</w:t>
      </w:r>
      <w:r>
        <w:rPr>
          <w:rFonts w:cs="Arial"/>
        </w:rPr>
        <w:t xml:space="preserve"> </w:t>
      </w:r>
      <w:r w:rsidRPr="00451F33">
        <w:rPr>
          <w:rFonts w:cs="Arial"/>
        </w:rPr>
        <w:t>This is being done in line with IPCC recommendations.</w:t>
      </w:r>
    </w:p>
    <w:p w:rsidRPr="00451F33" w:rsidR="00554C21" w:rsidP="00554C21" w:rsidRDefault="00554C21" w14:paraId="376015C7" w14:textId="77777777">
      <w:pPr>
        <w:numPr>
          <w:ilvl w:val="0"/>
          <w:numId w:val="23"/>
        </w:numPr>
        <w:autoSpaceDE w:val="0"/>
        <w:autoSpaceDN w:val="0"/>
        <w:adjustRightInd w:val="0"/>
        <w:spacing w:after="160" w:line="276" w:lineRule="auto"/>
        <w:ind w:left="360"/>
        <w:contextualSpacing/>
        <w:jc w:val="both"/>
        <w:rPr>
          <w:rFonts w:cs="Arial"/>
        </w:rPr>
      </w:pPr>
      <w:r w:rsidRPr="00451F33">
        <w:rPr>
          <w:rFonts w:cs="Arial"/>
        </w:rPr>
        <w:t xml:space="preserve">The carbon intensity of grid electricity and heat are assumed to decline over time, but the profiles have not been updated since the 2019 IA. </w:t>
      </w:r>
    </w:p>
    <w:p w:rsidRPr="00451F33" w:rsidR="00554C21" w:rsidP="00554C21" w:rsidRDefault="2103847F" w14:paraId="7C30330E" w14:textId="687587FC">
      <w:pPr>
        <w:numPr>
          <w:ilvl w:val="0"/>
          <w:numId w:val="23"/>
        </w:numPr>
        <w:autoSpaceDE w:val="0"/>
        <w:autoSpaceDN w:val="0"/>
        <w:adjustRightInd w:val="0"/>
        <w:spacing w:after="160" w:line="276" w:lineRule="auto"/>
        <w:ind w:left="360"/>
        <w:contextualSpacing/>
        <w:jc w:val="both"/>
        <w:rPr>
          <w:rFonts w:cs="Arial"/>
        </w:rPr>
      </w:pPr>
      <w:bookmarkStart w:name="_Hlk96088058" w:id="99"/>
      <w:r w:rsidRPr="00451F33">
        <w:rPr>
          <w:rFonts w:cs="Arial"/>
        </w:rPr>
        <w:t xml:space="preserve">Refuse Derived Fuel (RDF) exports are assumed to decline to 0 by 2029 </w:t>
      </w:r>
      <w:bookmarkEnd w:id="99"/>
      <w:r w:rsidRPr="00451F33">
        <w:rPr>
          <w:rFonts w:cs="Arial"/>
        </w:rPr>
        <w:t>due to new taxes in other countries</w:t>
      </w:r>
      <w:r w:rsidRPr="00451F33" w:rsidR="00554C21">
        <w:rPr>
          <w:rStyle w:val="FootnoteReference"/>
          <w:rFonts w:cs="Arial"/>
        </w:rPr>
        <w:footnoteReference w:id="233"/>
      </w:r>
      <w:r w:rsidRPr="00451F33">
        <w:rPr>
          <w:rFonts w:cs="Arial"/>
        </w:rPr>
        <w:t xml:space="preserve">. RDF that is sent to landfill is treated as inert and not included in calculations for landfill emissions. </w:t>
      </w:r>
    </w:p>
    <w:p w:rsidR="00554C21" w:rsidP="00554C21" w:rsidRDefault="00554C21" w14:paraId="60239007" w14:textId="14DF177B">
      <w:pPr>
        <w:numPr>
          <w:ilvl w:val="0"/>
          <w:numId w:val="23"/>
        </w:numPr>
        <w:autoSpaceDE w:val="0"/>
        <w:autoSpaceDN w:val="0"/>
        <w:adjustRightInd w:val="0"/>
        <w:spacing w:after="160" w:line="276" w:lineRule="auto"/>
        <w:ind w:left="360"/>
        <w:contextualSpacing/>
        <w:jc w:val="both"/>
        <w:rPr>
          <w:rFonts w:cs="Arial"/>
        </w:rPr>
      </w:pPr>
      <w:r w:rsidRPr="00451F33">
        <w:rPr>
          <w:rFonts w:cs="Arial"/>
        </w:rPr>
        <w:t>The landfill tax value is assumed to be flat and at the 2020/21 level of £94.15 per tonne of waste sent to landfill. Whilst the landfill tax has previously risen in line with the growth in the Retail Price Index l a constant rate has been assumed for the modelling purposes as all other prices have been kept constant</w:t>
      </w:r>
      <w:r w:rsidR="00E238C1">
        <w:rPr>
          <w:rFonts w:cs="Arial"/>
        </w:rPr>
        <w:t>:</w:t>
      </w:r>
    </w:p>
    <w:p w:rsidRPr="00B32167" w:rsidR="00B32167" w:rsidP="00633961" w:rsidRDefault="20855396" w14:paraId="625A0700" w14:textId="098408C9">
      <w:pPr>
        <w:numPr>
          <w:ilvl w:val="1"/>
          <w:numId w:val="23"/>
        </w:numPr>
        <w:autoSpaceDE w:val="0"/>
        <w:autoSpaceDN w:val="0"/>
        <w:adjustRightInd w:val="0"/>
        <w:spacing w:after="160" w:line="276" w:lineRule="auto"/>
        <w:contextualSpacing/>
        <w:jc w:val="both"/>
        <w:rPr>
          <w:rFonts w:cs="Arial"/>
        </w:rPr>
      </w:pPr>
      <w:r w:rsidRPr="00B32167">
        <w:rPr>
          <w:rFonts w:cs="Arial"/>
        </w:rPr>
        <w:t xml:space="preserve">We use both the EA data and </w:t>
      </w:r>
      <w:proofErr w:type="spellStart"/>
      <w:r w:rsidRPr="00B32167">
        <w:rPr>
          <w:rFonts w:cs="Arial"/>
        </w:rPr>
        <w:t>WasteDataFlow</w:t>
      </w:r>
      <w:proofErr w:type="spellEnd"/>
      <w:r w:rsidRPr="00B32167">
        <w:rPr>
          <w:rFonts w:cs="Arial"/>
        </w:rPr>
        <w:t xml:space="preserve"> (WDF) to estimate the total waste arisings for the municipal sector. We then use Defra’s model (i.e., </w:t>
      </w:r>
      <w:proofErr w:type="spellStart"/>
      <w:r w:rsidRPr="00B32167">
        <w:rPr>
          <w:rFonts w:cs="Arial"/>
        </w:rPr>
        <w:t>FoWST</w:t>
      </w:r>
      <w:proofErr w:type="spellEnd"/>
      <w:r w:rsidRPr="00B32167">
        <w:rPr>
          <w:rFonts w:cs="Arial"/>
        </w:rPr>
        <w:t>) to estimate impacts across the municipal sector (including impacts associated with the landfill tax). We acknowledge that there are some potential issues with some waste codes, which means that estimates of landfill tax impacts presented here represent a maximum potential level and outcomes may be lower. For example, in our UK statistics on waste, waste coded 19.12.12 is defined as municipal waste (based on an agreed methodology with Devolved Administrations). However, our discussions with experts suggest that this code is not 100% municipal waste</w:t>
      </w:r>
      <w:r w:rsidR="00E238C1">
        <w:rPr>
          <w:rStyle w:val="FootnoteReference"/>
        </w:rPr>
        <w:footnoteReference w:id="234"/>
      </w:r>
      <w:r w:rsidRPr="00B32167">
        <w:rPr>
          <w:rFonts w:cs="Arial"/>
        </w:rPr>
        <w:t>. They also suggest that the code is not always subject to the higher rate of landfill tax.</w:t>
      </w:r>
    </w:p>
    <w:p w:rsidRPr="00B32167" w:rsidR="00B32167" w:rsidP="00633961" w:rsidRDefault="20855396" w14:paraId="415E0CF7" w14:textId="1164B35A">
      <w:pPr>
        <w:numPr>
          <w:ilvl w:val="1"/>
          <w:numId w:val="23"/>
        </w:numPr>
        <w:autoSpaceDE w:val="0"/>
        <w:autoSpaceDN w:val="0"/>
        <w:adjustRightInd w:val="0"/>
        <w:spacing w:after="160" w:line="276" w:lineRule="auto"/>
        <w:contextualSpacing/>
        <w:jc w:val="both"/>
        <w:rPr>
          <w:rFonts w:cs="Arial"/>
        </w:rPr>
      </w:pPr>
      <w:r w:rsidRPr="00B32167">
        <w:rPr>
          <w:rFonts w:cs="Arial"/>
        </w:rPr>
        <w:t>The analysis of the composition of municipal solid waste landfilled in the UK</w:t>
      </w:r>
      <w:r w:rsidR="00E238C1">
        <w:rPr>
          <w:rStyle w:val="FootnoteReference"/>
        </w:rPr>
        <w:footnoteReference w:id="235"/>
      </w:r>
      <w:r w:rsidRPr="00B32167">
        <w:rPr>
          <w:rFonts w:cs="Arial"/>
        </w:rPr>
        <w:t xml:space="preserve"> put together information on the amount of biodegradable material landfilled under a range of European Waste Catalogue codes, including 19.12.12. For this code, they estimated a mean level of biodegradability of 46.3%. Given that this study showed the presence of biodegradable materials concerning municipal solid waste, we have assumed the higher landfill tax rate for the waste estimated to be diverted from landfill. </w:t>
      </w:r>
      <w:proofErr w:type="gramStart"/>
      <w:r w:rsidRPr="00B32167">
        <w:rPr>
          <w:rFonts w:cs="Arial"/>
        </w:rPr>
        <w:t>In reality, some</w:t>
      </w:r>
      <w:proofErr w:type="gramEnd"/>
      <w:r w:rsidRPr="00B32167">
        <w:rPr>
          <w:rFonts w:cs="Arial"/>
        </w:rPr>
        <w:t xml:space="preserve"> waste coded 19.12.12 could be subject to the lower rate. Hence, our estimated landfill tax impacts cannot be directly compared with the data provided in the ‘Landfill tax bulletin’.</w:t>
      </w:r>
    </w:p>
    <w:p w:rsidRPr="00B32167" w:rsidR="00B32167" w:rsidP="00633961" w:rsidRDefault="00B32167" w14:paraId="1A236697" w14:textId="7D2397F2">
      <w:pPr>
        <w:numPr>
          <w:ilvl w:val="1"/>
          <w:numId w:val="23"/>
        </w:numPr>
        <w:autoSpaceDE w:val="0"/>
        <w:autoSpaceDN w:val="0"/>
        <w:adjustRightInd w:val="0"/>
        <w:spacing w:after="160" w:line="276" w:lineRule="auto"/>
        <w:contextualSpacing/>
        <w:jc w:val="both"/>
        <w:rPr>
          <w:rFonts w:cs="Arial"/>
        </w:rPr>
      </w:pPr>
      <w:r w:rsidRPr="00B32167">
        <w:rPr>
          <w:rFonts w:cs="Arial"/>
        </w:rPr>
        <w:t>Defra is planning to undertake some work to review its definition of municipal waste as well as commission a new study on mixed waste composition, which will inform any revisions to expectations of landfill tax impacts. This is to inform future work related to this and other policies (including associated evaluation studies).</w:t>
      </w:r>
    </w:p>
    <w:p w:rsidRPr="00451F33" w:rsidR="00554C21" w:rsidP="00554C21" w:rsidRDefault="00554C21" w14:paraId="4F5944C5" w14:textId="77777777">
      <w:pPr>
        <w:rPr>
          <w:rFonts w:cs="Arial"/>
        </w:rPr>
      </w:pPr>
    </w:p>
    <w:p w:rsidRPr="00451F33" w:rsidR="00554C21" w:rsidP="00554C21" w:rsidRDefault="00554C21" w14:paraId="2EB00672" w14:textId="77777777">
      <w:pPr>
        <w:jc w:val="both"/>
        <w:rPr>
          <w:rFonts w:cs="Arial"/>
        </w:rPr>
      </w:pPr>
      <w:r w:rsidRPr="00451F33">
        <w:rPr>
          <w:rFonts w:cs="Arial"/>
        </w:rPr>
        <w:t xml:space="preserve">The greenhouse gas emissions analysis of recycling scenarios builds on the assumptions specified above. We estimate the net increase or decrease in carbon emissions across the following activities: recycling and composting, energy recovery and landfill. </w:t>
      </w:r>
    </w:p>
    <w:p w:rsidRPr="00451F33" w:rsidR="00554C21" w:rsidP="00554C21" w:rsidRDefault="00554C21" w14:paraId="31F404D4" w14:textId="77777777">
      <w:pPr>
        <w:jc w:val="both"/>
        <w:rPr>
          <w:rFonts w:cs="Arial"/>
        </w:rPr>
      </w:pPr>
    </w:p>
    <w:p w:rsidRPr="00451F33" w:rsidR="00554C21" w:rsidP="00554C21" w:rsidRDefault="00554C21" w14:paraId="796A0271" w14:textId="537F5471">
      <w:pPr>
        <w:spacing w:after="120"/>
        <w:jc w:val="both"/>
        <w:rPr>
          <w:rFonts w:cs="Arial"/>
          <w:lang w:eastAsia="en-GB"/>
        </w:rPr>
      </w:pPr>
      <w:r w:rsidRPr="00451F33">
        <w:rPr>
          <w:rFonts w:cs="Arial"/>
          <w:lang w:eastAsia="en-GB"/>
        </w:rPr>
        <w:t>Our GHG savings arise from diverting waste away from the residual waste stream (black bag waste) where it will be sent to landfill or energy from waste (EfW), having in many cases a negative environmental impact. In the case of landfill, biodegradable waste (food, garden, paper, etc.) can decompose anaerobically, generating methane, a potent GHG. For EfW, burning of fossil-based waste (plastic</w:t>
      </w:r>
      <w:r w:rsidR="00CE1398">
        <w:rPr>
          <w:rFonts w:cs="Arial"/>
          <w:lang w:eastAsia="en-GB"/>
        </w:rPr>
        <w:t>,</w:t>
      </w:r>
      <w:r w:rsidRPr="00451F33">
        <w:rPr>
          <w:rFonts w:cs="Arial"/>
          <w:lang w:eastAsia="en-GB"/>
        </w:rPr>
        <w:t xml:space="preserve"> for example) releases CO</w:t>
      </w:r>
      <w:r w:rsidRPr="00451F33">
        <w:rPr>
          <w:rFonts w:cs="Arial"/>
          <w:vertAlign w:val="subscript"/>
          <w:lang w:eastAsia="en-GB"/>
        </w:rPr>
        <w:t>2</w:t>
      </w:r>
      <w:r w:rsidRPr="00451F33">
        <w:rPr>
          <w:rFonts w:cs="Arial"/>
          <w:lang w:eastAsia="en-GB"/>
        </w:rPr>
        <w:t xml:space="preserve"> into the atmosphere. </w:t>
      </w:r>
      <w:proofErr w:type="gramStart"/>
      <w:r w:rsidRPr="00451F33">
        <w:rPr>
          <w:rFonts w:cs="Arial"/>
          <w:lang w:eastAsia="en-GB"/>
        </w:rPr>
        <w:t>Despite the fact that</w:t>
      </w:r>
      <w:proofErr w:type="gramEnd"/>
      <w:r w:rsidRPr="00451F33">
        <w:rPr>
          <w:rFonts w:cs="Arial"/>
          <w:lang w:eastAsia="en-GB"/>
        </w:rPr>
        <w:t xml:space="preserve"> both of these waste treatment methods usually recover energy, they remain for many materials a net GHG contributor. </w:t>
      </w:r>
    </w:p>
    <w:p w:rsidRPr="00451F33" w:rsidR="00554C21" w:rsidP="00554C21" w:rsidRDefault="2103847F" w14:paraId="72ECA98D" w14:textId="77777777">
      <w:pPr>
        <w:spacing w:after="120"/>
        <w:jc w:val="both"/>
        <w:rPr>
          <w:rFonts w:cs="Arial"/>
        </w:rPr>
      </w:pPr>
      <w:r w:rsidRPr="00451F33">
        <w:rPr>
          <w:rFonts w:cs="Arial"/>
        </w:rPr>
        <w:t>In the case of waste, emissions from waste sent to landfill and incineration</w:t>
      </w:r>
      <w:r w:rsidRPr="00451F33" w:rsidR="00554C21">
        <w:rPr>
          <w:rStyle w:val="FootnoteReference"/>
          <w:rFonts w:cs="Arial"/>
        </w:rPr>
        <w:footnoteReference w:id="236"/>
      </w:r>
      <w:r w:rsidRPr="00451F33">
        <w:rPr>
          <w:rFonts w:cs="Arial"/>
        </w:rPr>
        <w:t xml:space="preserve"> are non-traded.  </w:t>
      </w:r>
      <w:proofErr w:type="spellStart"/>
      <w:r w:rsidRPr="00451F33">
        <w:rPr>
          <w:rFonts w:cs="Arial"/>
        </w:rPr>
        <w:t>FoWST</w:t>
      </w:r>
      <w:proofErr w:type="spellEnd"/>
      <w:r w:rsidRPr="00451F33">
        <w:rPr>
          <w:rFonts w:cs="Arial"/>
        </w:rPr>
        <w:t xml:space="preserve"> also assumes that emissions from in-vessel compositing (IVC) and windrow compositing are non-traded; and that emissions from AD are traded. Recycling is a mixture of traded and non-traded (avoided) emissions, depending on materials. Non-traded sector emissions are those outside the UK Emissions Trading System (UK ETS). Traded emissions are covered by the UK ETS.</w:t>
      </w:r>
    </w:p>
    <w:p w:rsidRPr="00451F33" w:rsidR="00554C21" w:rsidP="00554C21" w:rsidRDefault="2103847F" w14:paraId="7C3173D7" w14:textId="49A4CCBC">
      <w:pPr>
        <w:jc w:val="both"/>
        <w:rPr>
          <w:rFonts w:cs="Arial"/>
        </w:rPr>
      </w:pPr>
      <w:r w:rsidRPr="00451F33">
        <w:rPr>
          <w:rFonts w:cs="Arial"/>
        </w:rPr>
        <w:t>On January 1</w:t>
      </w:r>
      <w:r w:rsidRPr="00451F33">
        <w:rPr>
          <w:rFonts w:cs="Arial"/>
          <w:vertAlign w:val="superscript"/>
        </w:rPr>
        <w:t>st</w:t>
      </w:r>
      <w:r w:rsidR="000033B0">
        <w:rPr>
          <w:rFonts w:cs="Arial"/>
        </w:rPr>
        <w:t>, 2021</w:t>
      </w:r>
      <w:r>
        <w:rPr>
          <w:rFonts w:cs="Arial"/>
        </w:rPr>
        <w:t>,</w:t>
      </w:r>
      <w:r w:rsidRPr="00451F33">
        <w:rPr>
          <w:rFonts w:cs="Arial"/>
        </w:rPr>
        <w:t xml:space="preserve"> the UK’s standalone Emissions Trading System (ETS) came into force replacing the EU ETS</w:t>
      </w:r>
      <w:r w:rsidRPr="00451F33" w:rsidR="00554C21">
        <w:rPr>
          <w:rStyle w:val="FootnoteReference"/>
          <w:rFonts w:cs="Arial"/>
        </w:rPr>
        <w:footnoteReference w:id="237"/>
      </w:r>
      <w:r w:rsidRPr="00451F33">
        <w:rPr>
          <w:rFonts w:cs="Arial"/>
        </w:rPr>
        <w:t>.</w:t>
      </w:r>
      <w:r w:rsidRPr="00451F33">
        <w:rPr>
          <w:rFonts w:eastAsia="Calibri" w:cs="Arial"/>
        </w:rPr>
        <w:t xml:space="preserve"> It is important to note that </w:t>
      </w:r>
      <w:proofErr w:type="gramStart"/>
      <w:r w:rsidRPr="00451F33">
        <w:rPr>
          <w:rFonts w:eastAsia="Calibri" w:cs="Arial"/>
        </w:rPr>
        <w:t>as a result of</w:t>
      </w:r>
      <w:proofErr w:type="gramEnd"/>
      <w:r w:rsidRPr="00451F33">
        <w:rPr>
          <w:rFonts w:eastAsia="Calibri" w:cs="Arial"/>
        </w:rPr>
        <w:t xml:space="preserve"> the change, there is no difference between ‘traded’ carbon prices and ‘non-traded’ prices following a </w:t>
      </w:r>
      <w:r w:rsidRPr="7C995945" w:rsidR="0FD8A1D8">
        <w:rPr>
          <w:rFonts w:eastAsia="Calibri" w:cs="Arial"/>
        </w:rPr>
        <w:t xml:space="preserve">government </w:t>
      </w:r>
      <w:r w:rsidRPr="00451F33">
        <w:rPr>
          <w:rFonts w:eastAsia="Calibri" w:cs="Arial"/>
        </w:rPr>
        <w:t>review on carbon prices</w:t>
      </w:r>
      <w:r w:rsidRPr="00451F33" w:rsidR="00554C21">
        <w:rPr>
          <w:rFonts w:eastAsia="Calibri" w:cs="Arial"/>
          <w:vertAlign w:val="superscript"/>
        </w:rPr>
        <w:footnoteReference w:id="238"/>
      </w:r>
      <w:r w:rsidRPr="00451F33">
        <w:rPr>
          <w:rFonts w:eastAsia="Calibri" w:cs="Arial"/>
        </w:rPr>
        <w:t xml:space="preserve">. </w:t>
      </w:r>
      <w:r w:rsidRPr="00451F33">
        <w:rPr>
          <w:rFonts w:cs="Arial"/>
        </w:rPr>
        <w:t xml:space="preserve">However, we continue to report GHGs emissions changes and split them in terms of whether they occur in sectors covered under the UK ETS (‘traded emissions’) or outside the UK ETS (‘non-traded emissions’). Following a cross-government review during 2020 and 2021, new carbon prices were released. The rationale for updating carbon prices include </w:t>
      </w:r>
      <w:bookmarkStart w:name="_Hlk92998268" w:id="100"/>
      <w:r w:rsidRPr="00451F33">
        <w:rPr>
          <w:rFonts w:cs="Arial"/>
        </w:rPr>
        <w:t>changes in international and domestic targets, and a better understanding of new technology costs and availability to help meet the targets.</w:t>
      </w:r>
      <w:bookmarkEnd w:id="100"/>
      <w:r w:rsidRPr="00451F33">
        <w:rPr>
          <w:rFonts w:cs="Arial"/>
        </w:rPr>
        <w:t xml:space="preserve"> </w:t>
      </w:r>
      <w:r w:rsidRPr="7C995945" w:rsidR="0FD8A1D8">
        <w:rPr>
          <w:rFonts w:cs="Arial"/>
        </w:rPr>
        <w:t>Published</w:t>
      </w:r>
      <w:r w:rsidRPr="7C995945">
        <w:rPr>
          <w:rFonts w:cs="Arial"/>
        </w:rPr>
        <w:t xml:space="preserve"> g</w:t>
      </w:r>
      <w:r w:rsidRPr="00451F33">
        <w:rPr>
          <w:rFonts w:cs="Arial"/>
        </w:rPr>
        <w:t>uidance is that ’traded’ and ’non-traded’ emissions should have the same price so that there is equal weight for emissions from the two sectors</w:t>
      </w:r>
      <w:r w:rsidRPr="00451F33" w:rsidR="00554C21">
        <w:rPr>
          <w:rStyle w:val="FootnoteReference"/>
          <w:rFonts w:cs="Arial"/>
        </w:rPr>
        <w:footnoteReference w:id="239"/>
      </w:r>
      <w:r w:rsidRPr="00451F33">
        <w:rPr>
          <w:rFonts w:cs="Arial"/>
        </w:rPr>
        <w:t>.</w:t>
      </w:r>
    </w:p>
    <w:p w:rsidRPr="00451F33" w:rsidR="00554C21" w:rsidP="00554C21" w:rsidRDefault="00554C21" w14:paraId="1035F56C" w14:textId="77777777">
      <w:pPr>
        <w:jc w:val="both"/>
        <w:rPr>
          <w:rFonts w:cs="Arial"/>
        </w:rPr>
      </w:pPr>
    </w:p>
    <w:p w:rsidRPr="00451F33" w:rsidR="00554C21" w:rsidP="00554C21" w:rsidRDefault="2103847F" w14:paraId="0114DC85" w14:textId="5736C05A">
      <w:pPr>
        <w:jc w:val="both"/>
        <w:rPr>
          <w:rFonts w:cs="Arial"/>
        </w:rPr>
      </w:pPr>
      <w:bookmarkStart w:name="_Hlk92996081" w:id="101"/>
      <w:r w:rsidRPr="00451F33">
        <w:rPr>
          <w:rFonts w:cs="Arial"/>
        </w:rPr>
        <w:t xml:space="preserve">Since the second consultation stage impact assessment, there has been consideration of how our policy on consistency in recycling will interact with </w:t>
      </w:r>
      <w:r w:rsidRPr="7C995945" w:rsidR="720082FE">
        <w:rPr>
          <w:rFonts w:cs="Arial"/>
        </w:rPr>
        <w:t>HMG</w:t>
      </w:r>
      <w:r w:rsidRPr="00451F33">
        <w:rPr>
          <w:rFonts w:cs="Arial"/>
        </w:rPr>
        <w:t>’s GGSS</w:t>
      </w:r>
      <w:r w:rsidRPr="00451F33" w:rsidR="00554C21">
        <w:rPr>
          <w:rStyle w:val="FootnoteReference"/>
          <w:rFonts w:cs="Arial"/>
        </w:rPr>
        <w:footnoteReference w:id="240"/>
      </w:r>
      <w:r w:rsidRPr="00451F33">
        <w:rPr>
          <w:rFonts w:cs="Arial"/>
        </w:rPr>
        <w:t>. This relates to the supply of separately collected food waste as a feedstock for AD. There is some uncertainty on the relative contribution of both policies from diverting food waste from landfill and/or other destinations to AD plants</w:t>
      </w:r>
      <w:bookmarkEnd w:id="101"/>
      <w:r w:rsidRPr="00451F33">
        <w:rPr>
          <w:rFonts w:cs="Arial"/>
        </w:rPr>
        <w:t>. To avoid double counting between these two policies, we have assumed that all carbon savings related from diverting waste from landfill are attributed to this impact assessment; and adjusted carbon savings related to AD plants (e.g.</w:t>
      </w:r>
      <w:r>
        <w:rPr>
          <w:rFonts w:cs="Arial"/>
        </w:rPr>
        <w:t>,</w:t>
      </w:r>
      <w:r w:rsidRPr="00451F33">
        <w:rPr>
          <w:rFonts w:cs="Arial"/>
        </w:rPr>
        <w:t xml:space="preserve"> energy production) from 2024 onwards by the amount included in the GGSS impact assessment</w:t>
      </w:r>
      <w:r w:rsidRPr="00451F33" w:rsidR="00554C21">
        <w:rPr>
          <w:rStyle w:val="FootnoteReference"/>
          <w:rFonts w:cs="Arial"/>
        </w:rPr>
        <w:footnoteReference w:id="241"/>
      </w:r>
      <w:r w:rsidRPr="00451F33">
        <w:rPr>
          <w:rFonts w:cs="Arial"/>
        </w:rPr>
        <w:t xml:space="preserve">. We estimated this amount based on the supply of food waste assumed in the GGSS analysis. </w:t>
      </w:r>
    </w:p>
    <w:p w:rsidRPr="00451F33" w:rsidR="00554C21" w:rsidP="00554C21" w:rsidRDefault="00554C21" w14:paraId="185C9B35" w14:textId="77777777">
      <w:pPr>
        <w:jc w:val="both"/>
        <w:rPr>
          <w:rFonts w:cs="Arial"/>
        </w:rPr>
      </w:pPr>
    </w:p>
    <w:p w:rsidRPr="00841983" w:rsidR="00780BA6" w:rsidP="00554C21" w:rsidRDefault="00554C21" w14:paraId="56E4D640" w14:textId="4B443984">
      <w:pPr>
        <w:pStyle w:val="EBBodyPara"/>
        <w:jc w:val="both"/>
        <w:rPr>
          <w:color w:val="auto"/>
          <w:sz w:val="24"/>
          <w:szCs w:val="24"/>
        </w:rPr>
      </w:pPr>
      <w:r w:rsidRPr="00451F33">
        <w:rPr>
          <w:color w:val="auto"/>
          <w:sz w:val="24"/>
          <w:szCs w:val="24"/>
        </w:rPr>
        <w:t xml:space="preserve">For each of the options’ GHG emissions savings, we applied the carbon prices as presented in </w:t>
      </w:r>
      <w:r w:rsidRPr="00841983">
        <w:rPr>
          <w:color w:val="auto"/>
          <w:sz w:val="24"/>
          <w:szCs w:val="24"/>
        </w:rPr>
        <w:t xml:space="preserve">Table </w:t>
      </w:r>
      <w:r w:rsidR="00841983">
        <w:rPr>
          <w:color w:val="auto"/>
          <w:sz w:val="24"/>
          <w:szCs w:val="24"/>
        </w:rPr>
        <w:t>12</w:t>
      </w:r>
      <w:r w:rsidRPr="00451F33">
        <w:rPr>
          <w:color w:val="auto"/>
          <w:sz w:val="24"/>
          <w:szCs w:val="24"/>
        </w:rPr>
        <w:t xml:space="preserve"> over the appraised period.</w:t>
      </w:r>
    </w:p>
    <w:p w:rsidRPr="00336B19" w:rsidR="00554C21" w:rsidP="00336B19" w:rsidRDefault="00F94234" w14:paraId="297FD3B2" w14:textId="78E455A7">
      <w:pPr>
        <w:pStyle w:val="EBBodyPara"/>
        <w:jc w:val="both"/>
        <w:rPr>
          <w:b/>
        </w:rPr>
      </w:pPr>
      <w:r w:rsidRPr="00336B19">
        <w:rPr>
          <w:b/>
          <w:bCs w:val="0"/>
        </w:rPr>
        <w:t>Table 12: Applied carbon prices, 2020, £/t CO</w:t>
      </w:r>
      <w:r w:rsidRPr="00336B19">
        <w:rPr>
          <w:b/>
          <w:bCs w:val="0"/>
          <w:vertAlign w:val="subscript"/>
        </w:rPr>
        <w:t>2</w:t>
      </w:r>
      <w:r w:rsidRPr="00336B19">
        <w:rPr>
          <w:b/>
          <w:bCs w:val="0"/>
        </w:rPr>
        <w:t>e (rounded)</w:t>
      </w:r>
    </w:p>
    <w:tbl>
      <w:tblPr>
        <w:tblStyle w:val="TableGrid"/>
        <w:tblW w:w="0" w:type="auto"/>
        <w:jc w:val="center"/>
        <w:tblLook w:val="04A0" w:firstRow="1" w:lastRow="0" w:firstColumn="1" w:lastColumn="0" w:noHBand="0" w:noVBand="1"/>
      </w:tblPr>
      <w:tblGrid>
        <w:gridCol w:w="1953"/>
        <w:gridCol w:w="1050"/>
        <w:gridCol w:w="1635"/>
        <w:gridCol w:w="1121"/>
        <w:gridCol w:w="1050"/>
        <w:gridCol w:w="1635"/>
        <w:gridCol w:w="1121"/>
      </w:tblGrid>
      <w:tr w:rsidRPr="003C7355" w:rsidR="00F94234" w:rsidTr="00F94234" w14:paraId="4CB5F683" w14:textId="77777777">
        <w:trPr>
          <w:trHeight w:val="165"/>
          <w:jc w:val="center"/>
        </w:trPr>
        <w:tc>
          <w:tcPr>
            <w:tcW w:w="1953" w:type="dxa"/>
            <w:noWrap/>
            <w:vAlign w:val="center"/>
          </w:tcPr>
          <w:p w:rsidRPr="00451F33" w:rsidR="00F94234" w:rsidP="00F94234" w:rsidRDefault="00F94234" w14:paraId="27E92D48" w14:textId="572547F3">
            <w:pPr>
              <w:pStyle w:val="EBBodyPara"/>
              <w:jc w:val="center"/>
              <w:rPr>
                <w:color w:val="auto"/>
              </w:rPr>
            </w:pPr>
            <w:r>
              <w:t>Year</w:t>
            </w:r>
          </w:p>
        </w:tc>
        <w:tc>
          <w:tcPr>
            <w:tcW w:w="3806" w:type="dxa"/>
            <w:gridSpan w:val="3"/>
            <w:vAlign w:val="center"/>
          </w:tcPr>
          <w:p w:rsidRPr="00451F33" w:rsidR="00F94234" w:rsidP="00F94234" w:rsidRDefault="00F94234" w14:paraId="377ADFED" w14:textId="4C461F4D">
            <w:pPr>
              <w:pStyle w:val="EBBodyPara"/>
              <w:jc w:val="center"/>
              <w:rPr>
                <w:color w:val="auto"/>
              </w:rPr>
            </w:pPr>
            <w:r>
              <w:t>Traded carbon prices</w:t>
            </w:r>
          </w:p>
        </w:tc>
        <w:tc>
          <w:tcPr>
            <w:tcW w:w="3806" w:type="dxa"/>
            <w:gridSpan w:val="3"/>
            <w:vAlign w:val="center"/>
          </w:tcPr>
          <w:p w:rsidRPr="00451F33" w:rsidR="00F94234" w:rsidP="00F94234" w:rsidRDefault="00F94234" w14:paraId="7FED467C" w14:textId="392BA7A3">
            <w:pPr>
              <w:pStyle w:val="EBBodyPara"/>
              <w:jc w:val="center"/>
              <w:rPr>
                <w:color w:val="auto"/>
              </w:rPr>
            </w:pPr>
            <w:r>
              <w:t>Non-traded carbon prices</w:t>
            </w:r>
          </w:p>
        </w:tc>
      </w:tr>
      <w:tr w:rsidRPr="003C7355" w:rsidR="00F94234" w:rsidTr="00F94234" w14:paraId="447E431D" w14:textId="77777777">
        <w:trPr>
          <w:trHeight w:val="77"/>
          <w:jc w:val="center"/>
        </w:trPr>
        <w:tc>
          <w:tcPr>
            <w:tcW w:w="1953" w:type="dxa"/>
            <w:noWrap/>
            <w:vAlign w:val="center"/>
          </w:tcPr>
          <w:p w:rsidRPr="00451F33" w:rsidR="00F94234" w:rsidP="00F94234" w:rsidRDefault="00F94234" w14:paraId="7BBED5FB" w14:textId="5ACAE9CF">
            <w:pPr>
              <w:pStyle w:val="EBBodyPara"/>
              <w:jc w:val="center"/>
              <w:rPr>
                <w:color w:val="auto"/>
              </w:rPr>
            </w:pPr>
            <w:r>
              <w:t>Scenario</w:t>
            </w:r>
          </w:p>
        </w:tc>
        <w:tc>
          <w:tcPr>
            <w:tcW w:w="1050" w:type="dxa"/>
            <w:vAlign w:val="center"/>
          </w:tcPr>
          <w:p w:rsidRPr="00451F33" w:rsidR="00F94234" w:rsidP="00F94234" w:rsidRDefault="00F94234" w14:paraId="6323E894" w14:textId="3578A2FC">
            <w:pPr>
              <w:pStyle w:val="EBBodyPara"/>
              <w:jc w:val="center"/>
              <w:rPr>
                <w:color w:val="auto"/>
              </w:rPr>
            </w:pPr>
            <w:r>
              <w:t>Low</w:t>
            </w:r>
          </w:p>
        </w:tc>
        <w:tc>
          <w:tcPr>
            <w:tcW w:w="1635" w:type="dxa"/>
            <w:tcBorders>
              <w:bottom w:val="single" w:color="auto" w:sz="4" w:space="0"/>
            </w:tcBorders>
            <w:noWrap/>
            <w:vAlign w:val="center"/>
          </w:tcPr>
          <w:p w:rsidRPr="00451F33" w:rsidR="00F94234" w:rsidP="00F94234" w:rsidRDefault="00F94234" w14:paraId="739E7345" w14:textId="70116FE4">
            <w:pPr>
              <w:pStyle w:val="EBBodyPara"/>
              <w:jc w:val="center"/>
              <w:rPr>
                <w:color w:val="auto"/>
              </w:rPr>
            </w:pPr>
            <w:r>
              <w:t>Central</w:t>
            </w:r>
          </w:p>
        </w:tc>
        <w:tc>
          <w:tcPr>
            <w:tcW w:w="1121" w:type="dxa"/>
            <w:tcBorders>
              <w:bottom w:val="single" w:color="auto" w:sz="4" w:space="0"/>
            </w:tcBorders>
            <w:noWrap/>
            <w:vAlign w:val="center"/>
          </w:tcPr>
          <w:p w:rsidRPr="00451F33" w:rsidR="00F94234" w:rsidP="00F94234" w:rsidRDefault="00F94234" w14:paraId="20B9016C" w14:textId="67FE6F91">
            <w:pPr>
              <w:pStyle w:val="EBBodyPara"/>
              <w:jc w:val="center"/>
              <w:rPr>
                <w:color w:val="auto"/>
              </w:rPr>
            </w:pPr>
            <w:r>
              <w:t>High</w:t>
            </w:r>
          </w:p>
        </w:tc>
        <w:tc>
          <w:tcPr>
            <w:tcW w:w="1050" w:type="dxa"/>
            <w:tcBorders>
              <w:bottom w:val="single" w:color="auto" w:sz="4" w:space="0"/>
            </w:tcBorders>
            <w:vAlign w:val="center"/>
          </w:tcPr>
          <w:p w:rsidRPr="00451F33" w:rsidR="00F94234" w:rsidP="00F94234" w:rsidRDefault="00F94234" w14:paraId="747860AD" w14:textId="270B03B1">
            <w:pPr>
              <w:pStyle w:val="EBBodyPara"/>
              <w:jc w:val="center"/>
              <w:rPr>
                <w:color w:val="auto"/>
              </w:rPr>
            </w:pPr>
            <w:r>
              <w:t>Low</w:t>
            </w:r>
          </w:p>
        </w:tc>
        <w:tc>
          <w:tcPr>
            <w:tcW w:w="1635" w:type="dxa"/>
            <w:tcBorders>
              <w:bottom w:val="single" w:color="auto" w:sz="4" w:space="0"/>
            </w:tcBorders>
            <w:noWrap/>
            <w:vAlign w:val="center"/>
          </w:tcPr>
          <w:p w:rsidRPr="00451F33" w:rsidR="00F94234" w:rsidP="00F94234" w:rsidRDefault="00F94234" w14:paraId="4921C1E3" w14:textId="6C9953FF">
            <w:pPr>
              <w:pStyle w:val="EBBodyPara"/>
              <w:jc w:val="center"/>
              <w:rPr>
                <w:color w:val="auto"/>
              </w:rPr>
            </w:pPr>
            <w:r>
              <w:t>Central</w:t>
            </w:r>
          </w:p>
        </w:tc>
        <w:tc>
          <w:tcPr>
            <w:tcW w:w="1121" w:type="dxa"/>
            <w:tcBorders>
              <w:bottom w:val="single" w:color="auto" w:sz="4" w:space="0"/>
            </w:tcBorders>
            <w:noWrap/>
            <w:vAlign w:val="center"/>
          </w:tcPr>
          <w:p w:rsidRPr="00451F33" w:rsidR="00F94234" w:rsidP="00F94234" w:rsidRDefault="00F94234" w14:paraId="2F17F0D1" w14:textId="51384E67">
            <w:pPr>
              <w:pStyle w:val="EBBodyPara"/>
              <w:jc w:val="center"/>
              <w:rPr>
                <w:color w:val="auto"/>
              </w:rPr>
            </w:pPr>
            <w:r>
              <w:t>High</w:t>
            </w:r>
          </w:p>
        </w:tc>
      </w:tr>
      <w:tr w:rsidRPr="00CE6C21" w:rsidR="00554C21" w:rsidTr="00F94234" w14:paraId="7C9DAEC6" w14:textId="77777777">
        <w:trPr>
          <w:trHeight w:val="271" w:hRule="exact"/>
          <w:jc w:val="center"/>
        </w:trPr>
        <w:tc>
          <w:tcPr>
            <w:tcW w:w="1953" w:type="dxa"/>
            <w:tcBorders>
              <w:right w:val="single" w:color="auto" w:sz="4" w:space="0"/>
            </w:tcBorders>
            <w:noWrap/>
            <w:hideMark/>
          </w:tcPr>
          <w:p w:rsidRPr="00451F33" w:rsidR="00554C21" w:rsidP="001862D1" w:rsidRDefault="00554C21" w14:paraId="3AE18A6C" w14:textId="77777777">
            <w:pPr>
              <w:pStyle w:val="EBBodyPara"/>
              <w:jc w:val="both"/>
              <w:rPr>
                <w:color w:val="auto"/>
                <w:highlight w:val="yellow"/>
              </w:rPr>
            </w:pPr>
            <w:r w:rsidRPr="00451F33">
              <w:rPr>
                <w:color w:val="0B0C0C"/>
                <w:sz w:val="21"/>
                <w:szCs w:val="21"/>
              </w:rPr>
              <w:t>2023</w:t>
            </w:r>
          </w:p>
        </w:tc>
        <w:tc>
          <w:tcPr>
            <w:tcW w:w="1050" w:type="dxa"/>
            <w:tcBorders>
              <w:right w:val="single" w:color="auto" w:sz="4" w:space="0"/>
            </w:tcBorders>
            <w:shd w:val="clear" w:color="000000" w:fill="FFFFFF"/>
          </w:tcPr>
          <w:p w:rsidRPr="00451F33" w:rsidR="00554C21" w:rsidP="001862D1" w:rsidRDefault="00554C21" w14:paraId="798837BC" w14:textId="77777777">
            <w:pPr>
              <w:pStyle w:val="EBBodyPara"/>
              <w:jc w:val="center"/>
              <w:rPr>
                <w:sz w:val="20"/>
                <w:szCs w:val="20"/>
                <w:highlight w:val="yellow"/>
              </w:rPr>
            </w:pPr>
            <w:r w:rsidRPr="00451F33">
              <w:rPr>
                <w:color w:val="0B0C0C"/>
                <w:sz w:val="21"/>
                <w:szCs w:val="21"/>
              </w:rPr>
              <w:t>126</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9CF13B7" w14:textId="77777777">
            <w:pPr>
              <w:pStyle w:val="EBBodyPara"/>
              <w:jc w:val="center"/>
              <w:rPr>
                <w:color w:val="auto"/>
                <w:highlight w:val="yellow"/>
              </w:rPr>
            </w:pPr>
            <w:r w:rsidRPr="00451F33">
              <w:rPr>
                <w:color w:val="0B0C0C"/>
                <w:sz w:val="21"/>
                <w:szCs w:val="21"/>
              </w:rPr>
              <w:t>252</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8344D64" w14:textId="77777777">
            <w:pPr>
              <w:pStyle w:val="EBBodyPara"/>
              <w:jc w:val="center"/>
              <w:rPr>
                <w:color w:val="auto"/>
                <w:highlight w:val="yellow"/>
              </w:rPr>
            </w:pPr>
            <w:r w:rsidRPr="00451F33">
              <w:rPr>
                <w:color w:val="0B0C0C"/>
                <w:sz w:val="21"/>
                <w:szCs w:val="21"/>
              </w:rPr>
              <w:t>378</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2989BD30" w14:textId="77777777">
            <w:pPr>
              <w:pStyle w:val="EBBodyPara"/>
              <w:jc w:val="center"/>
              <w:rPr>
                <w:sz w:val="20"/>
                <w:szCs w:val="20"/>
                <w:highlight w:val="yellow"/>
              </w:rPr>
            </w:pPr>
            <w:r w:rsidRPr="00451F33">
              <w:rPr>
                <w:color w:val="0B0C0C"/>
                <w:sz w:val="21"/>
                <w:szCs w:val="21"/>
              </w:rPr>
              <w:t>126</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42B9555" w14:textId="77777777">
            <w:pPr>
              <w:pStyle w:val="EBBodyPara"/>
              <w:jc w:val="center"/>
              <w:rPr>
                <w:color w:val="auto"/>
                <w:highlight w:val="yellow"/>
              </w:rPr>
            </w:pPr>
            <w:r w:rsidRPr="00451F33">
              <w:rPr>
                <w:color w:val="0B0C0C"/>
                <w:sz w:val="21"/>
                <w:szCs w:val="21"/>
              </w:rPr>
              <w:t>252</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370CAEE1" w14:textId="77777777">
            <w:pPr>
              <w:pStyle w:val="EBBodyPara"/>
              <w:jc w:val="center"/>
              <w:rPr>
                <w:color w:val="auto"/>
                <w:highlight w:val="yellow"/>
              </w:rPr>
            </w:pPr>
            <w:r w:rsidRPr="00451F33">
              <w:rPr>
                <w:color w:val="0B0C0C"/>
                <w:sz w:val="21"/>
                <w:szCs w:val="21"/>
              </w:rPr>
              <w:t>378</w:t>
            </w:r>
          </w:p>
        </w:tc>
      </w:tr>
      <w:tr w:rsidRPr="00CE6C21" w:rsidR="00554C21" w:rsidTr="00F94234" w14:paraId="3715C994" w14:textId="77777777">
        <w:trPr>
          <w:trHeight w:val="271" w:hRule="exact"/>
          <w:jc w:val="center"/>
        </w:trPr>
        <w:tc>
          <w:tcPr>
            <w:tcW w:w="1953" w:type="dxa"/>
            <w:tcBorders>
              <w:right w:val="single" w:color="auto" w:sz="4" w:space="0"/>
            </w:tcBorders>
            <w:noWrap/>
            <w:hideMark/>
          </w:tcPr>
          <w:p w:rsidRPr="00451F33" w:rsidR="00554C21" w:rsidP="001862D1" w:rsidRDefault="00554C21" w14:paraId="4846D53F" w14:textId="77777777">
            <w:pPr>
              <w:pStyle w:val="EBBodyPara"/>
              <w:jc w:val="both"/>
              <w:rPr>
                <w:color w:val="auto"/>
                <w:highlight w:val="yellow"/>
              </w:rPr>
            </w:pPr>
            <w:r w:rsidRPr="00451F33">
              <w:rPr>
                <w:color w:val="0B0C0C"/>
                <w:sz w:val="21"/>
                <w:szCs w:val="21"/>
              </w:rPr>
              <w:t>2024</w:t>
            </w:r>
          </w:p>
        </w:tc>
        <w:tc>
          <w:tcPr>
            <w:tcW w:w="1050" w:type="dxa"/>
            <w:tcBorders>
              <w:right w:val="single" w:color="auto" w:sz="4" w:space="0"/>
            </w:tcBorders>
            <w:shd w:val="clear" w:color="000000" w:fill="FFFFFF"/>
          </w:tcPr>
          <w:p w:rsidRPr="00451F33" w:rsidR="00554C21" w:rsidP="001862D1" w:rsidRDefault="00554C21" w14:paraId="606F9A57" w14:textId="77777777">
            <w:pPr>
              <w:pStyle w:val="EBBodyPara"/>
              <w:jc w:val="center"/>
              <w:rPr>
                <w:sz w:val="20"/>
                <w:szCs w:val="20"/>
                <w:highlight w:val="yellow"/>
              </w:rPr>
            </w:pPr>
            <w:r w:rsidRPr="00451F33">
              <w:rPr>
                <w:color w:val="0B0C0C"/>
                <w:sz w:val="21"/>
                <w:szCs w:val="21"/>
              </w:rPr>
              <w:t>128</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3480EE3F" w14:textId="77777777">
            <w:pPr>
              <w:pStyle w:val="EBBodyPara"/>
              <w:jc w:val="center"/>
              <w:rPr>
                <w:color w:val="auto"/>
                <w:highlight w:val="yellow"/>
              </w:rPr>
            </w:pPr>
            <w:r w:rsidRPr="00451F33">
              <w:rPr>
                <w:color w:val="0B0C0C"/>
                <w:sz w:val="21"/>
                <w:szCs w:val="21"/>
              </w:rPr>
              <w:t>256</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140BD47" w14:textId="77777777">
            <w:pPr>
              <w:pStyle w:val="EBBodyPara"/>
              <w:jc w:val="center"/>
              <w:rPr>
                <w:color w:val="auto"/>
                <w:highlight w:val="yellow"/>
              </w:rPr>
            </w:pPr>
            <w:r w:rsidRPr="00451F33">
              <w:rPr>
                <w:color w:val="0B0C0C"/>
                <w:sz w:val="21"/>
                <w:szCs w:val="21"/>
              </w:rPr>
              <w:t>384</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3BAA3731" w14:textId="77777777">
            <w:pPr>
              <w:pStyle w:val="EBBodyPara"/>
              <w:jc w:val="center"/>
              <w:rPr>
                <w:sz w:val="20"/>
                <w:szCs w:val="20"/>
                <w:highlight w:val="yellow"/>
              </w:rPr>
            </w:pPr>
            <w:r w:rsidRPr="00451F33">
              <w:rPr>
                <w:color w:val="0B0C0C"/>
                <w:sz w:val="21"/>
                <w:szCs w:val="21"/>
              </w:rPr>
              <w:t>128</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C1429F2" w14:textId="77777777">
            <w:pPr>
              <w:pStyle w:val="EBBodyPara"/>
              <w:jc w:val="center"/>
              <w:rPr>
                <w:color w:val="auto"/>
                <w:highlight w:val="yellow"/>
              </w:rPr>
            </w:pPr>
            <w:r w:rsidRPr="00451F33">
              <w:rPr>
                <w:color w:val="0B0C0C"/>
                <w:sz w:val="21"/>
                <w:szCs w:val="21"/>
              </w:rPr>
              <w:t>256</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C99E5E7" w14:textId="77777777">
            <w:pPr>
              <w:pStyle w:val="EBBodyPara"/>
              <w:jc w:val="center"/>
              <w:rPr>
                <w:color w:val="auto"/>
                <w:highlight w:val="yellow"/>
              </w:rPr>
            </w:pPr>
            <w:r w:rsidRPr="00451F33">
              <w:rPr>
                <w:color w:val="0B0C0C"/>
                <w:sz w:val="21"/>
                <w:szCs w:val="21"/>
              </w:rPr>
              <w:t>384</w:t>
            </w:r>
          </w:p>
        </w:tc>
      </w:tr>
      <w:tr w:rsidRPr="00CE6C21" w:rsidR="00554C21" w:rsidTr="00F94234" w14:paraId="0321462D" w14:textId="77777777">
        <w:trPr>
          <w:trHeight w:val="271" w:hRule="exact"/>
          <w:jc w:val="center"/>
        </w:trPr>
        <w:tc>
          <w:tcPr>
            <w:tcW w:w="1953" w:type="dxa"/>
            <w:tcBorders>
              <w:right w:val="single" w:color="auto" w:sz="4" w:space="0"/>
            </w:tcBorders>
            <w:noWrap/>
            <w:hideMark/>
          </w:tcPr>
          <w:p w:rsidRPr="00451F33" w:rsidR="00554C21" w:rsidP="001862D1" w:rsidRDefault="00554C21" w14:paraId="59E2F394" w14:textId="77777777">
            <w:pPr>
              <w:pStyle w:val="EBBodyPara"/>
              <w:jc w:val="both"/>
              <w:rPr>
                <w:color w:val="auto"/>
                <w:highlight w:val="yellow"/>
              </w:rPr>
            </w:pPr>
            <w:r w:rsidRPr="00451F33">
              <w:rPr>
                <w:color w:val="0B0C0C"/>
                <w:sz w:val="21"/>
                <w:szCs w:val="21"/>
              </w:rPr>
              <w:t>2025</w:t>
            </w:r>
          </w:p>
        </w:tc>
        <w:tc>
          <w:tcPr>
            <w:tcW w:w="1050" w:type="dxa"/>
            <w:tcBorders>
              <w:right w:val="single" w:color="auto" w:sz="4" w:space="0"/>
            </w:tcBorders>
            <w:shd w:val="clear" w:color="000000" w:fill="FFFFFF"/>
          </w:tcPr>
          <w:p w:rsidRPr="00451F33" w:rsidR="00554C21" w:rsidP="001862D1" w:rsidRDefault="00554C21" w14:paraId="72A7532C" w14:textId="77777777">
            <w:pPr>
              <w:pStyle w:val="EBBodyPara"/>
              <w:jc w:val="center"/>
              <w:rPr>
                <w:sz w:val="20"/>
                <w:szCs w:val="20"/>
                <w:highlight w:val="yellow"/>
              </w:rPr>
            </w:pPr>
            <w:r w:rsidRPr="00451F33">
              <w:rPr>
                <w:color w:val="0B0C0C"/>
                <w:sz w:val="21"/>
                <w:szCs w:val="21"/>
              </w:rPr>
              <w:t>130</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82EBA18" w14:textId="77777777">
            <w:pPr>
              <w:pStyle w:val="EBBodyPara"/>
              <w:jc w:val="center"/>
              <w:rPr>
                <w:color w:val="auto"/>
                <w:highlight w:val="yellow"/>
              </w:rPr>
            </w:pPr>
            <w:r w:rsidRPr="00451F33">
              <w:rPr>
                <w:color w:val="0B0C0C"/>
                <w:sz w:val="21"/>
                <w:szCs w:val="21"/>
              </w:rPr>
              <w:t>260</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3A5EEFA" w14:textId="77777777">
            <w:pPr>
              <w:pStyle w:val="EBBodyPara"/>
              <w:jc w:val="center"/>
              <w:rPr>
                <w:color w:val="auto"/>
                <w:highlight w:val="yellow"/>
              </w:rPr>
            </w:pPr>
            <w:r w:rsidRPr="00451F33">
              <w:rPr>
                <w:color w:val="0B0C0C"/>
                <w:sz w:val="21"/>
                <w:szCs w:val="21"/>
              </w:rPr>
              <w:t>390</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1FCDD8DF" w14:textId="77777777">
            <w:pPr>
              <w:pStyle w:val="EBBodyPara"/>
              <w:jc w:val="center"/>
              <w:rPr>
                <w:sz w:val="20"/>
                <w:szCs w:val="20"/>
                <w:highlight w:val="yellow"/>
              </w:rPr>
            </w:pPr>
            <w:r w:rsidRPr="00451F33">
              <w:rPr>
                <w:color w:val="0B0C0C"/>
                <w:sz w:val="21"/>
                <w:szCs w:val="21"/>
              </w:rPr>
              <w:t>130</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370593A4" w14:textId="77777777">
            <w:pPr>
              <w:pStyle w:val="EBBodyPara"/>
              <w:jc w:val="center"/>
              <w:rPr>
                <w:color w:val="auto"/>
                <w:highlight w:val="yellow"/>
              </w:rPr>
            </w:pPr>
            <w:r w:rsidRPr="00451F33">
              <w:rPr>
                <w:color w:val="0B0C0C"/>
                <w:sz w:val="21"/>
                <w:szCs w:val="21"/>
              </w:rPr>
              <w:t>260</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6BFDCFFE" w14:textId="77777777">
            <w:pPr>
              <w:pStyle w:val="EBBodyPara"/>
              <w:jc w:val="center"/>
              <w:rPr>
                <w:color w:val="auto"/>
                <w:highlight w:val="yellow"/>
              </w:rPr>
            </w:pPr>
            <w:r w:rsidRPr="00451F33">
              <w:rPr>
                <w:color w:val="0B0C0C"/>
                <w:sz w:val="21"/>
                <w:szCs w:val="21"/>
              </w:rPr>
              <w:t>390</w:t>
            </w:r>
          </w:p>
        </w:tc>
      </w:tr>
      <w:tr w:rsidRPr="00CE6C21" w:rsidR="00554C21" w:rsidTr="00F94234" w14:paraId="3D143DF2" w14:textId="77777777">
        <w:trPr>
          <w:trHeight w:val="271" w:hRule="exact"/>
          <w:jc w:val="center"/>
        </w:trPr>
        <w:tc>
          <w:tcPr>
            <w:tcW w:w="1953" w:type="dxa"/>
            <w:tcBorders>
              <w:right w:val="single" w:color="auto" w:sz="4" w:space="0"/>
            </w:tcBorders>
            <w:noWrap/>
            <w:hideMark/>
          </w:tcPr>
          <w:p w:rsidRPr="00451F33" w:rsidR="00554C21" w:rsidP="001862D1" w:rsidRDefault="00554C21" w14:paraId="2E8DEC6A" w14:textId="77777777">
            <w:pPr>
              <w:pStyle w:val="EBBodyPara"/>
              <w:jc w:val="both"/>
              <w:rPr>
                <w:color w:val="auto"/>
                <w:highlight w:val="yellow"/>
              </w:rPr>
            </w:pPr>
            <w:r w:rsidRPr="00451F33">
              <w:rPr>
                <w:color w:val="0B0C0C"/>
                <w:sz w:val="21"/>
                <w:szCs w:val="21"/>
              </w:rPr>
              <w:t>2026</w:t>
            </w:r>
          </w:p>
        </w:tc>
        <w:tc>
          <w:tcPr>
            <w:tcW w:w="1050" w:type="dxa"/>
            <w:tcBorders>
              <w:right w:val="single" w:color="auto" w:sz="4" w:space="0"/>
            </w:tcBorders>
            <w:shd w:val="clear" w:color="000000" w:fill="FFFFFF"/>
          </w:tcPr>
          <w:p w:rsidRPr="00451F33" w:rsidR="00554C21" w:rsidP="001862D1" w:rsidRDefault="00554C21" w14:paraId="15B35D9A" w14:textId="77777777">
            <w:pPr>
              <w:pStyle w:val="EBBodyPara"/>
              <w:jc w:val="center"/>
              <w:rPr>
                <w:sz w:val="20"/>
                <w:szCs w:val="20"/>
                <w:highlight w:val="yellow"/>
              </w:rPr>
            </w:pPr>
            <w:r w:rsidRPr="00451F33">
              <w:rPr>
                <w:color w:val="0B0C0C"/>
                <w:sz w:val="21"/>
                <w:szCs w:val="21"/>
              </w:rPr>
              <w:t>132</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D1AA52E" w14:textId="77777777">
            <w:pPr>
              <w:pStyle w:val="EBBodyPara"/>
              <w:jc w:val="center"/>
              <w:rPr>
                <w:color w:val="auto"/>
                <w:highlight w:val="yellow"/>
              </w:rPr>
            </w:pPr>
            <w:r w:rsidRPr="00451F33">
              <w:rPr>
                <w:color w:val="0B0C0C"/>
                <w:sz w:val="21"/>
                <w:szCs w:val="21"/>
              </w:rPr>
              <w:t>264</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23F8D16" w14:textId="77777777">
            <w:pPr>
              <w:pStyle w:val="EBBodyPara"/>
              <w:jc w:val="center"/>
              <w:rPr>
                <w:color w:val="auto"/>
                <w:highlight w:val="yellow"/>
              </w:rPr>
            </w:pPr>
            <w:r w:rsidRPr="00451F33">
              <w:rPr>
                <w:color w:val="0B0C0C"/>
                <w:sz w:val="21"/>
                <w:szCs w:val="21"/>
              </w:rPr>
              <w:t>396</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7B144162" w14:textId="77777777">
            <w:pPr>
              <w:pStyle w:val="EBBodyPara"/>
              <w:jc w:val="center"/>
              <w:rPr>
                <w:sz w:val="20"/>
                <w:szCs w:val="20"/>
                <w:highlight w:val="yellow"/>
              </w:rPr>
            </w:pPr>
            <w:r w:rsidRPr="00451F33">
              <w:rPr>
                <w:color w:val="0B0C0C"/>
                <w:sz w:val="21"/>
                <w:szCs w:val="21"/>
              </w:rPr>
              <w:t>132</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31D35E0" w14:textId="77777777">
            <w:pPr>
              <w:pStyle w:val="EBBodyPara"/>
              <w:jc w:val="center"/>
              <w:rPr>
                <w:color w:val="auto"/>
                <w:highlight w:val="yellow"/>
              </w:rPr>
            </w:pPr>
            <w:r w:rsidRPr="00451F33">
              <w:rPr>
                <w:color w:val="0B0C0C"/>
                <w:sz w:val="21"/>
                <w:szCs w:val="21"/>
              </w:rPr>
              <w:t>264</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2A8B429" w14:textId="77777777">
            <w:pPr>
              <w:pStyle w:val="EBBodyPara"/>
              <w:jc w:val="center"/>
              <w:rPr>
                <w:color w:val="auto"/>
                <w:highlight w:val="yellow"/>
              </w:rPr>
            </w:pPr>
            <w:r w:rsidRPr="00451F33">
              <w:rPr>
                <w:color w:val="0B0C0C"/>
                <w:sz w:val="21"/>
                <w:szCs w:val="21"/>
              </w:rPr>
              <w:t>396</w:t>
            </w:r>
          </w:p>
        </w:tc>
      </w:tr>
      <w:tr w:rsidRPr="00CE6C21" w:rsidR="00554C21" w:rsidTr="00F94234" w14:paraId="685ABDEC" w14:textId="77777777">
        <w:trPr>
          <w:trHeight w:val="271" w:hRule="exact"/>
          <w:jc w:val="center"/>
        </w:trPr>
        <w:tc>
          <w:tcPr>
            <w:tcW w:w="1953" w:type="dxa"/>
            <w:tcBorders>
              <w:right w:val="single" w:color="auto" w:sz="4" w:space="0"/>
            </w:tcBorders>
            <w:noWrap/>
            <w:hideMark/>
          </w:tcPr>
          <w:p w:rsidRPr="00451F33" w:rsidR="00554C21" w:rsidP="001862D1" w:rsidRDefault="00554C21" w14:paraId="4C993778" w14:textId="77777777">
            <w:pPr>
              <w:pStyle w:val="EBBodyPara"/>
              <w:jc w:val="both"/>
              <w:rPr>
                <w:color w:val="auto"/>
                <w:highlight w:val="yellow"/>
              </w:rPr>
            </w:pPr>
            <w:r w:rsidRPr="00451F33">
              <w:rPr>
                <w:color w:val="0B0C0C"/>
                <w:sz w:val="21"/>
                <w:szCs w:val="21"/>
              </w:rPr>
              <w:t>2027</w:t>
            </w:r>
          </w:p>
        </w:tc>
        <w:tc>
          <w:tcPr>
            <w:tcW w:w="1050" w:type="dxa"/>
            <w:tcBorders>
              <w:right w:val="single" w:color="auto" w:sz="4" w:space="0"/>
            </w:tcBorders>
            <w:shd w:val="clear" w:color="000000" w:fill="FFFFFF"/>
          </w:tcPr>
          <w:p w:rsidRPr="00451F33" w:rsidR="00554C21" w:rsidP="001862D1" w:rsidRDefault="00554C21" w14:paraId="2CF1C62B" w14:textId="77777777">
            <w:pPr>
              <w:pStyle w:val="EBBodyPara"/>
              <w:jc w:val="center"/>
              <w:rPr>
                <w:sz w:val="20"/>
                <w:szCs w:val="20"/>
                <w:highlight w:val="yellow"/>
              </w:rPr>
            </w:pPr>
            <w:r w:rsidRPr="00451F33">
              <w:rPr>
                <w:color w:val="0B0C0C"/>
                <w:sz w:val="21"/>
                <w:szCs w:val="21"/>
              </w:rPr>
              <w:t>134</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24C35B7" w14:textId="77777777">
            <w:pPr>
              <w:pStyle w:val="EBBodyPara"/>
              <w:jc w:val="center"/>
              <w:rPr>
                <w:color w:val="auto"/>
                <w:highlight w:val="yellow"/>
              </w:rPr>
            </w:pPr>
            <w:r w:rsidRPr="00451F33">
              <w:rPr>
                <w:color w:val="0B0C0C"/>
                <w:sz w:val="21"/>
                <w:szCs w:val="21"/>
              </w:rPr>
              <w:t>268</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0B57C01" w14:textId="77777777">
            <w:pPr>
              <w:pStyle w:val="EBBodyPara"/>
              <w:jc w:val="center"/>
              <w:rPr>
                <w:color w:val="auto"/>
                <w:highlight w:val="yellow"/>
              </w:rPr>
            </w:pPr>
            <w:r w:rsidRPr="00451F33">
              <w:rPr>
                <w:color w:val="0B0C0C"/>
                <w:sz w:val="21"/>
                <w:szCs w:val="21"/>
              </w:rPr>
              <w:t>402</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5D6319FD" w14:textId="77777777">
            <w:pPr>
              <w:pStyle w:val="EBBodyPara"/>
              <w:jc w:val="center"/>
              <w:rPr>
                <w:sz w:val="20"/>
                <w:szCs w:val="20"/>
                <w:highlight w:val="yellow"/>
              </w:rPr>
            </w:pPr>
            <w:r w:rsidRPr="00451F33">
              <w:rPr>
                <w:color w:val="0B0C0C"/>
                <w:sz w:val="21"/>
                <w:szCs w:val="21"/>
              </w:rPr>
              <w:t>134</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3DE8E0C4" w14:textId="77777777">
            <w:pPr>
              <w:pStyle w:val="EBBodyPara"/>
              <w:jc w:val="center"/>
              <w:rPr>
                <w:color w:val="auto"/>
                <w:highlight w:val="yellow"/>
              </w:rPr>
            </w:pPr>
            <w:r w:rsidRPr="00451F33">
              <w:rPr>
                <w:color w:val="0B0C0C"/>
                <w:sz w:val="21"/>
                <w:szCs w:val="21"/>
              </w:rPr>
              <w:t>268</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A03A196" w14:textId="77777777">
            <w:pPr>
              <w:pStyle w:val="EBBodyPara"/>
              <w:jc w:val="center"/>
              <w:rPr>
                <w:color w:val="auto"/>
                <w:highlight w:val="yellow"/>
              </w:rPr>
            </w:pPr>
            <w:r w:rsidRPr="00451F33">
              <w:rPr>
                <w:color w:val="0B0C0C"/>
                <w:sz w:val="21"/>
                <w:szCs w:val="21"/>
              </w:rPr>
              <w:t>402</w:t>
            </w:r>
          </w:p>
        </w:tc>
      </w:tr>
      <w:tr w:rsidRPr="00CE6C21" w:rsidR="00554C21" w:rsidTr="00F94234" w14:paraId="6A96277D" w14:textId="77777777">
        <w:trPr>
          <w:trHeight w:val="271" w:hRule="exact"/>
          <w:jc w:val="center"/>
        </w:trPr>
        <w:tc>
          <w:tcPr>
            <w:tcW w:w="1953" w:type="dxa"/>
            <w:tcBorders>
              <w:right w:val="single" w:color="auto" w:sz="4" w:space="0"/>
            </w:tcBorders>
            <w:noWrap/>
            <w:hideMark/>
          </w:tcPr>
          <w:p w:rsidRPr="00451F33" w:rsidR="00554C21" w:rsidP="001862D1" w:rsidRDefault="00554C21" w14:paraId="7C34FD0B" w14:textId="77777777">
            <w:pPr>
              <w:pStyle w:val="EBBodyPara"/>
              <w:jc w:val="both"/>
              <w:rPr>
                <w:color w:val="auto"/>
                <w:highlight w:val="yellow"/>
              </w:rPr>
            </w:pPr>
            <w:r w:rsidRPr="00451F33">
              <w:rPr>
                <w:color w:val="0B0C0C"/>
                <w:sz w:val="21"/>
                <w:szCs w:val="21"/>
              </w:rPr>
              <w:t>2028</w:t>
            </w:r>
          </w:p>
        </w:tc>
        <w:tc>
          <w:tcPr>
            <w:tcW w:w="1050" w:type="dxa"/>
            <w:tcBorders>
              <w:right w:val="single" w:color="auto" w:sz="4" w:space="0"/>
            </w:tcBorders>
            <w:shd w:val="clear" w:color="000000" w:fill="FFFFFF"/>
          </w:tcPr>
          <w:p w:rsidRPr="00451F33" w:rsidR="00554C21" w:rsidP="001862D1" w:rsidRDefault="00554C21" w14:paraId="17DC87EF" w14:textId="77777777">
            <w:pPr>
              <w:pStyle w:val="EBBodyPara"/>
              <w:jc w:val="center"/>
              <w:rPr>
                <w:sz w:val="20"/>
                <w:szCs w:val="20"/>
                <w:highlight w:val="yellow"/>
              </w:rPr>
            </w:pPr>
            <w:r w:rsidRPr="00451F33">
              <w:rPr>
                <w:color w:val="0B0C0C"/>
                <w:sz w:val="21"/>
                <w:szCs w:val="21"/>
              </w:rPr>
              <w:t>136</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25795E6" w14:textId="77777777">
            <w:pPr>
              <w:pStyle w:val="EBBodyPara"/>
              <w:jc w:val="center"/>
              <w:rPr>
                <w:color w:val="auto"/>
                <w:highlight w:val="yellow"/>
              </w:rPr>
            </w:pPr>
            <w:r w:rsidRPr="00451F33">
              <w:rPr>
                <w:color w:val="0B0C0C"/>
                <w:sz w:val="21"/>
                <w:szCs w:val="21"/>
              </w:rPr>
              <w:t>272</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51E4343" w14:textId="77777777">
            <w:pPr>
              <w:pStyle w:val="EBBodyPara"/>
              <w:jc w:val="center"/>
              <w:rPr>
                <w:color w:val="auto"/>
                <w:highlight w:val="yellow"/>
              </w:rPr>
            </w:pPr>
            <w:r w:rsidRPr="00451F33">
              <w:rPr>
                <w:color w:val="0B0C0C"/>
                <w:sz w:val="21"/>
                <w:szCs w:val="21"/>
              </w:rPr>
              <w:t>408</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25074FB7" w14:textId="77777777">
            <w:pPr>
              <w:pStyle w:val="EBBodyPara"/>
              <w:jc w:val="center"/>
              <w:rPr>
                <w:sz w:val="20"/>
                <w:szCs w:val="20"/>
                <w:highlight w:val="yellow"/>
              </w:rPr>
            </w:pPr>
            <w:r w:rsidRPr="00451F33">
              <w:rPr>
                <w:color w:val="0B0C0C"/>
                <w:sz w:val="21"/>
                <w:szCs w:val="21"/>
              </w:rPr>
              <w:t>136</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489D8F4" w14:textId="77777777">
            <w:pPr>
              <w:pStyle w:val="EBBodyPara"/>
              <w:jc w:val="center"/>
              <w:rPr>
                <w:color w:val="auto"/>
                <w:highlight w:val="yellow"/>
              </w:rPr>
            </w:pPr>
            <w:r w:rsidRPr="00451F33">
              <w:rPr>
                <w:color w:val="0B0C0C"/>
                <w:sz w:val="21"/>
                <w:szCs w:val="21"/>
              </w:rPr>
              <w:t>272</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754C854" w14:textId="77777777">
            <w:pPr>
              <w:pStyle w:val="EBBodyPara"/>
              <w:jc w:val="center"/>
              <w:rPr>
                <w:color w:val="auto"/>
                <w:highlight w:val="yellow"/>
              </w:rPr>
            </w:pPr>
            <w:r w:rsidRPr="00451F33">
              <w:rPr>
                <w:color w:val="0B0C0C"/>
                <w:sz w:val="21"/>
                <w:szCs w:val="21"/>
              </w:rPr>
              <w:t>408</w:t>
            </w:r>
          </w:p>
        </w:tc>
      </w:tr>
      <w:tr w:rsidRPr="00CE6C21" w:rsidR="00554C21" w:rsidTr="00F94234" w14:paraId="50ED30D1" w14:textId="77777777">
        <w:trPr>
          <w:trHeight w:val="271" w:hRule="exact"/>
          <w:jc w:val="center"/>
        </w:trPr>
        <w:tc>
          <w:tcPr>
            <w:tcW w:w="1953" w:type="dxa"/>
            <w:tcBorders>
              <w:right w:val="single" w:color="auto" w:sz="4" w:space="0"/>
            </w:tcBorders>
            <w:noWrap/>
            <w:hideMark/>
          </w:tcPr>
          <w:p w:rsidRPr="00451F33" w:rsidR="00554C21" w:rsidP="001862D1" w:rsidRDefault="00554C21" w14:paraId="1D75D29C" w14:textId="77777777">
            <w:pPr>
              <w:pStyle w:val="EBBodyPara"/>
              <w:jc w:val="both"/>
              <w:rPr>
                <w:color w:val="auto"/>
                <w:highlight w:val="yellow"/>
              </w:rPr>
            </w:pPr>
            <w:r w:rsidRPr="00451F33">
              <w:rPr>
                <w:color w:val="0B0C0C"/>
                <w:sz w:val="21"/>
                <w:szCs w:val="21"/>
              </w:rPr>
              <w:t>2029</w:t>
            </w:r>
          </w:p>
        </w:tc>
        <w:tc>
          <w:tcPr>
            <w:tcW w:w="1050" w:type="dxa"/>
            <w:tcBorders>
              <w:right w:val="single" w:color="auto" w:sz="4" w:space="0"/>
            </w:tcBorders>
            <w:shd w:val="clear" w:color="000000" w:fill="FFFFFF"/>
          </w:tcPr>
          <w:p w:rsidRPr="00451F33" w:rsidR="00554C21" w:rsidP="001862D1" w:rsidRDefault="00554C21" w14:paraId="4C1D693D" w14:textId="77777777">
            <w:pPr>
              <w:pStyle w:val="EBBodyPara"/>
              <w:jc w:val="center"/>
              <w:rPr>
                <w:sz w:val="20"/>
                <w:szCs w:val="20"/>
                <w:highlight w:val="yellow"/>
              </w:rPr>
            </w:pPr>
            <w:r w:rsidRPr="00451F33">
              <w:rPr>
                <w:color w:val="0B0C0C"/>
                <w:sz w:val="21"/>
                <w:szCs w:val="21"/>
              </w:rPr>
              <w:t>138</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F5B1657" w14:textId="77777777">
            <w:pPr>
              <w:pStyle w:val="EBBodyPara"/>
              <w:jc w:val="center"/>
              <w:rPr>
                <w:color w:val="auto"/>
                <w:highlight w:val="yellow"/>
              </w:rPr>
            </w:pPr>
            <w:r w:rsidRPr="00451F33">
              <w:rPr>
                <w:color w:val="0B0C0C"/>
                <w:sz w:val="21"/>
                <w:szCs w:val="21"/>
              </w:rPr>
              <w:t>276</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474BE88" w14:textId="77777777">
            <w:pPr>
              <w:pStyle w:val="EBBodyPara"/>
              <w:jc w:val="center"/>
              <w:rPr>
                <w:color w:val="auto"/>
                <w:highlight w:val="yellow"/>
              </w:rPr>
            </w:pPr>
            <w:r w:rsidRPr="00451F33">
              <w:rPr>
                <w:color w:val="0B0C0C"/>
                <w:sz w:val="21"/>
                <w:szCs w:val="21"/>
              </w:rPr>
              <w:t>414</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0DBE205B" w14:textId="77777777">
            <w:pPr>
              <w:pStyle w:val="EBBodyPara"/>
              <w:jc w:val="center"/>
              <w:rPr>
                <w:sz w:val="20"/>
                <w:szCs w:val="20"/>
                <w:highlight w:val="yellow"/>
              </w:rPr>
            </w:pPr>
            <w:r w:rsidRPr="00451F33">
              <w:rPr>
                <w:color w:val="0B0C0C"/>
                <w:sz w:val="21"/>
                <w:szCs w:val="21"/>
              </w:rPr>
              <w:t>138</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1EBF855" w14:textId="77777777">
            <w:pPr>
              <w:pStyle w:val="EBBodyPara"/>
              <w:jc w:val="center"/>
              <w:rPr>
                <w:color w:val="auto"/>
                <w:highlight w:val="yellow"/>
              </w:rPr>
            </w:pPr>
            <w:r w:rsidRPr="00451F33">
              <w:rPr>
                <w:color w:val="0B0C0C"/>
                <w:sz w:val="21"/>
                <w:szCs w:val="21"/>
              </w:rPr>
              <w:t>276</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64A2B456" w14:textId="77777777">
            <w:pPr>
              <w:pStyle w:val="EBBodyPara"/>
              <w:jc w:val="center"/>
              <w:rPr>
                <w:color w:val="auto"/>
                <w:highlight w:val="yellow"/>
              </w:rPr>
            </w:pPr>
            <w:r w:rsidRPr="00451F33">
              <w:rPr>
                <w:color w:val="0B0C0C"/>
                <w:sz w:val="21"/>
                <w:szCs w:val="21"/>
              </w:rPr>
              <w:t>414</w:t>
            </w:r>
          </w:p>
        </w:tc>
      </w:tr>
      <w:tr w:rsidRPr="00CE6C21" w:rsidR="00554C21" w:rsidTr="00F94234" w14:paraId="7BD97AE9" w14:textId="77777777">
        <w:trPr>
          <w:trHeight w:val="271" w:hRule="exact"/>
          <w:jc w:val="center"/>
        </w:trPr>
        <w:tc>
          <w:tcPr>
            <w:tcW w:w="1953" w:type="dxa"/>
            <w:tcBorders>
              <w:right w:val="single" w:color="auto" w:sz="4" w:space="0"/>
            </w:tcBorders>
            <w:noWrap/>
            <w:hideMark/>
          </w:tcPr>
          <w:p w:rsidRPr="00451F33" w:rsidR="00554C21" w:rsidP="001862D1" w:rsidRDefault="00554C21" w14:paraId="36769925" w14:textId="77777777">
            <w:pPr>
              <w:pStyle w:val="EBBodyPara"/>
              <w:jc w:val="both"/>
              <w:rPr>
                <w:color w:val="auto"/>
                <w:highlight w:val="yellow"/>
              </w:rPr>
            </w:pPr>
            <w:r w:rsidRPr="00451F33">
              <w:rPr>
                <w:color w:val="0B0C0C"/>
                <w:sz w:val="21"/>
                <w:szCs w:val="21"/>
              </w:rPr>
              <w:t>2030</w:t>
            </w:r>
          </w:p>
        </w:tc>
        <w:tc>
          <w:tcPr>
            <w:tcW w:w="1050" w:type="dxa"/>
            <w:tcBorders>
              <w:right w:val="single" w:color="auto" w:sz="4" w:space="0"/>
            </w:tcBorders>
            <w:shd w:val="clear" w:color="000000" w:fill="FFFFFF"/>
          </w:tcPr>
          <w:p w:rsidRPr="00451F33" w:rsidR="00554C21" w:rsidP="001862D1" w:rsidRDefault="00554C21" w14:paraId="7EDDE466" w14:textId="77777777">
            <w:pPr>
              <w:pStyle w:val="EBBodyPara"/>
              <w:jc w:val="center"/>
              <w:rPr>
                <w:sz w:val="20"/>
                <w:szCs w:val="20"/>
                <w:highlight w:val="yellow"/>
              </w:rPr>
            </w:pPr>
            <w:r w:rsidRPr="00451F33">
              <w:rPr>
                <w:color w:val="0B0C0C"/>
                <w:sz w:val="21"/>
                <w:szCs w:val="21"/>
              </w:rPr>
              <w:t>140</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1901398" w14:textId="77777777">
            <w:pPr>
              <w:pStyle w:val="EBBodyPara"/>
              <w:jc w:val="center"/>
              <w:rPr>
                <w:color w:val="auto"/>
                <w:highlight w:val="yellow"/>
              </w:rPr>
            </w:pPr>
            <w:r w:rsidRPr="00451F33">
              <w:rPr>
                <w:color w:val="0B0C0C"/>
                <w:sz w:val="21"/>
                <w:szCs w:val="21"/>
              </w:rPr>
              <w:t>280</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F4C6F7C" w14:textId="77777777">
            <w:pPr>
              <w:pStyle w:val="EBBodyPara"/>
              <w:jc w:val="center"/>
              <w:rPr>
                <w:color w:val="auto"/>
                <w:highlight w:val="yellow"/>
              </w:rPr>
            </w:pPr>
            <w:r w:rsidRPr="00451F33">
              <w:rPr>
                <w:color w:val="0B0C0C"/>
                <w:sz w:val="21"/>
                <w:szCs w:val="21"/>
              </w:rPr>
              <w:t>420</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225DA38B" w14:textId="77777777">
            <w:pPr>
              <w:pStyle w:val="EBBodyPara"/>
              <w:jc w:val="center"/>
              <w:rPr>
                <w:sz w:val="20"/>
                <w:szCs w:val="20"/>
                <w:highlight w:val="yellow"/>
              </w:rPr>
            </w:pPr>
            <w:r w:rsidRPr="00451F33">
              <w:rPr>
                <w:color w:val="0B0C0C"/>
                <w:sz w:val="21"/>
                <w:szCs w:val="21"/>
              </w:rPr>
              <w:t>140</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D57C783" w14:textId="77777777">
            <w:pPr>
              <w:pStyle w:val="EBBodyPara"/>
              <w:jc w:val="center"/>
              <w:rPr>
                <w:color w:val="auto"/>
                <w:highlight w:val="yellow"/>
              </w:rPr>
            </w:pPr>
            <w:r w:rsidRPr="00451F33">
              <w:rPr>
                <w:color w:val="0B0C0C"/>
                <w:sz w:val="21"/>
                <w:szCs w:val="21"/>
              </w:rPr>
              <w:t>280</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2B8DD963" w14:textId="77777777">
            <w:pPr>
              <w:pStyle w:val="EBBodyPara"/>
              <w:jc w:val="center"/>
              <w:rPr>
                <w:color w:val="auto"/>
                <w:highlight w:val="yellow"/>
              </w:rPr>
            </w:pPr>
            <w:r w:rsidRPr="00451F33">
              <w:rPr>
                <w:color w:val="0B0C0C"/>
                <w:sz w:val="21"/>
                <w:szCs w:val="21"/>
              </w:rPr>
              <w:t>420</w:t>
            </w:r>
          </w:p>
        </w:tc>
      </w:tr>
      <w:tr w:rsidRPr="00CE6C21" w:rsidR="00554C21" w:rsidTr="00F94234" w14:paraId="5DC61CF9" w14:textId="77777777">
        <w:trPr>
          <w:trHeight w:val="271" w:hRule="exact"/>
          <w:jc w:val="center"/>
        </w:trPr>
        <w:tc>
          <w:tcPr>
            <w:tcW w:w="1953" w:type="dxa"/>
            <w:tcBorders>
              <w:right w:val="single" w:color="auto" w:sz="4" w:space="0"/>
            </w:tcBorders>
            <w:noWrap/>
            <w:hideMark/>
          </w:tcPr>
          <w:p w:rsidRPr="00451F33" w:rsidR="00554C21" w:rsidP="001862D1" w:rsidRDefault="00554C21" w14:paraId="614D3594" w14:textId="77777777">
            <w:pPr>
              <w:pStyle w:val="EBBodyPara"/>
              <w:jc w:val="both"/>
              <w:rPr>
                <w:color w:val="auto"/>
                <w:highlight w:val="yellow"/>
              </w:rPr>
            </w:pPr>
            <w:r w:rsidRPr="00451F33">
              <w:rPr>
                <w:color w:val="0B0C0C"/>
                <w:sz w:val="21"/>
                <w:szCs w:val="21"/>
              </w:rPr>
              <w:t>2031</w:t>
            </w:r>
          </w:p>
        </w:tc>
        <w:tc>
          <w:tcPr>
            <w:tcW w:w="1050" w:type="dxa"/>
            <w:tcBorders>
              <w:right w:val="single" w:color="auto" w:sz="4" w:space="0"/>
            </w:tcBorders>
            <w:shd w:val="clear" w:color="000000" w:fill="FFFFFF"/>
          </w:tcPr>
          <w:p w:rsidRPr="00451F33" w:rsidR="00554C21" w:rsidP="001862D1" w:rsidRDefault="00554C21" w14:paraId="6A0D4F32" w14:textId="77777777">
            <w:pPr>
              <w:pStyle w:val="EBBodyPara"/>
              <w:jc w:val="center"/>
              <w:rPr>
                <w:sz w:val="20"/>
                <w:szCs w:val="20"/>
                <w:highlight w:val="yellow"/>
              </w:rPr>
            </w:pPr>
            <w:r w:rsidRPr="00451F33">
              <w:rPr>
                <w:color w:val="0B0C0C"/>
                <w:sz w:val="21"/>
                <w:szCs w:val="21"/>
              </w:rPr>
              <w:t>142</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BA4289A" w14:textId="77777777">
            <w:pPr>
              <w:pStyle w:val="EBBodyPara"/>
              <w:jc w:val="center"/>
              <w:rPr>
                <w:color w:val="auto"/>
                <w:highlight w:val="yellow"/>
              </w:rPr>
            </w:pPr>
            <w:r w:rsidRPr="00451F33">
              <w:rPr>
                <w:color w:val="0B0C0C"/>
                <w:sz w:val="21"/>
                <w:szCs w:val="21"/>
              </w:rPr>
              <w:t>285</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3B663F5" w14:textId="77777777">
            <w:pPr>
              <w:pStyle w:val="EBBodyPara"/>
              <w:jc w:val="center"/>
              <w:rPr>
                <w:color w:val="auto"/>
                <w:highlight w:val="yellow"/>
              </w:rPr>
            </w:pPr>
            <w:r w:rsidRPr="00451F33">
              <w:rPr>
                <w:color w:val="0B0C0C"/>
                <w:sz w:val="21"/>
                <w:szCs w:val="21"/>
              </w:rPr>
              <w:t>427</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0725507A" w14:textId="77777777">
            <w:pPr>
              <w:pStyle w:val="EBBodyPara"/>
              <w:jc w:val="center"/>
              <w:rPr>
                <w:sz w:val="20"/>
                <w:szCs w:val="20"/>
                <w:highlight w:val="yellow"/>
              </w:rPr>
            </w:pPr>
            <w:r w:rsidRPr="00451F33">
              <w:rPr>
                <w:color w:val="0B0C0C"/>
                <w:sz w:val="21"/>
                <w:szCs w:val="21"/>
              </w:rPr>
              <w:t>142</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3D8CFAB6" w14:textId="77777777">
            <w:pPr>
              <w:pStyle w:val="EBBodyPara"/>
              <w:jc w:val="center"/>
              <w:rPr>
                <w:color w:val="auto"/>
                <w:highlight w:val="yellow"/>
              </w:rPr>
            </w:pPr>
            <w:r w:rsidRPr="00451F33">
              <w:rPr>
                <w:color w:val="0B0C0C"/>
                <w:sz w:val="21"/>
                <w:szCs w:val="21"/>
              </w:rPr>
              <w:t>285</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647B0044" w14:textId="77777777">
            <w:pPr>
              <w:pStyle w:val="EBBodyPara"/>
              <w:jc w:val="center"/>
              <w:rPr>
                <w:color w:val="auto"/>
                <w:highlight w:val="yellow"/>
              </w:rPr>
            </w:pPr>
            <w:r w:rsidRPr="00451F33">
              <w:rPr>
                <w:color w:val="0B0C0C"/>
                <w:sz w:val="21"/>
                <w:szCs w:val="21"/>
              </w:rPr>
              <w:t>427</w:t>
            </w:r>
          </w:p>
        </w:tc>
      </w:tr>
      <w:tr w:rsidRPr="00CE6C21" w:rsidR="00554C21" w:rsidTr="00F94234" w14:paraId="6914801B" w14:textId="77777777">
        <w:trPr>
          <w:trHeight w:val="271" w:hRule="exact"/>
          <w:jc w:val="center"/>
        </w:trPr>
        <w:tc>
          <w:tcPr>
            <w:tcW w:w="1953" w:type="dxa"/>
            <w:tcBorders>
              <w:right w:val="single" w:color="auto" w:sz="4" w:space="0"/>
            </w:tcBorders>
            <w:noWrap/>
            <w:hideMark/>
          </w:tcPr>
          <w:p w:rsidRPr="00451F33" w:rsidR="00554C21" w:rsidP="001862D1" w:rsidRDefault="00554C21" w14:paraId="1452685B" w14:textId="77777777">
            <w:pPr>
              <w:pStyle w:val="EBBodyPara"/>
              <w:jc w:val="both"/>
              <w:rPr>
                <w:color w:val="auto"/>
                <w:highlight w:val="yellow"/>
              </w:rPr>
            </w:pPr>
            <w:r w:rsidRPr="00451F33">
              <w:rPr>
                <w:color w:val="0B0C0C"/>
                <w:sz w:val="21"/>
                <w:szCs w:val="21"/>
              </w:rPr>
              <w:t>2032</w:t>
            </w:r>
          </w:p>
        </w:tc>
        <w:tc>
          <w:tcPr>
            <w:tcW w:w="1050" w:type="dxa"/>
            <w:tcBorders>
              <w:right w:val="single" w:color="auto" w:sz="4" w:space="0"/>
            </w:tcBorders>
            <w:shd w:val="clear" w:color="000000" w:fill="FFFFFF"/>
          </w:tcPr>
          <w:p w:rsidRPr="00451F33" w:rsidR="00554C21" w:rsidP="001862D1" w:rsidRDefault="00554C21" w14:paraId="387A341D" w14:textId="77777777">
            <w:pPr>
              <w:pStyle w:val="EBBodyPara"/>
              <w:jc w:val="center"/>
              <w:rPr>
                <w:sz w:val="20"/>
                <w:szCs w:val="20"/>
                <w:highlight w:val="yellow"/>
              </w:rPr>
            </w:pPr>
            <w:r w:rsidRPr="00451F33">
              <w:rPr>
                <w:color w:val="0B0C0C"/>
                <w:sz w:val="21"/>
                <w:szCs w:val="21"/>
              </w:rPr>
              <w:t>144</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432E1A32" w14:textId="77777777">
            <w:pPr>
              <w:pStyle w:val="EBBodyPara"/>
              <w:jc w:val="center"/>
              <w:rPr>
                <w:color w:val="auto"/>
                <w:highlight w:val="yellow"/>
              </w:rPr>
            </w:pPr>
            <w:r w:rsidRPr="00451F33">
              <w:rPr>
                <w:color w:val="0B0C0C"/>
                <w:sz w:val="21"/>
                <w:szCs w:val="21"/>
              </w:rPr>
              <w:t>289</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AAFCBF3" w14:textId="77777777">
            <w:pPr>
              <w:pStyle w:val="EBBodyPara"/>
              <w:jc w:val="center"/>
              <w:rPr>
                <w:color w:val="auto"/>
                <w:highlight w:val="yellow"/>
              </w:rPr>
            </w:pPr>
            <w:r w:rsidRPr="00451F33">
              <w:rPr>
                <w:color w:val="0B0C0C"/>
                <w:sz w:val="21"/>
                <w:szCs w:val="21"/>
              </w:rPr>
              <w:t>433</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253016AD" w14:textId="77777777">
            <w:pPr>
              <w:pStyle w:val="EBBodyPara"/>
              <w:jc w:val="center"/>
              <w:rPr>
                <w:sz w:val="20"/>
                <w:szCs w:val="20"/>
                <w:highlight w:val="yellow"/>
              </w:rPr>
            </w:pPr>
            <w:r w:rsidRPr="00451F33">
              <w:rPr>
                <w:color w:val="0B0C0C"/>
                <w:sz w:val="21"/>
                <w:szCs w:val="21"/>
              </w:rPr>
              <w:t>144</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40E2A5D1" w14:textId="77777777">
            <w:pPr>
              <w:pStyle w:val="EBBodyPara"/>
              <w:jc w:val="center"/>
              <w:rPr>
                <w:color w:val="auto"/>
                <w:highlight w:val="yellow"/>
              </w:rPr>
            </w:pPr>
            <w:r w:rsidRPr="00451F33">
              <w:rPr>
                <w:color w:val="0B0C0C"/>
                <w:sz w:val="21"/>
                <w:szCs w:val="21"/>
              </w:rPr>
              <w:t>289</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2001AE4" w14:textId="77777777">
            <w:pPr>
              <w:pStyle w:val="EBBodyPara"/>
              <w:jc w:val="center"/>
              <w:rPr>
                <w:color w:val="auto"/>
                <w:highlight w:val="yellow"/>
              </w:rPr>
            </w:pPr>
            <w:r w:rsidRPr="00451F33">
              <w:rPr>
                <w:color w:val="0B0C0C"/>
                <w:sz w:val="21"/>
                <w:szCs w:val="21"/>
              </w:rPr>
              <w:t>433</w:t>
            </w:r>
          </w:p>
        </w:tc>
      </w:tr>
      <w:tr w:rsidRPr="00CE6C21" w:rsidR="00554C21" w:rsidTr="00F94234" w14:paraId="3C35C87F" w14:textId="77777777">
        <w:trPr>
          <w:trHeight w:val="271" w:hRule="exact"/>
          <w:jc w:val="center"/>
        </w:trPr>
        <w:tc>
          <w:tcPr>
            <w:tcW w:w="1953" w:type="dxa"/>
            <w:tcBorders>
              <w:right w:val="single" w:color="auto" w:sz="4" w:space="0"/>
            </w:tcBorders>
            <w:noWrap/>
            <w:hideMark/>
          </w:tcPr>
          <w:p w:rsidRPr="00451F33" w:rsidR="00554C21" w:rsidP="001862D1" w:rsidRDefault="00554C21" w14:paraId="52837F7F" w14:textId="77777777">
            <w:pPr>
              <w:pStyle w:val="EBBodyPara"/>
              <w:jc w:val="both"/>
              <w:rPr>
                <w:color w:val="auto"/>
                <w:highlight w:val="yellow"/>
              </w:rPr>
            </w:pPr>
            <w:r w:rsidRPr="00451F33">
              <w:rPr>
                <w:color w:val="0B0C0C"/>
                <w:sz w:val="21"/>
                <w:szCs w:val="21"/>
              </w:rPr>
              <w:t>2033</w:t>
            </w:r>
          </w:p>
        </w:tc>
        <w:tc>
          <w:tcPr>
            <w:tcW w:w="1050" w:type="dxa"/>
            <w:tcBorders>
              <w:right w:val="single" w:color="auto" w:sz="4" w:space="0"/>
            </w:tcBorders>
            <w:shd w:val="clear" w:color="000000" w:fill="FFFFFF"/>
          </w:tcPr>
          <w:p w:rsidRPr="00451F33" w:rsidR="00554C21" w:rsidP="001862D1" w:rsidRDefault="00554C21" w14:paraId="19BF165D" w14:textId="77777777">
            <w:pPr>
              <w:pStyle w:val="EBBodyPara"/>
              <w:jc w:val="center"/>
              <w:rPr>
                <w:sz w:val="20"/>
                <w:szCs w:val="20"/>
                <w:highlight w:val="yellow"/>
              </w:rPr>
            </w:pPr>
            <w:r w:rsidRPr="00451F33">
              <w:rPr>
                <w:color w:val="0B0C0C"/>
                <w:sz w:val="21"/>
                <w:szCs w:val="21"/>
              </w:rPr>
              <w:t>147</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2C99E7D" w14:textId="77777777">
            <w:pPr>
              <w:pStyle w:val="EBBodyPara"/>
              <w:jc w:val="center"/>
              <w:rPr>
                <w:color w:val="auto"/>
                <w:highlight w:val="yellow"/>
              </w:rPr>
            </w:pPr>
            <w:r w:rsidRPr="00451F33">
              <w:rPr>
                <w:color w:val="0B0C0C"/>
                <w:sz w:val="21"/>
                <w:szCs w:val="21"/>
              </w:rPr>
              <w:t>293</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BD1FDCD" w14:textId="77777777">
            <w:pPr>
              <w:pStyle w:val="EBBodyPara"/>
              <w:jc w:val="center"/>
              <w:rPr>
                <w:color w:val="auto"/>
                <w:highlight w:val="yellow"/>
              </w:rPr>
            </w:pPr>
            <w:r w:rsidRPr="00451F33">
              <w:rPr>
                <w:color w:val="0B0C0C"/>
                <w:sz w:val="21"/>
                <w:szCs w:val="21"/>
              </w:rPr>
              <w:t>440</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62025386" w14:textId="77777777">
            <w:pPr>
              <w:pStyle w:val="EBBodyPara"/>
              <w:jc w:val="center"/>
              <w:rPr>
                <w:sz w:val="20"/>
                <w:szCs w:val="20"/>
                <w:highlight w:val="yellow"/>
              </w:rPr>
            </w:pPr>
            <w:r w:rsidRPr="00451F33">
              <w:rPr>
                <w:color w:val="0B0C0C"/>
                <w:sz w:val="21"/>
                <w:szCs w:val="21"/>
              </w:rPr>
              <w:t>147</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E4B2269" w14:textId="77777777">
            <w:pPr>
              <w:pStyle w:val="EBBodyPara"/>
              <w:jc w:val="center"/>
              <w:rPr>
                <w:color w:val="auto"/>
                <w:highlight w:val="yellow"/>
              </w:rPr>
            </w:pPr>
            <w:r w:rsidRPr="00451F33">
              <w:rPr>
                <w:color w:val="0B0C0C"/>
                <w:sz w:val="21"/>
                <w:szCs w:val="21"/>
              </w:rPr>
              <w:t>293</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373CABE" w14:textId="77777777">
            <w:pPr>
              <w:pStyle w:val="EBBodyPara"/>
              <w:jc w:val="center"/>
              <w:rPr>
                <w:color w:val="auto"/>
                <w:highlight w:val="yellow"/>
              </w:rPr>
            </w:pPr>
            <w:r w:rsidRPr="00451F33">
              <w:rPr>
                <w:color w:val="0B0C0C"/>
                <w:sz w:val="21"/>
                <w:szCs w:val="21"/>
              </w:rPr>
              <w:t>440</w:t>
            </w:r>
          </w:p>
        </w:tc>
      </w:tr>
      <w:tr w:rsidRPr="00CE6C21" w:rsidR="00554C21" w:rsidTr="00F94234" w14:paraId="68AA4142" w14:textId="77777777">
        <w:trPr>
          <w:trHeight w:val="271" w:hRule="exact"/>
          <w:jc w:val="center"/>
        </w:trPr>
        <w:tc>
          <w:tcPr>
            <w:tcW w:w="1953" w:type="dxa"/>
            <w:tcBorders>
              <w:right w:val="single" w:color="auto" w:sz="4" w:space="0"/>
            </w:tcBorders>
            <w:noWrap/>
            <w:hideMark/>
          </w:tcPr>
          <w:p w:rsidRPr="00451F33" w:rsidR="00554C21" w:rsidP="001862D1" w:rsidRDefault="00554C21" w14:paraId="76597225" w14:textId="77777777">
            <w:pPr>
              <w:pStyle w:val="EBBodyPara"/>
              <w:jc w:val="both"/>
              <w:rPr>
                <w:color w:val="auto"/>
                <w:highlight w:val="yellow"/>
              </w:rPr>
            </w:pPr>
            <w:r w:rsidRPr="00451F33">
              <w:rPr>
                <w:color w:val="0B0C0C"/>
                <w:sz w:val="21"/>
                <w:szCs w:val="21"/>
              </w:rPr>
              <w:t>2034</w:t>
            </w:r>
          </w:p>
        </w:tc>
        <w:tc>
          <w:tcPr>
            <w:tcW w:w="1050" w:type="dxa"/>
            <w:tcBorders>
              <w:right w:val="single" w:color="auto" w:sz="4" w:space="0"/>
            </w:tcBorders>
            <w:shd w:val="clear" w:color="000000" w:fill="FFFFFF"/>
          </w:tcPr>
          <w:p w:rsidRPr="00451F33" w:rsidR="00554C21" w:rsidP="001862D1" w:rsidRDefault="00554C21" w14:paraId="607CF69E" w14:textId="77777777">
            <w:pPr>
              <w:pStyle w:val="EBBodyPara"/>
              <w:jc w:val="center"/>
              <w:rPr>
                <w:sz w:val="20"/>
                <w:szCs w:val="20"/>
                <w:highlight w:val="yellow"/>
              </w:rPr>
            </w:pPr>
            <w:r w:rsidRPr="00451F33">
              <w:rPr>
                <w:color w:val="0B0C0C"/>
                <w:sz w:val="21"/>
                <w:szCs w:val="21"/>
              </w:rPr>
              <w:t>149</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350DEAEF" w14:textId="77777777">
            <w:pPr>
              <w:pStyle w:val="EBBodyPara"/>
              <w:jc w:val="center"/>
              <w:rPr>
                <w:color w:val="auto"/>
                <w:highlight w:val="yellow"/>
              </w:rPr>
            </w:pPr>
            <w:r w:rsidRPr="00451F33">
              <w:rPr>
                <w:color w:val="0B0C0C"/>
                <w:sz w:val="21"/>
                <w:szCs w:val="21"/>
              </w:rPr>
              <w:t>298</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1FA9D00" w14:textId="77777777">
            <w:pPr>
              <w:pStyle w:val="EBBodyPara"/>
              <w:jc w:val="center"/>
              <w:rPr>
                <w:color w:val="auto"/>
                <w:highlight w:val="yellow"/>
              </w:rPr>
            </w:pPr>
            <w:r w:rsidRPr="00451F33">
              <w:rPr>
                <w:color w:val="0B0C0C"/>
                <w:sz w:val="21"/>
                <w:szCs w:val="21"/>
              </w:rPr>
              <w:t>447</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36660276" w14:textId="77777777">
            <w:pPr>
              <w:pStyle w:val="EBBodyPara"/>
              <w:jc w:val="center"/>
              <w:rPr>
                <w:sz w:val="20"/>
                <w:szCs w:val="20"/>
                <w:highlight w:val="yellow"/>
              </w:rPr>
            </w:pPr>
            <w:r w:rsidRPr="00451F33">
              <w:rPr>
                <w:color w:val="0B0C0C"/>
                <w:sz w:val="21"/>
                <w:szCs w:val="21"/>
              </w:rPr>
              <w:t>149</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2792D48" w14:textId="77777777">
            <w:pPr>
              <w:pStyle w:val="EBBodyPara"/>
              <w:jc w:val="center"/>
              <w:rPr>
                <w:color w:val="auto"/>
                <w:highlight w:val="yellow"/>
              </w:rPr>
            </w:pPr>
            <w:r w:rsidRPr="00451F33">
              <w:rPr>
                <w:color w:val="0B0C0C"/>
                <w:sz w:val="21"/>
                <w:szCs w:val="21"/>
              </w:rPr>
              <w:t>298</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7DCAD069" w14:textId="77777777">
            <w:pPr>
              <w:pStyle w:val="EBBodyPara"/>
              <w:jc w:val="center"/>
              <w:rPr>
                <w:color w:val="auto"/>
                <w:highlight w:val="yellow"/>
              </w:rPr>
            </w:pPr>
            <w:r w:rsidRPr="00451F33">
              <w:rPr>
                <w:color w:val="0B0C0C"/>
                <w:sz w:val="21"/>
                <w:szCs w:val="21"/>
              </w:rPr>
              <w:t>447</w:t>
            </w:r>
          </w:p>
        </w:tc>
      </w:tr>
      <w:tr w:rsidRPr="00F9618A" w:rsidR="00554C21" w:rsidTr="00F94234" w14:paraId="319865B6" w14:textId="77777777">
        <w:trPr>
          <w:trHeight w:val="271" w:hRule="exact"/>
          <w:jc w:val="center"/>
        </w:trPr>
        <w:tc>
          <w:tcPr>
            <w:tcW w:w="1953" w:type="dxa"/>
            <w:tcBorders>
              <w:right w:val="single" w:color="auto" w:sz="4" w:space="0"/>
            </w:tcBorders>
            <w:noWrap/>
            <w:hideMark/>
          </w:tcPr>
          <w:p w:rsidRPr="00451F33" w:rsidR="00554C21" w:rsidP="001862D1" w:rsidRDefault="00554C21" w14:paraId="66966E25" w14:textId="77777777">
            <w:pPr>
              <w:pStyle w:val="EBBodyPara"/>
              <w:jc w:val="both"/>
              <w:rPr>
                <w:color w:val="auto"/>
                <w:highlight w:val="yellow"/>
              </w:rPr>
            </w:pPr>
            <w:r w:rsidRPr="00451F33">
              <w:rPr>
                <w:color w:val="0B0C0C"/>
                <w:sz w:val="21"/>
                <w:szCs w:val="21"/>
              </w:rPr>
              <w:t>2035</w:t>
            </w:r>
          </w:p>
        </w:tc>
        <w:tc>
          <w:tcPr>
            <w:tcW w:w="1050" w:type="dxa"/>
            <w:tcBorders>
              <w:right w:val="single" w:color="auto" w:sz="4" w:space="0"/>
            </w:tcBorders>
            <w:shd w:val="clear" w:color="000000" w:fill="FFFFFF"/>
          </w:tcPr>
          <w:p w:rsidRPr="00451F33" w:rsidR="00554C21" w:rsidP="001862D1" w:rsidRDefault="00554C21" w14:paraId="340C743C" w14:textId="77777777">
            <w:pPr>
              <w:pStyle w:val="EBBodyPara"/>
              <w:jc w:val="center"/>
              <w:rPr>
                <w:sz w:val="20"/>
                <w:szCs w:val="20"/>
                <w:highlight w:val="yellow"/>
              </w:rPr>
            </w:pPr>
            <w:r w:rsidRPr="00451F33">
              <w:rPr>
                <w:color w:val="0B0C0C"/>
                <w:sz w:val="21"/>
                <w:szCs w:val="21"/>
              </w:rPr>
              <w:t>151</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5CD3DFC3" w14:textId="77777777">
            <w:pPr>
              <w:pStyle w:val="EBBodyPara"/>
              <w:jc w:val="center"/>
              <w:rPr>
                <w:color w:val="auto"/>
                <w:highlight w:val="yellow"/>
              </w:rPr>
            </w:pPr>
            <w:r w:rsidRPr="00451F33">
              <w:rPr>
                <w:color w:val="0B0C0C"/>
                <w:sz w:val="21"/>
                <w:szCs w:val="21"/>
              </w:rPr>
              <w:t>302</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473C1DFF" w14:textId="77777777">
            <w:pPr>
              <w:pStyle w:val="EBBodyPara"/>
              <w:jc w:val="center"/>
              <w:rPr>
                <w:color w:val="auto"/>
                <w:highlight w:val="yellow"/>
              </w:rPr>
            </w:pPr>
            <w:r w:rsidRPr="00451F33">
              <w:rPr>
                <w:color w:val="0B0C0C"/>
                <w:sz w:val="21"/>
                <w:szCs w:val="21"/>
              </w:rPr>
              <w:t>453</w:t>
            </w:r>
          </w:p>
        </w:tc>
        <w:tc>
          <w:tcPr>
            <w:tcW w:w="1050" w:type="dxa"/>
            <w:tcBorders>
              <w:top w:val="single" w:color="auto" w:sz="4" w:space="0"/>
              <w:left w:val="single" w:color="auto" w:sz="4" w:space="0"/>
              <w:bottom w:val="single" w:color="auto" w:sz="4" w:space="0"/>
              <w:right w:val="single" w:color="auto" w:sz="4" w:space="0"/>
            </w:tcBorders>
            <w:shd w:val="clear" w:color="000000" w:fill="FFFFFF"/>
          </w:tcPr>
          <w:p w:rsidRPr="00451F33" w:rsidR="00554C21" w:rsidP="001862D1" w:rsidRDefault="00554C21" w14:paraId="68579787" w14:textId="77777777">
            <w:pPr>
              <w:pStyle w:val="EBBodyPara"/>
              <w:jc w:val="center"/>
              <w:rPr>
                <w:sz w:val="20"/>
                <w:szCs w:val="20"/>
                <w:highlight w:val="yellow"/>
              </w:rPr>
            </w:pPr>
            <w:r w:rsidRPr="00451F33">
              <w:rPr>
                <w:color w:val="0B0C0C"/>
                <w:sz w:val="21"/>
                <w:szCs w:val="21"/>
              </w:rPr>
              <w:t>151</w:t>
            </w:r>
          </w:p>
        </w:tc>
        <w:tc>
          <w:tcPr>
            <w:tcW w:w="1635"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035CF25C" w14:textId="77777777">
            <w:pPr>
              <w:pStyle w:val="EBBodyPara"/>
              <w:jc w:val="center"/>
              <w:rPr>
                <w:color w:val="auto"/>
                <w:highlight w:val="yellow"/>
              </w:rPr>
            </w:pPr>
            <w:r w:rsidRPr="00451F33">
              <w:rPr>
                <w:color w:val="0B0C0C"/>
                <w:sz w:val="21"/>
                <w:szCs w:val="21"/>
              </w:rPr>
              <w:t>302</w:t>
            </w:r>
          </w:p>
        </w:tc>
        <w:tc>
          <w:tcPr>
            <w:tcW w:w="1121" w:type="dxa"/>
            <w:tcBorders>
              <w:top w:val="single" w:color="auto" w:sz="4" w:space="0"/>
              <w:left w:val="single" w:color="auto" w:sz="4" w:space="0"/>
              <w:bottom w:val="single" w:color="auto" w:sz="4" w:space="0"/>
              <w:right w:val="single" w:color="auto" w:sz="4" w:space="0"/>
            </w:tcBorders>
            <w:shd w:val="clear" w:color="000000" w:fill="FFFFFF"/>
            <w:noWrap/>
          </w:tcPr>
          <w:p w:rsidRPr="00451F33" w:rsidR="00554C21" w:rsidP="001862D1" w:rsidRDefault="00554C21" w14:paraId="1FCA5E82" w14:textId="77777777">
            <w:pPr>
              <w:pStyle w:val="EBBodyPara"/>
              <w:keepNext/>
              <w:jc w:val="center"/>
              <w:rPr>
                <w:color w:val="auto"/>
              </w:rPr>
            </w:pPr>
            <w:r w:rsidRPr="00451F33">
              <w:rPr>
                <w:color w:val="0B0C0C"/>
                <w:sz w:val="21"/>
                <w:szCs w:val="21"/>
              </w:rPr>
              <w:t>453</w:t>
            </w:r>
          </w:p>
        </w:tc>
      </w:tr>
    </w:tbl>
    <w:p w:rsidR="00780BA6" w:rsidP="00350ED6" w:rsidRDefault="2103847F" w14:paraId="5FD64782" w14:textId="6598F487">
      <w:pPr>
        <w:pStyle w:val="Caption"/>
        <w:spacing w:after="0"/>
        <w:rPr>
          <w:rFonts w:ascii="Arial" w:hAnsi="Arial" w:cs="Arial"/>
          <w:i w:val="0"/>
          <w:iCs w:val="0"/>
          <w:color w:val="auto"/>
          <w:sz w:val="22"/>
          <w:szCs w:val="22"/>
        </w:rPr>
      </w:pPr>
      <w:r w:rsidRPr="7C995945">
        <w:rPr>
          <w:rFonts w:ascii="Arial" w:hAnsi="Arial" w:cs="Arial"/>
          <w:i w:val="0"/>
          <w:iCs w:val="0"/>
          <w:color w:val="auto"/>
          <w:sz w:val="22"/>
          <w:szCs w:val="22"/>
        </w:rPr>
        <w:t>Source: UK traded and non-traded carbon values for policy appraisal 2020; Table 3 from Data tables 1 to 19: supporting the toolkit and the guidance</w:t>
      </w:r>
      <w:r w:rsidRPr="7C995945" w:rsidR="00554C21">
        <w:rPr>
          <w:rStyle w:val="FootnoteReference"/>
          <w:rFonts w:ascii="Arial" w:hAnsi="Arial" w:cs="Arial"/>
          <w:i w:val="0"/>
          <w:iCs w:val="0"/>
          <w:color w:val="auto"/>
        </w:rPr>
        <w:footnoteReference w:id="242"/>
      </w:r>
      <w:r w:rsidRPr="7C995945">
        <w:rPr>
          <w:rFonts w:ascii="Arial" w:hAnsi="Arial" w:cs="Arial"/>
          <w:i w:val="0"/>
          <w:iCs w:val="0"/>
          <w:color w:val="auto"/>
          <w:sz w:val="22"/>
          <w:szCs w:val="22"/>
        </w:rPr>
        <w:t>.</w:t>
      </w:r>
    </w:p>
    <w:p w:rsidR="001976A1" w:rsidP="001976A1" w:rsidRDefault="001976A1" w14:paraId="0FF64061" w14:textId="77777777"/>
    <w:p w:rsidRPr="00451F33" w:rsidR="00131445" w:rsidP="00131445" w:rsidRDefault="00131445" w14:paraId="7CC669A8" w14:textId="77777777">
      <w:pPr>
        <w:spacing w:before="240" w:after="120"/>
        <w:outlineLvl w:val="3"/>
        <w:rPr>
          <w:rFonts w:cs="Arial"/>
          <w:b/>
          <w:bCs/>
          <w:color w:val="000000"/>
          <w:lang w:eastAsia="en-GB"/>
        </w:rPr>
      </w:pPr>
      <w:r w:rsidRPr="00451F33">
        <w:rPr>
          <w:rFonts w:cs="Arial"/>
          <w:b/>
          <w:bCs/>
          <w:color w:val="000000"/>
          <w:lang w:eastAsia="en-GB"/>
        </w:rPr>
        <w:t>Other: written assessments and policy support costs</w:t>
      </w:r>
    </w:p>
    <w:p w:rsidRPr="009E7A40" w:rsidR="00131445" w:rsidP="009E7A40" w:rsidRDefault="00131445" w14:paraId="75F46DFF" w14:textId="4D94754B">
      <w:pPr>
        <w:jc w:val="both"/>
        <w:rPr>
          <w:rFonts w:cs="Arial"/>
        </w:rPr>
      </w:pPr>
      <w:r w:rsidRPr="00451F33">
        <w:rPr>
          <w:rFonts w:cs="Arial"/>
        </w:rPr>
        <w:t>Here we explain our approach to estimating costs to Local Authorities and waste management companies to produce written assessments. We also explain how we have estimated policy support costs (including compliance and enforcement).</w:t>
      </w:r>
    </w:p>
    <w:p w:rsidRPr="00BF68FD" w:rsidR="001976A1" w:rsidP="001976A1" w:rsidRDefault="001976A1" w14:paraId="65A3DD70" w14:textId="69780E7D">
      <w:pPr>
        <w:spacing w:before="240" w:after="120"/>
        <w:outlineLvl w:val="3"/>
        <w:rPr>
          <w:rFonts w:cs="Arial"/>
          <w:b/>
          <w:bCs/>
          <w:color w:val="000000"/>
          <w:lang w:eastAsia="en-GB"/>
        </w:rPr>
      </w:pPr>
      <w:r w:rsidRPr="00BF68FD">
        <w:rPr>
          <w:rFonts w:cs="Arial"/>
          <w:b/>
          <w:bCs/>
          <w:color w:val="000000"/>
          <w:lang w:eastAsia="en-GB"/>
        </w:rPr>
        <w:t xml:space="preserve">Costs to </w:t>
      </w:r>
      <w:r w:rsidR="007B55B3">
        <w:rPr>
          <w:rFonts w:cs="Arial"/>
          <w:b/>
          <w:bCs/>
          <w:color w:val="000000"/>
          <w:lang w:eastAsia="en-GB"/>
        </w:rPr>
        <w:t>l</w:t>
      </w:r>
      <w:r w:rsidRPr="00BF68FD">
        <w:rPr>
          <w:rFonts w:cs="Arial"/>
          <w:b/>
          <w:bCs/>
          <w:color w:val="000000"/>
          <w:lang w:eastAsia="en-GB"/>
        </w:rPr>
        <w:t xml:space="preserve">ocal </w:t>
      </w:r>
      <w:r w:rsidR="007B55B3">
        <w:rPr>
          <w:rFonts w:cs="Arial"/>
          <w:b/>
          <w:bCs/>
          <w:color w:val="000000"/>
          <w:lang w:eastAsia="en-GB"/>
        </w:rPr>
        <w:t>a</w:t>
      </w:r>
      <w:r w:rsidRPr="00BF68FD">
        <w:rPr>
          <w:rFonts w:cs="Arial"/>
          <w:b/>
          <w:bCs/>
          <w:color w:val="000000"/>
          <w:lang w:eastAsia="en-GB"/>
        </w:rPr>
        <w:t>uthorities and waste management companies to complete written assessments</w:t>
      </w:r>
    </w:p>
    <w:p w:rsidRPr="00451F33" w:rsidR="001976A1" w:rsidP="1F710833" w:rsidRDefault="00423AA5" w14:paraId="5A72FE8F" w14:textId="45B9E224">
      <w:pPr>
        <w:spacing w:line="259" w:lineRule="auto"/>
        <w:jc w:val="both"/>
        <w:rPr>
          <w:rFonts w:cs="Arial"/>
        </w:rPr>
      </w:pPr>
      <w:r w:rsidRPr="00C30C8E">
        <w:rPr>
          <w:rFonts w:eastAsia="Arial" w:cs="Arial"/>
        </w:rPr>
        <w:t xml:space="preserve">Paper and card should be collected separately from the other recyclable waste streams by default, unless a written assessment is produced by </w:t>
      </w:r>
      <w:r w:rsidRPr="2C64FDDC" w:rsidR="254A5AA6">
        <w:rPr>
          <w:rFonts w:eastAsia="Arial" w:cs="Arial"/>
          <w:color w:val="000000" w:themeColor="text1"/>
          <w:lang w:eastAsia="en-GB"/>
        </w:rPr>
        <w:t xml:space="preserve">the </w:t>
      </w:r>
      <w:r w:rsidRPr="2C64FDDC">
        <w:rPr>
          <w:rFonts w:eastAsia="Arial" w:cs="Arial"/>
        </w:rPr>
        <w:t>waste</w:t>
      </w:r>
      <w:r w:rsidRPr="00C30C8E">
        <w:rPr>
          <w:rFonts w:eastAsia="Arial" w:cs="Arial"/>
        </w:rPr>
        <w:t xml:space="preserve"> collector to demonstrate that it is not technically or economically </w:t>
      </w:r>
      <w:r w:rsidRPr="2C64FDDC">
        <w:rPr>
          <w:rFonts w:eastAsia="Arial" w:cs="Arial"/>
        </w:rPr>
        <w:t>practica</w:t>
      </w:r>
      <w:r w:rsidRPr="2C64FDDC" w:rsidR="4E2FD11A">
        <w:rPr>
          <w:rFonts w:eastAsia="Arial" w:cs="Arial"/>
        </w:rPr>
        <w:t>b</w:t>
      </w:r>
      <w:r w:rsidRPr="2C64FDDC">
        <w:rPr>
          <w:rFonts w:eastAsia="Arial" w:cs="Arial"/>
        </w:rPr>
        <w:t>l</w:t>
      </w:r>
      <w:r w:rsidRPr="2C64FDDC" w:rsidR="4E2FD11A">
        <w:rPr>
          <w:rFonts w:eastAsia="Arial" w:cs="Arial"/>
        </w:rPr>
        <w:t>e</w:t>
      </w:r>
      <w:r w:rsidRPr="00C30C8E">
        <w:rPr>
          <w:rFonts w:eastAsia="Arial" w:cs="Arial"/>
        </w:rPr>
        <w:t>, or there is no significant environmental benefit in doing so.</w:t>
      </w:r>
      <w:r w:rsidR="00CB5F54">
        <w:rPr>
          <w:rFonts w:eastAsia="Arial" w:cs="Arial"/>
        </w:rPr>
        <w:t xml:space="preserve"> </w:t>
      </w:r>
      <w:r w:rsidRPr="10E4F8A9" w:rsidR="66BB080D">
        <w:rPr>
          <w:rFonts w:eastAsia="Arial" w:cs="Arial"/>
        </w:rPr>
        <w:t xml:space="preserve">Therefore, </w:t>
      </w:r>
      <w:r w:rsidRPr="0DE9A979" w:rsidR="570422AA">
        <w:rPr>
          <w:rFonts w:eastAsia="Arial" w:cs="Arial"/>
        </w:rPr>
        <w:t>waste collectors will choose how to collect recycling locally</w:t>
      </w:r>
      <w:r w:rsidRPr="03436155" w:rsidR="03FDB679">
        <w:rPr>
          <w:rFonts w:eastAsia="Arial" w:cs="Arial"/>
        </w:rPr>
        <w:t>, but all waste collectors are permitted to produce a written assessment and co-collect if it is deemed appropriate given local circumstances</w:t>
      </w:r>
      <w:r w:rsidRPr="03436155" w:rsidR="7C523219">
        <w:rPr>
          <w:rFonts w:eastAsia="Arial" w:cs="Arial"/>
        </w:rPr>
        <w:t xml:space="preserve">. </w:t>
      </w:r>
      <w:r w:rsidRPr="2B50AA4A" w:rsidR="7C523219">
        <w:rPr>
          <w:rFonts w:eastAsia="Arial" w:cs="Arial"/>
        </w:rPr>
        <w:t>B</w:t>
      </w:r>
      <w:r w:rsidRPr="2B50AA4A" w:rsidR="570422AA">
        <w:rPr>
          <w:rFonts w:eastAsia="Arial" w:cs="Arial"/>
          <w:color w:val="000000" w:themeColor="text1"/>
        </w:rPr>
        <w:t>ecause</w:t>
      </w:r>
      <w:r w:rsidRPr="0DE9A979" w:rsidR="570422AA">
        <w:rPr>
          <w:rFonts w:eastAsia="Arial" w:cs="Arial"/>
          <w:color w:val="000000" w:themeColor="text1"/>
        </w:rPr>
        <w:t xml:space="preserve"> of this</w:t>
      </w:r>
      <w:r w:rsidRPr="0DE9A979" w:rsidR="66BB080D">
        <w:rPr>
          <w:rFonts w:eastAsia="Arial" w:cs="Arial"/>
        </w:rPr>
        <w:t xml:space="preserve">, </w:t>
      </w:r>
      <w:r w:rsidRPr="10E4F8A9" w:rsidR="66BB080D">
        <w:rPr>
          <w:rFonts w:eastAsia="Arial" w:cs="Arial"/>
        </w:rPr>
        <w:t xml:space="preserve">it is </w:t>
      </w:r>
      <w:r w:rsidRPr="03436155" w:rsidR="5428C2D9">
        <w:rPr>
          <w:rFonts w:eastAsia="Arial" w:cs="Arial"/>
          <w:color w:val="000000" w:themeColor="text1"/>
        </w:rPr>
        <w:t>difficult</w:t>
      </w:r>
      <w:r w:rsidRPr="03436155" w:rsidR="66BB080D">
        <w:rPr>
          <w:rFonts w:eastAsia="Arial" w:cs="Arial"/>
          <w:color w:val="000000" w:themeColor="text1"/>
        </w:rPr>
        <w:t xml:space="preserve"> </w:t>
      </w:r>
      <w:r w:rsidRPr="10E4F8A9" w:rsidR="66BB080D">
        <w:rPr>
          <w:rFonts w:eastAsia="Arial" w:cs="Arial"/>
        </w:rPr>
        <w:t xml:space="preserve">to estimate how many waste collectors will choose to produce a written assessment in practice. </w:t>
      </w:r>
      <w:r w:rsidRPr="10E4F8A9" w:rsidR="66BB080D">
        <w:rPr>
          <w:rFonts w:eastAsia="Arial" w:cs="Arial"/>
          <w:color w:val="000000" w:themeColor="text1"/>
          <w:lang w:eastAsia="en-GB"/>
        </w:rPr>
        <w:t>Use of written assessments</w:t>
      </w:r>
      <w:r w:rsidRPr="10E4F8A9" w:rsidR="66BB080D">
        <w:rPr>
          <w:rFonts w:eastAsia="Arial" w:cs="Arial"/>
        </w:rPr>
        <w:t xml:space="preserve"> may also change over time, depending on </w:t>
      </w:r>
      <w:r w:rsidRPr="10E4F8A9" w:rsidR="66BB080D">
        <w:rPr>
          <w:rFonts w:eastAsia="Arial" w:cs="Arial"/>
          <w:color w:val="000000" w:themeColor="text1"/>
          <w:lang w:eastAsia="en-GB"/>
        </w:rPr>
        <w:t>local circumstances.</w:t>
      </w:r>
      <w:r w:rsidRPr="10E4F8A9" w:rsidR="001976A1">
        <w:rPr>
          <w:rFonts w:eastAsia="Arial" w:cs="Arial"/>
        </w:rPr>
        <w:t xml:space="preserve"> </w:t>
      </w:r>
      <w:r w:rsidRPr="212389DF" w:rsidR="47F7D8E4">
        <w:rPr>
          <w:rFonts w:eastAsia="Arial" w:cs="Arial"/>
        </w:rPr>
        <w:t>Consequently</w:t>
      </w:r>
      <w:r w:rsidRPr="00451F33" w:rsidR="001976A1">
        <w:rPr>
          <w:rFonts w:cs="Arial" w:eastAsiaTheme="minorEastAsia"/>
          <w:color w:val="000000" w:themeColor="text1"/>
        </w:rPr>
        <w:t>, a</w:t>
      </w:r>
      <w:r w:rsidRPr="00451F33" w:rsidR="001976A1">
        <w:rPr>
          <w:rFonts w:cs="Arial"/>
        </w:rPr>
        <w:t xml:space="preserve">ll the municipal sector options </w:t>
      </w:r>
      <w:r w:rsidRPr="00451F33" w:rsidR="001976A1">
        <w:rPr>
          <w:rFonts w:cs="Arial"/>
        </w:rPr>
        <w:t xml:space="preserve">assume that </w:t>
      </w:r>
      <w:r w:rsidRPr="42EAC110" w:rsidR="76C7BE30">
        <w:rPr>
          <w:rFonts w:eastAsia="Arial" w:cs="Arial"/>
          <w:color w:val="000000" w:themeColor="text1"/>
        </w:rPr>
        <w:t xml:space="preserve">all </w:t>
      </w:r>
      <w:r w:rsidRPr="42EAC110" w:rsidR="434D45CE">
        <w:rPr>
          <w:rFonts w:cs="Arial"/>
        </w:rPr>
        <w:t>l</w:t>
      </w:r>
      <w:r w:rsidRPr="42EAC110" w:rsidR="001976A1">
        <w:rPr>
          <w:rFonts w:cs="Arial"/>
        </w:rPr>
        <w:t>ocal</w:t>
      </w:r>
      <w:r w:rsidRPr="212389DF" w:rsidR="001976A1">
        <w:rPr>
          <w:rFonts w:cs="Arial"/>
        </w:rPr>
        <w:t xml:space="preserve"> </w:t>
      </w:r>
      <w:r w:rsidRPr="212389DF" w:rsidR="434D45CE">
        <w:rPr>
          <w:rFonts w:cs="Arial"/>
        </w:rPr>
        <w:t>a</w:t>
      </w:r>
      <w:r w:rsidRPr="00451F33" w:rsidR="001976A1">
        <w:rPr>
          <w:rFonts w:cs="Arial"/>
        </w:rPr>
        <w:t xml:space="preserve">uthorities and waste management companies </w:t>
      </w:r>
      <w:r w:rsidRPr="42EAC110" w:rsidR="49FD0813">
        <w:rPr>
          <w:rFonts w:cs="Arial"/>
        </w:rPr>
        <w:t xml:space="preserve">will </w:t>
      </w:r>
      <w:r w:rsidRPr="00451F33" w:rsidR="001976A1">
        <w:rPr>
          <w:rFonts w:cs="Arial"/>
        </w:rPr>
        <w:t xml:space="preserve">complete </w:t>
      </w:r>
      <w:r w:rsidR="00002C02">
        <w:rPr>
          <w:rFonts w:cs="Arial"/>
        </w:rPr>
        <w:t>a</w:t>
      </w:r>
      <w:r w:rsidRPr="00451F33" w:rsidR="001976A1">
        <w:rPr>
          <w:rFonts w:cs="Arial"/>
        </w:rPr>
        <w:t xml:space="preserve"> written assessment.</w:t>
      </w:r>
      <w:r w:rsidR="00C8059A">
        <w:rPr>
          <w:rFonts w:cs="Arial"/>
        </w:rPr>
        <w:t xml:space="preserve"> </w:t>
      </w:r>
    </w:p>
    <w:p w:rsidR="00C8059A" w:rsidP="001976A1" w:rsidRDefault="00C8059A" w14:paraId="51A540E0" w14:textId="77777777">
      <w:pPr>
        <w:jc w:val="both"/>
        <w:rPr>
          <w:rFonts w:cs="Arial"/>
        </w:rPr>
      </w:pPr>
    </w:p>
    <w:p w:rsidR="00391A77" w:rsidP="001976A1" w:rsidRDefault="00993B05" w14:paraId="0AD7EB09" w14:textId="543CBCCC">
      <w:pPr>
        <w:jc w:val="both"/>
        <w:rPr>
          <w:rFonts w:eastAsia="Arial" w:cs="Arial"/>
        </w:rPr>
      </w:pPr>
      <w:r>
        <w:rPr>
          <w:rFonts w:cs="Arial"/>
        </w:rPr>
        <w:t>W</w:t>
      </w:r>
      <w:r w:rsidR="00551FF0">
        <w:rPr>
          <w:rFonts w:cs="Arial"/>
        </w:rPr>
        <w:t xml:space="preserve">RAP estimated </w:t>
      </w:r>
      <w:r w:rsidR="009966F2">
        <w:rPr>
          <w:rFonts w:cs="Arial"/>
        </w:rPr>
        <w:t xml:space="preserve">the </w:t>
      </w:r>
      <w:r w:rsidR="00551FF0">
        <w:rPr>
          <w:rFonts w:cs="Arial"/>
        </w:rPr>
        <w:t>costs</w:t>
      </w:r>
      <w:r w:rsidR="002F1D64">
        <w:rPr>
          <w:rFonts w:cs="Arial"/>
        </w:rPr>
        <w:t xml:space="preserve"> </w:t>
      </w:r>
      <w:r w:rsidR="009966F2">
        <w:rPr>
          <w:rFonts w:cs="Arial"/>
        </w:rPr>
        <w:t>to</w:t>
      </w:r>
      <w:r w:rsidR="002F1D64">
        <w:rPr>
          <w:rFonts w:cs="Arial"/>
        </w:rPr>
        <w:t xml:space="preserve"> </w:t>
      </w:r>
      <w:r w:rsidR="00B752F4">
        <w:rPr>
          <w:rFonts w:cs="Arial"/>
        </w:rPr>
        <w:t>WMCs</w:t>
      </w:r>
      <w:r w:rsidR="002F1D64">
        <w:rPr>
          <w:rFonts w:cs="Arial"/>
        </w:rPr>
        <w:t xml:space="preserve"> to </w:t>
      </w:r>
      <w:r w:rsidR="009966F2">
        <w:rPr>
          <w:rFonts w:cs="Arial"/>
        </w:rPr>
        <w:t>complete</w:t>
      </w:r>
      <w:r>
        <w:rPr>
          <w:rFonts w:cs="Arial"/>
        </w:rPr>
        <w:t xml:space="preserve"> </w:t>
      </w:r>
      <w:r w:rsidR="00A73C7D">
        <w:rPr>
          <w:rFonts w:cs="Arial"/>
        </w:rPr>
        <w:t>written assessments</w:t>
      </w:r>
      <w:r w:rsidR="0065777A">
        <w:rPr>
          <w:rFonts w:cs="Arial"/>
        </w:rPr>
        <w:t xml:space="preserve">. </w:t>
      </w:r>
      <w:r w:rsidR="00E56E57">
        <w:rPr>
          <w:rFonts w:cs="Arial"/>
        </w:rPr>
        <w:t xml:space="preserve">These costs are </w:t>
      </w:r>
      <w:r w:rsidR="00B06052">
        <w:rPr>
          <w:rFonts w:cs="Arial"/>
        </w:rPr>
        <w:t>incurred</w:t>
      </w:r>
      <w:r w:rsidR="00E56E57">
        <w:rPr>
          <w:rFonts w:cs="Arial"/>
        </w:rPr>
        <w:t xml:space="preserve"> over 2 years initially </w:t>
      </w:r>
      <w:r w:rsidR="00751EC1">
        <w:rPr>
          <w:rFonts w:cs="Arial"/>
        </w:rPr>
        <w:t>to undertake initial assessments</w:t>
      </w:r>
      <w:r w:rsidR="00E56E57">
        <w:rPr>
          <w:rFonts w:cs="Arial"/>
        </w:rPr>
        <w:t xml:space="preserve"> </w:t>
      </w:r>
      <w:r w:rsidR="00CE0A7C">
        <w:rPr>
          <w:rFonts w:cs="Arial"/>
        </w:rPr>
        <w:t>and</w:t>
      </w:r>
      <w:r w:rsidDel="00CE0A7C" w:rsidR="00E56E57">
        <w:rPr>
          <w:rFonts w:cs="Arial"/>
        </w:rPr>
        <w:t xml:space="preserve"> then</w:t>
      </w:r>
      <w:r w:rsidR="00E56E57">
        <w:rPr>
          <w:rFonts w:cs="Arial"/>
        </w:rPr>
        <w:t xml:space="preserve"> recur</w:t>
      </w:r>
      <w:r w:rsidR="00A2241D">
        <w:rPr>
          <w:rFonts w:cs="Arial"/>
        </w:rPr>
        <w:t xml:space="preserve"> every</w:t>
      </w:r>
      <w:r w:rsidR="00E56E57">
        <w:rPr>
          <w:rFonts w:cs="Arial"/>
        </w:rPr>
        <w:t xml:space="preserve"> 7 year</w:t>
      </w:r>
      <w:r w:rsidR="00A2241D">
        <w:rPr>
          <w:rFonts w:cs="Arial"/>
        </w:rPr>
        <w:t>s,</w:t>
      </w:r>
      <w:r w:rsidDel="00A2241D" w:rsidR="00E56E57">
        <w:rPr>
          <w:rFonts w:cs="Arial"/>
        </w:rPr>
        <w:t xml:space="preserve"> </w:t>
      </w:r>
      <w:r w:rsidR="00E56E57">
        <w:rPr>
          <w:rFonts w:cs="Arial"/>
        </w:rPr>
        <w:t>based o</w:t>
      </w:r>
      <w:r w:rsidR="008C43C1">
        <w:rPr>
          <w:rFonts w:cs="Arial"/>
        </w:rPr>
        <w:t>n the</w:t>
      </w:r>
      <w:r w:rsidR="00E56E57">
        <w:rPr>
          <w:rFonts w:cs="Arial"/>
        </w:rPr>
        <w:t xml:space="preserve"> average contract lifespan and lifetime of vehicles.</w:t>
      </w:r>
      <w:r w:rsidR="00A820E1">
        <w:rPr>
          <w:rFonts w:cs="Arial"/>
        </w:rPr>
        <w:t xml:space="preserve"> </w:t>
      </w:r>
      <w:r w:rsidR="0015293D">
        <w:rPr>
          <w:rFonts w:eastAsia="Arial" w:cs="Arial"/>
        </w:rPr>
        <w:t xml:space="preserve">WRAP estimate there to be 6500 </w:t>
      </w:r>
      <w:r w:rsidR="008A35E1">
        <w:rPr>
          <w:rFonts w:eastAsia="Arial" w:cs="Arial"/>
        </w:rPr>
        <w:t>WMCs</w:t>
      </w:r>
      <w:r w:rsidR="0015293D">
        <w:rPr>
          <w:rFonts w:eastAsia="Arial" w:cs="Arial"/>
        </w:rPr>
        <w:t xml:space="preserve">, </w:t>
      </w:r>
      <w:r w:rsidR="00FD58C6">
        <w:rPr>
          <w:rFonts w:eastAsia="Arial" w:cs="Arial"/>
        </w:rPr>
        <w:t>who</w:t>
      </w:r>
      <w:r w:rsidR="0015293D">
        <w:rPr>
          <w:rFonts w:eastAsia="Arial" w:cs="Arial"/>
        </w:rPr>
        <w:t xml:space="preserve"> </w:t>
      </w:r>
      <w:r w:rsidRPr="4298E65D" w:rsidR="5E4AFF7B">
        <w:rPr>
          <w:rFonts w:eastAsia="Arial" w:cs="Arial"/>
        </w:rPr>
        <w:t xml:space="preserve">we have assumed will </w:t>
      </w:r>
      <w:r w:rsidRPr="4298E65D" w:rsidDel="0015293D" w:rsidR="00C8059A">
        <w:rPr>
          <w:rFonts w:eastAsia="Arial" w:cs="Arial"/>
        </w:rPr>
        <w:t xml:space="preserve">all </w:t>
      </w:r>
      <w:r w:rsidR="0015293D">
        <w:rPr>
          <w:rFonts w:eastAsia="Arial" w:cs="Arial"/>
        </w:rPr>
        <w:t xml:space="preserve">need to complete </w:t>
      </w:r>
      <w:r w:rsidRPr="4298E65D" w:rsidR="499D492B">
        <w:rPr>
          <w:rFonts w:eastAsia="Arial" w:cs="Arial"/>
        </w:rPr>
        <w:t>one</w:t>
      </w:r>
      <w:r w:rsidR="0015293D">
        <w:rPr>
          <w:rFonts w:eastAsia="Arial" w:cs="Arial"/>
        </w:rPr>
        <w:t xml:space="preserve"> written assessment. This is much lower than the number of businesses in England because WMCs will act on behalf of multiple businesses at the same time. For this reason, it isn’t practical to </w:t>
      </w:r>
      <w:r w:rsidR="00D94F91">
        <w:rPr>
          <w:rFonts w:eastAsia="Arial" w:cs="Arial"/>
        </w:rPr>
        <w:t>divide</w:t>
      </w:r>
      <w:r w:rsidR="0015293D">
        <w:rPr>
          <w:rFonts w:eastAsia="Arial" w:cs="Arial"/>
        </w:rPr>
        <w:t xml:space="preserve"> written assessment </w:t>
      </w:r>
      <w:r w:rsidR="008A35E1">
        <w:rPr>
          <w:rFonts w:eastAsia="Arial" w:cs="Arial"/>
        </w:rPr>
        <w:t>costs into</w:t>
      </w:r>
      <w:r w:rsidR="0015293D">
        <w:rPr>
          <w:rFonts w:eastAsia="Arial" w:cs="Arial"/>
        </w:rPr>
        <w:t xml:space="preserve"> </w:t>
      </w:r>
      <w:r w:rsidR="00D94F91">
        <w:rPr>
          <w:rFonts w:eastAsia="Arial" w:cs="Arial"/>
        </w:rPr>
        <w:t xml:space="preserve">separate costs to </w:t>
      </w:r>
      <w:r w:rsidR="0015293D">
        <w:rPr>
          <w:rFonts w:eastAsia="Arial" w:cs="Arial"/>
        </w:rPr>
        <w:t>micro and larger businesses. NHM collection rounds are comprised of a mixture of business</w:t>
      </w:r>
      <w:r w:rsidR="00D94F91">
        <w:rPr>
          <w:rFonts w:eastAsia="Arial" w:cs="Arial"/>
        </w:rPr>
        <w:t>es</w:t>
      </w:r>
      <w:r w:rsidR="0015293D">
        <w:rPr>
          <w:rFonts w:eastAsia="Arial" w:cs="Arial"/>
        </w:rPr>
        <w:t xml:space="preserve">, many of which are micro. Therefore, our cost estimates are the same for both options 1nhm and 2nhm. </w:t>
      </w:r>
      <w:r w:rsidRPr="00BF4E2B" w:rsidR="0015293D">
        <w:rPr>
          <w:rFonts w:eastAsia="Arial" w:cs="Arial"/>
        </w:rPr>
        <w:t xml:space="preserve"> </w:t>
      </w:r>
    </w:p>
    <w:p w:rsidR="00885C47" w:rsidP="001976A1" w:rsidRDefault="00885C47" w14:paraId="550AF09A" w14:textId="77777777">
      <w:pPr>
        <w:jc w:val="both"/>
        <w:rPr>
          <w:rFonts w:eastAsia="Arial" w:cs="Arial"/>
        </w:rPr>
      </w:pPr>
    </w:p>
    <w:p w:rsidR="00885C47" w:rsidP="001976A1" w:rsidRDefault="00885C47" w14:paraId="4E7D8009" w14:textId="544D1004">
      <w:pPr>
        <w:jc w:val="both"/>
        <w:rPr>
          <w:rFonts w:cs="Arial"/>
        </w:rPr>
      </w:pPr>
      <w:r w:rsidRPr="00BF4E2B">
        <w:rPr>
          <w:rFonts w:eastAsia="Arial" w:cs="Arial"/>
        </w:rPr>
        <w:t xml:space="preserve">We assume that these assessments will require one </w:t>
      </w:r>
      <w:r>
        <w:rPr>
          <w:rFonts w:eastAsia="Arial" w:cs="Arial"/>
        </w:rPr>
        <w:t>day</w:t>
      </w:r>
      <w:r w:rsidRPr="00BF4E2B">
        <w:rPr>
          <w:rFonts w:eastAsia="Arial" w:cs="Arial"/>
        </w:rPr>
        <w:t xml:space="preserve"> per </w:t>
      </w:r>
      <w:r>
        <w:rPr>
          <w:rFonts w:eastAsia="Arial" w:cs="Arial"/>
        </w:rPr>
        <w:t>WMC</w:t>
      </w:r>
      <w:r w:rsidRPr="00BF4E2B">
        <w:rPr>
          <w:rFonts w:eastAsia="Arial" w:cs="Arial"/>
        </w:rPr>
        <w:t xml:space="preserve"> to complete a site survey and input </w:t>
      </w:r>
      <w:r w:rsidR="00C736BB">
        <w:rPr>
          <w:rFonts w:eastAsia="Arial" w:cs="Arial"/>
        </w:rPr>
        <w:t>in</w:t>
      </w:r>
      <w:r w:rsidRPr="00BF4E2B">
        <w:rPr>
          <w:rFonts w:eastAsia="Arial" w:cs="Arial"/>
        </w:rPr>
        <w:t>to a database</w:t>
      </w:r>
      <w:r w:rsidRPr="00BF4E2B">
        <w:rPr>
          <w:rStyle w:val="FootnoteReference"/>
          <w:rFonts w:eastAsia="Arial" w:cs="Arial"/>
        </w:rPr>
        <w:footnoteReference w:id="243"/>
      </w:r>
      <w:r w:rsidRPr="00BF4E2B">
        <w:rPr>
          <w:rFonts w:eastAsia="Arial" w:cs="Arial"/>
        </w:rPr>
        <w:t xml:space="preserve">. Assuming </w:t>
      </w:r>
      <w:r>
        <w:rPr>
          <w:rFonts w:eastAsia="Arial" w:cs="Arial"/>
        </w:rPr>
        <w:t xml:space="preserve">200 </w:t>
      </w:r>
      <w:r w:rsidR="00C736BB">
        <w:rPr>
          <w:rFonts w:eastAsia="Arial" w:cs="Arial"/>
        </w:rPr>
        <w:t>working</w:t>
      </w:r>
      <w:r>
        <w:rPr>
          <w:rFonts w:eastAsia="Arial" w:cs="Arial"/>
        </w:rPr>
        <w:t xml:space="preserve"> days per year</w:t>
      </w:r>
      <w:r w:rsidRPr="00BF4E2B">
        <w:rPr>
          <w:rFonts w:eastAsia="Arial" w:cs="Arial"/>
        </w:rPr>
        <w:t xml:space="preserve"> and a daily rate of £3</w:t>
      </w:r>
      <w:r>
        <w:rPr>
          <w:rFonts w:eastAsia="Arial" w:cs="Arial"/>
        </w:rPr>
        <w:t>37.50,</w:t>
      </w:r>
      <w:r w:rsidRPr="00BF4E2B">
        <w:rPr>
          <w:rFonts w:eastAsia="Arial" w:cs="Arial"/>
        </w:rPr>
        <w:t xml:space="preserve"> the total estimate </w:t>
      </w:r>
      <w:r>
        <w:rPr>
          <w:rFonts w:eastAsia="Arial" w:cs="Arial"/>
        </w:rPr>
        <w:t>is</w:t>
      </w:r>
      <w:r w:rsidRPr="00BF4E2B">
        <w:rPr>
          <w:rFonts w:eastAsia="Arial" w:cs="Arial"/>
        </w:rPr>
        <w:t xml:space="preserve"> £</w:t>
      </w:r>
      <w:r>
        <w:rPr>
          <w:rFonts w:eastAsia="Arial" w:cs="Arial"/>
        </w:rPr>
        <w:t xml:space="preserve">3.38m over the appraisal period. </w:t>
      </w:r>
    </w:p>
    <w:p w:rsidR="00391A77" w:rsidP="001976A1" w:rsidRDefault="00391A77" w14:paraId="7CFFB907" w14:textId="77777777">
      <w:pPr>
        <w:jc w:val="both"/>
        <w:rPr>
          <w:rFonts w:cs="Arial"/>
        </w:rPr>
      </w:pPr>
    </w:p>
    <w:p w:rsidR="001717BF" w:rsidP="009E7A40" w:rsidRDefault="00910701" w14:paraId="438C673A" w14:textId="66F248C9">
      <w:pPr>
        <w:spacing w:line="259" w:lineRule="auto"/>
        <w:jc w:val="both"/>
        <w:rPr>
          <w:rFonts w:cs="Arial"/>
        </w:rPr>
      </w:pPr>
      <w:r>
        <w:rPr>
          <w:rFonts w:cs="Arial"/>
        </w:rPr>
        <w:t xml:space="preserve">WRAP also </w:t>
      </w:r>
      <w:r w:rsidRPr="4298E65D" w:rsidR="560E563A">
        <w:rPr>
          <w:rFonts w:cs="Arial"/>
        </w:rPr>
        <w:t xml:space="preserve">assumed </w:t>
      </w:r>
      <w:r w:rsidR="00A820E1">
        <w:rPr>
          <w:rFonts w:cs="Arial"/>
        </w:rPr>
        <w:t xml:space="preserve">that </w:t>
      </w:r>
      <w:r w:rsidR="0098110D">
        <w:rPr>
          <w:rFonts w:cs="Arial"/>
        </w:rPr>
        <w:t xml:space="preserve">all </w:t>
      </w:r>
      <w:r w:rsidR="006B0FCF">
        <w:rPr>
          <w:rFonts w:cs="Arial"/>
        </w:rPr>
        <w:t>local authorities</w:t>
      </w:r>
      <w:r w:rsidR="0098110D">
        <w:rPr>
          <w:rFonts w:cs="Arial"/>
        </w:rPr>
        <w:t xml:space="preserve"> will need to complete a written assessment, with </w:t>
      </w:r>
      <w:r w:rsidR="00A820E1">
        <w:rPr>
          <w:rFonts w:cs="Arial"/>
        </w:rPr>
        <w:t xml:space="preserve">42 </w:t>
      </w:r>
      <w:r w:rsidR="00483116">
        <w:rPr>
          <w:rFonts w:cs="Arial"/>
        </w:rPr>
        <w:t>local authorities</w:t>
      </w:r>
      <w:r w:rsidR="0098110D">
        <w:rPr>
          <w:rFonts w:cs="Arial"/>
        </w:rPr>
        <w:t xml:space="preserve"> </w:t>
      </w:r>
      <w:r w:rsidR="00A820E1">
        <w:rPr>
          <w:rFonts w:cs="Arial"/>
        </w:rPr>
        <w:t>complet</w:t>
      </w:r>
      <w:r w:rsidR="0098110D">
        <w:rPr>
          <w:rFonts w:cs="Arial"/>
        </w:rPr>
        <w:t>ing</w:t>
      </w:r>
      <w:r w:rsidR="00C47EF5">
        <w:rPr>
          <w:rFonts w:cs="Arial"/>
        </w:rPr>
        <w:t xml:space="preserve"> </w:t>
      </w:r>
      <w:r w:rsidR="00514E3B">
        <w:rPr>
          <w:rFonts w:cs="Arial"/>
        </w:rPr>
        <w:t>written assessments</w:t>
      </w:r>
      <w:r w:rsidR="00A820E1">
        <w:rPr>
          <w:rFonts w:cs="Arial"/>
        </w:rPr>
        <w:t xml:space="preserve"> every year prior to contract renewal</w:t>
      </w:r>
      <w:r w:rsidR="00BD6674">
        <w:rPr>
          <w:rFonts w:cs="Arial"/>
        </w:rPr>
        <w:t xml:space="preserve">; this is likely an overestimation due to the provision of the exemption to </w:t>
      </w:r>
      <w:r w:rsidR="00EB7180">
        <w:rPr>
          <w:rFonts w:cs="Arial"/>
        </w:rPr>
        <w:t xml:space="preserve">allow co-collection of certain recyclable waste streams without the requirement for a written assessment. </w:t>
      </w:r>
      <w:r w:rsidR="008F3BFE">
        <w:rPr>
          <w:rFonts w:cs="Arial"/>
        </w:rPr>
        <w:t>We expect local authorities to review and if necessary re-do written assessments when contracts are renewed (around every 7 years).</w:t>
      </w:r>
    </w:p>
    <w:p w:rsidR="001717BF" w:rsidP="001976A1" w:rsidRDefault="001717BF" w14:paraId="4943145D" w14:textId="77777777">
      <w:pPr>
        <w:jc w:val="both"/>
        <w:rPr>
          <w:rFonts w:cs="Arial"/>
        </w:rPr>
      </w:pPr>
    </w:p>
    <w:p w:rsidRPr="00451F33" w:rsidR="001976A1" w:rsidP="001976A1" w:rsidRDefault="000E4623" w14:paraId="1C69E0BE" w14:textId="3CF8471B">
      <w:pPr>
        <w:jc w:val="both"/>
        <w:rPr>
          <w:rFonts w:cs="Arial"/>
        </w:rPr>
      </w:pPr>
      <w:r>
        <w:rPr>
          <w:rFonts w:cs="Arial"/>
        </w:rPr>
        <w:t xml:space="preserve">WRAP </w:t>
      </w:r>
      <w:proofErr w:type="gramStart"/>
      <w:r w:rsidR="008F66F7">
        <w:rPr>
          <w:rFonts w:cs="Arial"/>
        </w:rPr>
        <w:t>are</w:t>
      </w:r>
      <w:proofErr w:type="gramEnd"/>
      <w:r w:rsidR="008F66F7">
        <w:rPr>
          <w:rFonts w:cs="Arial"/>
        </w:rPr>
        <w:t xml:space="preserve"> developing </w:t>
      </w:r>
      <w:r>
        <w:rPr>
          <w:rFonts w:cs="Arial"/>
        </w:rPr>
        <w:t xml:space="preserve">an online tool </w:t>
      </w:r>
      <w:r w:rsidR="00CB010F">
        <w:rPr>
          <w:rFonts w:cs="Arial"/>
        </w:rPr>
        <w:t>for</w:t>
      </w:r>
      <w:r w:rsidR="00063D7F">
        <w:rPr>
          <w:rFonts w:cs="Arial"/>
        </w:rPr>
        <w:t xml:space="preserve"> local authorities to </w:t>
      </w:r>
      <w:r w:rsidR="00A47E17">
        <w:rPr>
          <w:rFonts w:cs="Arial"/>
        </w:rPr>
        <w:t>enter their information</w:t>
      </w:r>
      <w:r w:rsidR="00CB010F">
        <w:rPr>
          <w:rFonts w:cs="Arial"/>
        </w:rPr>
        <w:t>,</w:t>
      </w:r>
      <w:r w:rsidR="00035ABC">
        <w:rPr>
          <w:rFonts w:cs="Arial"/>
        </w:rPr>
        <w:t xml:space="preserve"> enabl</w:t>
      </w:r>
      <w:r w:rsidR="00CB010F">
        <w:rPr>
          <w:rFonts w:cs="Arial"/>
        </w:rPr>
        <w:t>ing</w:t>
      </w:r>
      <w:r w:rsidR="00035ABC">
        <w:rPr>
          <w:rFonts w:cs="Arial"/>
        </w:rPr>
        <w:t xml:space="preserve"> the provision of </w:t>
      </w:r>
      <w:r w:rsidR="00A47E17">
        <w:rPr>
          <w:rFonts w:cs="Arial"/>
        </w:rPr>
        <w:t>an automated report</w:t>
      </w:r>
      <w:r w:rsidR="00063D7F">
        <w:rPr>
          <w:rFonts w:cs="Arial"/>
        </w:rPr>
        <w:t xml:space="preserve">, significantly </w:t>
      </w:r>
      <w:r w:rsidR="00E56E57">
        <w:rPr>
          <w:rFonts w:cs="Arial"/>
        </w:rPr>
        <w:t>decreasing the time taken and therefore costs</w:t>
      </w:r>
      <w:r w:rsidR="00F07101">
        <w:rPr>
          <w:rFonts w:cs="Arial"/>
        </w:rPr>
        <w:t xml:space="preserve"> incurred</w:t>
      </w:r>
      <w:r w:rsidR="00E56E57">
        <w:rPr>
          <w:rFonts w:cs="Arial"/>
        </w:rPr>
        <w:t xml:space="preserve">. </w:t>
      </w:r>
      <w:r w:rsidR="00E12451">
        <w:rPr>
          <w:rFonts w:cs="Arial"/>
        </w:rPr>
        <w:t>Government</w:t>
      </w:r>
      <w:r w:rsidR="00E56E57">
        <w:rPr>
          <w:rFonts w:cs="Arial"/>
        </w:rPr>
        <w:t xml:space="preserve"> costs of </w:t>
      </w:r>
      <w:r w:rsidR="00E12451">
        <w:rPr>
          <w:rFonts w:cs="Arial"/>
        </w:rPr>
        <w:t xml:space="preserve">producing </w:t>
      </w:r>
      <w:r w:rsidR="00E56E57">
        <w:rPr>
          <w:rFonts w:cs="Arial"/>
        </w:rPr>
        <w:t>the tool are factored into government policy support costs.</w:t>
      </w:r>
    </w:p>
    <w:p w:rsidRPr="00451F33" w:rsidR="00597D95" w:rsidP="001976A1" w:rsidRDefault="00597D95" w14:paraId="5B58A8CF" w14:textId="77777777">
      <w:pPr>
        <w:jc w:val="both"/>
        <w:rPr>
          <w:rFonts w:cs="Arial"/>
        </w:rPr>
      </w:pPr>
    </w:p>
    <w:p w:rsidRPr="00451F33" w:rsidR="001976A1" w:rsidP="001976A1" w:rsidRDefault="001976A1" w14:paraId="24DF98CA" w14:textId="2CA10A16">
      <w:pPr>
        <w:jc w:val="both"/>
        <w:rPr>
          <w:rFonts w:cs="Arial"/>
        </w:rPr>
      </w:pPr>
      <w:r w:rsidRPr="00451F33">
        <w:rPr>
          <w:rFonts w:cs="Arial"/>
        </w:rPr>
        <w:t xml:space="preserve">For </w:t>
      </w:r>
      <w:r w:rsidR="003D71B1">
        <w:rPr>
          <w:rFonts w:cs="Arial"/>
        </w:rPr>
        <w:t>l</w:t>
      </w:r>
      <w:r w:rsidRPr="00451F33">
        <w:rPr>
          <w:rFonts w:cs="Arial"/>
        </w:rPr>
        <w:t xml:space="preserve">ocal </w:t>
      </w:r>
      <w:r w:rsidR="003D71B1">
        <w:rPr>
          <w:rFonts w:cs="Arial"/>
        </w:rPr>
        <w:t>a</w:t>
      </w:r>
      <w:r w:rsidRPr="00451F33">
        <w:rPr>
          <w:rFonts w:cs="Arial"/>
        </w:rPr>
        <w:t xml:space="preserve">uthorities, we assume that the cost to carry out a written assessment </w:t>
      </w:r>
      <w:r w:rsidR="003D71B1">
        <w:rPr>
          <w:rFonts w:cs="Arial"/>
        </w:rPr>
        <w:t>to</w:t>
      </w:r>
      <w:r w:rsidRPr="00451F33">
        <w:rPr>
          <w:rFonts w:cs="Arial"/>
        </w:rPr>
        <w:t xml:space="preserve"> be c.£</w:t>
      </w:r>
      <w:r w:rsidR="00741370">
        <w:rPr>
          <w:rFonts w:cs="Arial"/>
        </w:rPr>
        <w:t>300</w:t>
      </w:r>
      <w:r w:rsidRPr="00451F33">
        <w:rPr>
          <w:rFonts w:cs="Arial"/>
        </w:rPr>
        <w:t xml:space="preserve"> p</w:t>
      </w:r>
      <w:r>
        <w:rPr>
          <w:rFonts w:cs="Arial"/>
        </w:rPr>
        <w:t>e</w:t>
      </w:r>
      <w:r w:rsidRPr="00451F33">
        <w:rPr>
          <w:rFonts w:cs="Arial"/>
        </w:rPr>
        <w:t xml:space="preserve">r </w:t>
      </w:r>
      <w:r w:rsidR="003D71B1">
        <w:rPr>
          <w:rFonts w:cs="Arial"/>
        </w:rPr>
        <w:t>l</w:t>
      </w:r>
      <w:r w:rsidRPr="00451F33">
        <w:rPr>
          <w:rFonts w:cs="Arial"/>
        </w:rPr>
        <w:t xml:space="preserve">ocal </w:t>
      </w:r>
      <w:r w:rsidR="003D71B1">
        <w:rPr>
          <w:rFonts w:cs="Arial"/>
        </w:rPr>
        <w:t>a</w:t>
      </w:r>
      <w:r w:rsidRPr="00451F33">
        <w:rPr>
          <w:rFonts w:cs="Arial"/>
        </w:rPr>
        <w:t>uthority</w:t>
      </w:r>
      <w:r w:rsidRPr="00451F33">
        <w:rPr>
          <w:rStyle w:val="FootnoteReference"/>
          <w:rFonts w:cs="Arial"/>
        </w:rPr>
        <w:footnoteReference w:id="244"/>
      </w:r>
      <w:r w:rsidRPr="00451F33">
        <w:rPr>
          <w:rFonts w:cs="Arial"/>
        </w:rPr>
        <w:t xml:space="preserve">. The total costs </w:t>
      </w:r>
      <w:r>
        <w:rPr>
          <w:rFonts w:cs="Arial"/>
        </w:rPr>
        <w:t>are</w:t>
      </w:r>
      <w:r w:rsidRPr="00451F33">
        <w:rPr>
          <w:rFonts w:cs="Arial"/>
        </w:rPr>
        <w:t xml:space="preserve"> estimated to be £</w:t>
      </w:r>
      <w:r w:rsidR="00BC6654">
        <w:rPr>
          <w:rFonts w:cs="Arial"/>
        </w:rPr>
        <w:t>2</w:t>
      </w:r>
      <w:r w:rsidR="004472BC">
        <w:rPr>
          <w:rFonts w:cs="Arial"/>
        </w:rPr>
        <w:t>1</w:t>
      </w:r>
      <w:r w:rsidR="00501D21">
        <w:rPr>
          <w:rFonts w:cs="Arial"/>
        </w:rPr>
        <w:t>0</w:t>
      </w:r>
      <w:r w:rsidRPr="00451F33">
        <w:rPr>
          <w:rFonts w:cs="Arial"/>
        </w:rPr>
        <w:t xml:space="preserve">k (based on 326 </w:t>
      </w:r>
      <w:r w:rsidR="003D71B1">
        <w:rPr>
          <w:rFonts w:cs="Arial"/>
        </w:rPr>
        <w:t>l</w:t>
      </w:r>
      <w:r w:rsidRPr="00451F33">
        <w:rPr>
          <w:rFonts w:cs="Arial"/>
        </w:rPr>
        <w:t xml:space="preserve">ocal </w:t>
      </w:r>
      <w:r w:rsidR="003D71B1">
        <w:rPr>
          <w:rFonts w:cs="Arial"/>
        </w:rPr>
        <w:t>a</w:t>
      </w:r>
      <w:r w:rsidRPr="00451F33">
        <w:rPr>
          <w:rFonts w:cs="Arial"/>
        </w:rPr>
        <w:t xml:space="preserve">uthorities in England) and is the same for both household options (1hh and 2hh). This cost is spread over the </w:t>
      </w:r>
      <w:r w:rsidR="00BC6654">
        <w:rPr>
          <w:rFonts w:cs="Arial"/>
        </w:rPr>
        <w:t xml:space="preserve">appraisal </w:t>
      </w:r>
      <w:r w:rsidRPr="00451F33">
        <w:rPr>
          <w:rFonts w:cs="Arial"/>
        </w:rPr>
        <w:t xml:space="preserve">period </w:t>
      </w:r>
      <w:r w:rsidR="00BC6654">
        <w:rPr>
          <w:rFonts w:cs="Arial"/>
        </w:rPr>
        <w:t>with greater costs in 2024, 2025, 2030</w:t>
      </w:r>
      <w:r w:rsidRPr="00451F33">
        <w:rPr>
          <w:rFonts w:cs="Arial"/>
        </w:rPr>
        <w:t xml:space="preserve"> and </w:t>
      </w:r>
      <w:r w:rsidR="00BC6654">
        <w:rPr>
          <w:rFonts w:cs="Arial"/>
        </w:rPr>
        <w:t>2031</w:t>
      </w:r>
      <w:r w:rsidR="009B6FE2">
        <w:rPr>
          <w:rFonts w:cs="Arial"/>
        </w:rPr>
        <w:t xml:space="preserve"> when </w:t>
      </w:r>
      <w:r w:rsidR="00DB21DF">
        <w:rPr>
          <w:rFonts w:cs="Arial"/>
        </w:rPr>
        <w:t xml:space="preserve">initial assessments for all </w:t>
      </w:r>
      <w:r w:rsidR="00071F80">
        <w:rPr>
          <w:rFonts w:cs="Arial"/>
        </w:rPr>
        <w:t>local authorities</w:t>
      </w:r>
      <w:r w:rsidR="00DB21DF">
        <w:rPr>
          <w:rFonts w:cs="Arial"/>
        </w:rPr>
        <w:t xml:space="preserve"> are completed</w:t>
      </w:r>
      <w:r w:rsidR="00487230">
        <w:rPr>
          <w:rFonts w:cs="Arial"/>
        </w:rPr>
        <w:t>.</w:t>
      </w:r>
      <w:r w:rsidRPr="00451F33" w:rsidDel="00DB21DF">
        <w:rPr>
          <w:rFonts w:cs="Arial"/>
        </w:rPr>
        <w:t xml:space="preserve"> </w:t>
      </w:r>
      <w:r w:rsidR="00937300">
        <w:rPr>
          <w:rFonts w:cs="Arial"/>
        </w:rPr>
        <w:t>This is likely an overestimation due to the provision of the exemption to allow co-collection of certain recyclable waste streams without the requirement for a written assessment. We expect local authorities to review and if necessary re-do written assessments when contracts are renewed (around every 7 years).</w:t>
      </w:r>
    </w:p>
    <w:p w:rsidRPr="009E7A40" w:rsidR="001976A1" w:rsidP="009E7A40" w:rsidRDefault="001976A1" w14:paraId="3C1233E1" w14:textId="77777777">
      <w:pPr>
        <w:rPr>
          <w:i/>
          <w:iCs/>
        </w:rPr>
      </w:pPr>
    </w:p>
    <w:p w:rsidRPr="00BF68FD" w:rsidR="00554C21" w:rsidP="00554C21" w:rsidRDefault="00554C21" w14:paraId="6DC4FBE4" w14:textId="639D3140">
      <w:pPr>
        <w:pStyle w:val="Heading4"/>
        <w:rPr>
          <w:sz w:val="24"/>
          <w:szCs w:val="24"/>
        </w:rPr>
      </w:pPr>
      <w:r w:rsidRPr="00841983">
        <w:rPr>
          <w:sz w:val="24"/>
          <w:szCs w:val="24"/>
        </w:rPr>
        <w:t>Compliance and enforcement cost to the Environment Agenc</w:t>
      </w:r>
      <w:r w:rsidRPr="00BF68FD">
        <w:rPr>
          <w:sz w:val="24"/>
          <w:szCs w:val="24"/>
        </w:rPr>
        <w:t>y</w:t>
      </w:r>
    </w:p>
    <w:p w:rsidRPr="00451F33" w:rsidR="00554C21" w:rsidP="00554C21" w:rsidRDefault="00554C21" w14:paraId="589CCF5A" w14:textId="77777777">
      <w:pPr>
        <w:jc w:val="both"/>
        <w:rPr>
          <w:rFonts w:cs="Arial"/>
        </w:rPr>
      </w:pPr>
      <w:r w:rsidRPr="00451F33">
        <w:rPr>
          <w:rFonts w:cs="Arial"/>
        </w:rPr>
        <w:t xml:space="preserve">The Environment Agency have provided their compliance and </w:t>
      </w:r>
      <w:r w:rsidRPr="00841983">
        <w:rPr>
          <w:rFonts w:cs="Arial"/>
        </w:rPr>
        <w:t>enforcement</w:t>
      </w:r>
      <w:r w:rsidRPr="00451F33">
        <w:rPr>
          <w:rFonts w:cs="Arial"/>
        </w:rPr>
        <w:t xml:space="preserve"> costs for this policy. These costs are indicative and include the following:</w:t>
      </w:r>
    </w:p>
    <w:p w:rsidRPr="00451F33" w:rsidR="00554C21" w:rsidP="00554C21" w:rsidRDefault="00554C21" w14:paraId="12CB8F28" w14:textId="390CAAD6">
      <w:pPr>
        <w:pStyle w:val="ListParagraph"/>
        <w:numPr>
          <w:ilvl w:val="0"/>
          <w:numId w:val="33"/>
        </w:numPr>
        <w:autoSpaceDE w:val="0"/>
        <w:autoSpaceDN w:val="0"/>
        <w:adjustRightInd w:val="0"/>
        <w:spacing w:line="276" w:lineRule="auto"/>
        <w:jc w:val="both"/>
        <w:rPr>
          <w:rFonts w:cs="Arial"/>
        </w:rPr>
      </w:pPr>
      <w:r w:rsidRPr="00451F33">
        <w:rPr>
          <w:rFonts w:cs="Arial"/>
          <w:b/>
          <w:bCs/>
        </w:rPr>
        <w:t>Set-up costs:</w:t>
      </w:r>
      <w:r w:rsidRPr="00451F33">
        <w:rPr>
          <w:rFonts w:cs="Arial"/>
        </w:rPr>
        <w:t xml:space="preserve"> The Environment Agency estimated that they will need c.£1.8m in 2024. This includes intelligence gathering, risk profiling, compliance planning, developing internal guidance and training, and employing the workforce.  </w:t>
      </w:r>
    </w:p>
    <w:p w:rsidRPr="005A4FDC" w:rsidR="00192140" w:rsidP="00344813" w:rsidRDefault="00554C21" w14:paraId="211FF6C7" w14:textId="3F63CC32">
      <w:pPr>
        <w:pStyle w:val="ListParagraph"/>
        <w:numPr>
          <w:ilvl w:val="0"/>
          <w:numId w:val="33"/>
        </w:numPr>
        <w:autoSpaceDE w:val="0"/>
        <w:autoSpaceDN w:val="0"/>
        <w:adjustRightInd w:val="0"/>
        <w:spacing w:line="276" w:lineRule="auto"/>
        <w:jc w:val="both"/>
        <w:textAlignment w:val="baseline"/>
        <w:rPr>
          <w:rFonts w:cs="Arial" w:eastAsiaTheme="minorEastAsia"/>
          <w:sz w:val="27"/>
          <w:szCs w:val="27"/>
          <w:lang w:val="en-US"/>
        </w:rPr>
      </w:pPr>
      <w:r w:rsidRPr="00451F33">
        <w:rPr>
          <w:rFonts w:cs="Arial"/>
          <w:b/>
          <w:bCs/>
        </w:rPr>
        <w:t xml:space="preserve">Enforcement costs: </w:t>
      </w:r>
      <w:r w:rsidR="003E4217">
        <w:rPr>
          <w:rFonts w:cs="Arial"/>
        </w:rPr>
        <w:t>T</w:t>
      </w:r>
      <w:r w:rsidRPr="00451F33">
        <w:rPr>
          <w:rFonts w:cs="Arial"/>
        </w:rPr>
        <w:t>hese costs depend on the number of compliance notices that the Environment Agency needs to serve.</w:t>
      </w:r>
      <w:r w:rsidRPr="00451F33">
        <w:rPr>
          <w:rFonts w:cs="Arial"/>
          <w:b/>
          <w:bCs/>
        </w:rPr>
        <w:t xml:space="preserve"> </w:t>
      </w:r>
      <w:r w:rsidRPr="00451F33">
        <w:rPr>
          <w:rFonts w:cs="Arial"/>
        </w:rPr>
        <w:t>For the purposes of this impact assessment, the Environment Agency assumed this cost to be c.£540k per year from 202</w:t>
      </w:r>
      <w:r w:rsidR="002C0D74">
        <w:rPr>
          <w:rFonts w:cs="Arial"/>
        </w:rPr>
        <w:t>5</w:t>
      </w:r>
      <w:r w:rsidRPr="00451F33">
        <w:rPr>
          <w:rFonts w:cs="Arial"/>
        </w:rPr>
        <w:t xml:space="preserve"> onwards. </w:t>
      </w:r>
    </w:p>
    <w:p w:rsidR="00026763" w:rsidP="005A4FDC" w:rsidRDefault="00192140" w14:paraId="7764A563" w14:textId="77777777">
      <w:pPr>
        <w:pStyle w:val="ListParagraph"/>
        <w:autoSpaceDE w:val="0"/>
        <w:autoSpaceDN w:val="0"/>
        <w:adjustRightInd w:val="0"/>
        <w:spacing w:line="276" w:lineRule="auto"/>
        <w:ind w:left="360"/>
        <w:jc w:val="both"/>
        <w:textAlignment w:val="baseline"/>
        <w:rPr>
          <w:rStyle w:val="eop"/>
          <w:rFonts w:cs="Arial" w:eastAsiaTheme="minorEastAsia"/>
          <w:lang w:val="en-US"/>
        </w:rPr>
      </w:pPr>
      <w:r w:rsidRPr="004277B9">
        <w:rPr>
          <w:rFonts w:cs="Arial"/>
        </w:rPr>
        <w:t>In this impact assessment, we have assumed that there are no regulatory costs</w:t>
      </w:r>
      <w:r w:rsidRPr="004277B9" w:rsidR="007E2D7E">
        <w:rPr>
          <w:rFonts w:cs="Arial"/>
        </w:rPr>
        <w:t xml:space="preserve"> (i.e., compliance and enforcement costs)</w:t>
      </w:r>
      <w:r w:rsidRPr="004277B9">
        <w:rPr>
          <w:rFonts w:cs="Arial"/>
        </w:rPr>
        <w:t xml:space="preserve"> passed onto businesses</w:t>
      </w:r>
      <w:r w:rsidRPr="004277B9" w:rsidR="007E2D7E">
        <w:rPr>
          <w:rFonts w:cs="Arial"/>
        </w:rPr>
        <w:t xml:space="preserve"> and </w:t>
      </w:r>
      <w:r w:rsidRPr="004277B9" w:rsidR="00D97548">
        <w:rPr>
          <w:rFonts w:cs="Arial"/>
        </w:rPr>
        <w:t>local auth</w:t>
      </w:r>
      <w:r w:rsidRPr="004277B9" w:rsidR="007E2D7E">
        <w:rPr>
          <w:rFonts w:cs="Arial"/>
        </w:rPr>
        <w:t>orities</w:t>
      </w:r>
      <w:r w:rsidRPr="004277B9">
        <w:rPr>
          <w:rFonts w:cs="Arial"/>
        </w:rPr>
        <w:t xml:space="preserve">. </w:t>
      </w:r>
      <w:r w:rsidRPr="003369D4">
        <w:t xml:space="preserve">The </w:t>
      </w:r>
      <w:r w:rsidRPr="003369D4">
        <w:t>Environment Agency has powers to recover costs</w:t>
      </w:r>
      <w:r w:rsidR="007E2D7E">
        <w:t xml:space="preserve"> only</w:t>
      </w:r>
      <w:r w:rsidRPr="003369D4">
        <w:t xml:space="preserve"> for compliance activities via their charging scheme. The Environment Agency would need to develop their charging proposals for </w:t>
      </w:r>
      <w:r w:rsidRPr="003369D4" w:rsidR="1DFD7BC4">
        <w:t>Simpler Recycling</w:t>
      </w:r>
      <w:r w:rsidRPr="003369D4">
        <w:t>, including an assessment of impacts on charge payers. They would also</w:t>
      </w:r>
      <w:r w:rsidRPr="003369D4" w:rsidR="003369D4">
        <w:t xml:space="preserve"> have to</w:t>
      </w:r>
      <w:r w:rsidRPr="003369D4">
        <w:t xml:space="preserve"> consult on </w:t>
      </w:r>
      <w:r w:rsidRPr="003369D4" w:rsidR="003369D4">
        <w:t>their</w:t>
      </w:r>
      <w:r w:rsidRPr="003369D4">
        <w:t xml:space="preserve"> charging proposals and g</w:t>
      </w:r>
      <w:r w:rsidRPr="7D49850C">
        <w:rPr>
          <w:rStyle w:val="normaltextrun"/>
          <w:rFonts w:cs="Arial" w:eastAsiaTheme="majorEastAsia"/>
        </w:rPr>
        <w:t>ain approval from the Secretary of State and HM Treasury</w:t>
      </w:r>
      <w:r w:rsidRPr="7D49850C">
        <w:rPr>
          <w:rStyle w:val="eop"/>
          <w:rFonts w:cs="Arial" w:eastAsiaTheme="minorEastAsia"/>
          <w:lang w:val="en-US"/>
        </w:rPr>
        <w:t>​</w:t>
      </w:r>
      <w:r w:rsidRPr="7D49850C" w:rsidR="0084042B">
        <w:rPr>
          <w:rStyle w:val="eop"/>
          <w:rFonts w:cs="Arial" w:eastAsiaTheme="minorEastAsia"/>
          <w:lang w:val="en-US"/>
        </w:rPr>
        <w:t>.</w:t>
      </w:r>
    </w:p>
    <w:p w:rsidR="002C712B" w:rsidP="009E7A40" w:rsidRDefault="00D802A9" w14:paraId="35273B84" w14:textId="220CD00C">
      <w:pPr>
        <w:pStyle w:val="ListParagraph"/>
        <w:numPr>
          <w:ilvl w:val="0"/>
          <w:numId w:val="33"/>
        </w:numPr>
        <w:autoSpaceDE w:val="0"/>
        <w:autoSpaceDN w:val="0"/>
        <w:adjustRightInd w:val="0"/>
        <w:spacing w:line="276" w:lineRule="auto"/>
        <w:jc w:val="both"/>
        <w:textAlignment w:val="baseline"/>
        <w:rPr>
          <w:rStyle w:val="eop"/>
          <w:rFonts w:cs="Arial" w:eastAsiaTheme="minorEastAsia"/>
          <w:lang w:val="en-US"/>
        </w:rPr>
      </w:pPr>
      <w:r w:rsidRPr="447759A6">
        <w:rPr>
          <w:rFonts w:cs="Arial"/>
          <w:b/>
          <w:bCs/>
        </w:rPr>
        <w:t>Enforcement compliance costs to assess written assessments</w:t>
      </w:r>
      <w:r w:rsidRPr="1F9AAC4B" w:rsidR="78655E34">
        <w:rPr>
          <w:rFonts w:cs="Arial"/>
          <w:b/>
          <w:bCs/>
        </w:rPr>
        <w:t>:</w:t>
      </w:r>
      <w:r w:rsidRPr="447759A6">
        <w:rPr>
          <w:rFonts w:cs="Arial"/>
          <w:b/>
          <w:bCs/>
        </w:rPr>
        <w:t xml:space="preserve"> </w:t>
      </w:r>
      <w:r w:rsidRPr="003369D4" w:rsidR="002C712B">
        <w:rPr>
          <w:rFonts w:cs="Arial"/>
        </w:rPr>
        <w:t>In this impact assessment, we have assumed that there are no regulatory costs</w:t>
      </w:r>
      <w:r w:rsidR="002C712B">
        <w:rPr>
          <w:rFonts w:cs="Arial"/>
        </w:rPr>
        <w:t xml:space="preserve"> (i.e., compliance and enforcement costs)</w:t>
      </w:r>
      <w:r w:rsidRPr="003369D4" w:rsidR="002C712B">
        <w:rPr>
          <w:rFonts w:cs="Arial"/>
        </w:rPr>
        <w:t xml:space="preserve"> passed onto businesses</w:t>
      </w:r>
      <w:r w:rsidRPr="6EFC6BEE" w:rsidR="08AB53D9">
        <w:rPr>
          <w:rFonts w:cs="Arial"/>
        </w:rPr>
        <w:t>.</w:t>
      </w:r>
      <w:r w:rsidR="002C712B">
        <w:rPr>
          <w:rFonts w:cs="Arial"/>
        </w:rPr>
        <w:t xml:space="preserve"> </w:t>
      </w:r>
      <w:r w:rsidRPr="003369D4" w:rsidR="002C712B">
        <w:t>The Environment Agency has powers to recover costs</w:t>
      </w:r>
      <w:r w:rsidR="002C712B">
        <w:t xml:space="preserve"> only</w:t>
      </w:r>
      <w:r w:rsidRPr="003369D4" w:rsidR="002C712B">
        <w:t xml:space="preserve"> for compliance activities via their charging scheme. The Environment Agency would need to develop their charging proposals for </w:t>
      </w:r>
      <w:r w:rsidR="0005572D">
        <w:t>Simpler Recycling</w:t>
      </w:r>
      <w:r w:rsidRPr="003369D4" w:rsidR="002C712B">
        <w:t>, including an assessment of impacts on charge payers.</w:t>
      </w:r>
      <w:r w:rsidR="00043350">
        <w:t xml:space="preserve"> </w:t>
      </w:r>
      <w:r w:rsidRPr="003369D4" w:rsidR="002C712B">
        <w:t>They would also have to consult on their charging proposals and g</w:t>
      </w:r>
      <w:r w:rsidRPr="001C2862" w:rsidR="002C712B">
        <w:rPr>
          <w:rStyle w:val="normaltextrun"/>
          <w:rFonts w:cs="Arial" w:eastAsiaTheme="majorEastAsia"/>
        </w:rPr>
        <w:t>ain approval from the Secretary of State and HM Treasury</w:t>
      </w:r>
      <w:r w:rsidRPr="5A542C86" w:rsidR="002C712B">
        <w:rPr>
          <w:rStyle w:val="eop"/>
          <w:rFonts w:cs="Arial" w:eastAsiaTheme="minorEastAsia"/>
          <w:lang w:val="en-US"/>
        </w:rPr>
        <w:t>​</w:t>
      </w:r>
      <w:r w:rsidRPr="5A542C86" w:rsidR="3CC3E532">
        <w:rPr>
          <w:rStyle w:val="eop"/>
          <w:rFonts w:cs="Arial" w:eastAsiaTheme="minorEastAsia"/>
          <w:lang w:val="en-US"/>
        </w:rPr>
        <w:t xml:space="preserve">. </w:t>
      </w:r>
      <w:r w:rsidRPr="001C2862" w:rsidR="002C712B">
        <w:rPr>
          <w:rStyle w:val="eop"/>
          <w:rFonts w:cs="Arial" w:eastAsiaTheme="minorEastAsia"/>
          <w:lang w:val="en-US"/>
        </w:rPr>
        <w:t xml:space="preserve">For the NHM sector, the </w:t>
      </w:r>
      <w:r w:rsidRPr="7C995945" w:rsidR="002C712B">
        <w:rPr>
          <w:rStyle w:val="eop"/>
          <w:rFonts w:cs="Arial" w:eastAsiaTheme="minorEastAsia"/>
          <w:lang w:val="en-US"/>
        </w:rPr>
        <w:t xml:space="preserve">estimated </w:t>
      </w:r>
      <w:r w:rsidRPr="001C2862" w:rsidR="002C712B">
        <w:rPr>
          <w:rStyle w:val="eop"/>
          <w:rFonts w:cs="Arial" w:eastAsiaTheme="minorEastAsia"/>
          <w:lang w:val="en-US"/>
        </w:rPr>
        <w:t>regulatory costs that could be passed to business</w:t>
      </w:r>
      <w:r w:rsidRPr="7C995945" w:rsidR="002C712B">
        <w:rPr>
          <w:rStyle w:val="eop"/>
          <w:rFonts w:cs="Arial" w:eastAsiaTheme="minorEastAsia"/>
          <w:lang w:val="en-US"/>
        </w:rPr>
        <w:t>es (via the waste management companies)</w:t>
      </w:r>
      <w:r w:rsidRPr="001C2862" w:rsidR="002C712B">
        <w:rPr>
          <w:rStyle w:val="eop"/>
          <w:rFonts w:cs="Arial" w:eastAsiaTheme="minorEastAsia"/>
          <w:lang w:val="en-US"/>
        </w:rPr>
        <w:t xml:space="preserve"> amounts to £3.6</w:t>
      </w:r>
      <w:r w:rsidRPr="7C995945" w:rsidR="002C712B">
        <w:rPr>
          <w:rStyle w:val="eop"/>
          <w:rFonts w:cs="Arial" w:eastAsiaTheme="minorEastAsia"/>
          <w:lang w:val="en-US"/>
        </w:rPr>
        <w:t>m</w:t>
      </w:r>
      <w:r w:rsidRPr="001C2862" w:rsidR="002C712B">
        <w:rPr>
          <w:rStyle w:val="eop"/>
          <w:rFonts w:cs="Arial" w:eastAsiaTheme="minorEastAsia"/>
          <w:lang w:val="en-US"/>
        </w:rPr>
        <w:t xml:space="preserve"> per year from 2025 onwards</w:t>
      </w:r>
      <w:r w:rsidR="002C712B">
        <w:rPr>
          <w:rStyle w:val="FootnoteReference"/>
          <w:rFonts w:eastAsiaTheme="minorEastAsia"/>
          <w:lang w:val="en-US"/>
        </w:rPr>
        <w:footnoteReference w:id="245"/>
      </w:r>
      <w:r w:rsidRPr="001C2862" w:rsidR="002C712B">
        <w:rPr>
          <w:rStyle w:val="eop"/>
          <w:rFonts w:cs="Arial" w:eastAsiaTheme="minorEastAsia"/>
          <w:lang w:val="en-US"/>
        </w:rPr>
        <w:t xml:space="preserve">. These are the </w:t>
      </w:r>
      <w:r w:rsidR="001E0883">
        <w:rPr>
          <w:rStyle w:val="eop"/>
          <w:rFonts w:cs="Arial" w:eastAsiaTheme="minorEastAsia"/>
          <w:lang w:val="en-US"/>
        </w:rPr>
        <w:t xml:space="preserve">compliance </w:t>
      </w:r>
      <w:r w:rsidRPr="001C2862" w:rsidR="002C712B">
        <w:rPr>
          <w:rStyle w:val="eop"/>
          <w:rFonts w:cs="Arial" w:eastAsiaTheme="minorEastAsia"/>
          <w:lang w:val="en-US"/>
        </w:rPr>
        <w:t xml:space="preserve">costs </w:t>
      </w:r>
      <w:r w:rsidR="00AB497D">
        <w:rPr>
          <w:rStyle w:val="eop"/>
          <w:rFonts w:cs="Arial" w:eastAsiaTheme="minorEastAsia"/>
          <w:lang w:val="en-US"/>
        </w:rPr>
        <w:t xml:space="preserve">incurred </w:t>
      </w:r>
      <w:r w:rsidRPr="001C2862" w:rsidR="002C712B">
        <w:rPr>
          <w:rStyle w:val="eop"/>
          <w:rFonts w:cs="Arial" w:eastAsiaTheme="minorEastAsia"/>
          <w:lang w:val="en-US"/>
        </w:rPr>
        <w:t>t</w:t>
      </w:r>
      <w:r w:rsidR="001E0883">
        <w:rPr>
          <w:rStyle w:val="eop"/>
          <w:rFonts w:cs="Arial" w:eastAsiaTheme="minorEastAsia"/>
          <w:lang w:val="en-US"/>
        </w:rPr>
        <w:t>o</w:t>
      </w:r>
      <w:r w:rsidRPr="001C2862" w:rsidR="002C712B">
        <w:rPr>
          <w:rStyle w:val="eop"/>
          <w:rFonts w:cs="Arial" w:eastAsiaTheme="minorEastAsia"/>
          <w:lang w:val="en-US"/>
        </w:rPr>
        <w:t xml:space="preserve"> assess written assessments. </w:t>
      </w:r>
    </w:p>
    <w:p w:rsidR="00554C21" w:rsidP="00554C21" w:rsidRDefault="00554C21" w14:paraId="1B94CF4C" w14:textId="44A8E4D0">
      <w:pPr>
        <w:pStyle w:val="Heading4"/>
        <w:rPr>
          <w:sz w:val="24"/>
          <w:szCs w:val="24"/>
        </w:rPr>
      </w:pPr>
      <w:r w:rsidRPr="00841983">
        <w:rPr>
          <w:sz w:val="24"/>
          <w:szCs w:val="24"/>
        </w:rPr>
        <w:t>Other policy support costs:</w:t>
      </w:r>
    </w:p>
    <w:p w:rsidR="00DC470B" w:rsidP="00D329DB" w:rsidRDefault="104789DA" w14:paraId="07C355F9" w14:textId="4B1CF7BB">
      <w:pPr>
        <w:jc w:val="both"/>
        <w:rPr>
          <w:lang w:eastAsia="en-GB"/>
        </w:rPr>
      </w:pPr>
      <w:r w:rsidRPr="3A07607F">
        <w:rPr>
          <w:lang w:eastAsia="en-GB"/>
        </w:rPr>
        <w:t xml:space="preserve">The policy support costs (presented in this section) are based on WRAP’s advice. WRAP considered available evidence from the </w:t>
      </w:r>
      <w:r w:rsidR="00D905C4">
        <w:rPr>
          <w:lang w:eastAsia="en-GB"/>
        </w:rPr>
        <w:t>D</w:t>
      </w:r>
      <w:r w:rsidRPr="3A07607F">
        <w:rPr>
          <w:lang w:eastAsia="en-GB"/>
        </w:rPr>
        <w:t xml:space="preserve">evolved </w:t>
      </w:r>
      <w:r w:rsidR="00D905C4">
        <w:rPr>
          <w:lang w:eastAsia="en-GB"/>
        </w:rPr>
        <w:t>A</w:t>
      </w:r>
      <w:r w:rsidRPr="3A07607F">
        <w:rPr>
          <w:lang w:eastAsia="en-GB"/>
        </w:rPr>
        <w:t>dministrations to estimate these costs</w:t>
      </w:r>
      <w:r w:rsidRPr="3A07607F" w:rsidR="236A1ECF">
        <w:rPr>
          <w:lang w:eastAsia="en-GB"/>
        </w:rPr>
        <w:t xml:space="preserve">. Given that Northern Ireland and Scotland already require businesses to segregate and present food waste separately, their evidence was used to inform the NHM policy support costs.  </w:t>
      </w:r>
    </w:p>
    <w:p w:rsidRPr="00DC470B" w:rsidR="00DC470B" w:rsidP="00DC470B" w:rsidRDefault="00DC470B" w14:paraId="1275638A" w14:textId="77777777">
      <w:pPr>
        <w:rPr>
          <w:lang w:eastAsia="en-GB"/>
        </w:rPr>
      </w:pPr>
    </w:p>
    <w:p w:rsidRPr="00451F33" w:rsidR="00554C21" w:rsidP="00554C21" w:rsidRDefault="00554C21" w14:paraId="7EFD5BF7" w14:textId="0FABDB14">
      <w:pPr>
        <w:jc w:val="both"/>
        <w:rPr>
          <w:rFonts w:cs="Arial"/>
        </w:rPr>
      </w:pPr>
      <w:r w:rsidRPr="00451F33">
        <w:rPr>
          <w:rFonts w:cs="Arial"/>
        </w:rPr>
        <w:t xml:space="preserve">WRAP has estimated the following costs to support </w:t>
      </w:r>
      <w:r w:rsidR="00D97548">
        <w:rPr>
          <w:rFonts w:cs="Arial"/>
        </w:rPr>
        <w:t>local auth</w:t>
      </w:r>
      <w:r w:rsidRPr="00451F33">
        <w:rPr>
          <w:rFonts w:cs="Arial"/>
        </w:rPr>
        <w:t xml:space="preserve">orities: </w:t>
      </w:r>
    </w:p>
    <w:p w:rsidRPr="00451F33" w:rsidR="00554C21" w:rsidP="00554C21" w:rsidRDefault="00554C21" w14:paraId="58BE1FF8" w14:textId="482154D9">
      <w:pPr>
        <w:numPr>
          <w:ilvl w:val="0"/>
          <w:numId w:val="29"/>
        </w:numPr>
        <w:contextualSpacing/>
        <w:jc w:val="both"/>
        <w:rPr>
          <w:rFonts w:cs="Arial"/>
          <w:strike/>
        </w:rPr>
      </w:pPr>
      <w:r w:rsidRPr="0C4EDC74">
        <w:rPr>
          <w:rFonts w:cs="Arial"/>
          <w:b/>
          <w:bCs/>
        </w:rPr>
        <w:t xml:space="preserve">National communications: </w:t>
      </w:r>
      <w:r w:rsidRPr="0C4EDC74">
        <w:rPr>
          <w:rFonts w:cs="Arial"/>
        </w:rPr>
        <w:t>these costs include activities such as raising awareness about the policy changes and benefits of recycling; and supporting various partners to deliver messages to citizens. The cost estimate for this item is based on WRAP’s experience related to similar activities. It is assumed that c.£4.1m will be required for the period between 202</w:t>
      </w:r>
      <w:r w:rsidRPr="0C4EDC74" w:rsidR="00616D3C">
        <w:rPr>
          <w:rFonts w:cs="Arial"/>
        </w:rPr>
        <w:t>4</w:t>
      </w:r>
      <w:r w:rsidRPr="0C4EDC74">
        <w:rPr>
          <w:rFonts w:cs="Arial"/>
        </w:rPr>
        <w:t xml:space="preserve"> and 2027. </w:t>
      </w:r>
    </w:p>
    <w:p w:rsidRPr="00451F33" w:rsidR="00554C21" w:rsidP="00554C21" w:rsidRDefault="2103847F" w14:paraId="10DD5612" w14:textId="47243915">
      <w:pPr>
        <w:numPr>
          <w:ilvl w:val="0"/>
          <w:numId w:val="29"/>
        </w:numPr>
        <w:contextualSpacing/>
        <w:jc w:val="both"/>
        <w:rPr>
          <w:rFonts w:cs="Arial"/>
        </w:rPr>
      </w:pPr>
      <w:r w:rsidRPr="00451F33">
        <w:rPr>
          <w:rFonts w:cs="Arial"/>
          <w:b/>
          <w:bCs/>
        </w:rPr>
        <w:t>Development and monitoring of non-binding performance indicators (NBPIs)</w:t>
      </w:r>
      <w:r w:rsidRPr="00451F33">
        <w:rPr>
          <w:rFonts w:cs="Arial"/>
        </w:rPr>
        <w:t xml:space="preserve"> are important to help monitor recycling and performance levels of </w:t>
      </w:r>
      <w:r w:rsidR="00D97548">
        <w:rPr>
          <w:rFonts w:cs="Arial"/>
        </w:rPr>
        <w:t>local auth</w:t>
      </w:r>
      <w:r w:rsidRPr="00451F33">
        <w:rPr>
          <w:rFonts w:cs="Arial"/>
        </w:rPr>
        <w:t>orities. These costs are estimated to be c.£350k from 202</w:t>
      </w:r>
      <w:r w:rsidR="00616D3C">
        <w:rPr>
          <w:rFonts w:cs="Arial"/>
        </w:rPr>
        <w:t>4</w:t>
      </w:r>
      <w:r w:rsidRPr="00451F33">
        <w:rPr>
          <w:rFonts w:cs="Arial"/>
        </w:rPr>
        <w:t xml:space="preserve"> to 2026. From 2026, it is reduced to c.£150k for the remaining period</w:t>
      </w:r>
      <w:r w:rsidRPr="00451F33" w:rsidR="00554C21">
        <w:rPr>
          <w:rFonts w:cs="Arial"/>
          <w:vertAlign w:val="superscript"/>
        </w:rPr>
        <w:footnoteReference w:id="246"/>
      </w:r>
      <w:r w:rsidRPr="00451F33">
        <w:rPr>
          <w:rFonts w:cs="Arial"/>
        </w:rPr>
        <w:t xml:space="preserve">. Again, these estimates are based on WRAP’s current experience undertaking similar activities.  </w:t>
      </w:r>
    </w:p>
    <w:p w:rsidRPr="00451F33" w:rsidR="00554C21" w:rsidP="00554C21" w:rsidRDefault="1362DF1B" w14:paraId="163BB660" w14:textId="049AD6C1">
      <w:pPr>
        <w:numPr>
          <w:ilvl w:val="0"/>
          <w:numId w:val="29"/>
        </w:numPr>
        <w:contextualSpacing/>
        <w:jc w:val="both"/>
        <w:rPr>
          <w:rFonts w:cs="Arial"/>
        </w:rPr>
      </w:pPr>
      <w:r w:rsidRPr="0B6329EE">
        <w:rPr>
          <w:rFonts w:cs="Arial"/>
          <w:b/>
          <w:bCs/>
        </w:rPr>
        <w:t>L</w:t>
      </w:r>
      <w:r w:rsidRPr="0B6329EE" w:rsidR="00D97548">
        <w:rPr>
          <w:rFonts w:cs="Arial"/>
          <w:b/>
          <w:bCs/>
        </w:rPr>
        <w:t>ocal auth</w:t>
      </w:r>
      <w:r w:rsidRPr="0B6329EE" w:rsidR="00554C21">
        <w:rPr>
          <w:rFonts w:cs="Arial"/>
          <w:b/>
          <w:bCs/>
        </w:rPr>
        <w:t>ority support</w:t>
      </w:r>
      <w:r w:rsidRPr="0B6329EE" w:rsidR="00554C21">
        <w:rPr>
          <w:rFonts w:cs="Arial"/>
        </w:rPr>
        <w:t xml:space="preserve">: Defra has been funding activities to support </w:t>
      </w:r>
      <w:r w:rsidRPr="0B6329EE" w:rsidR="00D97548">
        <w:rPr>
          <w:rFonts w:cs="Arial"/>
        </w:rPr>
        <w:t>local auth</w:t>
      </w:r>
      <w:r w:rsidRPr="0B6329EE" w:rsidR="00554C21">
        <w:rPr>
          <w:rFonts w:cs="Arial"/>
        </w:rPr>
        <w:t xml:space="preserve">orities. It is expected that these costs will increase </w:t>
      </w:r>
      <w:proofErr w:type="gramStart"/>
      <w:r w:rsidRPr="0B6329EE" w:rsidR="00554C21">
        <w:rPr>
          <w:rFonts w:cs="Arial"/>
        </w:rPr>
        <w:t>as a result of</w:t>
      </w:r>
      <w:proofErr w:type="gramEnd"/>
      <w:r w:rsidRPr="0B6329EE" w:rsidR="00554C21">
        <w:rPr>
          <w:rFonts w:cs="Arial"/>
        </w:rPr>
        <w:t xml:space="preserve"> these new proposals. W</w:t>
      </w:r>
      <w:r w:rsidRPr="0B6329EE" w:rsidR="008530B2">
        <w:rPr>
          <w:rFonts w:cs="Arial"/>
        </w:rPr>
        <w:t>RAP</w:t>
      </w:r>
      <w:r w:rsidRPr="0B6329EE" w:rsidR="00554C21">
        <w:rPr>
          <w:rFonts w:cs="Arial"/>
        </w:rPr>
        <w:t xml:space="preserve"> ha</w:t>
      </w:r>
      <w:r w:rsidRPr="0B6329EE" w:rsidR="008530B2">
        <w:rPr>
          <w:rFonts w:cs="Arial"/>
        </w:rPr>
        <w:t>s</w:t>
      </w:r>
      <w:r w:rsidRPr="0B6329EE" w:rsidR="00554C21">
        <w:rPr>
          <w:rFonts w:cs="Arial"/>
        </w:rPr>
        <w:t xml:space="preserve"> estimated that these costs will increase by c.£100k per year over the appraisal period</w:t>
      </w:r>
      <w:r w:rsidRPr="0B6329EE" w:rsidR="008530B2">
        <w:rPr>
          <w:rFonts w:cs="Arial"/>
        </w:rPr>
        <w:t xml:space="preserve"> (i.e., based on their existing work to support </w:t>
      </w:r>
      <w:r w:rsidRPr="0B6329EE" w:rsidR="00D97548">
        <w:rPr>
          <w:rFonts w:cs="Arial"/>
        </w:rPr>
        <w:t>local auth</w:t>
      </w:r>
      <w:r w:rsidRPr="0B6329EE" w:rsidR="008530B2">
        <w:rPr>
          <w:rFonts w:cs="Arial"/>
        </w:rPr>
        <w:t>orities)</w:t>
      </w:r>
      <w:r w:rsidRPr="0B6329EE" w:rsidR="00554C21">
        <w:rPr>
          <w:rFonts w:cs="Arial"/>
        </w:rPr>
        <w:t>.</w:t>
      </w:r>
    </w:p>
    <w:p w:rsidRPr="00451F33" w:rsidR="00F61C36" w:rsidP="00554C21" w:rsidRDefault="008E4469" w14:paraId="3ECFF28C" w14:textId="36029A1A">
      <w:pPr>
        <w:numPr>
          <w:ilvl w:val="0"/>
          <w:numId w:val="29"/>
        </w:numPr>
        <w:contextualSpacing/>
        <w:jc w:val="both"/>
        <w:rPr>
          <w:rFonts w:cs="Arial"/>
        </w:rPr>
      </w:pPr>
      <w:r>
        <w:rPr>
          <w:rFonts w:cs="Arial"/>
          <w:b/>
          <w:bCs/>
        </w:rPr>
        <w:t>Cost of building the TEEP tool</w:t>
      </w:r>
      <w:r w:rsidRPr="009E7A40">
        <w:rPr>
          <w:rFonts w:cs="Arial"/>
        </w:rPr>
        <w:t>:</w:t>
      </w:r>
      <w:r>
        <w:rPr>
          <w:rFonts w:cs="Arial"/>
        </w:rPr>
        <w:t xml:space="preserve"> the </w:t>
      </w:r>
      <w:r w:rsidR="002E3A35">
        <w:rPr>
          <w:rFonts w:cs="Arial"/>
        </w:rPr>
        <w:t>online</w:t>
      </w:r>
      <w:r>
        <w:rPr>
          <w:rFonts w:cs="Arial"/>
        </w:rPr>
        <w:t xml:space="preserve"> tool makes it simpler</w:t>
      </w:r>
      <w:r w:rsidR="00FA4118">
        <w:rPr>
          <w:rFonts w:cs="Arial"/>
        </w:rPr>
        <w:t xml:space="preserve"> </w:t>
      </w:r>
      <w:r w:rsidR="00D76395">
        <w:rPr>
          <w:rFonts w:cs="Arial"/>
        </w:rPr>
        <w:t>and</w:t>
      </w:r>
      <w:r w:rsidR="00FA4118">
        <w:rPr>
          <w:rFonts w:cs="Arial"/>
        </w:rPr>
        <w:t xml:space="preserve"> cheaper</w:t>
      </w:r>
      <w:r>
        <w:rPr>
          <w:rFonts w:cs="Arial"/>
        </w:rPr>
        <w:t xml:space="preserve"> for LAs to </w:t>
      </w:r>
      <w:r w:rsidR="00FA4118">
        <w:rPr>
          <w:rFonts w:cs="Arial"/>
        </w:rPr>
        <w:t xml:space="preserve">complete written assessments. </w:t>
      </w:r>
      <w:r w:rsidR="00DD4D37">
        <w:rPr>
          <w:rFonts w:cs="Arial"/>
        </w:rPr>
        <w:t xml:space="preserve">For local authorities, </w:t>
      </w:r>
      <w:r w:rsidR="00546601">
        <w:rPr>
          <w:rFonts w:cs="Arial"/>
        </w:rPr>
        <w:t xml:space="preserve">WRAP estimates this to </w:t>
      </w:r>
      <w:r w:rsidR="007D6ECB">
        <w:rPr>
          <w:rFonts w:cs="Arial"/>
        </w:rPr>
        <w:t>cost</w:t>
      </w:r>
      <w:r w:rsidR="00546601">
        <w:rPr>
          <w:rFonts w:cs="Arial"/>
        </w:rPr>
        <w:t xml:space="preserve"> £</w:t>
      </w:r>
      <w:r w:rsidR="002D683A">
        <w:rPr>
          <w:rFonts w:cs="Arial"/>
        </w:rPr>
        <w:t>200,000</w:t>
      </w:r>
      <w:r w:rsidR="00546601">
        <w:rPr>
          <w:rFonts w:cs="Arial"/>
        </w:rPr>
        <w:t xml:space="preserve"> </w:t>
      </w:r>
      <w:r w:rsidR="006701A2">
        <w:rPr>
          <w:rFonts w:cs="Arial"/>
        </w:rPr>
        <w:t>in</w:t>
      </w:r>
      <w:r w:rsidR="00546601">
        <w:rPr>
          <w:rFonts w:cs="Arial"/>
        </w:rPr>
        <w:t xml:space="preserve"> the </w:t>
      </w:r>
      <w:r w:rsidR="002D683A">
        <w:rPr>
          <w:rFonts w:cs="Arial"/>
        </w:rPr>
        <w:t xml:space="preserve">first </w:t>
      </w:r>
      <w:r w:rsidR="00425302">
        <w:rPr>
          <w:rFonts w:cs="Arial"/>
        </w:rPr>
        <w:t xml:space="preserve">and </w:t>
      </w:r>
      <w:r w:rsidR="00264C40">
        <w:rPr>
          <w:rFonts w:cs="Arial"/>
        </w:rPr>
        <w:t>eighth year</w:t>
      </w:r>
      <w:r w:rsidR="000B3F6A">
        <w:rPr>
          <w:rFonts w:cs="Arial"/>
        </w:rPr>
        <w:t>s</w:t>
      </w:r>
      <w:r w:rsidR="005B7049">
        <w:rPr>
          <w:rStyle w:val="FootnoteReference"/>
        </w:rPr>
        <w:footnoteReference w:id="247"/>
      </w:r>
      <w:r w:rsidR="00F51409">
        <w:rPr>
          <w:rFonts w:cs="Arial"/>
        </w:rPr>
        <w:t xml:space="preserve">, with </w:t>
      </w:r>
      <w:r w:rsidR="002D683A">
        <w:rPr>
          <w:rFonts w:cs="Arial"/>
        </w:rPr>
        <w:t xml:space="preserve">a </w:t>
      </w:r>
      <w:r w:rsidR="007D6ECB">
        <w:rPr>
          <w:rFonts w:cs="Arial"/>
        </w:rPr>
        <w:t>recurring</w:t>
      </w:r>
      <w:r w:rsidR="002D683A">
        <w:rPr>
          <w:rFonts w:cs="Arial"/>
        </w:rPr>
        <w:t xml:space="preserve"> cost of £90,000</w:t>
      </w:r>
      <w:r w:rsidR="007D6ECB">
        <w:rPr>
          <w:rFonts w:cs="Arial"/>
        </w:rPr>
        <w:t xml:space="preserve"> </w:t>
      </w:r>
      <w:r w:rsidR="002606FB">
        <w:rPr>
          <w:rFonts w:cs="Arial"/>
        </w:rPr>
        <w:t>in all other</w:t>
      </w:r>
      <w:r w:rsidR="007D6ECB">
        <w:rPr>
          <w:rFonts w:cs="Arial"/>
        </w:rPr>
        <w:t xml:space="preserve"> year</w:t>
      </w:r>
      <w:r w:rsidR="002606FB">
        <w:rPr>
          <w:rFonts w:cs="Arial"/>
        </w:rPr>
        <w:t>s</w:t>
      </w:r>
      <w:r w:rsidR="007D6ECB">
        <w:rPr>
          <w:rFonts w:cs="Arial"/>
        </w:rPr>
        <w:t>, for the running of the tool</w:t>
      </w:r>
      <w:r w:rsidR="00546601">
        <w:rPr>
          <w:rFonts w:cs="Arial"/>
        </w:rPr>
        <w:t xml:space="preserve">. </w:t>
      </w:r>
      <w:r w:rsidR="00657649">
        <w:rPr>
          <w:rFonts w:cs="Arial"/>
        </w:rPr>
        <w:t xml:space="preserve">To set up </w:t>
      </w:r>
      <w:r w:rsidR="002A3BE1">
        <w:rPr>
          <w:rFonts w:cs="Arial"/>
        </w:rPr>
        <w:t xml:space="preserve">support </w:t>
      </w:r>
      <w:r w:rsidR="00B77D09">
        <w:rPr>
          <w:rFonts w:cs="Arial"/>
        </w:rPr>
        <w:t xml:space="preserve">to </w:t>
      </w:r>
      <w:r w:rsidR="002A3BE1">
        <w:rPr>
          <w:rFonts w:cs="Arial"/>
        </w:rPr>
        <w:t xml:space="preserve">NHMs with written assessments, </w:t>
      </w:r>
      <w:r w:rsidR="004308D0">
        <w:rPr>
          <w:rFonts w:cs="Arial"/>
        </w:rPr>
        <w:t xml:space="preserve">WRAP estimates </w:t>
      </w:r>
      <w:r w:rsidR="00637C4A">
        <w:rPr>
          <w:rFonts w:cs="Arial"/>
        </w:rPr>
        <w:t xml:space="preserve">costs </w:t>
      </w:r>
      <w:r w:rsidR="00B77D09">
        <w:rPr>
          <w:rFonts w:cs="Arial"/>
        </w:rPr>
        <w:t xml:space="preserve">of </w:t>
      </w:r>
      <w:r w:rsidR="00486C79">
        <w:rPr>
          <w:rFonts w:cs="Arial"/>
        </w:rPr>
        <w:t>£</w:t>
      </w:r>
      <w:r w:rsidR="009F691A">
        <w:rPr>
          <w:rFonts w:cs="Arial"/>
        </w:rPr>
        <w:t>150</w:t>
      </w:r>
      <w:r w:rsidR="00486C79">
        <w:rPr>
          <w:rFonts w:cs="Arial"/>
        </w:rPr>
        <w:t xml:space="preserve">,000 </w:t>
      </w:r>
      <w:r w:rsidR="009F691A">
        <w:rPr>
          <w:rFonts w:cs="Arial"/>
        </w:rPr>
        <w:t>across</w:t>
      </w:r>
      <w:r w:rsidR="00486C79">
        <w:rPr>
          <w:rFonts w:cs="Arial"/>
        </w:rPr>
        <w:t xml:space="preserve"> the first </w:t>
      </w:r>
      <w:r w:rsidR="00B1688D">
        <w:rPr>
          <w:rFonts w:cs="Arial"/>
        </w:rPr>
        <w:t>two</w:t>
      </w:r>
      <w:r w:rsidR="00486C79">
        <w:rPr>
          <w:rFonts w:cs="Arial"/>
        </w:rPr>
        <w:t xml:space="preserve"> y</w:t>
      </w:r>
      <w:r w:rsidR="009F691A">
        <w:rPr>
          <w:rFonts w:cs="Arial"/>
        </w:rPr>
        <w:t>ears</w:t>
      </w:r>
      <w:r w:rsidR="008367D7">
        <w:rPr>
          <w:rFonts w:cs="Arial"/>
        </w:rPr>
        <w:t xml:space="preserve"> and in the </w:t>
      </w:r>
      <w:r w:rsidR="00922D12">
        <w:rPr>
          <w:rFonts w:cs="Arial"/>
        </w:rPr>
        <w:t>eighth year</w:t>
      </w:r>
      <w:r w:rsidR="009F691A">
        <w:rPr>
          <w:rFonts w:cs="Arial"/>
        </w:rPr>
        <w:t xml:space="preserve">, </w:t>
      </w:r>
      <w:r w:rsidR="008778FC">
        <w:rPr>
          <w:rFonts w:cs="Arial"/>
        </w:rPr>
        <w:t xml:space="preserve">with </w:t>
      </w:r>
      <w:r w:rsidR="00F15813">
        <w:rPr>
          <w:rFonts w:cs="Arial"/>
        </w:rPr>
        <w:t>a recurring running cost of £100,000 in all other years</w:t>
      </w:r>
      <w:r w:rsidR="00BC010F">
        <w:rPr>
          <w:rStyle w:val="FootnoteReference"/>
        </w:rPr>
        <w:footnoteReference w:id="248"/>
      </w:r>
      <w:r w:rsidR="00F15813">
        <w:rPr>
          <w:rFonts w:cs="Arial"/>
        </w:rPr>
        <w:t xml:space="preserve">. </w:t>
      </w:r>
      <w:r w:rsidR="00657649">
        <w:rPr>
          <w:rFonts w:cs="Arial"/>
        </w:rPr>
        <w:t xml:space="preserve"> </w:t>
      </w:r>
    </w:p>
    <w:p w:rsidRPr="00451F33" w:rsidR="00554C21" w:rsidP="00554C21" w:rsidRDefault="00554C21" w14:paraId="0BD03F72" w14:textId="77777777">
      <w:pPr>
        <w:numPr>
          <w:ilvl w:val="0"/>
          <w:numId w:val="29"/>
        </w:numPr>
        <w:contextualSpacing/>
        <w:jc w:val="both"/>
        <w:rPr>
          <w:rFonts w:cs="Arial"/>
        </w:rPr>
      </w:pPr>
      <w:r w:rsidRPr="00451F33">
        <w:rPr>
          <w:rFonts w:cs="Arial"/>
        </w:rPr>
        <w:t>The above costs are the same for both Option 1hh and Option 2hh.</w:t>
      </w:r>
    </w:p>
    <w:p w:rsidRPr="00BF4E2B" w:rsidR="00554C21" w:rsidP="00554C21" w:rsidRDefault="00554C21" w14:paraId="4F1E9F3A" w14:textId="77777777">
      <w:pPr>
        <w:spacing w:before="240" w:after="120"/>
        <w:jc w:val="both"/>
        <w:outlineLvl w:val="3"/>
        <w:rPr>
          <w:rFonts w:cs="Arial"/>
          <w:sz w:val="22"/>
          <w:szCs w:val="22"/>
        </w:rPr>
      </w:pPr>
      <w:r w:rsidRPr="002162E2">
        <w:rPr>
          <w:rFonts w:cs="Arial"/>
          <w:color w:val="000000"/>
          <w:lang w:eastAsia="en-GB"/>
        </w:rPr>
        <w:t xml:space="preserve">Concerning the NHM sector, </w:t>
      </w:r>
      <w:r w:rsidRPr="00451F33">
        <w:rPr>
          <w:rFonts w:cs="Arial"/>
          <w:color w:val="000000"/>
          <w:lang w:eastAsia="en-GB"/>
        </w:rPr>
        <w:t>the policy costs that we included in this assessment cover</w:t>
      </w:r>
      <w:r w:rsidRPr="00451F33">
        <w:rPr>
          <w:rFonts w:cs="Arial"/>
        </w:rPr>
        <w:t xml:space="preserve"> national communications, regional outreach and roadshows to raise business awareness, and tools for businesses to use directly. It is assumed that </w:t>
      </w:r>
      <w:proofErr w:type="gramStart"/>
      <w:r w:rsidRPr="00451F33">
        <w:rPr>
          <w:rFonts w:cs="Arial"/>
        </w:rPr>
        <w:t>the majority of</w:t>
      </w:r>
      <w:proofErr w:type="gramEnd"/>
      <w:r w:rsidRPr="00451F33">
        <w:rPr>
          <w:rFonts w:cs="Arial"/>
        </w:rPr>
        <w:t xml:space="preserve"> guidance and tools for businesses to use are generated in advance of 2030, but further reporting and maintenance will be required to ensure high participation. </w:t>
      </w:r>
    </w:p>
    <w:p w:rsidRPr="00451F33" w:rsidR="00554C21" w:rsidP="00554C21" w:rsidRDefault="2103847F" w14:paraId="64CF515B" w14:textId="0AFEF131">
      <w:pPr>
        <w:spacing w:before="240" w:after="120"/>
        <w:jc w:val="both"/>
        <w:rPr>
          <w:rFonts w:cs="Arial"/>
        </w:rPr>
      </w:pPr>
      <w:r w:rsidRPr="00451F33">
        <w:rPr>
          <w:rFonts w:cs="Arial"/>
        </w:rPr>
        <w:t>WRAP estimated the national communications to cost c.£55k pa</w:t>
      </w:r>
      <w:r w:rsidRPr="00451F33" w:rsidR="00554C21">
        <w:rPr>
          <w:rStyle w:val="FootnoteReference"/>
          <w:rFonts w:cs="Arial"/>
        </w:rPr>
        <w:footnoteReference w:id="249"/>
      </w:r>
      <w:r w:rsidRPr="00451F33">
        <w:rPr>
          <w:rFonts w:cs="Arial"/>
        </w:rPr>
        <w:t xml:space="preserve">. They estimated the outreach activities and tools to cost £2.2m pa. The costs decrease to </w:t>
      </w:r>
      <w:r w:rsidR="007068ED">
        <w:rPr>
          <w:rFonts w:cs="Arial"/>
        </w:rPr>
        <w:t>£</w:t>
      </w:r>
      <w:r w:rsidRPr="00451F33">
        <w:rPr>
          <w:rFonts w:cs="Arial"/>
        </w:rPr>
        <w:t xml:space="preserve">1.3m from 2030 onwards. These costs are the same for </w:t>
      </w:r>
      <w:proofErr w:type="gramStart"/>
      <w:r w:rsidRPr="00451F33">
        <w:rPr>
          <w:rFonts w:cs="Arial"/>
        </w:rPr>
        <w:t>both NHM</w:t>
      </w:r>
      <w:proofErr w:type="gramEnd"/>
      <w:r w:rsidRPr="00451F33">
        <w:rPr>
          <w:rFonts w:cs="Arial"/>
        </w:rPr>
        <w:t xml:space="preserve"> policy options. </w:t>
      </w:r>
    </w:p>
    <w:p w:rsidRPr="00A677AC" w:rsidR="006725F1" w:rsidP="00A677AC" w:rsidRDefault="00554C21" w14:paraId="4FFEFEED" w14:textId="547D5C45">
      <w:pPr>
        <w:jc w:val="both"/>
        <w:rPr>
          <w:b/>
        </w:rPr>
      </w:pPr>
      <w:r w:rsidRPr="00451F33">
        <w:rPr>
          <w:rFonts w:cs="Arial"/>
        </w:rPr>
        <w:t xml:space="preserve">The previous </w:t>
      </w:r>
      <w:r>
        <w:rPr>
          <w:rFonts w:cs="Arial"/>
        </w:rPr>
        <w:t>impact assessment</w:t>
      </w:r>
      <w:r w:rsidRPr="00451F33">
        <w:rPr>
          <w:rFonts w:cs="Arial"/>
        </w:rPr>
        <w:t xml:space="preserve"> included costs associated with direct one-to-one businesses support. This support was based on a range of core activities to help businesses with scheme set up and optimising container and system provision, procurement, communications and set up of internal separation systems. Although some responses to our consultation agreed for the need of one-to-one business support, the evidence on the direct relationship between business support and increased recycling rates is limited. </w:t>
      </w:r>
      <w:r w:rsidR="009E341F">
        <w:rPr>
          <w:rFonts w:cs="Arial"/>
        </w:rPr>
        <w:t xml:space="preserve">As such, Defra </w:t>
      </w:r>
      <w:r w:rsidR="005D3F11">
        <w:rPr>
          <w:rFonts w:cs="Arial"/>
        </w:rPr>
        <w:t>is</w:t>
      </w:r>
      <w:r w:rsidR="009E341F">
        <w:rPr>
          <w:rFonts w:cs="Arial"/>
        </w:rPr>
        <w:t xml:space="preserve"> still exploring </w:t>
      </w:r>
      <w:r w:rsidR="00091856">
        <w:rPr>
          <w:rFonts w:cs="Arial"/>
        </w:rPr>
        <w:t xml:space="preserve">one-to-one business support options. </w:t>
      </w:r>
    </w:p>
    <w:p w:rsidR="006725F1" w:rsidRDefault="006725F1" w14:paraId="260B1E35" w14:textId="77777777">
      <w:pPr>
        <w:rPr>
          <w:rFonts w:ascii="Arial Bold" w:hAnsi="Arial Bold" w:cs="Arial"/>
          <w:bCs/>
          <w:spacing w:val="-4"/>
          <w:kern w:val="32"/>
          <w:sz w:val="32"/>
          <w:szCs w:val="32"/>
        </w:rPr>
      </w:pPr>
      <w:r>
        <w:rPr>
          <w:b/>
        </w:rPr>
        <w:br w:type="page"/>
      </w:r>
    </w:p>
    <w:p w:rsidR="00554C21" w:rsidP="00554C21" w:rsidRDefault="00554C21" w14:paraId="10726766" w14:textId="6D120B0F">
      <w:pPr>
        <w:pStyle w:val="Heading1"/>
        <w:rPr>
          <w:b w:val="0"/>
        </w:rPr>
      </w:pPr>
      <w:r w:rsidRPr="00451F33">
        <w:rPr>
          <w:b w:val="0"/>
        </w:rPr>
        <w:t>Section 7: Costs and benefits of collections system options for the municipal, household and non-household sectors</w:t>
      </w:r>
    </w:p>
    <w:p w:rsidRPr="00BF68FD" w:rsidR="00BF68FD" w:rsidP="00BF68FD" w:rsidRDefault="00BF68FD" w14:paraId="5A01F6CD" w14:textId="77777777"/>
    <w:p w:rsidRPr="00451F33" w:rsidR="00554C21" w:rsidP="00554C21" w:rsidRDefault="00554C21" w14:paraId="0FF573AC" w14:textId="7C60C48E">
      <w:pPr>
        <w:jc w:val="both"/>
        <w:rPr>
          <w:rFonts w:cs="Arial"/>
        </w:rPr>
      </w:pPr>
      <w:r w:rsidRPr="00451F33">
        <w:rPr>
          <w:rFonts w:cs="Arial"/>
        </w:rPr>
        <w:t xml:space="preserve">The four municipal sector options deliver similar costs and benefits. The key difference is the scale of effect (as summarised in Table </w:t>
      </w:r>
      <w:r>
        <w:rPr>
          <w:rFonts w:cs="Arial"/>
        </w:rPr>
        <w:t>1</w:t>
      </w:r>
      <w:r w:rsidR="00841983">
        <w:rPr>
          <w:rFonts w:cs="Arial"/>
        </w:rPr>
        <w:t>3</w:t>
      </w:r>
      <w:r w:rsidRPr="00451F33">
        <w:rPr>
          <w:rFonts w:cs="Arial"/>
        </w:rPr>
        <w:t>).</w:t>
      </w:r>
    </w:p>
    <w:p w:rsidRPr="00451F33" w:rsidR="00554C21" w:rsidP="00554C21" w:rsidRDefault="00554C21" w14:paraId="56634920" w14:textId="77777777">
      <w:pPr>
        <w:jc w:val="both"/>
        <w:rPr>
          <w:rFonts w:cs="Arial"/>
        </w:rPr>
      </w:pPr>
    </w:p>
    <w:p w:rsidRPr="00451F33" w:rsidR="00554C21" w:rsidP="00554C21" w:rsidRDefault="00554C21" w14:paraId="39F940F1" w14:textId="4290E8EB">
      <w:pPr>
        <w:jc w:val="both"/>
        <w:rPr>
          <w:rFonts w:cs="Arial"/>
        </w:rPr>
      </w:pPr>
      <w:r w:rsidRPr="00451F33">
        <w:rPr>
          <w:rFonts w:cs="Arial"/>
        </w:rPr>
        <w:t xml:space="preserve">We identify </w:t>
      </w:r>
      <w:r w:rsidRPr="00451F33">
        <w:rPr>
          <w:rFonts w:cs="Arial"/>
          <w:bCs/>
        </w:rPr>
        <w:t xml:space="preserve">the following </w:t>
      </w:r>
      <w:r w:rsidRPr="008C753A">
        <w:rPr>
          <w:rFonts w:cs="Arial"/>
          <w:b/>
        </w:rPr>
        <w:t>benefits</w:t>
      </w:r>
      <w:r w:rsidRPr="00451F33">
        <w:rPr>
          <w:rFonts w:cs="Arial"/>
          <w:b/>
        </w:rPr>
        <w:t xml:space="preserve"> </w:t>
      </w:r>
      <w:r w:rsidRPr="00451F33">
        <w:rPr>
          <w:rFonts w:cs="Arial"/>
        </w:rPr>
        <w:t>associated with the presented options</w:t>
      </w:r>
      <w:r w:rsidR="003A6254">
        <w:rPr>
          <w:rFonts w:cs="Arial"/>
        </w:rPr>
        <w:t xml:space="preserve"> (i.e., based on best estimates)</w:t>
      </w:r>
      <w:r w:rsidRPr="00451F33">
        <w:rPr>
          <w:rFonts w:cs="Arial"/>
          <w:bCs/>
        </w:rPr>
        <w:t>:</w:t>
      </w:r>
    </w:p>
    <w:p w:rsidRPr="00451F33" w:rsidR="00554C21" w:rsidP="00841983" w:rsidRDefault="00554C21" w14:paraId="2A3D421B" w14:textId="0A99FD38">
      <w:pPr>
        <w:pStyle w:val="ListParagraph"/>
        <w:numPr>
          <w:ilvl w:val="0"/>
          <w:numId w:val="15"/>
        </w:numPr>
        <w:autoSpaceDE w:val="0"/>
        <w:autoSpaceDN w:val="0"/>
        <w:adjustRightInd w:val="0"/>
        <w:spacing w:line="276" w:lineRule="auto"/>
        <w:jc w:val="both"/>
        <w:rPr>
          <w:rFonts w:cs="Arial"/>
        </w:rPr>
      </w:pPr>
      <w:r w:rsidRPr="00451F33">
        <w:rPr>
          <w:rFonts w:cs="Arial"/>
          <w:b/>
          <w:bCs/>
        </w:rPr>
        <w:t>Municipal recycling rate</w:t>
      </w:r>
      <w:r w:rsidRPr="00451F33">
        <w:rPr>
          <w:rFonts w:cs="Arial"/>
        </w:rPr>
        <w:t xml:space="preserve">: the combination of ambitious household and NHM scenarios achieves an increase in the recycling rate </w:t>
      </w:r>
      <w:r w:rsidRPr="00FE28AD">
        <w:rPr>
          <w:rFonts w:cs="Arial"/>
        </w:rPr>
        <w:t>from </w:t>
      </w:r>
      <w:r w:rsidRPr="00E8425C" w:rsidR="00D76C36">
        <w:rPr>
          <w:rFonts w:cs="Arial"/>
        </w:rPr>
        <w:t>42</w:t>
      </w:r>
      <w:r w:rsidR="00D465D0">
        <w:rPr>
          <w:rFonts w:cs="Arial"/>
        </w:rPr>
        <w:t>.3</w:t>
      </w:r>
      <w:r w:rsidRPr="003A6254">
        <w:rPr>
          <w:rFonts w:cs="Arial"/>
          <w:b/>
          <w:bCs/>
        </w:rPr>
        <w:t>%</w:t>
      </w:r>
      <w:r w:rsidRPr="003A6254">
        <w:rPr>
          <w:rFonts w:cs="Arial"/>
        </w:rPr>
        <w:t> to </w:t>
      </w:r>
      <w:r w:rsidRPr="003A6254" w:rsidR="00D76C36">
        <w:rPr>
          <w:rFonts w:cs="Arial"/>
        </w:rPr>
        <w:t>5</w:t>
      </w:r>
      <w:r w:rsidR="005212E9">
        <w:rPr>
          <w:rFonts w:cs="Arial"/>
        </w:rPr>
        <w:t>2</w:t>
      </w:r>
      <w:r w:rsidR="00D465D0">
        <w:rPr>
          <w:rFonts w:cs="Arial"/>
        </w:rPr>
        <w:t>.</w:t>
      </w:r>
      <w:r w:rsidR="005212E9">
        <w:rPr>
          <w:rFonts w:cs="Arial"/>
        </w:rPr>
        <w:t>9</w:t>
      </w:r>
      <w:r w:rsidRPr="003A6254" w:rsidR="00D76C36">
        <w:rPr>
          <w:rFonts w:cs="Arial"/>
        </w:rPr>
        <w:t>% (1M), 5</w:t>
      </w:r>
      <w:r w:rsidR="00D465D0">
        <w:rPr>
          <w:rFonts w:cs="Arial"/>
        </w:rPr>
        <w:t>7.</w:t>
      </w:r>
      <w:r w:rsidR="005212E9">
        <w:rPr>
          <w:rFonts w:cs="Arial"/>
        </w:rPr>
        <w:t>6</w:t>
      </w:r>
      <w:r w:rsidRPr="003A6254" w:rsidR="00D76C36">
        <w:rPr>
          <w:rFonts w:cs="Arial"/>
        </w:rPr>
        <w:t>% (2M), 51</w:t>
      </w:r>
      <w:r w:rsidR="00D465D0">
        <w:rPr>
          <w:rFonts w:cs="Arial"/>
        </w:rPr>
        <w:t>.</w:t>
      </w:r>
      <w:r w:rsidR="005212E9">
        <w:rPr>
          <w:rFonts w:cs="Arial"/>
        </w:rPr>
        <w:t>2</w:t>
      </w:r>
      <w:r w:rsidRPr="003A6254" w:rsidR="00D76C36">
        <w:rPr>
          <w:rFonts w:cs="Arial"/>
        </w:rPr>
        <w:t>% (3M)</w:t>
      </w:r>
      <w:r w:rsidRPr="003A6254" w:rsidR="00E84FD5">
        <w:rPr>
          <w:rFonts w:cs="Arial"/>
        </w:rPr>
        <w:t>, 5</w:t>
      </w:r>
      <w:r w:rsidR="005212E9">
        <w:rPr>
          <w:rFonts w:cs="Arial"/>
        </w:rPr>
        <w:t>5.9</w:t>
      </w:r>
      <w:r w:rsidRPr="003A6254" w:rsidR="00E84FD5">
        <w:rPr>
          <w:rFonts w:cs="Arial"/>
        </w:rPr>
        <w:t>%</w:t>
      </w:r>
      <w:r w:rsidR="00E95535">
        <w:rPr>
          <w:rFonts w:cs="Arial"/>
        </w:rPr>
        <w:t xml:space="preserve"> (4M)</w:t>
      </w:r>
      <w:r w:rsidRPr="00FE28AD">
        <w:rPr>
          <w:rFonts w:cs="Arial"/>
        </w:rPr>
        <w:t> by</w:t>
      </w:r>
      <w:r w:rsidRPr="00451F33">
        <w:rPr>
          <w:rFonts w:cs="Arial"/>
        </w:rPr>
        <w:t xml:space="preserve"> 2035. This includes</w:t>
      </w:r>
      <w:r w:rsidRPr="00451F33">
        <w:rPr>
          <w:rFonts w:cs="Arial"/>
          <w:b/>
          <w:bCs/>
        </w:rPr>
        <w:t> </w:t>
      </w:r>
      <w:r w:rsidR="00D76C36">
        <w:rPr>
          <w:rFonts w:cs="Arial"/>
        </w:rPr>
        <w:t>indirect recycling recovered from residual waste treatment facilities</w:t>
      </w:r>
      <w:r w:rsidRPr="00451F33">
        <w:rPr>
          <w:rFonts w:cs="Arial"/>
        </w:rPr>
        <w:t>.</w:t>
      </w:r>
    </w:p>
    <w:p w:rsidRPr="00FE28AD" w:rsidR="00554C21" w:rsidP="00841983" w:rsidRDefault="00554C21" w14:paraId="0B1DD683" w14:textId="60B61E54">
      <w:pPr>
        <w:pStyle w:val="ListParagraph"/>
        <w:numPr>
          <w:ilvl w:val="0"/>
          <w:numId w:val="15"/>
        </w:numPr>
        <w:autoSpaceDE w:val="0"/>
        <w:autoSpaceDN w:val="0"/>
        <w:adjustRightInd w:val="0"/>
        <w:spacing w:line="276" w:lineRule="auto"/>
        <w:jc w:val="both"/>
        <w:rPr>
          <w:rFonts w:cs="Arial"/>
          <w:b/>
          <w:bCs/>
        </w:rPr>
      </w:pPr>
      <w:r w:rsidRPr="00451F33">
        <w:rPr>
          <w:rFonts w:cs="Arial"/>
          <w:b/>
          <w:bCs/>
        </w:rPr>
        <w:t xml:space="preserve">Savings to households from removed garden waste charging: </w:t>
      </w:r>
      <w:r w:rsidRPr="00451F33">
        <w:rPr>
          <w:rFonts w:cs="Arial"/>
        </w:rPr>
        <w:t xml:space="preserve">municipal options 1M and 2M assume </w:t>
      </w:r>
      <w:r w:rsidR="00D97548">
        <w:rPr>
          <w:rFonts w:cs="Arial"/>
        </w:rPr>
        <w:t>local auth</w:t>
      </w:r>
      <w:r w:rsidRPr="00451F33">
        <w:rPr>
          <w:rFonts w:cs="Arial"/>
        </w:rPr>
        <w:t>orities provide free garden waste collections. This is to incentivise households to recycle and take out garden waste from the</w:t>
      </w:r>
      <w:r w:rsidR="000B68F5">
        <w:rPr>
          <w:rFonts w:cs="Arial"/>
        </w:rPr>
        <w:t>ir</w:t>
      </w:r>
      <w:r w:rsidRPr="00451F33">
        <w:rPr>
          <w:rFonts w:cs="Arial"/>
        </w:rPr>
        <w:t xml:space="preserve"> residual bins. </w:t>
      </w:r>
      <w:r w:rsidR="00D305FC">
        <w:rPr>
          <w:rFonts w:cs="Arial"/>
        </w:rPr>
        <w:t>L</w:t>
      </w:r>
      <w:r w:rsidR="00D97548">
        <w:rPr>
          <w:rFonts w:cs="Arial"/>
        </w:rPr>
        <w:t>ocal auth</w:t>
      </w:r>
      <w:r w:rsidRPr="00451F33">
        <w:rPr>
          <w:rFonts w:cs="Arial"/>
        </w:rPr>
        <w:t xml:space="preserve">orities incur costs related to this service and </w:t>
      </w:r>
      <w:r w:rsidR="00F775BA">
        <w:rPr>
          <w:rFonts w:cs="Arial"/>
        </w:rPr>
        <w:t xml:space="preserve">across all </w:t>
      </w:r>
      <w:r w:rsidRPr="00451F33">
        <w:rPr>
          <w:rFonts w:cs="Arial"/>
        </w:rPr>
        <w:t>households</w:t>
      </w:r>
      <w:r w:rsidR="005B2188">
        <w:rPr>
          <w:rFonts w:cs="Arial"/>
        </w:rPr>
        <w:t xml:space="preserve">, they can </w:t>
      </w:r>
      <w:r w:rsidRPr="00451F33">
        <w:rPr>
          <w:rFonts w:cs="Arial"/>
        </w:rPr>
        <w:t xml:space="preserve">save </w:t>
      </w:r>
      <w:r w:rsidR="005B2188">
        <w:rPr>
          <w:rFonts w:cs="Arial"/>
        </w:rPr>
        <w:t>on average</w:t>
      </w:r>
      <w:r w:rsidRPr="00451F33" w:rsidR="005B2188">
        <w:rPr>
          <w:rFonts w:cs="Arial"/>
        </w:rPr>
        <w:t xml:space="preserve"> </w:t>
      </w:r>
      <w:r w:rsidRPr="003A6254">
        <w:rPr>
          <w:rFonts w:cs="Arial"/>
        </w:rPr>
        <w:t>£1</w:t>
      </w:r>
      <w:r w:rsidR="005B2188">
        <w:rPr>
          <w:rFonts w:cs="Arial"/>
        </w:rPr>
        <w:t>65</w:t>
      </w:r>
      <w:r w:rsidRPr="003A6254">
        <w:rPr>
          <w:rFonts w:cs="Arial"/>
        </w:rPr>
        <w:t>m</w:t>
      </w:r>
      <w:r w:rsidRPr="00FE28AD">
        <w:rPr>
          <w:rFonts w:cs="Arial"/>
        </w:rPr>
        <w:t xml:space="preserve"> per year from not being directly charged. For Option 1M and 2M the total saving to households over the appraisal period is </w:t>
      </w:r>
      <w:r w:rsidRPr="003A6254">
        <w:rPr>
          <w:rFonts w:cs="Arial"/>
        </w:rPr>
        <w:t>£1,</w:t>
      </w:r>
      <w:r w:rsidR="00C05002">
        <w:rPr>
          <w:rFonts w:cs="Arial"/>
        </w:rPr>
        <w:t>322</w:t>
      </w:r>
      <w:r w:rsidRPr="003A6254">
        <w:rPr>
          <w:rFonts w:cs="Arial"/>
        </w:rPr>
        <w:t>m</w:t>
      </w:r>
      <w:r w:rsidRPr="00FE28AD">
        <w:rPr>
          <w:rFonts w:cs="Arial"/>
        </w:rPr>
        <w:t xml:space="preserve"> (discounted). It is estimated based on outputs from WRAP’s </w:t>
      </w:r>
      <w:proofErr w:type="spellStart"/>
      <w:r w:rsidRPr="00FE28AD">
        <w:rPr>
          <w:rFonts w:cs="Arial"/>
        </w:rPr>
        <w:t>Routemap</w:t>
      </w:r>
      <w:proofErr w:type="spellEnd"/>
      <w:r w:rsidRPr="00FE28AD">
        <w:rPr>
          <w:rFonts w:cs="Arial"/>
        </w:rPr>
        <w:t xml:space="preserve"> collections module analyses. </w:t>
      </w:r>
    </w:p>
    <w:p w:rsidRPr="00FE28AD" w:rsidR="00554C21" w:rsidP="00841983" w:rsidRDefault="00554C21" w14:paraId="12BB04C2" w14:textId="7C3836A7">
      <w:pPr>
        <w:pStyle w:val="ListParagraph"/>
        <w:numPr>
          <w:ilvl w:val="0"/>
          <w:numId w:val="15"/>
        </w:numPr>
        <w:autoSpaceDE w:val="0"/>
        <w:autoSpaceDN w:val="0"/>
        <w:adjustRightInd w:val="0"/>
        <w:spacing w:line="276" w:lineRule="auto"/>
        <w:jc w:val="both"/>
        <w:rPr>
          <w:rFonts w:cs="Arial"/>
        </w:rPr>
      </w:pPr>
      <w:r w:rsidRPr="00FE28AD">
        <w:rPr>
          <w:rFonts w:cs="Arial"/>
          <w:b/>
          <w:bCs/>
        </w:rPr>
        <w:t>GHG emissions savings:</w:t>
      </w:r>
      <w:r w:rsidRPr="00FE28AD">
        <w:rPr>
          <w:rFonts w:cs="Arial"/>
        </w:rPr>
        <w:t xml:space="preserve"> all municipal scenarios achieve a substantial reduction in greenhouse gas emissions. Across the appraisal period, these savings are </w:t>
      </w:r>
      <w:r w:rsidRPr="003A6254">
        <w:rPr>
          <w:rFonts w:cs="Arial"/>
        </w:rPr>
        <w:t>£7.</w:t>
      </w:r>
      <w:r w:rsidR="00AC2E3F">
        <w:rPr>
          <w:rFonts w:cs="Arial"/>
        </w:rPr>
        <w:t>8</w:t>
      </w:r>
      <w:r w:rsidRPr="003A6254" w:rsidR="00E84FD5">
        <w:rPr>
          <w:rFonts w:cs="Arial"/>
        </w:rPr>
        <w:t xml:space="preserve">bn </w:t>
      </w:r>
      <w:r w:rsidRPr="00FE28AD">
        <w:rPr>
          <w:rFonts w:cs="Arial"/>
        </w:rPr>
        <w:t xml:space="preserve">for Option 1M, </w:t>
      </w:r>
      <w:r w:rsidRPr="003A6254">
        <w:rPr>
          <w:rFonts w:cs="Arial"/>
        </w:rPr>
        <w:t>£10.</w:t>
      </w:r>
      <w:r w:rsidR="002A2D75">
        <w:rPr>
          <w:rFonts w:cs="Arial"/>
        </w:rPr>
        <w:t>9</w:t>
      </w:r>
      <w:r w:rsidRPr="003A6254">
        <w:rPr>
          <w:rFonts w:cs="Arial"/>
        </w:rPr>
        <w:t xml:space="preserve">bn </w:t>
      </w:r>
      <w:r w:rsidRPr="00FE28AD">
        <w:rPr>
          <w:rFonts w:cs="Arial"/>
        </w:rPr>
        <w:t xml:space="preserve">for Option 2M, </w:t>
      </w:r>
      <w:r w:rsidRPr="003A6254">
        <w:rPr>
          <w:rFonts w:cs="Arial"/>
        </w:rPr>
        <w:t>£7.</w:t>
      </w:r>
      <w:r w:rsidR="002A2D75">
        <w:rPr>
          <w:rFonts w:cs="Arial"/>
        </w:rPr>
        <w:t>3</w:t>
      </w:r>
      <w:r w:rsidRPr="003A6254">
        <w:rPr>
          <w:rFonts w:cs="Arial"/>
        </w:rPr>
        <w:t xml:space="preserve">bn </w:t>
      </w:r>
      <w:r w:rsidRPr="00FE28AD">
        <w:rPr>
          <w:rFonts w:cs="Arial"/>
        </w:rPr>
        <w:t xml:space="preserve">for Option 3M and </w:t>
      </w:r>
      <w:r w:rsidRPr="003A6254">
        <w:rPr>
          <w:rFonts w:cs="Arial"/>
        </w:rPr>
        <w:t>£10.</w:t>
      </w:r>
      <w:r w:rsidR="002A2D75">
        <w:rPr>
          <w:rFonts w:cs="Arial"/>
        </w:rPr>
        <w:t>5</w:t>
      </w:r>
      <w:r w:rsidRPr="003A6254" w:rsidR="00E84FD5">
        <w:rPr>
          <w:rFonts w:cs="Arial"/>
        </w:rPr>
        <w:t xml:space="preserve">bn </w:t>
      </w:r>
      <w:r w:rsidRPr="00FE28AD">
        <w:rPr>
          <w:rFonts w:cs="Arial"/>
        </w:rPr>
        <w:t>for Option 4M (all discounted). This is estimated using Defra’s in-house model.</w:t>
      </w:r>
    </w:p>
    <w:p w:rsidRPr="00451F33" w:rsidR="00554C21" w:rsidP="00841983" w:rsidRDefault="2103847F" w14:paraId="2BB23D8D" w14:textId="439EBC73">
      <w:pPr>
        <w:pStyle w:val="ListParagraph"/>
        <w:numPr>
          <w:ilvl w:val="0"/>
          <w:numId w:val="15"/>
        </w:numPr>
        <w:autoSpaceDE w:val="0"/>
        <w:autoSpaceDN w:val="0"/>
        <w:adjustRightInd w:val="0"/>
        <w:spacing w:line="276" w:lineRule="auto"/>
        <w:jc w:val="both"/>
        <w:rPr>
          <w:rFonts w:cs="Arial"/>
        </w:rPr>
      </w:pPr>
      <w:r w:rsidRPr="00FE28AD">
        <w:rPr>
          <w:rFonts w:cs="Arial"/>
          <w:b/>
          <w:bCs/>
        </w:rPr>
        <w:t>NHM landfill tax saving</w:t>
      </w:r>
      <w:r w:rsidRPr="00FE28AD" w:rsidR="00554C21">
        <w:rPr>
          <w:rStyle w:val="FootnoteReference"/>
          <w:rFonts w:cs="Arial"/>
          <w:b/>
          <w:bCs/>
        </w:rPr>
        <w:footnoteReference w:id="250"/>
      </w:r>
      <w:r w:rsidRPr="00FE28AD">
        <w:rPr>
          <w:rFonts w:cs="Arial"/>
          <w:b/>
          <w:bCs/>
        </w:rPr>
        <w:t>:</w:t>
      </w:r>
      <w:r w:rsidRPr="00FE28AD">
        <w:rPr>
          <w:rFonts w:cs="Arial"/>
        </w:rPr>
        <w:t xml:space="preserve"> we estimate </w:t>
      </w:r>
      <w:r w:rsidRPr="003A6254">
        <w:rPr>
          <w:rFonts w:cs="Arial"/>
        </w:rPr>
        <w:t>£3,</w:t>
      </w:r>
      <w:r w:rsidR="001144E6">
        <w:rPr>
          <w:rFonts w:cs="Arial"/>
        </w:rPr>
        <w:t>486</w:t>
      </w:r>
      <w:r w:rsidRPr="003A6254">
        <w:rPr>
          <w:rFonts w:cs="Arial"/>
        </w:rPr>
        <w:t>m-3,</w:t>
      </w:r>
      <w:r w:rsidR="001144E6">
        <w:rPr>
          <w:rFonts w:cs="Arial"/>
        </w:rPr>
        <w:t>995</w:t>
      </w:r>
      <w:r w:rsidRPr="003A6254">
        <w:rPr>
          <w:rFonts w:cs="Arial"/>
        </w:rPr>
        <w:t xml:space="preserve">m </w:t>
      </w:r>
      <w:r w:rsidRPr="00FE28AD">
        <w:rPr>
          <w:rFonts w:cs="Arial"/>
        </w:rPr>
        <w:t xml:space="preserve">reduction for Option 1nhm (micro exemption) and </w:t>
      </w:r>
      <w:r w:rsidRPr="003A6254">
        <w:rPr>
          <w:rFonts w:cs="Arial"/>
        </w:rPr>
        <w:t>£</w:t>
      </w:r>
      <w:r w:rsidR="00BC4B5C">
        <w:rPr>
          <w:rFonts w:cs="Arial"/>
        </w:rPr>
        <w:t>5,067</w:t>
      </w:r>
      <w:r w:rsidRPr="003A6254">
        <w:rPr>
          <w:rFonts w:cs="Arial"/>
        </w:rPr>
        <w:t>-5,</w:t>
      </w:r>
      <w:r w:rsidR="00BC4B5C">
        <w:rPr>
          <w:rFonts w:cs="Arial"/>
        </w:rPr>
        <w:t>576</w:t>
      </w:r>
      <w:r w:rsidRPr="003A6254">
        <w:rPr>
          <w:rFonts w:cs="Arial"/>
        </w:rPr>
        <w:t xml:space="preserve">m </w:t>
      </w:r>
      <w:r w:rsidRPr="00FE28AD">
        <w:rPr>
          <w:rFonts w:cs="Arial"/>
        </w:rPr>
        <w:t>for Option 2nhm (micro phased). Using our internal model, we estimate the tonnages treated by different methods, including landfill</w:t>
      </w:r>
      <w:r w:rsidRPr="00451F33">
        <w:rPr>
          <w:rFonts w:cs="Arial"/>
        </w:rPr>
        <w:t>, EfW, MBT and AD processes. We then provide a breakdown of landfill tonnage diverted from households and businesses (i.e.</w:t>
      </w:r>
      <w:r>
        <w:rPr>
          <w:rFonts w:cs="Arial"/>
        </w:rPr>
        <w:t>,</w:t>
      </w:r>
      <w:r w:rsidRPr="00451F33">
        <w:rPr>
          <w:rFonts w:cs="Arial"/>
        </w:rPr>
        <w:t xml:space="preserve"> HH landfill tax is included in LA waste management costs). </w:t>
      </w:r>
      <w:r w:rsidR="1A80E2BA">
        <w:t>For EANDCB calculations, the tax benefit to businesses is treated as an indirect impact</w:t>
      </w:r>
      <w:r w:rsidR="001A38E3">
        <w:rPr>
          <w:rStyle w:val="FootnoteReference"/>
        </w:rPr>
        <w:footnoteReference w:id="251"/>
      </w:r>
      <w:r w:rsidR="161CCF25">
        <w:t>.</w:t>
      </w:r>
    </w:p>
    <w:p w:rsidRPr="00451F33" w:rsidR="00554C21" w:rsidP="00841983" w:rsidRDefault="00554C21" w14:paraId="6FF0111A" w14:textId="378369DE">
      <w:pPr>
        <w:pStyle w:val="ListParagraph"/>
        <w:numPr>
          <w:ilvl w:val="0"/>
          <w:numId w:val="15"/>
        </w:numPr>
        <w:autoSpaceDE w:val="0"/>
        <w:autoSpaceDN w:val="0"/>
        <w:adjustRightInd w:val="0"/>
        <w:spacing w:line="276" w:lineRule="auto"/>
        <w:jc w:val="both"/>
        <w:rPr>
          <w:rFonts w:cs="Arial"/>
        </w:rPr>
      </w:pPr>
      <w:r w:rsidRPr="00451F33">
        <w:rPr>
          <w:rFonts w:cs="Arial"/>
        </w:rPr>
        <w:t>We assume these savings are realised by waste management companies, and that they do not pass any of that saving back to the affected municipal businesses. This is because businesses tend to pay for waste collection on a per lift or bin basis (i.e.</w:t>
      </w:r>
      <w:r w:rsidR="00C37E45">
        <w:rPr>
          <w:rFonts w:cs="Arial"/>
        </w:rPr>
        <w:t>,</w:t>
      </w:r>
      <w:r w:rsidRPr="00451F33">
        <w:rPr>
          <w:rFonts w:cs="Arial"/>
        </w:rPr>
        <w:t xml:space="preserve"> not by quantity of waste); and most of these charges for commercial collections relate to the operational delivery costs (e.g.</w:t>
      </w:r>
      <w:r w:rsidR="00C37E45">
        <w:rPr>
          <w:rFonts w:cs="Arial"/>
        </w:rPr>
        <w:t>,</w:t>
      </w:r>
      <w:r w:rsidRPr="00451F33">
        <w:rPr>
          <w:rFonts w:cs="Arial"/>
        </w:rPr>
        <w:t xml:space="preserve"> labour) rather than the treatment of material, which varies per collection event. As such, WRAP has assumed that lift prices stay constant. </w:t>
      </w:r>
    </w:p>
    <w:p w:rsidR="007C124B" w:rsidP="007C124B" w:rsidRDefault="007C124B" w14:paraId="00CA9191" w14:textId="5E04C417">
      <w:pPr>
        <w:pStyle w:val="ListParagraph"/>
        <w:numPr>
          <w:ilvl w:val="0"/>
          <w:numId w:val="15"/>
        </w:numPr>
        <w:autoSpaceDE w:val="0"/>
        <w:autoSpaceDN w:val="0"/>
        <w:adjustRightInd w:val="0"/>
        <w:spacing w:line="276" w:lineRule="auto"/>
        <w:jc w:val="both"/>
        <w:rPr>
          <w:rFonts w:cs="Arial"/>
        </w:rPr>
      </w:pPr>
      <w:r w:rsidRPr="00FE28AD">
        <w:rPr>
          <w:rFonts w:cs="Arial"/>
          <w:b/>
          <w:bCs/>
        </w:rPr>
        <w:t>Landfill tax impact on government:</w:t>
      </w:r>
      <w:r w:rsidRPr="00FE28AD">
        <w:rPr>
          <w:rFonts w:cs="Arial"/>
        </w:rPr>
        <w:t xml:space="preserve"> there is a considerable reduction in government revenue from landfill tax payments</w:t>
      </w:r>
      <w:r w:rsidR="005C71DB">
        <w:rPr>
          <w:rFonts w:cs="Arial"/>
        </w:rPr>
        <w:t xml:space="preserve"> (i.e.</w:t>
      </w:r>
      <w:r w:rsidR="003941E2">
        <w:rPr>
          <w:rFonts w:cs="Arial"/>
        </w:rPr>
        <w:t>, a</w:t>
      </w:r>
      <w:r>
        <w:rPr>
          <w:rFonts w:cs="Arial"/>
        </w:rPr>
        <w:t xml:space="preserve"> lost benefit to government</w:t>
      </w:r>
      <w:r w:rsidR="005C71DB">
        <w:rPr>
          <w:rFonts w:cs="Arial"/>
        </w:rPr>
        <w:t>)</w:t>
      </w:r>
      <w:r w:rsidRPr="00FE28AD">
        <w:rPr>
          <w:rFonts w:cs="Arial"/>
        </w:rPr>
        <w:t xml:space="preserve">. </w:t>
      </w:r>
      <w:r w:rsidR="00DF2FC1">
        <w:rPr>
          <w:rFonts w:cs="Arial"/>
        </w:rPr>
        <w:t xml:space="preserve">This is a transfer </w:t>
      </w:r>
      <w:r w:rsidR="00B6644C">
        <w:rPr>
          <w:rFonts w:cs="Arial"/>
        </w:rPr>
        <w:t xml:space="preserve">to </w:t>
      </w:r>
      <w:r w:rsidR="0090619C">
        <w:rPr>
          <w:rFonts w:cs="Arial"/>
        </w:rPr>
        <w:t>local authorities and NHM</w:t>
      </w:r>
      <w:r w:rsidR="001B2CF5">
        <w:rPr>
          <w:rFonts w:cs="Arial"/>
        </w:rPr>
        <w:t xml:space="preserve">. </w:t>
      </w:r>
      <w:r w:rsidRPr="00FE28AD">
        <w:rPr>
          <w:rFonts w:cs="Arial"/>
        </w:rPr>
        <w:t xml:space="preserve">We estimate that only </w:t>
      </w:r>
      <w:r w:rsidRPr="00661311">
        <w:rPr>
          <w:rFonts w:cs="Arial"/>
        </w:rPr>
        <w:t>11-22%</w:t>
      </w:r>
      <w:r w:rsidRPr="00FE28AD">
        <w:rPr>
          <w:rFonts w:cs="Arial"/>
        </w:rPr>
        <w:t xml:space="preserve"> of municipal solid waste is sent to landfill by 2035 </w:t>
      </w:r>
      <w:r w:rsidRPr="007769E4">
        <w:rPr>
          <w:rFonts w:cs="Arial"/>
        </w:rPr>
        <w:t xml:space="preserve">across the four municipal sector options. This is significantly lower compared to the baseline estimate (i.e., </w:t>
      </w:r>
      <w:r w:rsidRPr="00661311">
        <w:rPr>
          <w:rFonts w:cs="Arial"/>
        </w:rPr>
        <w:t>34%</w:t>
      </w:r>
      <w:r w:rsidRPr="00FE28AD">
        <w:rPr>
          <w:rFonts w:cs="Arial"/>
        </w:rPr>
        <w:t xml:space="preserve">). Reduced landfill tax receipts are as follows: </w:t>
      </w:r>
      <w:r w:rsidRPr="00661311">
        <w:rPr>
          <w:rFonts w:cs="Arial"/>
        </w:rPr>
        <w:t>£</w:t>
      </w:r>
      <w:r w:rsidRPr="00661311">
        <w:rPr>
          <w:rFonts w:eastAsia="Arial" w:cs="Arial"/>
          <w:lang w:eastAsia="en-GB"/>
        </w:rPr>
        <w:t>4,</w:t>
      </w:r>
      <w:r w:rsidR="001051E2">
        <w:rPr>
          <w:rFonts w:eastAsia="Arial" w:cs="Arial"/>
          <w:lang w:eastAsia="en-GB"/>
        </w:rPr>
        <w:t>175</w:t>
      </w:r>
      <w:r w:rsidRPr="00661311">
        <w:rPr>
          <w:rFonts w:eastAsia="Arial" w:cs="Arial"/>
          <w:lang w:eastAsia="en-GB"/>
        </w:rPr>
        <w:t>m</w:t>
      </w:r>
      <w:r w:rsidRPr="00661311">
        <w:rPr>
          <w:rFonts w:cs="Arial"/>
        </w:rPr>
        <w:t xml:space="preserve"> </w:t>
      </w:r>
      <w:r w:rsidRPr="00FE28AD">
        <w:rPr>
          <w:rFonts w:cs="Arial"/>
        </w:rPr>
        <w:t xml:space="preserve">for 1M Option, </w:t>
      </w:r>
      <w:r w:rsidRPr="00661311">
        <w:rPr>
          <w:rFonts w:cs="Arial"/>
        </w:rPr>
        <w:t>£5,</w:t>
      </w:r>
      <w:r w:rsidR="001051E2">
        <w:rPr>
          <w:rFonts w:cs="Arial"/>
        </w:rPr>
        <w:t>756</w:t>
      </w:r>
      <w:r w:rsidRPr="00661311">
        <w:rPr>
          <w:rFonts w:cs="Arial"/>
        </w:rPr>
        <w:t xml:space="preserve">m </w:t>
      </w:r>
      <w:r w:rsidRPr="00FE28AD">
        <w:rPr>
          <w:rFonts w:cs="Arial"/>
        </w:rPr>
        <w:t xml:space="preserve">for 2M Option, </w:t>
      </w:r>
      <w:r w:rsidRPr="00661311">
        <w:rPr>
          <w:rFonts w:cs="Arial"/>
        </w:rPr>
        <w:t>£3,</w:t>
      </w:r>
      <w:r w:rsidR="001051E2">
        <w:rPr>
          <w:rFonts w:cs="Arial"/>
        </w:rPr>
        <w:t>636</w:t>
      </w:r>
      <w:r w:rsidRPr="00661311">
        <w:rPr>
          <w:rFonts w:cs="Arial"/>
        </w:rPr>
        <w:t>m</w:t>
      </w:r>
      <w:r w:rsidRPr="00FE28AD">
        <w:rPr>
          <w:rFonts w:cs="Arial"/>
        </w:rPr>
        <w:t xml:space="preserve"> for 3M and </w:t>
      </w:r>
      <w:r w:rsidRPr="00661311">
        <w:rPr>
          <w:rFonts w:cs="Arial"/>
        </w:rPr>
        <w:t>£5,</w:t>
      </w:r>
      <w:r w:rsidR="009C0E3D">
        <w:rPr>
          <w:rFonts w:cs="Arial"/>
        </w:rPr>
        <w:t>216</w:t>
      </w:r>
      <w:r w:rsidRPr="00661311">
        <w:rPr>
          <w:rFonts w:cs="Arial"/>
        </w:rPr>
        <w:t>m</w:t>
      </w:r>
      <w:r w:rsidRPr="00FE28AD">
        <w:rPr>
          <w:rFonts w:cs="Arial"/>
        </w:rPr>
        <w:t xml:space="preserve"> for 4M Option. This is based on our in-house </w:t>
      </w:r>
      <w:proofErr w:type="spellStart"/>
      <w:r w:rsidRPr="00FE28AD">
        <w:rPr>
          <w:rFonts w:cs="Arial"/>
        </w:rPr>
        <w:t>FoWST</w:t>
      </w:r>
      <w:proofErr w:type="spellEnd"/>
      <w:r w:rsidRPr="00FE28AD">
        <w:rPr>
          <w:rFonts w:cs="Arial"/>
        </w:rPr>
        <w:t xml:space="preserve"> model</w:t>
      </w:r>
      <w:r w:rsidR="00654A52">
        <w:rPr>
          <w:rFonts w:cs="Arial"/>
        </w:rPr>
        <w:t>:</w:t>
      </w:r>
    </w:p>
    <w:p w:rsidRPr="00B32167" w:rsidR="00654A52" w:rsidP="00654A52" w:rsidRDefault="51FADAEA" w14:paraId="66C86247" w14:textId="5D2E002B">
      <w:pPr>
        <w:numPr>
          <w:ilvl w:val="1"/>
          <w:numId w:val="15"/>
        </w:numPr>
        <w:autoSpaceDE w:val="0"/>
        <w:autoSpaceDN w:val="0"/>
        <w:adjustRightInd w:val="0"/>
        <w:spacing w:after="160" w:line="276" w:lineRule="auto"/>
        <w:contextualSpacing/>
        <w:jc w:val="both"/>
        <w:rPr>
          <w:rFonts w:cs="Arial"/>
        </w:rPr>
      </w:pPr>
      <w:r w:rsidRPr="00B32167">
        <w:rPr>
          <w:rFonts w:cs="Arial"/>
        </w:rPr>
        <w:t xml:space="preserve">We use both the EA data and </w:t>
      </w:r>
      <w:proofErr w:type="spellStart"/>
      <w:r w:rsidRPr="00B32167">
        <w:rPr>
          <w:rFonts w:cs="Arial"/>
        </w:rPr>
        <w:t>WasteDataFlow</w:t>
      </w:r>
      <w:proofErr w:type="spellEnd"/>
      <w:r w:rsidRPr="00B32167">
        <w:rPr>
          <w:rFonts w:cs="Arial"/>
        </w:rPr>
        <w:t xml:space="preserve"> (WDF) to estimate the total waste arisings for the municipal sector. We then use Defra’s model (i.e., </w:t>
      </w:r>
      <w:proofErr w:type="spellStart"/>
      <w:r w:rsidRPr="00B32167">
        <w:rPr>
          <w:rFonts w:cs="Arial"/>
        </w:rPr>
        <w:t>FoWST</w:t>
      </w:r>
      <w:proofErr w:type="spellEnd"/>
      <w:r w:rsidRPr="00B32167">
        <w:rPr>
          <w:rFonts w:cs="Arial"/>
        </w:rPr>
        <w:t>) to estimate impacts across the municipal sector (including impacts associated with the landfill tax). We acknowledge that there are some potential issues with some waste codes, which means that estimates of landfill tax impacts presented here represent a maximum potential level and outcomes may be lower. For example, in our UK statistics on waste, waste coded 19.12.12 is defined as municipal waste (based on an agreed methodology with Devolved Administrations). However, our discussions with experts suggest that this code is not 100% municipal waste</w:t>
      </w:r>
      <w:r w:rsidR="00654A52">
        <w:rPr>
          <w:rStyle w:val="FootnoteReference"/>
        </w:rPr>
        <w:footnoteReference w:id="252"/>
      </w:r>
      <w:r w:rsidRPr="00B32167">
        <w:rPr>
          <w:rFonts w:cs="Arial"/>
        </w:rPr>
        <w:t>. They also suggest that the code is not always subject to the higher rate of landfill tax.</w:t>
      </w:r>
    </w:p>
    <w:p w:rsidRPr="00B32167" w:rsidR="00654A52" w:rsidP="00654A52" w:rsidRDefault="51FADAEA" w14:paraId="306F2798" w14:textId="77777777">
      <w:pPr>
        <w:numPr>
          <w:ilvl w:val="1"/>
          <w:numId w:val="15"/>
        </w:numPr>
        <w:autoSpaceDE w:val="0"/>
        <w:autoSpaceDN w:val="0"/>
        <w:adjustRightInd w:val="0"/>
        <w:spacing w:after="160" w:line="276" w:lineRule="auto"/>
        <w:contextualSpacing/>
        <w:jc w:val="both"/>
        <w:rPr>
          <w:rFonts w:cs="Arial"/>
        </w:rPr>
      </w:pPr>
      <w:r w:rsidRPr="00B32167">
        <w:rPr>
          <w:rFonts w:cs="Arial"/>
        </w:rPr>
        <w:t>The analysis of the composition of municipal solid waste landfilled in the UK</w:t>
      </w:r>
      <w:r w:rsidR="00654A52">
        <w:rPr>
          <w:rStyle w:val="FootnoteReference"/>
        </w:rPr>
        <w:footnoteReference w:id="253"/>
      </w:r>
      <w:r w:rsidRPr="00B32167">
        <w:rPr>
          <w:rFonts w:cs="Arial"/>
        </w:rPr>
        <w:t xml:space="preserve"> put together information on the amount of biodegradable material landfilled under a range of European Waste Catalogue codes, including 19.12.12. For this code, they estimated a mean level of biodegradability of 46.3%. Given that this study showed the presence of biodegradable materials concerning municipal solid waste, we have assumed the higher landfill tax rate for the waste estimated to be diverted from landfill. </w:t>
      </w:r>
      <w:proofErr w:type="gramStart"/>
      <w:r w:rsidRPr="00B32167">
        <w:rPr>
          <w:rFonts w:cs="Arial"/>
        </w:rPr>
        <w:t>In reality, some</w:t>
      </w:r>
      <w:proofErr w:type="gramEnd"/>
      <w:r w:rsidRPr="00B32167">
        <w:rPr>
          <w:rFonts w:cs="Arial"/>
        </w:rPr>
        <w:t xml:space="preserve"> waste coded 19.12.12 could be subject to the lower rate. Hence, our estimated landfill tax impacts cannot be directly compared with the data provided in the ‘Landfill tax bulletin’.</w:t>
      </w:r>
    </w:p>
    <w:p w:rsidRPr="00B32167" w:rsidR="00654A52" w:rsidP="00654A52" w:rsidRDefault="00654A52" w14:paraId="334EB7FA" w14:textId="77777777">
      <w:pPr>
        <w:numPr>
          <w:ilvl w:val="1"/>
          <w:numId w:val="15"/>
        </w:numPr>
        <w:autoSpaceDE w:val="0"/>
        <w:autoSpaceDN w:val="0"/>
        <w:adjustRightInd w:val="0"/>
        <w:spacing w:after="160" w:line="276" w:lineRule="auto"/>
        <w:contextualSpacing/>
        <w:jc w:val="both"/>
        <w:rPr>
          <w:rFonts w:cs="Arial"/>
        </w:rPr>
      </w:pPr>
      <w:r w:rsidRPr="00B32167">
        <w:rPr>
          <w:rFonts w:cs="Arial"/>
        </w:rPr>
        <w:t>Defra is planning to undertake some work to review its definition of municipal waste as well as commission a new study on mixed waste composition, which will inform any revisions to expectations of landfill tax impacts. This is to inform future work related to this and other policies (including associated evaluation studies).</w:t>
      </w:r>
    </w:p>
    <w:p w:rsidRPr="00451F33" w:rsidR="00554C21" w:rsidP="00554C21" w:rsidRDefault="00554C21" w14:paraId="67CD0C34" w14:textId="77777777">
      <w:pPr>
        <w:jc w:val="both"/>
        <w:rPr>
          <w:rFonts w:cs="Arial"/>
        </w:rPr>
      </w:pPr>
    </w:p>
    <w:p w:rsidRPr="00451F33" w:rsidR="00554C21" w:rsidP="00554C21" w:rsidRDefault="00554C21" w14:paraId="405A072C" w14:textId="525BA15E">
      <w:pPr>
        <w:jc w:val="both"/>
        <w:rPr>
          <w:rFonts w:cs="Arial"/>
        </w:rPr>
      </w:pPr>
      <w:r w:rsidRPr="00451F33">
        <w:rPr>
          <w:rFonts w:cs="Arial"/>
        </w:rPr>
        <w:t xml:space="preserve">We identify </w:t>
      </w:r>
      <w:r w:rsidRPr="00451F33">
        <w:rPr>
          <w:rFonts w:cs="Arial"/>
          <w:bCs/>
        </w:rPr>
        <w:t xml:space="preserve">the following </w:t>
      </w:r>
      <w:r w:rsidRPr="00451F33">
        <w:rPr>
          <w:rFonts w:cs="Arial"/>
          <w:b/>
        </w:rPr>
        <w:t>costs</w:t>
      </w:r>
      <w:r w:rsidRPr="00451F33">
        <w:rPr>
          <w:rFonts w:cs="Arial"/>
        </w:rPr>
        <w:t xml:space="preserve"> associated with the presented options</w:t>
      </w:r>
      <w:r w:rsidR="003A6254">
        <w:rPr>
          <w:rFonts w:cs="Arial"/>
        </w:rPr>
        <w:t xml:space="preserve"> (i.e., based on best estimates)</w:t>
      </w:r>
      <w:r w:rsidRPr="00451F33" w:rsidR="003A6254">
        <w:rPr>
          <w:rFonts w:cs="Arial"/>
          <w:bCs/>
        </w:rPr>
        <w:t>:</w:t>
      </w:r>
    </w:p>
    <w:p w:rsidRPr="00FE28AD" w:rsidR="00554C21" w:rsidP="00841983" w:rsidRDefault="00554C21" w14:paraId="58D20C7B" w14:textId="74142B74">
      <w:pPr>
        <w:pStyle w:val="ListParagraph"/>
        <w:numPr>
          <w:ilvl w:val="0"/>
          <w:numId w:val="15"/>
        </w:numPr>
        <w:autoSpaceDE w:val="0"/>
        <w:autoSpaceDN w:val="0"/>
        <w:adjustRightInd w:val="0"/>
        <w:spacing w:line="276" w:lineRule="auto"/>
        <w:jc w:val="both"/>
        <w:rPr>
          <w:rFonts w:cs="Arial"/>
        </w:rPr>
      </w:pPr>
      <w:r w:rsidRPr="00451F33">
        <w:rPr>
          <w:rFonts w:cs="Arial"/>
          <w:b/>
          <w:bCs/>
        </w:rPr>
        <w:t xml:space="preserve">LA waste management costs (including landfill tax saving </w:t>
      </w:r>
      <w:r w:rsidR="0093794F">
        <w:rPr>
          <w:rFonts w:cs="Arial"/>
          <w:b/>
          <w:bCs/>
        </w:rPr>
        <w:t xml:space="preserve">[transfer from </w:t>
      </w:r>
      <w:r w:rsidR="007240CE">
        <w:rPr>
          <w:rFonts w:cs="Arial"/>
          <w:b/>
          <w:bCs/>
        </w:rPr>
        <w:t>Government]</w:t>
      </w:r>
      <w:r w:rsidRPr="00451F33">
        <w:rPr>
          <w:rFonts w:cs="Arial"/>
          <w:b/>
          <w:bCs/>
        </w:rPr>
        <w:t xml:space="preserve"> and DRS net effect)</w:t>
      </w:r>
      <w:r w:rsidRPr="00451F33">
        <w:rPr>
          <w:rFonts w:cs="Arial"/>
        </w:rPr>
        <w:t xml:space="preserve">: for household </w:t>
      </w:r>
      <w:r w:rsidR="006F2ED8">
        <w:rPr>
          <w:rFonts w:cs="Arial"/>
        </w:rPr>
        <w:t>O</w:t>
      </w:r>
      <w:r w:rsidRPr="00451F33">
        <w:rPr>
          <w:rFonts w:cs="Arial"/>
        </w:rPr>
        <w:t xml:space="preserve">ption 1hh, there is a net increase in costs. This is mainly driven by introducing free garden waste collections across all </w:t>
      </w:r>
      <w:r w:rsidR="00D97548">
        <w:rPr>
          <w:rFonts w:cs="Arial"/>
        </w:rPr>
        <w:t>local auth</w:t>
      </w:r>
      <w:r w:rsidRPr="00451F33">
        <w:rPr>
          <w:rFonts w:cs="Arial"/>
        </w:rPr>
        <w:t xml:space="preserve">orities, resulting in lost revenue from charging and increase in costs, for example, related to container provision. Option 1hh means that </w:t>
      </w:r>
      <w:r w:rsidR="00D97548">
        <w:rPr>
          <w:rFonts w:cs="Arial"/>
        </w:rPr>
        <w:t>local auth</w:t>
      </w:r>
      <w:r w:rsidRPr="00451F33">
        <w:rPr>
          <w:rFonts w:cs="Arial"/>
        </w:rPr>
        <w:t xml:space="preserve">orities net costs increase by </w:t>
      </w:r>
      <w:r w:rsidRPr="00FE28AD">
        <w:rPr>
          <w:rFonts w:cs="Arial"/>
        </w:rPr>
        <w:t>£3,</w:t>
      </w:r>
      <w:r w:rsidR="004166FB">
        <w:rPr>
          <w:rFonts w:cs="Arial"/>
        </w:rPr>
        <w:t>513</w:t>
      </w:r>
      <w:r w:rsidRPr="00FE28AD">
        <w:rPr>
          <w:rFonts w:cs="Arial"/>
        </w:rPr>
        <w:t xml:space="preserve">m (discounted) over the appraisal period. Under Option 2hh </w:t>
      </w:r>
      <w:r w:rsidR="00D97548">
        <w:rPr>
          <w:rFonts w:cs="Arial"/>
        </w:rPr>
        <w:t xml:space="preserve">local </w:t>
      </w:r>
      <w:r w:rsidR="007235CA">
        <w:rPr>
          <w:rFonts w:cs="Arial"/>
        </w:rPr>
        <w:t>auth</w:t>
      </w:r>
      <w:r w:rsidRPr="00FE28AD" w:rsidR="007235CA">
        <w:rPr>
          <w:rFonts w:cs="Arial"/>
        </w:rPr>
        <w:t>orities’</w:t>
      </w:r>
      <w:r w:rsidRPr="00FE28AD">
        <w:rPr>
          <w:rFonts w:cs="Arial"/>
        </w:rPr>
        <w:t xml:space="preserve"> net costs decrease by £</w:t>
      </w:r>
      <w:r w:rsidR="006C614E">
        <w:rPr>
          <w:rFonts w:cs="Arial"/>
        </w:rPr>
        <w:t>188</w:t>
      </w:r>
      <w:r w:rsidRPr="00FE28AD">
        <w:rPr>
          <w:rFonts w:cs="Arial"/>
        </w:rPr>
        <w:t>m (discounted over the appraisal period). This is because</w:t>
      </w:r>
      <w:r w:rsidRPr="00FE28AD" w:rsidR="004F2E56">
        <w:rPr>
          <w:rFonts w:cs="Arial"/>
        </w:rPr>
        <w:t xml:space="preserve"> our assumption is that all</w:t>
      </w:r>
      <w:r w:rsidRPr="00FE28AD">
        <w:rPr>
          <w:rFonts w:cs="Arial"/>
        </w:rPr>
        <w:t xml:space="preserve"> </w:t>
      </w:r>
      <w:r w:rsidR="00D97548">
        <w:rPr>
          <w:rFonts w:cs="Arial"/>
        </w:rPr>
        <w:t>local auth</w:t>
      </w:r>
      <w:r w:rsidRPr="00FE28AD">
        <w:rPr>
          <w:rFonts w:cs="Arial"/>
        </w:rPr>
        <w:t xml:space="preserve">orities charge households for their garden waste collection. This increases their revenue which in turn reduces their costs associated with waste management. The presented costs above account for lower landfill tax payments that </w:t>
      </w:r>
      <w:r w:rsidR="00D97548">
        <w:rPr>
          <w:rFonts w:cs="Arial"/>
        </w:rPr>
        <w:t>local auth</w:t>
      </w:r>
      <w:r w:rsidRPr="00FE28AD">
        <w:rPr>
          <w:rFonts w:cs="Arial"/>
        </w:rPr>
        <w:t xml:space="preserve">orities </w:t>
      </w:r>
      <w:r w:rsidRPr="00FE28AD" w:rsidR="00F100F3">
        <w:rPr>
          <w:rFonts w:cs="Arial"/>
        </w:rPr>
        <w:t>must</w:t>
      </w:r>
      <w:r w:rsidRPr="00FE28AD">
        <w:rPr>
          <w:rFonts w:cs="Arial"/>
        </w:rPr>
        <w:t xml:space="preserve"> make under both options; and are estimated by WRAP’s </w:t>
      </w:r>
      <w:proofErr w:type="spellStart"/>
      <w:r w:rsidRPr="00FE28AD">
        <w:rPr>
          <w:rFonts w:cs="Arial"/>
        </w:rPr>
        <w:t>Routemap</w:t>
      </w:r>
      <w:proofErr w:type="spellEnd"/>
      <w:r w:rsidRPr="00FE28AD">
        <w:rPr>
          <w:rFonts w:cs="Arial"/>
        </w:rPr>
        <w:t xml:space="preserve"> collections module analyses. </w:t>
      </w:r>
    </w:p>
    <w:p w:rsidRPr="00FE28AD" w:rsidR="00554C21" w:rsidP="00841983" w:rsidRDefault="2103847F" w14:paraId="0D35C14C" w14:textId="21CA63D4">
      <w:pPr>
        <w:pStyle w:val="ListParagraph"/>
        <w:numPr>
          <w:ilvl w:val="0"/>
          <w:numId w:val="15"/>
        </w:numPr>
        <w:autoSpaceDE w:val="0"/>
        <w:autoSpaceDN w:val="0"/>
        <w:adjustRightInd w:val="0"/>
        <w:spacing w:line="276" w:lineRule="auto"/>
        <w:jc w:val="both"/>
        <w:rPr>
          <w:rFonts w:cs="Arial"/>
        </w:rPr>
      </w:pPr>
      <w:r w:rsidRPr="00FE28AD">
        <w:rPr>
          <w:rFonts w:cs="Arial"/>
          <w:b/>
          <w:bCs/>
        </w:rPr>
        <w:t>Familiarisation costs to businesses</w:t>
      </w:r>
      <w:r w:rsidRPr="00FE28AD">
        <w:rPr>
          <w:rFonts w:cs="Arial"/>
        </w:rPr>
        <w:t xml:space="preserve">: businesses will have to read and understand the new requirements. They </w:t>
      </w:r>
      <w:r w:rsidRPr="00FE28AD" w:rsidR="77281E66">
        <w:rPr>
          <w:rFonts w:cs="Arial"/>
        </w:rPr>
        <w:t>will</w:t>
      </w:r>
      <w:r w:rsidRPr="00FE28AD">
        <w:rPr>
          <w:rFonts w:cs="Arial"/>
        </w:rPr>
        <w:t xml:space="preserve"> also need to train their staff. We have estimated these costs to be £1</w:t>
      </w:r>
      <w:r w:rsidR="000C1C68">
        <w:rPr>
          <w:rFonts w:cs="Arial"/>
        </w:rPr>
        <w:t>32</w:t>
      </w:r>
      <w:r w:rsidRPr="00FE28AD">
        <w:rPr>
          <w:rFonts w:cs="Arial"/>
        </w:rPr>
        <w:t xml:space="preserve">m </w:t>
      </w:r>
      <w:r w:rsidRPr="00FE28AD" w:rsidR="3819A1EE">
        <w:rPr>
          <w:rFonts w:cs="Arial"/>
        </w:rPr>
        <w:t xml:space="preserve">(over three years) </w:t>
      </w:r>
      <w:r w:rsidRPr="00FE28AD">
        <w:rPr>
          <w:rFonts w:cs="Arial"/>
        </w:rPr>
        <w:t>for Option 1nhm and £3</w:t>
      </w:r>
      <w:r w:rsidR="00B647AC">
        <w:rPr>
          <w:rFonts w:cs="Arial"/>
        </w:rPr>
        <w:t>54</w:t>
      </w:r>
      <w:r w:rsidRPr="00FE28AD">
        <w:rPr>
          <w:rFonts w:cs="Arial"/>
        </w:rPr>
        <w:t>m</w:t>
      </w:r>
      <w:r w:rsidRPr="00FE28AD" w:rsidR="3819A1EE">
        <w:rPr>
          <w:rFonts w:cs="Arial"/>
        </w:rPr>
        <w:t xml:space="preserve"> (over five years)</w:t>
      </w:r>
      <w:r w:rsidRPr="00FE28AD">
        <w:rPr>
          <w:rFonts w:cs="Arial"/>
        </w:rPr>
        <w:t xml:space="preserve"> for Option 2nhm (discounted). These estimates are based on our engagement with the sector</w:t>
      </w:r>
      <w:r w:rsidRPr="00FE28AD" w:rsidR="00554C21">
        <w:rPr>
          <w:rStyle w:val="FootnoteReference"/>
          <w:rFonts w:cs="Arial"/>
        </w:rPr>
        <w:footnoteReference w:id="254"/>
      </w:r>
      <w:r w:rsidRPr="00FE28AD">
        <w:rPr>
          <w:rFonts w:cs="Arial"/>
        </w:rPr>
        <w:t>.</w:t>
      </w:r>
      <w:r w:rsidRPr="7C995945" w:rsidR="75C8D99E">
        <w:rPr>
          <w:rFonts w:cs="Arial"/>
        </w:rPr>
        <w:t xml:space="preserve"> Th</w:t>
      </w:r>
      <w:r w:rsidRPr="7C995945" w:rsidR="3CBE5752">
        <w:rPr>
          <w:rFonts w:cs="Arial"/>
        </w:rPr>
        <w:t xml:space="preserve">e </w:t>
      </w:r>
      <w:r w:rsidRPr="7C995945" w:rsidR="75C8D99E">
        <w:rPr>
          <w:rFonts w:cs="Arial"/>
        </w:rPr>
        <w:t xml:space="preserve">familiarisation </w:t>
      </w:r>
      <w:r w:rsidRPr="7C995945" w:rsidR="3CBE5752">
        <w:rPr>
          <w:rFonts w:cs="Arial"/>
        </w:rPr>
        <w:t xml:space="preserve">costs </w:t>
      </w:r>
      <w:proofErr w:type="gramStart"/>
      <w:r w:rsidRPr="7C995945" w:rsidR="3CBE5752">
        <w:rPr>
          <w:rFonts w:cs="Arial"/>
        </w:rPr>
        <w:t xml:space="preserve">are </w:t>
      </w:r>
      <w:r w:rsidRPr="7C995945" w:rsidR="75C8D99E">
        <w:rPr>
          <w:rFonts w:cs="Arial"/>
        </w:rPr>
        <w:t>considered to be</w:t>
      </w:r>
      <w:proofErr w:type="gramEnd"/>
      <w:r w:rsidRPr="7C995945" w:rsidR="75C8D99E">
        <w:rPr>
          <w:rFonts w:cs="Arial"/>
        </w:rPr>
        <w:t xml:space="preserve"> a direct impact </w:t>
      </w:r>
      <w:r w:rsidRPr="7C995945" w:rsidR="3CBE5752">
        <w:rPr>
          <w:rFonts w:cs="Arial"/>
        </w:rPr>
        <w:t>on</w:t>
      </w:r>
      <w:r w:rsidRPr="7C995945" w:rsidR="75C8D99E">
        <w:rPr>
          <w:rFonts w:cs="Arial"/>
        </w:rPr>
        <w:t xml:space="preserve"> business</w:t>
      </w:r>
      <w:r w:rsidRPr="7C995945" w:rsidR="3CBE5752">
        <w:rPr>
          <w:rFonts w:cs="Arial"/>
        </w:rPr>
        <w:t>es</w:t>
      </w:r>
      <w:r w:rsidRPr="7C995945" w:rsidR="75C8D99E">
        <w:rPr>
          <w:rFonts w:cs="Arial"/>
        </w:rPr>
        <w:t xml:space="preserve"> and </w:t>
      </w:r>
      <w:r w:rsidRPr="7C995945" w:rsidR="3CBE5752">
        <w:rPr>
          <w:rFonts w:cs="Arial"/>
        </w:rPr>
        <w:t xml:space="preserve">are, </w:t>
      </w:r>
      <w:r w:rsidRPr="7C995945" w:rsidR="75C8D99E">
        <w:rPr>
          <w:rFonts w:cs="Arial"/>
        </w:rPr>
        <w:t>therefore</w:t>
      </w:r>
      <w:r w:rsidRPr="7C995945" w:rsidR="3CBE5752">
        <w:rPr>
          <w:rFonts w:cs="Arial"/>
        </w:rPr>
        <w:t>,</w:t>
      </w:r>
      <w:r w:rsidRPr="7C995945" w:rsidR="75C8D99E">
        <w:rPr>
          <w:rFonts w:cs="Arial"/>
        </w:rPr>
        <w:t xml:space="preserve"> included in the EANDCB calculation</w:t>
      </w:r>
      <w:r w:rsidRPr="7C995945" w:rsidR="3CBE5752">
        <w:rPr>
          <w:rFonts w:cs="Arial"/>
        </w:rPr>
        <w:t>s</w:t>
      </w:r>
      <w:r w:rsidRPr="7C995945" w:rsidR="75C8D99E">
        <w:rPr>
          <w:rFonts w:cs="Arial"/>
        </w:rPr>
        <w:t xml:space="preserve">. </w:t>
      </w:r>
      <w:r w:rsidR="00722C92">
        <w:rPr>
          <w:rFonts w:cs="Arial"/>
        </w:rPr>
        <w:t xml:space="preserve"> </w:t>
      </w:r>
    </w:p>
    <w:p w:rsidRPr="00451F33" w:rsidR="00554C21" w:rsidP="00841983" w:rsidRDefault="00554C21" w14:paraId="624548B0" w14:textId="5AC43DC9">
      <w:pPr>
        <w:pStyle w:val="ListParagraph"/>
        <w:numPr>
          <w:ilvl w:val="0"/>
          <w:numId w:val="15"/>
        </w:numPr>
        <w:autoSpaceDE w:val="0"/>
        <w:autoSpaceDN w:val="0"/>
        <w:adjustRightInd w:val="0"/>
        <w:spacing w:line="276" w:lineRule="auto"/>
        <w:jc w:val="both"/>
        <w:rPr>
          <w:rFonts w:cs="Arial"/>
        </w:rPr>
      </w:pPr>
      <w:r w:rsidRPr="00FE28AD">
        <w:rPr>
          <w:rFonts w:cs="Arial"/>
          <w:b/>
        </w:rPr>
        <w:t>NHM waste management costs (including DRS net effect):</w:t>
      </w:r>
      <w:r w:rsidRPr="00FE28AD">
        <w:rPr>
          <w:rFonts w:cs="Arial"/>
        </w:rPr>
        <w:t xml:space="preserve"> the two NHM options deliver different outcomes. Option 1nhm (micro exemption) lowers waste management costs for the NHM by £</w:t>
      </w:r>
      <w:r w:rsidR="007A6EBB">
        <w:rPr>
          <w:rFonts w:cs="Arial"/>
        </w:rPr>
        <w:t>561</w:t>
      </w:r>
      <w:r w:rsidRPr="00FE28AD">
        <w:rPr>
          <w:rFonts w:cs="Arial"/>
        </w:rPr>
        <w:t>m (discounted over the appraisal period); and Option 2nhm has a net increase in costs of £3</w:t>
      </w:r>
      <w:r w:rsidRPr="00FE28AD" w:rsidR="00F9155A">
        <w:rPr>
          <w:rFonts w:cs="Arial"/>
        </w:rPr>
        <w:t>,</w:t>
      </w:r>
      <w:r w:rsidR="007A6EBB">
        <w:rPr>
          <w:rFonts w:cs="Arial"/>
        </w:rPr>
        <w:t>164</w:t>
      </w:r>
      <w:r w:rsidRPr="00FE28AD" w:rsidR="00F9155A">
        <w:rPr>
          <w:rFonts w:cs="Arial"/>
        </w:rPr>
        <w:t>m</w:t>
      </w:r>
      <w:r w:rsidRPr="00451F33">
        <w:rPr>
          <w:rFonts w:cs="Arial"/>
        </w:rPr>
        <w:t xml:space="preserve"> (discounted over the appraisal period). </w:t>
      </w:r>
    </w:p>
    <w:p w:rsidRPr="00C57484" w:rsidR="00554C21" w:rsidP="00841983" w:rsidRDefault="00554C21" w14:paraId="17027E1A" w14:textId="66196317">
      <w:pPr>
        <w:pStyle w:val="ListParagraph"/>
        <w:numPr>
          <w:ilvl w:val="0"/>
          <w:numId w:val="15"/>
        </w:numPr>
        <w:autoSpaceDE w:val="0"/>
        <w:autoSpaceDN w:val="0"/>
        <w:adjustRightInd w:val="0"/>
        <w:spacing w:line="276" w:lineRule="auto"/>
        <w:jc w:val="both"/>
        <w:rPr>
          <w:rFonts w:cs="Arial"/>
          <w:sz w:val="28"/>
          <w:szCs w:val="28"/>
        </w:rPr>
      </w:pPr>
      <w:r w:rsidRPr="00451F33">
        <w:rPr>
          <w:rFonts w:cs="Arial"/>
        </w:rPr>
        <w:t>Small, medium and large firms are all expected to reduce their waste management costs over the appraisal period. The cost savings are greatest for large firms, decreasing in order from medium to small (see “Small and Micro</w:t>
      </w:r>
      <w:r w:rsidR="00FF1D17">
        <w:rPr>
          <w:rFonts w:cs="Arial"/>
        </w:rPr>
        <w:t xml:space="preserve"> </w:t>
      </w:r>
      <w:r w:rsidR="009D279E">
        <w:rPr>
          <w:rFonts w:cs="Arial"/>
        </w:rPr>
        <w:t xml:space="preserve">sized </w:t>
      </w:r>
      <w:r w:rsidR="00FF1D17">
        <w:rPr>
          <w:rFonts w:cs="Arial"/>
        </w:rPr>
        <w:t>Business</w:t>
      </w:r>
      <w:r w:rsidRPr="00451F33">
        <w:rPr>
          <w:rFonts w:cs="Arial"/>
        </w:rPr>
        <w:t xml:space="preserve"> </w:t>
      </w:r>
      <w:r w:rsidR="00FF1D17">
        <w:rPr>
          <w:rFonts w:cs="Arial"/>
        </w:rPr>
        <w:t>A</w:t>
      </w:r>
      <w:r w:rsidRPr="00451F33">
        <w:rPr>
          <w:rFonts w:cs="Arial"/>
        </w:rPr>
        <w:t xml:space="preserve">ssessment” in Section </w:t>
      </w:r>
      <w:r>
        <w:rPr>
          <w:rFonts w:cs="Arial"/>
        </w:rPr>
        <w:t>8</w:t>
      </w:r>
      <w:r w:rsidRPr="00451F33">
        <w:rPr>
          <w:rFonts w:cs="Arial"/>
        </w:rPr>
        <w:t xml:space="preserve"> for further detail). Concerning </w:t>
      </w:r>
      <w:r w:rsidR="00FF1D17">
        <w:rPr>
          <w:rFonts w:cs="Arial"/>
        </w:rPr>
        <w:t>micro firm</w:t>
      </w:r>
      <w:r w:rsidRPr="00451F33">
        <w:rPr>
          <w:rFonts w:cs="Arial"/>
        </w:rPr>
        <w:t>s, their waste management costs increase under Option 2nhm. This has a significant impact on the total net NHM waste management costs given the large number of these firms compared to other sizes (e.g.</w:t>
      </w:r>
      <w:r>
        <w:rPr>
          <w:rFonts w:cs="Arial"/>
        </w:rPr>
        <w:t>,</w:t>
      </w:r>
      <w:r w:rsidRPr="00451F33">
        <w:rPr>
          <w:rFonts w:cs="Arial"/>
        </w:rPr>
        <w:t xml:space="preserve"> small). It is common for micro firms to only have residual bins which means that they need to increase their number of bins </w:t>
      </w:r>
      <w:proofErr w:type="gramStart"/>
      <w:r w:rsidRPr="00451F33">
        <w:rPr>
          <w:rFonts w:cs="Arial"/>
        </w:rPr>
        <w:t>in order to</w:t>
      </w:r>
      <w:proofErr w:type="gramEnd"/>
      <w:r w:rsidRPr="00451F33">
        <w:rPr>
          <w:rFonts w:cs="Arial"/>
        </w:rPr>
        <w:t xml:space="preserve"> align with the new requirements; and this increases their costs. All NHM waste management costs are estimated based on WRAP’s NHM Model. </w:t>
      </w:r>
    </w:p>
    <w:p w:rsidRPr="00451F33" w:rsidR="00233E58" w:rsidP="00841983" w:rsidRDefault="75C8D99E" w14:paraId="51DD4644" w14:textId="007D6C7F">
      <w:pPr>
        <w:pStyle w:val="ListParagraph"/>
        <w:numPr>
          <w:ilvl w:val="0"/>
          <w:numId w:val="15"/>
        </w:numPr>
        <w:autoSpaceDE w:val="0"/>
        <w:autoSpaceDN w:val="0"/>
        <w:adjustRightInd w:val="0"/>
        <w:spacing w:line="276" w:lineRule="auto"/>
        <w:jc w:val="both"/>
        <w:rPr>
          <w:rFonts w:cs="Arial"/>
          <w:sz w:val="28"/>
          <w:szCs w:val="28"/>
        </w:rPr>
      </w:pPr>
      <w:r w:rsidRPr="0B6329EE">
        <w:rPr>
          <w:rFonts w:cs="Arial"/>
        </w:rPr>
        <w:t xml:space="preserve">The net change in waste management costs, including the DRS effect, is included as a </w:t>
      </w:r>
      <w:r w:rsidRPr="0B6329EE" w:rsidR="3CBE5752">
        <w:rPr>
          <w:rFonts w:cs="Arial"/>
        </w:rPr>
        <w:t xml:space="preserve">direct </w:t>
      </w:r>
      <w:r w:rsidRPr="0B6329EE">
        <w:rPr>
          <w:rFonts w:cs="Arial"/>
        </w:rPr>
        <w:t xml:space="preserve">cost </w:t>
      </w:r>
      <w:r w:rsidRPr="0B6329EE" w:rsidR="3CBE5752">
        <w:rPr>
          <w:rFonts w:cs="Arial"/>
        </w:rPr>
        <w:t xml:space="preserve">to </w:t>
      </w:r>
      <w:r w:rsidRPr="0B6329EE">
        <w:rPr>
          <w:rFonts w:cs="Arial"/>
        </w:rPr>
        <w:t>business</w:t>
      </w:r>
      <w:r w:rsidRPr="0B6329EE" w:rsidR="3CBE5752">
        <w:rPr>
          <w:rFonts w:cs="Arial"/>
        </w:rPr>
        <w:t>es</w:t>
      </w:r>
      <w:r w:rsidRPr="0B6329EE">
        <w:rPr>
          <w:rFonts w:cs="Arial"/>
        </w:rPr>
        <w:t>,</w:t>
      </w:r>
      <w:r w:rsidRPr="0B6329EE" w:rsidR="3CBE5752">
        <w:rPr>
          <w:rFonts w:cs="Arial"/>
        </w:rPr>
        <w:t xml:space="preserve"> and</w:t>
      </w:r>
      <w:r w:rsidRPr="0B6329EE">
        <w:rPr>
          <w:rFonts w:cs="Arial"/>
        </w:rPr>
        <w:t xml:space="preserve"> </w:t>
      </w:r>
      <w:r w:rsidRPr="0B6329EE" w:rsidR="3CBE5752">
        <w:rPr>
          <w:rFonts w:cs="Arial"/>
        </w:rPr>
        <w:t>is</w:t>
      </w:r>
      <w:r w:rsidRPr="0B6329EE">
        <w:rPr>
          <w:rFonts w:cs="Arial"/>
        </w:rPr>
        <w:t xml:space="preserve"> therefore included in the EANDCB calculation</w:t>
      </w:r>
      <w:r w:rsidRPr="0B6329EE" w:rsidR="3CBE5752">
        <w:rPr>
          <w:rFonts w:cs="Arial"/>
        </w:rPr>
        <w:t>s</w:t>
      </w:r>
      <w:r w:rsidRPr="0B6329EE">
        <w:rPr>
          <w:rFonts w:cs="Arial"/>
        </w:rPr>
        <w:t xml:space="preserve">. </w:t>
      </w:r>
    </w:p>
    <w:p w:rsidRPr="00451F33" w:rsidR="00554C21" w:rsidP="00841983" w:rsidRDefault="2103847F" w14:paraId="6F500921" w14:textId="23BD4C4B">
      <w:pPr>
        <w:pStyle w:val="ListParagraph"/>
        <w:numPr>
          <w:ilvl w:val="0"/>
          <w:numId w:val="15"/>
        </w:numPr>
        <w:autoSpaceDE w:val="0"/>
        <w:autoSpaceDN w:val="0"/>
        <w:adjustRightInd w:val="0"/>
        <w:spacing w:line="276" w:lineRule="auto"/>
        <w:jc w:val="both"/>
        <w:rPr>
          <w:rFonts w:cs="Arial"/>
        </w:rPr>
      </w:pPr>
      <w:r w:rsidRPr="4B495E37">
        <w:rPr>
          <w:rFonts w:cs="Arial"/>
          <w:b/>
          <w:bCs/>
        </w:rPr>
        <w:t>Municipal sector policy support costs to government:</w:t>
      </w:r>
      <w:r w:rsidRPr="4B495E37">
        <w:rPr>
          <w:rFonts w:cs="Arial"/>
        </w:rPr>
        <w:t xml:space="preserve"> these costs include national communications and guidance; tools and support for both </w:t>
      </w:r>
      <w:r w:rsidRPr="4B495E37" w:rsidR="00D97548">
        <w:rPr>
          <w:rFonts w:cs="Arial"/>
        </w:rPr>
        <w:t>local auth</w:t>
      </w:r>
      <w:r w:rsidRPr="4B495E37">
        <w:rPr>
          <w:rFonts w:cs="Arial"/>
        </w:rPr>
        <w:t>orities and businesses. They also include costs to the Environment Agency to provide compliance and enforcement activities</w:t>
      </w:r>
      <w:r w:rsidR="00F50577">
        <w:rPr>
          <w:rFonts w:cs="Arial"/>
        </w:rPr>
        <w:t xml:space="preserve"> (such as assessing written assessments)</w:t>
      </w:r>
      <w:r w:rsidRPr="4B495E37" w:rsidR="00C74C9D">
        <w:rPr>
          <w:rFonts w:cs="Arial"/>
        </w:rPr>
        <w:t xml:space="preserve">. </w:t>
      </w:r>
      <w:r w:rsidRPr="4B495E37">
        <w:rPr>
          <w:rFonts w:cs="Arial"/>
        </w:rPr>
        <w:t>These costs are estimated at £6</w:t>
      </w:r>
      <w:r w:rsidR="00992542">
        <w:rPr>
          <w:rFonts w:cs="Arial"/>
        </w:rPr>
        <w:t>5</w:t>
      </w:r>
      <w:r w:rsidRPr="4B495E37">
        <w:rPr>
          <w:rFonts w:cs="Arial"/>
        </w:rPr>
        <w:t>m, discounted over appraisal period. Further detail can be found in Section 7.</w:t>
      </w:r>
    </w:p>
    <w:p w:rsidR="00DC72F7" w:rsidP="00554C21" w:rsidRDefault="00DC72F7" w14:paraId="7E6AD658" w14:textId="77777777">
      <w:pPr>
        <w:rPr>
          <w:rFonts w:cs="Arial"/>
          <w:b/>
        </w:rPr>
      </w:pPr>
    </w:p>
    <w:p w:rsidRPr="007769E4" w:rsidR="00554C21" w:rsidP="00554C21" w:rsidRDefault="00554C21" w14:paraId="7789DF02" w14:textId="77777777">
      <w:pPr>
        <w:rPr>
          <w:rFonts w:cs="Arial"/>
        </w:rPr>
      </w:pPr>
      <w:r w:rsidRPr="007769E4">
        <w:rPr>
          <w:rFonts w:cs="Arial"/>
          <w:b/>
        </w:rPr>
        <w:t>Net present value</w:t>
      </w:r>
      <w:r w:rsidRPr="007769E4">
        <w:rPr>
          <w:rFonts w:cs="Arial"/>
        </w:rPr>
        <w:t>: all municipal sector options deliver net societal savings when compared to the baseline performance.</w:t>
      </w:r>
    </w:p>
    <w:p w:rsidRPr="007769E4" w:rsidR="00554C21" w:rsidP="00841983" w:rsidRDefault="2103847F" w14:paraId="7F3D3A6C" w14:textId="1DBA2046">
      <w:pPr>
        <w:pStyle w:val="ListParagraph"/>
        <w:numPr>
          <w:ilvl w:val="0"/>
          <w:numId w:val="15"/>
        </w:numPr>
        <w:autoSpaceDE w:val="0"/>
        <w:autoSpaceDN w:val="0"/>
        <w:adjustRightInd w:val="0"/>
        <w:spacing w:line="276" w:lineRule="auto"/>
        <w:jc w:val="both"/>
        <w:rPr>
          <w:rFonts w:cs="Arial"/>
        </w:rPr>
      </w:pPr>
      <w:r w:rsidRPr="4B495E37">
        <w:rPr>
          <w:rFonts w:cs="Arial"/>
        </w:rPr>
        <w:t>Option 1M has a positive NPV of £5</w:t>
      </w:r>
      <w:r w:rsidRPr="4B495E37" w:rsidR="7A089E22">
        <w:rPr>
          <w:rFonts w:cs="Arial"/>
        </w:rPr>
        <w:t>,</w:t>
      </w:r>
      <w:r w:rsidR="003E3CF9">
        <w:rPr>
          <w:rFonts w:cs="Arial"/>
        </w:rPr>
        <w:t>7</w:t>
      </w:r>
      <w:r w:rsidR="00041B2B">
        <w:rPr>
          <w:rFonts w:cs="Arial"/>
        </w:rPr>
        <w:t>8</w:t>
      </w:r>
      <w:r w:rsidR="00606230">
        <w:rPr>
          <w:rFonts w:cs="Arial"/>
        </w:rPr>
        <w:t>3.</w:t>
      </w:r>
      <w:r w:rsidR="00FD6B9B">
        <w:rPr>
          <w:rFonts w:cs="Arial"/>
        </w:rPr>
        <w:t>9</w:t>
      </w:r>
      <w:r w:rsidRPr="4B495E37" w:rsidR="76D47EF5">
        <w:rPr>
          <w:rFonts w:cs="Arial"/>
        </w:rPr>
        <w:t>m</w:t>
      </w:r>
      <w:r w:rsidRPr="4B495E37">
        <w:rPr>
          <w:rFonts w:cs="Arial"/>
        </w:rPr>
        <w:t xml:space="preserve">. Based on NPV calculations, it is the </w:t>
      </w:r>
      <w:r w:rsidRPr="4B495E37" w:rsidR="005212E9">
        <w:rPr>
          <w:rFonts w:cs="Arial"/>
        </w:rPr>
        <w:t>third</w:t>
      </w:r>
      <w:r w:rsidRPr="4B495E37">
        <w:rPr>
          <w:rFonts w:cs="Arial"/>
        </w:rPr>
        <w:t xml:space="preserve">-best </w:t>
      </w:r>
      <w:r w:rsidRPr="4B495E37" w:rsidR="69D22AA9">
        <w:rPr>
          <w:rFonts w:cs="Arial"/>
        </w:rPr>
        <w:t xml:space="preserve">option </w:t>
      </w:r>
      <w:r w:rsidRPr="4B495E37">
        <w:rPr>
          <w:rFonts w:cs="Arial"/>
        </w:rPr>
        <w:t>(</w:t>
      </w:r>
      <w:r w:rsidRPr="4B495E37" w:rsidR="78873C7B">
        <w:rPr>
          <w:rFonts w:cs="Arial"/>
        </w:rPr>
        <w:t>i.e.,</w:t>
      </w:r>
      <w:r w:rsidRPr="4B495E37">
        <w:rPr>
          <w:rFonts w:cs="Arial"/>
        </w:rPr>
        <w:t xml:space="preserve"> after Option </w:t>
      </w:r>
      <w:r w:rsidRPr="4B495E37" w:rsidR="005212E9">
        <w:rPr>
          <w:rFonts w:cs="Arial"/>
        </w:rPr>
        <w:t>3</w:t>
      </w:r>
      <w:r w:rsidRPr="4B495E37">
        <w:rPr>
          <w:rFonts w:cs="Arial"/>
        </w:rPr>
        <w:t>M</w:t>
      </w:r>
      <w:r w:rsidRPr="4B495E37" w:rsidR="005212E9">
        <w:rPr>
          <w:rFonts w:cs="Arial"/>
        </w:rPr>
        <w:t xml:space="preserve"> and 4M respectively</w:t>
      </w:r>
      <w:r w:rsidRPr="4B495E37">
        <w:rPr>
          <w:rFonts w:cs="Arial"/>
        </w:rPr>
        <w:t xml:space="preserve">). </w:t>
      </w:r>
    </w:p>
    <w:p w:rsidRPr="007769E4" w:rsidR="00554C21" w:rsidP="00841983" w:rsidRDefault="2103847F" w14:paraId="6AF7343F" w14:textId="4DA343B2">
      <w:pPr>
        <w:pStyle w:val="ListParagraph"/>
        <w:numPr>
          <w:ilvl w:val="0"/>
          <w:numId w:val="15"/>
        </w:numPr>
        <w:autoSpaceDE w:val="0"/>
        <w:autoSpaceDN w:val="0"/>
        <w:adjustRightInd w:val="0"/>
        <w:spacing w:line="276" w:lineRule="auto"/>
        <w:jc w:val="both"/>
        <w:rPr>
          <w:rFonts w:cs="Arial"/>
        </w:rPr>
      </w:pPr>
      <w:r w:rsidRPr="4B495E37">
        <w:rPr>
          <w:rFonts w:cs="Arial"/>
        </w:rPr>
        <w:t>Option 2M is estimated to have the lowest NPV of £</w:t>
      </w:r>
      <w:r w:rsidRPr="4B495E37" w:rsidR="7A089E22">
        <w:rPr>
          <w:rFonts w:cs="Arial"/>
        </w:rPr>
        <w:t>4,</w:t>
      </w:r>
      <w:r w:rsidR="005D61DD">
        <w:rPr>
          <w:rFonts w:cs="Arial"/>
        </w:rPr>
        <w:t>9</w:t>
      </w:r>
      <w:r w:rsidR="00FC12A3">
        <w:rPr>
          <w:rFonts w:cs="Arial"/>
        </w:rPr>
        <w:t>86.</w:t>
      </w:r>
      <w:r w:rsidR="00FD6B9B">
        <w:rPr>
          <w:rFonts w:cs="Arial"/>
        </w:rPr>
        <w:t>2</w:t>
      </w:r>
      <w:r w:rsidRPr="4B495E37" w:rsidR="7A089E22">
        <w:rPr>
          <w:rFonts w:cs="Arial"/>
        </w:rPr>
        <w:t>m</w:t>
      </w:r>
      <w:r w:rsidRPr="4B495E37">
        <w:rPr>
          <w:rFonts w:cs="Arial"/>
        </w:rPr>
        <w:t xml:space="preserve"> across all the four municipal sector options. This is driven by both Option 1hh (free garden waste) and Option 2nhm (micro phased). These two options are the most expensive options for </w:t>
      </w:r>
      <w:r w:rsidRPr="4B495E37" w:rsidR="00D97548">
        <w:rPr>
          <w:rFonts w:cs="Arial"/>
        </w:rPr>
        <w:t>local auth</w:t>
      </w:r>
      <w:r w:rsidRPr="4B495E37">
        <w:rPr>
          <w:rFonts w:cs="Arial"/>
        </w:rPr>
        <w:t xml:space="preserve">orities and businesses respectively. </w:t>
      </w:r>
    </w:p>
    <w:p w:rsidRPr="007769E4" w:rsidR="00554C21" w:rsidP="00841983" w:rsidRDefault="2103847F" w14:paraId="289C4E33" w14:textId="51D2865A">
      <w:pPr>
        <w:pStyle w:val="ListParagraph"/>
        <w:numPr>
          <w:ilvl w:val="0"/>
          <w:numId w:val="15"/>
        </w:numPr>
        <w:autoSpaceDE w:val="0"/>
        <w:autoSpaceDN w:val="0"/>
        <w:adjustRightInd w:val="0"/>
        <w:spacing w:line="276" w:lineRule="auto"/>
        <w:jc w:val="both"/>
        <w:rPr>
          <w:rFonts w:cs="Arial"/>
        </w:rPr>
      </w:pPr>
      <w:r w:rsidRPr="4B495E37">
        <w:rPr>
          <w:rFonts w:cs="Arial"/>
        </w:rPr>
        <w:t>Option 3M has the highest NPV of £6</w:t>
      </w:r>
      <w:r w:rsidRPr="4B495E37" w:rsidR="7A089E22">
        <w:rPr>
          <w:rFonts w:cs="Arial"/>
        </w:rPr>
        <w:t>,</w:t>
      </w:r>
      <w:r w:rsidR="005D61DD">
        <w:rPr>
          <w:rFonts w:cs="Arial"/>
        </w:rPr>
        <w:t>6</w:t>
      </w:r>
      <w:r w:rsidR="009B5481">
        <w:rPr>
          <w:rFonts w:cs="Arial"/>
        </w:rPr>
        <w:t>6</w:t>
      </w:r>
      <w:r w:rsidR="009C2DFB">
        <w:rPr>
          <w:rFonts w:cs="Arial"/>
        </w:rPr>
        <w:t>4.5</w:t>
      </w:r>
      <w:r w:rsidRPr="4B495E37" w:rsidR="7A089E22">
        <w:rPr>
          <w:rFonts w:cs="Arial"/>
        </w:rPr>
        <w:t>m</w:t>
      </w:r>
      <w:r w:rsidRPr="4B495E37">
        <w:rPr>
          <w:rFonts w:cs="Arial"/>
        </w:rPr>
        <w:t xml:space="preserve">. This option demonstrates that allowing </w:t>
      </w:r>
      <w:r w:rsidRPr="4B495E37" w:rsidR="00D97548">
        <w:rPr>
          <w:rFonts w:cs="Arial"/>
        </w:rPr>
        <w:t>local auth</w:t>
      </w:r>
      <w:r w:rsidRPr="4B495E37">
        <w:rPr>
          <w:rFonts w:cs="Arial"/>
        </w:rPr>
        <w:t>orities to charge for garden waste collections delivers a better economic value compared to a free collection (i.e., Option 1hh). This option also has a better economic option concerning the NHM sector by exempting micro firms from the new requirements (i.e., Option 1nhm)</w:t>
      </w:r>
      <w:r w:rsidR="005514AB">
        <w:rPr>
          <w:rFonts w:cs="Arial"/>
        </w:rPr>
        <w:t xml:space="preserve"> </w:t>
      </w:r>
      <w:r w:rsidR="00A26CE0">
        <w:rPr>
          <w:rFonts w:cs="Arial"/>
        </w:rPr>
        <w:t>as it</w:t>
      </w:r>
      <w:r w:rsidRPr="00451F33" w:rsidR="00295562">
        <w:rPr>
          <w:rFonts w:cs="Arial"/>
        </w:rPr>
        <w:t xml:space="preserve"> avoids additional net costs </w:t>
      </w:r>
      <w:r w:rsidR="00A41BCA">
        <w:rPr>
          <w:rFonts w:cs="Arial"/>
        </w:rPr>
        <w:t xml:space="preserve">associated with </w:t>
      </w:r>
      <w:r w:rsidR="003A1948">
        <w:rPr>
          <w:rFonts w:cs="Arial"/>
        </w:rPr>
        <w:t>micro firm inclusion</w:t>
      </w:r>
      <w:r w:rsidR="00E2555B">
        <w:rPr>
          <w:rFonts w:cs="Arial"/>
        </w:rPr>
        <w:t>.</w:t>
      </w:r>
      <w:r w:rsidRPr="00451F33" w:rsidR="00295562">
        <w:rPr>
          <w:rFonts w:cs="Arial"/>
        </w:rPr>
        <w:t xml:space="preserve"> </w:t>
      </w:r>
    </w:p>
    <w:p w:rsidRPr="007769E4" w:rsidR="00554C21" w:rsidP="00841983" w:rsidRDefault="2103847F" w14:paraId="0F70B101" w14:textId="03C39585">
      <w:pPr>
        <w:pStyle w:val="ListParagraph"/>
        <w:numPr>
          <w:ilvl w:val="0"/>
          <w:numId w:val="15"/>
        </w:numPr>
        <w:autoSpaceDE w:val="0"/>
        <w:autoSpaceDN w:val="0"/>
        <w:adjustRightInd w:val="0"/>
        <w:spacing w:line="276" w:lineRule="auto"/>
        <w:jc w:val="both"/>
        <w:rPr>
          <w:rFonts w:cs="Arial"/>
        </w:rPr>
      </w:pPr>
      <w:r w:rsidRPr="4B495E37">
        <w:rPr>
          <w:rFonts w:cs="Arial"/>
        </w:rPr>
        <w:t>Option 4M has a NPV of £5</w:t>
      </w:r>
      <w:r w:rsidRPr="4B495E37" w:rsidR="7A089E22">
        <w:rPr>
          <w:rFonts w:cs="Arial"/>
        </w:rPr>
        <w:t>,</w:t>
      </w:r>
      <w:r w:rsidR="009B5481">
        <w:rPr>
          <w:rFonts w:cs="Arial"/>
        </w:rPr>
        <w:t>9</w:t>
      </w:r>
      <w:r w:rsidR="00E63558">
        <w:rPr>
          <w:rFonts w:cs="Arial"/>
        </w:rPr>
        <w:t>15.2</w:t>
      </w:r>
      <w:r w:rsidRPr="4B495E37" w:rsidR="7A089E22">
        <w:rPr>
          <w:rFonts w:cs="Arial"/>
        </w:rPr>
        <w:t>m</w:t>
      </w:r>
      <w:r w:rsidRPr="4B495E37">
        <w:rPr>
          <w:rFonts w:cs="Arial"/>
        </w:rPr>
        <w:t xml:space="preserve"> and is our preferred option. Although this option does not deliver the best NPV outcome, there was a strong support from consultation responses for micro firms to be included in the new requirements. Including micro firm increases our recycling rate by 4</w:t>
      </w:r>
      <w:r w:rsidRPr="4B495E37" w:rsidR="7A089E22">
        <w:rPr>
          <w:rFonts w:cs="Arial"/>
        </w:rPr>
        <w:t>.7</w:t>
      </w:r>
      <w:r w:rsidRPr="4B495E37">
        <w:rPr>
          <w:rFonts w:cs="Arial"/>
        </w:rPr>
        <w:t xml:space="preserve"> percentage points (compared to Option 3M). Concerning garden waste collections, we have considered value for money of using public expenditure. Additional environmental benefits (e.g., carbon savings) do not provide a strong enough economic case to fund these services. </w:t>
      </w:r>
    </w:p>
    <w:p w:rsidRPr="00451F33" w:rsidR="00554C21" w:rsidP="00554C21" w:rsidRDefault="00554C21" w14:paraId="714328DC" w14:textId="77777777">
      <w:pPr>
        <w:pStyle w:val="Heading3"/>
      </w:pPr>
      <w:r w:rsidRPr="00451F33">
        <w:t xml:space="preserve">Non-monetised costs and benefits:  </w:t>
      </w:r>
    </w:p>
    <w:p w:rsidRPr="00451F33" w:rsidR="00554C21" w:rsidP="00841983" w:rsidRDefault="00554C21" w14:paraId="38837449" w14:textId="3A4E6207">
      <w:pPr>
        <w:pStyle w:val="ListParagraph"/>
        <w:numPr>
          <w:ilvl w:val="0"/>
          <w:numId w:val="38"/>
        </w:numPr>
        <w:autoSpaceDE w:val="0"/>
        <w:autoSpaceDN w:val="0"/>
        <w:adjustRightInd w:val="0"/>
        <w:spacing w:line="276" w:lineRule="auto"/>
        <w:jc w:val="both"/>
        <w:rPr>
          <w:rFonts w:cs="Arial"/>
        </w:rPr>
      </w:pPr>
      <w:bookmarkStart w:name="_Hlk93419389" w:id="102"/>
      <w:r w:rsidRPr="00E8425C">
        <w:rPr>
          <w:rFonts w:cs="Arial"/>
        </w:rPr>
        <w:t>Annex A</w:t>
      </w:r>
      <w:r w:rsidRPr="00451F33">
        <w:rPr>
          <w:rFonts w:cs="Arial"/>
        </w:rPr>
        <w:t xml:space="preserve"> presents our non-monetised costs and benefits for the four municipal sector options</w:t>
      </w:r>
      <w:r w:rsidR="00A77BE9">
        <w:rPr>
          <w:rFonts w:cs="Arial"/>
        </w:rPr>
        <w:t>.</w:t>
      </w:r>
      <w:r w:rsidRPr="00451F33">
        <w:rPr>
          <w:rFonts w:cs="Arial"/>
        </w:rPr>
        <w:t xml:space="preserve"> We explain familiarisation and inconvenience costs to households;</w:t>
      </w:r>
      <w:r w:rsidR="00D85280">
        <w:rPr>
          <w:rFonts w:cs="Arial"/>
        </w:rPr>
        <w:t xml:space="preserve"> sorting costs to the NHM sector;</w:t>
      </w:r>
      <w:r w:rsidRPr="00451F33">
        <w:rPr>
          <w:rFonts w:cs="Arial"/>
        </w:rPr>
        <w:t xml:space="preserve"> impacts on recycling and waste infrastructure; impacts on material quality and associated prices; impacts on jobs and innovation; and impacts on international greenhouse gas emissions.</w:t>
      </w:r>
      <w:r w:rsidR="00A77BE9">
        <w:rPr>
          <w:rFonts w:cs="Arial"/>
        </w:rPr>
        <w:t xml:space="preserve"> </w:t>
      </w:r>
    </w:p>
    <w:p w:rsidRPr="00EF7649" w:rsidR="00C111B7" w:rsidP="00A677AC" w:rsidRDefault="2103847F" w14:paraId="3BE3C85C" w14:textId="62B9BAA2">
      <w:pPr>
        <w:pStyle w:val="ListParagraph"/>
        <w:numPr>
          <w:ilvl w:val="0"/>
          <w:numId w:val="38"/>
        </w:numPr>
        <w:autoSpaceDE w:val="0"/>
        <w:autoSpaceDN w:val="0"/>
        <w:adjustRightInd w:val="0"/>
        <w:spacing w:line="276" w:lineRule="auto"/>
        <w:jc w:val="both"/>
        <w:rPr>
          <w:rFonts w:cs="Arial"/>
        </w:rPr>
      </w:pPr>
      <w:r w:rsidRPr="00451F33">
        <w:rPr>
          <w:rFonts w:cs="Arial"/>
        </w:rPr>
        <w:t xml:space="preserve">We were not able to estimate the additional GHG savings associated with higher quality </w:t>
      </w:r>
      <w:proofErr w:type="spellStart"/>
      <w:r w:rsidRPr="00451F33">
        <w:rPr>
          <w:rFonts w:cs="Arial"/>
        </w:rPr>
        <w:t>recyclate</w:t>
      </w:r>
      <w:proofErr w:type="spellEnd"/>
      <w:r w:rsidRPr="00451F33">
        <w:rPr>
          <w:rFonts w:cs="Arial"/>
        </w:rPr>
        <w:t xml:space="preserve"> that is more likely to be produced under </w:t>
      </w:r>
      <w:r w:rsidRPr="00451F33" w:rsidR="4568B2AD">
        <w:rPr>
          <w:rFonts w:cs="Arial"/>
        </w:rPr>
        <w:t>systems with further separation</w:t>
      </w:r>
      <w:r w:rsidRPr="00451F33">
        <w:rPr>
          <w:rFonts w:cs="Arial"/>
        </w:rPr>
        <w:t xml:space="preserve">. We are unable to do this as the data quality of </w:t>
      </w:r>
      <w:proofErr w:type="spellStart"/>
      <w:r w:rsidRPr="00451F33">
        <w:rPr>
          <w:rFonts w:cs="Arial"/>
        </w:rPr>
        <w:t>WasteDataFlow</w:t>
      </w:r>
      <w:proofErr w:type="spellEnd"/>
      <w:r w:rsidRPr="00451F33">
        <w:rPr>
          <w:rFonts w:cs="Arial"/>
        </w:rPr>
        <w:t xml:space="preserve"> (WDF) limits details of the end destinations of materials (limited descriptions, missing/incomplete responses, limited auditing). Until better auditing and completions are made, it is very difficult to identify the treatment process used for recycling (i.e.</w:t>
      </w:r>
      <w:r>
        <w:rPr>
          <w:rFonts w:cs="Arial"/>
        </w:rPr>
        <w:t>,</w:t>
      </w:r>
      <w:r w:rsidRPr="00451F33">
        <w:rPr>
          <w:rFonts w:cs="Arial"/>
        </w:rPr>
        <w:t xml:space="preserve"> closed-loop vs open-loop) and in-turn the GHG benefit. </w:t>
      </w:r>
      <w:r w:rsidR="159A2E7E">
        <w:rPr>
          <w:rFonts w:cs="Arial"/>
        </w:rPr>
        <w:t>For purposes of our modelling, we assumed closed-loop recycling</w:t>
      </w:r>
      <w:r w:rsidRPr="7C995945" w:rsidR="00C111B7">
        <w:rPr>
          <w:rStyle w:val="FootnoteReference"/>
          <w:color w:val="000000"/>
          <w:sz w:val="24"/>
          <w:lang w:eastAsia="en-GB"/>
        </w:rPr>
        <w:footnoteReference w:id="255"/>
      </w:r>
      <w:r w:rsidR="159A2E7E">
        <w:rPr>
          <w:rFonts w:cs="Arial"/>
        </w:rPr>
        <w:t>.</w:t>
      </w:r>
    </w:p>
    <w:p w:rsidRPr="009D3AEB" w:rsidR="0074379E" w:rsidP="00841983" w:rsidRDefault="0074379E" w14:paraId="12945A8C" w14:textId="7D276C7C">
      <w:pPr>
        <w:pStyle w:val="ListParagraph"/>
        <w:numPr>
          <w:ilvl w:val="0"/>
          <w:numId w:val="38"/>
        </w:numPr>
        <w:autoSpaceDE w:val="0"/>
        <w:autoSpaceDN w:val="0"/>
        <w:adjustRightInd w:val="0"/>
        <w:spacing w:line="276" w:lineRule="auto"/>
        <w:jc w:val="both"/>
        <w:rPr>
          <w:rFonts w:cs="Arial"/>
        </w:rPr>
      </w:pPr>
      <w:r>
        <w:rPr>
          <w:rFonts w:cs="Arial"/>
        </w:rPr>
        <w:t xml:space="preserve">Annex A </w:t>
      </w:r>
      <w:r w:rsidR="005E018D">
        <w:rPr>
          <w:rFonts w:cs="Arial"/>
        </w:rPr>
        <w:t xml:space="preserve">provides further detail on </w:t>
      </w:r>
      <w:r>
        <w:rPr>
          <w:rFonts w:cs="Arial"/>
        </w:rPr>
        <w:t>why it wasn’t proportionate to monetise these impacts.</w:t>
      </w:r>
    </w:p>
    <w:bookmarkEnd w:id="102"/>
    <w:p w:rsidRPr="00451F33" w:rsidR="00554C21" w:rsidP="00554C21" w:rsidRDefault="00554C21" w14:paraId="73194B24" w14:textId="77777777">
      <w:pPr>
        <w:jc w:val="both"/>
        <w:rPr>
          <w:rFonts w:cs="Arial"/>
        </w:rPr>
      </w:pPr>
    </w:p>
    <w:p w:rsidR="00554C21" w:rsidP="00554C21" w:rsidRDefault="2103847F" w14:paraId="2C64A615" w14:textId="30BDBFD1">
      <w:pPr>
        <w:pStyle w:val="EBBodyPara"/>
        <w:jc w:val="both"/>
        <w:rPr>
          <w:b/>
          <w:sz w:val="24"/>
          <w:szCs w:val="24"/>
        </w:rPr>
      </w:pPr>
      <w:r w:rsidRPr="00451F33">
        <w:rPr>
          <w:sz w:val="24"/>
          <w:szCs w:val="24"/>
        </w:rPr>
        <w:t xml:space="preserve">Table </w:t>
      </w:r>
      <w:r>
        <w:rPr>
          <w:sz w:val="24"/>
          <w:szCs w:val="24"/>
        </w:rPr>
        <w:t>1</w:t>
      </w:r>
      <w:r w:rsidR="1324A819">
        <w:rPr>
          <w:sz w:val="24"/>
          <w:szCs w:val="24"/>
        </w:rPr>
        <w:t>3</w:t>
      </w:r>
      <w:r w:rsidRPr="00451F33">
        <w:rPr>
          <w:sz w:val="24"/>
          <w:szCs w:val="24"/>
        </w:rPr>
        <w:t xml:space="preserve"> below summarises the net costs and savings for each municipal sector option. </w:t>
      </w:r>
      <w:r w:rsidR="004D0481">
        <w:rPr>
          <w:sz w:val="24"/>
          <w:szCs w:val="24"/>
        </w:rPr>
        <w:t>It</w:t>
      </w:r>
      <w:r w:rsidRPr="00451F33" w:rsidR="004D0481">
        <w:rPr>
          <w:sz w:val="24"/>
          <w:szCs w:val="24"/>
        </w:rPr>
        <w:t xml:space="preserve"> shows</w:t>
      </w:r>
      <w:r w:rsidRPr="00451F33">
        <w:rPr>
          <w:sz w:val="24"/>
          <w:szCs w:val="24"/>
        </w:rPr>
        <w:t xml:space="preserve"> the profile of costs and savings to the municipal sector over the period of 202</w:t>
      </w:r>
      <w:r w:rsidR="00B62B39">
        <w:rPr>
          <w:sz w:val="24"/>
          <w:szCs w:val="24"/>
        </w:rPr>
        <w:t>4</w:t>
      </w:r>
      <w:r w:rsidRPr="00451F33">
        <w:rPr>
          <w:sz w:val="24"/>
          <w:szCs w:val="24"/>
        </w:rPr>
        <w:t>-2035. All results are shown with constant prices and discounted. They have been estimated applying an annual discount rate of 3.5% per year</w:t>
      </w:r>
      <w:r w:rsidRPr="00451F33" w:rsidR="00554C21">
        <w:rPr>
          <w:rStyle w:val="FootnoteReference"/>
          <w:sz w:val="24"/>
          <w:szCs w:val="24"/>
        </w:rPr>
        <w:footnoteReference w:id="256"/>
      </w:r>
      <w:r w:rsidRPr="00451F33">
        <w:rPr>
          <w:sz w:val="24"/>
          <w:szCs w:val="24"/>
        </w:rPr>
        <w:t>. The analysis follows the Green Book principles throughout</w:t>
      </w:r>
      <w:r w:rsidRPr="00451F33" w:rsidR="00554C21">
        <w:rPr>
          <w:rStyle w:val="FootnoteReference"/>
          <w:sz w:val="24"/>
          <w:szCs w:val="24"/>
        </w:rPr>
        <w:footnoteReference w:id="257"/>
      </w:r>
      <w:r w:rsidRPr="7C995945">
        <w:rPr>
          <w:b/>
          <w:sz w:val="24"/>
          <w:szCs w:val="24"/>
        </w:rPr>
        <w:t xml:space="preserve">. </w:t>
      </w:r>
    </w:p>
    <w:p w:rsidR="00B869EC" w:rsidRDefault="00B869EC" w14:paraId="708178F6" w14:textId="1621CB9C">
      <w:pPr>
        <w:rPr>
          <w:rFonts w:eastAsia="Arial" w:cs="Arial"/>
          <w:b/>
          <w:bCs/>
          <w:iCs/>
          <w:lang w:eastAsia="en-GB"/>
        </w:rPr>
      </w:pPr>
      <w:r>
        <w:rPr>
          <w:rFonts w:eastAsia="Arial"/>
          <w:b/>
          <w:iCs/>
        </w:rPr>
        <w:br w:type="page"/>
      </w:r>
    </w:p>
    <w:p w:rsidR="009257A1" w:rsidP="00554C21" w:rsidRDefault="009257A1" w14:paraId="298CCFC7" w14:textId="77777777">
      <w:pPr>
        <w:pStyle w:val="EBBodyPara"/>
        <w:jc w:val="both"/>
        <w:rPr>
          <w:rFonts w:eastAsia="Arial"/>
          <w:b/>
          <w:iCs/>
          <w:color w:val="auto"/>
          <w:sz w:val="24"/>
          <w:szCs w:val="24"/>
        </w:rPr>
      </w:pPr>
    </w:p>
    <w:p w:rsidR="00554C21" w:rsidP="00554C21" w:rsidRDefault="00554C21" w14:paraId="2C442CCD" w14:textId="320A5607">
      <w:pPr>
        <w:pStyle w:val="EBBodyPara"/>
        <w:jc w:val="both"/>
        <w:rPr>
          <w:rFonts w:eastAsia="Arial"/>
          <w:b/>
          <w:color w:val="auto"/>
          <w:sz w:val="24"/>
          <w:szCs w:val="24"/>
        </w:rPr>
      </w:pPr>
      <w:r w:rsidRPr="00451F33">
        <w:rPr>
          <w:rFonts w:eastAsia="Arial"/>
          <w:b/>
          <w:iCs/>
          <w:color w:val="auto"/>
          <w:sz w:val="24"/>
          <w:szCs w:val="24"/>
        </w:rPr>
        <w:t xml:space="preserve">Table </w:t>
      </w:r>
      <w:r>
        <w:rPr>
          <w:rFonts w:eastAsia="Arial"/>
          <w:b/>
          <w:iCs/>
          <w:color w:val="auto"/>
          <w:sz w:val="24"/>
          <w:szCs w:val="24"/>
        </w:rPr>
        <w:t>1</w:t>
      </w:r>
      <w:r w:rsidR="00841983">
        <w:rPr>
          <w:rFonts w:eastAsia="Arial"/>
          <w:b/>
          <w:iCs/>
          <w:color w:val="auto"/>
          <w:sz w:val="24"/>
          <w:szCs w:val="24"/>
        </w:rPr>
        <w:t>3</w:t>
      </w:r>
      <w:r w:rsidRPr="00451F33">
        <w:rPr>
          <w:rFonts w:eastAsia="Arial"/>
          <w:b/>
          <w:iCs/>
          <w:color w:val="auto"/>
          <w:sz w:val="24"/>
          <w:szCs w:val="24"/>
        </w:rPr>
        <w:t>: Summary of net impacts of considered policy options, £ millions, discounted</w:t>
      </w:r>
      <w:r w:rsidR="009E3FE5">
        <w:rPr>
          <w:rFonts w:eastAsia="Arial"/>
          <w:b/>
          <w:iCs/>
          <w:color w:val="auto"/>
          <w:sz w:val="24"/>
          <w:szCs w:val="24"/>
        </w:rPr>
        <w:t xml:space="preserve"> (i.e., based on best estimates)</w:t>
      </w:r>
    </w:p>
    <w:tbl>
      <w:tblPr>
        <w:tblStyle w:val="TableGrid1"/>
        <w:tblW w:w="9361" w:type="dxa"/>
        <w:jc w:val="center"/>
        <w:tblLook w:val="04A0" w:firstRow="1" w:lastRow="0" w:firstColumn="1" w:lastColumn="0" w:noHBand="0" w:noVBand="1"/>
      </w:tblPr>
      <w:tblGrid>
        <w:gridCol w:w="1990"/>
        <w:gridCol w:w="2674"/>
        <w:gridCol w:w="1241"/>
        <w:gridCol w:w="1165"/>
        <w:gridCol w:w="1073"/>
        <w:gridCol w:w="1218"/>
      </w:tblGrid>
      <w:tr w:rsidRPr="00D54CA9" w:rsidR="00F760B3" w:rsidTr="00726C38" w14:paraId="47FD9E0A" w14:textId="77777777">
        <w:trPr>
          <w:trHeight w:val="300"/>
          <w:jc w:val="center"/>
        </w:trPr>
        <w:tc>
          <w:tcPr>
            <w:tcW w:w="4664" w:type="dxa"/>
            <w:gridSpan w:val="2"/>
            <w:noWrap/>
            <w:hideMark/>
          </w:tcPr>
          <w:p w:rsidRPr="00E8425C" w:rsidR="00D54CA9" w:rsidP="00D54CA9" w:rsidRDefault="00D54CA9" w14:paraId="032EB4D4" w14:textId="77777777">
            <w:pPr>
              <w:rPr>
                <w:rFonts w:cs="Arial"/>
                <w:sz w:val="20"/>
                <w:szCs w:val="20"/>
                <w:lang w:eastAsia="en-GB"/>
              </w:rPr>
            </w:pPr>
          </w:p>
        </w:tc>
        <w:tc>
          <w:tcPr>
            <w:tcW w:w="1241" w:type="dxa"/>
            <w:noWrap/>
            <w:hideMark/>
          </w:tcPr>
          <w:p w:rsidRPr="00233CC3" w:rsidR="00D54CA9" w:rsidP="00D54CA9" w:rsidRDefault="00D54CA9" w14:paraId="31DBD42D" w14:textId="77777777">
            <w:pPr>
              <w:jc w:val="center"/>
              <w:rPr>
                <w:rFonts w:cs="Arial"/>
                <w:b/>
                <w:bCs/>
                <w:color w:val="000000"/>
                <w:sz w:val="22"/>
                <w:szCs w:val="22"/>
                <w:lang w:eastAsia="en-GB"/>
              </w:rPr>
            </w:pPr>
            <w:r w:rsidRPr="00233CC3">
              <w:rPr>
                <w:rFonts w:cs="Arial"/>
                <w:b/>
                <w:bCs/>
                <w:color w:val="000000"/>
                <w:sz w:val="22"/>
                <w:szCs w:val="22"/>
                <w:lang w:eastAsia="en-GB"/>
              </w:rPr>
              <w:t>Option 1M</w:t>
            </w:r>
          </w:p>
        </w:tc>
        <w:tc>
          <w:tcPr>
            <w:tcW w:w="1165" w:type="dxa"/>
            <w:noWrap/>
            <w:hideMark/>
          </w:tcPr>
          <w:p w:rsidRPr="00233CC3" w:rsidR="00D54CA9" w:rsidP="00D54CA9" w:rsidRDefault="00D54CA9" w14:paraId="59678DCD" w14:textId="77777777">
            <w:pPr>
              <w:jc w:val="center"/>
              <w:rPr>
                <w:rFonts w:cs="Arial"/>
                <w:b/>
                <w:bCs/>
                <w:color w:val="000000"/>
                <w:sz w:val="22"/>
                <w:szCs w:val="22"/>
                <w:lang w:eastAsia="en-GB"/>
              </w:rPr>
            </w:pPr>
            <w:r w:rsidRPr="00233CC3">
              <w:rPr>
                <w:rFonts w:cs="Arial"/>
                <w:b/>
                <w:bCs/>
                <w:color w:val="000000"/>
                <w:sz w:val="22"/>
                <w:szCs w:val="22"/>
                <w:lang w:eastAsia="en-GB"/>
              </w:rPr>
              <w:t>Option 2M</w:t>
            </w:r>
          </w:p>
        </w:tc>
        <w:tc>
          <w:tcPr>
            <w:tcW w:w="1073" w:type="dxa"/>
            <w:noWrap/>
            <w:hideMark/>
          </w:tcPr>
          <w:p w:rsidRPr="00D54CA9" w:rsidR="00D54CA9" w:rsidP="00D54CA9" w:rsidRDefault="00D54CA9" w14:paraId="74B7DEF1" w14:textId="77777777">
            <w:pPr>
              <w:jc w:val="center"/>
              <w:rPr>
                <w:rFonts w:cs="Arial"/>
                <w:b/>
                <w:bCs/>
                <w:color w:val="000000"/>
                <w:sz w:val="22"/>
                <w:szCs w:val="22"/>
                <w:lang w:eastAsia="en-GB"/>
              </w:rPr>
            </w:pPr>
            <w:r w:rsidRPr="00D54CA9">
              <w:rPr>
                <w:rFonts w:cs="Arial"/>
                <w:b/>
                <w:bCs/>
                <w:color w:val="000000"/>
                <w:sz w:val="22"/>
                <w:szCs w:val="22"/>
                <w:lang w:eastAsia="en-GB"/>
              </w:rPr>
              <w:t>Option 3M</w:t>
            </w:r>
          </w:p>
        </w:tc>
        <w:tc>
          <w:tcPr>
            <w:tcW w:w="1218" w:type="dxa"/>
            <w:noWrap/>
            <w:hideMark/>
          </w:tcPr>
          <w:p w:rsidRPr="00D54CA9" w:rsidR="00D54CA9" w:rsidP="00D54CA9" w:rsidRDefault="00D54CA9" w14:paraId="4CF0ABDA" w14:textId="77777777">
            <w:pPr>
              <w:jc w:val="center"/>
              <w:rPr>
                <w:rFonts w:cs="Arial"/>
                <w:b/>
                <w:bCs/>
                <w:color w:val="000000"/>
                <w:sz w:val="22"/>
                <w:szCs w:val="22"/>
                <w:lang w:eastAsia="en-GB"/>
              </w:rPr>
            </w:pPr>
            <w:r w:rsidRPr="00D54CA9">
              <w:rPr>
                <w:rFonts w:cs="Arial"/>
                <w:b/>
                <w:bCs/>
                <w:color w:val="000000"/>
                <w:sz w:val="22"/>
                <w:szCs w:val="22"/>
                <w:lang w:eastAsia="en-GB"/>
              </w:rPr>
              <w:t>Option 4M</w:t>
            </w:r>
          </w:p>
        </w:tc>
      </w:tr>
      <w:tr w:rsidRPr="00D54CA9" w:rsidR="00F760B3" w:rsidTr="00726C38" w14:paraId="371330A4" w14:textId="77777777">
        <w:trPr>
          <w:trHeight w:val="495"/>
          <w:jc w:val="center"/>
        </w:trPr>
        <w:tc>
          <w:tcPr>
            <w:tcW w:w="4664" w:type="dxa"/>
            <w:gridSpan w:val="2"/>
            <w:hideMark/>
          </w:tcPr>
          <w:p w:rsidRPr="00233CC3" w:rsidR="00D54CA9" w:rsidP="00E8425C" w:rsidRDefault="00D54CA9" w14:paraId="67A4C949" w14:textId="79E4693B">
            <w:pPr>
              <w:rPr>
                <w:rFonts w:cs="Arial"/>
                <w:color w:val="000000"/>
                <w:sz w:val="22"/>
                <w:szCs w:val="22"/>
                <w:lang w:eastAsia="en-GB"/>
              </w:rPr>
            </w:pPr>
            <w:r w:rsidRPr="00D54CA9">
              <w:rPr>
                <w:rFonts w:cs="Arial"/>
                <w:color w:val="000000"/>
                <w:sz w:val="22"/>
                <w:szCs w:val="22"/>
                <w:lang w:eastAsia="en-GB"/>
              </w:rPr>
              <w:t>Municipal recycling rate achieved (</w:t>
            </w:r>
            <w:r>
              <w:rPr>
                <w:rFonts w:cs="Arial"/>
                <w:color w:val="000000"/>
                <w:sz w:val="22"/>
                <w:szCs w:val="22"/>
                <w:lang w:eastAsia="en-GB"/>
              </w:rPr>
              <w:t>b</w:t>
            </w:r>
            <w:r w:rsidRPr="00233CC3">
              <w:rPr>
                <w:rFonts w:cs="Arial"/>
                <w:color w:val="000000"/>
                <w:sz w:val="22"/>
                <w:szCs w:val="22"/>
                <w:lang w:eastAsia="en-GB"/>
              </w:rPr>
              <w:t>aseline rate 42.3%)</w:t>
            </w:r>
          </w:p>
        </w:tc>
        <w:tc>
          <w:tcPr>
            <w:tcW w:w="1241" w:type="dxa"/>
            <w:noWrap/>
            <w:vAlign w:val="center"/>
            <w:hideMark/>
          </w:tcPr>
          <w:p w:rsidRPr="001136C1" w:rsidR="00D54CA9" w:rsidP="00233CC3" w:rsidRDefault="00D54CA9" w14:paraId="37CAE5B0" w14:textId="6551E1E6">
            <w:pPr>
              <w:jc w:val="center"/>
              <w:rPr>
                <w:rFonts w:cs="Arial"/>
                <w:color w:val="000000"/>
                <w:sz w:val="22"/>
                <w:szCs w:val="22"/>
                <w:lang w:eastAsia="en-GB"/>
              </w:rPr>
            </w:pPr>
            <w:r w:rsidRPr="001136C1">
              <w:rPr>
                <w:rFonts w:cs="Arial"/>
                <w:color w:val="000000"/>
                <w:sz w:val="22"/>
                <w:szCs w:val="22"/>
                <w:lang w:eastAsia="en-GB"/>
              </w:rPr>
              <w:t>5</w:t>
            </w:r>
            <w:r w:rsidRPr="001136C1" w:rsidR="004C2801">
              <w:rPr>
                <w:rFonts w:cs="Arial"/>
                <w:color w:val="000000"/>
                <w:sz w:val="22"/>
                <w:szCs w:val="22"/>
                <w:lang w:eastAsia="en-GB"/>
              </w:rPr>
              <w:t>2</w:t>
            </w:r>
            <w:r w:rsidRPr="001136C1">
              <w:rPr>
                <w:rFonts w:cs="Arial"/>
                <w:color w:val="000000"/>
                <w:sz w:val="22"/>
                <w:szCs w:val="22"/>
                <w:lang w:eastAsia="en-GB"/>
              </w:rPr>
              <w:t>.</w:t>
            </w:r>
            <w:r w:rsidRPr="001136C1" w:rsidR="004C2801">
              <w:rPr>
                <w:rFonts w:cs="Arial"/>
                <w:color w:val="000000"/>
                <w:sz w:val="22"/>
                <w:szCs w:val="22"/>
                <w:lang w:eastAsia="en-GB"/>
              </w:rPr>
              <w:t>9</w:t>
            </w:r>
            <w:r w:rsidRPr="001136C1">
              <w:rPr>
                <w:rFonts w:cs="Arial"/>
                <w:color w:val="000000"/>
                <w:sz w:val="22"/>
                <w:szCs w:val="22"/>
                <w:lang w:eastAsia="en-GB"/>
              </w:rPr>
              <w:t>%</w:t>
            </w:r>
          </w:p>
        </w:tc>
        <w:tc>
          <w:tcPr>
            <w:tcW w:w="1165" w:type="dxa"/>
            <w:noWrap/>
            <w:vAlign w:val="center"/>
            <w:hideMark/>
          </w:tcPr>
          <w:p w:rsidRPr="001136C1" w:rsidR="00D54CA9" w:rsidP="00233CC3" w:rsidRDefault="00D54CA9" w14:paraId="7DDA678D" w14:textId="11541BBC">
            <w:pPr>
              <w:jc w:val="center"/>
              <w:rPr>
                <w:rFonts w:cs="Arial"/>
                <w:color w:val="000000"/>
                <w:sz w:val="22"/>
                <w:szCs w:val="22"/>
                <w:lang w:eastAsia="en-GB"/>
              </w:rPr>
            </w:pPr>
            <w:r w:rsidRPr="001136C1">
              <w:rPr>
                <w:rFonts w:cs="Arial"/>
                <w:color w:val="000000"/>
                <w:sz w:val="22"/>
                <w:szCs w:val="22"/>
                <w:lang w:eastAsia="en-GB"/>
              </w:rPr>
              <w:t>57.</w:t>
            </w:r>
            <w:r w:rsidRPr="001136C1" w:rsidR="004C2801">
              <w:rPr>
                <w:rFonts w:cs="Arial"/>
                <w:color w:val="000000"/>
                <w:sz w:val="22"/>
                <w:szCs w:val="22"/>
                <w:lang w:eastAsia="en-GB"/>
              </w:rPr>
              <w:t>6</w:t>
            </w:r>
            <w:r w:rsidRPr="001136C1">
              <w:rPr>
                <w:rFonts w:cs="Arial"/>
                <w:color w:val="000000"/>
                <w:sz w:val="22"/>
                <w:szCs w:val="22"/>
                <w:lang w:eastAsia="en-GB"/>
              </w:rPr>
              <w:t>%</w:t>
            </w:r>
          </w:p>
        </w:tc>
        <w:tc>
          <w:tcPr>
            <w:tcW w:w="1073" w:type="dxa"/>
            <w:noWrap/>
            <w:vAlign w:val="center"/>
            <w:hideMark/>
          </w:tcPr>
          <w:p w:rsidRPr="001136C1" w:rsidR="00D54CA9" w:rsidP="00233CC3" w:rsidRDefault="00D54CA9" w14:paraId="3EC38B87" w14:textId="62B8B357">
            <w:pPr>
              <w:jc w:val="center"/>
              <w:rPr>
                <w:rFonts w:cs="Arial"/>
                <w:color w:val="000000"/>
                <w:sz w:val="22"/>
                <w:szCs w:val="22"/>
                <w:lang w:eastAsia="en-GB"/>
              </w:rPr>
            </w:pPr>
            <w:r w:rsidRPr="001136C1">
              <w:rPr>
                <w:rFonts w:cs="Arial"/>
                <w:color w:val="000000"/>
                <w:sz w:val="22"/>
                <w:szCs w:val="22"/>
                <w:lang w:eastAsia="en-GB"/>
              </w:rPr>
              <w:t>51.</w:t>
            </w:r>
            <w:r w:rsidRPr="001136C1" w:rsidR="004C2801">
              <w:rPr>
                <w:rFonts w:cs="Arial"/>
                <w:color w:val="000000"/>
                <w:sz w:val="22"/>
                <w:szCs w:val="22"/>
                <w:lang w:eastAsia="en-GB"/>
              </w:rPr>
              <w:t>2</w:t>
            </w:r>
            <w:r w:rsidRPr="001136C1">
              <w:rPr>
                <w:rFonts w:cs="Arial"/>
                <w:color w:val="000000"/>
                <w:sz w:val="22"/>
                <w:szCs w:val="22"/>
                <w:lang w:eastAsia="en-GB"/>
              </w:rPr>
              <w:t>%</w:t>
            </w:r>
          </w:p>
        </w:tc>
        <w:tc>
          <w:tcPr>
            <w:tcW w:w="1218" w:type="dxa"/>
            <w:noWrap/>
            <w:vAlign w:val="center"/>
            <w:hideMark/>
          </w:tcPr>
          <w:p w:rsidRPr="001136C1" w:rsidR="00D54CA9" w:rsidP="00233CC3" w:rsidRDefault="00D54CA9" w14:paraId="6ECC84E5" w14:textId="3C5F2FAA">
            <w:pPr>
              <w:jc w:val="center"/>
              <w:rPr>
                <w:rFonts w:cs="Arial"/>
                <w:color w:val="000000"/>
                <w:sz w:val="22"/>
                <w:szCs w:val="22"/>
                <w:lang w:eastAsia="en-GB"/>
              </w:rPr>
            </w:pPr>
            <w:r w:rsidRPr="001136C1">
              <w:rPr>
                <w:rFonts w:cs="Arial"/>
                <w:color w:val="000000"/>
                <w:sz w:val="22"/>
                <w:szCs w:val="22"/>
                <w:lang w:eastAsia="en-GB"/>
              </w:rPr>
              <w:t>5</w:t>
            </w:r>
            <w:r w:rsidRPr="001136C1" w:rsidR="004C2801">
              <w:rPr>
                <w:rFonts w:cs="Arial"/>
                <w:color w:val="000000"/>
                <w:sz w:val="22"/>
                <w:szCs w:val="22"/>
                <w:lang w:eastAsia="en-GB"/>
              </w:rPr>
              <w:t>5</w:t>
            </w:r>
            <w:r w:rsidRPr="001136C1">
              <w:rPr>
                <w:rFonts w:cs="Arial"/>
                <w:color w:val="000000"/>
                <w:sz w:val="22"/>
                <w:szCs w:val="22"/>
                <w:lang w:eastAsia="en-GB"/>
              </w:rPr>
              <w:t>.</w:t>
            </w:r>
            <w:r w:rsidRPr="001136C1" w:rsidR="004C2801">
              <w:rPr>
                <w:rFonts w:cs="Arial"/>
                <w:color w:val="000000"/>
                <w:sz w:val="22"/>
                <w:szCs w:val="22"/>
                <w:lang w:eastAsia="en-GB"/>
              </w:rPr>
              <w:t>9</w:t>
            </w:r>
            <w:r w:rsidRPr="001136C1">
              <w:rPr>
                <w:rFonts w:cs="Arial"/>
                <w:color w:val="000000"/>
                <w:sz w:val="22"/>
                <w:szCs w:val="22"/>
                <w:lang w:eastAsia="en-GB"/>
              </w:rPr>
              <w:t>%</w:t>
            </w:r>
          </w:p>
        </w:tc>
      </w:tr>
      <w:tr w:rsidRPr="00D54CA9" w:rsidR="00F760B3" w:rsidTr="00726C38" w14:paraId="28811A8B" w14:textId="77777777">
        <w:trPr>
          <w:trHeight w:val="300"/>
          <w:jc w:val="center"/>
        </w:trPr>
        <w:tc>
          <w:tcPr>
            <w:tcW w:w="4664" w:type="dxa"/>
            <w:gridSpan w:val="2"/>
            <w:noWrap/>
            <w:hideMark/>
          </w:tcPr>
          <w:p w:rsidRPr="00D54CA9" w:rsidR="00D54CA9" w:rsidP="00D54CA9" w:rsidRDefault="00D54CA9" w14:paraId="763DC955" w14:textId="77777777">
            <w:pPr>
              <w:rPr>
                <w:rFonts w:cs="Arial"/>
                <w:color w:val="000000"/>
                <w:sz w:val="22"/>
                <w:szCs w:val="22"/>
                <w:lang w:eastAsia="en-GB"/>
              </w:rPr>
            </w:pPr>
            <w:r w:rsidRPr="00D54CA9">
              <w:rPr>
                <w:rFonts w:cs="Arial"/>
                <w:color w:val="000000"/>
                <w:sz w:val="22"/>
                <w:szCs w:val="22"/>
                <w:lang w:eastAsia="en-GB"/>
              </w:rPr>
              <w:t>Savings to households from removed garden waste charging</w:t>
            </w:r>
          </w:p>
        </w:tc>
        <w:tc>
          <w:tcPr>
            <w:tcW w:w="1241" w:type="dxa"/>
            <w:noWrap/>
            <w:vAlign w:val="center"/>
            <w:hideMark/>
          </w:tcPr>
          <w:p w:rsidRPr="001136C1" w:rsidR="00D54CA9" w:rsidP="00233CC3" w:rsidRDefault="00D54CA9" w14:paraId="3B61C634" w14:textId="07ED6502">
            <w:pPr>
              <w:jc w:val="center"/>
              <w:rPr>
                <w:rFonts w:cs="Arial"/>
                <w:color w:val="000000"/>
                <w:sz w:val="22"/>
                <w:szCs w:val="22"/>
                <w:lang w:eastAsia="en-GB"/>
              </w:rPr>
            </w:pPr>
            <w:r w:rsidRPr="001136C1">
              <w:rPr>
                <w:rFonts w:cs="Arial"/>
                <w:color w:val="000000"/>
                <w:sz w:val="22"/>
                <w:szCs w:val="22"/>
                <w:lang w:eastAsia="en-GB"/>
              </w:rPr>
              <w:t>£1,</w:t>
            </w:r>
            <w:r w:rsidRPr="001136C1" w:rsidR="00F73B78">
              <w:rPr>
                <w:rFonts w:cs="Arial"/>
                <w:color w:val="000000"/>
                <w:sz w:val="22"/>
                <w:szCs w:val="22"/>
                <w:lang w:eastAsia="en-GB"/>
              </w:rPr>
              <w:t>3</w:t>
            </w:r>
            <w:r w:rsidRPr="001136C1" w:rsidR="00F95D4C">
              <w:rPr>
                <w:rFonts w:cs="Arial"/>
                <w:color w:val="000000"/>
                <w:sz w:val="22"/>
                <w:szCs w:val="22"/>
                <w:lang w:eastAsia="en-GB"/>
              </w:rPr>
              <w:t>22</w:t>
            </w:r>
          </w:p>
        </w:tc>
        <w:tc>
          <w:tcPr>
            <w:tcW w:w="1165" w:type="dxa"/>
            <w:noWrap/>
            <w:vAlign w:val="center"/>
            <w:hideMark/>
          </w:tcPr>
          <w:p w:rsidRPr="001136C1" w:rsidR="00D54CA9" w:rsidP="00233CC3" w:rsidRDefault="00D54CA9" w14:paraId="30FD8A57" w14:textId="3948AF55">
            <w:pPr>
              <w:jc w:val="center"/>
              <w:rPr>
                <w:rFonts w:cs="Arial"/>
                <w:color w:val="000000"/>
                <w:sz w:val="22"/>
                <w:szCs w:val="22"/>
                <w:lang w:eastAsia="en-GB"/>
              </w:rPr>
            </w:pPr>
            <w:r w:rsidRPr="001136C1">
              <w:rPr>
                <w:rFonts w:cs="Arial"/>
                <w:color w:val="000000"/>
                <w:sz w:val="22"/>
                <w:szCs w:val="22"/>
                <w:lang w:eastAsia="en-GB"/>
              </w:rPr>
              <w:t>£1,</w:t>
            </w:r>
            <w:r w:rsidRPr="001136C1" w:rsidR="00792DD2">
              <w:rPr>
                <w:rFonts w:cs="Arial"/>
                <w:color w:val="000000"/>
                <w:sz w:val="22"/>
                <w:szCs w:val="22"/>
                <w:lang w:eastAsia="en-GB"/>
              </w:rPr>
              <w:t>322</w:t>
            </w:r>
          </w:p>
        </w:tc>
        <w:tc>
          <w:tcPr>
            <w:tcW w:w="1073" w:type="dxa"/>
            <w:noWrap/>
            <w:vAlign w:val="center"/>
            <w:hideMark/>
          </w:tcPr>
          <w:p w:rsidRPr="001136C1" w:rsidR="00D54CA9" w:rsidP="00233CC3" w:rsidRDefault="00D54CA9" w14:paraId="09B0F018" w14:textId="347B23CA">
            <w:pPr>
              <w:jc w:val="center"/>
              <w:rPr>
                <w:rFonts w:cs="Arial"/>
                <w:color w:val="000000"/>
                <w:sz w:val="22"/>
                <w:szCs w:val="22"/>
                <w:lang w:eastAsia="en-GB"/>
              </w:rPr>
            </w:pPr>
            <w:r w:rsidRPr="001136C1">
              <w:rPr>
                <w:rFonts w:cs="Arial"/>
                <w:color w:val="000000"/>
                <w:sz w:val="22"/>
                <w:szCs w:val="22"/>
                <w:lang w:eastAsia="en-GB"/>
              </w:rPr>
              <w:t>-£</w:t>
            </w:r>
            <w:r w:rsidRPr="001136C1" w:rsidR="00ED2529">
              <w:rPr>
                <w:rFonts w:cs="Arial"/>
                <w:color w:val="000000"/>
                <w:sz w:val="22"/>
                <w:szCs w:val="22"/>
                <w:lang w:eastAsia="en-GB"/>
              </w:rPr>
              <w:t>1</w:t>
            </w:r>
            <w:r w:rsidRPr="001136C1" w:rsidR="006E0F1B">
              <w:rPr>
                <w:rFonts w:cs="Arial"/>
                <w:color w:val="000000"/>
                <w:sz w:val="22"/>
                <w:szCs w:val="22"/>
                <w:lang w:eastAsia="en-GB"/>
              </w:rPr>
              <w:t>,</w:t>
            </w:r>
            <w:r w:rsidRPr="001136C1" w:rsidR="00ED2529">
              <w:rPr>
                <w:rFonts w:cs="Arial"/>
                <w:color w:val="000000"/>
                <w:sz w:val="22"/>
                <w:szCs w:val="22"/>
                <w:lang w:eastAsia="en-GB"/>
              </w:rPr>
              <w:t>003</w:t>
            </w:r>
          </w:p>
        </w:tc>
        <w:tc>
          <w:tcPr>
            <w:tcW w:w="1218" w:type="dxa"/>
            <w:noWrap/>
            <w:vAlign w:val="center"/>
            <w:hideMark/>
          </w:tcPr>
          <w:p w:rsidRPr="001136C1" w:rsidR="00D54CA9" w:rsidP="00233CC3" w:rsidRDefault="00D54CA9" w14:paraId="63F77CF1" w14:textId="7318D7B8">
            <w:pPr>
              <w:jc w:val="center"/>
              <w:rPr>
                <w:rFonts w:cs="Arial"/>
                <w:color w:val="000000"/>
                <w:sz w:val="22"/>
                <w:szCs w:val="22"/>
                <w:lang w:eastAsia="en-GB"/>
              </w:rPr>
            </w:pPr>
            <w:r w:rsidRPr="001136C1">
              <w:rPr>
                <w:rFonts w:cs="Arial"/>
                <w:color w:val="000000"/>
                <w:sz w:val="22"/>
                <w:szCs w:val="22"/>
                <w:lang w:eastAsia="en-GB"/>
              </w:rPr>
              <w:t>-£</w:t>
            </w:r>
            <w:r w:rsidRPr="001136C1" w:rsidR="006E0F1B">
              <w:rPr>
                <w:rFonts w:cs="Arial"/>
                <w:color w:val="000000"/>
                <w:sz w:val="22"/>
                <w:szCs w:val="22"/>
                <w:lang w:eastAsia="en-GB"/>
              </w:rPr>
              <w:t>1,003</w:t>
            </w:r>
          </w:p>
        </w:tc>
      </w:tr>
      <w:tr w:rsidRPr="00D54CA9" w:rsidR="00F760B3" w:rsidTr="00726C38" w14:paraId="6B0C9708" w14:textId="77777777">
        <w:trPr>
          <w:trHeight w:val="300"/>
          <w:jc w:val="center"/>
        </w:trPr>
        <w:tc>
          <w:tcPr>
            <w:tcW w:w="4664" w:type="dxa"/>
            <w:gridSpan w:val="2"/>
            <w:noWrap/>
            <w:hideMark/>
          </w:tcPr>
          <w:p w:rsidRPr="00D54CA9" w:rsidR="00D54CA9" w:rsidP="00D54CA9" w:rsidRDefault="00D54CA9" w14:paraId="7BE41D09" w14:textId="77777777">
            <w:pPr>
              <w:rPr>
                <w:rFonts w:cs="Arial"/>
                <w:color w:val="000000"/>
                <w:sz w:val="22"/>
                <w:szCs w:val="22"/>
                <w:lang w:eastAsia="en-GB"/>
              </w:rPr>
            </w:pPr>
            <w:r w:rsidRPr="00D54CA9">
              <w:rPr>
                <w:rFonts w:cs="Arial"/>
                <w:color w:val="000000"/>
                <w:sz w:val="22"/>
                <w:szCs w:val="22"/>
                <w:lang w:eastAsia="en-GB"/>
              </w:rPr>
              <w:t>GHG emissions savings (traded and non-traded)</w:t>
            </w:r>
          </w:p>
        </w:tc>
        <w:tc>
          <w:tcPr>
            <w:tcW w:w="1241" w:type="dxa"/>
            <w:noWrap/>
            <w:vAlign w:val="center"/>
            <w:hideMark/>
          </w:tcPr>
          <w:p w:rsidRPr="001136C1" w:rsidR="00D54CA9" w:rsidP="00233CC3" w:rsidRDefault="00D54CA9" w14:paraId="793ADA9A" w14:textId="48531AD1">
            <w:pPr>
              <w:jc w:val="center"/>
              <w:rPr>
                <w:rFonts w:cs="Arial"/>
                <w:color w:val="000000"/>
                <w:sz w:val="22"/>
                <w:szCs w:val="22"/>
                <w:lang w:eastAsia="en-GB"/>
              </w:rPr>
            </w:pPr>
            <w:r w:rsidRPr="001136C1">
              <w:rPr>
                <w:rFonts w:cs="Arial"/>
                <w:color w:val="000000"/>
                <w:sz w:val="22"/>
                <w:szCs w:val="22"/>
                <w:lang w:eastAsia="en-GB"/>
              </w:rPr>
              <w:t>£7,</w:t>
            </w:r>
            <w:r w:rsidRPr="001136C1" w:rsidR="00F95D4C">
              <w:rPr>
                <w:rFonts w:cs="Arial"/>
                <w:color w:val="000000"/>
                <w:sz w:val="22"/>
                <w:szCs w:val="22"/>
                <w:lang w:eastAsia="en-GB"/>
              </w:rPr>
              <w:t>79</w:t>
            </w:r>
            <w:r w:rsidRPr="001136C1" w:rsidR="008D404C">
              <w:rPr>
                <w:rFonts w:cs="Arial"/>
                <w:color w:val="000000"/>
                <w:sz w:val="22"/>
                <w:szCs w:val="22"/>
                <w:lang w:eastAsia="en-GB"/>
              </w:rPr>
              <w:t>5</w:t>
            </w:r>
          </w:p>
        </w:tc>
        <w:tc>
          <w:tcPr>
            <w:tcW w:w="1165" w:type="dxa"/>
            <w:noWrap/>
            <w:vAlign w:val="center"/>
            <w:hideMark/>
          </w:tcPr>
          <w:p w:rsidRPr="001136C1" w:rsidR="00D54CA9" w:rsidP="00233CC3" w:rsidRDefault="00D54CA9" w14:paraId="61E13B5B" w14:textId="3738AE7A">
            <w:pPr>
              <w:jc w:val="center"/>
              <w:rPr>
                <w:rFonts w:cs="Arial"/>
                <w:color w:val="000000"/>
                <w:sz w:val="22"/>
                <w:szCs w:val="22"/>
                <w:lang w:eastAsia="en-GB"/>
              </w:rPr>
            </w:pPr>
            <w:r w:rsidRPr="001136C1">
              <w:rPr>
                <w:rFonts w:cs="Arial"/>
                <w:color w:val="000000"/>
                <w:sz w:val="22"/>
                <w:szCs w:val="22"/>
                <w:lang w:eastAsia="en-GB"/>
              </w:rPr>
              <w:t>£10,</w:t>
            </w:r>
            <w:r w:rsidRPr="001136C1" w:rsidR="00F9391C">
              <w:rPr>
                <w:rFonts w:cs="Arial"/>
                <w:color w:val="000000"/>
                <w:sz w:val="22"/>
                <w:szCs w:val="22"/>
                <w:lang w:eastAsia="en-GB"/>
              </w:rPr>
              <w:t>94</w:t>
            </w:r>
            <w:r w:rsidR="007217ED">
              <w:rPr>
                <w:rFonts w:cs="Arial"/>
                <w:color w:val="000000"/>
                <w:sz w:val="22"/>
                <w:szCs w:val="22"/>
                <w:lang w:eastAsia="en-GB"/>
              </w:rPr>
              <w:t>3</w:t>
            </w:r>
          </w:p>
        </w:tc>
        <w:tc>
          <w:tcPr>
            <w:tcW w:w="1073" w:type="dxa"/>
            <w:noWrap/>
            <w:vAlign w:val="center"/>
            <w:hideMark/>
          </w:tcPr>
          <w:p w:rsidRPr="001136C1" w:rsidR="00D54CA9" w:rsidP="00233CC3" w:rsidRDefault="00D54CA9" w14:paraId="18AF042D" w14:textId="148A3D0A">
            <w:pPr>
              <w:jc w:val="center"/>
              <w:rPr>
                <w:rFonts w:cs="Arial"/>
                <w:color w:val="000000"/>
                <w:sz w:val="22"/>
                <w:szCs w:val="22"/>
                <w:lang w:eastAsia="en-GB"/>
              </w:rPr>
            </w:pPr>
            <w:r w:rsidRPr="001136C1">
              <w:rPr>
                <w:rFonts w:cs="Arial"/>
                <w:color w:val="000000"/>
                <w:sz w:val="22"/>
                <w:szCs w:val="22"/>
                <w:lang w:eastAsia="en-GB"/>
              </w:rPr>
              <w:t>£</w:t>
            </w:r>
            <w:r w:rsidRPr="001136C1" w:rsidR="004C2801">
              <w:rPr>
                <w:rFonts w:cs="Arial"/>
                <w:color w:val="000000"/>
                <w:sz w:val="22"/>
                <w:szCs w:val="22"/>
                <w:lang w:eastAsia="en-GB"/>
              </w:rPr>
              <w:t>7,</w:t>
            </w:r>
            <w:r w:rsidRPr="001136C1" w:rsidR="00842567">
              <w:rPr>
                <w:rFonts w:cs="Arial"/>
                <w:color w:val="000000"/>
                <w:sz w:val="22"/>
                <w:szCs w:val="22"/>
                <w:lang w:eastAsia="en-GB"/>
              </w:rPr>
              <w:t>26</w:t>
            </w:r>
            <w:r w:rsidR="007217ED">
              <w:rPr>
                <w:rFonts w:cs="Arial"/>
                <w:color w:val="000000"/>
                <w:sz w:val="22"/>
                <w:szCs w:val="22"/>
                <w:lang w:eastAsia="en-GB"/>
              </w:rPr>
              <w:t>9</w:t>
            </w:r>
          </w:p>
        </w:tc>
        <w:tc>
          <w:tcPr>
            <w:tcW w:w="1218" w:type="dxa"/>
            <w:noWrap/>
            <w:vAlign w:val="center"/>
            <w:hideMark/>
          </w:tcPr>
          <w:p w:rsidRPr="001136C1" w:rsidR="00D54CA9" w:rsidP="00233CC3" w:rsidRDefault="00D54CA9" w14:paraId="0D3FFE54" w14:textId="16545D63">
            <w:pPr>
              <w:jc w:val="center"/>
              <w:rPr>
                <w:rFonts w:cs="Arial"/>
                <w:color w:val="000000"/>
                <w:sz w:val="22"/>
                <w:szCs w:val="22"/>
                <w:lang w:eastAsia="en-GB"/>
              </w:rPr>
            </w:pPr>
            <w:r w:rsidRPr="001136C1">
              <w:rPr>
                <w:rFonts w:cs="Arial"/>
                <w:color w:val="000000"/>
                <w:sz w:val="22"/>
                <w:szCs w:val="22"/>
                <w:lang w:eastAsia="en-GB"/>
              </w:rPr>
              <w:t>£10,</w:t>
            </w:r>
            <w:r w:rsidRPr="001136C1" w:rsidR="000027BC">
              <w:rPr>
                <w:rFonts w:cs="Arial"/>
                <w:color w:val="000000"/>
                <w:sz w:val="22"/>
                <w:szCs w:val="22"/>
                <w:lang w:eastAsia="en-GB"/>
              </w:rPr>
              <w:t>46</w:t>
            </w:r>
            <w:r w:rsidRPr="001136C1" w:rsidR="00EC74F5">
              <w:rPr>
                <w:rFonts w:cs="Arial"/>
                <w:color w:val="000000"/>
                <w:sz w:val="22"/>
                <w:szCs w:val="22"/>
                <w:lang w:eastAsia="en-GB"/>
              </w:rPr>
              <w:t>6</w:t>
            </w:r>
          </w:p>
        </w:tc>
      </w:tr>
      <w:tr w:rsidRPr="00D54CA9" w:rsidR="00F760B3" w:rsidTr="00726C38" w14:paraId="3DA00692" w14:textId="77777777">
        <w:trPr>
          <w:trHeight w:val="285"/>
          <w:jc w:val="center"/>
        </w:trPr>
        <w:tc>
          <w:tcPr>
            <w:tcW w:w="4664" w:type="dxa"/>
            <w:gridSpan w:val="2"/>
            <w:noWrap/>
            <w:hideMark/>
          </w:tcPr>
          <w:p w:rsidRPr="00D54CA9" w:rsidR="00D54CA9" w:rsidP="00D54CA9" w:rsidRDefault="00D54CA9" w14:paraId="5D0B08CA" w14:textId="77777777">
            <w:pPr>
              <w:rPr>
                <w:rFonts w:cs="Arial"/>
                <w:color w:val="000000"/>
                <w:sz w:val="22"/>
                <w:szCs w:val="22"/>
                <w:lang w:eastAsia="en-GB"/>
              </w:rPr>
            </w:pPr>
            <w:r w:rsidRPr="00D54CA9">
              <w:rPr>
                <w:rFonts w:cs="Arial"/>
                <w:color w:val="000000"/>
                <w:sz w:val="22"/>
                <w:szCs w:val="22"/>
                <w:lang w:eastAsia="en-GB"/>
              </w:rPr>
              <w:t>NHM landfill tax saving</w:t>
            </w:r>
          </w:p>
        </w:tc>
        <w:tc>
          <w:tcPr>
            <w:tcW w:w="1241" w:type="dxa"/>
            <w:noWrap/>
            <w:vAlign w:val="center"/>
            <w:hideMark/>
          </w:tcPr>
          <w:p w:rsidRPr="001136C1" w:rsidR="00D54CA9" w:rsidP="00233CC3" w:rsidRDefault="00D54CA9" w14:paraId="0B5D0308" w14:textId="6AFFFE62">
            <w:pPr>
              <w:jc w:val="center"/>
              <w:rPr>
                <w:rFonts w:cs="Arial"/>
                <w:sz w:val="22"/>
                <w:szCs w:val="22"/>
                <w:lang w:eastAsia="en-GB"/>
              </w:rPr>
            </w:pPr>
            <w:r w:rsidRPr="001136C1">
              <w:rPr>
                <w:rFonts w:cs="Arial"/>
                <w:sz w:val="22"/>
                <w:szCs w:val="22"/>
                <w:lang w:eastAsia="en-GB"/>
              </w:rPr>
              <w:t>£3,</w:t>
            </w:r>
            <w:r w:rsidRPr="001136C1" w:rsidR="00F95D4C">
              <w:rPr>
                <w:rFonts w:cs="Arial"/>
                <w:sz w:val="22"/>
                <w:szCs w:val="22"/>
                <w:lang w:eastAsia="en-GB"/>
              </w:rPr>
              <w:t>995</w:t>
            </w:r>
          </w:p>
        </w:tc>
        <w:tc>
          <w:tcPr>
            <w:tcW w:w="1165" w:type="dxa"/>
            <w:noWrap/>
            <w:vAlign w:val="center"/>
            <w:hideMark/>
          </w:tcPr>
          <w:p w:rsidRPr="001136C1" w:rsidR="00D54CA9" w:rsidP="00233CC3" w:rsidRDefault="00D54CA9" w14:paraId="0A49EEA0" w14:textId="79CED582">
            <w:pPr>
              <w:jc w:val="center"/>
              <w:rPr>
                <w:rFonts w:cs="Arial"/>
                <w:sz w:val="22"/>
                <w:szCs w:val="22"/>
                <w:lang w:eastAsia="en-GB"/>
              </w:rPr>
            </w:pPr>
            <w:r w:rsidRPr="001136C1">
              <w:rPr>
                <w:rFonts w:cs="Arial"/>
                <w:sz w:val="22"/>
                <w:szCs w:val="22"/>
                <w:lang w:eastAsia="en-GB"/>
              </w:rPr>
              <w:t>£5,</w:t>
            </w:r>
            <w:r w:rsidRPr="001136C1" w:rsidR="00F9391C">
              <w:rPr>
                <w:rFonts w:cs="Arial"/>
                <w:sz w:val="22"/>
                <w:szCs w:val="22"/>
                <w:lang w:eastAsia="en-GB"/>
              </w:rPr>
              <w:t>576</w:t>
            </w:r>
          </w:p>
        </w:tc>
        <w:tc>
          <w:tcPr>
            <w:tcW w:w="1073" w:type="dxa"/>
            <w:noWrap/>
            <w:vAlign w:val="center"/>
            <w:hideMark/>
          </w:tcPr>
          <w:p w:rsidRPr="001136C1" w:rsidR="00D54CA9" w:rsidP="00233CC3" w:rsidRDefault="00D54CA9" w14:paraId="515423C0" w14:textId="0EE1C940">
            <w:pPr>
              <w:jc w:val="center"/>
              <w:rPr>
                <w:rFonts w:cs="Arial"/>
                <w:color w:val="000000"/>
                <w:sz w:val="22"/>
                <w:szCs w:val="22"/>
                <w:lang w:eastAsia="en-GB"/>
              </w:rPr>
            </w:pPr>
            <w:r w:rsidRPr="001136C1">
              <w:rPr>
                <w:rFonts w:cs="Arial"/>
                <w:color w:val="000000"/>
                <w:sz w:val="22"/>
                <w:szCs w:val="22"/>
                <w:lang w:eastAsia="en-GB"/>
              </w:rPr>
              <w:t>£3,</w:t>
            </w:r>
            <w:r w:rsidRPr="001136C1" w:rsidR="00842567">
              <w:rPr>
                <w:rFonts w:cs="Arial"/>
                <w:color w:val="000000"/>
                <w:sz w:val="22"/>
                <w:szCs w:val="22"/>
                <w:lang w:eastAsia="en-GB"/>
              </w:rPr>
              <w:t>486</w:t>
            </w:r>
          </w:p>
        </w:tc>
        <w:tc>
          <w:tcPr>
            <w:tcW w:w="1218" w:type="dxa"/>
            <w:noWrap/>
            <w:vAlign w:val="center"/>
            <w:hideMark/>
          </w:tcPr>
          <w:p w:rsidRPr="001136C1" w:rsidR="00D54CA9" w:rsidP="00233CC3" w:rsidRDefault="00D54CA9" w14:paraId="23EC5C5C" w14:textId="1A92D11B">
            <w:pPr>
              <w:jc w:val="center"/>
              <w:rPr>
                <w:rFonts w:cs="Arial"/>
                <w:color w:val="000000"/>
                <w:sz w:val="22"/>
                <w:szCs w:val="22"/>
                <w:lang w:eastAsia="en-GB"/>
              </w:rPr>
            </w:pPr>
            <w:r w:rsidRPr="001136C1">
              <w:rPr>
                <w:rFonts w:cs="Arial"/>
                <w:color w:val="000000"/>
                <w:sz w:val="22"/>
                <w:szCs w:val="22"/>
                <w:lang w:eastAsia="en-GB"/>
              </w:rPr>
              <w:t>£</w:t>
            </w:r>
            <w:r w:rsidRPr="001136C1" w:rsidR="00056B57">
              <w:rPr>
                <w:rFonts w:cs="Arial"/>
                <w:color w:val="000000"/>
                <w:sz w:val="22"/>
                <w:szCs w:val="22"/>
                <w:lang w:eastAsia="en-GB"/>
              </w:rPr>
              <w:t>5,067</w:t>
            </w:r>
          </w:p>
        </w:tc>
      </w:tr>
      <w:tr w:rsidRPr="00D54CA9" w:rsidR="00F760B3" w:rsidTr="00726C38" w14:paraId="4942E3DF" w14:textId="77777777">
        <w:trPr>
          <w:trHeight w:val="285"/>
          <w:jc w:val="center"/>
        </w:trPr>
        <w:tc>
          <w:tcPr>
            <w:tcW w:w="4664" w:type="dxa"/>
            <w:gridSpan w:val="2"/>
            <w:noWrap/>
            <w:hideMark/>
          </w:tcPr>
          <w:p w:rsidRPr="00D54CA9" w:rsidR="00D54CA9" w:rsidP="00D54CA9" w:rsidRDefault="00D54CA9" w14:paraId="3F28DE04" w14:textId="77777777">
            <w:pPr>
              <w:rPr>
                <w:rFonts w:cs="Arial"/>
                <w:color w:val="000000"/>
                <w:sz w:val="22"/>
                <w:szCs w:val="22"/>
                <w:lang w:eastAsia="en-GB"/>
              </w:rPr>
            </w:pPr>
            <w:r w:rsidRPr="00D54CA9">
              <w:rPr>
                <w:rFonts w:cs="Arial"/>
                <w:color w:val="000000"/>
                <w:sz w:val="22"/>
                <w:szCs w:val="22"/>
                <w:lang w:eastAsia="en-GB"/>
              </w:rPr>
              <w:t>Reduction in government landfill tax receipts (benefits to municipal sector included in LA and NHM rows)</w:t>
            </w:r>
          </w:p>
        </w:tc>
        <w:tc>
          <w:tcPr>
            <w:tcW w:w="1241" w:type="dxa"/>
            <w:noWrap/>
            <w:vAlign w:val="center"/>
            <w:hideMark/>
          </w:tcPr>
          <w:p w:rsidRPr="001136C1" w:rsidR="00D54CA9" w:rsidP="00233CC3" w:rsidRDefault="00D54CA9" w14:paraId="1DDA042A" w14:textId="0D6CAFBC">
            <w:pPr>
              <w:jc w:val="center"/>
              <w:rPr>
                <w:rFonts w:cs="Arial"/>
                <w:color w:val="000000"/>
                <w:sz w:val="22"/>
                <w:szCs w:val="22"/>
                <w:lang w:eastAsia="en-GB"/>
              </w:rPr>
            </w:pPr>
            <w:r w:rsidRPr="001136C1">
              <w:rPr>
                <w:rFonts w:cs="Arial"/>
                <w:color w:val="000000"/>
                <w:sz w:val="22"/>
                <w:szCs w:val="22"/>
                <w:lang w:eastAsia="en-GB"/>
              </w:rPr>
              <w:t>-£4,</w:t>
            </w:r>
            <w:r w:rsidRPr="001136C1" w:rsidR="00F95D4C">
              <w:rPr>
                <w:rFonts w:cs="Arial"/>
                <w:color w:val="000000"/>
                <w:sz w:val="22"/>
                <w:szCs w:val="22"/>
                <w:lang w:eastAsia="en-GB"/>
              </w:rPr>
              <w:t>175</w:t>
            </w:r>
          </w:p>
        </w:tc>
        <w:tc>
          <w:tcPr>
            <w:tcW w:w="1165" w:type="dxa"/>
            <w:noWrap/>
            <w:vAlign w:val="center"/>
            <w:hideMark/>
          </w:tcPr>
          <w:p w:rsidRPr="001136C1" w:rsidR="00D54CA9" w:rsidP="00233CC3" w:rsidRDefault="00D54CA9" w14:paraId="4FDE8863" w14:textId="1D9E783F">
            <w:pPr>
              <w:jc w:val="center"/>
              <w:rPr>
                <w:rFonts w:cs="Arial"/>
                <w:color w:val="000000"/>
                <w:sz w:val="22"/>
                <w:szCs w:val="22"/>
                <w:lang w:eastAsia="en-GB"/>
              </w:rPr>
            </w:pPr>
            <w:r w:rsidRPr="001136C1">
              <w:rPr>
                <w:rFonts w:cs="Arial"/>
                <w:color w:val="000000"/>
                <w:sz w:val="22"/>
                <w:szCs w:val="22"/>
                <w:lang w:eastAsia="en-GB"/>
              </w:rPr>
              <w:t>-£5,</w:t>
            </w:r>
            <w:r w:rsidRPr="001136C1" w:rsidR="00B53EDC">
              <w:rPr>
                <w:rFonts w:cs="Arial"/>
                <w:color w:val="000000"/>
                <w:sz w:val="22"/>
                <w:szCs w:val="22"/>
                <w:lang w:eastAsia="en-GB"/>
              </w:rPr>
              <w:t>756</w:t>
            </w:r>
          </w:p>
        </w:tc>
        <w:tc>
          <w:tcPr>
            <w:tcW w:w="1073" w:type="dxa"/>
            <w:noWrap/>
            <w:vAlign w:val="center"/>
            <w:hideMark/>
          </w:tcPr>
          <w:p w:rsidRPr="001136C1" w:rsidR="00D54CA9" w:rsidP="00233CC3" w:rsidRDefault="00D54CA9" w14:paraId="27232298" w14:textId="6377BE29">
            <w:pPr>
              <w:jc w:val="center"/>
              <w:rPr>
                <w:rFonts w:cs="Arial"/>
                <w:color w:val="000000"/>
                <w:sz w:val="22"/>
                <w:szCs w:val="22"/>
                <w:lang w:eastAsia="en-GB"/>
              </w:rPr>
            </w:pPr>
            <w:r w:rsidRPr="001136C1">
              <w:rPr>
                <w:rFonts w:cs="Arial"/>
                <w:color w:val="000000"/>
                <w:sz w:val="22"/>
                <w:szCs w:val="22"/>
                <w:lang w:eastAsia="en-GB"/>
              </w:rPr>
              <w:t>-£3,</w:t>
            </w:r>
            <w:r w:rsidRPr="001136C1" w:rsidR="00842567">
              <w:rPr>
                <w:rFonts w:cs="Arial"/>
                <w:color w:val="000000"/>
                <w:sz w:val="22"/>
                <w:szCs w:val="22"/>
                <w:lang w:eastAsia="en-GB"/>
              </w:rPr>
              <w:t>6</w:t>
            </w:r>
            <w:r w:rsidRPr="001136C1" w:rsidR="00B81E0B">
              <w:rPr>
                <w:rFonts w:cs="Arial"/>
                <w:color w:val="000000"/>
                <w:sz w:val="22"/>
                <w:szCs w:val="22"/>
                <w:lang w:eastAsia="en-GB"/>
              </w:rPr>
              <w:t>36</w:t>
            </w:r>
          </w:p>
        </w:tc>
        <w:tc>
          <w:tcPr>
            <w:tcW w:w="1218" w:type="dxa"/>
            <w:noWrap/>
            <w:vAlign w:val="center"/>
            <w:hideMark/>
          </w:tcPr>
          <w:p w:rsidRPr="001136C1" w:rsidR="00D54CA9" w:rsidP="00233CC3" w:rsidRDefault="00D54CA9" w14:paraId="09F2F8E3" w14:textId="03C70A5B">
            <w:pPr>
              <w:jc w:val="center"/>
              <w:rPr>
                <w:rFonts w:cs="Arial"/>
                <w:color w:val="000000"/>
                <w:sz w:val="22"/>
                <w:szCs w:val="22"/>
                <w:lang w:eastAsia="en-GB"/>
              </w:rPr>
            </w:pPr>
            <w:r w:rsidRPr="001136C1">
              <w:rPr>
                <w:rFonts w:cs="Arial"/>
                <w:color w:val="000000"/>
                <w:sz w:val="22"/>
                <w:szCs w:val="22"/>
                <w:lang w:eastAsia="en-GB"/>
              </w:rPr>
              <w:t>-£5</w:t>
            </w:r>
            <w:r w:rsidRPr="001136C1" w:rsidR="004C2801">
              <w:rPr>
                <w:rFonts w:cs="Arial"/>
                <w:color w:val="000000"/>
                <w:sz w:val="22"/>
                <w:szCs w:val="22"/>
                <w:lang w:eastAsia="en-GB"/>
              </w:rPr>
              <w:t>,</w:t>
            </w:r>
            <w:r w:rsidRPr="001136C1" w:rsidR="00B008BC">
              <w:rPr>
                <w:rFonts w:cs="Arial"/>
                <w:color w:val="000000"/>
                <w:sz w:val="22"/>
                <w:szCs w:val="22"/>
                <w:lang w:eastAsia="en-GB"/>
              </w:rPr>
              <w:t>216</w:t>
            </w:r>
          </w:p>
        </w:tc>
      </w:tr>
      <w:tr w:rsidRPr="00D54CA9" w:rsidR="00F760B3" w:rsidTr="00726C38" w14:paraId="1411CFDF" w14:textId="77777777">
        <w:trPr>
          <w:trHeight w:val="300"/>
          <w:jc w:val="center"/>
        </w:trPr>
        <w:tc>
          <w:tcPr>
            <w:tcW w:w="4664" w:type="dxa"/>
            <w:gridSpan w:val="2"/>
            <w:noWrap/>
            <w:hideMark/>
          </w:tcPr>
          <w:p w:rsidRPr="00D54CA9" w:rsidR="00D54CA9" w:rsidP="00D54CA9" w:rsidRDefault="00D54CA9" w14:paraId="262CBFD3" w14:textId="77777777">
            <w:pPr>
              <w:rPr>
                <w:rFonts w:cs="Arial"/>
                <w:b/>
                <w:bCs/>
                <w:color w:val="000000"/>
                <w:sz w:val="22"/>
                <w:szCs w:val="22"/>
                <w:lang w:eastAsia="en-GB"/>
              </w:rPr>
            </w:pPr>
            <w:r w:rsidRPr="00D54CA9">
              <w:rPr>
                <w:rFonts w:cs="Arial"/>
                <w:b/>
                <w:bCs/>
                <w:color w:val="000000"/>
                <w:sz w:val="22"/>
                <w:szCs w:val="22"/>
                <w:lang w:eastAsia="en-GB"/>
              </w:rPr>
              <w:t>Social benefits (total)</w:t>
            </w:r>
          </w:p>
        </w:tc>
        <w:tc>
          <w:tcPr>
            <w:tcW w:w="1241" w:type="dxa"/>
            <w:noWrap/>
            <w:vAlign w:val="center"/>
            <w:hideMark/>
          </w:tcPr>
          <w:p w:rsidRPr="001136C1" w:rsidR="00D54CA9" w:rsidP="00233CC3" w:rsidRDefault="00D54CA9" w14:paraId="1DC7C504" w14:textId="3D8F4DA5">
            <w:pPr>
              <w:jc w:val="center"/>
              <w:rPr>
                <w:rFonts w:cs="Arial"/>
                <w:b/>
                <w:bCs/>
                <w:color w:val="000000"/>
                <w:sz w:val="22"/>
                <w:szCs w:val="22"/>
                <w:lang w:eastAsia="en-GB"/>
              </w:rPr>
            </w:pPr>
            <w:r w:rsidRPr="001136C1">
              <w:rPr>
                <w:rFonts w:cs="Arial"/>
                <w:b/>
                <w:bCs/>
                <w:color w:val="000000"/>
                <w:sz w:val="22"/>
                <w:szCs w:val="22"/>
                <w:lang w:eastAsia="en-GB"/>
              </w:rPr>
              <w:t>£</w:t>
            </w:r>
            <w:r w:rsidRPr="001136C1" w:rsidR="00B6342E">
              <w:rPr>
                <w:rFonts w:cs="Arial"/>
                <w:b/>
                <w:bCs/>
                <w:color w:val="000000"/>
                <w:sz w:val="22"/>
                <w:szCs w:val="22"/>
                <w:lang w:eastAsia="en-GB"/>
              </w:rPr>
              <w:t>8,93</w:t>
            </w:r>
            <w:r w:rsidRPr="001136C1" w:rsidR="0024032E">
              <w:rPr>
                <w:rFonts w:cs="Arial"/>
                <w:b/>
                <w:bCs/>
                <w:color w:val="000000"/>
                <w:sz w:val="22"/>
                <w:szCs w:val="22"/>
                <w:lang w:eastAsia="en-GB"/>
              </w:rPr>
              <w:t>6</w:t>
            </w:r>
          </w:p>
        </w:tc>
        <w:tc>
          <w:tcPr>
            <w:tcW w:w="1165" w:type="dxa"/>
            <w:noWrap/>
            <w:vAlign w:val="center"/>
            <w:hideMark/>
          </w:tcPr>
          <w:p w:rsidRPr="001136C1" w:rsidR="00D54CA9" w:rsidP="00233CC3" w:rsidRDefault="00D54CA9" w14:paraId="13DDE93F" w14:textId="3DA29300">
            <w:pPr>
              <w:jc w:val="center"/>
              <w:rPr>
                <w:rFonts w:cs="Arial"/>
                <w:b/>
                <w:bCs/>
                <w:color w:val="000000"/>
                <w:sz w:val="22"/>
                <w:szCs w:val="22"/>
                <w:lang w:eastAsia="en-GB"/>
              </w:rPr>
            </w:pPr>
            <w:r w:rsidRPr="001136C1">
              <w:rPr>
                <w:rFonts w:cs="Arial"/>
                <w:b/>
                <w:bCs/>
                <w:color w:val="000000"/>
                <w:sz w:val="22"/>
                <w:szCs w:val="22"/>
                <w:lang w:eastAsia="en-GB"/>
              </w:rPr>
              <w:t>£1</w:t>
            </w:r>
            <w:r w:rsidRPr="001136C1" w:rsidR="00B53EDC">
              <w:rPr>
                <w:rFonts w:cs="Arial"/>
                <w:b/>
                <w:bCs/>
                <w:color w:val="000000"/>
                <w:sz w:val="22"/>
                <w:szCs w:val="22"/>
                <w:lang w:eastAsia="en-GB"/>
              </w:rPr>
              <w:t>2,08</w:t>
            </w:r>
            <w:r w:rsidRPr="001136C1" w:rsidR="0055224E">
              <w:rPr>
                <w:rFonts w:cs="Arial"/>
                <w:b/>
                <w:bCs/>
                <w:color w:val="000000"/>
                <w:sz w:val="22"/>
                <w:szCs w:val="22"/>
                <w:lang w:eastAsia="en-GB"/>
              </w:rPr>
              <w:t>5</w:t>
            </w:r>
          </w:p>
        </w:tc>
        <w:tc>
          <w:tcPr>
            <w:tcW w:w="1073" w:type="dxa"/>
            <w:noWrap/>
            <w:vAlign w:val="center"/>
            <w:hideMark/>
          </w:tcPr>
          <w:p w:rsidRPr="001136C1" w:rsidR="00D54CA9" w:rsidP="00233CC3" w:rsidRDefault="00D54CA9" w14:paraId="4349D19B" w14:textId="20EE3B99">
            <w:pPr>
              <w:jc w:val="center"/>
              <w:rPr>
                <w:rFonts w:cs="Arial"/>
                <w:b/>
                <w:bCs/>
                <w:color w:val="000000"/>
                <w:sz w:val="22"/>
                <w:szCs w:val="22"/>
                <w:lang w:eastAsia="en-GB"/>
              </w:rPr>
            </w:pPr>
            <w:r w:rsidRPr="001136C1">
              <w:rPr>
                <w:rFonts w:cs="Arial"/>
                <w:b/>
                <w:bCs/>
                <w:color w:val="000000"/>
                <w:sz w:val="22"/>
                <w:szCs w:val="22"/>
                <w:lang w:eastAsia="en-GB"/>
              </w:rPr>
              <w:t>£</w:t>
            </w:r>
            <w:r w:rsidRPr="001136C1" w:rsidR="00B81E0B">
              <w:rPr>
                <w:rFonts w:cs="Arial"/>
                <w:b/>
                <w:bCs/>
                <w:color w:val="000000"/>
                <w:sz w:val="22"/>
                <w:szCs w:val="22"/>
                <w:lang w:eastAsia="en-GB"/>
              </w:rPr>
              <w:t>6,11</w:t>
            </w:r>
            <w:r w:rsidRPr="001136C1" w:rsidR="00B8595A">
              <w:rPr>
                <w:rFonts w:cs="Arial"/>
                <w:b/>
                <w:bCs/>
                <w:color w:val="000000"/>
                <w:sz w:val="22"/>
                <w:szCs w:val="22"/>
                <w:lang w:eastAsia="en-GB"/>
              </w:rPr>
              <w:t>6</w:t>
            </w:r>
          </w:p>
        </w:tc>
        <w:tc>
          <w:tcPr>
            <w:tcW w:w="1218" w:type="dxa"/>
            <w:noWrap/>
            <w:vAlign w:val="center"/>
            <w:hideMark/>
          </w:tcPr>
          <w:p w:rsidRPr="001136C1" w:rsidR="00D54CA9" w:rsidP="00233CC3" w:rsidRDefault="00D54CA9" w14:paraId="01FAF83C" w14:textId="6E7112D4">
            <w:pPr>
              <w:jc w:val="center"/>
              <w:rPr>
                <w:rFonts w:cs="Arial"/>
                <w:b/>
                <w:bCs/>
                <w:color w:val="000000"/>
                <w:sz w:val="22"/>
                <w:szCs w:val="22"/>
                <w:lang w:eastAsia="en-GB"/>
              </w:rPr>
            </w:pPr>
            <w:r w:rsidRPr="001136C1">
              <w:rPr>
                <w:rFonts w:cs="Arial"/>
                <w:b/>
                <w:bCs/>
                <w:color w:val="000000"/>
                <w:sz w:val="22"/>
                <w:szCs w:val="22"/>
                <w:lang w:eastAsia="en-GB"/>
              </w:rPr>
              <w:t>£</w:t>
            </w:r>
            <w:r w:rsidRPr="001136C1" w:rsidR="00B008BC">
              <w:rPr>
                <w:rFonts w:cs="Arial"/>
                <w:b/>
                <w:bCs/>
                <w:color w:val="000000"/>
                <w:sz w:val="22"/>
                <w:szCs w:val="22"/>
                <w:lang w:eastAsia="en-GB"/>
              </w:rPr>
              <w:t>9,31</w:t>
            </w:r>
            <w:r w:rsidRPr="001136C1" w:rsidR="00661CE2">
              <w:rPr>
                <w:rFonts w:cs="Arial"/>
                <w:b/>
                <w:bCs/>
                <w:color w:val="000000"/>
                <w:sz w:val="22"/>
                <w:szCs w:val="22"/>
                <w:lang w:eastAsia="en-GB"/>
              </w:rPr>
              <w:t>3</w:t>
            </w:r>
          </w:p>
        </w:tc>
      </w:tr>
      <w:tr w:rsidRPr="00D54CA9" w:rsidR="00F760B3" w:rsidTr="00726C38" w14:paraId="3080A3B3" w14:textId="77777777">
        <w:trPr>
          <w:trHeight w:val="285"/>
          <w:jc w:val="center"/>
        </w:trPr>
        <w:tc>
          <w:tcPr>
            <w:tcW w:w="4664" w:type="dxa"/>
            <w:gridSpan w:val="2"/>
            <w:noWrap/>
            <w:hideMark/>
          </w:tcPr>
          <w:p w:rsidRPr="00D54CA9" w:rsidR="00D54CA9" w:rsidP="00D54CA9" w:rsidRDefault="00D54CA9" w14:paraId="0A6048BA" w14:textId="7C0EA47C">
            <w:pPr>
              <w:rPr>
                <w:rFonts w:cs="Arial"/>
                <w:color w:val="000000"/>
                <w:sz w:val="22"/>
                <w:szCs w:val="22"/>
                <w:lang w:eastAsia="en-GB"/>
              </w:rPr>
            </w:pPr>
            <w:r w:rsidRPr="00D54CA9">
              <w:rPr>
                <w:rFonts w:cs="Arial"/>
                <w:color w:val="000000"/>
                <w:sz w:val="22"/>
                <w:szCs w:val="22"/>
                <w:lang w:eastAsia="en-GB"/>
              </w:rPr>
              <w:t xml:space="preserve">Additional </w:t>
            </w:r>
            <w:r w:rsidR="00D97548">
              <w:rPr>
                <w:rFonts w:cs="Arial"/>
                <w:color w:val="000000"/>
                <w:sz w:val="22"/>
                <w:szCs w:val="22"/>
                <w:lang w:eastAsia="en-GB"/>
              </w:rPr>
              <w:t>local auth</w:t>
            </w:r>
            <w:r w:rsidRPr="00D54CA9">
              <w:rPr>
                <w:rFonts w:cs="Arial"/>
                <w:color w:val="000000"/>
                <w:sz w:val="22"/>
                <w:szCs w:val="22"/>
                <w:lang w:eastAsia="en-GB"/>
              </w:rPr>
              <w:t xml:space="preserve">orities net service costs (+)/savings (-) from changes in dry recycling, food waste and free garden waste collections for all HHs </w:t>
            </w:r>
          </w:p>
        </w:tc>
        <w:tc>
          <w:tcPr>
            <w:tcW w:w="1241" w:type="dxa"/>
            <w:noWrap/>
            <w:vAlign w:val="center"/>
            <w:hideMark/>
          </w:tcPr>
          <w:p w:rsidRPr="001136C1" w:rsidR="00D54CA9" w:rsidP="00233CC3" w:rsidRDefault="00D54CA9" w14:paraId="2AD2C038" w14:textId="02EC3C57">
            <w:pPr>
              <w:jc w:val="center"/>
              <w:rPr>
                <w:rFonts w:cs="Arial"/>
                <w:color w:val="000000"/>
                <w:sz w:val="22"/>
                <w:szCs w:val="22"/>
                <w:lang w:eastAsia="en-GB"/>
              </w:rPr>
            </w:pPr>
            <w:r w:rsidRPr="001136C1">
              <w:rPr>
                <w:rFonts w:cs="Arial"/>
                <w:color w:val="000000"/>
                <w:sz w:val="22"/>
                <w:szCs w:val="22"/>
                <w:lang w:eastAsia="en-GB"/>
              </w:rPr>
              <w:t>£3,</w:t>
            </w:r>
            <w:r w:rsidRPr="001136C1" w:rsidR="002057D6">
              <w:rPr>
                <w:rFonts w:cs="Arial"/>
                <w:color w:val="000000"/>
                <w:sz w:val="22"/>
                <w:szCs w:val="22"/>
                <w:lang w:eastAsia="en-GB"/>
              </w:rPr>
              <w:t>5</w:t>
            </w:r>
            <w:r w:rsidRPr="001136C1" w:rsidR="00F834CC">
              <w:rPr>
                <w:rFonts w:cs="Arial"/>
                <w:color w:val="000000"/>
                <w:sz w:val="22"/>
                <w:szCs w:val="22"/>
                <w:lang w:eastAsia="en-GB"/>
              </w:rPr>
              <w:t>13</w:t>
            </w:r>
          </w:p>
        </w:tc>
        <w:tc>
          <w:tcPr>
            <w:tcW w:w="1165" w:type="dxa"/>
            <w:noWrap/>
            <w:vAlign w:val="center"/>
            <w:hideMark/>
          </w:tcPr>
          <w:p w:rsidRPr="001136C1" w:rsidR="00D54CA9" w:rsidP="00233CC3" w:rsidRDefault="00D54CA9" w14:paraId="7224E41B" w14:textId="3BD389AE">
            <w:pPr>
              <w:jc w:val="center"/>
              <w:rPr>
                <w:rFonts w:cs="Arial"/>
                <w:color w:val="000000"/>
                <w:sz w:val="22"/>
                <w:szCs w:val="22"/>
                <w:lang w:eastAsia="en-GB"/>
              </w:rPr>
            </w:pPr>
            <w:r w:rsidRPr="001136C1">
              <w:rPr>
                <w:rFonts w:cs="Arial"/>
                <w:color w:val="000000"/>
                <w:sz w:val="22"/>
                <w:szCs w:val="22"/>
                <w:lang w:eastAsia="en-GB"/>
              </w:rPr>
              <w:t>£3,</w:t>
            </w:r>
            <w:r w:rsidRPr="001136C1" w:rsidR="00F834CC">
              <w:rPr>
                <w:rFonts w:cs="Arial"/>
                <w:color w:val="000000"/>
                <w:sz w:val="22"/>
                <w:szCs w:val="22"/>
                <w:lang w:eastAsia="en-GB"/>
              </w:rPr>
              <w:t>513</w:t>
            </w:r>
          </w:p>
        </w:tc>
        <w:tc>
          <w:tcPr>
            <w:tcW w:w="1073" w:type="dxa"/>
            <w:noWrap/>
            <w:vAlign w:val="center"/>
            <w:hideMark/>
          </w:tcPr>
          <w:p w:rsidRPr="001136C1" w:rsidR="00D54CA9" w:rsidP="00233CC3" w:rsidRDefault="00D54CA9" w14:paraId="0C4FCFC1" w14:textId="3D55BB45">
            <w:pPr>
              <w:jc w:val="center"/>
              <w:rPr>
                <w:rFonts w:cs="Arial"/>
                <w:color w:val="000000"/>
                <w:sz w:val="22"/>
                <w:szCs w:val="22"/>
                <w:lang w:eastAsia="en-GB"/>
              </w:rPr>
            </w:pPr>
            <w:r w:rsidRPr="001136C1">
              <w:rPr>
                <w:rFonts w:cs="Arial"/>
                <w:color w:val="000000"/>
                <w:sz w:val="22"/>
                <w:szCs w:val="22"/>
                <w:lang w:eastAsia="en-GB"/>
              </w:rPr>
              <w:t>-£</w:t>
            </w:r>
            <w:r w:rsidRPr="001136C1" w:rsidR="00F834CC">
              <w:rPr>
                <w:rFonts w:cs="Arial"/>
                <w:color w:val="000000"/>
                <w:sz w:val="22"/>
                <w:szCs w:val="22"/>
                <w:lang w:eastAsia="en-GB"/>
              </w:rPr>
              <w:t>188</w:t>
            </w:r>
          </w:p>
        </w:tc>
        <w:tc>
          <w:tcPr>
            <w:tcW w:w="1218" w:type="dxa"/>
            <w:noWrap/>
            <w:vAlign w:val="center"/>
            <w:hideMark/>
          </w:tcPr>
          <w:p w:rsidRPr="001136C1" w:rsidR="00D54CA9" w:rsidP="00233CC3" w:rsidRDefault="00D54CA9" w14:paraId="6CE1E0F9" w14:textId="1CFE157E">
            <w:pPr>
              <w:jc w:val="center"/>
              <w:rPr>
                <w:rFonts w:cs="Arial"/>
                <w:color w:val="000000"/>
                <w:sz w:val="22"/>
                <w:szCs w:val="22"/>
                <w:lang w:eastAsia="en-GB"/>
              </w:rPr>
            </w:pPr>
            <w:r w:rsidRPr="001136C1">
              <w:rPr>
                <w:rFonts w:cs="Arial"/>
                <w:color w:val="000000"/>
                <w:sz w:val="22"/>
                <w:szCs w:val="22"/>
                <w:lang w:eastAsia="en-GB"/>
              </w:rPr>
              <w:t>-£</w:t>
            </w:r>
            <w:r w:rsidRPr="001136C1" w:rsidR="00F834CC">
              <w:rPr>
                <w:rFonts w:cs="Arial"/>
                <w:color w:val="000000"/>
                <w:sz w:val="22"/>
                <w:szCs w:val="22"/>
                <w:lang w:eastAsia="en-GB"/>
              </w:rPr>
              <w:t>188</w:t>
            </w:r>
          </w:p>
        </w:tc>
      </w:tr>
      <w:tr w:rsidRPr="00D54CA9" w:rsidR="00F760B3" w:rsidTr="00726C38" w14:paraId="59CBDD34" w14:textId="77777777">
        <w:trPr>
          <w:trHeight w:val="285"/>
          <w:jc w:val="center"/>
        </w:trPr>
        <w:tc>
          <w:tcPr>
            <w:tcW w:w="1990" w:type="dxa"/>
            <w:vMerge w:val="restart"/>
            <w:noWrap/>
            <w:hideMark/>
          </w:tcPr>
          <w:p w:rsidRPr="00D54CA9" w:rsidR="00F760B3" w:rsidP="00D54CA9" w:rsidRDefault="00F760B3" w14:paraId="5214CB97" w14:textId="77777777">
            <w:pPr>
              <w:jc w:val="center"/>
              <w:rPr>
                <w:rFonts w:cs="Arial"/>
                <w:color w:val="000000"/>
                <w:sz w:val="22"/>
                <w:szCs w:val="22"/>
                <w:lang w:eastAsia="en-GB"/>
              </w:rPr>
            </w:pPr>
          </w:p>
        </w:tc>
        <w:tc>
          <w:tcPr>
            <w:tcW w:w="2674" w:type="dxa"/>
            <w:noWrap/>
            <w:hideMark/>
          </w:tcPr>
          <w:p w:rsidRPr="00D54CA9" w:rsidR="00F760B3" w:rsidP="00D54CA9" w:rsidRDefault="00F760B3" w14:paraId="02D3373A" w14:textId="77777777">
            <w:pPr>
              <w:rPr>
                <w:rFonts w:cs="Arial"/>
                <w:color w:val="000000"/>
                <w:sz w:val="22"/>
                <w:szCs w:val="22"/>
                <w:lang w:eastAsia="en-GB"/>
              </w:rPr>
            </w:pPr>
            <w:r w:rsidRPr="00D54CA9">
              <w:rPr>
                <w:rFonts w:cs="Arial"/>
                <w:color w:val="000000"/>
                <w:sz w:val="22"/>
                <w:szCs w:val="22"/>
                <w:lang w:eastAsia="en-GB"/>
              </w:rPr>
              <w:t>Transition costs</w:t>
            </w:r>
          </w:p>
        </w:tc>
        <w:tc>
          <w:tcPr>
            <w:tcW w:w="1241" w:type="dxa"/>
            <w:noWrap/>
            <w:vAlign w:val="center"/>
            <w:hideMark/>
          </w:tcPr>
          <w:p w:rsidRPr="001136C1" w:rsidR="00F760B3" w:rsidP="00233CC3" w:rsidRDefault="00F760B3" w14:paraId="7BFA579A" w14:textId="07955DC9">
            <w:pPr>
              <w:jc w:val="center"/>
              <w:rPr>
                <w:rFonts w:cs="Arial"/>
                <w:color w:val="000000"/>
                <w:sz w:val="22"/>
                <w:szCs w:val="22"/>
                <w:lang w:eastAsia="en-GB"/>
              </w:rPr>
            </w:pPr>
            <w:r w:rsidRPr="001136C1">
              <w:rPr>
                <w:rFonts w:cs="Arial"/>
                <w:color w:val="000000"/>
                <w:sz w:val="22"/>
                <w:szCs w:val="22"/>
                <w:lang w:eastAsia="en-GB"/>
              </w:rPr>
              <w:t>£998</w:t>
            </w:r>
          </w:p>
        </w:tc>
        <w:tc>
          <w:tcPr>
            <w:tcW w:w="1165" w:type="dxa"/>
            <w:noWrap/>
            <w:vAlign w:val="center"/>
            <w:hideMark/>
          </w:tcPr>
          <w:p w:rsidRPr="001136C1" w:rsidR="00F760B3" w:rsidP="00233CC3" w:rsidRDefault="00F760B3" w14:paraId="4DFF9D3E" w14:textId="083B944E">
            <w:pPr>
              <w:jc w:val="center"/>
              <w:rPr>
                <w:rFonts w:cs="Arial"/>
                <w:color w:val="000000"/>
                <w:sz w:val="22"/>
                <w:szCs w:val="22"/>
                <w:lang w:eastAsia="en-GB"/>
              </w:rPr>
            </w:pPr>
            <w:r w:rsidRPr="001136C1">
              <w:rPr>
                <w:rFonts w:cs="Arial"/>
                <w:color w:val="000000"/>
                <w:sz w:val="22"/>
                <w:szCs w:val="22"/>
                <w:lang w:eastAsia="en-GB"/>
              </w:rPr>
              <w:t>£998</w:t>
            </w:r>
          </w:p>
        </w:tc>
        <w:tc>
          <w:tcPr>
            <w:tcW w:w="1073" w:type="dxa"/>
            <w:noWrap/>
            <w:vAlign w:val="center"/>
            <w:hideMark/>
          </w:tcPr>
          <w:p w:rsidRPr="001136C1" w:rsidR="00F760B3" w:rsidP="00233CC3" w:rsidRDefault="00F760B3" w14:paraId="62402C76" w14:textId="72C7B115">
            <w:pPr>
              <w:jc w:val="center"/>
              <w:rPr>
                <w:rFonts w:cs="Arial"/>
                <w:color w:val="000000"/>
                <w:sz w:val="22"/>
                <w:szCs w:val="22"/>
                <w:lang w:eastAsia="en-GB"/>
              </w:rPr>
            </w:pPr>
            <w:r w:rsidRPr="001136C1">
              <w:rPr>
                <w:rFonts w:cs="Arial"/>
                <w:color w:val="000000"/>
                <w:sz w:val="22"/>
                <w:szCs w:val="22"/>
                <w:lang w:eastAsia="en-GB"/>
              </w:rPr>
              <w:t>£722</w:t>
            </w:r>
          </w:p>
        </w:tc>
        <w:tc>
          <w:tcPr>
            <w:tcW w:w="1218" w:type="dxa"/>
            <w:noWrap/>
            <w:vAlign w:val="center"/>
            <w:hideMark/>
          </w:tcPr>
          <w:p w:rsidRPr="001136C1" w:rsidR="00F760B3" w:rsidP="00233CC3" w:rsidRDefault="00F760B3" w14:paraId="52F69C02" w14:textId="6FA076E7">
            <w:pPr>
              <w:jc w:val="center"/>
              <w:rPr>
                <w:rFonts w:cs="Arial"/>
                <w:color w:val="000000"/>
                <w:sz w:val="22"/>
                <w:szCs w:val="22"/>
                <w:lang w:eastAsia="en-GB"/>
              </w:rPr>
            </w:pPr>
            <w:r w:rsidRPr="001136C1">
              <w:rPr>
                <w:rFonts w:cs="Arial"/>
                <w:color w:val="000000"/>
                <w:sz w:val="22"/>
                <w:szCs w:val="22"/>
                <w:lang w:eastAsia="en-GB"/>
              </w:rPr>
              <w:t>£722</w:t>
            </w:r>
          </w:p>
        </w:tc>
      </w:tr>
      <w:tr w:rsidRPr="00D54CA9" w:rsidR="00F760B3" w:rsidTr="00726C38" w14:paraId="4D7A112A" w14:textId="77777777">
        <w:trPr>
          <w:trHeight w:val="285"/>
          <w:jc w:val="center"/>
        </w:trPr>
        <w:tc>
          <w:tcPr>
            <w:tcW w:w="1990" w:type="dxa"/>
            <w:vMerge/>
            <w:noWrap/>
            <w:hideMark/>
          </w:tcPr>
          <w:p w:rsidRPr="00D54CA9" w:rsidR="00F760B3" w:rsidP="00D54CA9" w:rsidRDefault="00F760B3" w14:paraId="7CF203FB" w14:textId="77777777">
            <w:pPr>
              <w:jc w:val="center"/>
              <w:rPr>
                <w:rFonts w:cs="Arial"/>
                <w:color w:val="000000"/>
                <w:sz w:val="22"/>
                <w:szCs w:val="22"/>
                <w:lang w:eastAsia="en-GB"/>
              </w:rPr>
            </w:pPr>
          </w:p>
        </w:tc>
        <w:tc>
          <w:tcPr>
            <w:tcW w:w="2674" w:type="dxa"/>
            <w:noWrap/>
            <w:hideMark/>
          </w:tcPr>
          <w:p w:rsidRPr="00D54CA9" w:rsidR="00F760B3" w:rsidP="00D54CA9" w:rsidRDefault="00F760B3" w14:paraId="6B8FAA31" w14:textId="77777777">
            <w:pPr>
              <w:rPr>
                <w:rFonts w:cs="Arial"/>
                <w:sz w:val="22"/>
                <w:szCs w:val="22"/>
                <w:lang w:eastAsia="en-GB"/>
              </w:rPr>
            </w:pPr>
            <w:r w:rsidRPr="00D54CA9">
              <w:rPr>
                <w:rFonts w:cs="Arial"/>
                <w:sz w:val="22"/>
                <w:szCs w:val="22"/>
                <w:lang w:eastAsia="en-GB"/>
              </w:rPr>
              <w:t>Savings and on-going costs</w:t>
            </w:r>
          </w:p>
        </w:tc>
        <w:tc>
          <w:tcPr>
            <w:tcW w:w="1241" w:type="dxa"/>
            <w:noWrap/>
            <w:vAlign w:val="center"/>
            <w:hideMark/>
          </w:tcPr>
          <w:p w:rsidRPr="001136C1" w:rsidR="00F760B3" w:rsidP="00233CC3" w:rsidRDefault="00F760B3" w14:paraId="01811D4E" w14:textId="18A5F6CD">
            <w:pPr>
              <w:jc w:val="center"/>
              <w:rPr>
                <w:rFonts w:cs="Arial"/>
                <w:sz w:val="22"/>
                <w:szCs w:val="22"/>
                <w:lang w:eastAsia="en-GB"/>
              </w:rPr>
            </w:pPr>
            <w:r w:rsidRPr="001136C1">
              <w:rPr>
                <w:rFonts w:cs="Arial"/>
                <w:sz w:val="22"/>
                <w:szCs w:val="22"/>
                <w:lang w:eastAsia="en-GB"/>
              </w:rPr>
              <w:t>£1,6</w:t>
            </w:r>
            <w:r>
              <w:rPr>
                <w:rFonts w:cs="Arial"/>
                <w:sz w:val="22"/>
                <w:szCs w:val="22"/>
                <w:lang w:eastAsia="en-GB"/>
              </w:rPr>
              <w:t>67</w:t>
            </w:r>
          </w:p>
        </w:tc>
        <w:tc>
          <w:tcPr>
            <w:tcW w:w="1165" w:type="dxa"/>
            <w:noWrap/>
            <w:vAlign w:val="center"/>
            <w:hideMark/>
          </w:tcPr>
          <w:p w:rsidRPr="001136C1" w:rsidR="00F760B3" w:rsidP="00233CC3" w:rsidRDefault="00F760B3" w14:paraId="514DE46B" w14:textId="0EADEA76">
            <w:pPr>
              <w:jc w:val="center"/>
              <w:rPr>
                <w:rFonts w:cs="Arial"/>
                <w:sz w:val="22"/>
                <w:szCs w:val="22"/>
                <w:lang w:eastAsia="en-GB"/>
              </w:rPr>
            </w:pPr>
            <w:r w:rsidRPr="001136C1">
              <w:rPr>
                <w:rFonts w:cs="Arial"/>
                <w:sz w:val="22"/>
                <w:szCs w:val="22"/>
                <w:lang w:eastAsia="en-GB"/>
              </w:rPr>
              <w:t>£1,6</w:t>
            </w:r>
            <w:r>
              <w:rPr>
                <w:rFonts w:cs="Arial"/>
                <w:sz w:val="22"/>
                <w:szCs w:val="22"/>
                <w:lang w:eastAsia="en-GB"/>
              </w:rPr>
              <w:t>67</w:t>
            </w:r>
          </w:p>
        </w:tc>
        <w:tc>
          <w:tcPr>
            <w:tcW w:w="1073" w:type="dxa"/>
            <w:noWrap/>
            <w:vAlign w:val="center"/>
            <w:hideMark/>
          </w:tcPr>
          <w:p w:rsidRPr="001136C1" w:rsidR="00F760B3" w:rsidP="00233CC3" w:rsidRDefault="00F760B3" w14:paraId="3440C7B9" w14:textId="61DE3130">
            <w:pPr>
              <w:jc w:val="center"/>
              <w:rPr>
                <w:rFonts w:cs="Arial"/>
                <w:sz w:val="22"/>
                <w:szCs w:val="22"/>
                <w:lang w:eastAsia="en-GB"/>
              </w:rPr>
            </w:pPr>
            <w:r w:rsidRPr="001136C1">
              <w:rPr>
                <w:rFonts w:cs="Arial"/>
                <w:sz w:val="22"/>
                <w:szCs w:val="22"/>
                <w:lang w:eastAsia="en-GB"/>
              </w:rPr>
              <w:t>£5</w:t>
            </w:r>
            <w:r>
              <w:rPr>
                <w:rFonts w:cs="Arial"/>
                <w:sz w:val="22"/>
                <w:szCs w:val="22"/>
                <w:lang w:eastAsia="en-GB"/>
              </w:rPr>
              <w:t>67</w:t>
            </w:r>
          </w:p>
        </w:tc>
        <w:tc>
          <w:tcPr>
            <w:tcW w:w="1218" w:type="dxa"/>
            <w:noWrap/>
            <w:vAlign w:val="center"/>
            <w:hideMark/>
          </w:tcPr>
          <w:p w:rsidRPr="001136C1" w:rsidR="00F760B3" w:rsidP="00233CC3" w:rsidRDefault="00F760B3" w14:paraId="343AC3E6" w14:textId="338EA2D6">
            <w:pPr>
              <w:jc w:val="center"/>
              <w:rPr>
                <w:rFonts w:cs="Arial"/>
                <w:sz w:val="22"/>
                <w:szCs w:val="22"/>
                <w:lang w:eastAsia="en-GB"/>
              </w:rPr>
            </w:pPr>
            <w:r w:rsidRPr="001136C1">
              <w:rPr>
                <w:rFonts w:cs="Arial"/>
                <w:sz w:val="22"/>
                <w:szCs w:val="22"/>
                <w:lang w:eastAsia="en-GB"/>
              </w:rPr>
              <w:t>£5</w:t>
            </w:r>
            <w:r>
              <w:rPr>
                <w:rFonts w:cs="Arial"/>
                <w:sz w:val="22"/>
                <w:szCs w:val="22"/>
                <w:lang w:eastAsia="en-GB"/>
              </w:rPr>
              <w:t>67</w:t>
            </w:r>
          </w:p>
        </w:tc>
      </w:tr>
      <w:tr w:rsidRPr="00D54CA9" w:rsidR="00F760B3" w:rsidTr="00726C38" w14:paraId="6889E2EF" w14:textId="77777777">
        <w:trPr>
          <w:trHeight w:val="285"/>
          <w:jc w:val="center"/>
        </w:trPr>
        <w:tc>
          <w:tcPr>
            <w:tcW w:w="1990" w:type="dxa"/>
            <w:vMerge/>
            <w:noWrap/>
            <w:hideMark/>
          </w:tcPr>
          <w:p w:rsidRPr="00D54CA9" w:rsidR="00F760B3" w:rsidP="00D54CA9" w:rsidRDefault="00F760B3" w14:paraId="5EF16474" w14:textId="77777777">
            <w:pPr>
              <w:jc w:val="center"/>
              <w:rPr>
                <w:rFonts w:cs="Arial"/>
                <w:sz w:val="22"/>
                <w:szCs w:val="22"/>
                <w:lang w:eastAsia="en-GB"/>
              </w:rPr>
            </w:pPr>
          </w:p>
        </w:tc>
        <w:tc>
          <w:tcPr>
            <w:tcW w:w="2674" w:type="dxa"/>
            <w:noWrap/>
            <w:hideMark/>
          </w:tcPr>
          <w:p w:rsidRPr="00D54CA9" w:rsidR="00F760B3" w:rsidP="00D54CA9" w:rsidRDefault="00F760B3" w14:paraId="6DA79B11" w14:textId="77777777">
            <w:pPr>
              <w:rPr>
                <w:rFonts w:cs="Arial"/>
                <w:color w:val="000000"/>
                <w:sz w:val="22"/>
                <w:szCs w:val="22"/>
                <w:lang w:eastAsia="en-GB"/>
              </w:rPr>
            </w:pPr>
            <w:r w:rsidRPr="00D54CA9">
              <w:rPr>
                <w:rFonts w:cs="Arial"/>
                <w:color w:val="000000"/>
                <w:sz w:val="22"/>
                <w:szCs w:val="22"/>
                <w:lang w:eastAsia="en-GB"/>
              </w:rPr>
              <w:t>DRS net effects</w:t>
            </w:r>
          </w:p>
        </w:tc>
        <w:tc>
          <w:tcPr>
            <w:tcW w:w="1241" w:type="dxa"/>
            <w:noWrap/>
            <w:vAlign w:val="center"/>
            <w:hideMark/>
          </w:tcPr>
          <w:p w:rsidRPr="001136C1" w:rsidR="00F760B3" w:rsidP="00233CC3" w:rsidRDefault="00F760B3" w14:paraId="51F4CEB7" w14:textId="2CC6633B">
            <w:pPr>
              <w:jc w:val="center"/>
              <w:rPr>
                <w:rFonts w:cs="Arial"/>
                <w:color w:val="000000"/>
                <w:sz w:val="22"/>
                <w:szCs w:val="22"/>
                <w:lang w:eastAsia="en-GB"/>
              </w:rPr>
            </w:pPr>
            <w:r w:rsidRPr="001136C1">
              <w:rPr>
                <w:rFonts w:cs="Arial"/>
                <w:color w:val="000000"/>
                <w:sz w:val="22"/>
                <w:szCs w:val="22"/>
                <w:lang w:eastAsia="en-GB"/>
              </w:rPr>
              <w:t>-£4</w:t>
            </w:r>
            <w:r>
              <w:rPr>
                <w:rFonts w:cs="Arial"/>
                <w:color w:val="000000"/>
                <w:sz w:val="22"/>
                <w:szCs w:val="22"/>
                <w:lang w:eastAsia="en-GB"/>
              </w:rPr>
              <w:t>74</w:t>
            </w:r>
          </w:p>
        </w:tc>
        <w:tc>
          <w:tcPr>
            <w:tcW w:w="1165" w:type="dxa"/>
            <w:noWrap/>
            <w:vAlign w:val="center"/>
            <w:hideMark/>
          </w:tcPr>
          <w:p w:rsidRPr="001136C1" w:rsidR="00F760B3" w:rsidP="00233CC3" w:rsidRDefault="00F760B3" w14:paraId="37AB1FEB" w14:textId="224DC2D1">
            <w:pPr>
              <w:jc w:val="center"/>
              <w:rPr>
                <w:rFonts w:cs="Arial"/>
                <w:color w:val="000000"/>
                <w:sz w:val="22"/>
                <w:szCs w:val="22"/>
                <w:lang w:eastAsia="en-GB"/>
              </w:rPr>
            </w:pPr>
            <w:r w:rsidRPr="001136C1">
              <w:rPr>
                <w:rFonts w:cs="Arial"/>
                <w:color w:val="000000"/>
                <w:sz w:val="22"/>
                <w:szCs w:val="22"/>
                <w:lang w:eastAsia="en-GB"/>
              </w:rPr>
              <w:t>-£4</w:t>
            </w:r>
            <w:r>
              <w:rPr>
                <w:rFonts w:cs="Arial"/>
                <w:color w:val="000000"/>
                <w:sz w:val="22"/>
                <w:szCs w:val="22"/>
                <w:lang w:eastAsia="en-GB"/>
              </w:rPr>
              <w:t>74</w:t>
            </w:r>
          </w:p>
        </w:tc>
        <w:tc>
          <w:tcPr>
            <w:tcW w:w="1073" w:type="dxa"/>
            <w:noWrap/>
            <w:vAlign w:val="center"/>
            <w:hideMark/>
          </w:tcPr>
          <w:p w:rsidRPr="001136C1" w:rsidR="00F760B3" w:rsidP="00233CC3" w:rsidRDefault="00F760B3" w14:paraId="3AF44141" w14:textId="011E7F21">
            <w:pPr>
              <w:jc w:val="center"/>
              <w:rPr>
                <w:rFonts w:cs="Arial"/>
                <w:color w:val="000000"/>
                <w:sz w:val="22"/>
                <w:szCs w:val="22"/>
                <w:lang w:eastAsia="en-GB"/>
              </w:rPr>
            </w:pPr>
            <w:r w:rsidRPr="001136C1">
              <w:rPr>
                <w:rFonts w:cs="Arial"/>
                <w:color w:val="000000"/>
                <w:sz w:val="22"/>
                <w:szCs w:val="22"/>
                <w:lang w:eastAsia="en-GB"/>
              </w:rPr>
              <w:t>-£4</w:t>
            </w:r>
            <w:r>
              <w:rPr>
                <w:rFonts w:cs="Arial"/>
                <w:color w:val="000000"/>
                <w:sz w:val="22"/>
                <w:szCs w:val="22"/>
                <w:lang w:eastAsia="en-GB"/>
              </w:rPr>
              <w:t>74</w:t>
            </w:r>
          </w:p>
        </w:tc>
        <w:tc>
          <w:tcPr>
            <w:tcW w:w="1218" w:type="dxa"/>
            <w:noWrap/>
            <w:vAlign w:val="center"/>
            <w:hideMark/>
          </w:tcPr>
          <w:p w:rsidRPr="001136C1" w:rsidR="00F760B3" w:rsidP="00233CC3" w:rsidRDefault="00F760B3" w14:paraId="47782E02" w14:textId="7A0650A3">
            <w:pPr>
              <w:jc w:val="center"/>
              <w:rPr>
                <w:rFonts w:cs="Arial"/>
                <w:color w:val="000000"/>
                <w:sz w:val="22"/>
                <w:szCs w:val="22"/>
                <w:lang w:eastAsia="en-GB"/>
              </w:rPr>
            </w:pPr>
            <w:r w:rsidRPr="001136C1">
              <w:rPr>
                <w:rFonts w:cs="Arial"/>
                <w:color w:val="000000"/>
                <w:sz w:val="22"/>
                <w:szCs w:val="22"/>
                <w:lang w:eastAsia="en-GB"/>
              </w:rPr>
              <w:t>-£4</w:t>
            </w:r>
            <w:r>
              <w:rPr>
                <w:rFonts w:cs="Arial"/>
                <w:color w:val="000000"/>
                <w:sz w:val="22"/>
                <w:szCs w:val="22"/>
                <w:lang w:eastAsia="en-GB"/>
              </w:rPr>
              <w:t>74</w:t>
            </w:r>
          </w:p>
        </w:tc>
      </w:tr>
      <w:tr w:rsidRPr="00D54CA9" w:rsidR="00F760B3" w:rsidTr="00726C38" w14:paraId="66046EC3" w14:textId="77777777">
        <w:trPr>
          <w:trHeight w:val="285"/>
          <w:jc w:val="center"/>
        </w:trPr>
        <w:tc>
          <w:tcPr>
            <w:tcW w:w="1990" w:type="dxa"/>
            <w:vMerge/>
            <w:noWrap/>
            <w:hideMark/>
          </w:tcPr>
          <w:p w:rsidRPr="00D54CA9" w:rsidR="00F760B3" w:rsidP="00D54CA9" w:rsidRDefault="00F760B3" w14:paraId="0CD3CD5C" w14:textId="77777777">
            <w:pPr>
              <w:jc w:val="center"/>
              <w:rPr>
                <w:rFonts w:cs="Arial"/>
                <w:color w:val="000000"/>
                <w:sz w:val="22"/>
                <w:szCs w:val="22"/>
                <w:lang w:eastAsia="en-GB"/>
              </w:rPr>
            </w:pPr>
          </w:p>
        </w:tc>
        <w:tc>
          <w:tcPr>
            <w:tcW w:w="2674" w:type="dxa"/>
            <w:noWrap/>
            <w:hideMark/>
          </w:tcPr>
          <w:p w:rsidRPr="00D54CA9" w:rsidR="00F760B3" w:rsidP="00D54CA9" w:rsidRDefault="00F760B3" w14:paraId="3479F06E" w14:textId="7F9F275F">
            <w:pPr>
              <w:rPr>
                <w:rFonts w:cs="Arial"/>
                <w:color w:val="000000"/>
                <w:sz w:val="22"/>
                <w:szCs w:val="22"/>
                <w:lang w:eastAsia="en-GB"/>
              </w:rPr>
            </w:pPr>
            <w:r>
              <w:rPr>
                <w:rFonts w:cs="Arial"/>
                <w:color w:val="000000"/>
                <w:sz w:val="22"/>
                <w:szCs w:val="22"/>
                <w:lang w:eastAsia="en-GB"/>
              </w:rPr>
              <w:t>L</w:t>
            </w:r>
            <w:r w:rsidRPr="00D54CA9">
              <w:rPr>
                <w:rFonts w:cs="Arial"/>
                <w:color w:val="000000"/>
                <w:sz w:val="22"/>
                <w:szCs w:val="22"/>
                <w:lang w:eastAsia="en-GB"/>
              </w:rPr>
              <w:t>ost income from garden waste charging</w:t>
            </w:r>
          </w:p>
        </w:tc>
        <w:tc>
          <w:tcPr>
            <w:tcW w:w="1241" w:type="dxa"/>
            <w:noWrap/>
            <w:vAlign w:val="center"/>
            <w:hideMark/>
          </w:tcPr>
          <w:p w:rsidRPr="001136C1" w:rsidR="00F760B3" w:rsidP="00233CC3" w:rsidRDefault="00F760B3" w14:paraId="450973AB" w14:textId="10D39C9D">
            <w:pPr>
              <w:jc w:val="center"/>
              <w:rPr>
                <w:rFonts w:cs="Arial"/>
                <w:color w:val="000000"/>
                <w:sz w:val="22"/>
                <w:szCs w:val="22"/>
                <w:lang w:eastAsia="en-GB"/>
              </w:rPr>
            </w:pPr>
            <w:r w:rsidRPr="001136C1">
              <w:rPr>
                <w:rFonts w:cs="Arial"/>
                <w:color w:val="000000"/>
                <w:sz w:val="22"/>
                <w:szCs w:val="22"/>
                <w:lang w:eastAsia="en-GB"/>
              </w:rPr>
              <w:t>£1,322</w:t>
            </w:r>
          </w:p>
        </w:tc>
        <w:tc>
          <w:tcPr>
            <w:tcW w:w="1165" w:type="dxa"/>
            <w:noWrap/>
            <w:vAlign w:val="center"/>
            <w:hideMark/>
          </w:tcPr>
          <w:p w:rsidRPr="001136C1" w:rsidR="00F760B3" w:rsidP="00233CC3" w:rsidRDefault="00F760B3" w14:paraId="16A73A72" w14:textId="212BE264">
            <w:pPr>
              <w:jc w:val="center"/>
              <w:rPr>
                <w:rFonts w:cs="Arial"/>
                <w:color w:val="000000"/>
                <w:sz w:val="22"/>
                <w:szCs w:val="22"/>
                <w:lang w:eastAsia="en-GB"/>
              </w:rPr>
            </w:pPr>
            <w:r w:rsidRPr="001136C1">
              <w:rPr>
                <w:rFonts w:cs="Arial"/>
                <w:color w:val="000000"/>
                <w:sz w:val="22"/>
                <w:szCs w:val="22"/>
                <w:lang w:eastAsia="en-GB"/>
              </w:rPr>
              <w:t>£1,322</w:t>
            </w:r>
          </w:p>
        </w:tc>
        <w:tc>
          <w:tcPr>
            <w:tcW w:w="1073" w:type="dxa"/>
            <w:noWrap/>
            <w:vAlign w:val="center"/>
            <w:hideMark/>
          </w:tcPr>
          <w:p w:rsidRPr="001136C1" w:rsidR="00F760B3" w:rsidP="00233CC3" w:rsidRDefault="00F760B3" w14:paraId="2879DA4B" w14:textId="2B98E860">
            <w:pPr>
              <w:jc w:val="center"/>
              <w:rPr>
                <w:rFonts w:cs="Arial"/>
                <w:color w:val="000000"/>
                <w:sz w:val="22"/>
                <w:szCs w:val="22"/>
                <w:lang w:eastAsia="en-GB"/>
              </w:rPr>
            </w:pPr>
            <w:r w:rsidRPr="001136C1">
              <w:rPr>
                <w:rFonts w:cs="Arial"/>
                <w:color w:val="000000"/>
                <w:sz w:val="22"/>
                <w:szCs w:val="22"/>
                <w:lang w:eastAsia="en-GB"/>
              </w:rPr>
              <w:t>-£1,003</w:t>
            </w:r>
          </w:p>
        </w:tc>
        <w:tc>
          <w:tcPr>
            <w:tcW w:w="1218" w:type="dxa"/>
            <w:noWrap/>
            <w:vAlign w:val="center"/>
            <w:hideMark/>
          </w:tcPr>
          <w:p w:rsidRPr="001136C1" w:rsidR="00F760B3" w:rsidP="00233CC3" w:rsidRDefault="00F760B3" w14:paraId="65B82F88" w14:textId="241780BF">
            <w:pPr>
              <w:jc w:val="center"/>
              <w:rPr>
                <w:rFonts w:cs="Arial"/>
                <w:color w:val="000000"/>
                <w:sz w:val="22"/>
                <w:szCs w:val="22"/>
                <w:lang w:eastAsia="en-GB"/>
              </w:rPr>
            </w:pPr>
            <w:r w:rsidRPr="001136C1">
              <w:rPr>
                <w:rFonts w:cs="Arial"/>
                <w:color w:val="000000"/>
                <w:sz w:val="22"/>
                <w:szCs w:val="22"/>
                <w:lang w:eastAsia="en-GB"/>
              </w:rPr>
              <w:t>-£1,003</w:t>
            </w:r>
          </w:p>
        </w:tc>
      </w:tr>
      <w:tr w:rsidRPr="00D54CA9" w:rsidR="00F760B3" w:rsidTr="00726C38" w14:paraId="552A6D43" w14:textId="77777777">
        <w:trPr>
          <w:trHeight w:val="285"/>
          <w:jc w:val="center"/>
        </w:trPr>
        <w:tc>
          <w:tcPr>
            <w:tcW w:w="1990" w:type="dxa"/>
            <w:vMerge/>
            <w:noWrap/>
          </w:tcPr>
          <w:p w:rsidRPr="00D54CA9" w:rsidR="00F760B3" w:rsidP="00D54CA9" w:rsidRDefault="00F760B3" w14:paraId="44F68E34" w14:textId="77777777">
            <w:pPr>
              <w:jc w:val="center"/>
              <w:rPr>
                <w:rFonts w:cs="Arial"/>
                <w:color w:val="000000"/>
                <w:sz w:val="22"/>
                <w:szCs w:val="22"/>
                <w:lang w:eastAsia="en-GB"/>
              </w:rPr>
            </w:pPr>
          </w:p>
        </w:tc>
        <w:tc>
          <w:tcPr>
            <w:tcW w:w="2674" w:type="dxa"/>
            <w:noWrap/>
          </w:tcPr>
          <w:p w:rsidR="00F760B3" w:rsidP="00D54CA9" w:rsidRDefault="00F760B3" w14:paraId="41BA3317" w14:textId="6CD56739">
            <w:pPr>
              <w:rPr>
                <w:rFonts w:cs="Arial"/>
                <w:color w:val="000000"/>
                <w:sz w:val="22"/>
                <w:szCs w:val="22"/>
                <w:lang w:eastAsia="en-GB"/>
              </w:rPr>
            </w:pPr>
            <w:r>
              <w:rPr>
                <w:rFonts w:cs="Arial"/>
                <w:color w:val="000000"/>
                <w:sz w:val="22"/>
                <w:szCs w:val="22"/>
                <w:lang w:eastAsia="en-GB"/>
              </w:rPr>
              <w:t>Written assessment costs</w:t>
            </w:r>
          </w:p>
        </w:tc>
        <w:tc>
          <w:tcPr>
            <w:tcW w:w="1241" w:type="dxa"/>
            <w:noWrap/>
            <w:vAlign w:val="center"/>
          </w:tcPr>
          <w:p w:rsidRPr="001136C1" w:rsidR="00F760B3" w:rsidP="00233CC3" w:rsidRDefault="00F760B3" w14:paraId="1F46C52F" w14:textId="42A47B2D">
            <w:pPr>
              <w:jc w:val="center"/>
              <w:rPr>
                <w:rFonts w:cs="Arial"/>
                <w:color w:val="000000"/>
                <w:sz w:val="22"/>
                <w:szCs w:val="22"/>
                <w:lang w:eastAsia="en-GB"/>
              </w:rPr>
            </w:pPr>
            <w:r>
              <w:rPr>
                <w:rFonts w:cs="Arial"/>
                <w:color w:val="000000"/>
                <w:sz w:val="22"/>
                <w:szCs w:val="22"/>
                <w:lang w:eastAsia="en-GB"/>
              </w:rPr>
              <w:t>£0.2</w:t>
            </w:r>
          </w:p>
        </w:tc>
        <w:tc>
          <w:tcPr>
            <w:tcW w:w="1165" w:type="dxa"/>
            <w:noWrap/>
            <w:vAlign w:val="center"/>
          </w:tcPr>
          <w:p w:rsidRPr="001136C1" w:rsidR="00F760B3" w:rsidP="00233CC3" w:rsidRDefault="00F760B3" w14:paraId="79076F04" w14:textId="2145DB32">
            <w:pPr>
              <w:jc w:val="center"/>
              <w:rPr>
                <w:rFonts w:cs="Arial"/>
                <w:color w:val="000000"/>
                <w:sz w:val="22"/>
                <w:szCs w:val="22"/>
                <w:lang w:eastAsia="en-GB"/>
              </w:rPr>
            </w:pPr>
            <w:r>
              <w:rPr>
                <w:rFonts w:cs="Arial"/>
                <w:color w:val="000000"/>
                <w:sz w:val="22"/>
                <w:szCs w:val="22"/>
                <w:lang w:eastAsia="en-GB"/>
              </w:rPr>
              <w:t>£0.2</w:t>
            </w:r>
          </w:p>
        </w:tc>
        <w:tc>
          <w:tcPr>
            <w:tcW w:w="1073" w:type="dxa"/>
            <w:noWrap/>
            <w:vAlign w:val="center"/>
          </w:tcPr>
          <w:p w:rsidRPr="001136C1" w:rsidR="00F760B3" w:rsidP="00233CC3" w:rsidRDefault="00F760B3" w14:paraId="2D3AEF94" w14:textId="29B4832D">
            <w:pPr>
              <w:jc w:val="center"/>
              <w:rPr>
                <w:rFonts w:cs="Arial"/>
                <w:color w:val="000000"/>
                <w:sz w:val="22"/>
                <w:szCs w:val="22"/>
                <w:lang w:eastAsia="en-GB"/>
              </w:rPr>
            </w:pPr>
            <w:r>
              <w:rPr>
                <w:rFonts w:cs="Arial"/>
                <w:color w:val="000000"/>
                <w:sz w:val="22"/>
                <w:szCs w:val="22"/>
                <w:lang w:eastAsia="en-GB"/>
              </w:rPr>
              <w:t>£0.2</w:t>
            </w:r>
          </w:p>
        </w:tc>
        <w:tc>
          <w:tcPr>
            <w:tcW w:w="1218" w:type="dxa"/>
            <w:noWrap/>
            <w:vAlign w:val="center"/>
          </w:tcPr>
          <w:p w:rsidRPr="001136C1" w:rsidR="00F760B3" w:rsidP="00233CC3" w:rsidRDefault="00F760B3" w14:paraId="4905D5CF" w14:textId="2F366467">
            <w:pPr>
              <w:jc w:val="center"/>
              <w:rPr>
                <w:rFonts w:cs="Arial"/>
                <w:color w:val="000000"/>
                <w:sz w:val="22"/>
                <w:szCs w:val="22"/>
                <w:lang w:eastAsia="en-GB"/>
              </w:rPr>
            </w:pPr>
            <w:r>
              <w:rPr>
                <w:rFonts w:cs="Arial"/>
                <w:color w:val="000000"/>
                <w:sz w:val="22"/>
                <w:szCs w:val="22"/>
                <w:lang w:eastAsia="en-GB"/>
              </w:rPr>
              <w:t>£0.2</w:t>
            </w:r>
          </w:p>
        </w:tc>
      </w:tr>
      <w:tr w:rsidRPr="00D54CA9" w:rsidR="00F760B3" w:rsidTr="00726C38" w14:paraId="42C278A0" w14:textId="77777777">
        <w:trPr>
          <w:trHeight w:val="285"/>
          <w:jc w:val="center"/>
        </w:trPr>
        <w:tc>
          <w:tcPr>
            <w:tcW w:w="4664" w:type="dxa"/>
            <w:gridSpan w:val="2"/>
            <w:noWrap/>
            <w:hideMark/>
          </w:tcPr>
          <w:p w:rsidRPr="00D54CA9" w:rsidR="00D54CA9" w:rsidP="00D54CA9" w:rsidRDefault="3501AB49" w14:paraId="5B29B64D" w14:textId="21515E1C">
            <w:pPr>
              <w:rPr>
                <w:rFonts w:cs="Arial"/>
                <w:color w:val="000000"/>
                <w:sz w:val="22"/>
                <w:szCs w:val="22"/>
                <w:lang w:eastAsia="en-GB"/>
              </w:rPr>
            </w:pPr>
            <w:r w:rsidRPr="00D54CA9">
              <w:rPr>
                <w:rFonts w:cs="Arial"/>
                <w:color w:val="000000"/>
                <w:sz w:val="22"/>
                <w:szCs w:val="22"/>
                <w:lang w:eastAsia="en-GB"/>
              </w:rPr>
              <w:t>Net cost to NHM businesses under increased recycling collections</w:t>
            </w:r>
            <w:r w:rsidR="00233E58">
              <w:rPr>
                <w:rStyle w:val="FootnoteReference"/>
                <w:color w:val="000000"/>
                <w:szCs w:val="22"/>
                <w:lang w:eastAsia="en-GB"/>
              </w:rPr>
              <w:footnoteReference w:id="258"/>
            </w:r>
          </w:p>
        </w:tc>
        <w:tc>
          <w:tcPr>
            <w:tcW w:w="1241" w:type="dxa"/>
            <w:noWrap/>
            <w:vAlign w:val="center"/>
            <w:hideMark/>
          </w:tcPr>
          <w:p w:rsidRPr="001136C1" w:rsidR="00D54CA9" w:rsidP="00233CC3" w:rsidRDefault="00D54CA9" w14:paraId="6A4397C3" w14:textId="7FCFC4CF">
            <w:pPr>
              <w:jc w:val="center"/>
              <w:rPr>
                <w:rFonts w:cs="Arial"/>
                <w:color w:val="000000"/>
                <w:sz w:val="22"/>
                <w:szCs w:val="22"/>
                <w:lang w:eastAsia="en-GB"/>
              </w:rPr>
            </w:pPr>
            <w:r w:rsidRPr="001136C1">
              <w:rPr>
                <w:rFonts w:cs="Arial"/>
                <w:color w:val="000000"/>
                <w:sz w:val="22"/>
                <w:szCs w:val="22"/>
                <w:lang w:eastAsia="en-GB"/>
              </w:rPr>
              <w:t>-£</w:t>
            </w:r>
            <w:r w:rsidRPr="001136C1" w:rsidR="00553FAD">
              <w:rPr>
                <w:rFonts w:cs="Arial"/>
                <w:color w:val="000000"/>
                <w:sz w:val="22"/>
                <w:szCs w:val="22"/>
                <w:lang w:eastAsia="en-GB"/>
              </w:rPr>
              <w:t>42</w:t>
            </w:r>
            <w:r w:rsidR="00581F2D">
              <w:rPr>
                <w:rFonts w:cs="Arial"/>
                <w:color w:val="000000"/>
                <w:sz w:val="22"/>
                <w:szCs w:val="22"/>
                <w:lang w:eastAsia="en-GB"/>
              </w:rPr>
              <w:t>6</w:t>
            </w:r>
          </w:p>
        </w:tc>
        <w:tc>
          <w:tcPr>
            <w:tcW w:w="1165" w:type="dxa"/>
            <w:noWrap/>
            <w:vAlign w:val="center"/>
            <w:hideMark/>
          </w:tcPr>
          <w:p w:rsidRPr="001136C1" w:rsidR="00D54CA9" w:rsidP="00233CC3" w:rsidRDefault="00D54CA9" w14:paraId="3E221458" w14:textId="60BE28FE">
            <w:pPr>
              <w:jc w:val="center"/>
              <w:rPr>
                <w:rFonts w:cs="Arial"/>
                <w:color w:val="000000"/>
                <w:sz w:val="22"/>
                <w:szCs w:val="22"/>
                <w:lang w:eastAsia="en-GB"/>
              </w:rPr>
            </w:pPr>
            <w:r w:rsidRPr="001136C1">
              <w:rPr>
                <w:rFonts w:cs="Arial"/>
                <w:color w:val="000000"/>
                <w:sz w:val="22"/>
                <w:szCs w:val="22"/>
                <w:lang w:eastAsia="en-GB"/>
              </w:rPr>
              <w:t>£3,</w:t>
            </w:r>
            <w:r w:rsidRPr="001136C1" w:rsidR="00DA02F5">
              <w:rPr>
                <w:rFonts w:cs="Arial"/>
                <w:color w:val="000000"/>
                <w:sz w:val="22"/>
                <w:szCs w:val="22"/>
                <w:lang w:eastAsia="en-GB"/>
              </w:rPr>
              <w:t>5</w:t>
            </w:r>
            <w:r w:rsidR="00E636B6">
              <w:rPr>
                <w:rFonts w:cs="Arial"/>
                <w:color w:val="000000"/>
                <w:sz w:val="22"/>
                <w:szCs w:val="22"/>
                <w:lang w:eastAsia="en-GB"/>
              </w:rPr>
              <w:t>21</w:t>
            </w:r>
          </w:p>
        </w:tc>
        <w:tc>
          <w:tcPr>
            <w:tcW w:w="1073" w:type="dxa"/>
            <w:noWrap/>
            <w:vAlign w:val="center"/>
            <w:hideMark/>
          </w:tcPr>
          <w:p w:rsidRPr="001136C1" w:rsidR="00D54CA9" w:rsidP="00233CC3" w:rsidRDefault="00D54CA9" w14:paraId="3C733B27" w14:textId="7A377269">
            <w:pPr>
              <w:jc w:val="center"/>
              <w:rPr>
                <w:rFonts w:cs="Arial"/>
                <w:color w:val="000000"/>
                <w:sz w:val="22"/>
                <w:szCs w:val="22"/>
                <w:lang w:eastAsia="en-GB"/>
              </w:rPr>
            </w:pPr>
            <w:r w:rsidRPr="001136C1">
              <w:rPr>
                <w:rFonts w:cs="Arial"/>
                <w:color w:val="000000"/>
                <w:sz w:val="22"/>
                <w:szCs w:val="22"/>
                <w:lang w:eastAsia="en-GB"/>
              </w:rPr>
              <w:t>-£</w:t>
            </w:r>
            <w:r w:rsidRPr="001136C1" w:rsidR="00452310">
              <w:rPr>
                <w:rFonts w:cs="Arial"/>
                <w:color w:val="000000"/>
                <w:sz w:val="22"/>
                <w:szCs w:val="22"/>
                <w:lang w:eastAsia="en-GB"/>
              </w:rPr>
              <w:t>42</w:t>
            </w:r>
            <w:r w:rsidR="00E636B6">
              <w:rPr>
                <w:rFonts w:cs="Arial"/>
                <w:color w:val="000000"/>
                <w:sz w:val="22"/>
                <w:szCs w:val="22"/>
                <w:lang w:eastAsia="en-GB"/>
              </w:rPr>
              <w:t>6</w:t>
            </w:r>
          </w:p>
        </w:tc>
        <w:tc>
          <w:tcPr>
            <w:tcW w:w="1218" w:type="dxa"/>
            <w:noWrap/>
            <w:vAlign w:val="center"/>
            <w:hideMark/>
          </w:tcPr>
          <w:p w:rsidRPr="001136C1" w:rsidR="00D54CA9" w:rsidP="00233CC3" w:rsidRDefault="00D54CA9" w14:paraId="2BB11013" w14:textId="3C2D13B1">
            <w:pPr>
              <w:jc w:val="center"/>
              <w:rPr>
                <w:rFonts w:cs="Arial"/>
                <w:color w:val="000000"/>
                <w:sz w:val="22"/>
                <w:szCs w:val="22"/>
                <w:lang w:eastAsia="en-GB"/>
              </w:rPr>
            </w:pPr>
            <w:r w:rsidRPr="001136C1">
              <w:rPr>
                <w:rFonts w:cs="Arial"/>
                <w:color w:val="000000"/>
                <w:sz w:val="22"/>
                <w:szCs w:val="22"/>
                <w:lang w:eastAsia="en-GB"/>
              </w:rPr>
              <w:t>£3,</w:t>
            </w:r>
            <w:r w:rsidRPr="001136C1" w:rsidR="002E37AD">
              <w:rPr>
                <w:rFonts w:cs="Arial"/>
                <w:color w:val="000000"/>
                <w:sz w:val="22"/>
                <w:szCs w:val="22"/>
                <w:lang w:eastAsia="en-GB"/>
              </w:rPr>
              <w:t>5</w:t>
            </w:r>
            <w:r w:rsidR="005F5B12">
              <w:rPr>
                <w:rFonts w:cs="Arial"/>
                <w:color w:val="000000"/>
                <w:sz w:val="22"/>
                <w:szCs w:val="22"/>
                <w:lang w:eastAsia="en-GB"/>
              </w:rPr>
              <w:t>21</w:t>
            </w:r>
          </w:p>
        </w:tc>
      </w:tr>
      <w:tr w:rsidRPr="00D54CA9" w:rsidR="00F760B3" w:rsidTr="00726C38" w14:paraId="1545A8A7" w14:textId="77777777">
        <w:trPr>
          <w:trHeight w:val="285"/>
          <w:jc w:val="center"/>
        </w:trPr>
        <w:tc>
          <w:tcPr>
            <w:tcW w:w="1990" w:type="dxa"/>
            <w:vMerge w:val="restart"/>
            <w:noWrap/>
            <w:hideMark/>
          </w:tcPr>
          <w:p w:rsidRPr="00D54CA9" w:rsidR="00F760B3" w:rsidP="00D54CA9" w:rsidRDefault="00F760B3" w14:paraId="399A7628" w14:textId="77777777">
            <w:pPr>
              <w:jc w:val="center"/>
              <w:rPr>
                <w:rFonts w:cs="Arial"/>
                <w:color w:val="000000"/>
                <w:sz w:val="22"/>
                <w:szCs w:val="22"/>
                <w:lang w:eastAsia="en-GB"/>
              </w:rPr>
            </w:pPr>
          </w:p>
        </w:tc>
        <w:tc>
          <w:tcPr>
            <w:tcW w:w="2674" w:type="dxa"/>
            <w:noWrap/>
            <w:hideMark/>
          </w:tcPr>
          <w:p w:rsidRPr="00D54CA9" w:rsidR="00F760B3" w:rsidP="00D54CA9" w:rsidRDefault="00F760B3" w14:paraId="75B3A2D0" w14:textId="77777777">
            <w:pPr>
              <w:rPr>
                <w:rFonts w:cs="Arial"/>
                <w:color w:val="000000"/>
                <w:sz w:val="22"/>
                <w:szCs w:val="22"/>
                <w:lang w:eastAsia="en-GB"/>
              </w:rPr>
            </w:pPr>
            <w:r w:rsidRPr="00D54CA9">
              <w:rPr>
                <w:rFonts w:cs="Arial"/>
                <w:color w:val="000000"/>
                <w:sz w:val="22"/>
                <w:szCs w:val="22"/>
                <w:lang w:eastAsia="en-GB"/>
              </w:rPr>
              <w:t>Waste management cost</w:t>
            </w:r>
          </w:p>
        </w:tc>
        <w:tc>
          <w:tcPr>
            <w:tcW w:w="1241" w:type="dxa"/>
            <w:noWrap/>
            <w:vAlign w:val="center"/>
            <w:hideMark/>
          </w:tcPr>
          <w:p w:rsidRPr="001136C1" w:rsidR="00F760B3" w:rsidP="00233CC3" w:rsidRDefault="00F760B3" w14:paraId="0779EDF1" w14:textId="3ACE5C62">
            <w:pPr>
              <w:jc w:val="center"/>
              <w:rPr>
                <w:rFonts w:cs="Arial"/>
                <w:color w:val="000000"/>
                <w:sz w:val="22"/>
                <w:szCs w:val="22"/>
                <w:lang w:eastAsia="en-GB"/>
              </w:rPr>
            </w:pPr>
            <w:r w:rsidRPr="001136C1">
              <w:rPr>
                <w:rFonts w:cs="Arial"/>
                <w:color w:val="000000"/>
                <w:sz w:val="22"/>
                <w:szCs w:val="22"/>
                <w:lang w:eastAsia="en-GB"/>
              </w:rPr>
              <w:t>-£857</w:t>
            </w:r>
          </w:p>
        </w:tc>
        <w:tc>
          <w:tcPr>
            <w:tcW w:w="1165" w:type="dxa"/>
            <w:noWrap/>
            <w:vAlign w:val="center"/>
            <w:hideMark/>
          </w:tcPr>
          <w:p w:rsidRPr="001136C1" w:rsidR="00F760B3" w:rsidP="00233CC3" w:rsidRDefault="00F760B3" w14:paraId="6BA9EB13" w14:textId="3213BC7F">
            <w:pPr>
              <w:jc w:val="center"/>
              <w:rPr>
                <w:rFonts w:cs="Arial"/>
                <w:color w:val="000000"/>
                <w:sz w:val="22"/>
                <w:szCs w:val="22"/>
                <w:lang w:eastAsia="en-GB"/>
              </w:rPr>
            </w:pPr>
            <w:r w:rsidRPr="001136C1">
              <w:rPr>
                <w:rFonts w:cs="Arial"/>
                <w:color w:val="000000"/>
                <w:sz w:val="22"/>
                <w:szCs w:val="22"/>
                <w:lang w:eastAsia="en-GB"/>
              </w:rPr>
              <w:t>£2,209</w:t>
            </w:r>
          </w:p>
        </w:tc>
        <w:tc>
          <w:tcPr>
            <w:tcW w:w="1073" w:type="dxa"/>
            <w:noWrap/>
            <w:vAlign w:val="center"/>
            <w:hideMark/>
          </w:tcPr>
          <w:p w:rsidRPr="001136C1" w:rsidR="00F760B3" w:rsidP="00233CC3" w:rsidRDefault="00F760B3" w14:paraId="70AC1E67" w14:textId="3A33103B">
            <w:pPr>
              <w:jc w:val="center"/>
              <w:rPr>
                <w:rFonts w:cs="Arial"/>
                <w:color w:val="000000"/>
                <w:sz w:val="22"/>
                <w:szCs w:val="22"/>
                <w:lang w:eastAsia="en-GB"/>
              </w:rPr>
            </w:pPr>
            <w:r w:rsidRPr="001136C1">
              <w:rPr>
                <w:rFonts w:cs="Arial"/>
                <w:color w:val="000000"/>
                <w:sz w:val="22"/>
                <w:szCs w:val="22"/>
                <w:lang w:eastAsia="en-GB"/>
              </w:rPr>
              <w:t>-£857</w:t>
            </w:r>
          </w:p>
        </w:tc>
        <w:tc>
          <w:tcPr>
            <w:tcW w:w="1218" w:type="dxa"/>
            <w:noWrap/>
            <w:vAlign w:val="center"/>
            <w:hideMark/>
          </w:tcPr>
          <w:p w:rsidRPr="001136C1" w:rsidR="00F760B3" w:rsidP="00233CC3" w:rsidRDefault="00F760B3" w14:paraId="161741D8" w14:textId="540274D5">
            <w:pPr>
              <w:jc w:val="center"/>
              <w:rPr>
                <w:rFonts w:cs="Arial"/>
                <w:color w:val="000000"/>
                <w:sz w:val="22"/>
                <w:szCs w:val="22"/>
                <w:lang w:eastAsia="en-GB"/>
              </w:rPr>
            </w:pPr>
            <w:r w:rsidRPr="001136C1">
              <w:rPr>
                <w:rFonts w:cs="Arial"/>
                <w:color w:val="000000"/>
                <w:sz w:val="22"/>
                <w:szCs w:val="22"/>
                <w:lang w:eastAsia="en-GB"/>
              </w:rPr>
              <w:t>£2,209</w:t>
            </w:r>
          </w:p>
        </w:tc>
      </w:tr>
      <w:tr w:rsidRPr="00D54CA9" w:rsidR="00F760B3" w:rsidTr="00726C38" w14:paraId="337F77B8" w14:textId="77777777">
        <w:trPr>
          <w:trHeight w:val="285"/>
          <w:jc w:val="center"/>
        </w:trPr>
        <w:tc>
          <w:tcPr>
            <w:tcW w:w="1990" w:type="dxa"/>
            <w:vMerge/>
            <w:noWrap/>
            <w:hideMark/>
          </w:tcPr>
          <w:p w:rsidRPr="00D54CA9" w:rsidR="00F760B3" w:rsidP="00D54CA9" w:rsidRDefault="00F760B3" w14:paraId="2C63D673" w14:textId="77777777">
            <w:pPr>
              <w:jc w:val="center"/>
              <w:rPr>
                <w:rFonts w:cs="Arial"/>
                <w:color w:val="000000"/>
                <w:sz w:val="22"/>
                <w:szCs w:val="22"/>
                <w:lang w:eastAsia="en-GB"/>
              </w:rPr>
            </w:pPr>
          </w:p>
        </w:tc>
        <w:tc>
          <w:tcPr>
            <w:tcW w:w="2674" w:type="dxa"/>
            <w:noWrap/>
            <w:hideMark/>
          </w:tcPr>
          <w:p w:rsidRPr="00D54CA9" w:rsidR="00F760B3" w:rsidP="00D54CA9" w:rsidRDefault="00F760B3" w14:paraId="0D26D412" w14:textId="77777777">
            <w:pPr>
              <w:rPr>
                <w:rFonts w:cs="Arial"/>
                <w:color w:val="000000"/>
                <w:sz w:val="22"/>
                <w:szCs w:val="22"/>
                <w:lang w:eastAsia="en-GB"/>
              </w:rPr>
            </w:pPr>
            <w:r w:rsidRPr="00D54CA9">
              <w:rPr>
                <w:rFonts w:cs="Arial"/>
                <w:color w:val="000000"/>
                <w:sz w:val="22"/>
                <w:szCs w:val="22"/>
                <w:lang w:eastAsia="en-GB"/>
              </w:rPr>
              <w:t>DRS net effects</w:t>
            </w:r>
          </w:p>
        </w:tc>
        <w:tc>
          <w:tcPr>
            <w:tcW w:w="1241" w:type="dxa"/>
            <w:noWrap/>
            <w:vAlign w:val="center"/>
            <w:hideMark/>
          </w:tcPr>
          <w:p w:rsidRPr="001136C1" w:rsidR="00F760B3" w:rsidP="00233CC3" w:rsidRDefault="00F760B3" w14:paraId="25A2654C" w14:textId="4D50C1B9">
            <w:pPr>
              <w:jc w:val="center"/>
              <w:rPr>
                <w:rFonts w:cs="Arial"/>
                <w:color w:val="000000"/>
                <w:sz w:val="22"/>
                <w:szCs w:val="22"/>
                <w:lang w:eastAsia="en-GB"/>
              </w:rPr>
            </w:pPr>
            <w:r w:rsidRPr="001136C1">
              <w:rPr>
                <w:rFonts w:cs="Arial"/>
                <w:color w:val="000000"/>
                <w:sz w:val="22"/>
                <w:szCs w:val="22"/>
                <w:lang w:eastAsia="en-GB"/>
              </w:rPr>
              <w:t>£295</w:t>
            </w:r>
          </w:p>
        </w:tc>
        <w:tc>
          <w:tcPr>
            <w:tcW w:w="1165" w:type="dxa"/>
            <w:noWrap/>
            <w:vAlign w:val="center"/>
            <w:hideMark/>
          </w:tcPr>
          <w:p w:rsidRPr="001136C1" w:rsidR="00F760B3" w:rsidP="00233CC3" w:rsidRDefault="00F760B3" w14:paraId="6214D545" w14:textId="4EBC6277">
            <w:pPr>
              <w:jc w:val="center"/>
              <w:rPr>
                <w:rFonts w:cs="Arial"/>
                <w:color w:val="000000"/>
                <w:sz w:val="22"/>
                <w:szCs w:val="22"/>
                <w:lang w:eastAsia="en-GB"/>
              </w:rPr>
            </w:pPr>
            <w:r w:rsidRPr="001136C1">
              <w:rPr>
                <w:rFonts w:cs="Arial"/>
                <w:color w:val="000000"/>
                <w:sz w:val="22"/>
                <w:szCs w:val="22"/>
                <w:lang w:eastAsia="en-GB"/>
              </w:rPr>
              <w:t>£955</w:t>
            </w:r>
          </w:p>
        </w:tc>
        <w:tc>
          <w:tcPr>
            <w:tcW w:w="1073" w:type="dxa"/>
            <w:noWrap/>
            <w:vAlign w:val="center"/>
            <w:hideMark/>
          </w:tcPr>
          <w:p w:rsidRPr="001136C1" w:rsidR="00F760B3" w:rsidP="00233CC3" w:rsidRDefault="00F760B3" w14:paraId="5446AEE7" w14:textId="07388BCD">
            <w:pPr>
              <w:jc w:val="center"/>
              <w:rPr>
                <w:rFonts w:cs="Arial"/>
                <w:color w:val="000000"/>
                <w:sz w:val="22"/>
                <w:szCs w:val="22"/>
                <w:lang w:eastAsia="en-GB"/>
              </w:rPr>
            </w:pPr>
            <w:r w:rsidRPr="001136C1">
              <w:rPr>
                <w:rFonts w:cs="Arial"/>
                <w:color w:val="000000"/>
                <w:sz w:val="22"/>
                <w:szCs w:val="22"/>
                <w:lang w:eastAsia="en-GB"/>
              </w:rPr>
              <w:t>£295</w:t>
            </w:r>
          </w:p>
        </w:tc>
        <w:tc>
          <w:tcPr>
            <w:tcW w:w="1218" w:type="dxa"/>
            <w:noWrap/>
            <w:vAlign w:val="center"/>
            <w:hideMark/>
          </w:tcPr>
          <w:p w:rsidRPr="001136C1" w:rsidR="00F760B3" w:rsidP="00233CC3" w:rsidRDefault="00F760B3" w14:paraId="36B0B0E8" w14:textId="0BA674E6">
            <w:pPr>
              <w:jc w:val="center"/>
              <w:rPr>
                <w:rFonts w:cs="Arial"/>
                <w:color w:val="000000"/>
                <w:sz w:val="22"/>
                <w:szCs w:val="22"/>
                <w:lang w:eastAsia="en-GB"/>
              </w:rPr>
            </w:pPr>
            <w:r w:rsidRPr="001136C1">
              <w:rPr>
                <w:rFonts w:cs="Arial"/>
                <w:color w:val="000000"/>
                <w:sz w:val="22"/>
                <w:szCs w:val="22"/>
                <w:lang w:eastAsia="en-GB"/>
              </w:rPr>
              <w:t>£955</w:t>
            </w:r>
          </w:p>
        </w:tc>
      </w:tr>
      <w:tr w:rsidRPr="00D54CA9" w:rsidR="00F760B3" w:rsidTr="00726C38" w14:paraId="4B764ED0" w14:textId="77777777">
        <w:trPr>
          <w:trHeight w:val="285"/>
          <w:jc w:val="center"/>
        </w:trPr>
        <w:tc>
          <w:tcPr>
            <w:tcW w:w="1990" w:type="dxa"/>
            <w:vMerge/>
            <w:noWrap/>
            <w:hideMark/>
          </w:tcPr>
          <w:p w:rsidRPr="00D54CA9" w:rsidR="00F760B3" w:rsidP="00D54CA9" w:rsidRDefault="00F760B3" w14:paraId="3C20939A" w14:textId="77777777">
            <w:pPr>
              <w:jc w:val="center"/>
              <w:rPr>
                <w:rFonts w:cs="Arial"/>
                <w:color w:val="000000"/>
                <w:sz w:val="22"/>
                <w:szCs w:val="22"/>
                <w:lang w:eastAsia="en-GB"/>
              </w:rPr>
            </w:pPr>
          </w:p>
        </w:tc>
        <w:tc>
          <w:tcPr>
            <w:tcW w:w="2674" w:type="dxa"/>
            <w:noWrap/>
            <w:hideMark/>
          </w:tcPr>
          <w:p w:rsidRPr="00D54CA9" w:rsidR="00F760B3" w:rsidP="00D54CA9" w:rsidRDefault="00F760B3" w14:paraId="48CB58E8" w14:textId="77777777">
            <w:pPr>
              <w:rPr>
                <w:rFonts w:cs="Arial"/>
                <w:color w:val="000000"/>
                <w:sz w:val="22"/>
                <w:szCs w:val="22"/>
                <w:lang w:eastAsia="en-GB"/>
              </w:rPr>
            </w:pPr>
            <w:r w:rsidRPr="00D54CA9">
              <w:rPr>
                <w:rFonts w:cs="Arial"/>
                <w:color w:val="000000"/>
                <w:sz w:val="22"/>
                <w:szCs w:val="22"/>
                <w:lang w:eastAsia="en-GB"/>
              </w:rPr>
              <w:t>Familiarisation</w:t>
            </w:r>
          </w:p>
        </w:tc>
        <w:tc>
          <w:tcPr>
            <w:tcW w:w="1241" w:type="dxa"/>
            <w:noWrap/>
            <w:vAlign w:val="center"/>
            <w:hideMark/>
          </w:tcPr>
          <w:p w:rsidRPr="001136C1" w:rsidR="00F760B3" w:rsidP="00233CC3" w:rsidRDefault="00F760B3" w14:paraId="3C1E8D94" w14:textId="1A2AF21B">
            <w:pPr>
              <w:jc w:val="center"/>
              <w:rPr>
                <w:rFonts w:cs="Arial"/>
                <w:color w:val="000000"/>
                <w:sz w:val="22"/>
                <w:szCs w:val="22"/>
                <w:lang w:eastAsia="en-GB"/>
              </w:rPr>
            </w:pPr>
            <w:r w:rsidRPr="001136C1">
              <w:rPr>
                <w:rFonts w:cs="Arial"/>
                <w:color w:val="000000"/>
                <w:sz w:val="22"/>
                <w:szCs w:val="22"/>
              </w:rPr>
              <w:t>£132</w:t>
            </w:r>
          </w:p>
        </w:tc>
        <w:tc>
          <w:tcPr>
            <w:tcW w:w="1165" w:type="dxa"/>
            <w:noWrap/>
            <w:vAlign w:val="center"/>
            <w:hideMark/>
          </w:tcPr>
          <w:p w:rsidRPr="001136C1" w:rsidR="00F760B3" w:rsidP="00233CC3" w:rsidRDefault="00F760B3" w14:paraId="7B2A43AC" w14:textId="7C96A888">
            <w:pPr>
              <w:jc w:val="center"/>
              <w:rPr>
                <w:rFonts w:cs="Arial"/>
                <w:color w:val="000000"/>
                <w:sz w:val="22"/>
                <w:szCs w:val="22"/>
                <w:lang w:eastAsia="en-GB"/>
              </w:rPr>
            </w:pPr>
            <w:r w:rsidRPr="001136C1">
              <w:rPr>
                <w:rFonts w:cs="Arial"/>
                <w:color w:val="000000"/>
                <w:sz w:val="22"/>
                <w:szCs w:val="22"/>
              </w:rPr>
              <w:t>£354</w:t>
            </w:r>
          </w:p>
        </w:tc>
        <w:tc>
          <w:tcPr>
            <w:tcW w:w="1073" w:type="dxa"/>
            <w:noWrap/>
            <w:vAlign w:val="center"/>
            <w:hideMark/>
          </w:tcPr>
          <w:p w:rsidRPr="001136C1" w:rsidR="00F760B3" w:rsidP="00233CC3" w:rsidRDefault="00F760B3" w14:paraId="1F7326AE" w14:textId="3ACC687C">
            <w:pPr>
              <w:jc w:val="center"/>
              <w:rPr>
                <w:rFonts w:cs="Arial"/>
                <w:color w:val="000000"/>
                <w:sz w:val="22"/>
                <w:szCs w:val="22"/>
                <w:lang w:eastAsia="en-GB"/>
              </w:rPr>
            </w:pPr>
            <w:r w:rsidRPr="001136C1">
              <w:rPr>
                <w:rFonts w:cs="Arial"/>
                <w:color w:val="000000"/>
                <w:sz w:val="22"/>
                <w:szCs w:val="22"/>
              </w:rPr>
              <w:t>£132</w:t>
            </w:r>
          </w:p>
        </w:tc>
        <w:tc>
          <w:tcPr>
            <w:tcW w:w="1218" w:type="dxa"/>
            <w:noWrap/>
            <w:vAlign w:val="center"/>
            <w:hideMark/>
          </w:tcPr>
          <w:p w:rsidRPr="001136C1" w:rsidR="00F760B3" w:rsidP="00233CC3" w:rsidRDefault="00F760B3" w14:paraId="1F9FAB2B" w14:textId="4ED13948">
            <w:pPr>
              <w:jc w:val="center"/>
              <w:rPr>
                <w:rFonts w:cs="Arial"/>
                <w:color w:val="000000"/>
                <w:sz w:val="22"/>
                <w:szCs w:val="22"/>
                <w:lang w:eastAsia="en-GB"/>
              </w:rPr>
            </w:pPr>
            <w:r w:rsidRPr="001136C1">
              <w:rPr>
                <w:rFonts w:cs="Arial"/>
                <w:color w:val="000000"/>
                <w:sz w:val="22"/>
                <w:szCs w:val="22"/>
              </w:rPr>
              <w:t>£354</w:t>
            </w:r>
          </w:p>
        </w:tc>
      </w:tr>
      <w:tr w:rsidRPr="00D54CA9" w:rsidR="00F760B3" w:rsidTr="00726C38" w14:paraId="06ACAD92" w14:textId="77777777">
        <w:trPr>
          <w:trHeight w:val="285"/>
          <w:jc w:val="center"/>
        </w:trPr>
        <w:tc>
          <w:tcPr>
            <w:tcW w:w="1990" w:type="dxa"/>
            <w:vMerge/>
            <w:noWrap/>
          </w:tcPr>
          <w:p w:rsidRPr="00D54CA9" w:rsidR="00F760B3" w:rsidP="00D54CA9" w:rsidRDefault="00F760B3" w14:paraId="66A9EC1A" w14:textId="77777777">
            <w:pPr>
              <w:jc w:val="center"/>
              <w:rPr>
                <w:rFonts w:cs="Arial"/>
                <w:color w:val="000000"/>
                <w:sz w:val="22"/>
                <w:szCs w:val="22"/>
                <w:lang w:eastAsia="en-GB"/>
              </w:rPr>
            </w:pPr>
          </w:p>
        </w:tc>
        <w:tc>
          <w:tcPr>
            <w:tcW w:w="2674" w:type="dxa"/>
            <w:noWrap/>
          </w:tcPr>
          <w:p w:rsidRPr="00D54CA9" w:rsidR="00F760B3" w:rsidP="00D54CA9" w:rsidRDefault="00F760B3" w14:paraId="1FD38301" w14:textId="25D71E9C">
            <w:pPr>
              <w:rPr>
                <w:rFonts w:cs="Arial"/>
                <w:color w:val="000000"/>
                <w:sz w:val="22"/>
                <w:szCs w:val="22"/>
                <w:lang w:eastAsia="en-GB"/>
              </w:rPr>
            </w:pPr>
            <w:r>
              <w:rPr>
                <w:rFonts w:cs="Arial"/>
                <w:color w:val="000000"/>
                <w:sz w:val="22"/>
                <w:szCs w:val="22"/>
                <w:lang w:eastAsia="en-GB"/>
              </w:rPr>
              <w:t>Written assessment costs</w:t>
            </w:r>
          </w:p>
        </w:tc>
        <w:tc>
          <w:tcPr>
            <w:tcW w:w="1241" w:type="dxa"/>
            <w:noWrap/>
            <w:vAlign w:val="center"/>
          </w:tcPr>
          <w:p w:rsidRPr="001136C1" w:rsidR="00F760B3" w:rsidP="00233CC3" w:rsidRDefault="00F760B3" w14:paraId="105583E0" w14:textId="4EEA057C">
            <w:pPr>
              <w:jc w:val="center"/>
              <w:rPr>
                <w:rFonts w:cs="Arial"/>
                <w:color w:val="000000"/>
                <w:sz w:val="22"/>
                <w:szCs w:val="22"/>
              </w:rPr>
            </w:pPr>
            <w:r>
              <w:rPr>
                <w:rFonts w:cs="Arial"/>
                <w:color w:val="000000"/>
                <w:sz w:val="22"/>
                <w:szCs w:val="22"/>
              </w:rPr>
              <w:t>£3</w:t>
            </w:r>
          </w:p>
        </w:tc>
        <w:tc>
          <w:tcPr>
            <w:tcW w:w="1165" w:type="dxa"/>
            <w:noWrap/>
            <w:vAlign w:val="center"/>
          </w:tcPr>
          <w:p w:rsidRPr="001136C1" w:rsidR="00F760B3" w:rsidP="00233CC3" w:rsidRDefault="00F760B3" w14:paraId="3BB0D8EE" w14:textId="631140B9">
            <w:pPr>
              <w:jc w:val="center"/>
              <w:rPr>
                <w:rFonts w:cs="Arial"/>
                <w:color w:val="000000"/>
                <w:sz w:val="22"/>
                <w:szCs w:val="22"/>
              </w:rPr>
            </w:pPr>
            <w:r>
              <w:rPr>
                <w:rFonts w:cs="Arial"/>
                <w:color w:val="000000"/>
                <w:sz w:val="22"/>
                <w:szCs w:val="22"/>
              </w:rPr>
              <w:t>£3</w:t>
            </w:r>
          </w:p>
        </w:tc>
        <w:tc>
          <w:tcPr>
            <w:tcW w:w="1073" w:type="dxa"/>
            <w:noWrap/>
            <w:vAlign w:val="center"/>
          </w:tcPr>
          <w:p w:rsidRPr="001136C1" w:rsidR="00F760B3" w:rsidP="00233CC3" w:rsidRDefault="00F760B3" w14:paraId="0A7EF0EA" w14:textId="64E3CA9A">
            <w:pPr>
              <w:jc w:val="center"/>
              <w:rPr>
                <w:rFonts w:cs="Arial"/>
                <w:color w:val="000000"/>
                <w:sz w:val="22"/>
                <w:szCs w:val="22"/>
              </w:rPr>
            </w:pPr>
            <w:r>
              <w:rPr>
                <w:rFonts w:cs="Arial"/>
                <w:color w:val="000000"/>
                <w:sz w:val="22"/>
                <w:szCs w:val="22"/>
              </w:rPr>
              <w:t>£3</w:t>
            </w:r>
          </w:p>
        </w:tc>
        <w:tc>
          <w:tcPr>
            <w:tcW w:w="1218" w:type="dxa"/>
            <w:noWrap/>
            <w:vAlign w:val="center"/>
          </w:tcPr>
          <w:p w:rsidRPr="001136C1" w:rsidR="00F760B3" w:rsidP="00233CC3" w:rsidRDefault="00F760B3" w14:paraId="42ECFB4D" w14:textId="79059FFF">
            <w:pPr>
              <w:jc w:val="center"/>
              <w:rPr>
                <w:rFonts w:cs="Arial"/>
                <w:color w:val="000000"/>
                <w:sz w:val="22"/>
                <w:szCs w:val="22"/>
              </w:rPr>
            </w:pPr>
            <w:r>
              <w:rPr>
                <w:rFonts w:cs="Arial"/>
                <w:color w:val="000000"/>
                <w:sz w:val="22"/>
                <w:szCs w:val="22"/>
              </w:rPr>
              <w:t>£3</w:t>
            </w:r>
          </w:p>
        </w:tc>
      </w:tr>
      <w:tr w:rsidRPr="00D54CA9" w:rsidR="00F760B3" w:rsidTr="00726C38" w14:paraId="1E54CB54" w14:textId="77777777">
        <w:trPr>
          <w:trHeight w:val="644"/>
          <w:jc w:val="center"/>
        </w:trPr>
        <w:tc>
          <w:tcPr>
            <w:tcW w:w="4664" w:type="dxa"/>
            <w:gridSpan w:val="2"/>
            <w:noWrap/>
            <w:hideMark/>
          </w:tcPr>
          <w:p w:rsidRPr="00D54CA9" w:rsidR="00D54CA9" w:rsidP="00D54CA9" w:rsidRDefault="00D54CA9" w14:paraId="6ABC7720" w14:textId="77777777">
            <w:pPr>
              <w:rPr>
                <w:rFonts w:cs="Arial"/>
                <w:color w:val="000000"/>
                <w:sz w:val="22"/>
                <w:szCs w:val="22"/>
                <w:lang w:eastAsia="en-GB"/>
              </w:rPr>
            </w:pPr>
            <w:r w:rsidRPr="00D54CA9">
              <w:rPr>
                <w:rFonts w:cs="Arial"/>
                <w:color w:val="000000"/>
                <w:sz w:val="22"/>
                <w:szCs w:val="22"/>
                <w:lang w:eastAsia="en-GB"/>
              </w:rPr>
              <w:t>Policy costs to apply best practices in recycling collections</w:t>
            </w:r>
          </w:p>
        </w:tc>
        <w:tc>
          <w:tcPr>
            <w:tcW w:w="1241" w:type="dxa"/>
            <w:noWrap/>
            <w:vAlign w:val="center"/>
            <w:hideMark/>
          </w:tcPr>
          <w:p w:rsidRPr="001136C1" w:rsidR="00D54CA9" w:rsidP="00233CC3" w:rsidRDefault="00D54CA9" w14:paraId="5B32F511" w14:textId="2859365C">
            <w:pPr>
              <w:jc w:val="center"/>
              <w:rPr>
                <w:rFonts w:cs="Arial"/>
                <w:color w:val="000000"/>
                <w:sz w:val="22"/>
                <w:szCs w:val="22"/>
                <w:lang w:eastAsia="en-GB"/>
              </w:rPr>
            </w:pPr>
            <w:r w:rsidRPr="001136C1">
              <w:rPr>
                <w:rFonts w:cs="Arial"/>
                <w:color w:val="000000"/>
                <w:sz w:val="22"/>
                <w:szCs w:val="22"/>
                <w:lang w:eastAsia="en-GB"/>
              </w:rPr>
              <w:t>£6</w:t>
            </w:r>
            <w:r w:rsidR="00A55C92">
              <w:rPr>
                <w:rFonts w:cs="Arial"/>
                <w:color w:val="000000"/>
                <w:sz w:val="22"/>
                <w:szCs w:val="22"/>
                <w:lang w:eastAsia="en-GB"/>
              </w:rPr>
              <w:t>5</w:t>
            </w:r>
          </w:p>
        </w:tc>
        <w:tc>
          <w:tcPr>
            <w:tcW w:w="1165" w:type="dxa"/>
            <w:noWrap/>
            <w:vAlign w:val="center"/>
            <w:hideMark/>
          </w:tcPr>
          <w:p w:rsidRPr="001136C1" w:rsidR="00D54CA9" w:rsidP="00233CC3" w:rsidRDefault="00D54CA9" w14:paraId="4CF08356" w14:textId="01871EB9">
            <w:pPr>
              <w:jc w:val="center"/>
              <w:rPr>
                <w:rFonts w:cs="Arial"/>
                <w:color w:val="000000"/>
                <w:sz w:val="22"/>
                <w:szCs w:val="22"/>
                <w:lang w:eastAsia="en-GB"/>
              </w:rPr>
            </w:pPr>
            <w:r w:rsidRPr="001136C1">
              <w:rPr>
                <w:rFonts w:cs="Arial"/>
                <w:color w:val="000000"/>
                <w:sz w:val="22"/>
                <w:szCs w:val="22"/>
                <w:lang w:eastAsia="en-GB"/>
              </w:rPr>
              <w:t>£6</w:t>
            </w:r>
            <w:r w:rsidR="00A55C92">
              <w:rPr>
                <w:rFonts w:cs="Arial"/>
                <w:color w:val="000000"/>
                <w:sz w:val="22"/>
                <w:szCs w:val="22"/>
                <w:lang w:eastAsia="en-GB"/>
              </w:rPr>
              <w:t>5</w:t>
            </w:r>
          </w:p>
        </w:tc>
        <w:tc>
          <w:tcPr>
            <w:tcW w:w="1073" w:type="dxa"/>
            <w:noWrap/>
            <w:vAlign w:val="center"/>
            <w:hideMark/>
          </w:tcPr>
          <w:p w:rsidRPr="001136C1" w:rsidR="00D54CA9" w:rsidP="00233CC3" w:rsidRDefault="00D54CA9" w14:paraId="41EB653D" w14:textId="37B254A2">
            <w:pPr>
              <w:jc w:val="center"/>
              <w:rPr>
                <w:rFonts w:cs="Arial"/>
                <w:color w:val="000000"/>
                <w:sz w:val="22"/>
                <w:szCs w:val="22"/>
                <w:lang w:eastAsia="en-GB"/>
              </w:rPr>
            </w:pPr>
            <w:r w:rsidRPr="001136C1">
              <w:rPr>
                <w:rFonts w:cs="Arial"/>
                <w:color w:val="000000"/>
                <w:sz w:val="22"/>
                <w:szCs w:val="22"/>
                <w:lang w:eastAsia="en-GB"/>
              </w:rPr>
              <w:t>£6</w:t>
            </w:r>
            <w:r w:rsidR="00A55C92">
              <w:rPr>
                <w:rFonts w:cs="Arial"/>
                <w:color w:val="000000"/>
                <w:sz w:val="22"/>
                <w:szCs w:val="22"/>
                <w:lang w:eastAsia="en-GB"/>
              </w:rPr>
              <w:t>5</w:t>
            </w:r>
          </w:p>
        </w:tc>
        <w:tc>
          <w:tcPr>
            <w:tcW w:w="1218" w:type="dxa"/>
            <w:noWrap/>
            <w:vAlign w:val="center"/>
            <w:hideMark/>
          </w:tcPr>
          <w:p w:rsidRPr="001136C1" w:rsidR="00D54CA9" w:rsidP="00233CC3" w:rsidRDefault="00D54CA9" w14:paraId="7E97BDAE" w14:textId="4F6591E2">
            <w:pPr>
              <w:jc w:val="center"/>
              <w:rPr>
                <w:rFonts w:cs="Arial"/>
                <w:color w:val="000000"/>
                <w:sz w:val="22"/>
                <w:szCs w:val="22"/>
                <w:lang w:eastAsia="en-GB"/>
              </w:rPr>
            </w:pPr>
            <w:r w:rsidRPr="001136C1">
              <w:rPr>
                <w:rFonts w:cs="Arial"/>
                <w:color w:val="000000"/>
                <w:sz w:val="22"/>
                <w:szCs w:val="22"/>
                <w:lang w:eastAsia="en-GB"/>
              </w:rPr>
              <w:t>£6</w:t>
            </w:r>
            <w:r w:rsidR="00A55C92">
              <w:rPr>
                <w:rFonts w:cs="Arial"/>
                <w:color w:val="000000"/>
                <w:sz w:val="22"/>
                <w:szCs w:val="22"/>
                <w:lang w:eastAsia="en-GB"/>
              </w:rPr>
              <w:t>5</w:t>
            </w:r>
          </w:p>
        </w:tc>
      </w:tr>
      <w:tr w:rsidRPr="00D54CA9" w:rsidR="00F760B3" w:rsidTr="00726C38" w14:paraId="142F7326" w14:textId="77777777">
        <w:trPr>
          <w:trHeight w:val="425"/>
          <w:jc w:val="center"/>
        </w:trPr>
        <w:tc>
          <w:tcPr>
            <w:tcW w:w="4664" w:type="dxa"/>
            <w:gridSpan w:val="2"/>
            <w:noWrap/>
            <w:hideMark/>
          </w:tcPr>
          <w:p w:rsidRPr="00D54CA9" w:rsidR="00D54CA9" w:rsidP="00D54CA9" w:rsidRDefault="00D54CA9" w14:paraId="36090698" w14:textId="77777777">
            <w:pPr>
              <w:rPr>
                <w:rFonts w:cs="Arial"/>
                <w:b/>
                <w:bCs/>
                <w:color w:val="000000"/>
                <w:sz w:val="22"/>
                <w:szCs w:val="22"/>
                <w:lang w:eastAsia="en-GB"/>
              </w:rPr>
            </w:pPr>
            <w:r w:rsidRPr="00D54CA9">
              <w:rPr>
                <w:rFonts w:cs="Arial"/>
                <w:b/>
                <w:bCs/>
                <w:color w:val="000000"/>
                <w:sz w:val="22"/>
                <w:szCs w:val="22"/>
                <w:lang w:eastAsia="en-GB"/>
              </w:rPr>
              <w:t>Social costs (total)</w:t>
            </w:r>
          </w:p>
        </w:tc>
        <w:tc>
          <w:tcPr>
            <w:tcW w:w="1241" w:type="dxa"/>
            <w:noWrap/>
            <w:vAlign w:val="center"/>
            <w:hideMark/>
          </w:tcPr>
          <w:p w:rsidRPr="001136C1" w:rsidR="00D54CA9" w:rsidP="00233CC3" w:rsidRDefault="00AA5C5C" w14:paraId="134ECE16" w14:textId="6EF68280">
            <w:pPr>
              <w:jc w:val="center"/>
              <w:rPr>
                <w:rFonts w:cs="Arial"/>
                <w:b/>
                <w:bCs/>
                <w:color w:val="000000"/>
                <w:sz w:val="22"/>
                <w:szCs w:val="22"/>
                <w:lang w:eastAsia="en-GB"/>
              </w:rPr>
            </w:pPr>
            <w:r w:rsidRPr="4F64EE58">
              <w:rPr>
                <w:rFonts w:cs="Arial"/>
                <w:b/>
                <w:bCs/>
                <w:color w:val="000000" w:themeColor="text1"/>
                <w:sz w:val="22"/>
                <w:szCs w:val="22"/>
              </w:rPr>
              <w:t>£3,</w:t>
            </w:r>
            <w:r w:rsidRPr="4F64EE58" w:rsidR="00792DD2">
              <w:rPr>
                <w:rFonts w:cs="Arial"/>
                <w:b/>
                <w:bCs/>
                <w:color w:val="000000" w:themeColor="text1"/>
                <w:sz w:val="22"/>
                <w:szCs w:val="22"/>
              </w:rPr>
              <w:t>1</w:t>
            </w:r>
            <w:r w:rsidRPr="4F64EE58" w:rsidR="00A55C92">
              <w:rPr>
                <w:rFonts w:cs="Arial"/>
                <w:b/>
                <w:bCs/>
                <w:color w:val="000000" w:themeColor="text1"/>
                <w:sz w:val="22"/>
                <w:szCs w:val="22"/>
              </w:rPr>
              <w:t>5</w:t>
            </w:r>
            <w:r w:rsidRPr="4F64EE58" w:rsidR="30A54115">
              <w:rPr>
                <w:rFonts w:cs="Arial"/>
                <w:b/>
                <w:bCs/>
                <w:color w:val="000000" w:themeColor="text1"/>
                <w:sz w:val="22"/>
                <w:szCs w:val="22"/>
              </w:rPr>
              <w:t>3</w:t>
            </w:r>
          </w:p>
        </w:tc>
        <w:tc>
          <w:tcPr>
            <w:tcW w:w="1165" w:type="dxa"/>
            <w:noWrap/>
            <w:vAlign w:val="center"/>
            <w:hideMark/>
          </w:tcPr>
          <w:p w:rsidRPr="001136C1" w:rsidR="00D54CA9" w:rsidP="00233CC3" w:rsidRDefault="00AA5C5C" w14:paraId="5144E5CD" w14:textId="01F96170">
            <w:pPr>
              <w:jc w:val="center"/>
              <w:rPr>
                <w:rFonts w:cs="Arial"/>
                <w:b/>
                <w:bCs/>
                <w:color w:val="000000"/>
                <w:sz w:val="22"/>
                <w:szCs w:val="22"/>
                <w:lang w:eastAsia="en-GB"/>
              </w:rPr>
            </w:pPr>
            <w:r w:rsidRPr="001136C1">
              <w:rPr>
                <w:rFonts w:cs="Arial"/>
                <w:b/>
                <w:bCs/>
                <w:color w:val="000000"/>
                <w:sz w:val="22"/>
                <w:szCs w:val="22"/>
              </w:rPr>
              <w:t>£</w:t>
            </w:r>
            <w:r w:rsidRPr="001136C1" w:rsidR="00D95BB9">
              <w:rPr>
                <w:rFonts w:cs="Arial"/>
                <w:b/>
                <w:bCs/>
                <w:color w:val="000000"/>
                <w:sz w:val="22"/>
                <w:szCs w:val="22"/>
              </w:rPr>
              <w:t>7,</w:t>
            </w:r>
            <w:r w:rsidRPr="001136C1" w:rsidR="00456D4C">
              <w:rPr>
                <w:rFonts w:cs="Arial"/>
                <w:b/>
                <w:bCs/>
                <w:color w:val="000000"/>
                <w:sz w:val="22"/>
                <w:szCs w:val="22"/>
              </w:rPr>
              <w:t>09</w:t>
            </w:r>
            <w:r w:rsidR="00A55C92">
              <w:rPr>
                <w:rFonts w:cs="Arial"/>
                <w:b/>
                <w:bCs/>
                <w:color w:val="000000"/>
                <w:sz w:val="22"/>
                <w:szCs w:val="22"/>
              </w:rPr>
              <w:t>9</w:t>
            </w:r>
          </w:p>
        </w:tc>
        <w:tc>
          <w:tcPr>
            <w:tcW w:w="1073" w:type="dxa"/>
            <w:noWrap/>
            <w:vAlign w:val="center"/>
            <w:hideMark/>
          </w:tcPr>
          <w:p w:rsidRPr="001136C1" w:rsidR="00D54CA9" w:rsidP="00233CC3" w:rsidRDefault="00AA5C5C" w14:paraId="5B30D212" w14:textId="571BBFC1">
            <w:pPr>
              <w:jc w:val="center"/>
              <w:rPr>
                <w:rFonts w:cs="Arial"/>
                <w:b/>
                <w:bCs/>
                <w:color w:val="000000"/>
                <w:sz w:val="22"/>
                <w:szCs w:val="22"/>
                <w:lang w:eastAsia="en-GB"/>
              </w:rPr>
            </w:pPr>
            <w:r w:rsidRPr="001136C1">
              <w:rPr>
                <w:rFonts w:cs="Arial"/>
                <w:b/>
                <w:bCs/>
                <w:color w:val="000000"/>
                <w:sz w:val="22"/>
                <w:szCs w:val="22"/>
              </w:rPr>
              <w:t>-£5</w:t>
            </w:r>
            <w:r w:rsidR="006835E5">
              <w:rPr>
                <w:rFonts w:cs="Arial"/>
                <w:b/>
                <w:bCs/>
                <w:color w:val="000000"/>
                <w:sz w:val="22"/>
                <w:szCs w:val="22"/>
              </w:rPr>
              <w:t>49</w:t>
            </w:r>
          </w:p>
        </w:tc>
        <w:tc>
          <w:tcPr>
            <w:tcW w:w="1218" w:type="dxa"/>
            <w:noWrap/>
            <w:vAlign w:val="center"/>
            <w:hideMark/>
          </w:tcPr>
          <w:p w:rsidRPr="001136C1" w:rsidR="00D54CA9" w:rsidP="00233CC3" w:rsidRDefault="00AA5C5C" w14:paraId="7AF7EC41" w14:textId="5E98468D">
            <w:pPr>
              <w:jc w:val="center"/>
              <w:rPr>
                <w:rFonts w:cs="Arial"/>
                <w:b/>
                <w:bCs/>
                <w:color w:val="000000"/>
                <w:sz w:val="22"/>
                <w:szCs w:val="22"/>
                <w:lang w:eastAsia="en-GB"/>
              </w:rPr>
            </w:pPr>
            <w:r w:rsidRPr="001136C1">
              <w:rPr>
                <w:rFonts w:cs="Arial"/>
                <w:b/>
                <w:bCs/>
                <w:color w:val="000000"/>
                <w:sz w:val="22"/>
                <w:szCs w:val="22"/>
              </w:rPr>
              <w:t>£3,</w:t>
            </w:r>
            <w:r w:rsidRPr="001136C1" w:rsidR="00A258C9">
              <w:rPr>
                <w:rFonts w:cs="Arial"/>
                <w:b/>
                <w:bCs/>
                <w:color w:val="000000"/>
                <w:sz w:val="22"/>
                <w:szCs w:val="22"/>
              </w:rPr>
              <w:t>39</w:t>
            </w:r>
            <w:r w:rsidR="006835E5">
              <w:rPr>
                <w:rFonts w:cs="Arial"/>
                <w:b/>
                <w:bCs/>
                <w:color w:val="000000"/>
                <w:sz w:val="22"/>
                <w:szCs w:val="22"/>
              </w:rPr>
              <w:t>8</w:t>
            </w:r>
          </w:p>
        </w:tc>
      </w:tr>
      <w:tr w:rsidRPr="00D54CA9" w:rsidR="00F760B3" w:rsidTr="00726C38" w14:paraId="5A331620" w14:textId="77777777">
        <w:trPr>
          <w:trHeight w:val="685"/>
          <w:jc w:val="center"/>
        </w:trPr>
        <w:tc>
          <w:tcPr>
            <w:tcW w:w="4664" w:type="dxa"/>
            <w:gridSpan w:val="2"/>
            <w:noWrap/>
            <w:hideMark/>
          </w:tcPr>
          <w:p w:rsidRPr="00D54CA9" w:rsidR="00D54CA9" w:rsidP="00D54CA9" w:rsidRDefault="00D54CA9" w14:paraId="7B614441" w14:textId="77777777">
            <w:pPr>
              <w:rPr>
                <w:rFonts w:cs="Arial"/>
                <w:b/>
                <w:bCs/>
                <w:color w:val="000000"/>
                <w:sz w:val="22"/>
                <w:szCs w:val="22"/>
                <w:lang w:eastAsia="en-GB"/>
              </w:rPr>
            </w:pPr>
            <w:r w:rsidRPr="00D54CA9">
              <w:rPr>
                <w:rFonts w:cs="Arial"/>
                <w:b/>
                <w:bCs/>
                <w:color w:val="000000"/>
                <w:sz w:val="22"/>
                <w:szCs w:val="22"/>
                <w:lang w:eastAsia="en-GB"/>
              </w:rPr>
              <w:t>Net present value, costs (-) / savings (+)</w:t>
            </w:r>
          </w:p>
        </w:tc>
        <w:tc>
          <w:tcPr>
            <w:tcW w:w="1241" w:type="dxa"/>
            <w:noWrap/>
            <w:vAlign w:val="center"/>
            <w:hideMark/>
          </w:tcPr>
          <w:p w:rsidRPr="001136C1" w:rsidR="00D54CA9" w:rsidP="00233CC3" w:rsidRDefault="00AA5C5C" w14:paraId="5D846E71" w14:textId="12D76E3C">
            <w:pPr>
              <w:jc w:val="center"/>
              <w:rPr>
                <w:rFonts w:cs="Arial"/>
                <w:b/>
                <w:bCs/>
                <w:color w:val="000000"/>
                <w:sz w:val="22"/>
                <w:szCs w:val="22"/>
                <w:lang w:eastAsia="en-GB"/>
              </w:rPr>
            </w:pPr>
            <w:r w:rsidRPr="001136C1">
              <w:rPr>
                <w:rFonts w:cs="Arial"/>
                <w:b/>
                <w:bCs/>
                <w:color w:val="000000"/>
                <w:sz w:val="22"/>
                <w:szCs w:val="22"/>
              </w:rPr>
              <w:t>£5,</w:t>
            </w:r>
            <w:r w:rsidRPr="001136C1" w:rsidR="003D57C0">
              <w:rPr>
                <w:rFonts w:cs="Arial"/>
                <w:b/>
                <w:bCs/>
                <w:color w:val="000000"/>
                <w:sz w:val="22"/>
                <w:szCs w:val="22"/>
              </w:rPr>
              <w:t>78</w:t>
            </w:r>
            <w:r w:rsidR="009F2CEE">
              <w:rPr>
                <w:rFonts w:cs="Arial"/>
                <w:b/>
                <w:bCs/>
                <w:color w:val="000000"/>
                <w:sz w:val="22"/>
                <w:szCs w:val="22"/>
              </w:rPr>
              <w:t>3</w:t>
            </w:r>
            <w:r w:rsidR="003F3F08">
              <w:rPr>
                <w:rFonts w:cs="Arial"/>
                <w:b/>
                <w:bCs/>
                <w:color w:val="000000"/>
                <w:sz w:val="22"/>
                <w:szCs w:val="22"/>
              </w:rPr>
              <w:t>.</w:t>
            </w:r>
            <w:r w:rsidRPr="001136C1" w:rsidR="00452310">
              <w:rPr>
                <w:rFonts w:cs="Arial"/>
                <w:b/>
                <w:bCs/>
                <w:color w:val="000000"/>
                <w:sz w:val="22"/>
                <w:szCs w:val="22"/>
              </w:rPr>
              <w:t>9</w:t>
            </w:r>
          </w:p>
        </w:tc>
        <w:tc>
          <w:tcPr>
            <w:tcW w:w="1165" w:type="dxa"/>
            <w:noWrap/>
            <w:vAlign w:val="center"/>
            <w:hideMark/>
          </w:tcPr>
          <w:p w:rsidRPr="001136C1" w:rsidR="00D54CA9" w:rsidP="00233CC3" w:rsidRDefault="00AA5C5C" w14:paraId="3C8DD691" w14:textId="157164E5">
            <w:pPr>
              <w:jc w:val="center"/>
              <w:rPr>
                <w:rFonts w:cs="Arial"/>
                <w:b/>
                <w:bCs/>
                <w:color w:val="000000"/>
                <w:sz w:val="22"/>
                <w:szCs w:val="22"/>
                <w:lang w:eastAsia="en-GB"/>
              </w:rPr>
            </w:pPr>
            <w:r w:rsidRPr="001136C1">
              <w:rPr>
                <w:rFonts w:cs="Arial"/>
                <w:b/>
                <w:bCs/>
                <w:color w:val="000000"/>
                <w:sz w:val="22"/>
                <w:szCs w:val="22"/>
              </w:rPr>
              <w:t>£4,</w:t>
            </w:r>
            <w:r w:rsidRPr="001136C1" w:rsidR="00000A4E">
              <w:rPr>
                <w:rFonts w:cs="Arial"/>
                <w:b/>
                <w:bCs/>
                <w:color w:val="000000"/>
                <w:sz w:val="22"/>
                <w:szCs w:val="22"/>
              </w:rPr>
              <w:t>9</w:t>
            </w:r>
            <w:r w:rsidR="003F3F08">
              <w:rPr>
                <w:rFonts w:cs="Arial"/>
                <w:b/>
                <w:bCs/>
                <w:color w:val="000000"/>
                <w:sz w:val="22"/>
                <w:szCs w:val="22"/>
              </w:rPr>
              <w:t>86</w:t>
            </w:r>
            <w:r w:rsidRPr="001136C1" w:rsidR="00000A4E">
              <w:rPr>
                <w:rFonts w:cs="Arial"/>
                <w:b/>
                <w:bCs/>
                <w:color w:val="000000"/>
                <w:sz w:val="22"/>
                <w:szCs w:val="22"/>
              </w:rPr>
              <w:t>.</w:t>
            </w:r>
            <w:r w:rsidR="003F3F08">
              <w:rPr>
                <w:rFonts w:cs="Arial"/>
                <w:b/>
                <w:bCs/>
                <w:color w:val="000000"/>
                <w:sz w:val="22"/>
                <w:szCs w:val="22"/>
              </w:rPr>
              <w:t>2</w:t>
            </w:r>
          </w:p>
        </w:tc>
        <w:tc>
          <w:tcPr>
            <w:tcW w:w="1073" w:type="dxa"/>
            <w:noWrap/>
            <w:vAlign w:val="center"/>
            <w:hideMark/>
          </w:tcPr>
          <w:p w:rsidRPr="001136C1" w:rsidR="00D54CA9" w:rsidP="00233CC3" w:rsidRDefault="00AA5C5C" w14:paraId="286D59A2" w14:textId="20D650F7">
            <w:pPr>
              <w:jc w:val="center"/>
              <w:rPr>
                <w:rFonts w:cs="Arial"/>
                <w:b/>
                <w:bCs/>
                <w:color w:val="000000"/>
                <w:sz w:val="22"/>
                <w:szCs w:val="22"/>
                <w:lang w:eastAsia="en-GB"/>
              </w:rPr>
            </w:pPr>
            <w:r w:rsidRPr="001136C1">
              <w:rPr>
                <w:rFonts w:cs="Arial"/>
                <w:b/>
                <w:bCs/>
                <w:color w:val="000000"/>
                <w:sz w:val="22"/>
                <w:szCs w:val="22"/>
              </w:rPr>
              <w:t>£6,</w:t>
            </w:r>
            <w:r w:rsidRPr="001136C1" w:rsidR="003D57C0">
              <w:rPr>
                <w:rFonts w:cs="Arial"/>
                <w:b/>
                <w:bCs/>
                <w:color w:val="000000"/>
                <w:sz w:val="22"/>
                <w:szCs w:val="22"/>
              </w:rPr>
              <w:t>66</w:t>
            </w:r>
            <w:r w:rsidR="00CB7D8B">
              <w:rPr>
                <w:rFonts w:cs="Arial"/>
                <w:b/>
                <w:bCs/>
                <w:color w:val="000000"/>
                <w:sz w:val="22"/>
                <w:szCs w:val="22"/>
              </w:rPr>
              <w:t>4.5</w:t>
            </w:r>
          </w:p>
        </w:tc>
        <w:tc>
          <w:tcPr>
            <w:tcW w:w="1218" w:type="dxa"/>
            <w:noWrap/>
            <w:vAlign w:val="center"/>
            <w:hideMark/>
          </w:tcPr>
          <w:p w:rsidRPr="001136C1" w:rsidR="00D54CA9" w:rsidP="00233CC3" w:rsidRDefault="00AA5C5C" w14:paraId="06147758" w14:textId="10B9B5E0">
            <w:pPr>
              <w:jc w:val="center"/>
              <w:rPr>
                <w:rFonts w:cs="Arial"/>
                <w:b/>
                <w:bCs/>
                <w:color w:val="000000"/>
                <w:sz w:val="22"/>
                <w:szCs w:val="22"/>
                <w:lang w:eastAsia="en-GB"/>
              </w:rPr>
            </w:pPr>
            <w:r w:rsidRPr="001136C1">
              <w:rPr>
                <w:rFonts w:cs="Arial"/>
                <w:b/>
                <w:bCs/>
                <w:color w:val="000000"/>
                <w:sz w:val="22"/>
                <w:szCs w:val="22"/>
              </w:rPr>
              <w:t>£5,</w:t>
            </w:r>
            <w:r w:rsidRPr="001136C1" w:rsidR="00B74EFB">
              <w:rPr>
                <w:rFonts w:cs="Arial"/>
                <w:b/>
                <w:bCs/>
                <w:color w:val="000000"/>
                <w:sz w:val="22"/>
                <w:szCs w:val="22"/>
              </w:rPr>
              <w:t>9</w:t>
            </w:r>
            <w:r w:rsidR="00CB7D8B">
              <w:rPr>
                <w:rFonts w:cs="Arial"/>
                <w:b/>
                <w:bCs/>
                <w:color w:val="000000"/>
                <w:sz w:val="22"/>
                <w:szCs w:val="22"/>
              </w:rPr>
              <w:t>15.2</w:t>
            </w:r>
          </w:p>
        </w:tc>
      </w:tr>
    </w:tbl>
    <w:p w:rsidRPr="00451F33" w:rsidR="00554C21" w:rsidP="00554C21" w:rsidRDefault="00554C21" w14:paraId="4CD53CCC" w14:textId="57858049">
      <w:pPr>
        <w:rPr>
          <w:rFonts w:eastAsia="Arial" w:cs="Arial"/>
          <w:sz w:val="32"/>
          <w:szCs w:val="3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w:t>
      </w:r>
    </w:p>
    <w:p w:rsidR="009011DA" w:rsidP="00554C21" w:rsidRDefault="009011DA" w14:paraId="1E677B71" w14:textId="77777777">
      <w:pPr>
        <w:spacing w:line="257" w:lineRule="auto"/>
        <w:rPr>
          <w:rFonts w:eastAsia="Arial" w:cs="Arial"/>
          <w:b/>
          <w:bCs/>
        </w:rPr>
      </w:pPr>
    </w:p>
    <w:p w:rsidRPr="00451F33" w:rsidR="00554C21" w:rsidP="00554C21" w:rsidRDefault="00554C21" w14:paraId="710FB142" w14:textId="003222A3">
      <w:pPr>
        <w:spacing w:line="257" w:lineRule="auto"/>
        <w:rPr>
          <w:rFonts w:eastAsia="Arial" w:cs="Arial"/>
          <w:b/>
          <w:bCs/>
        </w:rPr>
      </w:pPr>
      <w:r w:rsidRPr="00451F33">
        <w:rPr>
          <w:rFonts w:eastAsia="Arial" w:cs="Arial"/>
          <w:b/>
          <w:bCs/>
        </w:rPr>
        <w:t>Municipal sector options 1M-4M: detailed summary of costs and benefits</w:t>
      </w:r>
    </w:p>
    <w:p w:rsidRPr="00451F33" w:rsidR="00554C21" w:rsidP="00554C21" w:rsidRDefault="00554C21" w14:paraId="021014DC" w14:textId="77777777">
      <w:pPr>
        <w:spacing w:line="257" w:lineRule="auto"/>
        <w:jc w:val="both"/>
        <w:rPr>
          <w:rFonts w:cs="Arial"/>
        </w:rPr>
      </w:pPr>
    </w:p>
    <w:p w:rsidRPr="00451F33" w:rsidR="00554C21" w:rsidP="00554C21" w:rsidRDefault="00554C21" w14:paraId="3DFCF458" w14:textId="1969336D">
      <w:pPr>
        <w:spacing w:line="257" w:lineRule="auto"/>
        <w:jc w:val="both"/>
        <w:rPr>
          <w:rFonts w:cs="Arial"/>
          <w:b/>
        </w:rPr>
      </w:pPr>
      <w:r w:rsidRPr="00451F33">
        <w:rPr>
          <w:rFonts w:cs="Arial"/>
        </w:rPr>
        <w:t xml:space="preserve">This section provides a more detailed description of all the monetised costs and benefits for each municipal sector option. It has </w:t>
      </w:r>
      <w:proofErr w:type="gramStart"/>
      <w:r w:rsidRPr="00451F33">
        <w:rPr>
          <w:rFonts w:cs="Arial"/>
        </w:rPr>
        <w:t>a number of</w:t>
      </w:r>
      <w:proofErr w:type="gramEnd"/>
      <w:r w:rsidRPr="00451F33">
        <w:rPr>
          <w:rFonts w:cs="Arial"/>
        </w:rPr>
        <w:t xml:space="preserve"> tables to demonstrate annual impacts (relative to the baseline) for both the household and non-household municipal sectors. </w:t>
      </w:r>
      <w:r w:rsidRPr="00451F33">
        <w:rPr>
          <w:rFonts w:cs="Arial"/>
          <w:b/>
          <w:bCs/>
        </w:rPr>
        <w:t xml:space="preserve">The </w:t>
      </w:r>
      <w:r w:rsidRPr="00451F33">
        <w:rPr>
          <w:rFonts w:cs="Arial"/>
          <w:b/>
        </w:rPr>
        <w:t>figures presented in these tables are all undiscounted unless otherwise stated.</w:t>
      </w:r>
      <w:r w:rsidR="00A77BE9">
        <w:rPr>
          <w:rFonts w:cs="Arial"/>
          <w:b/>
        </w:rPr>
        <w:t xml:space="preserve"> These figures may not add up to totals due to rounding.</w:t>
      </w:r>
    </w:p>
    <w:p w:rsidRPr="00451F33" w:rsidR="00554C21" w:rsidP="00554C21" w:rsidRDefault="00554C21" w14:paraId="2C36A532" w14:textId="77777777">
      <w:pPr>
        <w:spacing w:line="257" w:lineRule="auto"/>
        <w:jc w:val="both"/>
        <w:rPr>
          <w:rFonts w:cs="Arial"/>
          <w:b/>
        </w:rPr>
      </w:pPr>
    </w:p>
    <w:p w:rsidRPr="00451F33" w:rsidR="00554C21" w:rsidP="00554C21" w:rsidRDefault="00554C21" w14:paraId="476C35BF" w14:textId="77777777">
      <w:pPr>
        <w:spacing w:line="257" w:lineRule="auto"/>
        <w:jc w:val="both"/>
        <w:rPr>
          <w:rFonts w:cs="Arial"/>
          <w:bCs/>
        </w:rPr>
      </w:pPr>
      <w:r w:rsidRPr="00451F33">
        <w:rPr>
          <w:rFonts w:cs="Arial"/>
          <w:bCs/>
        </w:rPr>
        <w:t>Under each option, we also present the municipal-wide impacts. The municipal-wide impacts include environmental benefits (such as carbon savings), reduced landfill tax payments to the Exchequer and wider policy costs (including costs associated with compliance and enforcement).</w:t>
      </w:r>
    </w:p>
    <w:p w:rsidRPr="00451F33" w:rsidR="00554C21" w:rsidP="00554C21" w:rsidRDefault="00554C21" w14:paraId="1D56BE46" w14:textId="77777777">
      <w:pPr>
        <w:spacing w:line="257" w:lineRule="auto"/>
        <w:jc w:val="both"/>
        <w:rPr>
          <w:rFonts w:cs="Arial"/>
          <w:bCs/>
        </w:rPr>
      </w:pPr>
    </w:p>
    <w:p w:rsidRPr="00451F33" w:rsidR="00554C21" w:rsidP="00554C21" w:rsidRDefault="00554C21" w14:paraId="23CE4DC3" w14:textId="77777777">
      <w:pPr>
        <w:spacing w:line="257" w:lineRule="auto"/>
        <w:jc w:val="both"/>
        <w:rPr>
          <w:rFonts w:cs="Arial"/>
          <w:bCs/>
        </w:rPr>
      </w:pPr>
      <w:r w:rsidRPr="00451F33">
        <w:rPr>
          <w:rFonts w:cs="Arial"/>
          <w:bCs/>
        </w:rPr>
        <w:t>We use the following structure to present the monetised costs and benefits for each option:</w:t>
      </w:r>
    </w:p>
    <w:p w:rsidRPr="00451F33" w:rsidR="00554C21" w:rsidP="00554C21" w:rsidRDefault="00554C21" w14:paraId="3C89EC82" w14:textId="77777777">
      <w:pPr>
        <w:pStyle w:val="ListParagraph"/>
        <w:numPr>
          <w:ilvl w:val="0"/>
          <w:numId w:val="39"/>
        </w:numPr>
        <w:autoSpaceDE w:val="0"/>
        <w:autoSpaceDN w:val="0"/>
        <w:adjustRightInd w:val="0"/>
        <w:spacing w:line="257" w:lineRule="auto"/>
        <w:jc w:val="both"/>
        <w:rPr>
          <w:rFonts w:cs="Arial"/>
          <w:bCs/>
        </w:rPr>
      </w:pPr>
      <w:r w:rsidRPr="00451F33">
        <w:rPr>
          <w:rFonts w:cs="Arial"/>
          <w:bCs/>
        </w:rPr>
        <w:t>The costs and benefits associated with the household sector</w:t>
      </w:r>
    </w:p>
    <w:p w:rsidRPr="00451F33" w:rsidR="00554C21" w:rsidP="00554C21" w:rsidRDefault="00554C21" w14:paraId="124319AF" w14:textId="77777777">
      <w:pPr>
        <w:pStyle w:val="ListParagraph"/>
        <w:numPr>
          <w:ilvl w:val="0"/>
          <w:numId w:val="39"/>
        </w:numPr>
        <w:autoSpaceDE w:val="0"/>
        <w:autoSpaceDN w:val="0"/>
        <w:adjustRightInd w:val="0"/>
        <w:spacing w:line="257" w:lineRule="auto"/>
        <w:jc w:val="both"/>
        <w:rPr>
          <w:rFonts w:cs="Arial"/>
          <w:bCs/>
        </w:rPr>
      </w:pPr>
      <w:r w:rsidRPr="00451F33">
        <w:rPr>
          <w:rFonts w:cs="Arial"/>
          <w:bCs/>
        </w:rPr>
        <w:t>The costs and benefits associated with the NHM sector</w:t>
      </w:r>
    </w:p>
    <w:p w:rsidRPr="00451F33" w:rsidR="00554C21" w:rsidP="00554C21" w:rsidRDefault="00554C21" w14:paraId="333D1BFA" w14:textId="77777777">
      <w:pPr>
        <w:pStyle w:val="ListParagraph"/>
        <w:numPr>
          <w:ilvl w:val="0"/>
          <w:numId w:val="39"/>
        </w:numPr>
        <w:autoSpaceDE w:val="0"/>
        <w:autoSpaceDN w:val="0"/>
        <w:adjustRightInd w:val="0"/>
        <w:spacing w:line="257" w:lineRule="auto"/>
        <w:jc w:val="both"/>
        <w:rPr>
          <w:rFonts w:cs="Arial"/>
          <w:bCs/>
        </w:rPr>
      </w:pPr>
      <w:r w:rsidRPr="00451F33">
        <w:rPr>
          <w:rFonts w:cs="Arial"/>
          <w:bCs/>
        </w:rPr>
        <w:t>The costs and benefits related to municipal-wide impacts</w:t>
      </w:r>
    </w:p>
    <w:p w:rsidRPr="00451F33" w:rsidR="00554C21" w:rsidP="00554C21" w:rsidRDefault="00554C21" w14:paraId="4A6711A6" w14:textId="77777777">
      <w:pPr>
        <w:pStyle w:val="ListParagraph"/>
        <w:numPr>
          <w:ilvl w:val="0"/>
          <w:numId w:val="39"/>
        </w:numPr>
        <w:autoSpaceDE w:val="0"/>
        <w:autoSpaceDN w:val="0"/>
        <w:adjustRightInd w:val="0"/>
        <w:spacing w:line="257" w:lineRule="auto"/>
        <w:jc w:val="both"/>
        <w:rPr>
          <w:rFonts w:cs="Arial"/>
          <w:bCs/>
        </w:rPr>
      </w:pPr>
      <w:r w:rsidRPr="00451F33">
        <w:rPr>
          <w:rFonts w:cs="Arial"/>
          <w:bCs/>
        </w:rPr>
        <w:t>The summary of all the monetised costs and benefits</w:t>
      </w:r>
    </w:p>
    <w:p w:rsidRPr="00451F33" w:rsidR="00554C21" w:rsidP="00554C21" w:rsidRDefault="00554C21" w14:paraId="6F1CE03F" w14:textId="77777777">
      <w:pPr>
        <w:spacing w:line="257" w:lineRule="auto"/>
        <w:jc w:val="both"/>
        <w:rPr>
          <w:rFonts w:cs="Arial"/>
          <w:b/>
        </w:rPr>
      </w:pPr>
    </w:p>
    <w:p w:rsidRPr="00C46B5F" w:rsidR="00554C21" w:rsidP="00554C21" w:rsidRDefault="00554C21" w14:paraId="41D3D403" w14:textId="77777777">
      <w:pPr>
        <w:spacing w:line="257" w:lineRule="auto"/>
        <w:jc w:val="both"/>
        <w:rPr>
          <w:rFonts w:cs="Arial"/>
          <w:bCs/>
        </w:rPr>
      </w:pPr>
      <w:r w:rsidRPr="00451F33">
        <w:rPr>
          <w:rFonts w:cs="Arial"/>
          <w:bCs/>
        </w:rPr>
        <w:t xml:space="preserve">All the monetised costs and benefits are based on our central estimates. Our sensitivity analyses are presented separately in </w:t>
      </w:r>
      <w:r w:rsidRPr="008E7277">
        <w:rPr>
          <w:rFonts w:cs="Arial"/>
        </w:rPr>
        <w:t xml:space="preserve">Annex </w:t>
      </w:r>
      <w:r w:rsidRPr="008E7277">
        <w:rPr>
          <w:rFonts w:cs="Arial"/>
          <w:bCs/>
        </w:rPr>
        <w:t>B</w:t>
      </w:r>
      <w:r w:rsidRPr="008E7277">
        <w:rPr>
          <w:rFonts w:cs="Arial"/>
        </w:rPr>
        <w:t>.</w:t>
      </w:r>
      <w:r w:rsidRPr="00451F33">
        <w:rPr>
          <w:rFonts w:cs="Arial"/>
          <w:bCs/>
        </w:rPr>
        <w:t xml:space="preserve"> </w:t>
      </w:r>
    </w:p>
    <w:p w:rsidRPr="00451F33" w:rsidR="00554C21" w:rsidP="00554C21" w:rsidRDefault="00554C21" w14:paraId="76794C21" w14:textId="43B716BD">
      <w:pPr>
        <w:pStyle w:val="Heading3"/>
        <w:rPr>
          <w:b w:val="0"/>
        </w:rPr>
      </w:pPr>
      <w:bookmarkStart w:name="_Hlk93057276" w:id="103"/>
      <w:bookmarkStart w:name="_Hlk93077828" w:id="104"/>
      <w:bookmarkStart w:name="_Hlk93069092" w:id="105"/>
      <w:r w:rsidRPr="00451F33">
        <w:t>Option 1</w:t>
      </w:r>
      <w:r w:rsidRPr="00841983">
        <w:rPr>
          <w:bCs w:val="0"/>
        </w:rPr>
        <w:t>M</w:t>
      </w:r>
      <w:r w:rsidRPr="00451F33">
        <w:rPr>
          <w:b w:val="0"/>
        </w:rPr>
        <w:t>: Household option with free garden waste and NHM option with micro firms exempt</w:t>
      </w:r>
      <w:r w:rsidR="001B1705">
        <w:rPr>
          <w:b w:val="0"/>
        </w:rPr>
        <w:t>.</w:t>
      </w:r>
    </w:p>
    <w:p w:rsidRPr="00841983" w:rsidR="00554C21" w:rsidP="00554C21" w:rsidRDefault="00554C21" w14:paraId="266A9469" w14:textId="77777777">
      <w:pPr>
        <w:pStyle w:val="Heading4"/>
        <w:rPr>
          <w:rFonts w:eastAsia="Arial"/>
          <w:b w:val="0"/>
          <w:bCs w:val="0"/>
          <w:sz w:val="24"/>
          <w:szCs w:val="24"/>
        </w:rPr>
      </w:pPr>
      <w:bookmarkStart w:name="_Hlk93076143" w:id="106"/>
      <w:r w:rsidRPr="00841983">
        <w:rPr>
          <w:rFonts w:eastAsia="Arial"/>
          <w:sz w:val="24"/>
          <w:szCs w:val="24"/>
        </w:rPr>
        <w:t xml:space="preserve">Option 1M: Option 1hh (free garden waste) </w:t>
      </w:r>
    </w:p>
    <w:p w:rsidRPr="00451F33" w:rsidR="00554C21" w:rsidP="00554C21" w:rsidRDefault="00554C21" w14:paraId="76E17303" w14:textId="77777777">
      <w:pPr>
        <w:spacing w:line="257" w:lineRule="auto"/>
        <w:jc w:val="both"/>
        <w:rPr>
          <w:rFonts w:eastAsia="Arial" w:cs="Arial"/>
        </w:rPr>
      </w:pPr>
      <w:r w:rsidRPr="00451F33">
        <w:rPr>
          <w:rFonts w:eastAsia="Arial" w:cs="Arial"/>
        </w:rPr>
        <w:t>For the household sector, we have estimated the following costs and benefits:</w:t>
      </w:r>
    </w:p>
    <w:p w:rsidRPr="00451F33" w:rsidR="00554C21" w:rsidP="00554C21" w:rsidRDefault="00554C21" w14:paraId="42061F2B" w14:textId="0864C3B1">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Transition costs to </w:t>
      </w:r>
      <w:r w:rsidR="00D97548">
        <w:rPr>
          <w:rFonts w:eastAsia="Arial" w:cs="Arial"/>
        </w:rPr>
        <w:t>local auth</w:t>
      </w:r>
      <w:r w:rsidRPr="00451F33">
        <w:rPr>
          <w:rFonts w:eastAsia="Arial" w:cs="Arial"/>
        </w:rPr>
        <w:t>orities</w:t>
      </w:r>
    </w:p>
    <w:p w:rsidRPr="00451F33" w:rsidR="00554C21" w:rsidP="00554C21" w:rsidRDefault="00554C21" w14:paraId="7FE68FCE" w14:textId="3F830627">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Waste management costs to </w:t>
      </w:r>
      <w:r w:rsidR="00D97548">
        <w:rPr>
          <w:rFonts w:eastAsia="Arial" w:cs="Arial"/>
        </w:rPr>
        <w:t>local auth</w:t>
      </w:r>
      <w:r w:rsidRPr="00451F33">
        <w:rPr>
          <w:rFonts w:eastAsia="Arial" w:cs="Arial"/>
        </w:rPr>
        <w:t>orities (including DRS effect</w:t>
      </w:r>
      <w:r w:rsidR="00235A9D">
        <w:rPr>
          <w:rFonts w:eastAsia="Arial" w:cs="Arial"/>
        </w:rPr>
        <w:t xml:space="preserve">, </w:t>
      </w:r>
      <w:r w:rsidR="00472F6C">
        <w:rPr>
          <w:rFonts w:eastAsia="Arial" w:cs="Arial"/>
        </w:rPr>
        <w:t>written assessment</w:t>
      </w:r>
      <w:r w:rsidR="007E3B2F">
        <w:rPr>
          <w:rFonts w:eastAsia="Arial" w:cs="Arial"/>
        </w:rPr>
        <w:t xml:space="preserve"> costs</w:t>
      </w:r>
      <w:r w:rsidR="00E06201">
        <w:rPr>
          <w:rFonts w:eastAsia="Arial" w:cs="Arial"/>
        </w:rPr>
        <w:t xml:space="preserve"> and landfill tax savings</w:t>
      </w:r>
      <w:r w:rsidRPr="00451F33">
        <w:rPr>
          <w:rFonts w:eastAsia="Arial" w:cs="Arial"/>
        </w:rPr>
        <w:t>)</w:t>
      </w:r>
    </w:p>
    <w:p w:rsidRPr="00451F33" w:rsidR="00554C21" w:rsidP="00554C21" w:rsidRDefault="00554C21" w14:paraId="4B27D436" w14:textId="77777777">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Savings to households from free garden waste collection </w:t>
      </w:r>
    </w:p>
    <w:p w:rsidRPr="00451F33" w:rsidR="00554C21" w:rsidP="00554C21" w:rsidRDefault="00554C21" w14:paraId="5204F78E" w14:textId="77777777">
      <w:pPr>
        <w:spacing w:line="257" w:lineRule="auto"/>
        <w:jc w:val="both"/>
        <w:rPr>
          <w:rFonts w:eastAsia="Arial" w:cs="Arial"/>
        </w:rPr>
      </w:pPr>
    </w:p>
    <w:p w:rsidRPr="00451F33" w:rsidR="00554C21" w:rsidP="00554C21" w:rsidRDefault="2103847F" w14:paraId="2399D78F" w14:textId="15A374EF">
      <w:pPr>
        <w:spacing w:line="257" w:lineRule="auto"/>
        <w:jc w:val="both"/>
        <w:rPr>
          <w:rFonts w:cs="Arial"/>
        </w:rPr>
      </w:pPr>
      <w:r w:rsidRPr="00451F33">
        <w:rPr>
          <w:rFonts w:cs="Arial"/>
        </w:rPr>
        <w:t>For Option 1hh (i.e.</w:t>
      </w:r>
      <w:r>
        <w:rPr>
          <w:rFonts w:cs="Arial"/>
        </w:rPr>
        <w:t>,</w:t>
      </w:r>
      <w:r w:rsidRPr="00451F33">
        <w:rPr>
          <w:rFonts w:cs="Arial"/>
        </w:rPr>
        <w:t xml:space="preserve"> the household sector only), we have estimated the recycling rate to be 53</w:t>
      </w:r>
      <w:r w:rsidR="608A9711">
        <w:rPr>
          <w:rFonts w:cs="Arial"/>
        </w:rPr>
        <w:t>.2</w:t>
      </w:r>
      <w:r w:rsidRPr="00451F33">
        <w:rPr>
          <w:rFonts w:cs="Arial"/>
        </w:rPr>
        <w:t>% by 2035 (i.e.</w:t>
      </w:r>
      <w:r>
        <w:rPr>
          <w:rFonts w:cs="Arial"/>
        </w:rPr>
        <w:t>,</w:t>
      </w:r>
      <w:r w:rsidRPr="00451F33">
        <w:rPr>
          <w:rFonts w:cs="Arial"/>
        </w:rPr>
        <w:t xml:space="preserve"> from 45</w:t>
      </w:r>
      <w:r w:rsidR="608A9711">
        <w:rPr>
          <w:rFonts w:cs="Arial"/>
        </w:rPr>
        <w:t>.1</w:t>
      </w:r>
      <w:r w:rsidRPr="00451F33">
        <w:rPr>
          <w:rFonts w:cs="Arial"/>
        </w:rPr>
        <w:t>% in 2019)</w:t>
      </w:r>
      <w:r w:rsidRPr="00451F33" w:rsidR="00554C21">
        <w:rPr>
          <w:rStyle w:val="FootnoteReference"/>
          <w:rFonts w:cs="Arial"/>
        </w:rPr>
        <w:footnoteReference w:id="259"/>
      </w:r>
      <w:r w:rsidRPr="00451F33">
        <w:rPr>
          <w:rFonts w:cs="Arial"/>
        </w:rPr>
        <w:t>. This recycling rate underpins the costs estimates presented below.</w:t>
      </w:r>
    </w:p>
    <w:p w:rsidRPr="00451F33" w:rsidR="00554C21" w:rsidP="00554C21" w:rsidRDefault="00554C21" w14:paraId="5FEF3BAD" w14:textId="77777777">
      <w:pPr>
        <w:spacing w:line="257" w:lineRule="auto"/>
        <w:jc w:val="both"/>
        <w:rPr>
          <w:rFonts w:eastAsia="Arial" w:cs="Arial"/>
        </w:rPr>
      </w:pPr>
    </w:p>
    <w:p w:rsidRPr="00451F33" w:rsidR="00554C21" w:rsidP="7C995945" w:rsidRDefault="2103847F" w14:paraId="77D1348F" w14:textId="4BFD85EB">
      <w:pPr>
        <w:spacing w:line="257" w:lineRule="auto"/>
        <w:jc w:val="both"/>
        <w:rPr>
          <w:rFonts w:eastAsia="Arial" w:cs="Arial"/>
          <w:b/>
          <w:bCs/>
          <w:sz w:val="22"/>
          <w:szCs w:val="22"/>
        </w:rPr>
      </w:pPr>
      <w:r w:rsidRPr="7C995945">
        <w:rPr>
          <w:rFonts w:eastAsia="Arial" w:cs="Arial"/>
        </w:rPr>
        <w:t>Table 1</w:t>
      </w:r>
      <w:r w:rsidRPr="7C995945" w:rsidR="68BB4E23">
        <w:rPr>
          <w:rFonts w:eastAsia="Arial" w:cs="Arial"/>
        </w:rPr>
        <w:t>4</w:t>
      </w:r>
      <w:r w:rsidRPr="7C995945">
        <w:rPr>
          <w:rFonts w:eastAsia="Arial" w:cs="Arial"/>
        </w:rPr>
        <w:t xml:space="preserve"> shows the breakdown of transition costs for dry recycling, food waste and garden waste collection changes, avoided capital and vehicles costs associated with mixed garden waste collections and residual waste collections, as well as wider transition costs. Transition costs are only modelled until 20</w:t>
      </w:r>
      <w:r w:rsidR="00AA255B">
        <w:rPr>
          <w:rFonts w:eastAsia="Arial" w:cs="Arial"/>
        </w:rPr>
        <w:t>30/31</w:t>
      </w:r>
      <w:r w:rsidRPr="7C995945">
        <w:rPr>
          <w:rFonts w:eastAsia="Arial" w:cs="Arial"/>
        </w:rPr>
        <w:t xml:space="preserve">. This is because these are, by definition, temporary. It is expected that all </w:t>
      </w:r>
      <w:r w:rsidR="00D97548">
        <w:rPr>
          <w:rFonts w:eastAsia="Arial" w:cs="Arial"/>
        </w:rPr>
        <w:t>local auth</w:t>
      </w:r>
      <w:r w:rsidRPr="7C995945">
        <w:rPr>
          <w:rFonts w:eastAsia="Arial" w:cs="Arial"/>
        </w:rPr>
        <w:t xml:space="preserve">orities fully transition to the new requirements in this period. They consist of additional vehicles, </w:t>
      </w:r>
      <w:r w:rsidRPr="7C995945" w:rsidR="005D4138">
        <w:rPr>
          <w:rFonts w:eastAsia="Arial" w:cs="Arial"/>
        </w:rPr>
        <w:t>containers,</w:t>
      </w:r>
      <w:r w:rsidRPr="7C995945">
        <w:rPr>
          <w:rFonts w:eastAsia="Arial" w:cs="Arial"/>
        </w:rPr>
        <w:t xml:space="preserve"> and wider transition costs to enable </w:t>
      </w:r>
      <w:r w:rsidR="00D97548">
        <w:rPr>
          <w:rFonts w:eastAsia="Arial" w:cs="Arial"/>
        </w:rPr>
        <w:t>local auth</w:t>
      </w:r>
      <w:r w:rsidRPr="7C995945">
        <w:rPr>
          <w:rFonts w:eastAsia="Arial" w:cs="Arial"/>
        </w:rPr>
        <w:t xml:space="preserve">orities to change to a new collection system (or to a new waste contract) or to add new materials to exiting collection systems. </w:t>
      </w:r>
    </w:p>
    <w:p w:rsidRPr="00451F33" w:rsidR="00554C21" w:rsidP="00554C21" w:rsidRDefault="00554C21" w14:paraId="6DCEF4DD" w14:textId="77777777">
      <w:pPr>
        <w:spacing w:line="257" w:lineRule="auto"/>
        <w:jc w:val="both"/>
        <w:rPr>
          <w:rFonts w:eastAsia="Arial" w:cs="Arial"/>
        </w:rPr>
      </w:pPr>
    </w:p>
    <w:p w:rsidR="00554C21" w:rsidP="00554C21" w:rsidRDefault="2103847F" w14:paraId="3794BEBE" w14:textId="646A2926">
      <w:pPr>
        <w:spacing w:line="257" w:lineRule="auto"/>
        <w:jc w:val="both"/>
        <w:rPr>
          <w:rFonts w:eastAsia="Arial" w:cs="Arial"/>
        </w:rPr>
      </w:pPr>
      <w:r w:rsidRPr="7C995945">
        <w:rPr>
          <w:rFonts w:eastAsia="Arial" w:cs="Arial"/>
        </w:rPr>
        <w:t>The total net transition costs are estimated to be £1,09</w:t>
      </w:r>
      <w:r w:rsidR="00AA255B">
        <w:rPr>
          <w:rFonts w:eastAsia="Arial" w:cs="Arial"/>
        </w:rPr>
        <w:t>1</w:t>
      </w:r>
      <w:r w:rsidRPr="7C995945">
        <w:rPr>
          <w:rFonts w:eastAsia="Arial" w:cs="Arial"/>
        </w:rPr>
        <w:t>m (undiscounted), with the highest additional expenditure in 202</w:t>
      </w:r>
      <w:r w:rsidR="00AA255B">
        <w:rPr>
          <w:rFonts w:eastAsia="Arial" w:cs="Arial"/>
        </w:rPr>
        <w:t>6</w:t>
      </w:r>
      <w:r w:rsidRPr="7C995945">
        <w:rPr>
          <w:rFonts w:eastAsia="Arial" w:cs="Arial"/>
        </w:rPr>
        <w:t xml:space="preserve"> and in 202</w:t>
      </w:r>
      <w:r w:rsidR="00AA255B">
        <w:rPr>
          <w:rFonts w:eastAsia="Arial" w:cs="Arial"/>
        </w:rPr>
        <w:t>7</w:t>
      </w:r>
      <w:r w:rsidRPr="7C995945">
        <w:rPr>
          <w:rFonts w:eastAsia="Arial" w:cs="Arial"/>
        </w:rPr>
        <w:t xml:space="preserve">. This is when </w:t>
      </w:r>
      <w:r w:rsidRPr="7C995945" w:rsidR="5C90FBC5">
        <w:rPr>
          <w:rFonts w:eastAsia="Arial" w:cs="Arial"/>
        </w:rPr>
        <w:t xml:space="preserve">we expect </w:t>
      </w:r>
      <w:r w:rsidRPr="7C995945">
        <w:rPr>
          <w:rFonts w:eastAsia="Arial" w:cs="Arial"/>
        </w:rPr>
        <w:t xml:space="preserve">most </w:t>
      </w:r>
      <w:r w:rsidR="00D97548">
        <w:rPr>
          <w:rFonts w:eastAsia="Arial" w:cs="Arial"/>
        </w:rPr>
        <w:t>local auth</w:t>
      </w:r>
      <w:r w:rsidRPr="7C995945">
        <w:rPr>
          <w:rFonts w:eastAsia="Arial" w:cs="Arial"/>
        </w:rPr>
        <w:t xml:space="preserve">orities </w:t>
      </w:r>
      <w:r w:rsidR="009E1954">
        <w:rPr>
          <w:rFonts w:eastAsia="Arial" w:cs="Arial"/>
        </w:rPr>
        <w:t>to</w:t>
      </w:r>
      <w:r w:rsidRPr="7C995945">
        <w:rPr>
          <w:rFonts w:eastAsia="Arial" w:cs="Arial"/>
        </w:rPr>
        <w:t xml:space="preserve"> transition and implement separate food waste collections. Note the transition costs for separate food waste (presented in Table 1</w:t>
      </w:r>
      <w:r w:rsidRPr="7C995945" w:rsidR="33661A01">
        <w:rPr>
          <w:rFonts w:eastAsia="Arial" w:cs="Arial"/>
        </w:rPr>
        <w:t>4</w:t>
      </w:r>
      <w:r w:rsidRPr="7C995945">
        <w:rPr>
          <w:rFonts w:eastAsia="Arial" w:cs="Arial"/>
        </w:rPr>
        <w:t>) are relatively low in 202</w:t>
      </w:r>
      <w:r w:rsidR="00AA255B">
        <w:rPr>
          <w:rFonts w:eastAsia="Arial" w:cs="Arial"/>
        </w:rPr>
        <w:t>6</w:t>
      </w:r>
      <w:r w:rsidRPr="7C995945">
        <w:rPr>
          <w:rFonts w:eastAsia="Arial" w:cs="Arial"/>
        </w:rPr>
        <w:t xml:space="preserve"> (and other years). This is because some of the costs associated with separate food waste are included in dry recycling </w:t>
      </w:r>
      <w:r w:rsidRPr="11388DFC" w:rsidR="4D3A8CED">
        <w:rPr>
          <w:rFonts w:eastAsia="Arial" w:cs="Arial"/>
        </w:rPr>
        <w:t xml:space="preserve">due to </w:t>
      </w:r>
      <w:r w:rsidRPr="11388DFC" w:rsidR="4C711B64">
        <w:rPr>
          <w:rFonts w:eastAsia="Arial" w:cs="Arial"/>
        </w:rPr>
        <w:t>expected</w:t>
      </w:r>
      <w:r w:rsidRPr="7C995945" w:rsidR="4C711B64">
        <w:rPr>
          <w:rFonts w:eastAsia="Arial" w:cs="Arial"/>
        </w:rPr>
        <w:t xml:space="preserve"> movement of </w:t>
      </w:r>
      <w:r w:rsidR="00D97548">
        <w:rPr>
          <w:rFonts w:eastAsia="Arial" w:cs="Arial"/>
        </w:rPr>
        <w:t>local auth</w:t>
      </w:r>
      <w:r w:rsidRPr="7C995945" w:rsidR="4C711B64">
        <w:rPr>
          <w:rFonts w:eastAsia="Arial" w:cs="Arial"/>
        </w:rPr>
        <w:t>orities towards systems with further separation</w:t>
      </w:r>
      <w:r w:rsidR="00BE1D35">
        <w:rPr>
          <w:rStyle w:val="FootnoteReference"/>
          <w:rFonts w:eastAsia="Arial"/>
        </w:rPr>
        <w:footnoteReference w:id="260"/>
      </w:r>
      <w:r w:rsidRPr="7C995945">
        <w:rPr>
          <w:rFonts w:eastAsia="Arial" w:cs="Arial"/>
        </w:rPr>
        <w:t xml:space="preserve">. </w:t>
      </w:r>
      <w:r w:rsidR="009C123E">
        <w:rPr>
          <w:rFonts w:eastAsia="Arial" w:cs="Arial"/>
        </w:rPr>
        <w:t xml:space="preserve">As we assume local authorities </w:t>
      </w:r>
      <w:r w:rsidR="004E334C">
        <w:rPr>
          <w:rFonts w:eastAsia="Arial" w:cs="Arial"/>
        </w:rPr>
        <w:t>will</w:t>
      </w:r>
      <w:r w:rsidR="009C123E">
        <w:rPr>
          <w:rFonts w:eastAsia="Arial" w:cs="Arial"/>
        </w:rPr>
        <w:t xml:space="preserve"> move towards</w:t>
      </w:r>
      <w:r w:rsidRPr="7C995945" w:rsidDel="007C70C3" w:rsidR="03581AC8">
        <w:rPr>
          <w:rFonts w:eastAsia="Arial" w:cs="Arial"/>
        </w:rPr>
        <w:t xml:space="preserve"> </w:t>
      </w:r>
      <w:r w:rsidRPr="7C995945" w:rsidR="03581AC8">
        <w:rPr>
          <w:rFonts w:eastAsia="Arial" w:cs="Arial"/>
        </w:rPr>
        <w:t xml:space="preserve">further separation </w:t>
      </w:r>
      <w:r w:rsidR="007C70C3">
        <w:rPr>
          <w:rFonts w:eastAsia="Arial" w:cs="Arial"/>
        </w:rPr>
        <w:t xml:space="preserve">of </w:t>
      </w:r>
      <w:r w:rsidR="00BF539F">
        <w:rPr>
          <w:rFonts w:eastAsia="Arial" w:cs="Arial"/>
        </w:rPr>
        <w:t xml:space="preserve">collected </w:t>
      </w:r>
      <w:r w:rsidR="007C70C3">
        <w:rPr>
          <w:rFonts w:eastAsia="Arial" w:cs="Arial"/>
        </w:rPr>
        <w:t>recycling streams</w:t>
      </w:r>
      <w:r w:rsidR="004D444A">
        <w:rPr>
          <w:rFonts w:eastAsia="Arial" w:cs="Arial"/>
        </w:rPr>
        <w:t xml:space="preserve"> (as outlined in Section 6)</w:t>
      </w:r>
      <w:r w:rsidR="007C70C3">
        <w:rPr>
          <w:rFonts w:eastAsia="Arial" w:cs="Arial"/>
        </w:rPr>
        <w:t xml:space="preserve">, we </w:t>
      </w:r>
      <w:r w:rsidR="00AD1B50">
        <w:rPr>
          <w:rFonts w:eastAsia="Arial" w:cs="Arial"/>
        </w:rPr>
        <w:t xml:space="preserve">have </w:t>
      </w:r>
      <w:r w:rsidR="00BF0AA4">
        <w:rPr>
          <w:rFonts w:eastAsia="Arial" w:cs="Arial"/>
        </w:rPr>
        <w:t>used multi-stream vehicles in th</w:t>
      </w:r>
      <w:r w:rsidR="006D4090">
        <w:rPr>
          <w:rFonts w:eastAsia="Arial" w:cs="Arial"/>
        </w:rPr>
        <w:t>is</w:t>
      </w:r>
      <w:r w:rsidR="00BF0AA4">
        <w:rPr>
          <w:rFonts w:eastAsia="Arial" w:cs="Arial"/>
        </w:rPr>
        <w:t xml:space="preserve"> analysis</w:t>
      </w:r>
      <w:r w:rsidR="00157462">
        <w:rPr>
          <w:rFonts w:eastAsia="Arial" w:cs="Arial"/>
        </w:rPr>
        <w:t xml:space="preserve"> (collecting</w:t>
      </w:r>
      <w:r w:rsidRPr="7C995945">
        <w:rPr>
          <w:rFonts w:eastAsia="Arial" w:cs="Arial"/>
        </w:rPr>
        <w:t xml:space="preserve"> both dry recyclables and food waste</w:t>
      </w:r>
      <w:r w:rsidR="00157462">
        <w:rPr>
          <w:rFonts w:eastAsia="Arial" w:cs="Arial"/>
        </w:rPr>
        <w:t>). In some cases</w:t>
      </w:r>
      <w:r w:rsidR="003D494F">
        <w:rPr>
          <w:rFonts w:eastAsia="Arial" w:cs="Arial"/>
        </w:rPr>
        <w:t xml:space="preserve">, local authorities may use </w:t>
      </w:r>
      <w:r w:rsidR="00413AD2">
        <w:rPr>
          <w:rFonts w:eastAsia="Arial" w:cs="Arial"/>
        </w:rPr>
        <w:t xml:space="preserve">a </w:t>
      </w:r>
      <w:r w:rsidRPr="7C995945">
        <w:rPr>
          <w:rFonts w:eastAsia="Arial" w:cs="Arial"/>
        </w:rPr>
        <w:t>separate vehicle to collect food waste</w:t>
      </w:r>
      <w:r w:rsidR="00D04F54">
        <w:rPr>
          <w:rFonts w:eastAsia="Arial" w:cs="Arial"/>
        </w:rPr>
        <w:t xml:space="preserve"> when this suits their local circumstances</w:t>
      </w:r>
      <w:r w:rsidRPr="7C995945">
        <w:rPr>
          <w:rFonts w:eastAsia="Arial" w:cs="Arial"/>
        </w:rPr>
        <w:t>. Concerning the transition costs of separate food waste, they also include the provision of caddy liners for food waste containers. The</w:t>
      </w:r>
      <w:r w:rsidRPr="7C995945" w:rsidR="18618A6B">
        <w:rPr>
          <w:rFonts w:eastAsia="Arial" w:cs="Arial"/>
        </w:rPr>
        <w:t xml:space="preserve"> cost</w:t>
      </w:r>
      <w:r w:rsidR="00273D1F">
        <w:rPr>
          <w:rFonts w:eastAsia="Arial" w:cs="Arial"/>
        </w:rPr>
        <w:t>s</w:t>
      </w:r>
      <w:r w:rsidRPr="7C995945" w:rsidR="18618A6B">
        <w:rPr>
          <w:rFonts w:eastAsia="Arial" w:cs="Arial"/>
        </w:rPr>
        <w:t xml:space="preserve"> of caddy liners</w:t>
      </w:r>
      <w:r w:rsidRPr="7C995945">
        <w:rPr>
          <w:rFonts w:eastAsia="Arial" w:cs="Arial"/>
        </w:rPr>
        <w:t xml:space="preserve"> </w:t>
      </w:r>
      <w:r w:rsidRPr="00BA7812" w:rsidR="00A02D57">
        <w:rPr>
          <w:rFonts w:eastAsia="Arial" w:cs="Arial"/>
        </w:rPr>
        <w:t>provision</w:t>
      </w:r>
      <w:r w:rsidRPr="7C995945">
        <w:rPr>
          <w:rFonts w:eastAsia="Arial" w:cs="Arial"/>
        </w:rPr>
        <w:t xml:space="preserve"> are categorised as transition costs for the period up to 20</w:t>
      </w:r>
      <w:r w:rsidR="00AA255B">
        <w:rPr>
          <w:rFonts w:eastAsia="Arial" w:cs="Arial"/>
        </w:rPr>
        <w:t>30</w:t>
      </w:r>
      <w:r w:rsidRPr="7C995945">
        <w:rPr>
          <w:rFonts w:eastAsia="Arial" w:cs="Arial"/>
        </w:rPr>
        <w:t xml:space="preserve">. After that they are treated as an ongoing operating cost to </w:t>
      </w:r>
      <w:r w:rsidR="00D97548">
        <w:rPr>
          <w:rFonts w:eastAsia="Arial" w:cs="Arial"/>
        </w:rPr>
        <w:t>local auth</w:t>
      </w:r>
      <w:r w:rsidRPr="7C995945">
        <w:rPr>
          <w:rFonts w:eastAsia="Arial" w:cs="Arial"/>
        </w:rPr>
        <w:t>orities</w:t>
      </w:r>
      <w:r w:rsidR="00C861F6">
        <w:rPr>
          <w:rStyle w:val="FootnoteReference"/>
          <w:rFonts w:eastAsia="Arial"/>
        </w:rPr>
        <w:footnoteReference w:id="261"/>
      </w:r>
      <w:r w:rsidRPr="7C995945">
        <w:rPr>
          <w:rFonts w:eastAsia="Arial" w:cs="Arial"/>
        </w:rPr>
        <w:t xml:space="preserve">. </w:t>
      </w:r>
      <w:r w:rsidR="00F5159C">
        <w:rPr>
          <w:rFonts w:eastAsia="Arial" w:cs="Arial"/>
        </w:rPr>
        <w:t xml:space="preserve"> </w:t>
      </w:r>
    </w:p>
    <w:p w:rsidR="00841983" w:rsidP="00554C21" w:rsidRDefault="00841983" w14:paraId="6F0E5662" w14:textId="1414DF1F">
      <w:pPr>
        <w:spacing w:line="257" w:lineRule="auto"/>
        <w:jc w:val="both"/>
        <w:rPr>
          <w:rFonts w:eastAsia="Arial" w:cs="Arial"/>
        </w:rPr>
      </w:pPr>
    </w:p>
    <w:p w:rsidR="00661311" w:rsidP="00554C21" w:rsidRDefault="0D767680" w14:paraId="1CE870B4" w14:textId="1B6F0ECC">
      <w:pPr>
        <w:spacing w:line="257" w:lineRule="auto"/>
        <w:jc w:val="both"/>
        <w:rPr>
          <w:rFonts w:eastAsia="Arial" w:cs="Arial"/>
        </w:rPr>
      </w:pPr>
      <w:r>
        <w:rPr>
          <w:rFonts w:eastAsia="Arial" w:cs="Arial"/>
        </w:rPr>
        <w:t xml:space="preserve">Table 14 suggests </w:t>
      </w:r>
      <w:r w:rsidR="7C3F6966">
        <w:rPr>
          <w:rFonts w:eastAsia="Arial" w:cs="Arial"/>
        </w:rPr>
        <w:t xml:space="preserve">some </w:t>
      </w:r>
      <w:r w:rsidR="00D97548">
        <w:rPr>
          <w:rFonts w:eastAsia="Arial" w:cs="Arial"/>
        </w:rPr>
        <w:t>local auth</w:t>
      </w:r>
      <w:r w:rsidR="7C3F6966">
        <w:rPr>
          <w:rFonts w:eastAsia="Arial" w:cs="Arial"/>
        </w:rPr>
        <w:t>orities are changing in 202</w:t>
      </w:r>
      <w:r w:rsidR="00AA255B">
        <w:rPr>
          <w:rFonts w:eastAsia="Arial" w:cs="Arial"/>
        </w:rPr>
        <w:t>5</w:t>
      </w:r>
      <w:r w:rsidR="7C3F6966">
        <w:rPr>
          <w:rFonts w:eastAsia="Arial" w:cs="Arial"/>
        </w:rPr>
        <w:t xml:space="preserve">. </w:t>
      </w:r>
      <w:r w:rsidR="2B4C404A">
        <w:rPr>
          <w:rFonts w:eastAsia="Arial" w:cs="Arial"/>
        </w:rPr>
        <w:t xml:space="preserve">This would be the </w:t>
      </w:r>
      <w:r w:rsidR="1376DBC9">
        <w:rPr>
          <w:rFonts w:eastAsia="Arial" w:cs="Arial"/>
        </w:rPr>
        <w:t>latter</w:t>
      </w:r>
      <w:r w:rsidR="2B4C404A">
        <w:rPr>
          <w:rFonts w:eastAsia="Arial" w:cs="Arial"/>
        </w:rPr>
        <w:t xml:space="preserve"> part of the year given that most </w:t>
      </w:r>
      <w:r w:rsidR="00D97548">
        <w:rPr>
          <w:rFonts w:eastAsia="Arial" w:cs="Arial"/>
        </w:rPr>
        <w:t>local auth</w:t>
      </w:r>
      <w:r w:rsidR="2B4C404A">
        <w:rPr>
          <w:rFonts w:eastAsia="Arial" w:cs="Arial"/>
        </w:rPr>
        <w:t>orities make decisions based on financial years</w:t>
      </w:r>
      <w:r w:rsidR="0068622E">
        <w:rPr>
          <w:rStyle w:val="FootnoteReference"/>
          <w:rFonts w:eastAsia="Arial"/>
        </w:rPr>
        <w:footnoteReference w:id="262"/>
      </w:r>
      <w:r w:rsidR="2B4C404A">
        <w:rPr>
          <w:rFonts w:eastAsia="Arial" w:cs="Arial"/>
        </w:rPr>
        <w:t xml:space="preserve">. </w:t>
      </w:r>
      <w:r w:rsidR="7C3F6966">
        <w:rPr>
          <w:rFonts w:eastAsia="Arial" w:cs="Arial"/>
        </w:rPr>
        <w:t xml:space="preserve">These are </w:t>
      </w:r>
      <w:r w:rsidR="00D97548">
        <w:rPr>
          <w:rFonts w:eastAsia="Arial" w:cs="Arial"/>
        </w:rPr>
        <w:t>local auth</w:t>
      </w:r>
      <w:r w:rsidR="7C3F6966">
        <w:rPr>
          <w:rFonts w:eastAsia="Arial" w:cs="Arial"/>
        </w:rPr>
        <w:t xml:space="preserve">orities that </w:t>
      </w:r>
      <w:r w:rsidR="40096D4C">
        <w:rPr>
          <w:rFonts w:eastAsia="Arial" w:cs="Arial"/>
        </w:rPr>
        <w:t>have moved towards systems with further separation</w:t>
      </w:r>
      <w:r w:rsidR="7C3F6966">
        <w:rPr>
          <w:rFonts w:eastAsia="Arial" w:cs="Arial"/>
        </w:rPr>
        <w:t xml:space="preserve"> of dry </w:t>
      </w:r>
      <w:r w:rsidR="1376DBC9">
        <w:rPr>
          <w:rFonts w:eastAsia="Arial" w:cs="Arial"/>
        </w:rPr>
        <w:t>materials</w:t>
      </w:r>
      <w:r w:rsidR="7C3F6966">
        <w:rPr>
          <w:rFonts w:eastAsia="Arial" w:cs="Arial"/>
        </w:rPr>
        <w:t xml:space="preserve"> but with alternative collection frequencies and/or separate food waste collection (collected on a separate vehicle) in the baseline. </w:t>
      </w:r>
      <w:r w:rsidR="4A3C69DC">
        <w:rPr>
          <w:rFonts w:eastAsia="Arial" w:cs="Arial"/>
        </w:rPr>
        <w:t xml:space="preserve">These </w:t>
      </w:r>
      <w:r w:rsidR="00D97548">
        <w:rPr>
          <w:rFonts w:eastAsia="Arial" w:cs="Arial"/>
        </w:rPr>
        <w:t>local auth</w:t>
      </w:r>
      <w:r w:rsidR="4A3C69DC">
        <w:rPr>
          <w:rFonts w:eastAsia="Arial" w:cs="Arial"/>
        </w:rPr>
        <w:t xml:space="preserve">orities </w:t>
      </w:r>
      <w:r w:rsidR="15D59650">
        <w:rPr>
          <w:rFonts w:eastAsia="Arial" w:cs="Arial"/>
        </w:rPr>
        <w:t xml:space="preserve">may be </w:t>
      </w:r>
      <w:r w:rsidR="4A3C69DC">
        <w:rPr>
          <w:rFonts w:eastAsia="Arial" w:cs="Arial"/>
        </w:rPr>
        <w:t xml:space="preserve">the first ones to start </w:t>
      </w:r>
      <w:r w:rsidR="7C3F6966">
        <w:rPr>
          <w:rFonts w:eastAsia="Arial" w:cs="Arial"/>
        </w:rPr>
        <w:t>chang</w:t>
      </w:r>
      <w:r w:rsidR="4A3C69DC">
        <w:rPr>
          <w:rFonts w:eastAsia="Arial" w:cs="Arial"/>
        </w:rPr>
        <w:t>ing</w:t>
      </w:r>
      <w:r w:rsidR="7C3F6966">
        <w:rPr>
          <w:rFonts w:eastAsia="Arial" w:cs="Arial"/>
        </w:rPr>
        <w:t xml:space="preserve"> their services to </w:t>
      </w:r>
      <w:r w:rsidR="4A3C69DC">
        <w:rPr>
          <w:rFonts w:eastAsia="Arial" w:cs="Arial"/>
        </w:rPr>
        <w:t>align with the requirements (i.e., weekly separate food waste collections) under this option</w:t>
      </w:r>
      <w:r w:rsidR="0068622E">
        <w:rPr>
          <w:rStyle w:val="FootnoteReference"/>
          <w:rFonts w:eastAsia="Arial"/>
        </w:rPr>
        <w:footnoteReference w:id="263"/>
      </w:r>
      <w:r w:rsidR="4A3C69DC">
        <w:rPr>
          <w:rFonts w:eastAsia="Arial" w:cs="Arial"/>
        </w:rPr>
        <w:t>.</w:t>
      </w:r>
      <w:r w:rsidR="7C3F6966">
        <w:rPr>
          <w:rFonts w:eastAsia="Arial" w:cs="Arial"/>
        </w:rPr>
        <w:t xml:space="preserve"> In doing so, they start to </w:t>
      </w:r>
      <w:r w:rsidR="1376DBC9">
        <w:rPr>
          <w:rFonts w:eastAsia="Arial" w:cs="Arial"/>
        </w:rPr>
        <w:t>co-</w:t>
      </w:r>
      <w:r w:rsidR="7C3F6966">
        <w:rPr>
          <w:rFonts w:eastAsia="Arial" w:cs="Arial"/>
        </w:rPr>
        <w:t xml:space="preserve">collect separate food waste on a stillage with the dry recycling </w:t>
      </w:r>
      <w:r w:rsidR="1376DBC9">
        <w:rPr>
          <w:rFonts w:eastAsia="Arial" w:cs="Arial"/>
        </w:rPr>
        <w:t>vehicle</w:t>
      </w:r>
      <w:r w:rsidR="48AABEB5">
        <w:rPr>
          <w:rFonts w:eastAsia="Arial" w:cs="Arial"/>
        </w:rPr>
        <w:t>. T</w:t>
      </w:r>
      <w:r w:rsidR="4A3C69DC">
        <w:rPr>
          <w:rFonts w:eastAsia="Arial" w:cs="Arial"/>
        </w:rPr>
        <w:t xml:space="preserve">his affects how the costs </w:t>
      </w:r>
      <w:r w:rsidR="48AABEB5">
        <w:rPr>
          <w:rFonts w:eastAsia="Arial" w:cs="Arial"/>
        </w:rPr>
        <w:t>are</w:t>
      </w:r>
      <w:r w:rsidR="4A3C69DC">
        <w:rPr>
          <w:rFonts w:eastAsia="Arial" w:cs="Arial"/>
        </w:rPr>
        <w:t xml:space="preserve"> allocated between ‘dry recycling collection’ and ‘separate food waste’</w:t>
      </w:r>
      <w:r w:rsidR="48AABEB5">
        <w:rPr>
          <w:rFonts w:eastAsia="Arial" w:cs="Arial"/>
        </w:rPr>
        <w:t>, as explained above</w:t>
      </w:r>
      <w:r w:rsidR="2B4C404A">
        <w:rPr>
          <w:rFonts w:eastAsia="Arial" w:cs="Arial"/>
        </w:rPr>
        <w:t xml:space="preserve">. </w:t>
      </w:r>
    </w:p>
    <w:p w:rsidR="00124D5D" w:rsidP="00554C21" w:rsidRDefault="00124D5D" w14:paraId="64512450" w14:textId="77777777">
      <w:pPr>
        <w:spacing w:line="257" w:lineRule="auto"/>
        <w:jc w:val="both"/>
        <w:rPr>
          <w:rFonts w:eastAsia="Arial" w:cs="Arial"/>
        </w:rPr>
      </w:pPr>
    </w:p>
    <w:p w:rsidRPr="00841983" w:rsidR="00554C21" w:rsidP="00554C21" w:rsidRDefault="00554C21" w14:paraId="4FBCBB5B" w14:textId="782DF287">
      <w:pPr>
        <w:spacing w:line="257" w:lineRule="auto"/>
        <w:rPr>
          <w:rFonts w:eastAsia="Arial" w:cs="Arial"/>
          <w:b/>
        </w:rPr>
      </w:pPr>
      <w:r w:rsidRPr="00841983">
        <w:rPr>
          <w:rFonts w:eastAsia="Arial" w:cs="Arial"/>
          <w:b/>
        </w:rPr>
        <w:t>Table 1</w:t>
      </w:r>
      <w:r w:rsidR="00841983">
        <w:rPr>
          <w:rFonts w:eastAsia="Arial" w:cs="Arial"/>
          <w:b/>
        </w:rPr>
        <w:t>4</w:t>
      </w:r>
      <w:r w:rsidRPr="00841983">
        <w:rPr>
          <w:rFonts w:eastAsia="Arial" w:cs="Arial"/>
          <w:b/>
        </w:rPr>
        <w:t>: Modelled net transition costs (+) and savings (-) of household Option 1hh, £ millions, undiscounted</w:t>
      </w:r>
    </w:p>
    <w:tbl>
      <w:tblPr>
        <w:tblStyle w:val="TableGrid"/>
        <w:tblW w:w="9209" w:type="dxa"/>
        <w:jc w:val="center"/>
        <w:tblLayout w:type="fixed"/>
        <w:tblLook w:val="04A0" w:firstRow="1" w:lastRow="0" w:firstColumn="1" w:lastColumn="0" w:noHBand="0" w:noVBand="1"/>
      </w:tblPr>
      <w:tblGrid>
        <w:gridCol w:w="776"/>
        <w:gridCol w:w="1255"/>
        <w:gridCol w:w="1276"/>
        <w:gridCol w:w="1288"/>
        <w:gridCol w:w="1212"/>
        <w:gridCol w:w="1134"/>
        <w:gridCol w:w="1134"/>
        <w:gridCol w:w="1134"/>
      </w:tblGrid>
      <w:tr w:rsidRPr="00841983" w:rsidR="00AA255B" w:rsidTr="00ED5915" w14:paraId="0F271CB5" w14:textId="77777777">
        <w:trPr>
          <w:trHeight w:val="855"/>
          <w:jc w:val="center"/>
        </w:trPr>
        <w:tc>
          <w:tcPr>
            <w:tcW w:w="776" w:type="dxa"/>
            <w:noWrap/>
            <w:vAlign w:val="center"/>
            <w:hideMark/>
          </w:tcPr>
          <w:p w:rsidRPr="00841983" w:rsidR="00AA255B" w:rsidP="001862D1" w:rsidRDefault="00AA255B" w14:paraId="166C6FCC" w14:textId="77777777">
            <w:pPr>
              <w:jc w:val="center"/>
              <w:rPr>
                <w:rFonts w:cs="Arial"/>
                <w:sz w:val="22"/>
                <w:szCs w:val="22"/>
              </w:rPr>
            </w:pPr>
            <w:bookmarkStart w:name="_Hlk93056990" w:id="107"/>
          </w:p>
        </w:tc>
        <w:tc>
          <w:tcPr>
            <w:tcW w:w="1255" w:type="dxa"/>
            <w:vAlign w:val="center"/>
            <w:hideMark/>
          </w:tcPr>
          <w:p w:rsidRPr="00841983" w:rsidR="00AA255B" w:rsidP="001862D1" w:rsidRDefault="00AA255B" w14:paraId="618594C6" w14:textId="77777777">
            <w:pPr>
              <w:jc w:val="center"/>
              <w:rPr>
                <w:rFonts w:cs="Arial"/>
                <w:color w:val="000000"/>
                <w:sz w:val="22"/>
                <w:szCs w:val="22"/>
              </w:rPr>
            </w:pPr>
            <w:r w:rsidRPr="00841983">
              <w:rPr>
                <w:rFonts w:cs="Arial"/>
                <w:color w:val="000000"/>
                <w:sz w:val="22"/>
                <w:szCs w:val="22"/>
              </w:rPr>
              <w:t>Dry recycling collection</w:t>
            </w:r>
          </w:p>
        </w:tc>
        <w:tc>
          <w:tcPr>
            <w:tcW w:w="1276" w:type="dxa"/>
            <w:vAlign w:val="center"/>
            <w:hideMark/>
          </w:tcPr>
          <w:p w:rsidRPr="00841983" w:rsidR="00AA255B" w:rsidP="001862D1" w:rsidRDefault="00AA255B" w14:paraId="5CA951A2" w14:textId="77777777">
            <w:pPr>
              <w:jc w:val="center"/>
              <w:rPr>
                <w:rFonts w:cs="Arial"/>
                <w:color w:val="000000"/>
                <w:sz w:val="22"/>
                <w:szCs w:val="22"/>
              </w:rPr>
            </w:pPr>
            <w:r w:rsidRPr="00841983">
              <w:rPr>
                <w:rFonts w:cs="Arial"/>
                <w:color w:val="000000"/>
                <w:sz w:val="22"/>
                <w:szCs w:val="22"/>
              </w:rPr>
              <w:t>Separate food waste</w:t>
            </w:r>
          </w:p>
        </w:tc>
        <w:tc>
          <w:tcPr>
            <w:tcW w:w="1288" w:type="dxa"/>
            <w:vAlign w:val="center"/>
            <w:hideMark/>
          </w:tcPr>
          <w:p w:rsidRPr="00841983" w:rsidR="00AA255B" w:rsidP="001862D1" w:rsidRDefault="00AA255B" w14:paraId="66ADAEA8" w14:textId="77777777">
            <w:pPr>
              <w:jc w:val="center"/>
              <w:rPr>
                <w:rFonts w:cs="Arial"/>
                <w:color w:val="000000"/>
                <w:sz w:val="22"/>
                <w:szCs w:val="22"/>
              </w:rPr>
            </w:pPr>
            <w:r w:rsidRPr="00841983">
              <w:rPr>
                <w:rFonts w:cs="Arial"/>
                <w:color w:val="000000"/>
                <w:sz w:val="22"/>
                <w:szCs w:val="22"/>
              </w:rPr>
              <w:t>Mixed food and garden waste</w:t>
            </w:r>
          </w:p>
        </w:tc>
        <w:tc>
          <w:tcPr>
            <w:tcW w:w="1212" w:type="dxa"/>
            <w:vAlign w:val="center"/>
            <w:hideMark/>
          </w:tcPr>
          <w:p w:rsidRPr="00841983" w:rsidR="00AA255B" w:rsidP="001862D1" w:rsidRDefault="00AA255B" w14:paraId="30125812" w14:textId="77777777">
            <w:pPr>
              <w:jc w:val="center"/>
              <w:rPr>
                <w:rFonts w:cs="Arial"/>
                <w:color w:val="000000"/>
                <w:sz w:val="22"/>
                <w:szCs w:val="22"/>
              </w:rPr>
            </w:pPr>
            <w:r w:rsidRPr="00841983">
              <w:rPr>
                <w:rFonts w:cs="Arial"/>
                <w:color w:val="000000"/>
                <w:sz w:val="22"/>
                <w:szCs w:val="22"/>
              </w:rPr>
              <w:t>Garden only collection</w:t>
            </w:r>
          </w:p>
        </w:tc>
        <w:tc>
          <w:tcPr>
            <w:tcW w:w="1134" w:type="dxa"/>
            <w:vAlign w:val="center"/>
            <w:hideMark/>
          </w:tcPr>
          <w:p w:rsidRPr="00841983" w:rsidR="00AA255B" w:rsidP="001862D1" w:rsidRDefault="00AA255B" w14:paraId="4AC979BD" w14:textId="77777777">
            <w:pPr>
              <w:jc w:val="center"/>
              <w:rPr>
                <w:rFonts w:cs="Arial"/>
                <w:color w:val="000000"/>
                <w:sz w:val="22"/>
                <w:szCs w:val="22"/>
              </w:rPr>
            </w:pPr>
            <w:r w:rsidRPr="00841983">
              <w:rPr>
                <w:rFonts w:cs="Arial"/>
                <w:color w:val="000000"/>
                <w:sz w:val="22"/>
                <w:szCs w:val="22"/>
              </w:rPr>
              <w:t>Residual waste collection</w:t>
            </w:r>
          </w:p>
        </w:tc>
        <w:tc>
          <w:tcPr>
            <w:tcW w:w="1134" w:type="dxa"/>
            <w:vAlign w:val="center"/>
            <w:hideMark/>
          </w:tcPr>
          <w:p w:rsidRPr="00841983" w:rsidR="00AA255B" w:rsidP="001862D1" w:rsidRDefault="00AA255B" w14:paraId="2E502147" w14:textId="77777777">
            <w:pPr>
              <w:jc w:val="center"/>
              <w:rPr>
                <w:rFonts w:cs="Arial"/>
                <w:color w:val="000000"/>
                <w:sz w:val="22"/>
                <w:szCs w:val="22"/>
              </w:rPr>
            </w:pPr>
            <w:r w:rsidRPr="00841983">
              <w:rPr>
                <w:rFonts w:cs="Arial"/>
                <w:color w:val="000000"/>
                <w:sz w:val="22"/>
                <w:szCs w:val="22"/>
              </w:rPr>
              <w:t>Wider transition costs</w:t>
            </w:r>
          </w:p>
        </w:tc>
        <w:tc>
          <w:tcPr>
            <w:tcW w:w="1134" w:type="dxa"/>
            <w:vAlign w:val="center"/>
            <w:hideMark/>
          </w:tcPr>
          <w:p w:rsidRPr="00841983" w:rsidR="00AA255B" w:rsidP="001862D1" w:rsidRDefault="00AA255B" w14:paraId="53195D8F" w14:textId="77777777">
            <w:pPr>
              <w:jc w:val="center"/>
              <w:rPr>
                <w:rFonts w:cs="Arial"/>
                <w:sz w:val="22"/>
                <w:szCs w:val="22"/>
              </w:rPr>
            </w:pPr>
            <w:r w:rsidRPr="00841983">
              <w:rPr>
                <w:rFonts w:cs="Arial"/>
                <w:sz w:val="22"/>
                <w:szCs w:val="22"/>
              </w:rPr>
              <w:t>Total transition costs</w:t>
            </w:r>
          </w:p>
        </w:tc>
      </w:tr>
      <w:tr w:rsidRPr="00841983" w:rsidR="00AA255B" w:rsidTr="00ED5915" w14:paraId="524F79F2" w14:textId="77777777">
        <w:trPr>
          <w:trHeight w:val="285"/>
          <w:jc w:val="center"/>
        </w:trPr>
        <w:tc>
          <w:tcPr>
            <w:tcW w:w="776" w:type="dxa"/>
            <w:noWrap/>
            <w:vAlign w:val="center"/>
            <w:hideMark/>
          </w:tcPr>
          <w:p w:rsidRPr="00841983" w:rsidR="00AA255B" w:rsidP="00AA255B" w:rsidRDefault="00AA255B" w14:paraId="6A84F27D" w14:textId="07A4EEF6">
            <w:pPr>
              <w:jc w:val="center"/>
              <w:rPr>
                <w:rFonts w:cs="Arial"/>
                <w:sz w:val="22"/>
                <w:szCs w:val="22"/>
              </w:rPr>
            </w:pPr>
            <w:r w:rsidRPr="00841983">
              <w:rPr>
                <w:rFonts w:cs="Arial"/>
                <w:sz w:val="22"/>
                <w:szCs w:val="22"/>
              </w:rPr>
              <w:t>202</w:t>
            </w:r>
            <w:r>
              <w:rPr>
                <w:rFonts w:cs="Arial"/>
                <w:sz w:val="22"/>
                <w:szCs w:val="22"/>
              </w:rPr>
              <w:t>4</w:t>
            </w:r>
          </w:p>
        </w:tc>
        <w:tc>
          <w:tcPr>
            <w:tcW w:w="1255" w:type="dxa"/>
            <w:noWrap/>
            <w:vAlign w:val="center"/>
            <w:hideMark/>
          </w:tcPr>
          <w:p w:rsidRPr="00841983" w:rsidR="00AA255B" w:rsidP="00AA255B" w:rsidRDefault="00AA255B" w14:paraId="01F22FCA" w14:textId="5D6FF768">
            <w:pPr>
              <w:jc w:val="center"/>
              <w:rPr>
                <w:rFonts w:cs="Arial"/>
                <w:sz w:val="22"/>
                <w:szCs w:val="22"/>
              </w:rPr>
            </w:pPr>
            <w:r>
              <w:rPr>
                <w:rFonts w:cs="Arial"/>
                <w:sz w:val="22"/>
                <w:szCs w:val="22"/>
              </w:rPr>
              <w:t>£0</w:t>
            </w:r>
          </w:p>
        </w:tc>
        <w:tc>
          <w:tcPr>
            <w:tcW w:w="1276" w:type="dxa"/>
            <w:noWrap/>
            <w:vAlign w:val="center"/>
            <w:hideMark/>
          </w:tcPr>
          <w:p w:rsidRPr="00841983" w:rsidR="00AA255B" w:rsidP="00AA255B" w:rsidRDefault="00AA255B" w14:paraId="43200D48" w14:textId="2B7338C9">
            <w:pPr>
              <w:jc w:val="center"/>
              <w:rPr>
                <w:rFonts w:cs="Arial"/>
                <w:sz w:val="22"/>
                <w:szCs w:val="22"/>
              </w:rPr>
            </w:pPr>
            <w:r>
              <w:rPr>
                <w:rFonts w:cs="Arial"/>
                <w:sz w:val="22"/>
                <w:szCs w:val="22"/>
              </w:rPr>
              <w:t>£0</w:t>
            </w:r>
          </w:p>
        </w:tc>
        <w:tc>
          <w:tcPr>
            <w:tcW w:w="1288" w:type="dxa"/>
            <w:noWrap/>
            <w:vAlign w:val="center"/>
            <w:hideMark/>
          </w:tcPr>
          <w:p w:rsidRPr="00841983" w:rsidR="00AA255B" w:rsidP="00AA255B" w:rsidRDefault="00AA255B" w14:paraId="3FAA6624" w14:textId="7E562EFD">
            <w:pPr>
              <w:jc w:val="center"/>
              <w:rPr>
                <w:rFonts w:cs="Arial"/>
                <w:sz w:val="22"/>
                <w:szCs w:val="22"/>
              </w:rPr>
            </w:pPr>
            <w:r>
              <w:rPr>
                <w:rFonts w:cs="Arial"/>
                <w:sz w:val="22"/>
                <w:szCs w:val="22"/>
              </w:rPr>
              <w:t>£0</w:t>
            </w:r>
          </w:p>
        </w:tc>
        <w:tc>
          <w:tcPr>
            <w:tcW w:w="1212" w:type="dxa"/>
            <w:noWrap/>
            <w:vAlign w:val="center"/>
            <w:hideMark/>
          </w:tcPr>
          <w:p w:rsidRPr="00841983" w:rsidR="00AA255B" w:rsidP="00AA255B" w:rsidRDefault="00AA255B" w14:paraId="071D3B8A" w14:textId="4B55940C">
            <w:pPr>
              <w:jc w:val="center"/>
              <w:rPr>
                <w:rFonts w:cs="Arial"/>
                <w:sz w:val="22"/>
                <w:szCs w:val="22"/>
              </w:rPr>
            </w:pPr>
            <w:r>
              <w:rPr>
                <w:rFonts w:cs="Arial"/>
                <w:sz w:val="22"/>
                <w:szCs w:val="22"/>
              </w:rPr>
              <w:t>£0</w:t>
            </w:r>
          </w:p>
        </w:tc>
        <w:tc>
          <w:tcPr>
            <w:tcW w:w="1134" w:type="dxa"/>
            <w:noWrap/>
            <w:vAlign w:val="center"/>
            <w:hideMark/>
          </w:tcPr>
          <w:p w:rsidRPr="00841983" w:rsidR="00AA255B" w:rsidP="00AA255B" w:rsidRDefault="00AA255B" w14:paraId="0781C30D" w14:textId="2D1D7F2E">
            <w:pPr>
              <w:jc w:val="center"/>
              <w:rPr>
                <w:rFonts w:cs="Arial"/>
                <w:sz w:val="22"/>
                <w:szCs w:val="22"/>
              </w:rPr>
            </w:pPr>
            <w:r>
              <w:rPr>
                <w:rFonts w:cs="Arial"/>
                <w:sz w:val="22"/>
                <w:szCs w:val="22"/>
              </w:rPr>
              <w:t>£0</w:t>
            </w:r>
          </w:p>
        </w:tc>
        <w:tc>
          <w:tcPr>
            <w:tcW w:w="1134" w:type="dxa"/>
            <w:noWrap/>
            <w:vAlign w:val="center"/>
            <w:hideMark/>
          </w:tcPr>
          <w:p w:rsidRPr="00841983" w:rsidR="00AA255B" w:rsidP="00AA255B" w:rsidRDefault="00AA255B" w14:paraId="182479C1" w14:textId="5FA4D3FD">
            <w:pPr>
              <w:jc w:val="center"/>
              <w:rPr>
                <w:rFonts w:cs="Arial"/>
                <w:sz w:val="22"/>
                <w:szCs w:val="22"/>
              </w:rPr>
            </w:pPr>
            <w:r>
              <w:rPr>
                <w:rFonts w:cs="Arial"/>
                <w:sz w:val="22"/>
                <w:szCs w:val="22"/>
              </w:rPr>
              <w:t>£0</w:t>
            </w:r>
          </w:p>
        </w:tc>
        <w:tc>
          <w:tcPr>
            <w:tcW w:w="1134" w:type="dxa"/>
            <w:noWrap/>
            <w:vAlign w:val="center"/>
            <w:hideMark/>
          </w:tcPr>
          <w:p w:rsidRPr="00841983" w:rsidR="00AA255B" w:rsidP="00AA255B" w:rsidRDefault="00AA255B" w14:paraId="4A5FA526" w14:textId="5165674D">
            <w:pPr>
              <w:jc w:val="center"/>
              <w:rPr>
                <w:rFonts w:cs="Arial"/>
                <w:sz w:val="22"/>
                <w:szCs w:val="22"/>
              </w:rPr>
            </w:pPr>
            <w:r>
              <w:rPr>
                <w:rFonts w:cs="Arial"/>
                <w:sz w:val="22"/>
                <w:szCs w:val="22"/>
              </w:rPr>
              <w:t>£0</w:t>
            </w:r>
          </w:p>
        </w:tc>
      </w:tr>
      <w:tr w:rsidRPr="00841983" w:rsidR="00AA255B" w:rsidTr="00ED5915" w14:paraId="044D854C" w14:textId="77777777">
        <w:trPr>
          <w:trHeight w:val="285"/>
          <w:jc w:val="center"/>
        </w:trPr>
        <w:tc>
          <w:tcPr>
            <w:tcW w:w="776" w:type="dxa"/>
            <w:noWrap/>
            <w:vAlign w:val="center"/>
            <w:hideMark/>
          </w:tcPr>
          <w:p w:rsidRPr="00841983" w:rsidR="00AA255B" w:rsidP="00AA255B" w:rsidRDefault="00AA255B" w14:paraId="4E061C45" w14:textId="3A38DF5F">
            <w:pPr>
              <w:jc w:val="center"/>
              <w:rPr>
                <w:rFonts w:cs="Arial"/>
                <w:sz w:val="22"/>
                <w:szCs w:val="22"/>
              </w:rPr>
            </w:pPr>
            <w:r w:rsidRPr="00841983">
              <w:rPr>
                <w:rFonts w:cs="Arial"/>
                <w:sz w:val="22"/>
                <w:szCs w:val="22"/>
              </w:rPr>
              <w:t>202</w:t>
            </w:r>
            <w:r>
              <w:rPr>
                <w:rFonts w:cs="Arial"/>
                <w:sz w:val="22"/>
                <w:szCs w:val="22"/>
              </w:rPr>
              <w:t>5</w:t>
            </w:r>
          </w:p>
        </w:tc>
        <w:tc>
          <w:tcPr>
            <w:tcW w:w="1255" w:type="dxa"/>
            <w:noWrap/>
            <w:vAlign w:val="center"/>
            <w:hideMark/>
          </w:tcPr>
          <w:p w:rsidRPr="00841983" w:rsidR="00AA255B" w:rsidP="00AA255B" w:rsidRDefault="00AA255B" w14:paraId="0C5F4B87" w14:textId="32DE16A8">
            <w:pPr>
              <w:jc w:val="center"/>
              <w:rPr>
                <w:rFonts w:cs="Arial"/>
                <w:sz w:val="22"/>
                <w:szCs w:val="22"/>
              </w:rPr>
            </w:pPr>
            <w:r>
              <w:rPr>
                <w:rFonts w:cs="Arial"/>
                <w:sz w:val="22"/>
                <w:szCs w:val="22"/>
              </w:rPr>
              <w:t>£10</w:t>
            </w:r>
          </w:p>
        </w:tc>
        <w:tc>
          <w:tcPr>
            <w:tcW w:w="1276" w:type="dxa"/>
            <w:noWrap/>
            <w:vAlign w:val="center"/>
            <w:hideMark/>
          </w:tcPr>
          <w:p w:rsidRPr="00841983" w:rsidR="00AA255B" w:rsidP="00AA255B" w:rsidRDefault="00AA255B" w14:paraId="3EE12B1F" w14:textId="0D17E807">
            <w:pPr>
              <w:jc w:val="center"/>
              <w:rPr>
                <w:rFonts w:cs="Arial"/>
                <w:sz w:val="22"/>
                <w:szCs w:val="22"/>
              </w:rPr>
            </w:pPr>
            <w:r>
              <w:rPr>
                <w:rFonts w:cs="Arial"/>
                <w:sz w:val="22"/>
                <w:szCs w:val="22"/>
              </w:rPr>
              <w:t>-£5</w:t>
            </w:r>
          </w:p>
        </w:tc>
        <w:tc>
          <w:tcPr>
            <w:tcW w:w="1288" w:type="dxa"/>
            <w:noWrap/>
            <w:vAlign w:val="center"/>
            <w:hideMark/>
          </w:tcPr>
          <w:p w:rsidRPr="00841983" w:rsidR="00AA255B" w:rsidP="00AA255B" w:rsidRDefault="00AA255B" w14:paraId="5F401D20" w14:textId="692D0279">
            <w:pPr>
              <w:jc w:val="center"/>
              <w:rPr>
                <w:rFonts w:cs="Arial"/>
                <w:sz w:val="22"/>
                <w:szCs w:val="22"/>
              </w:rPr>
            </w:pPr>
            <w:r>
              <w:rPr>
                <w:rFonts w:cs="Arial"/>
                <w:sz w:val="22"/>
                <w:szCs w:val="22"/>
              </w:rPr>
              <w:t>£0</w:t>
            </w:r>
          </w:p>
        </w:tc>
        <w:tc>
          <w:tcPr>
            <w:tcW w:w="1212" w:type="dxa"/>
            <w:noWrap/>
            <w:vAlign w:val="center"/>
            <w:hideMark/>
          </w:tcPr>
          <w:p w:rsidRPr="00841983" w:rsidR="00AA255B" w:rsidP="00AA255B" w:rsidRDefault="00AA255B" w14:paraId="39AA3ECD" w14:textId="7EC4C30E">
            <w:pPr>
              <w:jc w:val="center"/>
              <w:rPr>
                <w:rFonts w:cs="Arial"/>
                <w:sz w:val="22"/>
                <w:szCs w:val="22"/>
              </w:rPr>
            </w:pPr>
            <w:r>
              <w:rPr>
                <w:rFonts w:cs="Arial"/>
                <w:sz w:val="22"/>
                <w:szCs w:val="22"/>
              </w:rPr>
              <w:t>£0</w:t>
            </w:r>
          </w:p>
        </w:tc>
        <w:tc>
          <w:tcPr>
            <w:tcW w:w="1134" w:type="dxa"/>
            <w:noWrap/>
            <w:vAlign w:val="center"/>
            <w:hideMark/>
          </w:tcPr>
          <w:p w:rsidRPr="00841983" w:rsidR="00AA255B" w:rsidP="00AA255B" w:rsidRDefault="00AA255B" w14:paraId="533800B5" w14:textId="5D7BEDE4">
            <w:pPr>
              <w:jc w:val="center"/>
              <w:rPr>
                <w:rFonts w:cs="Arial"/>
                <w:sz w:val="22"/>
                <w:szCs w:val="22"/>
              </w:rPr>
            </w:pPr>
            <w:r>
              <w:rPr>
                <w:rFonts w:cs="Arial"/>
                <w:sz w:val="22"/>
                <w:szCs w:val="22"/>
              </w:rPr>
              <w:t>-£6</w:t>
            </w:r>
          </w:p>
        </w:tc>
        <w:tc>
          <w:tcPr>
            <w:tcW w:w="1134" w:type="dxa"/>
            <w:noWrap/>
            <w:vAlign w:val="center"/>
            <w:hideMark/>
          </w:tcPr>
          <w:p w:rsidRPr="00841983" w:rsidR="00AA255B" w:rsidP="00AA255B" w:rsidRDefault="00AA255B" w14:paraId="26800F79" w14:textId="76621CC4">
            <w:pPr>
              <w:jc w:val="center"/>
              <w:rPr>
                <w:rFonts w:cs="Arial"/>
                <w:sz w:val="22"/>
                <w:szCs w:val="22"/>
              </w:rPr>
            </w:pPr>
            <w:r>
              <w:rPr>
                <w:rFonts w:cs="Arial"/>
                <w:sz w:val="22"/>
                <w:szCs w:val="22"/>
              </w:rPr>
              <w:t>£24</w:t>
            </w:r>
          </w:p>
        </w:tc>
        <w:tc>
          <w:tcPr>
            <w:tcW w:w="1134" w:type="dxa"/>
            <w:noWrap/>
            <w:vAlign w:val="center"/>
            <w:hideMark/>
          </w:tcPr>
          <w:p w:rsidRPr="00841983" w:rsidR="00AA255B" w:rsidP="00AA255B" w:rsidRDefault="00AA255B" w14:paraId="19DE6821" w14:textId="2CF67C59">
            <w:pPr>
              <w:jc w:val="center"/>
              <w:rPr>
                <w:rFonts w:cs="Arial"/>
                <w:sz w:val="22"/>
                <w:szCs w:val="22"/>
              </w:rPr>
            </w:pPr>
            <w:r>
              <w:rPr>
                <w:rFonts w:cs="Arial"/>
                <w:sz w:val="22"/>
                <w:szCs w:val="22"/>
              </w:rPr>
              <w:t>£24</w:t>
            </w:r>
          </w:p>
        </w:tc>
      </w:tr>
      <w:tr w:rsidRPr="00841983" w:rsidR="00AA255B" w:rsidTr="00ED5915" w14:paraId="60BDB599" w14:textId="77777777">
        <w:trPr>
          <w:trHeight w:val="285"/>
          <w:jc w:val="center"/>
        </w:trPr>
        <w:tc>
          <w:tcPr>
            <w:tcW w:w="776" w:type="dxa"/>
            <w:noWrap/>
            <w:vAlign w:val="center"/>
            <w:hideMark/>
          </w:tcPr>
          <w:p w:rsidRPr="00841983" w:rsidR="00AA255B" w:rsidP="00AA255B" w:rsidRDefault="00AA255B" w14:paraId="2CFF56C7" w14:textId="070D209A">
            <w:pPr>
              <w:jc w:val="center"/>
              <w:rPr>
                <w:rFonts w:cs="Arial"/>
                <w:sz w:val="22"/>
                <w:szCs w:val="22"/>
              </w:rPr>
            </w:pPr>
            <w:r w:rsidRPr="00841983">
              <w:rPr>
                <w:rFonts w:cs="Arial"/>
                <w:sz w:val="22"/>
                <w:szCs w:val="22"/>
              </w:rPr>
              <w:t>202</w:t>
            </w:r>
            <w:r>
              <w:rPr>
                <w:rFonts w:cs="Arial"/>
                <w:sz w:val="22"/>
                <w:szCs w:val="22"/>
              </w:rPr>
              <w:t>6</w:t>
            </w:r>
          </w:p>
        </w:tc>
        <w:tc>
          <w:tcPr>
            <w:tcW w:w="1255" w:type="dxa"/>
            <w:noWrap/>
            <w:vAlign w:val="center"/>
            <w:hideMark/>
          </w:tcPr>
          <w:p w:rsidRPr="00841983" w:rsidR="00AA255B" w:rsidP="00AA255B" w:rsidRDefault="00AA255B" w14:paraId="4F15F767" w14:textId="1DA86540">
            <w:pPr>
              <w:jc w:val="center"/>
              <w:rPr>
                <w:rFonts w:cs="Arial"/>
                <w:sz w:val="22"/>
                <w:szCs w:val="22"/>
              </w:rPr>
            </w:pPr>
            <w:r>
              <w:rPr>
                <w:rFonts w:cs="Arial"/>
                <w:sz w:val="22"/>
                <w:szCs w:val="22"/>
              </w:rPr>
              <w:t>£390</w:t>
            </w:r>
          </w:p>
        </w:tc>
        <w:tc>
          <w:tcPr>
            <w:tcW w:w="1276" w:type="dxa"/>
            <w:noWrap/>
            <w:vAlign w:val="center"/>
            <w:hideMark/>
          </w:tcPr>
          <w:p w:rsidRPr="00841983" w:rsidR="00AA255B" w:rsidP="00AA255B" w:rsidRDefault="00AA255B" w14:paraId="18C11532" w14:textId="60410FA8">
            <w:pPr>
              <w:jc w:val="center"/>
              <w:rPr>
                <w:rFonts w:cs="Arial"/>
                <w:sz w:val="22"/>
                <w:szCs w:val="22"/>
              </w:rPr>
            </w:pPr>
            <w:r>
              <w:rPr>
                <w:rFonts w:cs="Arial"/>
                <w:sz w:val="22"/>
                <w:szCs w:val="22"/>
              </w:rPr>
              <w:t>£59</w:t>
            </w:r>
          </w:p>
        </w:tc>
        <w:tc>
          <w:tcPr>
            <w:tcW w:w="1288" w:type="dxa"/>
            <w:noWrap/>
            <w:vAlign w:val="center"/>
            <w:hideMark/>
          </w:tcPr>
          <w:p w:rsidRPr="00841983" w:rsidR="00AA255B" w:rsidP="00AA255B" w:rsidRDefault="00AA255B" w14:paraId="4256CC6C" w14:textId="3B027DD8">
            <w:pPr>
              <w:jc w:val="center"/>
              <w:rPr>
                <w:rFonts w:cs="Arial"/>
                <w:sz w:val="22"/>
                <w:szCs w:val="22"/>
              </w:rPr>
            </w:pPr>
            <w:r>
              <w:rPr>
                <w:rFonts w:cs="Arial"/>
                <w:sz w:val="22"/>
                <w:szCs w:val="22"/>
              </w:rPr>
              <w:t>-£47</w:t>
            </w:r>
          </w:p>
        </w:tc>
        <w:tc>
          <w:tcPr>
            <w:tcW w:w="1212" w:type="dxa"/>
            <w:noWrap/>
            <w:vAlign w:val="center"/>
            <w:hideMark/>
          </w:tcPr>
          <w:p w:rsidRPr="00841983" w:rsidR="00AA255B" w:rsidP="00AA255B" w:rsidRDefault="00AA255B" w14:paraId="16ED19FD" w14:textId="69A28AD4">
            <w:pPr>
              <w:jc w:val="center"/>
              <w:rPr>
                <w:rFonts w:cs="Arial"/>
                <w:sz w:val="22"/>
                <w:szCs w:val="22"/>
              </w:rPr>
            </w:pPr>
            <w:r>
              <w:rPr>
                <w:rFonts w:cs="Arial"/>
                <w:sz w:val="22"/>
                <w:szCs w:val="22"/>
              </w:rPr>
              <w:t>£283</w:t>
            </w:r>
          </w:p>
        </w:tc>
        <w:tc>
          <w:tcPr>
            <w:tcW w:w="1134" w:type="dxa"/>
            <w:noWrap/>
            <w:vAlign w:val="center"/>
            <w:hideMark/>
          </w:tcPr>
          <w:p w:rsidRPr="00841983" w:rsidR="00AA255B" w:rsidP="00AA255B" w:rsidRDefault="00AA255B" w14:paraId="210AAEB7" w14:textId="1BB4CC2C">
            <w:pPr>
              <w:jc w:val="center"/>
              <w:rPr>
                <w:rFonts w:cs="Arial"/>
                <w:sz w:val="22"/>
                <w:szCs w:val="22"/>
              </w:rPr>
            </w:pPr>
            <w:r>
              <w:rPr>
                <w:rFonts w:cs="Arial"/>
                <w:sz w:val="22"/>
                <w:szCs w:val="22"/>
              </w:rPr>
              <w:t>-£53</w:t>
            </w:r>
          </w:p>
        </w:tc>
        <w:tc>
          <w:tcPr>
            <w:tcW w:w="1134" w:type="dxa"/>
            <w:noWrap/>
            <w:vAlign w:val="center"/>
            <w:hideMark/>
          </w:tcPr>
          <w:p w:rsidRPr="00841983" w:rsidR="00AA255B" w:rsidP="00AA255B" w:rsidRDefault="00AA255B" w14:paraId="31DD77FA" w14:textId="02096FB5">
            <w:pPr>
              <w:jc w:val="center"/>
              <w:rPr>
                <w:rFonts w:cs="Arial"/>
                <w:sz w:val="22"/>
                <w:szCs w:val="22"/>
              </w:rPr>
            </w:pPr>
            <w:r>
              <w:rPr>
                <w:rFonts w:cs="Arial"/>
                <w:sz w:val="22"/>
                <w:szCs w:val="22"/>
              </w:rPr>
              <w:t>£105</w:t>
            </w:r>
          </w:p>
        </w:tc>
        <w:tc>
          <w:tcPr>
            <w:tcW w:w="1134" w:type="dxa"/>
            <w:noWrap/>
            <w:vAlign w:val="center"/>
            <w:hideMark/>
          </w:tcPr>
          <w:p w:rsidRPr="00841983" w:rsidR="00AA255B" w:rsidP="00AA255B" w:rsidRDefault="00AA255B" w14:paraId="18506EF7" w14:textId="3F0F1D50">
            <w:pPr>
              <w:jc w:val="center"/>
              <w:rPr>
                <w:rFonts w:cs="Arial"/>
                <w:sz w:val="22"/>
                <w:szCs w:val="22"/>
              </w:rPr>
            </w:pPr>
            <w:r>
              <w:rPr>
                <w:rFonts w:cs="Arial"/>
                <w:sz w:val="22"/>
                <w:szCs w:val="22"/>
              </w:rPr>
              <w:t>£737</w:t>
            </w:r>
          </w:p>
        </w:tc>
      </w:tr>
      <w:tr w:rsidRPr="00841983" w:rsidR="00AA255B" w:rsidTr="00ED5915" w14:paraId="76C79542" w14:textId="77777777">
        <w:trPr>
          <w:trHeight w:val="285"/>
          <w:jc w:val="center"/>
        </w:trPr>
        <w:tc>
          <w:tcPr>
            <w:tcW w:w="776" w:type="dxa"/>
            <w:noWrap/>
            <w:vAlign w:val="center"/>
            <w:hideMark/>
          </w:tcPr>
          <w:p w:rsidRPr="00841983" w:rsidR="00AA255B" w:rsidP="00AA255B" w:rsidRDefault="00AA255B" w14:paraId="68EC8D70" w14:textId="41E4667F">
            <w:pPr>
              <w:jc w:val="center"/>
              <w:rPr>
                <w:rFonts w:cs="Arial"/>
                <w:sz w:val="22"/>
                <w:szCs w:val="22"/>
              </w:rPr>
            </w:pPr>
            <w:r w:rsidRPr="00841983">
              <w:rPr>
                <w:rFonts w:cs="Arial"/>
                <w:sz w:val="22"/>
                <w:szCs w:val="22"/>
              </w:rPr>
              <w:t>202</w:t>
            </w:r>
            <w:r>
              <w:rPr>
                <w:rFonts w:cs="Arial"/>
                <w:sz w:val="22"/>
                <w:szCs w:val="22"/>
              </w:rPr>
              <w:t>7</w:t>
            </w:r>
          </w:p>
        </w:tc>
        <w:tc>
          <w:tcPr>
            <w:tcW w:w="1255" w:type="dxa"/>
            <w:noWrap/>
            <w:vAlign w:val="center"/>
            <w:hideMark/>
          </w:tcPr>
          <w:p w:rsidRPr="00841983" w:rsidR="00AA255B" w:rsidP="00AA255B" w:rsidRDefault="00AA255B" w14:paraId="19451C59" w14:textId="723CFE36">
            <w:pPr>
              <w:jc w:val="center"/>
              <w:rPr>
                <w:rFonts w:cs="Arial"/>
                <w:sz w:val="22"/>
                <w:szCs w:val="22"/>
              </w:rPr>
            </w:pPr>
            <w:r>
              <w:rPr>
                <w:rFonts w:cs="Arial"/>
                <w:sz w:val="22"/>
                <w:szCs w:val="22"/>
              </w:rPr>
              <w:t>£34</w:t>
            </w:r>
          </w:p>
        </w:tc>
        <w:tc>
          <w:tcPr>
            <w:tcW w:w="1276" w:type="dxa"/>
            <w:noWrap/>
            <w:vAlign w:val="center"/>
            <w:hideMark/>
          </w:tcPr>
          <w:p w:rsidRPr="00841983" w:rsidR="00AA255B" w:rsidP="00AA255B" w:rsidRDefault="00AA255B" w14:paraId="0B5D434C" w14:textId="28F142EC">
            <w:pPr>
              <w:jc w:val="center"/>
              <w:rPr>
                <w:rFonts w:cs="Arial"/>
                <w:sz w:val="22"/>
                <w:szCs w:val="22"/>
              </w:rPr>
            </w:pPr>
            <w:r>
              <w:rPr>
                <w:rFonts w:cs="Arial"/>
                <w:sz w:val="22"/>
                <w:szCs w:val="22"/>
              </w:rPr>
              <w:t>£64</w:t>
            </w:r>
          </w:p>
        </w:tc>
        <w:tc>
          <w:tcPr>
            <w:tcW w:w="1288" w:type="dxa"/>
            <w:noWrap/>
            <w:vAlign w:val="center"/>
            <w:hideMark/>
          </w:tcPr>
          <w:p w:rsidRPr="00841983" w:rsidR="00AA255B" w:rsidP="00AA255B" w:rsidRDefault="00AA255B" w14:paraId="13EB8098" w14:textId="4AA12163">
            <w:pPr>
              <w:jc w:val="center"/>
              <w:rPr>
                <w:rFonts w:cs="Arial"/>
                <w:sz w:val="22"/>
                <w:szCs w:val="22"/>
              </w:rPr>
            </w:pPr>
            <w:r>
              <w:rPr>
                <w:rFonts w:cs="Arial"/>
                <w:sz w:val="22"/>
                <w:szCs w:val="22"/>
              </w:rPr>
              <w:t>-£3</w:t>
            </w:r>
          </w:p>
        </w:tc>
        <w:tc>
          <w:tcPr>
            <w:tcW w:w="1212" w:type="dxa"/>
            <w:noWrap/>
            <w:vAlign w:val="center"/>
            <w:hideMark/>
          </w:tcPr>
          <w:p w:rsidRPr="00841983" w:rsidR="00AA255B" w:rsidP="00AA255B" w:rsidRDefault="00AA255B" w14:paraId="4CB113B8" w14:textId="228AC203">
            <w:pPr>
              <w:jc w:val="center"/>
              <w:rPr>
                <w:rFonts w:cs="Arial"/>
                <w:sz w:val="22"/>
                <w:szCs w:val="22"/>
              </w:rPr>
            </w:pPr>
            <w:r>
              <w:rPr>
                <w:rFonts w:cs="Arial"/>
                <w:sz w:val="22"/>
                <w:szCs w:val="22"/>
              </w:rPr>
              <w:t>£9</w:t>
            </w:r>
          </w:p>
        </w:tc>
        <w:tc>
          <w:tcPr>
            <w:tcW w:w="1134" w:type="dxa"/>
            <w:noWrap/>
            <w:vAlign w:val="center"/>
            <w:hideMark/>
          </w:tcPr>
          <w:p w:rsidRPr="00841983" w:rsidR="00AA255B" w:rsidP="00AA255B" w:rsidRDefault="00AA255B" w14:paraId="404E6524" w14:textId="4041A7E9">
            <w:pPr>
              <w:jc w:val="center"/>
              <w:rPr>
                <w:rFonts w:cs="Arial"/>
                <w:sz w:val="22"/>
                <w:szCs w:val="22"/>
              </w:rPr>
            </w:pPr>
            <w:r>
              <w:rPr>
                <w:rFonts w:cs="Arial"/>
                <w:sz w:val="22"/>
                <w:szCs w:val="22"/>
              </w:rPr>
              <w:t>-£5</w:t>
            </w:r>
          </w:p>
        </w:tc>
        <w:tc>
          <w:tcPr>
            <w:tcW w:w="1134" w:type="dxa"/>
            <w:noWrap/>
            <w:vAlign w:val="center"/>
            <w:hideMark/>
          </w:tcPr>
          <w:p w:rsidRPr="00841983" w:rsidR="00AA255B" w:rsidP="00AA255B" w:rsidRDefault="00AA255B" w14:paraId="1A8AF41E" w14:textId="31D35FAD">
            <w:pPr>
              <w:jc w:val="center"/>
              <w:rPr>
                <w:rFonts w:cs="Arial"/>
                <w:sz w:val="22"/>
                <w:szCs w:val="22"/>
              </w:rPr>
            </w:pPr>
            <w:r>
              <w:rPr>
                <w:rFonts w:cs="Arial"/>
                <w:sz w:val="22"/>
                <w:szCs w:val="22"/>
              </w:rPr>
              <w:t>£10</w:t>
            </w:r>
          </w:p>
        </w:tc>
        <w:tc>
          <w:tcPr>
            <w:tcW w:w="1134" w:type="dxa"/>
            <w:noWrap/>
            <w:vAlign w:val="center"/>
            <w:hideMark/>
          </w:tcPr>
          <w:p w:rsidRPr="00841983" w:rsidR="00AA255B" w:rsidP="00AA255B" w:rsidRDefault="00AA255B" w14:paraId="5FC3D4CD" w14:textId="150A3502">
            <w:pPr>
              <w:jc w:val="center"/>
              <w:rPr>
                <w:rFonts w:cs="Arial"/>
                <w:sz w:val="22"/>
                <w:szCs w:val="22"/>
              </w:rPr>
            </w:pPr>
            <w:r>
              <w:rPr>
                <w:rFonts w:cs="Arial"/>
                <w:sz w:val="22"/>
                <w:szCs w:val="22"/>
              </w:rPr>
              <w:t>£110</w:t>
            </w:r>
          </w:p>
        </w:tc>
      </w:tr>
      <w:tr w:rsidRPr="00841983" w:rsidR="00AA255B" w:rsidTr="00ED5915" w14:paraId="562B53C4" w14:textId="77777777">
        <w:trPr>
          <w:trHeight w:val="285"/>
          <w:jc w:val="center"/>
        </w:trPr>
        <w:tc>
          <w:tcPr>
            <w:tcW w:w="776" w:type="dxa"/>
            <w:noWrap/>
            <w:vAlign w:val="center"/>
            <w:hideMark/>
          </w:tcPr>
          <w:p w:rsidRPr="00841983" w:rsidR="00AA255B" w:rsidP="00AA255B" w:rsidRDefault="00AA255B" w14:paraId="61B60E8B" w14:textId="43A05A4E">
            <w:pPr>
              <w:jc w:val="center"/>
              <w:rPr>
                <w:rFonts w:cs="Arial"/>
                <w:sz w:val="22"/>
                <w:szCs w:val="22"/>
              </w:rPr>
            </w:pPr>
            <w:r w:rsidRPr="00841983">
              <w:rPr>
                <w:rFonts w:cs="Arial"/>
                <w:sz w:val="22"/>
                <w:szCs w:val="22"/>
              </w:rPr>
              <w:t>202</w:t>
            </w:r>
            <w:r>
              <w:rPr>
                <w:rFonts w:cs="Arial"/>
                <w:sz w:val="22"/>
                <w:szCs w:val="22"/>
              </w:rPr>
              <w:t>8</w:t>
            </w:r>
          </w:p>
        </w:tc>
        <w:tc>
          <w:tcPr>
            <w:tcW w:w="1255" w:type="dxa"/>
            <w:noWrap/>
            <w:vAlign w:val="center"/>
            <w:hideMark/>
          </w:tcPr>
          <w:p w:rsidRPr="00841983" w:rsidR="00AA255B" w:rsidP="00AA255B" w:rsidRDefault="00AA255B" w14:paraId="0B454854" w14:textId="79B52E3C">
            <w:pPr>
              <w:jc w:val="center"/>
              <w:rPr>
                <w:rFonts w:cs="Arial"/>
                <w:sz w:val="22"/>
                <w:szCs w:val="22"/>
              </w:rPr>
            </w:pPr>
            <w:r>
              <w:rPr>
                <w:rFonts w:cs="Arial"/>
                <w:sz w:val="22"/>
                <w:szCs w:val="22"/>
              </w:rPr>
              <w:t>£47</w:t>
            </w:r>
          </w:p>
        </w:tc>
        <w:tc>
          <w:tcPr>
            <w:tcW w:w="1276" w:type="dxa"/>
            <w:noWrap/>
            <w:vAlign w:val="center"/>
            <w:hideMark/>
          </w:tcPr>
          <w:p w:rsidRPr="00841983" w:rsidR="00AA255B" w:rsidP="00AA255B" w:rsidRDefault="00AA255B" w14:paraId="7BF46ED7" w14:textId="36BBB413">
            <w:pPr>
              <w:jc w:val="center"/>
              <w:rPr>
                <w:rFonts w:cs="Arial"/>
                <w:sz w:val="22"/>
                <w:szCs w:val="22"/>
              </w:rPr>
            </w:pPr>
            <w:r>
              <w:rPr>
                <w:rFonts w:cs="Arial"/>
                <w:sz w:val="22"/>
                <w:szCs w:val="22"/>
              </w:rPr>
              <w:t>£45</w:t>
            </w:r>
          </w:p>
        </w:tc>
        <w:tc>
          <w:tcPr>
            <w:tcW w:w="1288" w:type="dxa"/>
            <w:noWrap/>
            <w:vAlign w:val="center"/>
            <w:hideMark/>
          </w:tcPr>
          <w:p w:rsidRPr="00841983" w:rsidR="00AA255B" w:rsidP="00AA255B" w:rsidRDefault="00AA255B" w14:paraId="6B4D3460" w14:textId="59F8158B">
            <w:pPr>
              <w:jc w:val="center"/>
              <w:rPr>
                <w:rFonts w:cs="Arial"/>
                <w:sz w:val="22"/>
                <w:szCs w:val="22"/>
              </w:rPr>
            </w:pPr>
            <w:r>
              <w:rPr>
                <w:rFonts w:cs="Arial"/>
                <w:sz w:val="22"/>
                <w:szCs w:val="22"/>
              </w:rPr>
              <w:t>-£4</w:t>
            </w:r>
          </w:p>
        </w:tc>
        <w:tc>
          <w:tcPr>
            <w:tcW w:w="1212" w:type="dxa"/>
            <w:noWrap/>
            <w:vAlign w:val="center"/>
            <w:hideMark/>
          </w:tcPr>
          <w:p w:rsidRPr="00841983" w:rsidR="00AA255B" w:rsidP="00AA255B" w:rsidRDefault="00AA255B" w14:paraId="0BDF33E6" w14:textId="1D5F4AC4">
            <w:pPr>
              <w:jc w:val="center"/>
              <w:rPr>
                <w:rFonts w:cs="Arial"/>
                <w:sz w:val="22"/>
                <w:szCs w:val="22"/>
              </w:rPr>
            </w:pPr>
            <w:r>
              <w:rPr>
                <w:rFonts w:cs="Arial"/>
                <w:sz w:val="22"/>
                <w:szCs w:val="22"/>
              </w:rPr>
              <w:t>£13</w:t>
            </w:r>
          </w:p>
        </w:tc>
        <w:tc>
          <w:tcPr>
            <w:tcW w:w="1134" w:type="dxa"/>
            <w:noWrap/>
            <w:vAlign w:val="center"/>
            <w:hideMark/>
          </w:tcPr>
          <w:p w:rsidRPr="00841983" w:rsidR="00AA255B" w:rsidP="00AA255B" w:rsidRDefault="00AA255B" w14:paraId="0CD6BD20" w14:textId="6BC40FCD">
            <w:pPr>
              <w:jc w:val="center"/>
              <w:rPr>
                <w:rFonts w:cs="Arial"/>
                <w:sz w:val="22"/>
                <w:szCs w:val="22"/>
              </w:rPr>
            </w:pPr>
            <w:r>
              <w:rPr>
                <w:rFonts w:cs="Arial"/>
                <w:sz w:val="22"/>
                <w:szCs w:val="22"/>
              </w:rPr>
              <w:t>-£7</w:t>
            </w:r>
          </w:p>
        </w:tc>
        <w:tc>
          <w:tcPr>
            <w:tcW w:w="1134" w:type="dxa"/>
            <w:noWrap/>
            <w:vAlign w:val="center"/>
            <w:hideMark/>
          </w:tcPr>
          <w:p w:rsidRPr="00841983" w:rsidR="00AA255B" w:rsidP="00AA255B" w:rsidRDefault="00AA255B" w14:paraId="25221B71" w14:textId="5B9F1A11">
            <w:pPr>
              <w:jc w:val="center"/>
              <w:rPr>
                <w:rFonts w:cs="Arial"/>
                <w:sz w:val="22"/>
                <w:szCs w:val="22"/>
              </w:rPr>
            </w:pPr>
            <w:r>
              <w:rPr>
                <w:rFonts w:cs="Arial"/>
                <w:sz w:val="22"/>
                <w:szCs w:val="22"/>
              </w:rPr>
              <w:t>£8</w:t>
            </w:r>
          </w:p>
        </w:tc>
        <w:tc>
          <w:tcPr>
            <w:tcW w:w="1134" w:type="dxa"/>
            <w:noWrap/>
            <w:vAlign w:val="center"/>
            <w:hideMark/>
          </w:tcPr>
          <w:p w:rsidRPr="00841983" w:rsidR="00AA255B" w:rsidP="00AA255B" w:rsidRDefault="00AA255B" w14:paraId="288374FA" w14:textId="01B7DBEA">
            <w:pPr>
              <w:jc w:val="center"/>
              <w:rPr>
                <w:rFonts w:cs="Arial"/>
                <w:sz w:val="22"/>
                <w:szCs w:val="22"/>
              </w:rPr>
            </w:pPr>
            <w:r>
              <w:rPr>
                <w:rFonts w:cs="Arial"/>
                <w:sz w:val="22"/>
                <w:szCs w:val="22"/>
              </w:rPr>
              <w:t>£103</w:t>
            </w:r>
          </w:p>
        </w:tc>
      </w:tr>
      <w:tr w:rsidRPr="00841983" w:rsidR="00AA255B" w:rsidTr="00ED5915" w14:paraId="4E7D0473" w14:textId="77777777">
        <w:trPr>
          <w:trHeight w:val="285"/>
          <w:jc w:val="center"/>
        </w:trPr>
        <w:tc>
          <w:tcPr>
            <w:tcW w:w="776" w:type="dxa"/>
            <w:noWrap/>
            <w:vAlign w:val="center"/>
            <w:hideMark/>
          </w:tcPr>
          <w:p w:rsidRPr="00841983" w:rsidR="00AA255B" w:rsidP="00AA255B" w:rsidRDefault="00AA255B" w14:paraId="573961D7" w14:textId="057C5C67">
            <w:pPr>
              <w:jc w:val="center"/>
              <w:rPr>
                <w:rFonts w:cs="Arial"/>
                <w:sz w:val="22"/>
                <w:szCs w:val="22"/>
              </w:rPr>
            </w:pPr>
            <w:r w:rsidRPr="00841983">
              <w:rPr>
                <w:rFonts w:cs="Arial"/>
                <w:sz w:val="22"/>
                <w:szCs w:val="22"/>
              </w:rPr>
              <w:t>202</w:t>
            </w:r>
            <w:r>
              <w:rPr>
                <w:rFonts w:cs="Arial"/>
                <w:sz w:val="22"/>
                <w:szCs w:val="22"/>
              </w:rPr>
              <w:t>9</w:t>
            </w:r>
          </w:p>
        </w:tc>
        <w:tc>
          <w:tcPr>
            <w:tcW w:w="1255" w:type="dxa"/>
            <w:noWrap/>
            <w:vAlign w:val="center"/>
            <w:hideMark/>
          </w:tcPr>
          <w:p w:rsidRPr="00841983" w:rsidR="00AA255B" w:rsidP="00AA255B" w:rsidRDefault="00AA255B" w14:paraId="639801E2" w14:textId="0EF19E56">
            <w:pPr>
              <w:jc w:val="center"/>
              <w:rPr>
                <w:rFonts w:cs="Arial"/>
                <w:sz w:val="22"/>
                <w:szCs w:val="22"/>
              </w:rPr>
            </w:pPr>
            <w:r>
              <w:rPr>
                <w:rFonts w:cs="Arial"/>
                <w:sz w:val="22"/>
                <w:szCs w:val="22"/>
              </w:rPr>
              <w:t>£30</w:t>
            </w:r>
          </w:p>
        </w:tc>
        <w:tc>
          <w:tcPr>
            <w:tcW w:w="1276" w:type="dxa"/>
            <w:noWrap/>
            <w:vAlign w:val="center"/>
            <w:hideMark/>
          </w:tcPr>
          <w:p w:rsidRPr="00841983" w:rsidR="00AA255B" w:rsidP="00AA255B" w:rsidRDefault="00AA255B" w14:paraId="598D38AE" w14:textId="6653F537">
            <w:pPr>
              <w:jc w:val="center"/>
              <w:rPr>
                <w:rFonts w:cs="Arial"/>
                <w:sz w:val="22"/>
                <w:szCs w:val="22"/>
              </w:rPr>
            </w:pPr>
            <w:r>
              <w:rPr>
                <w:rFonts w:cs="Arial"/>
                <w:sz w:val="22"/>
                <w:szCs w:val="22"/>
              </w:rPr>
              <w:t>£42</w:t>
            </w:r>
          </w:p>
        </w:tc>
        <w:tc>
          <w:tcPr>
            <w:tcW w:w="1288" w:type="dxa"/>
            <w:noWrap/>
            <w:vAlign w:val="center"/>
            <w:hideMark/>
          </w:tcPr>
          <w:p w:rsidRPr="00841983" w:rsidR="00AA255B" w:rsidP="00AA255B" w:rsidRDefault="00AA255B" w14:paraId="19C45589" w14:textId="3DF32179">
            <w:pPr>
              <w:jc w:val="center"/>
              <w:rPr>
                <w:rFonts w:cs="Arial"/>
                <w:sz w:val="22"/>
                <w:szCs w:val="22"/>
              </w:rPr>
            </w:pPr>
            <w:r>
              <w:rPr>
                <w:rFonts w:cs="Arial"/>
                <w:sz w:val="22"/>
                <w:szCs w:val="22"/>
              </w:rPr>
              <w:t>-£2</w:t>
            </w:r>
          </w:p>
        </w:tc>
        <w:tc>
          <w:tcPr>
            <w:tcW w:w="1212" w:type="dxa"/>
            <w:noWrap/>
            <w:vAlign w:val="center"/>
            <w:hideMark/>
          </w:tcPr>
          <w:p w:rsidRPr="00841983" w:rsidR="00AA255B" w:rsidP="00AA255B" w:rsidRDefault="00AA255B" w14:paraId="1C1238F2" w14:textId="33580310">
            <w:pPr>
              <w:jc w:val="center"/>
              <w:rPr>
                <w:rFonts w:cs="Arial"/>
                <w:sz w:val="22"/>
                <w:szCs w:val="22"/>
              </w:rPr>
            </w:pPr>
            <w:r>
              <w:rPr>
                <w:rFonts w:cs="Arial"/>
                <w:sz w:val="22"/>
                <w:szCs w:val="22"/>
              </w:rPr>
              <w:t>£9</w:t>
            </w:r>
          </w:p>
        </w:tc>
        <w:tc>
          <w:tcPr>
            <w:tcW w:w="1134" w:type="dxa"/>
            <w:noWrap/>
            <w:vAlign w:val="center"/>
            <w:hideMark/>
          </w:tcPr>
          <w:p w:rsidRPr="00841983" w:rsidR="00AA255B" w:rsidP="00AA255B" w:rsidRDefault="00AA255B" w14:paraId="021F5D08" w14:textId="527A4A10">
            <w:pPr>
              <w:jc w:val="center"/>
              <w:rPr>
                <w:rFonts w:cs="Arial"/>
                <w:sz w:val="22"/>
                <w:szCs w:val="22"/>
              </w:rPr>
            </w:pPr>
            <w:r>
              <w:rPr>
                <w:rFonts w:cs="Arial"/>
                <w:sz w:val="22"/>
                <w:szCs w:val="22"/>
              </w:rPr>
              <w:t>-£4</w:t>
            </w:r>
          </w:p>
        </w:tc>
        <w:tc>
          <w:tcPr>
            <w:tcW w:w="1134" w:type="dxa"/>
            <w:noWrap/>
            <w:vAlign w:val="center"/>
            <w:hideMark/>
          </w:tcPr>
          <w:p w:rsidRPr="00841983" w:rsidR="00AA255B" w:rsidP="00AA255B" w:rsidRDefault="00AA255B" w14:paraId="0840A977" w14:textId="38782C11">
            <w:pPr>
              <w:jc w:val="center"/>
              <w:rPr>
                <w:rFonts w:cs="Arial"/>
                <w:sz w:val="22"/>
                <w:szCs w:val="22"/>
              </w:rPr>
            </w:pPr>
            <w:r>
              <w:rPr>
                <w:rFonts w:cs="Arial"/>
                <w:sz w:val="22"/>
                <w:szCs w:val="22"/>
              </w:rPr>
              <w:t>£6</w:t>
            </w:r>
          </w:p>
        </w:tc>
        <w:tc>
          <w:tcPr>
            <w:tcW w:w="1134" w:type="dxa"/>
            <w:noWrap/>
            <w:vAlign w:val="center"/>
            <w:hideMark/>
          </w:tcPr>
          <w:p w:rsidRPr="00841983" w:rsidR="00AA255B" w:rsidP="00AA255B" w:rsidRDefault="00AA255B" w14:paraId="33B1FE7E" w14:textId="753F635C">
            <w:pPr>
              <w:jc w:val="center"/>
              <w:rPr>
                <w:rFonts w:cs="Arial"/>
                <w:sz w:val="22"/>
                <w:szCs w:val="22"/>
              </w:rPr>
            </w:pPr>
            <w:r>
              <w:rPr>
                <w:rFonts w:cs="Arial"/>
                <w:sz w:val="22"/>
                <w:szCs w:val="22"/>
              </w:rPr>
              <w:t>£80</w:t>
            </w:r>
          </w:p>
        </w:tc>
      </w:tr>
      <w:tr w:rsidRPr="00841983" w:rsidR="00AA255B" w:rsidTr="00ED5915" w14:paraId="527F8F1A" w14:textId="77777777">
        <w:trPr>
          <w:trHeight w:val="285"/>
          <w:jc w:val="center"/>
        </w:trPr>
        <w:tc>
          <w:tcPr>
            <w:tcW w:w="776" w:type="dxa"/>
            <w:noWrap/>
            <w:vAlign w:val="center"/>
            <w:hideMark/>
          </w:tcPr>
          <w:p w:rsidRPr="00841983" w:rsidR="00AA255B" w:rsidP="00AA255B" w:rsidRDefault="00AA255B" w14:paraId="2D2094D2" w14:textId="1BD3C2CD">
            <w:pPr>
              <w:jc w:val="center"/>
              <w:rPr>
                <w:rFonts w:cs="Arial"/>
                <w:sz w:val="22"/>
                <w:szCs w:val="22"/>
              </w:rPr>
            </w:pPr>
            <w:r w:rsidRPr="00841983">
              <w:rPr>
                <w:rFonts w:cs="Arial"/>
                <w:sz w:val="22"/>
                <w:szCs w:val="22"/>
              </w:rPr>
              <w:t>20</w:t>
            </w:r>
            <w:r>
              <w:rPr>
                <w:rFonts w:cs="Arial"/>
                <w:sz w:val="22"/>
                <w:szCs w:val="22"/>
              </w:rPr>
              <w:t>30</w:t>
            </w:r>
          </w:p>
        </w:tc>
        <w:tc>
          <w:tcPr>
            <w:tcW w:w="1255" w:type="dxa"/>
            <w:noWrap/>
            <w:vAlign w:val="center"/>
            <w:hideMark/>
          </w:tcPr>
          <w:p w:rsidRPr="00841983" w:rsidR="00AA255B" w:rsidP="00AA255B" w:rsidRDefault="00AA255B" w14:paraId="72FC8684" w14:textId="25E4E80C">
            <w:pPr>
              <w:jc w:val="center"/>
              <w:rPr>
                <w:rFonts w:cs="Arial"/>
                <w:sz w:val="22"/>
                <w:szCs w:val="22"/>
              </w:rPr>
            </w:pPr>
            <w:r>
              <w:rPr>
                <w:rFonts w:cs="Arial"/>
                <w:sz w:val="22"/>
                <w:szCs w:val="22"/>
              </w:rPr>
              <w:t>£0</w:t>
            </w:r>
          </w:p>
        </w:tc>
        <w:tc>
          <w:tcPr>
            <w:tcW w:w="1276" w:type="dxa"/>
            <w:noWrap/>
            <w:vAlign w:val="center"/>
            <w:hideMark/>
          </w:tcPr>
          <w:p w:rsidRPr="00841983" w:rsidR="00AA255B" w:rsidP="00AA255B" w:rsidRDefault="00AA255B" w14:paraId="5CC166F2" w14:textId="59A6E954">
            <w:pPr>
              <w:jc w:val="center"/>
              <w:rPr>
                <w:rFonts w:cs="Arial"/>
                <w:sz w:val="22"/>
                <w:szCs w:val="22"/>
              </w:rPr>
            </w:pPr>
            <w:r>
              <w:rPr>
                <w:rFonts w:cs="Arial"/>
                <w:sz w:val="22"/>
                <w:szCs w:val="22"/>
              </w:rPr>
              <w:t>£37</w:t>
            </w:r>
          </w:p>
        </w:tc>
        <w:tc>
          <w:tcPr>
            <w:tcW w:w="1288" w:type="dxa"/>
            <w:noWrap/>
            <w:vAlign w:val="center"/>
            <w:hideMark/>
          </w:tcPr>
          <w:p w:rsidRPr="00841983" w:rsidR="00AA255B" w:rsidP="00AA255B" w:rsidRDefault="00AA255B" w14:paraId="02972876" w14:textId="7352149A">
            <w:pPr>
              <w:jc w:val="center"/>
              <w:rPr>
                <w:rFonts w:cs="Arial"/>
                <w:sz w:val="22"/>
                <w:szCs w:val="22"/>
              </w:rPr>
            </w:pPr>
            <w:r>
              <w:rPr>
                <w:rFonts w:cs="Arial"/>
                <w:sz w:val="22"/>
                <w:szCs w:val="22"/>
              </w:rPr>
              <w:t>£0</w:t>
            </w:r>
          </w:p>
        </w:tc>
        <w:tc>
          <w:tcPr>
            <w:tcW w:w="1212" w:type="dxa"/>
            <w:noWrap/>
            <w:vAlign w:val="center"/>
            <w:hideMark/>
          </w:tcPr>
          <w:p w:rsidRPr="00841983" w:rsidR="00AA255B" w:rsidP="00AA255B" w:rsidRDefault="00AA255B" w14:paraId="7BF7E279" w14:textId="2EED5706">
            <w:pPr>
              <w:jc w:val="center"/>
              <w:rPr>
                <w:rFonts w:cs="Arial"/>
                <w:sz w:val="22"/>
                <w:szCs w:val="22"/>
              </w:rPr>
            </w:pPr>
            <w:r>
              <w:rPr>
                <w:rFonts w:cs="Arial"/>
                <w:sz w:val="22"/>
                <w:szCs w:val="22"/>
              </w:rPr>
              <w:t>£2</w:t>
            </w:r>
          </w:p>
        </w:tc>
        <w:tc>
          <w:tcPr>
            <w:tcW w:w="1134" w:type="dxa"/>
            <w:noWrap/>
            <w:vAlign w:val="center"/>
            <w:hideMark/>
          </w:tcPr>
          <w:p w:rsidRPr="00841983" w:rsidR="00AA255B" w:rsidP="00AA255B" w:rsidRDefault="00AA255B" w14:paraId="6FB83138" w14:textId="62305D6A">
            <w:pPr>
              <w:jc w:val="center"/>
              <w:rPr>
                <w:rFonts w:cs="Arial"/>
                <w:sz w:val="22"/>
                <w:szCs w:val="22"/>
              </w:rPr>
            </w:pPr>
            <w:r>
              <w:rPr>
                <w:rFonts w:cs="Arial"/>
                <w:sz w:val="22"/>
                <w:szCs w:val="22"/>
              </w:rPr>
              <w:t>-£1</w:t>
            </w:r>
          </w:p>
        </w:tc>
        <w:tc>
          <w:tcPr>
            <w:tcW w:w="1134" w:type="dxa"/>
            <w:noWrap/>
            <w:vAlign w:val="center"/>
            <w:hideMark/>
          </w:tcPr>
          <w:p w:rsidRPr="00841983" w:rsidR="00AA255B" w:rsidP="00AA255B" w:rsidRDefault="00AA255B" w14:paraId="08452C74" w14:textId="747C9C59">
            <w:pPr>
              <w:jc w:val="center"/>
              <w:rPr>
                <w:rFonts w:cs="Arial"/>
                <w:sz w:val="22"/>
                <w:szCs w:val="22"/>
              </w:rPr>
            </w:pPr>
            <w:r>
              <w:rPr>
                <w:rFonts w:cs="Arial"/>
                <w:sz w:val="22"/>
                <w:szCs w:val="22"/>
              </w:rPr>
              <w:t>£0</w:t>
            </w:r>
          </w:p>
        </w:tc>
        <w:tc>
          <w:tcPr>
            <w:tcW w:w="1134" w:type="dxa"/>
            <w:noWrap/>
            <w:vAlign w:val="center"/>
            <w:hideMark/>
          </w:tcPr>
          <w:p w:rsidRPr="00841983" w:rsidR="00AA255B" w:rsidP="00AA255B" w:rsidRDefault="00AA255B" w14:paraId="60C72266" w14:textId="6B86F14C">
            <w:pPr>
              <w:jc w:val="center"/>
              <w:rPr>
                <w:rFonts w:cs="Arial"/>
                <w:sz w:val="22"/>
                <w:szCs w:val="22"/>
              </w:rPr>
            </w:pPr>
            <w:r>
              <w:rPr>
                <w:rFonts w:cs="Arial"/>
                <w:sz w:val="22"/>
                <w:szCs w:val="22"/>
              </w:rPr>
              <w:t>£38</w:t>
            </w:r>
          </w:p>
        </w:tc>
      </w:tr>
      <w:tr w:rsidRPr="00841983" w:rsidR="00AA255B" w:rsidTr="00ED5915" w14:paraId="6112CFAC" w14:textId="77777777">
        <w:trPr>
          <w:trHeight w:val="300"/>
          <w:jc w:val="center"/>
        </w:trPr>
        <w:tc>
          <w:tcPr>
            <w:tcW w:w="776" w:type="dxa"/>
            <w:noWrap/>
            <w:vAlign w:val="center"/>
            <w:hideMark/>
          </w:tcPr>
          <w:p w:rsidRPr="00841983" w:rsidR="00AA255B" w:rsidP="00AA255B" w:rsidRDefault="00AA255B" w14:paraId="02A1AF71" w14:textId="77777777">
            <w:pPr>
              <w:jc w:val="center"/>
              <w:rPr>
                <w:rFonts w:cs="Arial"/>
                <w:sz w:val="22"/>
                <w:szCs w:val="22"/>
              </w:rPr>
            </w:pPr>
            <w:r w:rsidRPr="00841983">
              <w:rPr>
                <w:rFonts w:cs="Arial"/>
                <w:sz w:val="22"/>
                <w:szCs w:val="22"/>
              </w:rPr>
              <w:t>Total</w:t>
            </w:r>
          </w:p>
        </w:tc>
        <w:tc>
          <w:tcPr>
            <w:tcW w:w="1255" w:type="dxa"/>
            <w:noWrap/>
            <w:vAlign w:val="center"/>
            <w:hideMark/>
          </w:tcPr>
          <w:p w:rsidRPr="00841983" w:rsidR="00AA255B" w:rsidP="00AA255B" w:rsidRDefault="00AA255B" w14:paraId="5A6CB559" w14:textId="32E3F143">
            <w:pPr>
              <w:jc w:val="center"/>
              <w:rPr>
                <w:rFonts w:cs="Arial"/>
                <w:b/>
                <w:bCs/>
                <w:sz w:val="22"/>
                <w:szCs w:val="22"/>
              </w:rPr>
            </w:pPr>
            <w:r>
              <w:rPr>
                <w:rFonts w:cs="Arial"/>
                <w:b/>
                <w:bCs/>
                <w:sz w:val="22"/>
                <w:szCs w:val="22"/>
              </w:rPr>
              <w:t>£511</w:t>
            </w:r>
          </w:p>
        </w:tc>
        <w:tc>
          <w:tcPr>
            <w:tcW w:w="1276" w:type="dxa"/>
            <w:noWrap/>
            <w:vAlign w:val="center"/>
            <w:hideMark/>
          </w:tcPr>
          <w:p w:rsidRPr="00841983" w:rsidR="00AA255B" w:rsidP="00AA255B" w:rsidRDefault="00AA255B" w14:paraId="1775EE54" w14:textId="6DAB6C88">
            <w:pPr>
              <w:jc w:val="center"/>
              <w:rPr>
                <w:rFonts w:cs="Arial"/>
                <w:b/>
                <w:bCs/>
                <w:sz w:val="22"/>
                <w:szCs w:val="22"/>
              </w:rPr>
            </w:pPr>
            <w:r>
              <w:rPr>
                <w:rFonts w:cs="Arial"/>
                <w:b/>
                <w:bCs/>
                <w:sz w:val="22"/>
                <w:szCs w:val="22"/>
              </w:rPr>
              <w:t>£242</w:t>
            </w:r>
          </w:p>
        </w:tc>
        <w:tc>
          <w:tcPr>
            <w:tcW w:w="1288" w:type="dxa"/>
            <w:noWrap/>
            <w:vAlign w:val="center"/>
            <w:hideMark/>
          </w:tcPr>
          <w:p w:rsidRPr="00841983" w:rsidR="00AA255B" w:rsidP="00AA255B" w:rsidRDefault="00AA255B" w14:paraId="2244BB93" w14:textId="646F8B66">
            <w:pPr>
              <w:jc w:val="center"/>
              <w:rPr>
                <w:rFonts w:cs="Arial"/>
                <w:b/>
                <w:bCs/>
                <w:sz w:val="22"/>
                <w:szCs w:val="22"/>
              </w:rPr>
            </w:pPr>
            <w:r>
              <w:rPr>
                <w:rFonts w:cs="Arial"/>
                <w:b/>
                <w:bCs/>
                <w:sz w:val="22"/>
                <w:szCs w:val="22"/>
              </w:rPr>
              <w:t>-£56</w:t>
            </w:r>
          </w:p>
        </w:tc>
        <w:tc>
          <w:tcPr>
            <w:tcW w:w="1212" w:type="dxa"/>
            <w:noWrap/>
            <w:vAlign w:val="center"/>
            <w:hideMark/>
          </w:tcPr>
          <w:p w:rsidRPr="00841983" w:rsidR="00AA255B" w:rsidP="00AA255B" w:rsidRDefault="00AA255B" w14:paraId="41DCAC93" w14:textId="2643BAC6">
            <w:pPr>
              <w:jc w:val="center"/>
              <w:rPr>
                <w:rFonts w:cs="Arial"/>
                <w:b/>
                <w:bCs/>
                <w:sz w:val="22"/>
                <w:szCs w:val="22"/>
              </w:rPr>
            </w:pPr>
            <w:r>
              <w:rPr>
                <w:rFonts w:cs="Arial"/>
                <w:b/>
                <w:bCs/>
                <w:sz w:val="22"/>
                <w:szCs w:val="22"/>
              </w:rPr>
              <w:t>£315</w:t>
            </w:r>
          </w:p>
        </w:tc>
        <w:tc>
          <w:tcPr>
            <w:tcW w:w="1134" w:type="dxa"/>
            <w:noWrap/>
            <w:vAlign w:val="center"/>
            <w:hideMark/>
          </w:tcPr>
          <w:p w:rsidRPr="00841983" w:rsidR="00AA255B" w:rsidP="00AA255B" w:rsidRDefault="00AA255B" w14:paraId="49D569C1" w14:textId="0F60F4EE">
            <w:pPr>
              <w:jc w:val="center"/>
              <w:rPr>
                <w:rFonts w:cs="Arial"/>
                <w:b/>
                <w:bCs/>
                <w:sz w:val="22"/>
                <w:szCs w:val="22"/>
              </w:rPr>
            </w:pPr>
            <w:r>
              <w:rPr>
                <w:rFonts w:cs="Arial"/>
                <w:b/>
                <w:bCs/>
                <w:sz w:val="22"/>
                <w:szCs w:val="22"/>
              </w:rPr>
              <w:t>-£75</w:t>
            </w:r>
          </w:p>
        </w:tc>
        <w:tc>
          <w:tcPr>
            <w:tcW w:w="1134" w:type="dxa"/>
            <w:noWrap/>
            <w:vAlign w:val="center"/>
            <w:hideMark/>
          </w:tcPr>
          <w:p w:rsidRPr="00841983" w:rsidR="00AA255B" w:rsidP="00AA255B" w:rsidRDefault="00AA255B" w14:paraId="1B46EF9A" w14:textId="15A10E61">
            <w:pPr>
              <w:jc w:val="center"/>
              <w:rPr>
                <w:rFonts w:cs="Arial"/>
                <w:b/>
                <w:bCs/>
                <w:sz w:val="22"/>
                <w:szCs w:val="22"/>
              </w:rPr>
            </w:pPr>
            <w:r>
              <w:rPr>
                <w:rFonts w:cs="Arial"/>
                <w:b/>
                <w:bCs/>
                <w:sz w:val="22"/>
                <w:szCs w:val="22"/>
              </w:rPr>
              <w:t>£154</w:t>
            </w:r>
          </w:p>
        </w:tc>
        <w:tc>
          <w:tcPr>
            <w:tcW w:w="1134" w:type="dxa"/>
            <w:noWrap/>
            <w:vAlign w:val="center"/>
            <w:hideMark/>
          </w:tcPr>
          <w:p w:rsidRPr="00841983" w:rsidR="00AA255B" w:rsidP="00AA255B" w:rsidRDefault="00AA255B" w14:paraId="0B629C4C" w14:textId="5EB15064">
            <w:pPr>
              <w:jc w:val="center"/>
              <w:rPr>
                <w:rFonts w:cs="Arial"/>
                <w:b/>
                <w:bCs/>
                <w:sz w:val="22"/>
                <w:szCs w:val="22"/>
              </w:rPr>
            </w:pPr>
            <w:r>
              <w:rPr>
                <w:rFonts w:cs="Arial"/>
                <w:b/>
                <w:bCs/>
                <w:sz w:val="22"/>
                <w:szCs w:val="22"/>
              </w:rPr>
              <w:t>£1,091</w:t>
            </w:r>
          </w:p>
        </w:tc>
      </w:tr>
    </w:tbl>
    <w:bookmarkEnd w:id="107"/>
    <w:p w:rsidRPr="00451F33" w:rsidR="00554C21" w:rsidP="00554C21" w:rsidRDefault="00554C21" w14:paraId="29B5DEF0" w14:textId="058DBCAE">
      <w:pPr>
        <w:spacing w:line="257" w:lineRule="auto"/>
        <w:rPr>
          <w:rFonts w:cs="Arial"/>
        </w:rPr>
      </w:pPr>
      <w:r w:rsidRPr="00451F33">
        <w:rPr>
          <w:rFonts w:eastAsia="Arial" w:cs="Arial"/>
          <w:sz w:val="22"/>
          <w:szCs w:val="22"/>
        </w:rPr>
        <w:t>Source: WRAP</w:t>
      </w:r>
      <w:r w:rsidR="00641A00">
        <w:rPr>
          <w:rFonts w:eastAsia="Arial" w:cs="Arial"/>
          <w:sz w:val="22"/>
          <w:szCs w:val="22"/>
        </w:rPr>
        <w:t>’s</w:t>
      </w:r>
      <w:r w:rsidRPr="00451F33">
        <w:rPr>
          <w:rFonts w:eastAsia="Arial" w:cs="Arial"/>
          <w:sz w:val="22"/>
          <w:szCs w:val="22"/>
        </w:rPr>
        <w:t xml:space="preserve"> modelling, Defra</w:t>
      </w:r>
      <w:r w:rsidR="00641A00">
        <w:rPr>
          <w:rFonts w:eastAsia="Arial" w:cs="Arial"/>
          <w:sz w:val="22"/>
          <w:szCs w:val="22"/>
        </w:rPr>
        <w:t>’s</w:t>
      </w:r>
      <w:r w:rsidRPr="00451F33">
        <w:rPr>
          <w:rFonts w:eastAsia="Arial" w:cs="Arial"/>
          <w:sz w:val="22"/>
          <w:szCs w:val="22"/>
        </w:rPr>
        <w:t xml:space="preserve"> assumptions on the length of transition period  </w:t>
      </w:r>
    </w:p>
    <w:p w:rsidRPr="00451F33" w:rsidR="00554C21" w:rsidP="00554C21" w:rsidRDefault="00554C21" w14:paraId="413674C7" w14:textId="77777777">
      <w:pPr>
        <w:spacing w:line="257" w:lineRule="auto"/>
        <w:jc w:val="both"/>
        <w:rPr>
          <w:rFonts w:eastAsia="Arial" w:cs="Arial"/>
        </w:rPr>
      </w:pPr>
    </w:p>
    <w:p w:rsidRPr="00841983" w:rsidR="00554C21" w:rsidP="00554C21" w:rsidRDefault="00554C21" w14:paraId="612ADD18" w14:textId="4CC2E615">
      <w:pPr>
        <w:spacing w:line="257" w:lineRule="auto"/>
        <w:jc w:val="both"/>
        <w:rPr>
          <w:rFonts w:eastAsia="Arial" w:cs="Arial"/>
        </w:rPr>
      </w:pPr>
      <w:r w:rsidRPr="00841983">
        <w:rPr>
          <w:rFonts w:eastAsia="Arial" w:cs="Arial"/>
        </w:rPr>
        <w:t>Table 1</w:t>
      </w:r>
      <w:r w:rsidRPr="00841983" w:rsidR="00841983">
        <w:rPr>
          <w:rFonts w:eastAsia="Arial" w:cs="Arial"/>
        </w:rPr>
        <w:t>5</w:t>
      </w:r>
      <w:r w:rsidRPr="00841983">
        <w:rPr>
          <w:rFonts w:eastAsia="Arial" w:cs="Arial"/>
        </w:rPr>
        <w:t xml:space="preserve"> gives the total net cost to </w:t>
      </w:r>
      <w:r w:rsidR="00D97548">
        <w:rPr>
          <w:rFonts w:eastAsia="Arial" w:cs="Arial"/>
        </w:rPr>
        <w:t>local auth</w:t>
      </w:r>
      <w:r w:rsidRPr="00841983">
        <w:rPr>
          <w:rFonts w:eastAsia="Arial" w:cs="Arial"/>
        </w:rPr>
        <w:t>orities across the whole appraisal period (202</w:t>
      </w:r>
      <w:r w:rsidR="00AA255B">
        <w:rPr>
          <w:rFonts w:eastAsia="Arial" w:cs="Arial"/>
        </w:rPr>
        <w:t>4</w:t>
      </w:r>
      <w:r w:rsidRPr="00841983">
        <w:rPr>
          <w:rFonts w:eastAsia="Arial" w:cs="Arial"/>
        </w:rPr>
        <w:t>-2035). It provides a breakdown of costs associated with vehicles and containers. These costs are £6</w:t>
      </w:r>
      <w:r w:rsidR="00AA255B">
        <w:rPr>
          <w:rFonts w:eastAsia="Arial" w:cs="Arial"/>
        </w:rPr>
        <w:t>75</w:t>
      </w:r>
      <w:r w:rsidRPr="00841983">
        <w:rPr>
          <w:rFonts w:eastAsia="Arial" w:cs="Arial"/>
        </w:rPr>
        <w:t>m and £453m respectively across the appraisal period. They include both initial capital as well as future replacement costs. Concerning operational costs, there are some changes in year 202</w:t>
      </w:r>
      <w:r w:rsidR="00AA255B">
        <w:rPr>
          <w:rFonts w:eastAsia="Arial" w:cs="Arial"/>
        </w:rPr>
        <w:t>5</w:t>
      </w:r>
      <w:r w:rsidRPr="00841983">
        <w:rPr>
          <w:rFonts w:eastAsia="Arial" w:cs="Arial"/>
        </w:rPr>
        <w:t xml:space="preserve">. </w:t>
      </w:r>
      <w:r w:rsidR="00D305FC">
        <w:rPr>
          <w:rFonts w:eastAsia="Arial" w:cs="Arial"/>
        </w:rPr>
        <w:t>L</w:t>
      </w:r>
      <w:r w:rsidR="00D97548">
        <w:rPr>
          <w:rFonts w:eastAsia="Arial" w:cs="Arial"/>
        </w:rPr>
        <w:t>ocal auth</w:t>
      </w:r>
      <w:r w:rsidRPr="00841983">
        <w:rPr>
          <w:rFonts w:eastAsia="Arial" w:cs="Arial"/>
        </w:rPr>
        <w:t xml:space="preserve">orities are required to collect all dry recyclable materials </w:t>
      </w:r>
      <w:r w:rsidR="00A155FA">
        <w:rPr>
          <w:rFonts w:eastAsia="Arial" w:cs="Arial"/>
        </w:rPr>
        <w:t>from 31</w:t>
      </w:r>
      <w:r w:rsidRPr="00101A16" w:rsidR="00A155FA">
        <w:rPr>
          <w:rFonts w:eastAsia="Arial" w:cs="Arial"/>
          <w:vertAlign w:val="superscript"/>
        </w:rPr>
        <w:t>st</w:t>
      </w:r>
      <w:r w:rsidR="00A155FA">
        <w:rPr>
          <w:rFonts w:eastAsia="Arial" w:cs="Arial"/>
        </w:rPr>
        <w:t xml:space="preserve"> March </w:t>
      </w:r>
      <w:r w:rsidRPr="00841983">
        <w:rPr>
          <w:rFonts w:eastAsia="Arial" w:cs="Arial"/>
        </w:rPr>
        <w:t>202</w:t>
      </w:r>
      <w:r w:rsidR="00AA255B">
        <w:rPr>
          <w:rFonts w:eastAsia="Arial" w:cs="Arial"/>
        </w:rPr>
        <w:t>6</w:t>
      </w:r>
      <w:r w:rsidRPr="00841983">
        <w:rPr>
          <w:rFonts w:eastAsia="Arial" w:cs="Arial"/>
        </w:rPr>
        <w:t xml:space="preserve">. We have assumed in the modelling that they need to add these materials to their existing collections if they don’t already collect them. In turn, this increases their recycling rates and lowers </w:t>
      </w:r>
      <w:r w:rsidR="00430148">
        <w:rPr>
          <w:rFonts w:eastAsia="Arial" w:cs="Arial"/>
        </w:rPr>
        <w:t>net</w:t>
      </w:r>
      <w:r w:rsidRPr="00841983" w:rsidR="00430148">
        <w:rPr>
          <w:rFonts w:eastAsia="Arial" w:cs="Arial"/>
        </w:rPr>
        <w:t xml:space="preserve"> </w:t>
      </w:r>
      <w:r w:rsidRPr="00841983">
        <w:rPr>
          <w:rFonts w:eastAsia="Arial" w:cs="Arial"/>
        </w:rPr>
        <w:t>operational costs in 202</w:t>
      </w:r>
      <w:r w:rsidR="00AA255B">
        <w:rPr>
          <w:rFonts w:eastAsia="Arial" w:cs="Arial"/>
        </w:rPr>
        <w:t>5</w:t>
      </w:r>
      <w:r w:rsidRPr="00841983">
        <w:rPr>
          <w:rFonts w:eastAsia="Arial" w:cs="Arial"/>
        </w:rPr>
        <w:t>. The model, for example, estimates bulking and waste treatment costs (net of revenue for separately collected materials) to fall by £11m in 202</w:t>
      </w:r>
      <w:r w:rsidR="00AA255B">
        <w:rPr>
          <w:rFonts w:eastAsia="Arial" w:cs="Arial"/>
        </w:rPr>
        <w:t>5</w:t>
      </w:r>
      <w:r w:rsidRPr="00841983">
        <w:rPr>
          <w:rFonts w:eastAsia="Arial" w:cs="Arial"/>
        </w:rPr>
        <w:t xml:space="preserve">. These costs decrease further as more waste is recycled over the following years (i.e., £207m by 2035, or average savings of £166m per year). </w:t>
      </w:r>
    </w:p>
    <w:p w:rsidRPr="00841983" w:rsidR="00554C21" w:rsidP="00554C21" w:rsidRDefault="00554C21" w14:paraId="4470C3A6" w14:textId="77777777">
      <w:pPr>
        <w:spacing w:line="257" w:lineRule="auto"/>
        <w:jc w:val="both"/>
        <w:rPr>
          <w:rFonts w:eastAsia="Arial" w:cs="Arial"/>
        </w:rPr>
      </w:pPr>
    </w:p>
    <w:p w:rsidRPr="00451F33" w:rsidR="00554C21" w:rsidP="00554C21" w:rsidRDefault="2103847F" w14:paraId="350EA0A8" w14:textId="700B01F2">
      <w:pPr>
        <w:spacing w:line="257" w:lineRule="auto"/>
        <w:jc w:val="both"/>
        <w:rPr>
          <w:rFonts w:eastAsia="Arial" w:cs="Arial"/>
        </w:rPr>
      </w:pPr>
      <w:r w:rsidRPr="7C995945">
        <w:rPr>
          <w:rFonts w:eastAsia="Arial" w:cs="Arial"/>
        </w:rPr>
        <w:t>Table 1</w:t>
      </w:r>
      <w:r w:rsidRPr="7C995945" w:rsidR="33661A01">
        <w:rPr>
          <w:rFonts w:eastAsia="Arial" w:cs="Arial"/>
        </w:rPr>
        <w:t>5</w:t>
      </w:r>
      <w:r w:rsidRPr="7C995945">
        <w:rPr>
          <w:rFonts w:eastAsia="Arial" w:cs="Arial"/>
        </w:rPr>
        <w:t xml:space="preserve"> shows that </w:t>
      </w:r>
      <w:r w:rsidR="00D97548">
        <w:rPr>
          <w:rFonts w:cs="Arial"/>
          <w:lang w:eastAsia="en-GB"/>
        </w:rPr>
        <w:t>local auth</w:t>
      </w:r>
      <w:r w:rsidRPr="7C995945">
        <w:rPr>
          <w:rFonts w:cs="Arial"/>
          <w:lang w:eastAsia="en-GB"/>
        </w:rPr>
        <w:t>orities</w:t>
      </w:r>
      <w:r w:rsidRPr="7C995945">
        <w:rPr>
          <w:rFonts w:eastAsia="Arial" w:cs="Arial"/>
        </w:rPr>
        <w:t xml:space="preserve"> have higher operating and communications costs, increasing from £252m in 202</w:t>
      </w:r>
      <w:r w:rsidR="00AA255B">
        <w:rPr>
          <w:rFonts w:eastAsia="Arial" w:cs="Arial"/>
        </w:rPr>
        <w:t>6</w:t>
      </w:r>
      <w:r w:rsidRPr="7C995945">
        <w:rPr>
          <w:rFonts w:eastAsia="Arial" w:cs="Arial"/>
        </w:rPr>
        <w:t xml:space="preserve"> to £377m by 2035 (or an average increase of £302m per year over the period of 202</w:t>
      </w:r>
      <w:r w:rsidR="00AA255B">
        <w:rPr>
          <w:rFonts w:eastAsia="Arial" w:cs="Arial"/>
        </w:rPr>
        <w:t>5</w:t>
      </w:r>
      <w:r w:rsidRPr="7C995945">
        <w:rPr>
          <w:rFonts w:eastAsia="Arial" w:cs="Arial"/>
        </w:rPr>
        <w:t xml:space="preserve">-2035 when compared to the baseline). These costs cover labour, fuel costs etc.  </w:t>
      </w:r>
    </w:p>
    <w:p w:rsidRPr="00451F33" w:rsidR="00554C21" w:rsidP="00554C21" w:rsidRDefault="00554C21" w14:paraId="0D360F59" w14:textId="77777777">
      <w:pPr>
        <w:spacing w:line="257" w:lineRule="auto"/>
        <w:jc w:val="both"/>
        <w:rPr>
          <w:rFonts w:eastAsia="Arial" w:cs="Arial"/>
        </w:rPr>
      </w:pPr>
    </w:p>
    <w:p w:rsidRPr="00451F33" w:rsidR="00554C21" w:rsidP="00554C21" w:rsidRDefault="49B06680" w14:paraId="6DF7734A" w14:textId="2D359E53">
      <w:pPr>
        <w:spacing w:line="257" w:lineRule="auto"/>
        <w:jc w:val="both"/>
        <w:rPr>
          <w:rFonts w:eastAsia="Arial" w:cs="Arial"/>
        </w:rPr>
      </w:pPr>
      <w:proofErr w:type="gramStart"/>
      <w:r>
        <w:rPr>
          <w:rFonts w:eastAsia="Arial" w:cs="Arial"/>
        </w:rPr>
        <w:t>Taking into account</w:t>
      </w:r>
      <w:proofErr w:type="gramEnd"/>
      <w:r>
        <w:rPr>
          <w:rFonts w:eastAsia="Arial" w:cs="Arial"/>
        </w:rPr>
        <w:t xml:space="preserve"> DRS in the baseline and </w:t>
      </w:r>
      <w:r w:rsidR="08D143E7">
        <w:rPr>
          <w:rFonts w:eastAsia="Arial" w:cs="Arial"/>
        </w:rPr>
        <w:t xml:space="preserve">household </w:t>
      </w:r>
      <w:r>
        <w:rPr>
          <w:rFonts w:eastAsia="Arial" w:cs="Arial"/>
        </w:rPr>
        <w:t xml:space="preserve">scenario, there is a net saving of £624m </w:t>
      </w:r>
      <w:r w:rsidR="22EB22C9">
        <w:rPr>
          <w:rFonts w:eastAsia="Arial" w:cs="Arial"/>
        </w:rPr>
        <w:t>to local authorities over the appraisal period.</w:t>
      </w:r>
      <w:r w:rsidRPr="7C995945" w:rsidR="1C2F17E3">
        <w:rPr>
          <w:rFonts w:eastAsia="Arial" w:cs="Arial"/>
        </w:rPr>
        <w:t xml:space="preserve"> In our analysis, we estimate that the DRS scheme reduce </w:t>
      </w:r>
      <w:r w:rsidR="0EB30497">
        <w:rPr>
          <w:rFonts w:eastAsia="Arial" w:cs="Arial"/>
        </w:rPr>
        <w:t>local auth</w:t>
      </w:r>
      <w:r w:rsidRPr="7C995945" w:rsidR="1C2F17E3">
        <w:rPr>
          <w:rFonts w:eastAsia="Arial" w:cs="Arial"/>
        </w:rPr>
        <w:t xml:space="preserve">ority income from material revenue and increase MRF gate fees (see Section 6 for further information). The DRS </w:t>
      </w:r>
      <w:r w:rsidRPr="58B358DE" w:rsidR="00D11E77">
        <w:rPr>
          <w:rFonts w:eastAsia="Arial" w:cs="Arial"/>
        </w:rPr>
        <w:t xml:space="preserve">impact </w:t>
      </w:r>
      <w:r w:rsidRPr="7C995945" w:rsidR="1C2F17E3">
        <w:rPr>
          <w:rFonts w:eastAsia="Arial" w:cs="Arial"/>
        </w:rPr>
        <w:t>also ha</w:t>
      </w:r>
      <w:r w:rsidR="00732A52">
        <w:rPr>
          <w:rFonts w:eastAsia="Arial" w:cs="Arial"/>
        </w:rPr>
        <w:t>s</w:t>
      </w:r>
      <w:r w:rsidRPr="7C995945" w:rsidR="1C2F17E3">
        <w:rPr>
          <w:rFonts w:eastAsia="Arial" w:cs="Arial"/>
        </w:rPr>
        <w:t xml:space="preserve"> a small impact on bulking and residual waste costs. The combined effect is greater under the do-nothing compared to Option 1hh</w:t>
      </w:r>
      <w:r w:rsidR="00C554CA">
        <w:rPr>
          <w:rStyle w:val="FootnoteReference"/>
          <w:rFonts w:eastAsia="Arial"/>
        </w:rPr>
        <w:footnoteReference w:id="264"/>
      </w:r>
      <w:r w:rsidRPr="7C995945" w:rsidR="1C2F17E3">
        <w:rPr>
          <w:rFonts w:eastAsia="Arial" w:cs="Arial"/>
        </w:rPr>
        <w:t xml:space="preserve">. As such, there is a saving to </w:t>
      </w:r>
      <w:r w:rsidR="0EB30497">
        <w:rPr>
          <w:rFonts w:eastAsia="Arial" w:cs="Arial"/>
        </w:rPr>
        <w:t>local auth</w:t>
      </w:r>
      <w:r w:rsidRPr="7C995945" w:rsidR="1C2F17E3">
        <w:rPr>
          <w:rFonts w:eastAsia="Arial" w:cs="Arial"/>
        </w:rPr>
        <w:t xml:space="preserve">orities. Option 1M assumes that </w:t>
      </w:r>
      <w:r w:rsidR="0EB30497">
        <w:rPr>
          <w:rFonts w:cs="Arial"/>
          <w:lang w:eastAsia="en-GB"/>
        </w:rPr>
        <w:t>local auth</w:t>
      </w:r>
      <w:r w:rsidRPr="7C995945" w:rsidR="1C2F17E3">
        <w:rPr>
          <w:rFonts w:cs="Arial"/>
          <w:lang w:eastAsia="en-GB"/>
        </w:rPr>
        <w:t>orities</w:t>
      </w:r>
      <w:r w:rsidRPr="7C995945" w:rsidR="1C2F17E3">
        <w:rPr>
          <w:rFonts w:eastAsia="Arial" w:cs="Arial"/>
        </w:rPr>
        <w:t xml:space="preserve"> introduce a free garden waste collection. This has two main implications on the </w:t>
      </w:r>
      <w:r w:rsidR="0EB30497">
        <w:rPr>
          <w:rFonts w:cs="Arial"/>
          <w:lang w:eastAsia="en-GB"/>
        </w:rPr>
        <w:t>local auth</w:t>
      </w:r>
      <w:r w:rsidRPr="7C995945" w:rsidR="1C2F17E3">
        <w:rPr>
          <w:rFonts w:cs="Arial"/>
          <w:lang w:eastAsia="en-GB"/>
        </w:rPr>
        <w:t>ority</w:t>
      </w:r>
      <w:r w:rsidRPr="7C995945" w:rsidR="1C2F17E3">
        <w:rPr>
          <w:rFonts w:eastAsia="Arial" w:cs="Arial"/>
        </w:rPr>
        <w:t xml:space="preserve"> costs. It contributes to the increase of the capital and operating costs to </w:t>
      </w:r>
      <w:r w:rsidR="0EB30497">
        <w:rPr>
          <w:rFonts w:eastAsia="Arial" w:cs="Arial"/>
        </w:rPr>
        <w:t>local auth</w:t>
      </w:r>
      <w:r w:rsidRPr="7C995945" w:rsidR="1C2F17E3">
        <w:rPr>
          <w:rFonts w:eastAsia="Arial" w:cs="Arial"/>
          <w:lang w:eastAsia="en-GB"/>
        </w:rPr>
        <w:t>orities</w:t>
      </w:r>
      <w:r w:rsidRPr="7C995945" w:rsidR="1C2F17E3">
        <w:rPr>
          <w:rFonts w:eastAsia="Arial" w:cs="Arial"/>
        </w:rPr>
        <w:t xml:space="preserve"> (as mentioned above). Another impact on </w:t>
      </w:r>
      <w:r w:rsidR="0EB30497">
        <w:rPr>
          <w:rFonts w:eastAsia="Arial" w:cs="Arial"/>
        </w:rPr>
        <w:t>local auth</w:t>
      </w:r>
      <w:r w:rsidRPr="7C995945" w:rsidR="1C2F17E3">
        <w:rPr>
          <w:rFonts w:cs="Arial"/>
          <w:lang w:eastAsia="en-GB"/>
        </w:rPr>
        <w:t>orities</w:t>
      </w:r>
      <w:r w:rsidRPr="7C995945" w:rsidR="1C2F17E3">
        <w:rPr>
          <w:rFonts w:eastAsia="Arial" w:cs="Arial"/>
        </w:rPr>
        <w:t xml:space="preserve"> is the lost income from charging households for their garden waste collection. WRAP estimates the net lost income to be £1,</w:t>
      </w:r>
      <w:r w:rsidR="669338EE">
        <w:rPr>
          <w:rFonts w:eastAsia="Arial" w:cs="Arial"/>
        </w:rPr>
        <w:t>647</w:t>
      </w:r>
      <w:r w:rsidRPr="7C995945" w:rsidR="1C2F17E3">
        <w:rPr>
          <w:rFonts w:eastAsia="Arial" w:cs="Arial"/>
        </w:rPr>
        <w:t>m over the period of 202</w:t>
      </w:r>
      <w:r w:rsidR="669338EE">
        <w:rPr>
          <w:rFonts w:eastAsia="Arial" w:cs="Arial"/>
        </w:rPr>
        <w:t>6-</w:t>
      </w:r>
      <w:r w:rsidRPr="7C995945" w:rsidR="1C2F17E3">
        <w:rPr>
          <w:rFonts w:eastAsia="Arial" w:cs="Arial"/>
        </w:rPr>
        <w:t xml:space="preserve">2035. The lost income to </w:t>
      </w:r>
      <w:r w:rsidR="0EB30497">
        <w:rPr>
          <w:rFonts w:eastAsia="Arial" w:cs="Arial"/>
        </w:rPr>
        <w:t>local auth</w:t>
      </w:r>
      <w:r w:rsidRPr="7C995945" w:rsidR="1C2F17E3">
        <w:rPr>
          <w:rFonts w:eastAsia="Arial" w:cs="Arial"/>
        </w:rPr>
        <w:t>orities is a benefit to householders. They save the same amount (i.e., £1,</w:t>
      </w:r>
      <w:r w:rsidR="669338EE">
        <w:rPr>
          <w:rFonts w:eastAsia="Arial" w:cs="Arial"/>
        </w:rPr>
        <w:t>647</w:t>
      </w:r>
      <w:r w:rsidRPr="7C995945" w:rsidR="1C2F17E3">
        <w:rPr>
          <w:rFonts w:eastAsia="Arial" w:cs="Arial"/>
        </w:rPr>
        <w:t>m) over the same period because of removed charging.</w:t>
      </w:r>
    </w:p>
    <w:p w:rsidR="002165BD" w:rsidP="00554C21" w:rsidRDefault="002165BD" w14:paraId="3B89BEAC" w14:textId="77777777">
      <w:pPr>
        <w:spacing w:line="257" w:lineRule="auto"/>
        <w:jc w:val="both"/>
        <w:rPr>
          <w:rFonts w:eastAsia="Arial" w:cs="Arial"/>
        </w:rPr>
      </w:pPr>
    </w:p>
    <w:p w:rsidRPr="00451F33" w:rsidR="002165BD" w:rsidP="00554C21" w:rsidRDefault="002165BD" w14:paraId="1182A052" w14:textId="68CFDBEE">
      <w:pPr>
        <w:spacing w:line="257" w:lineRule="auto"/>
        <w:jc w:val="both"/>
        <w:rPr>
          <w:rFonts w:eastAsia="Arial" w:cs="Arial"/>
        </w:rPr>
      </w:pPr>
      <w:r>
        <w:rPr>
          <w:rFonts w:eastAsia="Arial" w:cs="Arial"/>
        </w:rPr>
        <w:t xml:space="preserve">The cost of </w:t>
      </w:r>
      <w:r w:rsidR="00693E2D">
        <w:rPr>
          <w:rFonts w:eastAsia="Arial" w:cs="Arial"/>
        </w:rPr>
        <w:t xml:space="preserve">completing </w:t>
      </w:r>
      <w:r>
        <w:rPr>
          <w:rFonts w:eastAsia="Arial" w:cs="Arial"/>
        </w:rPr>
        <w:t>written assessm</w:t>
      </w:r>
      <w:r w:rsidR="00F51214">
        <w:rPr>
          <w:rFonts w:eastAsia="Arial" w:cs="Arial"/>
        </w:rPr>
        <w:t>ents to local au</w:t>
      </w:r>
      <w:r w:rsidR="00784658">
        <w:rPr>
          <w:rFonts w:eastAsia="Arial" w:cs="Arial"/>
        </w:rPr>
        <w:t>thorities is</w:t>
      </w:r>
      <w:r w:rsidR="00214B8B">
        <w:rPr>
          <w:rFonts w:eastAsia="Arial" w:cs="Arial"/>
        </w:rPr>
        <w:t xml:space="preserve"> estimated at</w:t>
      </w:r>
      <w:r w:rsidR="00784658">
        <w:rPr>
          <w:rFonts w:eastAsia="Arial" w:cs="Arial"/>
        </w:rPr>
        <w:t xml:space="preserve"> £0.25m over the appraisal period</w:t>
      </w:r>
      <w:r w:rsidR="004E173D">
        <w:rPr>
          <w:rFonts w:eastAsia="Arial" w:cs="Arial"/>
        </w:rPr>
        <w:t xml:space="preserve"> (undiscounted)</w:t>
      </w:r>
      <w:r w:rsidR="00784658">
        <w:rPr>
          <w:rFonts w:eastAsia="Arial" w:cs="Arial"/>
        </w:rPr>
        <w:t xml:space="preserve">. </w:t>
      </w:r>
    </w:p>
    <w:p w:rsidRPr="00451F33" w:rsidR="00554C21" w:rsidP="00554C21" w:rsidRDefault="00554C21" w14:paraId="490ED34C" w14:textId="77777777">
      <w:pPr>
        <w:spacing w:line="257" w:lineRule="auto"/>
        <w:jc w:val="both"/>
        <w:rPr>
          <w:rFonts w:eastAsia="Arial" w:cs="Arial"/>
        </w:rPr>
      </w:pPr>
    </w:p>
    <w:p w:rsidRPr="00451F33" w:rsidR="00554C21" w:rsidP="00554C21" w:rsidRDefault="2103847F" w14:paraId="58CCD65C" w14:textId="6C019CFA">
      <w:pPr>
        <w:spacing w:line="257" w:lineRule="auto"/>
        <w:jc w:val="both"/>
        <w:rPr>
          <w:rFonts w:eastAsia="Arial" w:cs="Arial"/>
        </w:rPr>
      </w:pPr>
      <w:proofErr w:type="gramStart"/>
      <w:r w:rsidRPr="00451F33">
        <w:rPr>
          <w:rFonts w:eastAsia="Arial" w:cs="Arial"/>
        </w:rPr>
        <w:t>Taking into account</w:t>
      </w:r>
      <w:proofErr w:type="gramEnd"/>
      <w:r w:rsidRPr="00451F33">
        <w:rPr>
          <w:rFonts w:eastAsia="Arial" w:cs="Arial"/>
        </w:rPr>
        <w:t xml:space="preserve"> the loss of garden waste charging income, and the increased separation and collection of dry recyclables, food waste and garden waste, this scenario estimates an increase in </w:t>
      </w:r>
      <w:r w:rsidR="00D97548">
        <w:rPr>
          <w:rFonts w:eastAsia="Arial" w:cs="Arial"/>
        </w:rPr>
        <w:t>local auth</w:t>
      </w:r>
      <w:r w:rsidRPr="00451F33">
        <w:rPr>
          <w:rFonts w:eastAsia="Arial" w:cs="Arial"/>
        </w:rPr>
        <w:t>ority waste management costs of £4,</w:t>
      </w:r>
      <w:r w:rsidR="00F060B3">
        <w:rPr>
          <w:rFonts w:eastAsia="Arial" w:cs="Arial"/>
        </w:rPr>
        <w:t>263</w:t>
      </w:r>
      <w:r w:rsidRPr="00451F33">
        <w:rPr>
          <w:rFonts w:eastAsia="Arial" w:cs="Arial"/>
        </w:rPr>
        <w:t>m over the period of 202</w:t>
      </w:r>
      <w:r w:rsidR="001D0750">
        <w:rPr>
          <w:rFonts w:eastAsia="Arial" w:cs="Arial"/>
        </w:rPr>
        <w:t>4</w:t>
      </w:r>
      <w:r w:rsidRPr="00451F33">
        <w:rPr>
          <w:rFonts w:eastAsia="Arial" w:cs="Arial"/>
        </w:rPr>
        <w:t xml:space="preserve">-2035. </w:t>
      </w:r>
      <w:r w:rsidRPr="00841983">
        <w:rPr>
          <w:rFonts w:eastAsia="Arial" w:cs="Arial"/>
        </w:rPr>
        <w:t>Table 1</w:t>
      </w:r>
      <w:r w:rsidRPr="00841983" w:rsidR="33661A01">
        <w:rPr>
          <w:rFonts w:eastAsia="Arial" w:cs="Arial"/>
        </w:rPr>
        <w:t>5</w:t>
      </w:r>
      <w:r w:rsidRPr="00451F33">
        <w:rPr>
          <w:rFonts w:eastAsia="Arial" w:cs="Arial"/>
        </w:rPr>
        <w:t xml:space="preserve"> shows the modelled costs for the period of 202</w:t>
      </w:r>
      <w:r w:rsidR="0069331F">
        <w:rPr>
          <w:rFonts w:eastAsia="Arial" w:cs="Arial"/>
        </w:rPr>
        <w:t>4</w:t>
      </w:r>
      <w:r w:rsidRPr="00451F33">
        <w:rPr>
          <w:rFonts w:eastAsia="Arial" w:cs="Arial"/>
        </w:rPr>
        <w:t>-2035</w:t>
      </w:r>
      <w:r w:rsidRPr="00451F33" w:rsidR="00554C21">
        <w:rPr>
          <w:rStyle w:val="FootnoteReference"/>
          <w:rFonts w:eastAsia="Arial" w:cs="Arial"/>
        </w:rPr>
        <w:footnoteReference w:id="265"/>
      </w:r>
      <w:r w:rsidRPr="00451F33">
        <w:rPr>
          <w:rFonts w:eastAsia="Arial" w:cs="Arial"/>
        </w:rPr>
        <w:t xml:space="preserve">.  </w:t>
      </w:r>
    </w:p>
    <w:p w:rsidR="00441E1D" w:rsidP="00554C21" w:rsidRDefault="00441E1D" w14:paraId="3F63F185" w14:textId="77777777">
      <w:pPr>
        <w:spacing w:line="257" w:lineRule="auto"/>
        <w:jc w:val="both"/>
        <w:rPr>
          <w:rFonts w:eastAsia="Arial" w:cs="Arial"/>
          <w:b/>
        </w:rPr>
      </w:pPr>
    </w:p>
    <w:p w:rsidRPr="00841983" w:rsidR="00554C21" w:rsidP="00554C21" w:rsidRDefault="00554C21" w14:paraId="08740EBA" w14:textId="5F46EFA2">
      <w:pPr>
        <w:spacing w:line="257" w:lineRule="auto"/>
        <w:jc w:val="both"/>
        <w:rPr>
          <w:rFonts w:eastAsia="Arial" w:cs="Arial"/>
          <w:sz w:val="28"/>
          <w:szCs w:val="28"/>
        </w:rPr>
      </w:pPr>
      <w:r w:rsidRPr="00841983">
        <w:rPr>
          <w:rFonts w:eastAsia="Arial" w:cs="Arial"/>
          <w:b/>
        </w:rPr>
        <w:t>Table 1</w:t>
      </w:r>
      <w:r w:rsidR="00841983">
        <w:rPr>
          <w:rFonts w:eastAsia="Arial" w:cs="Arial"/>
          <w:b/>
        </w:rPr>
        <w:t>5</w:t>
      </w:r>
      <w:r w:rsidRPr="00841983">
        <w:rPr>
          <w:rFonts w:eastAsia="Arial" w:cs="Arial"/>
          <w:b/>
        </w:rPr>
        <w:t xml:space="preserve">: Modelled net costs (+) and savings (-), of household Option 1hh, £ millions, undiscounted </w:t>
      </w:r>
    </w:p>
    <w:tbl>
      <w:tblPr>
        <w:tblW w:w="0" w:type="auto"/>
        <w:jc w:val="center"/>
        <w:tblLayout w:type="fixed"/>
        <w:tblLook w:val="04A0" w:firstRow="1" w:lastRow="0" w:firstColumn="1" w:lastColumn="0" w:noHBand="0" w:noVBand="1"/>
      </w:tblPr>
      <w:tblGrid>
        <w:gridCol w:w="734"/>
        <w:gridCol w:w="1078"/>
        <w:gridCol w:w="1078"/>
        <w:gridCol w:w="1160"/>
        <w:gridCol w:w="1132"/>
        <w:gridCol w:w="1309"/>
        <w:gridCol w:w="1103"/>
        <w:gridCol w:w="1034"/>
        <w:gridCol w:w="1517"/>
        <w:gridCol w:w="1128"/>
      </w:tblGrid>
      <w:tr w:rsidRPr="004A2A0A" w:rsidR="009D1C4F" w:rsidTr="009E7A40" w14:paraId="58AE5552" w14:textId="77777777">
        <w:trPr>
          <w:trHeight w:val="595"/>
          <w:jc w:val="center"/>
        </w:trPr>
        <w:tc>
          <w:tcPr>
            <w:tcW w:w="73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51F33" w:rsidR="00AA255B" w:rsidP="001862D1" w:rsidRDefault="00AA255B" w14:paraId="6765A3B9" w14:textId="77777777">
            <w:pPr>
              <w:jc w:val="center"/>
              <w:rPr>
                <w:rFonts w:cs="Arial"/>
                <w:sz w:val="20"/>
                <w:szCs w:val="20"/>
                <w:lang w:eastAsia="en-GB"/>
              </w:rPr>
            </w:pPr>
          </w:p>
        </w:tc>
        <w:tc>
          <w:tcPr>
            <w:tcW w:w="1078" w:type="dxa"/>
            <w:tcBorders>
              <w:top w:val="single" w:color="auto" w:sz="4" w:space="0"/>
              <w:left w:val="nil"/>
              <w:bottom w:val="single" w:color="auto" w:sz="4" w:space="0"/>
              <w:right w:val="nil"/>
            </w:tcBorders>
          </w:tcPr>
          <w:p w:rsidR="001C1B44" w:rsidP="001862D1" w:rsidRDefault="001C1B44" w14:paraId="40DD7EBF" w14:textId="11DFE613">
            <w:pPr>
              <w:jc w:val="center"/>
              <w:rPr>
                <w:rFonts w:cs="Arial"/>
                <w:color w:val="000000"/>
                <w:sz w:val="20"/>
                <w:szCs w:val="20"/>
              </w:rPr>
            </w:pPr>
            <w:r>
              <w:rPr>
                <w:rFonts w:cs="Arial"/>
                <w:color w:val="000000"/>
                <w:sz w:val="20"/>
                <w:szCs w:val="20"/>
              </w:rPr>
              <w:t>LA TEEP policy Costs</w:t>
            </w:r>
          </w:p>
        </w:tc>
        <w:tc>
          <w:tcPr>
            <w:tcW w:w="1078" w:type="dxa"/>
            <w:tcBorders>
              <w:top w:val="single" w:color="auto" w:sz="4" w:space="0"/>
              <w:left w:val="nil"/>
              <w:bottom w:val="single" w:color="auto" w:sz="4" w:space="0"/>
              <w:right w:val="nil"/>
            </w:tcBorders>
            <w:shd w:val="clear" w:color="auto" w:fill="auto"/>
            <w:vAlign w:val="center"/>
          </w:tcPr>
          <w:p w:rsidRPr="00451F33" w:rsidR="00AA255B" w:rsidP="001862D1" w:rsidRDefault="00AA255B" w14:paraId="58E0C50F" w14:textId="1A336605">
            <w:pPr>
              <w:jc w:val="center"/>
              <w:rPr>
                <w:rFonts w:cs="Arial"/>
                <w:color w:val="000000"/>
                <w:sz w:val="20"/>
                <w:szCs w:val="20"/>
                <w:lang w:eastAsia="en-GB"/>
              </w:rPr>
            </w:pPr>
            <w:r w:rsidRPr="00451F33">
              <w:rPr>
                <w:rFonts w:cs="Arial"/>
                <w:color w:val="000000"/>
                <w:sz w:val="20"/>
                <w:szCs w:val="20"/>
              </w:rPr>
              <w:t>Vehicle Capital costs</w:t>
            </w:r>
          </w:p>
        </w:tc>
        <w:tc>
          <w:tcPr>
            <w:tcW w:w="1160" w:type="dxa"/>
            <w:tcBorders>
              <w:top w:val="single" w:color="auto" w:sz="4" w:space="0"/>
              <w:left w:val="nil"/>
              <w:bottom w:val="single" w:color="auto" w:sz="4" w:space="0"/>
              <w:right w:val="nil"/>
            </w:tcBorders>
            <w:shd w:val="clear" w:color="auto" w:fill="auto"/>
            <w:vAlign w:val="center"/>
          </w:tcPr>
          <w:p w:rsidRPr="00451F33" w:rsidR="00AA255B" w:rsidP="001862D1" w:rsidRDefault="00AA255B" w14:paraId="41F4AA70" w14:textId="77777777">
            <w:pPr>
              <w:jc w:val="center"/>
              <w:rPr>
                <w:rFonts w:cs="Arial"/>
                <w:color w:val="000000"/>
                <w:sz w:val="20"/>
                <w:szCs w:val="20"/>
                <w:lang w:eastAsia="en-GB"/>
              </w:rPr>
            </w:pPr>
            <w:r w:rsidRPr="00451F33">
              <w:rPr>
                <w:rFonts w:cs="Arial"/>
                <w:color w:val="000000"/>
                <w:sz w:val="20"/>
                <w:szCs w:val="20"/>
              </w:rPr>
              <w:t>Container Capital costs</w:t>
            </w:r>
          </w:p>
        </w:tc>
        <w:tc>
          <w:tcPr>
            <w:tcW w:w="1132" w:type="dxa"/>
            <w:tcBorders>
              <w:top w:val="single" w:color="auto" w:sz="4" w:space="0"/>
              <w:left w:val="nil"/>
              <w:bottom w:val="single" w:color="auto" w:sz="4" w:space="0"/>
              <w:right w:val="nil"/>
            </w:tcBorders>
            <w:shd w:val="clear" w:color="auto" w:fill="auto"/>
            <w:vAlign w:val="center"/>
          </w:tcPr>
          <w:p w:rsidRPr="00451F33" w:rsidR="00AA255B" w:rsidP="001862D1" w:rsidRDefault="00AA255B" w14:paraId="623B6A4B" w14:textId="77777777">
            <w:pPr>
              <w:jc w:val="center"/>
              <w:rPr>
                <w:rFonts w:cs="Arial"/>
                <w:color w:val="000000"/>
                <w:sz w:val="20"/>
                <w:szCs w:val="20"/>
                <w:lang w:eastAsia="en-GB"/>
              </w:rPr>
            </w:pPr>
            <w:r w:rsidRPr="00451F33">
              <w:rPr>
                <w:rFonts w:cs="Arial"/>
                <w:color w:val="000000"/>
                <w:sz w:val="20"/>
                <w:szCs w:val="20"/>
              </w:rPr>
              <w:t>Annual Operating and Comms</w:t>
            </w:r>
          </w:p>
        </w:tc>
        <w:tc>
          <w:tcPr>
            <w:tcW w:w="1309" w:type="dxa"/>
            <w:tcBorders>
              <w:top w:val="single" w:color="auto" w:sz="4" w:space="0"/>
              <w:left w:val="nil"/>
              <w:bottom w:val="single" w:color="auto" w:sz="4" w:space="0"/>
              <w:right w:val="nil"/>
            </w:tcBorders>
            <w:shd w:val="clear" w:color="auto" w:fill="auto"/>
            <w:vAlign w:val="center"/>
          </w:tcPr>
          <w:p w:rsidRPr="00451F33" w:rsidR="00AA255B" w:rsidP="001862D1" w:rsidRDefault="00AA255B" w14:paraId="1C69B6C2" w14:textId="77777777">
            <w:pPr>
              <w:jc w:val="center"/>
              <w:rPr>
                <w:rFonts w:cs="Arial"/>
                <w:color w:val="000000"/>
                <w:sz w:val="20"/>
                <w:szCs w:val="20"/>
                <w:lang w:eastAsia="en-GB"/>
              </w:rPr>
            </w:pPr>
            <w:r w:rsidRPr="00451F33">
              <w:rPr>
                <w:rFonts w:cs="Arial"/>
                <w:color w:val="000000"/>
                <w:sz w:val="20"/>
                <w:szCs w:val="20"/>
                <w:lang w:eastAsia="en-GB"/>
              </w:rPr>
              <w:t>Annual Bulk and Treatment</w:t>
            </w:r>
            <w:r w:rsidRPr="00451F33">
              <w:rPr>
                <w:rStyle w:val="FootnoteReference"/>
                <w:rFonts w:cs="Arial"/>
                <w:color w:val="000000"/>
                <w:sz w:val="20"/>
                <w:szCs w:val="20"/>
                <w:lang w:eastAsia="en-GB"/>
              </w:rPr>
              <w:footnoteReference w:id="266"/>
            </w:r>
          </w:p>
        </w:tc>
        <w:tc>
          <w:tcPr>
            <w:tcW w:w="1103" w:type="dxa"/>
            <w:tcBorders>
              <w:top w:val="single" w:color="auto" w:sz="4" w:space="0"/>
              <w:left w:val="nil"/>
              <w:bottom w:val="single" w:color="auto" w:sz="4" w:space="0"/>
              <w:right w:val="nil"/>
            </w:tcBorders>
            <w:shd w:val="clear" w:color="auto" w:fill="auto"/>
            <w:vAlign w:val="center"/>
          </w:tcPr>
          <w:p w:rsidRPr="00451F33" w:rsidR="00AA255B" w:rsidP="001862D1" w:rsidRDefault="00AA255B" w14:paraId="1E94FF74" w14:textId="77777777">
            <w:pPr>
              <w:jc w:val="center"/>
              <w:rPr>
                <w:rFonts w:cs="Arial"/>
                <w:color w:val="000000"/>
                <w:sz w:val="20"/>
                <w:szCs w:val="20"/>
                <w:lang w:eastAsia="en-GB"/>
              </w:rPr>
            </w:pPr>
            <w:r w:rsidRPr="00451F33">
              <w:rPr>
                <w:rFonts w:cs="Arial"/>
                <w:color w:val="000000"/>
                <w:sz w:val="20"/>
                <w:szCs w:val="20"/>
              </w:rPr>
              <w:t>Wider transition costs</w:t>
            </w:r>
            <w:r w:rsidRPr="00451F33">
              <w:rPr>
                <w:rStyle w:val="FootnoteReference"/>
                <w:rFonts w:cs="Arial"/>
                <w:color w:val="000000"/>
                <w:sz w:val="20"/>
                <w:szCs w:val="20"/>
              </w:rPr>
              <w:footnoteReference w:id="267"/>
            </w:r>
          </w:p>
        </w:tc>
        <w:tc>
          <w:tcPr>
            <w:tcW w:w="1034" w:type="dxa"/>
            <w:tcBorders>
              <w:top w:val="single" w:color="auto" w:sz="4" w:space="0"/>
              <w:left w:val="nil"/>
              <w:bottom w:val="single" w:color="auto" w:sz="4" w:space="0"/>
              <w:right w:val="nil"/>
            </w:tcBorders>
            <w:shd w:val="clear" w:color="auto" w:fill="auto"/>
            <w:vAlign w:val="center"/>
            <w:hideMark/>
          </w:tcPr>
          <w:p w:rsidRPr="00451F33" w:rsidR="00AA255B" w:rsidP="001862D1" w:rsidRDefault="00AA255B" w14:paraId="5518C9D9" w14:textId="4C33FF99">
            <w:pPr>
              <w:jc w:val="center"/>
              <w:rPr>
                <w:rFonts w:cs="Arial"/>
                <w:color w:val="000000"/>
                <w:sz w:val="20"/>
                <w:szCs w:val="20"/>
                <w:lang w:eastAsia="en-GB"/>
              </w:rPr>
            </w:pPr>
            <w:r w:rsidRPr="00451F33">
              <w:rPr>
                <w:rFonts w:cs="Arial"/>
                <w:color w:val="000000"/>
                <w:sz w:val="20"/>
                <w:szCs w:val="20"/>
              </w:rPr>
              <w:t>DRS effect</w:t>
            </w:r>
          </w:p>
        </w:tc>
        <w:tc>
          <w:tcPr>
            <w:tcW w:w="1517" w:type="dxa"/>
            <w:tcBorders>
              <w:top w:val="single" w:color="auto" w:sz="4" w:space="0"/>
              <w:left w:val="nil"/>
              <w:bottom w:val="single" w:color="auto" w:sz="4" w:space="0"/>
              <w:right w:val="nil"/>
            </w:tcBorders>
            <w:shd w:val="clear" w:color="auto" w:fill="auto"/>
            <w:vAlign w:val="center"/>
            <w:hideMark/>
          </w:tcPr>
          <w:p w:rsidRPr="00451F33" w:rsidR="00AA255B" w:rsidP="001862D1" w:rsidRDefault="00AA255B" w14:paraId="33047954" w14:textId="77777777">
            <w:pPr>
              <w:jc w:val="center"/>
              <w:rPr>
                <w:rFonts w:cs="Arial"/>
                <w:color w:val="000000"/>
                <w:sz w:val="20"/>
                <w:szCs w:val="20"/>
                <w:lang w:eastAsia="en-GB"/>
              </w:rPr>
            </w:pPr>
            <w:r w:rsidRPr="00451F33">
              <w:rPr>
                <w:rFonts w:cs="Arial"/>
                <w:i/>
                <w:iCs/>
                <w:color w:val="000000"/>
                <w:sz w:val="20"/>
                <w:szCs w:val="20"/>
              </w:rPr>
              <w:t>LA income from charged garden</w:t>
            </w:r>
          </w:p>
        </w:tc>
        <w:tc>
          <w:tcPr>
            <w:tcW w:w="1128" w:type="dxa"/>
            <w:tcBorders>
              <w:top w:val="single" w:color="auto" w:sz="4" w:space="0"/>
              <w:left w:val="nil"/>
              <w:bottom w:val="single" w:color="auto" w:sz="4" w:space="0"/>
              <w:right w:val="single" w:color="auto" w:sz="4" w:space="0"/>
            </w:tcBorders>
            <w:shd w:val="clear" w:color="auto" w:fill="auto"/>
            <w:vAlign w:val="center"/>
            <w:hideMark/>
          </w:tcPr>
          <w:p w:rsidRPr="00451F33" w:rsidR="00AA255B" w:rsidP="001862D1" w:rsidRDefault="00AA255B" w14:paraId="4DAF49C8" w14:textId="77777777">
            <w:pPr>
              <w:jc w:val="center"/>
              <w:rPr>
                <w:rFonts w:cs="Arial"/>
                <w:b/>
                <w:bCs/>
                <w:color w:val="000000"/>
                <w:sz w:val="20"/>
                <w:szCs w:val="20"/>
                <w:lang w:eastAsia="en-GB"/>
              </w:rPr>
            </w:pPr>
            <w:r w:rsidRPr="00451F33">
              <w:rPr>
                <w:rFonts w:cs="Arial"/>
                <w:b/>
                <w:bCs/>
                <w:color w:val="000000"/>
                <w:sz w:val="20"/>
                <w:szCs w:val="20"/>
                <w:lang w:eastAsia="en-GB"/>
              </w:rPr>
              <w:t>Total service cost (+) / saving (-)</w:t>
            </w:r>
          </w:p>
        </w:tc>
      </w:tr>
      <w:tr w:rsidRPr="004A2A0A" w:rsidR="009D1C4F" w:rsidTr="009E7A40" w14:paraId="052D4043"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9D1C4F" w:rsidP="009D1C4F" w:rsidRDefault="009D1C4F" w14:paraId="330C188F" w14:textId="4D5815BC">
            <w:pPr>
              <w:jc w:val="center"/>
              <w:rPr>
                <w:rFonts w:cs="Arial"/>
                <w:b/>
                <w:bCs/>
                <w:sz w:val="20"/>
                <w:szCs w:val="20"/>
                <w:lang w:eastAsia="en-GB"/>
              </w:rPr>
            </w:pPr>
            <w:r w:rsidRPr="00451F33">
              <w:rPr>
                <w:rFonts w:cs="Arial"/>
                <w:b/>
                <w:bCs/>
                <w:sz w:val="20"/>
                <w:szCs w:val="20"/>
                <w:lang w:eastAsia="en-GB"/>
              </w:rPr>
              <w:t>202</w:t>
            </w:r>
            <w:r>
              <w:rPr>
                <w:rFonts w:cs="Arial"/>
                <w:b/>
                <w:bCs/>
                <w:sz w:val="20"/>
                <w:szCs w:val="20"/>
                <w:lang w:eastAsia="en-GB"/>
              </w:rPr>
              <w:t>4</w:t>
            </w:r>
          </w:p>
        </w:tc>
        <w:tc>
          <w:tcPr>
            <w:tcW w:w="1078" w:type="dxa"/>
            <w:tcBorders>
              <w:top w:val="nil"/>
              <w:left w:val="nil"/>
              <w:bottom w:val="nil"/>
              <w:right w:val="nil"/>
            </w:tcBorders>
          </w:tcPr>
          <w:p w:rsidR="00056694" w:rsidP="009D1C4F" w:rsidRDefault="00056694" w14:paraId="29B36F62" w14:textId="1345B2DE">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9D1C4F" w:rsidP="009D1C4F" w:rsidRDefault="009D1C4F" w14:paraId="77F81333" w14:textId="4C31B32C">
            <w:pPr>
              <w:jc w:val="center"/>
              <w:rPr>
                <w:rFonts w:cs="Arial"/>
                <w:sz w:val="20"/>
                <w:szCs w:val="20"/>
                <w:lang w:eastAsia="en-GB"/>
              </w:rPr>
            </w:pPr>
            <w:r>
              <w:rPr>
                <w:rFonts w:cs="Arial"/>
                <w:sz w:val="20"/>
                <w:szCs w:val="20"/>
              </w:rPr>
              <w:t xml:space="preserve"> £ 0   </w:t>
            </w:r>
          </w:p>
        </w:tc>
        <w:tc>
          <w:tcPr>
            <w:tcW w:w="1160" w:type="dxa"/>
            <w:tcBorders>
              <w:top w:val="nil"/>
              <w:left w:val="nil"/>
              <w:bottom w:val="nil"/>
              <w:right w:val="nil"/>
            </w:tcBorders>
            <w:shd w:val="clear" w:color="auto" w:fill="auto"/>
            <w:noWrap/>
            <w:vAlign w:val="bottom"/>
            <w:hideMark/>
          </w:tcPr>
          <w:p w:rsidRPr="00451F33" w:rsidR="009D1C4F" w:rsidP="009D1C4F" w:rsidRDefault="009D1C4F" w14:paraId="030570C2" w14:textId="7BD76346">
            <w:pPr>
              <w:jc w:val="center"/>
              <w:rPr>
                <w:rFonts w:cs="Arial"/>
                <w:sz w:val="20"/>
                <w:szCs w:val="20"/>
                <w:lang w:eastAsia="en-GB"/>
              </w:rPr>
            </w:pPr>
            <w:r>
              <w:rPr>
                <w:rFonts w:cs="Arial"/>
                <w:sz w:val="20"/>
                <w:szCs w:val="20"/>
              </w:rPr>
              <w:t xml:space="preserve"> £ 0  </w:t>
            </w:r>
          </w:p>
        </w:tc>
        <w:tc>
          <w:tcPr>
            <w:tcW w:w="1132" w:type="dxa"/>
            <w:tcBorders>
              <w:top w:val="nil"/>
              <w:left w:val="nil"/>
              <w:bottom w:val="nil"/>
              <w:right w:val="nil"/>
            </w:tcBorders>
            <w:shd w:val="clear" w:color="auto" w:fill="auto"/>
            <w:noWrap/>
            <w:vAlign w:val="bottom"/>
            <w:hideMark/>
          </w:tcPr>
          <w:p w:rsidRPr="00451F33" w:rsidR="009D1C4F" w:rsidP="009D1C4F" w:rsidRDefault="009D1C4F" w14:paraId="02C3853E" w14:textId="11086307">
            <w:pPr>
              <w:jc w:val="center"/>
              <w:rPr>
                <w:rFonts w:cs="Arial"/>
                <w:sz w:val="20"/>
                <w:szCs w:val="20"/>
                <w:lang w:eastAsia="en-GB"/>
              </w:rPr>
            </w:pPr>
            <w:r>
              <w:rPr>
                <w:rFonts w:cs="Arial"/>
                <w:sz w:val="20"/>
                <w:szCs w:val="20"/>
              </w:rPr>
              <w:t xml:space="preserve"> £ 0   </w:t>
            </w:r>
          </w:p>
        </w:tc>
        <w:tc>
          <w:tcPr>
            <w:tcW w:w="1309" w:type="dxa"/>
            <w:tcBorders>
              <w:top w:val="nil"/>
              <w:left w:val="nil"/>
              <w:bottom w:val="nil"/>
              <w:right w:val="nil"/>
            </w:tcBorders>
            <w:shd w:val="clear" w:color="auto" w:fill="auto"/>
            <w:noWrap/>
            <w:vAlign w:val="bottom"/>
            <w:hideMark/>
          </w:tcPr>
          <w:p w:rsidRPr="00451F33" w:rsidR="009D1C4F" w:rsidP="009D1C4F" w:rsidRDefault="009D1C4F" w14:paraId="21DB48EF" w14:textId="09CBBAEB">
            <w:pPr>
              <w:jc w:val="center"/>
              <w:rPr>
                <w:rFonts w:cs="Arial"/>
                <w:sz w:val="20"/>
                <w:szCs w:val="20"/>
                <w:lang w:eastAsia="en-GB"/>
              </w:rPr>
            </w:pPr>
            <w:r>
              <w:rPr>
                <w:rFonts w:cs="Arial"/>
                <w:sz w:val="20"/>
                <w:szCs w:val="20"/>
              </w:rPr>
              <w:t xml:space="preserve"> £ 0 </w:t>
            </w:r>
          </w:p>
        </w:tc>
        <w:tc>
          <w:tcPr>
            <w:tcW w:w="1103" w:type="dxa"/>
            <w:tcBorders>
              <w:top w:val="nil"/>
              <w:left w:val="nil"/>
              <w:bottom w:val="nil"/>
              <w:right w:val="nil"/>
            </w:tcBorders>
            <w:shd w:val="clear" w:color="auto" w:fill="auto"/>
            <w:noWrap/>
            <w:vAlign w:val="bottom"/>
            <w:hideMark/>
          </w:tcPr>
          <w:p w:rsidRPr="00451F33" w:rsidR="009D1C4F" w:rsidP="009D1C4F" w:rsidRDefault="009D1C4F" w14:paraId="7489C625" w14:textId="67CE85C3">
            <w:pPr>
              <w:jc w:val="center"/>
              <w:rPr>
                <w:rFonts w:cs="Arial"/>
                <w:sz w:val="20"/>
                <w:szCs w:val="20"/>
                <w:lang w:eastAsia="en-GB"/>
              </w:rPr>
            </w:pPr>
            <w:r>
              <w:rPr>
                <w:rFonts w:cs="Arial"/>
                <w:sz w:val="20"/>
                <w:szCs w:val="20"/>
              </w:rPr>
              <w:t xml:space="preserve"> £ 0   </w:t>
            </w:r>
          </w:p>
        </w:tc>
        <w:tc>
          <w:tcPr>
            <w:tcW w:w="1034" w:type="dxa"/>
            <w:tcBorders>
              <w:top w:val="nil"/>
              <w:left w:val="nil"/>
              <w:bottom w:val="nil"/>
              <w:right w:val="nil"/>
            </w:tcBorders>
            <w:shd w:val="clear" w:color="auto" w:fill="auto"/>
            <w:noWrap/>
            <w:vAlign w:val="bottom"/>
          </w:tcPr>
          <w:p w:rsidRPr="00451F33" w:rsidR="009D1C4F" w:rsidP="009D1C4F" w:rsidRDefault="009D1C4F" w14:paraId="64835D05" w14:textId="78EE731C">
            <w:pPr>
              <w:jc w:val="center"/>
              <w:rPr>
                <w:rFonts w:cs="Arial"/>
                <w:sz w:val="20"/>
                <w:szCs w:val="20"/>
                <w:lang w:eastAsia="en-GB"/>
              </w:rPr>
            </w:pPr>
            <w:r>
              <w:rPr>
                <w:rFonts w:cs="Arial"/>
                <w:sz w:val="20"/>
                <w:szCs w:val="20"/>
              </w:rPr>
              <w:t xml:space="preserve"> £ 0   </w:t>
            </w:r>
          </w:p>
        </w:tc>
        <w:tc>
          <w:tcPr>
            <w:tcW w:w="1517" w:type="dxa"/>
            <w:tcBorders>
              <w:top w:val="nil"/>
              <w:left w:val="nil"/>
              <w:bottom w:val="nil"/>
              <w:right w:val="nil"/>
            </w:tcBorders>
            <w:shd w:val="clear" w:color="auto" w:fill="auto"/>
            <w:noWrap/>
            <w:vAlign w:val="bottom"/>
            <w:hideMark/>
          </w:tcPr>
          <w:p w:rsidRPr="00451F33" w:rsidR="009D1C4F" w:rsidP="009D1C4F" w:rsidRDefault="009D1C4F" w14:paraId="1E947218" w14:textId="6EC3013D">
            <w:pPr>
              <w:jc w:val="center"/>
              <w:rPr>
                <w:rFonts w:cs="Arial"/>
                <w:sz w:val="20"/>
                <w:szCs w:val="20"/>
                <w:lang w:eastAsia="en-GB"/>
              </w:rPr>
            </w:pPr>
            <w:r>
              <w:rPr>
                <w:rFonts w:cs="Arial"/>
                <w:sz w:val="20"/>
                <w:szCs w:val="20"/>
              </w:rPr>
              <w:t xml:space="preserve"> £ 0   </w:t>
            </w:r>
          </w:p>
        </w:tc>
        <w:tc>
          <w:tcPr>
            <w:tcW w:w="1128" w:type="dxa"/>
            <w:tcBorders>
              <w:top w:val="nil"/>
              <w:left w:val="single" w:color="auto" w:sz="4" w:space="0"/>
              <w:bottom w:val="nil"/>
              <w:right w:val="single" w:color="auto" w:sz="4" w:space="0"/>
            </w:tcBorders>
            <w:shd w:val="clear" w:color="auto" w:fill="auto"/>
            <w:vAlign w:val="bottom"/>
          </w:tcPr>
          <w:p w:rsidRPr="009D1C4F" w:rsidR="009D1C4F" w:rsidP="009D1C4F" w:rsidRDefault="009D1C4F" w14:paraId="3FE9BE10" w14:textId="4F128AF7">
            <w:pPr>
              <w:jc w:val="center"/>
              <w:rPr>
                <w:rFonts w:cs="Arial"/>
                <w:b/>
                <w:bCs/>
                <w:color w:val="000000"/>
                <w:sz w:val="20"/>
                <w:szCs w:val="20"/>
                <w:lang w:eastAsia="en-GB"/>
              </w:rPr>
            </w:pPr>
            <w:r w:rsidRPr="005A4FDC">
              <w:rPr>
                <w:rFonts w:cs="Arial"/>
                <w:b/>
                <w:bCs/>
                <w:sz w:val="20"/>
                <w:szCs w:val="20"/>
              </w:rPr>
              <w:t xml:space="preserve"> £ </w:t>
            </w:r>
            <w:r w:rsidR="00056694">
              <w:rPr>
                <w:rFonts w:cs="Arial"/>
                <w:b/>
                <w:bCs/>
                <w:sz w:val="20"/>
                <w:szCs w:val="20"/>
              </w:rPr>
              <w:t>0</w:t>
            </w:r>
            <w:r w:rsidRPr="005A4FDC">
              <w:rPr>
                <w:rFonts w:cs="Arial"/>
                <w:b/>
                <w:bCs/>
                <w:sz w:val="20"/>
                <w:szCs w:val="20"/>
              </w:rPr>
              <w:t xml:space="preserve">   </w:t>
            </w:r>
          </w:p>
        </w:tc>
      </w:tr>
      <w:tr w:rsidRPr="004A2A0A" w:rsidR="00F060B3" w:rsidTr="009E7A40" w14:paraId="20A9BA76"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3406F2A7" w14:textId="373EDFA3">
            <w:pPr>
              <w:jc w:val="center"/>
              <w:rPr>
                <w:rFonts w:cs="Arial"/>
                <w:b/>
                <w:bCs/>
                <w:sz w:val="20"/>
                <w:szCs w:val="20"/>
                <w:lang w:eastAsia="en-GB"/>
              </w:rPr>
            </w:pPr>
            <w:r w:rsidRPr="00451F33">
              <w:rPr>
                <w:rFonts w:cs="Arial"/>
                <w:b/>
                <w:bCs/>
                <w:sz w:val="20"/>
                <w:szCs w:val="20"/>
                <w:lang w:eastAsia="en-GB"/>
              </w:rPr>
              <w:t>202</w:t>
            </w:r>
            <w:r>
              <w:rPr>
                <w:rFonts w:cs="Arial"/>
                <w:b/>
                <w:bCs/>
                <w:sz w:val="20"/>
                <w:szCs w:val="20"/>
                <w:lang w:eastAsia="en-GB"/>
              </w:rPr>
              <w:t>5</w:t>
            </w:r>
          </w:p>
        </w:tc>
        <w:tc>
          <w:tcPr>
            <w:tcW w:w="1078" w:type="dxa"/>
            <w:tcBorders>
              <w:top w:val="nil"/>
              <w:left w:val="nil"/>
              <w:bottom w:val="nil"/>
              <w:right w:val="nil"/>
            </w:tcBorders>
          </w:tcPr>
          <w:p w:rsidR="00056694" w:rsidP="00F060B3" w:rsidRDefault="00056694" w14:paraId="6A2CD777" w14:textId="42C4CA81">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1DA88144" w14:textId="376CF62C">
            <w:pPr>
              <w:jc w:val="center"/>
              <w:rPr>
                <w:rFonts w:cs="Arial"/>
                <w:sz w:val="20"/>
                <w:szCs w:val="20"/>
                <w:lang w:eastAsia="en-GB"/>
              </w:rPr>
            </w:pPr>
            <w:r>
              <w:rPr>
                <w:rFonts w:cs="Arial"/>
                <w:sz w:val="20"/>
                <w:szCs w:val="20"/>
              </w:rPr>
              <w:t xml:space="preserve">-£1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6473CA78" w14:textId="2B7D1443">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492B4359" w14:textId="787F0A35">
            <w:pPr>
              <w:jc w:val="center"/>
              <w:rPr>
                <w:rFonts w:cs="Arial"/>
                <w:sz w:val="20"/>
                <w:szCs w:val="20"/>
                <w:lang w:eastAsia="en-GB"/>
              </w:rPr>
            </w:pPr>
            <w:r>
              <w:rPr>
                <w:rFonts w:cs="Arial"/>
                <w:sz w:val="20"/>
                <w:szCs w:val="20"/>
              </w:rPr>
              <w:t xml:space="preserve">-£ 7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1BC37A70" w14:textId="3CB7891E">
            <w:pPr>
              <w:jc w:val="center"/>
              <w:rPr>
                <w:rFonts w:cs="Arial"/>
                <w:sz w:val="20"/>
                <w:szCs w:val="20"/>
                <w:lang w:eastAsia="en-GB"/>
              </w:rPr>
            </w:pPr>
            <w:r>
              <w:rPr>
                <w:rFonts w:cs="Arial"/>
                <w:sz w:val="20"/>
                <w:szCs w:val="20"/>
              </w:rPr>
              <w:t xml:space="preserve">-£ 11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353CCAA5" w14:textId="68141318">
            <w:pPr>
              <w:jc w:val="center"/>
              <w:rPr>
                <w:rFonts w:cs="Arial"/>
                <w:sz w:val="20"/>
                <w:szCs w:val="20"/>
                <w:lang w:eastAsia="en-GB"/>
              </w:rPr>
            </w:pPr>
            <w:r>
              <w:rPr>
                <w:rFonts w:cs="Arial"/>
                <w:sz w:val="20"/>
                <w:szCs w:val="20"/>
              </w:rPr>
              <w:t xml:space="preserve"> £24 </w:t>
            </w:r>
          </w:p>
        </w:tc>
        <w:tc>
          <w:tcPr>
            <w:tcW w:w="1034" w:type="dxa"/>
            <w:tcBorders>
              <w:top w:val="nil"/>
              <w:left w:val="nil"/>
              <w:bottom w:val="nil"/>
              <w:right w:val="nil"/>
            </w:tcBorders>
            <w:shd w:val="clear" w:color="auto" w:fill="auto"/>
            <w:noWrap/>
            <w:vAlign w:val="bottom"/>
          </w:tcPr>
          <w:p w:rsidRPr="00451F33" w:rsidR="00F060B3" w:rsidP="00F060B3" w:rsidRDefault="00F060B3" w14:paraId="7836D901" w14:textId="203FFB80">
            <w:pPr>
              <w:jc w:val="center"/>
              <w:rPr>
                <w:rFonts w:cs="Arial"/>
                <w:sz w:val="20"/>
                <w:szCs w:val="20"/>
                <w:lang w:eastAsia="en-GB"/>
              </w:rPr>
            </w:pPr>
            <w:r>
              <w:rPr>
                <w:rFonts w:cs="Arial"/>
                <w:sz w:val="20"/>
                <w:szCs w:val="20"/>
              </w:rPr>
              <w:t xml:space="preserve"> £ 0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6B2FFCFD" w14:textId="51A02A9A">
            <w:pPr>
              <w:jc w:val="center"/>
              <w:rPr>
                <w:rFonts w:cs="Arial"/>
                <w:sz w:val="20"/>
                <w:szCs w:val="20"/>
                <w:lang w:eastAsia="en-GB"/>
              </w:rPr>
            </w:pPr>
            <w:r>
              <w:rPr>
                <w:rFonts w:cs="Arial"/>
                <w:sz w:val="20"/>
                <w:szCs w:val="20"/>
              </w:rPr>
              <w:t xml:space="preserve"> £ 0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2B09590B" w14:textId="0AB9BF4E">
            <w:pPr>
              <w:jc w:val="center"/>
              <w:rPr>
                <w:rFonts w:cs="Arial"/>
                <w:b/>
                <w:bCs/>
                <w:color w:val="000000"/>
                <w:sz w:val="20"/>
                <w:szCs w:val="20"/>
                <w:lang w:eastAsia="en-GB"/>
              </w:rPr>
            </w:pPr>
            <w:r>
              <w:rPr>
                <w:rFonts w:cs="Arial"/>
                <w:b/>
                <w:bCs/>
                <w:color w:val="000000"/>
                <w:sz w:val="20"/>
                <w:szCs w:val="20"/>
              </w:rPr>
              <w:t>£6</w:t>
            </w:r>
          </w:p>
        </w:tc>
      </w:tr>
      <w:tr w:rsidRPr="004A2A0A" w:rsidR="00F060B3" w:rsidTr="009E7A40" w14:paraId="33EFB27E"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2A6314F0" w14:textId="11F67926">
            <w:pPr>
              <w:jc w:val="center"/>
              <w:rPr>
                <w:rFonts w:cs="Arial"/>
                <w:b/>
                <w:bCs/>
                <w:sz w:val="20"/>
                <w:szCs w:val="20"/>
                <w:lang w:eastAsia="en-GB"/>
              </w:rPr>
            </w:pPr>
            <w:r w:rsidRPr="00451F33">
              <w:rPr>
                <w:rFonts w:cs="Arial"/>
                <w:b/>
                <w:bCs/>
                <w:sz w:val="20"/>
                <w:szCs w:val="20"/>
                <w:lang w:eastAsia="en-GB"/>
              </w:rPr>
              <w:t>202</w:t>
            </w:r>
            <w:r>
              <w:rPr>
                <w:rFonts w:cs="Arial"/>
                <w:b/>
                <w:bCs/>
                <w:sz w:val="20"/>
                <w:szCs w:val="20"/>
                <w:lang w:eastAsia="en-GB"/>
              </w:rPr>
              <w:t>6</w:t>
            </w:r>
          </w:p>
        </w:tc>
        <w:tc>
          <w:tcPr>
            <w:tcW w:w="1078" w:type="dxa"/>
            <w:tcBorders>
              <w:top w:val="nil"/>
              <w:left w:val="nil"/>
              <w:bottom w:val="nil"/>
              <w:right w:val="nil"/>
            </w:tcBorders>
          </w:tcPr>
          <w:p w:rsidR="00056694" w:rsidP="00F060B3" w:rsidRDefault="00056694" w14:paraId="267DAE99" w14:textId="39217DFD">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13394C69" w14:textId="6ABB1767">
            <w:pPr>
              <w:jc w:val="center"/>
              <w:rPr>
                <w:rFonts w:cs="Arial"/>
                <w:sz w:val="20"/>
                <w:szCs w:val="20"/>
                <w:lang w:eastAsia="en-GB"/>
              </w:rPr>
            </w:pPr>
            <w:r>
              <w:rPr>
                <w:rFonts w:cs="Arial"/>
                <w:sz w:val="20"/>
                <w:szCs w:val="20"/>
              </w:rPr>
              <w:t xml:space="preserve"> £ 262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18350986" w14:textId="06675945">
            <w:pPr>
              <w:jc w:val="center"/>
              <w:rPr>
                <w:rFonts w:cs="Arial"/>
                <w:sz w:val="20"/>
                <w:szCs w:val="20"/>
                <w:lang w:eastAsia="en-GB"/>
              </w:rPr>
            </w:pPr>
            <w:r>
              <w:rPr>
                <w:rFonts w:cs="Arial"/>
                <w:sz w:val="20"/>
                <w:szCs w:val="20"/>
              </w:rPr>
              <w:t xml:space="preserve"> £ 351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45BB280E" w14:textId="45D85C05">
            <w:pPr>
              <w:jc w:val="center"/>
              <w:rPr>
                <w:rFonts w:cs="Arial"/>
                <w:sz w:val="20"/>
                <w:szCs w:val="20"/>
                <w:lang w:eastAsia="en-GB"/>
              </w:rPr>
            </w:pPr>
            <w:r>
              <w:rPr>
                <w:rFonts w:cs="Arial"/>
                <w:sz w:val="20"/>
                <w:szCs w:val="20"/>
              </w:rPr>
              <w:t xml:space="preserve"> £ 252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37FC7AC7" w14:textId="184F0F40">
            <w:pPr>
              <w:jc w:val="center"/>
              <w:rPr>
                <w:rFonts w:cs="Arial"/>
                <w:sz w:val="20"/>
                <w:szCs w:val="20"/>
                <w:lang w:eastAsia="en-GB"/>
              </w:rPr>
            </w:pPr>
            <w:r>
              <w:rPr>
                <w:rFonts w:cs="Arial"/>
                <w:sz w:val="20"/>
                <w:szCs w:val="20"/>
              </w:rPr>
              <w:t xml:space="preserve">-£ 131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6BFEE807" w14:textId="2C08BF27">
            <w:pPr>
              <w:jc w:val="center"/>
              <w:rPr>
                <w:rFonts w:cs="Arial"/>
                <w:sz w:val="20"/>
                <w:szCs w:val="20"/>
                <w:lang w:eastAsia="en-GB"/>
              </w:rPr>
            </w:pPr>
            <w:r>
              <w:rPr>
                <w:rFonts w:cs="Arial"/>
                <w:sz w:val="20"/>
                <w:szCs w:val="20"/>
              </w:rPr>
              <w:t xml:space="preserve"> £123 </w:t>
            </w:r>
          </w:p>
        </w:tc>
        <w:tc>
          <w:tcPr>
            <w:tcW w:w="1034" w:type="dxa"/>
            <w:tcBorders>
              <w:top w:val="nil"/>
              <w:left w:val="nil"/>
              <w:bottom w:val="nil"/>
              <w:right w:val="nil"/>
            </w:tcBorders>
            <w:shd w:val="clear" w:color="auto" w:fill="auto"/>
            <w:noWrap/>
            <w:vAlign w:val="bottom"/>
          </w:tcPr>
          <w:p w:rsidRPr="00451F33" w:rsidR="00F060B3" w:rsidP="00F060B3" w:rsidRDefault="00F060B3" w14:paraId="2D18362D" w14:textId="12ECBC2D">
            <w:pPr>
              <w:jc w:val="center"/>
              <w:rPr>
                <w:rFonts w:cs="Arial"/>
                <w:sz w:val="20"/>
                <w:szCs w:val="20"/>
                <w:lang w:eastAsia="en-GB"/>
              </w:rPr>
            </w:pPr>
            <w:r>
              <w:rPr>
                <w:rFonts w:cs="Arial"/>
                <w:sz w:val="20"/>
                <w:szCs w:val="20"/>
              </w:rPr>
              <w:t xml:space="preserve">-£ 0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14E329E7" w14:textId="3BC3B1D6">
            <w:pPr>
              <w:jc w:val="center"/>
              <w:rPr>
                <w:rFonts w:cs="Arial"/>
                <w:sz w:val="20"/>
                <w:szCs w:val="20"/>
                <w:lang w:eastAsia="en-GB"/>
              </w:rPr>
            </w:pPr>
            <w:r>
              <w:rPr>
                <w:rFonts w:cs="Arial"/>
                <w:sz w:val="20"/>
                <w:szCs w:val="20"/>
              </w:rPr>
              <w:t xml:space="preserve">-£ 161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69CB3651" w14:textId="793B20DE">
            <w:pPr>
              <w:jc w:val="center"/>
              <w:rPr>
                <w:rFonts w:cs="Arial"/>
                <w:b/>
                <w:bCs/>
                <w:color w:val="000000"/>
                <w:sz w:val="20"/>
                <w:szCs w:val="20"/>
                <w:lang w:eastAsia="en-GB"/>
              </w:rPr>
            </w:pPr>
            <w:r>
              <w:rPr>
                <w:rFonts w:cs="Arial"/>
                <w:b/>
                <w:bCs/>
                <w:color w:val="000000"/>
                <w:sz w:val="20"/>
                <w:szCs w:val="20"/>
              </w:rPr>
              <w:t>£1,019</w:t>
            </w:r>
          </w:p>
        </w:tc>
      </w:tr>
      <w:tr w:rsidRPr="004A2A0A" w:rsidR="00F060B3" w:rsidTr="009E7A40" w14:paraId="3FCD525E"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0D9F694A" w14:textId="19FD0590">
            <w:pPr>
              <w:jc w:val="center"/>
              <w:rPr>
                <w:rFonts w:cs="Arial"/>
                <w:b/>
                <w:bCs/>
                <w:sz w:val="20"/>
                <w:szCs w:val="20"/>
                <w:lang w:eastAsia="en-GB"/>
              </w:rPr>
            </w:pPr>
            <w:r w:rsidRPr="00451F33">
              <w:rPr>
                <w:rFonts w:cs="Arial"/>
                <w:b/>
                <w:bCs/>
                <w:sz w:val="20"/>
                <w:szCs w:val="20"/>
                <w:lang w:eastAsia="en-GB"/>
              </w:rPr>
              <w:t>202</w:t>
            </w:r>
            <w:r>
              <w:rPr>
                <w:rFonts w:cs="Arial"/>
                <w:b/>
                <w:bCs/>
                <w:sz w:val="20"/>
                <w:szCs w:val="20"/>
                <w:lang w:eastAsia="en-GB"/>
              </w:rPr>
              <w:t>7</w:t>
            </w:r>
          </w:p>
        </w:tc>
        <w:tc>
          <w:tcPr>
            <w:tcW w:w="1078" w:type="dxa"/>
            <w:tcBorders>
              <w:top w:val="nil"/>
              <w:left w:val="nil"/>
              <w:bottom w:val="nil"/>
              <w:right w:val="nil"/>
            </w:tcBorders>
          </w:tcPr>
          <w:p w:rsidR="00056694" w:rsidP="00F060B3" w:rsidRDefault="00056694" w14:paraId="05F20F82" w14:textId="14E653C7">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329D82C9" w14:textId="007E3CE0">
            <w:pPr>
              <w:jc w:val="center"/>
              <w:rPr>
                <w:rFonts w:cs="Arial"/>
                <w:sz w:val="20"/>
                <w:szCs w:val="20"/>
                <w:lang w:eastAsia="en-GB"/>
              </w:rPr>
            </w:pPr>
            <w:r>
              <w:rPr>
                <w:rFonts w:cs="Arial"/>
                <w:sz w:val="20"/>
                <w:szCs w:val="20"/>
              </w:rPr>
              <w:t xml:space="preserve"> £ 15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5FAF399A" w14:textId="7F00F257">
            <w:pPr>
              <w:jc w:val="center"/>
              <w:rPr>
                <w:rFonts w:cs="Arial"/>
                <w:sz w:val="20"/>
                <w:szCs w:val="20"/>
                <w:lang w:eastAsia="en-GB"/>
              </w:rPr>
            </w:pPr>
            <w:r>
              <w:rPr>
                <w:rFonts w:cs="Arial"/>
                <w:sz w:val="20"/>
                <w:szCs w:val="20"/>
              </w:rPr>
              <w:t xml:space="preserve"> £ 48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6041A7F4" w14:textId="625DF933">
            <w:pPr>
              <w:jc w:val="center"/>
              <w:rPr>
                <w:rFonts w:cs="Arial"/>
                <w:sz w:val="20"/>
                <w:szCs w:val="20"/>
                <w:lang w:eastAsia="en-GB"/>
              </w:rPr>
            </w:pPr>
            <w:r>
              <w:rPr>
                <w:rFonts w:cs="Arial"/>
                <w:sz w:val="20"/>
                <w:szCs w:val="20"/>
              </w:rPr>
              <w:t xml:space="preserve"> £ 356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51D521C4" w14:textId="4A2E14A2">
            <w:pPr>
              <w:jc w:val="center"/>
              <w:rPr>
                <w:rFonts w:cs="Arial"/>
                <w:sz w:val="20"/>
                <w:szCs w:val="20"/>
                <w:lang w:eastAsia="en-GB"/>
              </w:rPr>
            </w:pPr>
            <w:r>
              <w:rPr>
                <w:rFonts w:cs="Arial"/>
                <w:sz w:val="20"/>
                <w:szCs w:val="20"/>
              </w:rPr>
              <w:t xml:space="preserve">-£ 178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787D4C25" w14:textId="64DA7566">
            <w:pPr>
              <w:jc w:val="center"/>
              <w:rPr>
                <w:rFonts w:cs="Arial"/>
                <w:sz w:val="20"/>
                <w:szCs w:val="20"/>
                <w:lang w:eastAsia="en-GB"/>
              </w:rPr>
            </w:pPr>
            <w:r>
              <w:rPr>
                <w:rFonts w:cs="Arial"/>
                <w:sz w:val="20"/>
                <w:szCs w:val="20"/>
              </w:rPr>
              <w:t xml:space="preserve"> £47 </w:t>
            </w:r>
          </w:p>
        </w:tc>
        <w:tc>
          <w:tcPr>
            <w:tcW w:w="1034" w:type="dxa"/>
            <w:tcBorders>
              <w:top w:val="nil"/>
              <w:left w:val="nil"/>
              <w:bottom w:val="nil"/>
              <w:right w:val="nil"/>
            </w:tcBorders>
            <w:shd w:val="clear" w:color="auto" w:fill="auto"/>
            <w:noWrap/>
            <w:vAlign w:val="bottom"/>
          </w:tcPr>
          <w:p w:rsidRPr="00451F33" w:rsidR="00F060B3" w:rsidP="00F060B3" w:rsidRDefault="00F060B3" w14:paraId="79DF0F83" w14:textId="6C68D81C">
            <w:pPr>
              <w:jc w:val="center"/>
              <w:rPr>
                <w:rFonts w:cs="Arial"/>
                <w:sz w:val="20"/>
                <w:szCs w:val="20"/>
                <w:lang w:eastAsia="en-GB"/>
              </w:rPr>
            </w:pPr>
            <w:r>
              <w:rPr>
                <w:rFonts w:cs="Arial"/>
                <w:sz w:val="20"/>
                <w:szCs w:val="20"/>
              </w:rPr>
              <w:t>-£ 18</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7D632054" w14:textId="66098676">
            <w:pPr>
              <w:jc w:val="center"/>
              <w:rPr>
                <w:rFonts w:cs="Arial"/>
                <w:sz w:val="20"/>
                <w:szCs w:val="20"/>
                <w:lang w:eastAsia="en-GB"/>
              </w:rPr>
            </w:pPr>
            <w:r>
              <w:rPr>
                <w:rFonts w:cs="Arial"/>
                <w:sz w:val="20"/>
                <w:szCs w:val="20"/>
              </w:rPr>
              <w:t xml:space="preserve">-£ 162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5EDC2D93" w14:textId="0D37A6EE">
            <w:pPr>
              <w:jc w:val="center"/>
              <w:rPr>
                <w:rFonts w:cs="Arial"/>
                <w:b/>
                <w:bCs/>
                <w:color w:val="000000"/>
                <w:sz w:val="20"/>
                <w:szCs w:val="20"/>
                <w:lang w:eastAsia="en-GB"/>
              </w:rPr>
            </w:pPr>
            <w:r>
              <w:rPr>
                <w:rFonts w:cs="Arial"/>
                <w:b/>
                <w:bCs/>
                <w:color w:val="000000"/>
                <w:sz w:val="20"/>
                <w:szCs w:val="20"/>
              </w:rPr>
              <w:t>£431</w:t>
            </w:r>
          </w:p>
        </w:tc>
      </w:tr>
      <w:tr w:rsidRPr="004A2A0A" w:rsidR="00F060B3" w:rsidTr="009E7A40" w14:paraId="1CB480A1"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42DDC48D" w14:textId="21DF557D">
            <w:pPr>
              <w:jc w:val="center"/>
              <w:rPr>
                <w:rFonts w:cs="Arial"/>
                <w:b/>
                <w:bCs/>
                <w:sz w:val="20"/>
                <w:szCs w:val="20"/>
                <w:lang w:eastAsia="en-GB"/>
              </w:rPr>
            </w:pPr>
            <w:r w:rsidRPr="00451F33">
              <w:rPr>
                <w:rFonts w:cs="Arial"/>
                <w:b/>
                <w:bCs/>
                <w:sz w:val="20"/>
                <w:szCs w:val="20"/>
                <w:lang w:eastAsia="en-GB"/>
              </w:rPr>
              <w:t>202</w:t>
            </w:r>
            <w:r>
              <w:rPr>
                <w:rFonts w:cs="Arial"/>
                <w:b/>
                <w:bCs/>
                <w:sz w:val="20"/>
                <w:szCs w:val="20"/>
                <w:lang w:eastAsia="en-GB"/>
              </w:rPr>
              <w:t>8</w:t>
            </w:r>
          </w:p>
        </w:tc>
        <w:tc>
          <w:tcPr>
            <w:tcW w:w="1078" w:type="dxa"/>
            <w:tcBorders>
              <w:top w:val="nil"/>
              <w:left w:val="nil"/>
              <w:bottom w:val="nil"/>
              <w:right w:val="nil"/>
            </w:tcBorders>
          </w:tcPr>
          <w:p w:rsidR="00056694" w:rsidP="00F060B3" w:rsidRDefault="00056694" w14:paraId="79002F9D" w14:textId="53538A22">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79C6B019" w14:textId="731B4A59">
            <w:pPr>
              <w:jc w:val="center"/>
              <w:rPr>
                <w:rFonts w:cs="Arial"/>
                <w:sz w:val="20"/>
                <w:szCs w:val="20"/>
                <w:lang w:eastAsia="en-GB"/>
              </w:rPr>
            </w:pPr>
            <w:r>
              <w:rPr>
                <w:rFonts w:cs="Arial"/>
                <w:sz w:val="20"/>
                <w:szCs w:val="20"/>
              </w:rPr>
              <w:t xml:space="preserve"> £ 27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565EB221" w14:textId="09FF0FFA">
            <w:pPr>
              <w:jc w:val="center"/>
              <w:rPr>
                <w:rFonts w:cs="Arial"/>
                <w:sz w:val="20"/>
                <w:szCs w:val="20"/>
                <w:lang w:eastAsia="en-GB"/>
              </w:rPr>
            </w:pPr>
            <w:r>
              <w:rPr>
                <w:rFonts w:cs="Arial"/>
                <w:sz w:val="20"/>
                <w:szCs w:val="20"/>
              </w:rPr>
              <w:t xml:space="preserve"> £ 31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09E4905B" w14:textId="1914B0C8">
            <w:pPr>
              <w:jc w:val="center"/>
              <w:rPr>
                <w:rFonts w:cs="Arial"/>
                <w:sz w:val="20"/>
                <w:szCs w:val="20"/>
                <w:lang w:eastAsia="en-GB"/>
              </w:rPr>
            </w:pPr>
            <w:r>
              <w:rPr>
                <w:rFonts w:cs="Arial"/>
                <w:sz w:val="20"/>
                <w:szCs w:val="20"/>
              </w:rPr>
              <w:t xml:space="preserve"> £ 357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2082A9E9" w14:textId="49CE9CA8">
            <w:pPr>
              <w:jc w:val="center"/>
              <w:rPr>
                <w:rFonts w:cs="Arial"/>
                <w:sz w:val="20"/>
                <w:szCs w:val="20"/>
                <w:lang w:eastAsia="en-GB"/>
              </w:rPr>
            </w:pPr>
            <w:r>
              <w:rPr>
                <w:rFonts w:cs="Arial"/>
                <w:sz w:val="20"/>
                <w:szCs w:val="20"/>
              </w:rPr>
              <w:t xml:space="preserve">-£ 190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4FBD019F" w14:textId="165CB51F">
            <w:pPr>
              <w:jc w:val="center"/>
              <w:rPr>
                <w:rFonts w:cs="Arial"/>
                <w:sz w:val="20"/>
                <w:szCs w:val="20"/>
                <w:lang w:eastAsia="en-GB"/>
              </w:rPr>
            </w:pPr>
            <w:r>
              <w:rPr>
                <w:rFonts w:cs="Arial"/>
                <w:sz w:val="20"/>
                <w:szCs w:val="20"/>
              </w:rPr>
              <w:t xml:space="preserve"> £ 45 </w:t>
            </w:r>
          </w:p>
        </w:tc>
        <w:tc>
          <w:tcPr>
            <w:tcW w:w="1034" w:type="dxa"/>
            <w:tcBorders>
              <w:top w:val="nil"/>
              <w:left w:val="nil"/>
              <w:bottom w:val="nil"/>
              <w:right w:val="nil"/>
            </w:tcBorders>
            <w:shd w:val="clear" w:color="auto" w:fill="auto"/>
            <w:noWrap/>
            <w:vAlign w:val="bottom"/>
          </w:tcPr>
          <w:p w:rsidRPr="00451F33" w:rsidR="00F060B3" w:rsidP="00F060B3" w:rsidRDefault="00F060B3" w14:paraId="20F41086" w14:textId="7D9D22CD">
            <w:pPr>
              <w:jc w:val="center"/>
              <w:rPr>
                <w:rFonts w:cs="Arial"/>
                <w:sz w:val="20"/>
                <w:szCs w:val="20"/>
                <w:lang w:eastAsia="en-GB"/>
              </w:rPr>
            </w:pPr>
            <w:r>
              <w:rPr>
                <w:rFonts w:cs="Arial"/>
                <w:sz w:val="20"/>
                <w:szCs w:val="20"/>
              </w:rPr>
              <w:t xml:space="preserve">-£ 74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4E2A9D66" w14:textId="104D09B0">
            <w:pPr>
              <w:jc w:val="center"/>
              <w:rPr>
                <w:rFonts w:cs="Arial"/>
                <w:sz w:val="20"/>
                <w:szCs w:val="20"/>
                <w:lang w:eastAsia="en-GB"/>
              </w:rPr>
            </w:pPr>
            <w:r>
              <w:rPr>
                <w:rFonts w:cs="Arial"/>
                <w:sz w:val="20"/>
                <w:szCs w:val="20"/>
              </w:rPr>
              <w:t xml:space="preserve">-£ 163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53E53F26" w14:textId="2B0BBC93">
            <w:pPr>
              <w:jc w:val="center"/>
              <w:rPr>
                <w:rFonts w:cs="Arial"/>
                <w:b/>
                <w:bCs/>
                <w:color w:val="000000"/>
                <w:sz w:val="20"/>
                <w:szCs w:val="20"/>
                <w:lang w:eastAsia="en-GB"/>
              </w:rPr>
            </w:pPr>
            <w:r>
              <w:rPr>
                <w:rFonts w:cs="Arial"/>
                <w:b/>
                <w:bCs/>
                <w:color w:val="000000"/>
                <w:sz w:val="20"/>
                <w:szCs w:val="20"/>
              </w:rPr>
              <w:t>£358</w:t>
            </w:r>
          </w:p>
        </w:tc>
      </w:tr>
      <w:tr w:rsidRPr="004A2A0A" w:rsidR="00F060B3" w:rsidTr="009E7A40" w14:paraId="1869EEED"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53B76293" w14:textId="28362CB3">
            <w:pPr>
              <w:jc w:val="center"/>
              <w:rPr>
                <w:rFonts w:cs="Arial"/>
                <w:b/>
                <w:bCs/>
                <w:sz w:val="20"/>
                <w:szCs w:val="20"/>
                <w:lang w:eastAsia="en-GB"/>
              </w:rPr>
            </w:pPr>
            <w:r w:rsidRPr="00451F33">
              <w:rPr>
                <w:rFonts w:cs="Arial"/>
                <w:b/>
                <w:bCs/>
                <w:sz w:val="20"/>
                <w:szCs w:val="20"/>
                <w:lang w:eastAsia="en-GB"/>
              </w:rPr>
              <w:t>202</w:t>
            </w:r>
            <w:r>
              <w:rPr>
                <w:rFonts w:cs="Arial"/>
                <w:b/>
                <w:bCs/>
                <w:sz w:val="20"/>
                <w:szCs w:val="20"/>
                <w:lang w:eastAsia="en-GB"/>
              </w:rPr>
              <w:t>9</w:t>
            </w:r>
          </w:p>
        </w:tc>
        <w:tc>
          <w:tcPr>
            <w:tcW w:w="1078" w:type="dxa"/>
            <w:tcBorders>
              <w:top w:val="nil"/>
              <w:left w:val="nil"/>
              <w:bottom w:val="nil"/>
              <w:right w:val="nil"/>
            </w:tcBorders>
          </w:tcPr>
          <w:p w:rsidR="00056694" w:rsidP="00F060B3" w:rsidRDefault="00056694" w14:paraId="0763E288" w14:textId="2CEEDB2A">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61AE7D7C" w14:textId="5BCDF604">
            <w:pPr>
              <w:jc w:val="center"/>
              <w:rPr>
                <w:rFonts w:cs="Arial"/>
                <w:sz w:val="20"/>
                <w:szCs w:val="20"/>
                <w:lang w:eastAsia="en-GB"/>
              </w:rPr>
            </w:pPr>
            <w:r>
              <w:rPr>
                <w:rFonts w:cs="Arial"/>
                <w:sz w:val="20"/>
                <w:szCs w:val="20"/>
              </w:rPr>
              <w:t xml:space="preserve"> £ 14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7E10EEF6" w14:textId="3DD1449A">
            <w:pPr>
              <w:jc w:val="center"/>
              <w:rPr>
                <w:rFonts w:cs="Arial"/>
                <w:sz w:val="20"/>
                <w:szCs w:val="20"/>
                <w:lang w:eastAsia="en-GB"/>
              </w:rPr>
            </w:pPr>
            <w:r>
              <w:rPr>
                <w:rFonts w:cs="Arial"/>
                <w:sz w:val="20"/>
                <w:szCs w:val="20"/>
              </w:rPr>
              <w:t xml:space="preserve"> £ 24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6AAC494D" w14:textId="2041998B">
            <w:pPr>
              <w:jc w:val="center"/>
              <w:rPr>
                <w:rFonts w:cs="Arial"/>
                <w:sz w:val="20"/>
                <w:szCs w:val="20"/>
                <w:lang w:eastAsia="en-GB"/>
              </w:rPr>
            </w:pPr>
            <w:r>
              <w:rPr>
                <w:rFonts w:cs="Arial"/>
                <w:sz w:val="20"/>
                <w:szCs w:val="20"/>
              </w:rPr>
              <w:t xml:space="preserve"> £ 364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6E850B93" w14:textId="0FAC3BEC">
            <w:pPr>
              <w:jc w:val="center"/>
              <w:rPr>
                <w:rFonts w:cs="Arial"/>
                <w:sz w:val="20"/>
                <w:szCs w:val="20"/>
                <w:lang w:eastAsia="en-GB"/>
              </w:rPr>
            </w:pPr>
            <w:r>
              <w:rPr>
                <w:rFonts w:cs="Arial"/>
                <w:sz w:val="20"/>
                <w:szCs w:val="20"/>
              </w:rPr>
              <w:t xml:space="preserve">-£ 200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011A093B" w14:textId="5D8378B7">
            <w:pPr>
              <w:jc w:val="center"/>
              <w:rPr>
                <w:rFonts w:cs="Arial"/>
                <w:sz w:val="20"/>
                <w:szCs w:val="20"/>
                <w:lang w:eastAsia="en-GB"/>
              </w:rPr>
            </w:pPr>
            <w:r>
              <w:rPr>
                <w:rFonts w:cs="Arial"/>
                <w:sz w:val="20"/>
                <w:szCs w:val="20"/>
              </w:rPr>
              <w:t xml:space="preserve"> £42 </w:t>
            </w:r>
          </w:p>
        </w:tc>
        <w:tc>
          <w:tcPr>
            <w:tcW w:w="1034" w:type="dxa"/>
            <w:tcBorders>
              <w:top w:val="nil"/>
              <w:left w:val="nil"/>
              <w:bottom w:val="nil"/>
              <w:right w:val="nil"/>
            </w:tcBorders>
            <w:shd w:val="clear" w:color="auto" w:fill="auto"/>
            <w:noWrap/>
            <w:vAlign w:val="bottom"/>
          </w:tcPr>
          <w:p w:rsidRPr="00451F33" w:rsidR="00F060B3" w:rsidP="00F060B3" w:rsidRDefault="00F060B3" w14:paraId="5EE0D59A" w14:textId="17BAF639">
            <w:pPr>
              <w:jc w:val="center"/>
              <w:rPr>
                <w:rFonts w:cs="Arial"/>
                <w:sz w:val="20"/>
                <w:szCs w:val="20"/>
                <w:lang w:eastAsia="en-GB"/>
              </w:rPr>
            </w:pPr>
            <w:r>
              <w:rPr>
                <w:rFonts w:cs="Arial"/>
                <w:sz w:val="20"/>
                <w:szCs w:val="20"/>
              </w:rPr>
              <w:t xml:space="preserve">-£ 76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726F657C" w14:textId="7A84B834">
            <w:pPr>
              <w:jc w:val="center"/>
              <w:rPr>
                <w:rFonts w:cs="Arial"/>
                <w:sz w:val="20"/>
                <w:szCs w:val="20"/>
                <w:lang w:eastAsia="en-GB"/>
              </w:rPr>
            </w:pPr>
            <w:r>
              <w:rPr>
                <w:rFonts w:cs="Arial"/>
                <w:sz w:val="20"/>
                <w:szCs w:val="20"/>
              </w:rPr>
              <w:t xml:space="preserve">-£ 164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36954AF8" w14:textId="7C4E0B25">
            <w:pPr>
              <w:jc w:val="center"/>
              <w:rPr>
                <w:rFonts w:cs="Arial"/>
                <w:b/>
                <w:bCs/>
                <w:color w:val="000000"/>
                <w:sz w:val="20"/>
                <w:szCs w:val="20"/>
                <w:lang w:eastAsia="en-GB"/>
              </w:rPr>
            </w:pPr>
            <w:r>
              <w:rPr>
                <w:rFonts w:cs="Arial"/>
                <w:b/>
                <w:bCs/>
                <w:color w:val="000000"/>
                <w:sz w:val="20"/>
                <w:szCs w:val="20"/>
              </w:rPr>
              <w:t>£332</w:t>
            </w:r>
          </w:p>
        </w:tc>
      </w:tr>
      <w:tr w:rsidRPr="004A2A0A" w:rsidR="00F060B3" w:rsidTr="009E7A40" w14:paraId="54CE43BA"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32FFC3FA" w14:textId="7C3193E1">
            <w:pPr>
              <w:jc w:val="center"/>
              <w:rPr>
                <w:rFonts w:cs="Arial"/>
                <w:b/>
                <w:bCs/>
                <w:sz w:val="20"/>
                <w:szCs w:val="20"/>
                <w:lang w:eastAsia="en-GB"/>
              </w:rPr>
            </w:pPr>
            <w:r w:rsidRPr="00451F33">
              <w:rPr>
                <w:rFonts w:cs="Arial"/>
                <w:b/>
                <w:bCs/>
                <w:sz w:val="20"/>
                <w:szCs w:val="20"/>
                <w:lang w:eastAsia="en-GB"/>
              </w:rPr>
              <w:t>20</w:t>
            </w:r>
            <w:r>
              <w:rPr>
                <w:rFonts w:cs="Arial"/>
                <w:b/>
                <w:bCs/>
                <w:sz w:val="20"/>
                <w:szCs w:val="20"/>
                <w:lang w:eastAsia="en-GB"/>
              </w:rPr>
              <w:t>30</w:t>
            </w:r>
          </w:p>
        </w:tc>
        <w:tc>
          <w:tcPr>
            <w:tcW w:w="1078" w:type="dxa"/>
            <w:tcBorders>
              <w:top w:val="nil"/>
              <w:left w:val="nil"/>
              <w:bottom w:val="nil"/>
              <w:right w:val="nil"/>
            </w:tcBorders>
          </w:tcPr>
          <w:p w:rsidR="00056694" w:rsidP="00F060B3" w:rsidRDefault="00056694" w14:paraId="1D68D8CD" w14:textId="0E3A0230">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4FA40999" w14:textId="7203F8B3">
            <w:pPr>
              <w:jc w:val="center"/>
              <w:rPr>
                <w:rFonts w:cs="Arial"/>
                <w:sz w:val="20"/>
                <w:szCs w:val="20"/>
                <w:lang w:eastAsia="en-GB"/>
              </w:rPr>
            </w:pPr>
            <w:r>
              <w:rPr>
                <w:rFonts w:cs="Arial"/>
                <w:sz w:val="20"/>
                <w:szCs w:val="20"/>
              </w:rPr>
              <w:t xml:space="preserve"> £ 1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63112419" w14:textId="35C95E39">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23A2B40B" w14:textId="09308F45">
            <w:pPr>
              <w:jc w:val="center"/>
              <w:rPr>
                <w:rFonts w:cs="Arial"/>
                <w:sz w:val="20"/>
                <w:szCs w:val="20"/>
                <w:lang w:eastAsia="en-GB"/>
              </w:rPr>
            </w:pPr>
            <w:r>
              <w:rPr>
                <w:rFonts w:cs="Arial"/>
                <w:sz w:val="20"/>
                <w:szCs w:val="20"/>
              </w:rPr>
              <w:t xml:space="preserve"> £ 368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33E1BF1F" w14:textId="26F50663">
            <w:pPr>
              <w:jc w:val="center"/>
              <w:rPr>
                <w:rFonts w:cs="Arial"/>
                <w:sz w:val="20"/>
                <w:szCs w:val="20"/>
                <w:lang w:eastAsia="en-GB"/>
              </w:rPr>
            </w:pPr>
            <w:r>
              <w:rPr>
                <w:rFonts w:cs="Arial"/>
                <w:sz w:val="20"/>
                <w:szCs w:val="20"/>
              </w:rPr>
              <w:t xml:space="preserve">-£ 204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766DD9C8" w14:textId="2102BFE9">
            <w:pPr>
              <w:jc w:val="center"/>
              <w:rPr>
                <w:rFonts w:cs="Arial"/>
                <w:sz w:val="20"/>
                <w:szCs w:val="20"/>
                <w:lang w:eastAsia="en-GB"/>
              </w:rPr>
            </w:pPr>
            <w:r>
              <w:rPr>
                <w:rFonts w:cs="Arial"/>
                <w:sz w:val="20"/>
                <w:szCs w:val="20"/>
              </w:rPr>
              <w:t xml:space="preserve"> £37 </w:t>
            </w:r>
          </w:p>
        </w:tc>
        <w:tc>
          <w:tcPr>
            <w:tcW w:w="1034" w:type="dxa"/>
            <w:tcBorders>
              <w:top w:val="nil"/>
              <w:left w:val="nil"/>
              <w:bottom w:val="nil"/>
              <w:right w:val="nil"/>
            </w:tcBorders>
            <w:shd w:val="clear" w:color="auto" w:fill="auto"/>
            <w:noWrap/>
            <w:vAlign w:val="bottom"/>
          </w:tcPr>
          <w:p w:rsidRPr="00451F33" w:rsidR="00F060B3" w:rsidP="00F060B3" w:rsidRDefault="00F060B3" w14:paraId="6F48BF78" w14:textId="01890D1D">
            <w:pPr>
              <w:jc w:val="center"/>
              <w:rPr>
                <w:rFonts w:cs="Arial"/>
                <w:sz w:val="20"/>
                <w:szCs w:val="20"/>
                <w:lang w:eastAsia="en-GB"/>
              </w:rPr>
            </w:pPr>
            <w:r>
              <w:rPr>
                <w:rFonts w:cs="Arial"/>
                <w:sz w:val="20"/>
                <w:szCs w:val="20"/>
              </w:rPr>
              <w:t xml:space="preserve">-£ 77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54E65B80" w14:textId="01C8BF3F">
            <w:pPr>
              <w:jc w:val="center"/>
              <w:rPr>
                <w:rFonts w:cs="Arial"/>
                <w:sz w:val="20"/>
                <w:szCs w:val="20"/>
                <w:lang w:eastAsia="en-GB"/>
              </w:rPr>
            </w:pPr>
            <w:r>
              <w:rPr>
                <w:rFonts w:cs="Arial"/>
                <w:sz w:val="20"/>
                <w:szCs w:val="20"/>
              </w:rPr>
              <w:t xml:space="preserve">-£ 164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24510F8C" w14:textId="590E900A">
            <w:pPr>
              <w:jc w:val="center"/>
              <w:rPr>
                <w:rFonts w:cs="Arial"/>
                <w:b/>
                <w:bCs/>
                <w:color w:val="000000"/>
                <w:sz w:val="20"/>
                <w:szCs w:val="20"/>
                <w:lang w:eastAsia="en-GB"/>
              </w:rPr>
            </w:pPr>
            <w:r>
              <w:rPr>
                <w:rFonts w:cs="Arial"/>
                <w:b/>
                <w:bCs/>
                <w:color w:val="000000"/>
                <w:sz w:val="20"/>
                <w:szCs w:val="20"/>
              </w:rPr>
              <w:t>£289</w:t>
            </w:r>
          </w:p>
        </w:tc>
      </w:tr>
      <w:tr w:rsidRPr="004A2A0A" w:rsidR="00F060B3" w:rsidTr="009E7A40" w14:paraId="182F03EC"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0809168F" w14:textId="56F9A525">
            <w:pPr>
              <w:jc w:val="center"/>
              <w:rPr>
                <w:rFonts w:cs="Arial"/>
                <w:b/>
                <w:bCs/>
                <w:sz w:val="20"/>
                <w:szCs w:val="20"/>
                <w:lang w:eastAsia="en-GB"/>
              </w:rPr>
            </w:pPr>
            <w:r w:rsidRPr="00451F33">
              <w:rPr>
                <w:rFonts w:cs="Arial"/>
                <w:b/>
                <w:bCs/>
                <w:sz w:val="20"/>
                <w:szCs w:val="20"/>
                <w:lang w:eastAsia="en-GB"/>
              </w:rPr>
              <w:t>203</w:t>
            </w:r>
            <w:r>
              <w:rPr>
                <w:rFonts w:cs="Arial"/>
                <w:b/>
                <w:bCs/>
                <w:sz w:val="20"/>
                <w:szCs w:val="20"/>
                <w:lang w:eastAsia="en-GB"/>
              </w:rPr>
              <w:t>1</w:t>
            </w:r>
          </w:p>
        </w:tc>
        <w:tc>
          <w:tcPr>
            <w:tcW w:w="1078" w:type="dxa"/>
            <w:tcBorders>
              <w:top w:val="nil"/>
              <w:left w:val="nil"/>
              <w:bottom w:val="nil"/>
              <w:right w:val="nil"/>
            </w:tcBorders>
          </w:tcPr>
          <w:p w:rsidR="00056694" w:rsidP="00F060B3" w:rsidRDefault="00056694" w14:paraId="0B3E724D" w14:textId="43712979">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73F4DF59" w14:textId="499243C3">
            <w:pPr>
              <w:jc w:val="center"/>
              <w:rPr>
                <w:rFonts w:cs="Arial"/>
                <w:sz w:val="20"/>
                <w:szCs w:val="20"/>
                <w:lang w:eastAsia="en-GB"/>
              </w:rPr>
            </w:pPr>
            <w:r>
              <w:rPr>
                <w:rFonts w:cs="Arial"/>
                <w:sz w:val="20"/>
                <w:szCs w:val="20"/>
              </w:rPr>
              <w:t xml:space="preserve"> £ 1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14294648" w14:textId="63C6999D">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0E79EFD5" w14:textId="550017BE">
            <w:pPr>
              <w:jc w:val="center"/>
              <w:rPr>
                <w:rFonts w:cs="Arial"/>
                <w:sz w:val="20"/>
                <w:szCs w:val="20"/>
                <w:lang w:eastAsia="en-GB"/>
              </w:rPr>
            </w:pPr>
            <w:r>
              <w:rPr>
                <w:rFonts w:cs="Arial"/>
                <w:sz w:val="20"/>
                <w:szCs w:val="20"/>
              </w:rPr>
              <w:t xml:space="preserve"> £ 369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76F27047" w14:textId="7F9BA997">
            <w:pPr>
              <w:jc w:val="center"/>
              <w:rPr>
                <w:rFonts w:cs="Arial"/>
                <w:sz w:val="20"/>
                <w:szCs w:val="20"/>
                <w:lang w:eastAsia="en-GB"/>
              </w:rPr>
            </w:pPr>
            <w:r>
              <w:rPr>
                <w:rFonts w:cs="Arial"/>
                <w:sz w:val="20"/>
                <w:szCs w:val="20"/>
              </w:rPr>
              <w:t xml:space="preserve">-£ 206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4DCA52F2" w14:textId="11C5F055">
            <w:pPr>
              <w:jc w:val="center"/>
              <w:rPr>
                <w:rFonts w:cs="Arial"/>
                <w:sz w:val="20"/>
                <w:szCs w:val="20"/>
                <w:lang w:eastAsia="en-GB"/>
              </w:rPr>
            </w:pPr>
            <w:r>
              <w:rPr>
                <w:rFonts w:cs="Arial"/>
                <w:sz w:val="20"/>
                <w:szCs w:val="20"/>
              </w:rPr>
              <w:t xml:space="preserve"> £37 </w:t>
            </w:r>
          </w:p>
        </w:tc>
        <w:tc>
          <w:tcPr>
            <w:tcW w:w="1034" w:type="dxa"/>
            <w:tcBorders>
              <w:top w:val="nil"/>
              <w:left w:val="nil"/>
              <w:bottom w:val="nil"/>
              <w:right w:val="nil"/>
            </w:tcBorders>
            <w:shd w:val="clear" w:color="auto" w:fill="auto"/>
            <w:noWrap/>
            <w:vAlign w:val="bottom"/>
          </w:tcPr>
          <w:p w:rsidRPr="00451F33" w:rsidR="00F060B3" w:rsidP="00F060B3" w:rsidRDefault="00F060B3" w14:paraId="65DCF131" w14:textId="71A1A4B3">
            <w:pPr>
              <w:jc w:val="center"/>
              <w:rPr>
                <w:rFonts w:cs="Arial"/>
                <w:sz w:val="20"/>
                <w:szCs w:val="20"/>
                <w:lang w:eastAsia="en-GB"/>
              </w:rPr>
            </w:pPr>
            <w:r>
              <w:rPr>
                <w:rFonts w:cs="Arial"/>
                <w:sz w:val="20"/>
                <w:szCs w:val="20"/>
              </w:rPr>
              <w:t xml:space="preserve">-£ 76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681DD87D" w14:textId="61384D3A">
            <w:pPr>
              <w:jc w:val="center"/>
              <w:rPr>
                <w:rFonts w:cs="Arial"/>
                <w:sz w:val="20"/>
                <w:szCs w:val="20"/>
                <w:lang w:eastAsia="en-GB"/>
              </w:rPr>
            </w:pPr>
            <w:r>
              <w:rPr>
                <w:rFonts w:cs="Arial"/>
                <w:sz w:val="20"/>
                <w:szCs w:val="20"/>
              </w:rPr>
              <w:t xml:space="preserve">-£ 165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5C071EA2" w14:textId="1EB8A461">
            <w:pPr>
              <w:jc w:val="center"/>
              <w:rPr>
                <w:rFonts w:cs="Arial"/>
                <w:b/>
                <w:bCs/>
                <w:color w:val="000000"/>
                <w:sz w:val="20"/>
                <w:szCs w:val="20"/>
                <w:lang w:eastAsia="en-GB"/>
              </w:rPr>
            </w:pPr>
            <w:r>
              <w:rPr>
                <w:rFonts w:cs="Arial"/>
                <w:b/>
                <w:bCs/>
                <w:color w:val="000000"/>
                <w:sz w:val="20"/>
                <w:szCs w:val="20"/>
              </w:rPr>
              <w:t>£290</w:t>
            </w:r>
          </w:p>
        </w:tc>
      </w:tr>
      <w:tr w:rsidRPr="004A2A0A" w:rsidR="00F060B3" w:rsidTr="009E7A40" w14:paraId="4FB32D79"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5EB62AC2" w14:textId="01E7A124">
            <w:pPr>
              <w:jc w:val="center"/>
              <w:rPr>
                <w:rFonts w:cs="Arial"/>
                <w:b/>
                <w:bCs/>
                <w:sz w:val="20"/>
                <w:szCs w:val="20"/>
                <w:lang w:eastAsia="en-GB"/>
              </w:rPr>
            </w:pPr>
            <w:r w:rsidRPr="00451F33">
              <w:rPr>
                <w:rFonts w:cs="Arial"/>
                <w:b/>
                <w:bCs/>
                <w:sz w:val="20"/>
                <w:szCs w:val="20"/>
                <w:lang w:eastAsia="en-GB"/>
              </w:rPr>
              <w:t>203</w:t>
            </w:r>
            <w:r>
              <w:rPr>
                <w:rFonts w:cs="Arial"/>
                <w:b/>
                <w:bCs/>
                <w:sz w:val="20"/>
                <w:szCs w:val="20"/>
                <w:lang w:eastAsia="en-GB"/>
              </w:rPr>
              <w:t>2</w:t>
            </w:r>
          </w:p>
        </w:tc>
        <w:tc>
          <w:tcPr>
            <w:tcW w:w="1078" w:type="dxa"/>
            <w:tcBorders>
              <w:top w:val="nil"/>
              <w:left w:val="nil"/>
              <w:bottom w:val="nil"/>
              <w:right w:val="nil"/>
            </w:tcBorders>
          </w:tcPr>
          <w:p w:rsidR="00056694" w:rsidP="00F060B3" w:rsidRDefault="00056694" w14:paraId="41CE5730" w14:textId="2C67BEEA">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622E0D8E" w14:textId="0EA74352">
            <w:pPr>
              <w:jc w:val="center"/>
              <w:rPr>
                <w:rFonts w:cs="Arial"/>
                <w:sz w:val="20"/>
                <w:szCs w:val="20"/>
                <w:lang w:eastAsia="en-GB"/>
              </w:rPr>
            </w:pPr>
            <w:r>
              <w:rPr>
                <w:rFonts w:cs="Arial"/>
                <w:sz w:val="20"/>
                <w:szCs w:val="20"/>
              </w:rPr>
              <w:t xml:space="preserve"> £ 10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1BCADB8D" w14:textId="41C565D4">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50557754" w14:textId="4CE04118">
            <w:pPr>
              <w:jc w:val="center"/>
              <w:rPr>
                <w:rFonts w:cs="Arial"/>
                <w:sz w:val="20"/>
                <w:szCs w:val="20"/>
                <w:lang w:eastAsia="en-GB"/>
              </w:rPr>
            </w:pPr>
            <w:r>
              <w:rPr>
                <w:rFonts w:cs="Arial"/>
                <w:sz w:val="20"/>
                <w:szCs w:val="20"/>
              </w:rPr>
              <w:t xml:space="preserve"> £ 371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79CFB9D0" w14:textId="522E0FB5">
            <w:pPr>
              <w:jc w:val="center"/>
              <w:rPr>
                <w:rFonts w:cs="Arial"/>
                <w:sz w:val="20"/>
                <w:szCs w:val="20"/>
                <w:lang w:eastAsia="en-GB"/>
              </w:rPr>
            </w:pPr>
            <w:r>
              <w:rPr>
                <w:rFonts w:cs="Arial"/>
                <w:sz w:val="20"/>
                <w:szCs w:val="20"/>
              </w:rPr>
              <w:t xml:space="preserve">-£ 206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31185AC6" w14:textId="4C1D725D">
            <w:pPr>
              <w:jc w:val="center"/>
              <w:rPr>
                <w:rFonts w:cs="Arial"/>
                <w:sz w:val="20"/>
                <w:szCs w:val="20"/>
                <w:lang w:eastAsia="en-GB"/>
              </w:rPr>
            </w:pPr>
            <w:r>
              <w:rPr>
                <w:rFonts w:cs="Arial"/>
                <w:sz w:val="20"/>
                <w:szCs w:val="20"/>
              </w:rPr>
              <w:t xml:space="preserve"> £37 </w:t>
            </w:r>
          </w:p>
        </w:tc>
        <w:tc>
          <w:tcPr>
            <w:tcW w:w="1034" w:type="dxa"/>
            <w:tcBorders>
              <w:top w:val="nil"/>
              <w:left w:val="nil"/>
              <w:bottom w:val="nil"/>
              <w:right w:val="nil"/>
            </w:tcBorders>
            <w:shd w:val="clear" w:color="auto" w:fill="auto"/>
            <w:noWrap/>
            <w:vAlign w:val="bottom"/>
          </w:tcPr>
          <w:p w:rsidRPr="00451F33" w:rsidR="00F060B3" w:rsidP="00F060B3" w:rsidRDefault="00F060B3" w14:paraId="0E5F1B4D" w14:textId="20B92AEF">
            <w:pPr>
              <w:jc w:val="center"/>
              <w:rPr>
                <w:rFonts w:cs="Arial"/>
                <w:sz w:val="20"/>
                <w:szCs w:val="20"/>
                <w:lang w:eastAsia="en-GB"/>
              </w:rPr>
            </w:pPr>
            <w:r>
              <w:rPr>
                <w:rFonts w:cs="Arial"/>
                <w:sz w:val="20"/>
                <w:szCs w:val="20"/>
              </w:rPr>
              <w:t xml:space="preserve">-£ 76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71A70361" w14:textId="7AB0E1CC">
            <w:pPr>
              <w:jc w:val="center"/>
              <w:rPr>
                <w:rFonts w:cs="Arial"/>
                <w:sz w:val="20"/>
                <w:szCs w:val="20"/>
                <w:lang w:eastAsia="en-GB"/>
              </w:rPr>
            </w:pPr>
            <w:r>
              <w:rPr>
                <w:rFonts w:cs="Arial"/>
                <w:sz w:val="20"/>
                <w:szCs w:val="20"/>
              </w:rPr>
              <w:t xml:space="preserve">-£ 166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2F399919" w14:textId="2EA4C52D">
            <w:pPr>
              <w:jc w:val="center"/>
              <w:rPr>
                <w:rFonts w:cs="Arial"/>
                <w:b/>
                <w:bCs/>
                <w:color w:val="000000"/>
                <w:sz w:val="20"/>
                <w:szCs w:val="20"/>
                <w:lang w:eastAsia="en-GB"/>
              </w:rPr>
            </w:pPr>
            <w:r>
              <w:rPr>
                <w:rFonts w:cs="Arial"/>
                <w:b/>
                <w:bCs/>
                <w:color w:val="000000"/>
                <w:sz w:val="20"/>
                <w:szCs w:val="20"/>
              </w:rPr>
              <w:t>£301</w:t>
            </w:r>
          </w:p>
        </w:tc>
      </w:tr>
      <w:tr w:rsidRPr="004A2A0A" w:rsidR="00F060B3" w:rsidTr="009E7A40" w14:paraId="145552A0"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27E4492F" w14:textId="386BE648">
            <w:pPr>
              <w:jc w:val="center"/>
              <w:rPr>
                <w:rFonts w:cs="Arial"/>
                <w:b/>
                <w:bCs/>
                <w:sz w:val="20"/>
                <w:szCs w:val="20"/>
                <w:lang w:eastAsia="en-GB"/>
              </w:rPr>
            </w:pPr>
            <w:r w:rsidRPr="00451F33">
              <w:rPr>
                <w:rFonts w:cs="Arial"/>
                <w:b/>
                <w:bCs/>
                <w:sz w:val="20"/>
                <w:szCs w:val="20"/>
                <w:lang w:eastAsia="en-GB"/>
              </w:rPr>
              <w:t>203</w:t>
            </w:r>
            <w:r>
              <w:rPr>
                <w:rFonts w:cs="Arial"/>
                <w:b/>
                <w:bCs/>
                <w:sz w:val="20"/>
                <w:szCs w:val="20"/>
                <w:lang w:eastAsia="en-GB"/>
              </w:rPr>
              <w:t>3</w:t>
            </w:r>
          </w:p>
        </w:tc>
        <w:tc>
          <w:tcPr>
            <w:tcW w:w="1078" w:type="dxa"/>
            <w:tcBorders>
              <w:top w:val="nil"/>
              <w:left w:val="nil"/>
              <w:bottom w:val="nil"/>
              <w:right w:val="nil"/>
            </w:tcBorders>
          </w:tcPr>
          <w:p w:rsidR="00056694" w:rsidP="00F060B3" w:rsidRDefault="00056694" w14:paraId="6AAF459A" w14:textId="64765F88">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36479FFE" w14:textId="75B638D5">
            <w:pPr>
              <w:jc w:val="center"/>
              <w:rPr>
                <w:rFonts w:cs="Arial"/>
                <w:sz w:val="20"/>
                <w:szCs w:val="20"/>
              </w:rPr>
            </w:pPr>
            <w:r>
              <w:rPr>
                <w:rFonts w:cs="Arial"/>
                <w:sz w:val="20"/>
                <w:szCs w:val="20"/>
              </w:rPr>
              <w:t xml:space="preserve"> £ 303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74D1B44D" w14:textId="016D38BF">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2BFEF6CB" w14:textId="5626BB0C">
            <w:pPr>
              <w:jc w:val="center"/>
              <w:rPr>
                <w:rFonts w:cs="Arial"/>
                <w:sz w:val="20"/>
                <w:szCs w:val="20"/>
                <w:lang w:eastAsia="en-GB"/>
              </w:rPr>
            </w:pPr>
            <w:r>
              <w:rPr>
                <w:rFonts w:cs="Arial"/>
                <w:sz w:val="20"/>
                <w:szCs w:val="20"/>
              </w:rPr>
              <w:t xml:space="preserve"> £ 372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6F4E974B" w14:textId="26E29607">
            <w:pPr>
              <w:jc w:val="center"/>
              <w:rPr>
                <w:rFonts w:cs="Arial"/>
                <w:sz w:val="20"/>
                <w:szCs w:val="20"/>
                <w:lang w:eastAsia="en-GB"/>
              </w:rPr>
            </w:pPr>
            <w:r>
              <w:rPr>
                <w:rFonts w:cs="Arial"/>
                <w:sz w:val="20"/>
                <w:szCs w:val="20"/>
              </w:rPr>
              <w:t xml:space="preserve">-£ 207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350F1860" w14:textId="5DA2413D">
            <w:pPr>
              <w:jc w:val="center"/>
              <w:rPr>
                <w:rFonts w:cs="Arial"/>
                <w:sz w:val="20"/>
                <w:szCs w:val="20"/>
                <w:lang w:eastAsia="en-GB"/>
              </w:rPr>
            </w:pPr>
            <w:r>
              <w:rPr>
                <w:rFonts w:cs="Arial"/>
                <w:sz w:val="20"/>
                <w:szCs w:val="20"/>
              </w:rPr>
              <w:t xml:space="preserve"> £38 </w:t>
            </w:r>
          </w:p>
        </w:tc>
        <w:tc>
          <w:tcPr>
            <w:tcW w:w="1034" w:type="dxa"/>
            <w:tcBorders>
              <w:top w:val="nil"/>
              <w:left w:val="nil"/>
              <w:bottom w:val="nil"/>
              <w:right w:val="nil"/>
            </w:tcBorders>
            <w:shd w:val="clear" w:color="auto" w:fill="auto"/>
            <w:noWrap/>
            <w:vAlign w:val="bottom"/>
          </w:tcPr>
          <w:p w:rsidRPr="00451F33" w:rsidR="00F060B3" w:rsidP="00F060B3" w:rsidRDefault="00F060B3" w14:paraId="1F26E5BB" w14:textId="34ADB1EE">
            <w:pPr>
              <w:jc w:val="center"/>
              <w:rPr>
                <w:rFonts w:cs="Arial"/>
                <w:sz w:val="20"/>
                <w:szCs w:val="20"/>
                <w:lang w:eastAsia="en-GB"/>
              </w:rPr>
            </w:pPr>
            <w:r>
              <w:rPr>
                <w:rFonts w:cs="Arial"/>
                <w:sz w:val="20"/>
                <w:szCs w:val="20"/>
              </w:rPr>
              <w:t xml:space="preserve">-£ 76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3247FC05" w14:textId="068FB91A">
            <w:pPr>
              <w:jc w:val="center"/>
              <w:rPr>
                <w:rFonts w:cs="Arial"/>
                <w:sz w:val="20"/>
                <w:szCs w:val="20"/>
                <w:lang w:eastAsia="en-GB"/>
              </w:rPr>
            </w:pPr>
            <w:r>
              <w:rPr>
                <w:rFonts w:cs="Arial"/>
                <w:sz w:val="20"/>
                <w:szCs w:val="20"/>
              </w:rPr>
              <w:t xml:space="preserve">-£ 167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0E9C116E" w14:textId="022D2465">
            <w:pPr>
              <w:jc w:val="center"/>
              <w:rPr>
                <w:rFonts w:cs="Arial"/>
                <w:b/>
                <w:bCs/>
                <w:color w:val="000000"/>
                <w:sz w:val="20"/>
                <w:szCs w:val="20"/>
                <w:lang w:eastAsia="en-GB"/>
              </w:rPr>
            </w:pPr>
            <w:r>
              <w:rPr>
                <w:rFonts w:cs="Arial"/>
                <w:b/>
                <w:bCs/>
                <w:color w:val="000000"/>
                <w:sz w:val="20"/>
                <w:szCs w:val="20"/>
              </w:rPr>
              <w:t>£597</w:t>
            </w:r>
          </w:p>
        </w:tc>
      </w:tr>
      <w:tr w:rsidRPr="004A2A0A" w:rsidR="00F060B3" w:rsidTr="009E7A40" w14:paraId="18CB65E3"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284F774E" w14:textId="30E120A6">
            <w:pPr>
              <w:jc w:val="center"/>
              <w:rPr>
                <w:rFonts w:cs="Arial"/>
                <w:b/>
                <w:bCs/>
                <w:sz w:val="20"/>
                <w:szCs w:val="20"/>
                <w:lang w:eastAsia="en-GB"/>
              </w:rPr>
            </w:pPr>
            <w:r w:rsidRPr="00451F33">
              <w:rPr>
                <w:rFonts w:cs="Arial"/>
                <w:b/>
                <w:bCs/>
                <w:sz w:val="20"/>
                <w:szCs w:val="20"/>
                <w:lang w:eastAsia="en-GB"/>
              </w:rPr>
              <w:t>203</w:t>
            </w:r>
            <w:r>
              <w:rPr>
                <w:rFonts w:cs="Arial"/>
                <w:b/>
                <w:bCs/>
                <w:sz w:val="20"/>
                <w:szCs w:val="20"/>
                <w:lang w:eastAsia="en-GB"/>
              </w:rPr>
              <w:t>4</w:t>
            </w:r>
          </w:p>
        </w:tc>
        <w:tc>
          <w:tcPr>
            <w:tcW w:w="1078" w:type="dxa"/>
            <w:tcBorders>
              <w:top w:val="nil"/>
              <w:left w:val="nil"/>
              <w:bottom w:val="nil"/>
              <w:right w:val="nil"/>
            </w:tcBorders>
          </w:tcPr>
          <w:p w:rsidR="00056694" w:rsidP="00F060B3" w:rsidRDefault="00056694" w14:paraId="2C4AC5CA" w14:textId="3BC20CA5">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2C527F3A" w14:textId="3DCE3EC4">
            <w:pPr>
              <w:jc w:val="center"/>
              <w:rPr>
                <w:rFonts w:cs="Arial"/>
                <w:sz w:val="20"/>
                <w:szCs w:val="20"/>
                <w:lang w:eastAsia="en-GB"/>
              </w:rPr>
            </w:pPr>
            <w:r>
              <w:rPr>
                <w:rFonts w:cs="Arial"/>
                <w:sz w:val="20"/>
                <w:szCs w:val="20"/>
              </w:rPr>
              <w:t xml:space="preserve"> £ 16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73E7A0CB" w14:textId="04246D61">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18108BF3" w14:textId="0484DA83">
            <w:pPr>
              <w:jc w:val="center"/>
              <w:rPr>
                <w:rFonts w:cs="Arial"/>
                <w:sz w:val="20"/>
                <w:szCs w:val="20"/>
                <w:lang w:eastAsia="en-GB"/>
              </w:rPr>
            </w:pPr>
            <w:r>
              <w:rPr>
                <w:rFonts w:cs="Arial"/>
                <w:sz w:val="20"/>
                <w:szCs w:val="20"/>
              </w:rPr>
              <w:t xml:space="preserve"> £ 374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4DD5BB06" w14:textId="77BF96DF">
            <w:pPr>
              <w:jc w:val="center"/>
              <w:rPr>
                <w:rFonts w:cs="Arial"/>
                <w:sz w:val="20"/>
                <w:szCs w:val="20"/>
                <w:lang w:eastAsia="en-GB"/>
              </w:rPr>
            </w:pPr>
            <w:r>
              <w:rPr>
                <w:rFonts w:cs="Arial"/>
                <w:sz w:val="20"/>
                <w:szCs w:val="20"/>
              </w:rPr>
              <w:t xml:space="preserve">-£ 207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1B74B58A" w14:textId="0C0BED90">
            <w:pPr>
              <w:jc w:val="center"/>
              <w:rPr>
                <w:rFonts w:cs="Arial"/>
                <w:sz w:val="20"/>
                <w:szCs w:val="20"/>
                <w:lang w:eastAsia="en-GB"/>
              </w:rPr>
            </w:pPr>
            <w:r>
              <w:rPr>
                <w:rFonts w:cs="Arial"/>
                <w:sz w:val="20"/>
                <w:szCs w:val="20"/>
              </w:rPr>
              <w:t xml:space="preserve"> £38 </w:t>
            </w:r>
          </w:p>
        </w:tc>
        <w:tc>
          <w:tcPr>
            <w:tcW w:w="1034" w:type="dxa"/>
            <w:tcBorders>
              <w:top w:val="nil"/>
              <w:left w:val="nil"/>
              <w:bottom w:val="nil"/>
              <w:right w:val="nil"/>
            </w:tcBorders>
            <w:shd w:val="clear" w:color="auto" w:fill="auto"/>
            <w:noWrap/>
            <w:vAlign w:val="bottom"/>
          </w:tcPr>
          <w:p w:rsidRPr="00451F33" w:rsidR="00F060B3" w:rsidP="00F060B3" w:rsidRDefault="00F060B3" w14:paraId="6765393C" w14:textId="40A56D3A">
            <w:pPr>
              <w:jc w:val="center"/>
              <w:rPr>
                <w:rFonts w:cs="Arial"/>
                <w:sz w:val="20"/>
                <w:szCs w:val="20"/>
                <w:lang w:eastAsia="en-GB"/>
              </w:rPr>
            </w:pPr>
            <w:r>
              <w:rPr>
                <w:rFonts w:cs="Arial"/>
                <w:sz w:val="20"/>
                <w:szCs w:val="20"/>
              </w:rPr>
              <w:t xml:space="preserve">-£ 76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3151A54A" w14:textId="255C2197">
            <w:pPr>
              <w:jc w:val="center"/>
              <w:rPr>
                <w:rFonts w:cs="Arial"/>
                <w:sz w:val="20"/>
                <w:szCs w:val="20"/>
                <w:lang w:eastAsia="en-GB"/>
              </w:rPr>
            </w:pPr>
            <w:r>
              <w:rPr>
                <w:rFonts w:cs="Arial"/>
                <w:sz w:val="20"/>
                <w:szCs w:val="20"/>
              </w:rPr>
              <w:t xml:space="preserve">-£ 168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243ED057" w14:textId="18D9F064">
            <w:pPr>
              <w:jc w:val="center"/>
              <w:rPr>
                <w:rFonts w:cs="Arial"/>
                <w:b/>
                <w:bCs/>
                <w:color w:val="000000"/>
                <w:sz w:val="20"/>
                <w:szCs w:val="20"/>
                <w:lang w:eastAsia="en-GB"/>
              </w:rPr>
            </w:pPr>
            <w:r>
              <w:rPr>
                <w:rFonts w:cs="Arial"/>
                <w:b/>
                <w:bCs/>
                <w:color w:val="000000"/>
                <w:sz w:val="20"/>
                <w:szCs w:val="20"/>
              </w:rPr>
              <w:t>£312</w:t>
            </w:r>
          </w:p>
        </w:tc>
      </w:tr>
      <w:tr w:rsidRPr="004A2A0A" w:rsidR="00F060B3" w:rsidTr="009E7A40" w14:paraId="5FD3FD19" w14:textId="77777777">
        <w:trPr>
          <w:trHeight w:val="102"/>
          <w:jc w:val="center"/>
        </w:trPr>
        <w:tc>
          <w:tcPr>
            <w:tcW w:w="734" w:type="dxa"/>
            <w:tcBorders>
              <w:top w:val="nil"/>
              <w:left w:val="single" w:color="auto" w:sz="4" w:space="0"/>
              <w:bottom w:val="nil"/>
              <w:right w:val="single" w:color="auto" w:sz="4" w:space="0"/>
            </w:tcBorders>
            <w:shd w:val="clear" w:color="auto" w:fill="auto"/>
            <w:noWrap/>
            <w:vAlign w:val="center"/>
            <w:hideMark/>
          </w:tcPr>
          <w:p w:rsidRPr="00451F33" w:rsidR="00F060B3" w:rsidP="00F060B3" w:rsidRDefault="00F060B3" w14:paraId="4E10657E" w14:textId="2EFFF135">
            <w:pPr>
              <w:jc w:val="center"/>
              <w:rPr>
                <w:rFonts w:cs="Arial"/>
                <w:b/>
                <w:bCs/>
                <w:sz w:val="20"/>
                <w:szCs w:val="20"/>
                <w:lang w:eastAsia="en-GB"/>
              </w:rPr>
            </w:pPr>
            <w:r w:rsidRPr="00451F33">
              <w:rPr>
                <w:rFonts w:cs="Arial"/>
                <w:b/>
                <w:bCs/>
                <w:sz w:val="20"/>
                <w:szCs w:val="20"/>
                <w:lang w:eastAsia="en-GB"/>
              </w:rPr>
              <w:t>203</w:t>
            </w:r>
            <w:r>
              <w:rPr>
                <w:rFonts w:cs="Arial"/>
                <w:b/>
                <w:bCs/>
                <w:sz w:val="20"/>
                <w:szCs w:val="20"/>
                <w:lang w:eastAsia="en-GB"/>
              </w:rPr>
              <w:t>5</w:t>
            </w:r>
          </w:p>
        </w:tc>
        <w:tc>
          <w:tcPr>
            <w:tcW w:w="1078" w:type="dxa"/>
            <w:tcBorders>
              <w:top w:val="nil"/>
              <w:left w:val="nil"/>
              <w:bottom w:val="nil"/>
              <w:right w:val="nil"/>
            </w:tcBorders>
          </w:tcPr>
          <w:p w:rsidR="00056694" w:rsidP="00F060B3" w:rsidRDefault="00056694" w14:paraId="1FA36AE4" w14:textId="0CBCD19A">
            <w:pPr>
              <w:jc w:val="center"/>
              <w:rPr>
                <w:rFonts w:cs="Arial"/>
                <w:sz w:val="20"/>
                <w:szCs w:val="20"/>
              </w:rPr>
            </w:pPr>
            <w:r>
              <w:rPr>
                <w:rFonts w:cs="Arial"/>
                <w:sz w:val="20"/>
                <w:szCs w:val="20"/>
              </w:rPr>
              <w:t>£0</w:t>
            </w:r>
          </w:p>
        </w:tc>
        <w:tc>
          <w:tcPr>
            <w:tcW w:w="1078" w:type="dxa"/>
            <w:tcBorders>
              <w:top w:val="nil"/>
              <w:left w:val="nil"/>
              <w:bottom w:val="nil"/>
              <w:right w:val="nil"/>
            </w:tcBorders>
            <w:shd w:val="clear" w:color="auto" w:fill="auto"/>
            <w:noWrap/>
            <w:vAlign w:val="bottom"/>
            <w:hideMark/>
          </w:tcPr>
          <w:p w:rsidRPr="00451F33" w:rsidR="00F060B3" w:rsidP="00F060B3" w:rsidRDefault="00F060B3" w14:paraId="6E58D820" w14:textId="3BC8C111">
            <w:pPr>
              <w:jc w:val="center"/>
              <w:rPr>
                <w:rFonts w:cs="Arial"/>
                <w:sz w:val="20"/>
                <w:szCs w:val="20"/>
                <w:lang w:eastAsia="en-GB"/>
              </w:rPr>
            </w:pPr>
            <w:r>
              <w:rPr>
                <w:rFonts w:cs="Arial"/>
                <w:sz w:val="20"/>
                <w:szCs w:val="20"/>
              </w:rPr>
              <w:t xml:space="preserve"> £ 28 </w:t>
            </w:r>
          </w:p>
        </w:tc>
        <w:tc>
          <w:tcPr>
            <w:tcW w:w="1160" w:type="dxa"/>
            <w:tcBorders>
              <w:top w:val="nil"/>
              <w:left w:val="nil"/>
              <w:bottom w:val="nil"/>
              <w:right w:val="nil"/>
            </w:tcBorders>
            <w:shd w:val="clear" w:color="auto" w:fill="auto"/>
            <w:noWrap/>
            <w:vAlign w:val="bottom"/>
            <w:hideMark/>
          </w:tcPr>
          <w:p w:rsidRPr="00451F33" w:rsidR="00F060B3" w:rsidP="00F060B3" w:rsidRDefault="00F060B3" w14:paraId="616826FA" w14:textId="2F264A7C">
            <w:pPr>
              <w:jc w:val="center"/>
              <w:rPr>
                <w:rFonts w:cs="Arial"/>
                <w:sz w:val="20"/>
                <w:szCs w:val="20"/>
                <w:lang w:eastAsia="en-GB"/>
              </w:rPr>
            </w:pPr>
            <w:r>
              <w:rPr>
                <w:rFonts w:cs="Arial"/>
                <w:sz w:val="20"/>
                <w:szCs w:val="20"/>
              </w:rPr>
              <w:t xml:space="preserve">£ 0 </w:t>
            </w:r>
          </w:p>
        </w:tc>
        <w:tc>
          <w:tcPr>
            <w:tcW w:w="1132" w:type="dxa"/>
            <w:tcBorders>
              <w:top w:val="nil"/>
              <w:left w:val="nil"/>
              <w:bottom w:val="nil"/>
              <w:right w:val="nil"/>
            </w:tcBorders>
            <w:shd w:val="clear" w:color="auto" w:fill="auto"/>
            <w:noWrap/>
            <w:vAlign w:val="bottom"/>
            <w:hideMark/>
          </w:tcPr>
          <w:p w:rsidRPr="00451F33" w:rsidR="00F060B3" w:rsidP="00F060B3" w:rsidRDefault="00F060B3" w14:paraId="73AC3FA0" w14:textId="6B04359C">
            <w:pPr>
              <w:jc w:val="center"/>
              <w:rPr>
                <w:rFonts w:cs="Arial"/>
                <w:sz w:val="20"/>
                <w:szCs w:val="20"/>
                <w:lang w:eastAsia="en-GB"/>
              </w:rPr>
            </w:pPr>
            <w:r>
              <w:rPr>
                <w:rFonts w:cs="Arial"/>
                <w:sz w:val="20"/>
                <w:szCs w:val="20"/>
              </w:rPr>
              <w:t xml:space="preserve"> £ 376 </w:t>
            </w:r>
          </w:p>
        </w:tc>
        <w:tc>
          <w:tcPr>
            <w:tcW w:w="1309" w:type="dxa"/>
            <w:tcBorders>
              <w:top w:val="nil"/>
              <w:left w:val="nil"/>
              <w:bottom w:val="nil"/>
              <w:right w:val="nil"/>
            </w:tcBorders>
            <w:shd w:val="clear" w:color="auto" w:fill="auto"/>
            <w:noWrap/>
            <w:vAlign w:val="bottom"/>
            <w:hideMark/>
          </w:tcPr>
          <w:p w:rsidRPr="00451F33" w:rsidR="00F060B3" w:rsidP="00F060B3" w:rsidRDefault="00F060B3" w14:paraId="3211D22A" w14:textId="1B899537">
            <w:pPr>
              <w:jc w:val="center"/>
              <w:rPr>
                <w:rFonts w:cs="Arial"/>
                <w:sz w:val="20"/>
                <w:szCs w:val="20"/>
                <w:lang w:eastAsia="en-GB"/>
              </w:rPr>
            </w:pPr>
            <w:r>
              <w:rPr>
                <w:rFonts w:cs="Arial"/>
                <w:sz w:val="20"/>
                <w:szCs w:val="20"/>
              </w:rPr>
              <w:t xml:space="preserve">-£ 207 </w:t>
            </w:r>
          </w:p>
        </w:tc>
        <w:tc>
          <w:tcPr>
            <w:tcW w:w="1103" w:type="dxa"/>
            <w:tcBorders>
              <w:top w:val="nil"/>
              <w:left w:val="nil"/>
              <w:bottom w:val="nil"/>
              <w:right w:val="nil"/>
            </w:tcBorders>
            <w:shd w:val="clear" w:color="auto" w:fill="auto"/>
            <w:noWrap/>
            <w:vAlign w:val="bottom"/>
            <w:hideMark/>
          </w:tcPr>
          <w:p w:rsidRPr="00451F33" w:rsidR="00F060B3" w:rsidP="00F060B3" w:rsidRDefault="00F060B3" w14:paraId="70B8649B" w14:textId="082E160E">
            <w:pPr>
              <w:jc w:val="center"/>
              <w:rPr>
                <w:rFonts w:cs="Arial"/>
                <w:sz w:val="20"/>
                <w:szCs w:val="20"/>
                <w:lang w:eastAsia="en-GB"/>
              </w:rPr>
            </w:pPr>
            <w:r>
              <w:rPr>
                <w:rFonts w:cs="Arial"/>
                <w:sz w:val="20"/>
                <w:szCs w:val="20"/>
              </w:rPr>
              <w:t xml:space="preserve"> £38 </w:t>
            </w:r>
          </w:p>
        </w:tc>
        <w:tc>
          <w:tcPr>
            <w:tcW w:w="1034" w:type="dxa"/>
            <w:tcBorders>
              <w:top w:val="nil"/>
              <w:left w:val="nil"/>
              <w:bottom w:val="nil"/>
              <w:right w:val="nil"/>
            </w:tcBorders>
            <w:shd w:val="clear" w:color="auto" w:fill="auto"/>
            <w:noWrap/>
            <w:vAlign w:val="bottom"/>
          </w:tcPr>
          <w:p w:rsidRPr="00451F33" w:rsidR="00F060B3" w:rsidP="00F060B3" w:rsidRDefault="00F060B3" w14:paraId="6CF875DB" w14:textId="6B10DDF7">
            <w:pPr>
              <w:jc w:val="center"/>
              <w:rPr>
                <w:rFonts w:cs="Arial"/>
                <w:sz w:val="20"/>
                <w:szCs w:val="20"/>
                <w:lang w:eastAsia="en-GB"/>
              </w:rPr>
            </w:pPr>
            <w:r>
              <w:rPr>
                <w:rFonts w:cs="Arial"/>
                <w:sz w:val="20"/>
                <w:szCs w:val="20"/>
              </w:rPr>
              <w:t xml:space="preserve">-£ 75 </w:t>
            </w:r>
          </w:p>
        </w:tc>
        <w:tc>
          <w:tcPr>
            <w:tcW w:w="1517" w:type="dxa"/>
            <w:tcBorders>
              <w:top w:val="nil"/>
              <w:left w:val="nil"/>
              <w:bottom w:val="nil"/>
              <w:right w:val="nil"/>
            </w:tcBorders>
            <w:shd w:val="clear" w:color="auto" w:fill="auto"/>
            <w:noWrap/>
            <w:vAlign w:val="bottom"/>
            <w:hideMark/>
          </w:tcPr>
          <w:p w:rsidRPr="00451F33" w:rsidR="00F060B3" w:rsidP="00F060B3" w:rsidRDefault="00F060B3" w14:paraId="12CE53F6" w14:textId="0120467E">
            <w:pPr>
              <w:jc w:val="center"/>
              <w:rPr>
                <w:rFonts w:cs="Arial"/>
                <w:sz w:val="20"/>
                <w:szCs w:val="20"/>
                <w:lang w:eastAsia="en-GB"/>
              </w:rPr>
            </w:pPr>
            <w:r>
              <w:rPr>
                <w:rFonts w:cs="Arial"/>
                <w:sz w:val="20"/>
                <w:szCs w:val="20"/>
              </w:rPr>
              <w:t xml:space="preserve">-£ 168 </w:t>
            </w:r>
          </w:p>
        </w:tc>
        <w:tc>
          <w:tcPr>
            <w:tcW w:w="1128" w:type="dxa"/>
            <w:tcBorders>
              <w:top w:val="nil"/>
              <w:left w:val="single" w:color="auto" w:sz="4" w:space="0"/>
              <w:bottom w:val="nil"/>
              <w:right w:val="single" w:color="auto" w:sz="4" w:space="0"/>
            </w:tcBorders>
            <w:shd w:val="clear" w:color="auto" w:fill="auto"/>
            <w:noWrap/>
            <w:vAlign w:val="bottom"/>
          </w:tcPr>
          <w:p w:rsidRPr="005A4FDC" w:rsidR="00F060B3" w:rsidP="00F060B3" w:rsidRDefault="00F060B3" w14:paraId="1077D285" w14:textId="7BE7DA8F">
            <w:pPr>
              <w:jc w:val="center"/>
              <w:rPr>
                <w:rFonts w:cs="Arial"/>
                <w:b/>
                <w:bCs/>
                <w:color w:val="000000"/>
                <w:sz w:val="20"/>
                <w:szCs w:val="20"/>
                <w:lang w:eastAsia="en-GB"/>
              </w:rPr>
            </w:pPr>
            <w:r>
              <w:rPr>
                <w:rFonts w:cs="Arial"/>
                <w:b/>
                <w:bCs/>
                <w:color w:val="000000"/>
                <w:sz w:val="20"/>
                <w:szCs w:val="20"/>
              </w:rPr>
              <w:t>£327</w:t>
            </w:r>
          </w:p>
        </w:tc>
      </w:tr>
      <w:tr w:rsidRPr="004A2A0A" w:rsidR="00F060B3" w:rsidTr="009E7A40" w14:paraId="4B3418C0" w14:textId="77777777">
        <w:trPr>
          <w:trHeight w:val="102"/>
          <w:jc w:val="center"/>
        </w:trPr>
        <w:tc>
          <w:tcPr>
            <w:tcW w:w="73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51F33" w:rsidR="00F060B3" w:rsidP="00F060B3" w:rsidRDefault="00F060B3" w14:paraId="07AF2F1B" w14:textId="77777777">
            <w:pPr>
              <w:jc w:val="center"/>
              <w:rPr>
                <w:rFonts w:cs="Arial"/>
                <w:b/>
                <w:bCs/>
                <w:sz w:val="20"/>
                <w:szCs w:val="20"/>
                <w:lang w:eastAsia="en-GB"/>
              </w:rPr>
            </w:pPr>
          </w:p>
        </w:tc>
        <w:tc>
          <w:tcPr>
            <w:tcW w:w="1078" w:type="dxa"/>
            <w:tcBorders>
              <w:top w:val="single" w:color="auto" w:sz="4" w:space="0"/>
              <w:left w:val="nil"/>
              <w:bottom w:val="single" w:color="auto" w:sz="4" w:space="0"/>
              <w:right w:val="nil"/>
            </w:tcBorders>
          </w:tcPr>
          <w:p w:rsidR="00056694" w:rsidP="00F060B3" w:rsidRDefault="00056694" w14:paraId="2AB9FC26" w14:textId="043637A1">
            <w:pPr>
              <w:jc w:val="center"/>
              <w:rPr>
                <w:rFonts w:cs="Arial"/>
                <w:sz w:val="20"/>
                <w:szCs w:val="20"/>
              </w:rPr>
            </w:pPr>
            <w:r>
              <w:rPr>
                <w:rFonts w:cs="Arial"/>
                <w:sz w:val="20"/>
                <w:szCs w:val="20"/>
              </w:rPr>
              <w:t>£0.2</w:t>
            </w:r>
          </w:p>
        </w:tc>
        <w:tc>
          <w:tcPr>
            <w:tcW w:w="1078" w:type="dxa"/>
            <w:tcBorders>
              <w:top w:val="single" w:color="auto" w:sz="4" w:space="0"/>
              <w:left w:val="nil"/>
              <w:bottom w:val="single" w:color="auto" w:sz="4" w:space="0"/>
              <w:right w:val="nil"/>
            </w:tcBorders>
            <w:shd w:val="clear" w:color="auto" w:fill="auto"/>
            <w:noWrap/>
            <w:vAlign w:val="bottom"/>
            <w:hideMark/>
          </w:tcPr>
          <w:p w:rsidRPr="00451F33" w:rsidR="00F060B3" w:rsidP="00F060B3" w:rsidRDefault="00F060B3" w14:paraId="5A813ACE" w14:textId="39090963">
            <w:pPr>
              <w:jc w:val="center"/>
              <w:rPr>
                <w:rFonts w:cs="Arial"/>
                <w:sz w:val="20"/>
                <w:szCs w:val="20"/>
                <w:lang w:eastAsia="en-GB"/>
              </w:rPr>
            </w:pPr>
            <w:r>
              <w:rPr>
                <w:rFonts w:cs="Arial"/>
                <w:sz w:val="20"/>
                <w:szCs w:val="20"/>
              </w:rPr>
              <w:t xml:space="preserve"> </w:t>
            </w:r>
            <w:r w:rsidR="00504B2C">
              <w:rPr>
                <w:rFonts w:cs="Arial"/>
                <w:sz w:val="20"/>
                <w:szCs w:val="20"/>
              </w:rPr>
              <w:t>£ 675</w:t>
            </w:r>
            <w:r>
              <w:rPr>
                <w:rFonts w:cs="Arial"/>
                <w:sz w:val="20"/>
                <w:szCs w:val="20"/>
              </w:rPr>
              <w:t xml:space="preserve"> </w:t>
            </w:r>
          </w:p>
        </w:tc>
        <w:tc>
          <w:tcPr>
            <w:tcW w:w="1160" w:type="dxa"/>
            <w:tcBorders>
              <w:top w:val="single" w:color="auto" w:sz="4" w:space="0"/>
              <w:left w:val="nil"/>
              <w:bottom w:val="single" w:color="auto" w:sz="4" w:space="0"/>
              <w:right w:val="nil"/>
            </w:tcBorders>
            <w:shd w:val="clear" w:color="auto" w:fill="auto"/>
            <w:noWrap/>
            <w:vAlign w:val="bottom"/>
            <w:hideMark/>
          </w:tcPr>
          <w:p w:rsidRPr="00451F33" w:rsidR="00F060B3" w:rsidP="00F060B3" w:rsidRDefault="00F060B3" w14:paraId="2AB9CF8C" w14:textId="5C5736CC">
            <w:pPr>
              <w:jc w:val="center"/>
              <w:rPr>
                <w:rFonts w:cs="Arial"/>
                <w:sz w:val="20"/>
                <w:szCs w:val="20"/>
                <w:lang w:eastAsia="en-GB"/>
              </w:rPr>
            </w:pPr>
            <w:r>
              <w:rPr>
                <w:rFonts w:cs="Arial"/>
                <w:sz w:val="20"/>
                <w:szCs w:val="20"/>
              </w:rPr>
              <w:t xml:space="preserve"> £ 453 </w:t>
            </w:r>
          </w:p>
        </w:tc>
        <w:tc>
          <w:tcPr>
            <w:tcW w:w="1132" w:type="dxa"/>
            <w:tcBorders>
              <w:top w:val="single" w:color="auto" w:sz="4" w:space="0"/>
              <w:left w:val="nil"/>
              <w:bottom w:val="single" w:color="auto" w:sz="4" w:space="0"/>
              <w:right w:val="nil"/>
            </w:tcBorders>
            <w:shd w:val="clear" w:color="auto" w:fill="auto"/>
            <w:noWrap/>
            <w:vAlign w:val="bottom"/>
            <w:hideMark/>
          </w:tcPr>
          <w:p w:rsidRPr="00451F33" w:rsidR="00F060B3" w:rsidP="00F060B3" w:rsidRDefault="00F060B3" w14:paraId="355BF81D" w14:textId="18DE1723">
            <w:pPr>
              <w:jc w:val="center"/>
              <w:rPr>
                <w:rFonts w:cs="Arial"/>
                <w:sz w:val="20"/>
                <w:szCs w:val="20"/>
                <w:lang w:eastAsia="en-GB"/>
              </w:rPr>
            </w:pPr>
            <w:r>
              <w:rPr>
                <w:rFonts w:cs="Arial"/>
                <w:sz w:val="20"/>
                <w:szCs w:val="20"/>
              </w:rPr>
              <w:t xml:space="preserve"> £ 3,551 </w:t>
            </w:r>
          </w:p>
        </w:tc>
        <w:tc>
          <w:tcPr>
            <w:tcW w:w="1309" w:type="dxa"/>
            <w:tcBorders>
              <w:top w:val="single" w:color="auto" w:sz="4" w:space="0"/>
              <w:left w:val="nil"/>
              <w:bottom w:val="single" w:color="auto" w:sz="4" w:space="0"/>
              <w:right w:val="nil"/>
            </w:tcBorders>
            <w:shd w:val="clear" w:color="auto" w:fill="auto"/>
            <w:noWrap/>
            <w:vAlign w:val="bottom"/>
            <w:hideMark/>
          </w:tcPr>
          <w:p w:rsidRPr="00451F33" w:rsidR="00F060B3" w:rsidP="00F060B3" w:rsidRDefault="00F060B3" w14:paraId="244A4A9A" w14:textId="1B2A6A31">
            <w:pPr>
              <w:jc w:val="center"/>
              <w:rPr>
                <w:rFonts w:cs="Arial"/>
                <w:sz w:val="20"/>
                <w:szCs w:val="20"/>
                <w:lang w:eastAsia="en-GB"/>
              </w:rPr>
            </w:pPr>
            <w:r>
              <w:rPr>
                <w:rFonts w:cs="Arial"/>
                <w:sz w:val="20"/>
                <w:szCs w:val="20"/>
              </w:rPr>
              <w:t xml:space="preserve">-£ 1,946 </w:t>
            </w:r>
          </w:p>
        </w:tc>
        <w:tc>
          <w:tcPr>
            <w:tcW w:w="1103" w:type="dxa"/>
            <w:tcBorders>
              <w:top w:val="single" w:color="auto" w:sz="4" w:space="0"/>
              <w:left w:val="nil"/>
              <w:bottom w:val="single" w:color="auto" w:sz="4" w:space="0"/>
              <w:right w:val="nil"/>
            </w:tcBorders>
            <w:shd w:val="clear" w:color="auto" w:fill="auto"/>
            <w:noWrap/>
            <w:vAlign w:val="bottom"/>
            <w:hideMark/>
          </w:tcPr>
          <w:p w:rsidRPr="00451F33" w:rsidR="00F060B3" w:rsidP="00F060B3" w:rsidRDefault="00F060B3" w14:paraId="511CB628" w14:textId="4538906C">
            <w:pPr>
              <w:jc w:val="center"/>
              <w:rPr>
                <w:rFonts w:cs="Arial"/>
                <w:sz w:val="20"/>
                <w:szCs w:val="20"/>
                <w:lang w:eastAsia="en-GB"/>
              </w:rPr>
            </w:pPr>
            <w:r>
              <w:rPr>
                <w:rFonts w:cs="Arial"/>
                <w:sz w:val="20"/>
                <w:szCs w:val="20"/>
              </w:rPr>
              <w:t xml:space="preserve"> £507 </w:t>
            </w:r>
          </w:p>
        </w:tc>
        <w:tc>
          <w:tcPr>
            <w:tcW w:w="1034" w:type="dxa"/>
            <w:tcBorders>
              <w:top w:val="single" w:color="auto" w:sz="4" w:space="0"/>
              <w:left w:val="nil"/>
              <w:bottom w:val="single" w:color="auto" w:sz="4" w:space="0"/>
              <w:right w:val="nil"/>
            </w:tcBorders>
            <w:shd w:val="clear" w:color="auto" w:fill="auto"/>
            <w:noWrap/>
            <w:vAlign w:val="bottom"/>
          </w:tcPr>
          <w:p w:rsidRPr="00451F33" w:rsidR="00F060B3" w:rsidP="00F060B3" w:rsidRDefault="00F060B3" w14:paraId="55850FEB" w14:textId="08B89391">
            <w:pPr>
              <w:jc w:val="center"/>
              <w:rPr>
                <w:rFonts w:cs="Arial"/>
                <w:sz w:val="20"/>
                <w:szCs w:val="20"/>
                <w:lang w:eastAsia="en-GB"/>
              </w:rPr>
            </w:pPr>
            <w:r>
              <w:rPr>
                <w:rFonts w:cs="Arial"/>
                <w:sz w:val="20"/>
                <w:szCs w:val="20"/>
              </w:rPr>
              <w:t>-£ 624</w:t>
            </w:r>
          </w:p>
        </w:tc>
        <w:tc>
          <w:tcPr>
            <w:tcW w:w="1517" w:type="dxa"/>
            <w:tcBorders>
              <w:top w:val="single" w:color="auto" w:sz="4" w:space="0"/>
              <w:left w:val="nil"/>
              <w:bottom w:val="single" w:color="auto" w:sz="4" w:space="0"/>
              <w:right w:val="nil"/>
            </w:tcBorders>
            <w:shd w:val="clear" w:color="auto" w:fill="auto"/>
            <w:noWrap/>
            <w:vAlign w:val="bottom"/>
            <w:hideMark/>
          </w:tcPr>
          <w:p w:rsidRPr="00451F33" w:rsidR="00F060B3" w:rsidP="00F060B3" w:rsidRDefault="00F060B3" w14:paraId="6CC0A015" w14:textId="6F1A8C28">
            <w:pPr>
              <w:jc w:val="center"/>
              <w:rPr>
                <w:rFonts w:cs="Arial"/>
                <w:sz w:val="20"/>
                <w:szCs w:val="20"/>
                <w:lang w:eastAsia="en-GB"/>
              </w:rPr>
            </w:pPr>
            <w:r>
              <w:rPr>
                <w:rFonts w:cs="Arial"/>
                <w:sz w:val="20"/>
                <w:szCs w:val="20"/>
              </w:rPr>
              <w:t xml:space="preserve">-£ 1,647 </w:t>
            </w:r>
          </w:p>
        </w:tc>
        <w:tc>
          <w:tcPr>
            <w:tcW w:w="1128"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5A4FDC" w:rsidR="00F060B3" w:rsidP="00F060B3" w:rsidRDefault="00F060B3" w14:paraId="34CA2D2E" w14:textId="2C01DFA5">
            <w:pPr>
              <w:jc w:val="center"/>
              <w:rPr>
                <w:rFonts w:cs="Arial"/>
                <w:b/>
                <w:bCs/>
                <w:sz w:val="20"/>
                <w:szCs w:val="20"/>
                <w:lang w:eastAsia="en-GB"/>
              </w:rPr>
            </w:pPr>
            <w:r>
              <w:rPr>
                <w:rFonts w:cs="Arial"/>
                <w:b/>
                <w:bCs/>
                <w:sz w:val="20"/>
                <w:szCs w:val="20"/>
              </w:rPr>
              <w:t>£4,263</w:t>
            </w:r>
          </w:p>
        </w:tc>
      </w:tr>
    </w:tbl>
    <w:p w:rsidRPr="000749FC" w:rsidR="00554C21" w:rsidP="00554C21" w:rsidRDefault="00554C21" w14:paraId="28A64BD4" w14:textId="461841A1">
      <w:pPr>
        <w:spacing w:after="160" w:line="259" w:lineRule="auto"/>
        <w:rPr>
          <w:rFonts w:eastAsia="Arial" w:cs="Arial"/>
          <w:b/>
          <w:bCs/>
          <w:sz w:val="22"/>
          <w:szCs w:val="22"/>
        </w:rPr>
      </w:pPr>
      <w:r w:rsidRPr="000749FC">
        <w:rPr>
          <w:rFonts w:eastAsia="Arial" w:cs="Arial"/>
          <w:sz w:val="22"/>
          <w:szCs w:val="22"/>
        </w:rPr>
        <w:t>Source: Defra</w:t>
      </w:r>
      <w:r w:rsidR="00641A00">
        <w:rPr>
          <w:rFonts w:eastAsia="Arial" w:cs="Arial"/>
          <w:sz w:val="22"/>
          <w:szCs w:val="22"/>
        </w:rPr>
        <w:t>’s</w:t>
      </w:r>
      <w:r w:rsidRPr="000749FC">
        <w:rPr>
          <w:rFonts w:eastAsia="Arial" w:cs="Arial"/>
          <w:sz w:val="22"/>
          <w:szCs w:val="22"/>
        </w:rPr>
        <w:t xml:space="preserve"> analysis </w:t>
      </w:r>
      <w:r w:rsidR="000A2807">
        <w:rPr>
          <w:rFonts w:eastAsia="Arial" w:cs="Arial"/>
          <w:sz w:val="22"/>
          <w:szCs w:val="22"/>
        </w:rPr>
        <w:t>based on</w:t>
      </w:r>
      <w:r w:rsidRPr="000749FC">
        <w:rPr>
          <w:rFonts w:eastAsia="Arial" w:cs="Arial"/>
          <w:sz w:val="22"/>
          <w:szCs w:val="22"/>
        </w:rPr>
        <w:t xml:space="preserve"> WRAP</w:t>
      </w:r>
      <w:r w:rsidR="000A2807">
        <w:rPr>
          <w:rFonts w:eastAsia="Arial" w:cs="Arial"/>
          <w:sz w:val="22"/>
          <w:szCs w:val="22"/>
        </w:rPr>
        <w:t>’s</w:t>
      </w:r>
      <w:r w:rsidRPr="000749FC">
        <w:rPr>
          <w:rFonts w:eastAsia="Arial" w:cs="Arial"/>
          <w:sz w:val="22"/>
          <w:szCs w:val="22"/>
        </w:rPr>
        <w:t xml:space="preserve"> modelling</w:t>
      </w:r>
      <w:bookmarkEnd w:id="106"/>
    </w:p>
    <w:p w:rsidRPr="00841983" w:rsidR="00554C21" w:rsidP="00554C21" w:rsidRDefault="00554C21" w14:paraId="0EB7C1D6" w14:textId="77777777">
      <w:pPr>
        <w:pStyle w:val="Heading4"/>
        <w:rPr>
          <w:rFonts w:eastAsia="Arial"/>
          <w:b w:val="0"/>
          <w:bCs w:val="0"/>
          <w:sz w:val="24"/>
          <w:szCs w:val="24"/>
        </w:rPr>
      </w:pPr>
      <w:r w:rsidRPr="00841983">
        <w:rPr>
          <w:rFonts w:eastAsia="Arial"/>
          <w:sz w:val="24"/>
          <w:szCs w:val="24"/>
        </w:rPr>
        <w:t>Option 1M: Option 1nhm (micro firms exempt):</w:t>
      </w:r>
    </w:p>
    <w:p w:rsidRPr="00451F33" w:rsidR="00554C21" w:rsidP="00554C21" w:rsidRDefault="00554C21" w14:paraId="5582B9B7" w14:textId="77777777">
      <w:pPr>
        <w:spacing w:line="257" w:lineRule="auto"/>
        <w:jc w:val="both"/>
        <w:rPr>
          <w:rFonts w:eastAsia="Arial" w:cs="Arial"/>
        </w:rPr>
      </w:pPr>
      <w:r w:rsidRPr="00451F33">
        <w:rPr>
          <w:rFonts w:eastAsia="Arial" w:cs="Arial"/>
          <w:szCs w:val="22"/>
        </w:rPr>
        <w:t>We have been able to estimate the following costs and benefits to the NHM sector:</w:t>
      </w:r>
    </w:p>
    <w:p w:rsidRPr="00451F33" w:rsidR="00554C21" w:rsidP="00554C21" w:rsidRDefault="00554C21" w14:paraId="131B7D0C" w14:textId="5A00FFFF">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 xml:space="preserve">Familiarisation costs to </w:t>
      </w:r>
      <w:r w:rsidRPr="00451F33" w:rsidR="00022D32">
        <w:rPr>
          <w:rFonts w:eastAsia="Arial" w:cs="Arial"/>
        </w:rPr>
        <w:t>businesses</w:t>
      </w:r>
      <w:r w:rsidR="00504B2C">
        <w:rPr>
          <w:rFonts w:eastAsia="Arial" w:cs="Arial"/>
        </w:rPr>
        <w:t>,</w:t>
      </w:r>
    </w:p>
    <w:p w:rsidRPr="00451F33" w:rsidR="00554C21" w:rsidP="00554C21" w:rsidRDefault="00554C21" w14:paraId="2098E77D" w14:textId="62642C63">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Costs to waste management companies</w:t>
      </w:r>
      <w:r w:rsidR="00AE1E9E">
        <w:rPr>
          <w:rFonts w:eastAsia="Arial" w:cs="Arial"/>
        </w:rPr>
        <w:t xml:space="preserve"> </w:t>
      </w:r>
      <w:r w:rsidR="005431E8">
        <w:rPr>
          <w:rFonts w:eastAsia="Arial" w:cs="Arial"/>
        </w:rPr>
        <w:t xml:space="preserve">including </w:t>
      </w:r>
      <w:r w:rsidR="009C208D">
        <w:rPr>
          <w:rFonts w:eastAsia="Arial" w:cs="Arial"/>
        </w:rPr>
        <w:t xml:space="preserve">costs </w:t>
      </w:r>
      <w:r w:rsidR="00AE1E9E">
        <w:rPr>
          <w:rFonts w:eastAsia="Arial" w:cs="Arial"/>
        </w:rPr>
        <w:t xml:space="preserve">to </w:t>
      </w:r>
      <w:r w:rsidR="003C33AD">
        <w:rPr>
          <w:rFonts w:eastAsia="Arial" w:cs="Arial"/>
        </w:rPr>
        <w:t xml:space="preserve">produce </w:t>
      </w:r>
      <w:r w:rsidR="00AE1E9E">
        <w:rPr>
          <w:rFonts w:eastAsia="Arial" w:cs="Arial"/>
        </w:rPr>
        <w:t>written assessments</w:t>
      </w:r>
      <w:r w:rsidR="00C74C9D">
        <w:rPr>
          <w:rFonts w:eastAsia="Arial" w:cs="Arial"/>
        </w:rPr>
        <w:t xml:space="preserve">, </w:t>
      </w:r>
    </w:p>
    <w:p w:rsidRPr="00451F33" w:rsidR="00554C21" w:rsidP="00554C21" w:rsidRDefault="00554C21" w14:paraId="24F56DBE" w14:textId="7369C0E3">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 xml:space="preserve">Waste management costs to </w:t>
      </w:r>
      <w:r w:rsidRPr="00451F33" w:rsidR="00022D32">
        <w:rPr>
          <w:rFonts w:eastAsia="Arial" w:cs="Arial"/>
        </w:rPr>
        <w:t>businesses</w:t>
      </w:r>
      <w:r w:rsidR="00504B2C">
        <w:rPr>
          <w:rFonts w:eastAsia="Arial" w:cs="Arial"/>
        </w:rPr>
        <w:t>,</w:t>
      </w:r>
    </w:p>
    <w:p w:rsidRPr="00451F33" w:rsidR="00554C21" w:rsidP="00554C21" w:rsidRDefault="00554C21" w14:paraId="767FE8DD" w14:textId="1DB1669F">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DRS net effect</w:t>
      </w:r>
      <w:r w:rsidR="00124D5D">
        <w:rPr>
          <w:rFonts w:eastAsia="Arial" w:cs="Arial"/>
        </w:rPr>
        <w:t>;</w:t>
      </w:r>
      <w:r w:rsidRPr="00451F33">
        <w:rPr>
          <w:rFonts w:eastAsia="Arial" w:cs="Arial"/>
        </w:rPr>
        <w:t xml:space="preserve"> and</w:t>
      </w:r>
    </w:p>
    <w:p w:rsidRPr="00451F33" w:rsidR="00554C21" w:rsidP="00554C21" w:rsidRDefault="00554C21" w14:paraId="24155422" w14:textId="2FE2A675">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Savings to waste management companies associated with landfill tax payments</w:t>
      </w:r>
      <w:r w:rsidR="00022D32">
        <w:rPr>
          <w:rFonts w:eastAsia="Arial" w:cs="Arial"/>
        </w:rPr>
        <w:t>.</w:t>
      </w:r>
    </w:p>
    <w:p w:rsidRPr="00451F33" w:rsidR="00554C21" w:rsidP="00554C21" w:rsidRDefault="00554C21" w14:paraId="61495AEA" w14:textId="77777777">
      <w:pPr>
        <w:spacing w:line="257" w:lineRule="auto"/>
        <w:jc w:val="both"/>
        <w:rPr>
          <w:rFonts w:cs="Arial"/>
        </w:rPr>
      </w:pPr>
    </w:p>
    <w:p w:rsidRPr="00451F33" w:rsidR="00554C21" w:rsidP="00554C21" w:rsidRDefault="2103847F" w14:paraId="5631B68C" w14:textId="0DD2EC3E">
      <w:pPr>
        <w:spacing w:line="257" w:lineRule="auto"/>
        <w:jc w:val="both"/>
        <w:rPr>
          <w:rFonts w:eastAsia="Arial" w:cs="Arial"/>
        </w:rPr>
      </w:pPr>
      <w:r w:rsidRPr="7C995945">
        <w:rPr>
          <w:rFonts w:eastAsia="Arial" w:cs="Arial"/>
        </w:rPr>
        <w:t>We have estimated that businesses will incur familiarisation costs in the first 3 years of the policy. These familiarisation costs include understanding new requirements, making changes to waste management contracts and training. Familiarisations costs to businesses start in 2024 (as recycling behaviour changes are seen from 2025 onwards) and are estimated to be £1</w:t>
      </w:r>
      <w:r w:rsidR="009D1C4F">
        <w:rPr>
          <w:rFonts w:eastAsia="Arial" w:cs="Arial"/>
        </w:rPr>
        <w:t>33</w:t>
      </w:r>
      <w:r w:rsidRPr="7C995945">
        <w:rPr>
          <w:rFonts w:eastAsia="Arial" w:cs="Arial"/>
        </w:rPr>
        <w:t xml:space="preserve">m for all small, </w:t>
      </w:r>
      <w:r w:rsidRPr="7C995945" w:rsidR="00504B2C">
        <w:rPr>
          <w:rFonts w:eastAsia="Arial" w:cs="Arial"/>
        </w:rPr>
        <w:t>medium,</w:t>
      </w:r>
      <w:r w:rsidRPr="7C995945">
        <w:rPr>
          <w:rFonts w:eastAsia="Arial" w:cs="Arial"/>
        </w:rPr>
        <w:t xml:space="preserve"> and large businesses. These costs cover understanding the new requirements, making practical </w:t>
      </w:r>
      <w:r w:rsidRPr="7C995945" w:rsidR="00504B2C">
        <w:rPr>
          <w:rFonts w:eastAsia="Arial" w:cs="Arial"/>
        </w:rPr>
        <w:t>changes,</w:t>
      </w:r>
      <w:r w:rsidRPr="7C995945">
        <w:rPr>
          <w:rFonts w:eastAsia="Arial" w:cs="Arial"/>
        </w:rPr>
        <w:t xml:space="preserve"> and training staff. For the following two years (2025 and 2026) </w:t>
      </w:r>
      <w:r w:rsidRPr="7C995945" w:rsidR="00504B2C">
        <w:rPr>
          <w:rFonts w:eastAsia="Arial" w:cs="Arial"/>
        </w:rPr>
        <w:t>these costs</w:t>
      </w:r>
      <w:r w:rsidRPr="7C995945">
        <w:rPr>
          <w:rFonts w:eastAsia="Arial" w:cs="Arial"/>
        </w:rPr>
        <w:t xml:space="preserve"> reduce to £13m and are associated with training new staff only. Our assumption is that from 2027 these costs are no longer needed. This is because new staff members would be very likely trained to the same standard in their previous jobs and/or would have had a similar experience with their household recycling collection. For further detail on the monetised familiarisation costs, see Section 6.</w:t>
      </w:r>
    </w:p>
    <w:p w:rsidRPr="00451F33" w:rsidR="00554C21" w:rsidP="00554C21" w:rsidRDefault="00554C21" w14:paraId="25C94964" w14:textId="77777777">
      <w:pPr>
        <w:spacing w:line="257" w:lineRule="auto"/>
        <w:jc w:val="both"/>
        <w:rPr>
          <w:rFonts w:eastAsia="Arial" w:cs="Arial"/>
        </w:rPr>
      </w:pPr>
    </w:p>
    <w:p w:rsidRPr="00451F33" w:rsidR="00554C21" w:rsidP="00554C21" w:rsidRDefault="2103847F" w14:paraId="36113A6D" w14:textId="1F5E92B5">
      <w:pPr>
        <w:spacing w:line="257" w:lineRule="auto"/>
        <w:jc w:val="both"/>
        <w:rPr>
          <w:rFonts w:eastAsia="Arial" w:cs="Arial"/>
        </w:rPr>
      </w:pPr>
      <w:r w:rsidRPr="131EDB75">
        <w:rPr>
          <w:rFonts w:eastAsia="Arial" w:cs="Arial"/>
        </w:rPr>
        <w:t>Concerning waste management cost</w:t>
      </w:r>
      <w:r w:rsidRPr="131EDB75" w:rsidR="69B29632">
        <w:rPr>
          <w:rFonts w:eastAsia="Arial" w:cs="Arial"/>
        </w:rPr>
        <w:t>s (</w:t>
      </w:r>
      <w:r w:rsidRPr="131EDB75" w:rsidR="2BD7B8E9">
        <w:rPr>
          <w:rFonts w:eastAsia="Arial" w:cs="Arial"/>
        </w:rPr>
        <w:t>not including DRS effect</w:t>
      </w:r>
      <w:r w:rsidRPr="131EDB75" w:rsidR="69B29632">
        <w:rPr>
          <w:rFonts w:eastAsia="Arial" w:cs="Arial"/>
        </w:rPr>
        <w:t>)</w:t>
      </w:r>
      <w:r w:rsidRPr="131EDB75">
        <w:rPr>
          <w:rFonts w:eastAsia="Arial" w:cs="Arial"/>
        </w:rPr>
        <w:t>, we assume that businesses change their waste collections from 202</w:t>
      </w:r>
      <w:r w:rsidRPr="131EDB75" w:rsidR="00E34F0A">
        <w:rPr>
          <w:rFonts w:eastAsia="Arial" w:cs="Arial"/>
        </w:rPr>
        <w:t>5</w:t>
      </w:r>
      <w:r w:rsidRPr="131EDB75">
        <w:rPr>
          <w:rFonts w:eastAsia="Arial" w:cs="Arial"/>
        </w:rPr>
        <w:t xml:space="preserve"> onwards. This means the following:</w:t>
      </w:r>
    </w:p>
    <w:p w:rsidRPr="00451F33" w:rsidR="00554C21" w:rsidP="00554C21" w:rsidRDefault="2103847F" w14:paraId="4DFB2ACF" w14:textId="77777777">
      <w:pPr>
        <w:pStyle w:val="ListParagraph"/>
        <w:numPr>
          <w:ilvl w:val="0"/>
          <w:numId w:val="19"/>
        </w:numPr>
        <w:autoSpaceDE w:val="0"/>
        <w:autoSpaceDN w:val="0"/>
        <w:adjustRightInd w:val="0"/>
        <w:spacing w:line="276" w:lineRule="auto"/>
        <w:ind w:left="360"/>
        <w:jc w:val="both"/>
        <w:rPr>
          <w:rFonts w:eastAsia="Arial" w:cs="Arial"/>
        </w:rPr>
      </w:pPr>
      <w:r w:rsidRPr="7C995945">
        <w:rPr>
          <w:rFonts w:eastAsia="Arial" w:cs="Arial"/>
        </w:rPr>
        <w:t xml:space="preserve">Large businesses: the baseline waste management costs for these businesses are £350m per year. These costs are estimated to decrease by £37.6m per year in 2025 and 2026. However, the cost decrease from 2027 onwards is lower, i.e., £28.6m. This is because there is a requirement to start recycling plastic film which in turn increases lift prices. </w:t>
      </w:r>
    </w:p>
    <w:p w:rsidRPr="00451F33" w:rsidR="00554C21" w:rsidP="00554C21" w:rsidRDefault="00554C21" w14:paraId="37A61E6B" w14:textId="435CE5B3">
      <w:pPr>
        <w:pStyle w:val="ListParagraph"/>
        <w:numPr>
          <w:ilvl w:val="0"/>
          <w:numId w:val="19"/>
        </w:numPr>
        <w:autoSpaceDE w:val="0"/>
        <w:autoSpaceDN w:val="0"/>
        <w:adjustRightInd w:val="0"/>
        <w:spacing w:line="276" w:lineRule="auto"/>
        <w:ind w:left="360"/>
        <w:jc w:val="both"/>
        <w:rPr>
          <w:rFonts w:eastAsia="Arial" w:cs="Arial"/>
        </w:rPr>
      </w:pPr>
      <w:r w:rsidRPr="00451F33">
        <w:rPr>
          <w:rFonts w:eastAsia="Arial" w:cs="Arial"/>
        </w:rPr>
        <w:t>Medium businesses: the</w:t>
      </w:r>
      <w:r w:rsidR="005701A6">
        <w:rPr>
          <w:rFonts w:eastAsia="Arial" w:cs="Arial"/>
        </w:rPr>
        <w:t xml:space="preserve"> baseline</w:t>
      </w:r>
      <w:r w:rsidRPr="00451F33">
        <w:rPr>
          <w:rFonts w:eastAsia="Arial" w:cs="Arial"/>
        </w:rPr>
        <w:t xml:space="preserve"> waste management costs are </w:t>
      </w:r>
      <w:r w:rsidR="005701A6">
        <w:rPr>
          <w:rFonts w:eastAsia="Arial" w:cs="Arial"/>
        </w:rPr>
        <w:t xml:space="preserve">£663m per year. They are </w:t>
      </w:r>
      <w:r w:rsidRPr="00451F33">
        <w:rPr>
          <w:rFonts w:eastAsia="Arial" w:cs="Arial"/>
        </w:rPr>
        <w:t>expected to decrease</w:t>
      </w:r>
      <w:r w:rsidR="003C430A">
        <w:rPr>
          <w:rFonts w:eastAsia="Arial" w:cs="Arial"/>
        </w:rPr>
        <w:t xml:space="preserve"> </w:t>
      </w:r>
      <w:r w:rsidRPr="00451F33">
        <w:rPr>
          <w:rFonts w:eastAsia="Arial" w:cs="Arial"/>
        </w:rPr>
        <w:t xml:space="preserve">by £24.8m per year (Year 2025 and 2026) and by £7.1m per year from 2027 onwards. </w:t>
      </w:r>
    </w:p>
    <w:p w:rsidRPr="00451F33" w:rsidR="00554C21" w:rsidP="00554C21" w:rsidRDefault="2103847F" w14:paraId="7AE9B2D4" w14:textId="77777777">
      <w:pPr>
        <w:pStyle w:val="ListParagraph"/>
        <w:numPr>
          <w:ilvl w:val="0"/>
          <w:numId w:val="19"/>
        </w:numPr>
        <w:autoSpaceDE w:val="0"/>
        <w:autoSpaceDN w:val="0"/>
        <w:adjustRightInd w:val="0"/>
        <w:spacing w:line="276" w:lineRule="auto"/>
        <w:ind w:left="360"/>
        <w:jc w:val="both"/>
        <w:rPr>
          <w:rFonts w:eastAsia="Arial" w:cs="Arial"/>
        </w:rPr>
      </w:pPr>
      <w:r w:rsidRPr="7C995945">
        <w:rPr>
          <w:rFonts w:eastAsia="Arial" w:cs="Arial"/>
        </w:rPr>
        <w:t xml:space="preserve">Small businesses: their baseline waste management costs are £1,123m per year. These costs are expected to decrease by £76.9m in 2025 and 2026 (i.e., years without plastic film collection) and by £47.6m per year from 2027.    </w:t>
      </w:r>
    </w:p>
    <w:p w:rsidRPr="00451F33" w:rsidR="00554C21" w:rsidP="00554C21" w:rsidRDefault="00554C21" w14:paraId="727E658D" w14:textId="30276F37">
      <w:pPr>
        <w:pStyle w:val="ListParagraph"/>
        <w:numPr>
          <w:ilvl w:val="0"/>
          <w:numId w:val="19"/>
        </w:numPr>
        <w:autoSpaceDE w:val="0"/>
        <w:autoSpaceDN w:val="0"/>
        <w:adjustRightInd w:val="0"/>
        <w:spacing w:line="276" w:lineRule="auto"/>
        <w:ind w:left="360"/>
        <w:jc w:val="both"/>
        <w:rPr>
          <w:rFonts w:eastAsia="Arial" w:cs="Arial"/>
        </w:rPr>
      </w:pPr>
      <w:r w:rsidRPr="00451F33">
        <w:rPr>
          <w:rFonts w:eastAsia="Arial" w:cs="Arial"/>
        </w:rPr>
        <w:t>Micro</w:t>
      </w:r>
      <w:r w:rsidR="00FF1D17">
        <w:rPr>
          <w:rFonts w:eastAsia="Arial" w:cs="Arial"/>
        </w:rPr>
        <w:t xml:space="preserve"> </w:t>
      </w:r>
      <w:r w:rsidRPr="00451F33">
        <w:rPr>
          <w:rFonts w:eastAsia="Arial" w:cs="Arial"/>
        </w:rPr>
        <w:t xml:space="preserve">firms: there are no changes to their baseline waste management costs, estimated to be £1.86bn per year. This is because micro firms are exempt under Option 1M. </w:t>
      </w:r>
    </w:p>
    <w:p w:rsidRPr="00451F33" w:rsidR="00554C21" w:rsidP="00554C21" w:rsidRDefault="00554C21" w14:paraId="760AB9D8" w14:textId="77777777">
      <w:pPr>
        <w:pStyle w:val="ListParagraph"/>
        <w:jc w:val="both"/>
        <w:rPr>
          <w:rFonts w:eastAsia="Arial" w:cs="Arial"/>
        </w:rPr>
      </w:pPr>
    </w:p>
    <w:p w:rsidRPr="00451F33" w:rsidR="00554C21" w:rsidP="00554C21" w:rsidRDefault="2103847F" w14:paraId="14889BC4" w14:textId="156A1706">
      <w:pPr>
        <w:spacing w:line="257" w:lineRule="auto"/>
        <w:jc w:val="both"/>
        <w:rPr>
          <w:rFonts w:eastAsia="Arial" w:cs="Arial"/>
        </w:rPr>
      </w:pPr>
      <w:r w:rsidRPr="7C995945">
        <w:rPr>
          <w:rFonts w:eastAsia="Arial" w:cs="Arial"/>
        </w:rPr>
        <w:t>Overall, this policy option decreases the total waste management costs for the sector from £4.00bn to £3.92bn per year (from 2027 onwards). The total impact is a saving of £1,02</w:t>
      </w:r>
      <w:r w:rsidR="00261DDF">
        <w:rPr>
          <w:rFonts w:eastAsia="Arial" w:cs="Arial"/>
        </w:rPr>
        <w:t>8</w:t>
      </w:r>
      <w:r w:rsidRPr="7C995945">
        <w:rPr>
          <w:rFonts w:eastAsia="Arial" w:cs="Arial"/>
        </w:rPr>
        <w:t>m in terms of waste management costs (undiscounted and over the total appraisal period).</w:t>
      </w:r>
    </w:p>
    <w:p w:rsidR="001F1AD2" w:rsidP="009E7A40" w:rsidRDefault="001F1AD2" w14:paraId="02603EDB" w14:textId="69F2592A">
      <w:pPr>
        <w:tabs>
          <w:tab w:val="left" w:pos="4080"/>
        </w:tabs>
        <w:spacing w:line="257" w:lineRule="auto"/>
        <w:jc w:val="both"/>
        <w:rPr>
          <w:rFonts w:eastAsia="Arial" w:cs="Arial"/>
        </w:rPr>
      </w:pPr>
    </w:p>
    <w:p w:rsidRPr="00451F33" w:rsidR="001F1AD2" w:rsidP="00554C21" w:rsidRDefault="002165BD" w14:paraId="0BB603AB" w14:textId="61A3E92E">
      <w:pPr>
        <w:spacing w:line="257" w:lineRule="auto"/>
        <w:jc w:val="both"/>
        <w:rPr>
          <w:rFonts w:eastAsia="Arial" w:cs="Arial"/>
        </w:rPr>
      </w:pPr>
      <w:r>
        <w:rPr>
          <w:rFonts w:eastAsia="Arial" w:cs="Arial"/>
        </w:rPr>
        <w:t xml:space="preserve">The cost of </w:t>
      </w:r>
      <w:r w:rsidR="00693E2D">
        <w:rPr>
          <w:rFonts w:eastAsia="Arial" w:cs="Arial"/>
        </w:rPr>
        <w:t xml:space="preserve">completing </w:t>
      </w:r>
      <w:r>
        <w:rPr>
          <w:rFonts w:eastAsia="Arial" w:cs="Arial"/>
        </w:rPr>
        <w:t xml:space="preserve">written assessments to </w:t>
      </w:r>
      <w:r w:rsidR="00551F2F">
        <w:rPr>
          <w:rFonts w:eastAsia="Arial" w:cs="Arial"/>
        </w:rPr>
        <w:t>WMC</w:t>
      </w:r>
      <w:r>
        <w:rPr>
          <w:rFonts w:eastAsia="Arial" w:cs="Arial"/>
        </w:rPr>
        <w:t xml:space="preserve">s </w:t>
      </w:r>
      <w:r w:rsidR="00214B8B">
        <w:rPr>
          <w:rFonts w:eastAsia="Arial" w:cs="Arial"/>
        </w:rPr>
        <w:t>is estimated at</w:t>
      </w:r>
      <w:r>
        <w:rPr>
          <w:rFonts w:eastAsia="Arial" w:cs="Arial"/>
        </w:rPr>
        <w:t xml:space="preserve"> £4m over the appraisal period</w:t>
      </w:r>
      <w:r w:rsidRPr="07D26841" w:rsidR="76FA8A2C">
        <w:rPr>
          <w:rFonts w:eastAsia="Arial" w:cs="Arial"/>
        </w:rPr>
        <w:t xml:space="preserve"> (undiscounted)</w:t>
      </w:r>
      <w:r w:rsidRPr="07D26841">
        <w:rPr>
          <w:rFonts w:eastAsia="Arial" w:cs="Arial"/>
        </w:rPr>
        <w:t>.</w:t>
      </w:r>
      <w:r>
        <w:rPr>
          <w:rFonts w:eastAsia="Arial" w:cs="Arial"/>
        </w:rPr>
        <w:t xml:space="preserve"> </w:t>
      </w:r>
      <w:r w:rsidR="00F60292">
        <w:rPr>
          <w:rFonts w:eastAsia="Arial" w:cs="Arial"/>
        </w:rPr>
        <w:t xml:space="preserve">Some LAs who provide a service to </w:t>
      </w:r>
      <w:r w:rsidR="007A0D42">
        <w:rPr>
          <w:rFonts w:eastAsia="Arial" w:cs="Arial"/>
        </w:rPr>
        <w:t>businesses producing NHM waste</w:t>
      </w:r>
      <w:r w:rsidR="004B40F2">
        <w:rPr>
          <w:rFonts w:eastAsia="Arial" w:cs="Arial"/>
        </w:rPr>
        <w:t xml:space="preserve"> </w:t>
      </w:r>
      <w:r w:rsidR="00B17647">
        <w:rPr>
          <w:rFonts w:eastAsia="Arial" w:cs="Arial"/>
        </w:rPr>
        <w:t xml:space="preserve">may incur </w:t>
      </w:r>
      <w:r w:rsidR="003F5783">
        <w:rPr>
          <w:rFonts w:eastAsia="Arial" w:cs="Arial"/>
        </w:rPr>
        <w:t xml:space="preserve">associated </w:t>
      </w:r>
      <w:r w:rsidR="00B17647">
        <w:rPr>
          <w:rFonts w:eastAsia="Arial" w:cs="Arial"/>
        </w:rPr>
        <w:t>written assessment costs</w:t>
      </w:r>
      <w:r w:rsidR="00CA6FC7">
        <w:rPr>
          <w:rFonts w:eastAsia="Arial" w:cs="Arial"/>
        </w:rPr>
        <w:t xml:space="preserve">, </w:t>
      </w:r>
      <w:r w:rsidR="008309CD">
        <w:rPr>
          <w:rFonts w:eastAsia="Arial" w:cs="Arial"/>
        </w:rPr>
        <w:t>however</w:t>
      </w:r>
      <w:r w:rsidR="00CA6FC7">
        <w:rPr>
          <w:rFonts w:eastAsia="Arial" w:cs="Arial"/>
        </w:rPr>
        <w:t xml:space="preserve"> </w:t>
      </w:r>
      <w:r w:rsidR="00F82140">
        <w:rPr>
          <w:rFonts w:eastAsia="Arial" w:cs="Arial"/>
        </w:rPr>
        <w:t xml:space="preserve">as they can charge most users of the service, </w:t>
      </w:r>
      <w:r w:rsidR="00517A10">
        <w:rPr>
          <w:rFonts w:eastAsia="Arial" w:cs="Arial"/>
        </w:rPr>
        <w:t>we expect any additional costs</w:t>
      </w:r>
      <w:r w:rsidR="00F82140">
        <w:rPr>
          <w:rFonts w:eastAsia="Arial" w:cs="Arial"/>
        </w:rPr>
        <w:t xml:space="preserve"> to be </w:t>
      </w:r>
      <w:r w:rsidR="00517A10">
        <w:rPr>
          <w:rFonts w:eastAsia="Arial" w:cs="Arial"/>
        </w:rPr>
        <w:t xml:space="preserve">recovered </w:t>
      </w:r>
      <w:r w:rsidR="00AF788B">
        <w:rPr>
          <w:rFonts w:eastAsia="Arial" w:cs="Arial"/>
        </w:rPr>
        <w:t>through</w:t>
      </w:r>
      <w:r w:rsidR="00517A10">
        <w:rPr>
          <w:rFonts w:eastAsia="Arial" w:cs="Arial"/>
        </w:rPr>
        <w:t xml:space="preserve"> the cost of service. </w:t>
      </w:r>
    </w:p>
    <w:p w:rsidRPr="00451F33" w:rsidR="00554C21" w:rsidP="00554C21" w:rsidRDefault="00554C21" w14:paraId="57CC7143" w14:textId="77777777">
      <w:pPr>
        <w:spacing w:line="257" w:lineRule="auto"/>
        <w:jc w:val="both"/>
        <w:rPr>
          <w:rFonts w:eastAsia="Arial" w:cs="Arial"/>
        </w:rPr>
      </w:pPr>
    </w:p>
    <w:p w:rsidRPr="00451F33" w:rsidR="00554C21" w:rsidP="00554C21" w:rsidRDefault="00554C21" w14:paraId="592206FB" w14:textId="5EED78BC">
      <w:pPr>
        <w:spacing w:line="257" w:lineRule="auto"/>
        <w:jc w:val="both"/>
        <w:rPr>
          <w:rFonts w:eastAsia="Arial" w:cs="Arial"/>
        </w:rPr>
      </w:pPr>
      <w:r w:rsidRPr="00451F33">
        <w:rPr>
          <w:rFonts w:eastAsia="Arial" w:cs="Arial"/>
        </w:rPr>
        <w:t>We estimate that the DRS scheme will increase the costs to waste management companies by £</w:t>
      </w:r>
      <w:r w:rsidR="007450CB">
        <w:rPr>
          <w:rFonts w:eastAsia="Arial" w:cs="Arial"/>
        </w:rPr>
        <w:t>379</w:t>
      </w:r>
      <w:r w:rsidRPr="00451F33">
        <w:rPr>
          <w:rFonts w:eastAsia="Arial" w:cs="Arial"/>
        </w:rPr>
        <w:t xml:space="preserve">m (relative to the baseline and over the appraisal period). This is based on 15% increase in the costs of dry material recycling collections under both the do-nothing and Option 1nhm. </w:t>
      </w:r>
    </w:p>
    <w:p w:rsidRPr="00451F33" w:rsidR="00554C21" w:rsidP="00554C21" w:rsidRDefault="00554C21" w14:paraId="0972BDC1" w14:textId="77777777">
      <w:pPr>
        <w:spacing w:line="257" w:lineRule="auto"/>
        <w:jc w:val="both"/>
        <w:rPr>
          <w:rFonts w:eastAsia="Arial" w:cs="Arial"/>
        </w:rPr>
      </w:pPr>
    </w:p>
    <w:p w:rsidRPr="00451F33" w:rsidR="00554C21" w:rsidP="00554C21" w:rsidRDefault="00554C21" w14:paraId="22A887A2" w14:textId="19170430">
      <w:pPr>
        <w:spacing w:line="257" w:lineRule="auto"/>
        <w:jc w:val="both"/>
        <w:rPr>
          <w:rFonts w:eastAsia="Arial" w:cs="Arial"/>
        </w:rPr>
      </w:pPr>
      <w:r w:rsidRPr="00A65668">
        <w:rPr>
          <w:rFonts w:eastAsia="Arial" w:cs="Arial"/>
        </w:rPr>
        <w:t xml:space="preserve">Under this option, the business recycling rate increases from </w:t>
      </w:r>
      <w:r w:rsidRPr="00A65668" w:rsidR="00AA7284">
        <w:rPr>
          <w:rFonts w:eastAsia="Arial" w:cs="Arial"/>
        </w:rPr>
        <w:t>3</w:t>
      </w:r>
      <w:r w:rsidR="00AA7284">
        <w:rPr>
          <w:rFonts w:eastAsia="Arial" w:cs="Arial"/>
        </w:rPr>
        <w:t>6</w:t>
      </w:r>
      <w:r w:rsidR="000904F5">
        <w:rPr>
          <w:rFonts w:eastAsia="Arial" w:cs="Arial"/>
        </w:rPr>
        <w:t>.5</w:t>
      </w:r>
      <w:r w:rsidRPr="00A65668">
        <w:rPr>
          <w:rFonts w:eastAsia="Arial" w:cs="Arial"/>
        </w:rPr>
        <w:t xml:space="preserve">% to </w:t>
      </w:r>
      <w:r w:rsidRPr="00A65668" w:rsidR="00AA7284">
        <w:rPr>
          <w:rFonts w:eastAsia="Arial" w:cs="Arial"/>
        </w:rPr>
        <w:t>4</w:t>
      </w:r>
      <w:r w:rsidR="00AA7284">
        <w:rPr>
          <w:rFonts w:eastAsia="Arial" w:cs="Arial"/>
        </w:rPr>
        <w:t>8</w:t>
      </w:r>
      <w:r w:rsidR="000904F5">
        <w:rPr>
          <w:rFonts w:eastAsia="Arial" w:cs="Arial"/>
        </w:rPr>
        <w:t>.4</w:t>
      </w:r>
      <w:r w:rsidRPr="00A65668">
        <w:rPr>
          <w:rFonts w:eastAsia="Arial" w:cs="Arial"/>
        </w:rPr>
        <w:t xml:space="preserve">%. This means that there is less business waste sent to landfill and EfW. Based on a Defra in-house model </w:t>
      </w:r>
      <w:proofErr w:type="spellStart"/>
      <w:r w:rsidRPr="00A65668">
        <w:rPr>
          <w:rFonts w:eastAsia="Arial" w:cs="Arial"/>
        </w:rPr>
        <w:t>FoWST</w:t>
      </w:r>
      <w:proofErr w:type="spellEnd"/>
      <w:r w:rsidRPr="00A65668">
        <w:rPr>
          <w:rFonts w:eastAsia="Arial" w:cs="Arial"/>
        </w:rPr>
        <w:t xml:space="preserve">, we estimate landfill tax payments to reduce by £419m per year (i.e., average estimate across years of change). The total saving is £5,029m over the total appraisal period. Some of this saving will be </w:t>
      </w:r>
      <w:proofErr w:type="gramStart"/>
      <w:r w:rsidRPr="00A65668">
        <w:rPr>
          <w:rFonts w:eastAsia="Arial" w:cs="Arial"/>
        </w:rPr>
        <w:t>as a result of</w:t>
      </w:r>
      <w:proofErr w:type="gramEnd"/>
      <w:r w:rsidRPr="00A65668">
        <w:rPr>
          <w:rFonts w:eastAsia="Arial" w:cs="Arial"/>
        </w:rPr>
        <w:t xml:space="preserve"> diverting residual waste from landfill to EfW due to spare EfW capacity (as </w:t>
      </w:r>
      <w:r w:rsidR="00D97548">
        <w:rPr>
          <w:rFonts w:eastAsia="Arial" w:cs="Arial"/>
        </w:rPr>
        <w:t>local auth</w:t>
      </w:r>
      <w:r w:rsidRPr="00A65668">
        <w:rPr>
          <w:rFonts w:eastAsia="Arial" w:cs="Arial"/>
        </w:rPr>
        <w:t>orities divert their waste to recycling).</w:t>
      </w:r>
      <w:r w:rsidRPr="00451F33">
        <w:rPr>
          <w:rFonts w:eastAsia="Arial" w:cs="Arial"/>
        </w:rPr>
        <w:t xml:space="preserve"> Table </w:t>
      </w:r>
      <w:r>
        <w:rPr>
          <w:rFonts w:eastAsia="Arial" w:cs="Arial"/>
        </w:rPr>
        <w:t>1</w:t>
      </w:r>
      <w:r w:rsidR="00A65668">
        <w:rPr>
          <w:rFonts w:eastAsia="Arial" w:cs="Arial"/>
        </w:rPr>
        <w:t>6</w:t>
      </w:r>
      <w:r w:rsidRPr="00451F33">
        <w:rPr>
          <w:rFonts w:eastAsia="Arial" w:cs="Arial"/>
        </w:rPr>
        <w:t xml:space="preserve"> provides a summary of the annual costs to the NHM sector (including savings associated with the landfill tax payments)</w:t>
      </w:r>
      <w:r w:rsidR="00A5555A">
        <w:rPr>
          <w:rFonts w:eastAsia="Arial" w:cs="Arial"/>
        </w:rPr>
        <w:t>.</w:t>
      </w:r>
    </w:p>
    <w:p w:rsidRPr="00A65668" w:rsidR="00554C21" w:rsidP="00554C21" w:rsidRDefault="00554C21" w14:paraId="3668125E" w14:textId="77777777">
      <w:pPr>
        <w:spacing w:line="257" w:lineRule="auto"/>
        <w:rPr>
          <w:rFonts w:eastAsia="Arial" w:cs="Arial"/>
          <w:b/>
          <w:szCs w:val="28"/>
        </w:rPr>
      </w:pPr>
    </w:p>
    <w:p w:rsidRPr="00451F33" w:rsidR="00554C21" w:rsidP="00336B19" w:rsidRDefault="00554C21" w14:paraId="6AF7B8CD" w14:textId="7B50C806">
      <w:pPr>
        <w:rPr>
          <w:rFonts w:eastAsia="Arial" w:cs="Arial"/>
          <w:b/>
          <w:sz w:val="22"/>
        </w:rPr>
      </w:pPr>
      <w:r w:rsidRPr="00A65668">
        <w:rPr>
          <w:rFonts w:eastAsia="Arial" w:cs="Arial"/>
          <w:b/>
          <w:szCs w:val="28"/>
        </w:rPr>
        <w:t>Table 1</w:t>
      </w:r>
      <w:r w:rsidR="00A65668">
        <w:rPr>
          <w:rFonts w:eastAsia="Arial" w:cs="Arial"/>
          <w:b/>
          <w:szCs w:val="28"/>
        </w:rPr>
        <w:t>6</w:t>
      </w:r>
      <w:r w:rsidRPr="00A65668">
        <w:rPr>
          <w:rFonts w:eastAsia="Arial" w:cs="Arial"/>
          <w:b/>
          <w:szCs w:val="28"/>
        </w:rPr>
        <w:t xml:space="preserve">: Modelled net costs (+) and savings (-) of Option 1nhm (micro firms exempt), £ millions, undiscounted  </w:t>
      </w:r>
    </w:p>
    <w:tbl>
      <w:tblPr>
        <w:tblW w:w="10195" w:type="dxa"/>
        <w:jc w:val="center"/>
        <w:tblLook w:val="04A0" w:firstRow="1" w:lastRow="0" w:firstColumn="1" w:lastColumn="0" w:noHBand="0" w:noVBand="1"/>
      </w:tblPr>
      <w:tblGrid>
        <w:gridCol w:w="842"/>
        <w:gridCol w:w="1847"/>
        <w:gridCol w:w="1710"/>
        <w:gridCol w:w="1501"/>
        <w:gridCol w:w="1425"/>
        <w:gridCol w:w="1445"/>
        <w:gridCol w:w="1425"/>
      </w:tblGrid>
      <w:tr w:rsidRPr="00A65668" w:rsidR="009D1C4F" w:rsidTr="009E7A40" w14:paraId="3B4C35AB" w14:textId="77777777">
        <w:trPr>
          <w:trHeight w:val="589"/>
          <w:jc w:val="center"/>
        </w:trPr>
        <w:tc>
          <w:tcPr>
            <w:tcW w:w="842" w:type="dxa"/>
            <w:tcBorders>
              <w:top w:val="single" w:color="auto" w:sz="4" w:space="0"/>
              <w:left w:val="single" w:color="auto" w:sz="4" w:space="0"/>
              <w:bottom w:val="single" w:color="auto" w:sz="4" w:space="0"/>
              <w:right w:val="nil"/>
            </w:tcBorders>
            <w:shd w:val="clear" w:color="auto" w:fill="auto"/>
            <w:noWrap/>
            <w:vAlign w:val="center"/>
            <w:hideMark/>
          </w:tcPr>
          <w:p w:rsidRPr="00A65668" w:rsidR="009D1C4F" w:rsidP="001862D1" w:rsidRDefault="009D1C4F" w14:paraId="3C797986" w14:textId="77777777">
            <w:pPr>
              <w:jc w:val="center"/>
              <w:rPr>
                <w:rFonts w:cs="Arial"/>
                <w:sz w:val="22"/>
                <w:szCs w:val="22"/>
                <w:lang w:eastAsia="en-GB"/>
              </w:rPr>
            </w:pPr>
            <w:bookmarkStart w:name="_Hlk93057059" w:id="108"/>
          </w:p>
        </w:tc>
        <w:tc>
          <w:tcPr>
            <w:tcW w:w="1847" w:type="dxa"/>
            <w:tcBorders>
              <w:top w:val="single" w:color="auto" w:sz="4" w:space="0"/>
              <w:left w:val="single" w:color="auto" w:sz="4" w:space="0"/>
              <w:bottom w:val="single" w:color="auto" w:sz="4" w:space="0"/>
              <w:right w:val="nil"/>
            </w:tcBorders>
            <w:shd w:val="clear" w:color="auto" w:fill="auto"/>
            <w:vAlign w:val="center"/>
            <w:hideMark/>
          </w:tcPr>
          <w:p w:rsidRPr="00A65668" w:rsidR="009D1C4F" w:rsidP="001862D1" w:rsidRDefault="009D1C4F" w14:paraId="1B37D6A2" w14:textId="77777777">
            <w:pPr>
              <w:jc w:val="center"/>
              <w:rPr>
                <w:rFonts w:cs="Arial"/>
                <w:color w:val="000000"/>
                <w:sz w:val="22"/>
                <w:szCs w:val="22"/>
                <w:lang w:eastAsia="en-GB"/>
              </w:rPr>
            </w:pPr>
            <w:r w:rsidRPr="00A65668">
              <w:rPr>
                <w:rFonts w:cs="Arial"/>
                <w:color w:val="000000"/>
                <w:sz w:val="22"/>
                <w:szCs w:val="22"/>
                <w:lang w:eastAsia="en-GB"/>
              </w:rPr>
              <w:t>NHM Familiarisation</w:t>
            </w:r>
          </w:p>
        </w:tc>
        <w:tc>
          <w:tcPr>
            <w:tcW w:w="1737" w:type="dxa"/>
            <w:tcBorders>
              <w:top w:val="single" w:color="auto" w:sz="4" w:space="0"/>
              <w:left w:val="nil"/>
              <w:bottom w:val="single" w:color="auto" w:sz="4" w:space="0"/>
              <w:right w:val="nil"/>
            </w:tcBorders>
          </w:tcPr>
          <w:p w:rsidR="00BC3080" w:rsidP="001862D1" w:rsidRDefault="00BC3080" w14:paraId="2CD216A3" w14:textId="4C1DA869">
            <w:pPr>
              <w:jc w:val="center"/>
              <w:rPr>
                <w:rFonts w:cs="Arial"/>
                <w:color w:val="000000"/>
                <w:sz w:val="22"/>
                <w:szCs w:val="22"/>
                <w:lang w:eastAsia="en-GB"/>
              </w:rPr>
            </w:pPr>
            <w:r>
              <w:rPr>
                <w:rFonts w:cs="Arial"/>
                <w:color w:val="000000"/>
                <w:sz w:val="22"/>
                <w:szCs w:val="22"/>
                <w:lang w:eastAsia="en-GB"/>
              </w:rPr>
              <w:t xml:space="preserve">NHM </w:t>
            </w:r>
            <w:r w:rsidR="00AA22C0">
              <w:rPr>
                <w:rFonts w:cs="Arial"/>
                <w:color w:val="000000"/>
                <w:sz w:val="22"/>
                <w:szCs w:val="22"/>
                <w:lang w:eastAsia="en-GB"/>
              </w:rPr>
              <w:t>TEEP Policy Cost</w:t>
            </w:r>
          </w:p>
        </w:tc>
        <w:tc>
          <w:tcPr>
            <w:tcW w:w="1474" w:type="dxa"/>
            <w:tcBorders>
              <w:top w:val="single" w:color="auto" w:sz="4" w:space="0"/>
              <w:left w:val="nil"/>
              <w:bottom w:val="single" w:color="auto" w:sz="4" w:space="0"/>
              <w:right w:val="nil"/>
            </w:tcBorders>
            <w:shd w:val="clear" w:color="auto" w:fill="auto"/>
            <w:vAlign w:val="center"/>
            <w:hideMark/>
          </w:tcPr>
          <w:p w:rsidRPr="00A65668" w:rsidR="009D1C4F" w:rsidP="001862D1" w:rsidRDefault="009D1C4F" w14:paraId="399B3C1B" w14:textId="564B964E">
            <w:pPr>
              <w:jc w:val="center"/>
              <w:rPr>
                <w:rFonts w:cs="Arial"/>
                <w:color w:val="000000"/>
                <w:sz w:val="22"/>
                <w:szCs w:val="22"/>
                <w:lang w:eastAsia="en-GB"/>
              </w:rPr>
            </w:pPr>
            <w:r w:rsidRPr="00A65668">
              <w:rPr>
                <w:rFonts w:cs="Arial"/>
                <w:color w:val="000000"/>
                <w:sz w:val="22"/>
                <w:szCs w:val="22"/>
                <w:lang w:eastAsia="en-GB"/>
              </w:rPr>
              <w:t>Waste management costs</w:t>
            </w:r>
          </w:p>
        </w:tc>
        <w:tc>
          <w:tcPr>
            <w:tcW w:w="1425" w:type="dxa"/>
            <w:tcBorders>
              <w:top w:val="single" w:color="auto" w:sz="4" w:space="0"/>
              <w:left w:val="nil"/>
              <w:bottom w:val="single" w:color="auto" w:sz="4" w:space="0"/>
              <w:right w:val="nil"/>
            </w:tcBorders>
            <w:shd w:val="clear" w:color="auto" w:fill="auto"/>
            <w:vAlign w:val="center"/>
            <w:hideMark/>
          </w:tcPr>
          <w:p w:rsidRPr="00A65668" w:rsidR="009D1C4F" w:rsidP="001862D1" w:rsidRDefault="009D1C4F" w14:paraId="135DB253" w14:textId="77777777">
            <w:pPr>
              <w:jc w:val="center"/>
              <w:rPr>
                <w:rFonts w:cs="Arial"/>
                <w:color w:val="000000"/>
                <w:sz w:val="22"/>
                <w:szCs w:val="22"/>
                <w:lang w:eastAsia="en-GB"/>
              </w:rPr>
            </w:pPr>
            <w:r w:rsidRPr="00A65668">
              <w:rPr>
                <w:rFonts w:cs="Arial"/>
                <w:color w:val="000000"/>
                <w:sz w:val="22"/>
                <w:szCs w:val="22"/>
                <w:lang w:eastAsia="en-GB"/>
              </w:rPr>
              <w:t>DRS effect</w:t>
            </w:r>
          </w:p>
        </w:tc>
        <w:tc>
          <w:tcPr>
            <w:tcW w:w="1445" w:type="dxa"/>
            <w:tcBorders>
              <w:top w:val="single" w:color="auto" w:sz="4" w:space="0"/>
              <w:left w:val="nil"/>
              <w:bottom w:val="single" w:color="auto" w:sz="4" w:space="0"/>
              <w:right w:val="single" w:color="auto" w:sz="4" w:space="0"/>
            </w:tcBorders>
            <w:shd w:val="clear" w:color="auto" w:fill="auto"/>
            <w:vAlign w:val="center"/>
            <w:hideMark/>
          </w:tcPr>
          <w:p w:rsidRPr="00A65668" w:rsidR="009D1C4F" w:rsidP="001862D1" w:rsidRDefault="009D1C4F" w14:paraId="0C8EDDD1" w14:textId="3B21A554">
            <w:pPr>
              <w:jc w:val="center"/>
              <w:rPr>
                <w:rFonts w:cs="Arial"/>
                <w:color w:val="000000"/>
                <w:sz w:val="22"/>
                <w:szCs w:val="22"/>
                <w:lang w:eastAsia="en-GB"/>
              </w:rPr>
            </w:pPr>
            <w:r w:rsidRPr="00A65668">
              <w:rPr>
                <w:rFonts w:cs="Arial"/>
                <w:color w:val="000000"/>
                <w:sz w:val="22"/>
                <w:szCs w:val="22"/>
                <w:lang w:eastAsia="en-GB"/>
              </w:rPr>
              <w:t>NHM Landfill tax saving</w:t>
            </w:r>
          </w:p>
        </w:tc>
        <w:tc>
          <w:tcPr>
            <w:tcW w:w="1425" w:type="dxa"/>
            <w:tcBorders>
              <w:top w:val="single" w:color="auto" w:sz="4" w:space="0"/>
              <w:left w:val="nil"/>
              <w:bottom w:val="single" w:color="auto" w:sz="4" w:space="0"/>
              <w:right w:val="single" w:color="auto" w:sz="4" w:space="0"/>
            </w:tcBorders>
            <w:shd w:val="clear" w:color="auto" w:fill="auto"/>
            <w:vAlign w:val="center"/>
            <w:hideMark/>
          </w:tcPr>
          <w:p w:rsidRPr="00A65668" w:rsidR="009D1C4F" w:rsidP="001862D1" w:rsidRDefault="009D1C4F" w14:paraId="5FE04F39" w14:textId="77777777">
            <w:pPr>
              <w:jc w:val="center"/>
              <w:rPr>
                <w:rFonts w:cs="Arial"/>
                <w:b/>
                <w:bCs/>
                <w:color w:val="000000"/>
                <w:sz w:val="22"/>
                <w:szCs w:val="22"/>
                <w:lang w:eastAsia="en-GB"/>
              </w:rPr>
            </w:pPr>
            <w:r w:rsidRPr="00A65668">
              <w:rPr>
                <w:rFonts w:cs="Arial"/>
                <w:b/>
                <w:bCs/>
                <w:color w:val="000000"/>
                <w:sz w:val="22"/>
                <w:szCs w:val="22"/>
                <w:lang w:eastAsia="en-GB"/>
              </w:rPr>
              <w:t>Total service cost (+) / saving (-)</w:t>
            </w:r>
          </w:p>
        </w:tc>
      </w:tr>
      <w:tr w:rsidRPr="00A65668" w:rsidR="002448BB" w:rsidTr="009E7A40" w14:paraId="2C827C8F" w14:textId="77777777">
        <w:trPr>
          <w:trHeight w:val="245"/>
          <w:jc w:val="center"/>
        </w:trPr>
        <w:tc>
          <w:tcPr>
            <w:tcW w:w="842" w:type="dxa"/>
            <w:tcBorders>
              <w:top w:val="single" w:color="auto" w:sz="4" w:space="0"/>
              <w:left w:val="single" w:color="auto" w:sz="4" w:space="0"/>
              <w:bottom w:val="nil"/>
              <w:right w:val="single" w:color="auto" w:sz="4" w:space="0"/>
            </w:tcBorders>
            <w:shd w:val="clear" w:color="auto" w:fill="auto"/>
            <w:noWrap/>
            <w:vAlign w:val="center"/>
            <w:hideMark/>
          </w:tcPr>
          <w:p w:rsidRPr="00A65668" w:rsidR="002448BB" w:rsidP="002448BB" w:rsidRDefault="002448BB" w14:paraId="7280CB4D" w14:textId="77777777">
            <w:pPr>
              <w:jc w:val="center"/>
              <w:rPr>
                <w:rFonts w:cs="Arial"/>
                <w:b/>
                <w:bCs/>
                <w:sz w:val="22"/>
                <w:szCs w:val="22"/>
                <w:lang w:eastAsia="en-GB"/>
              </w:rPr>
            </w:pPr>
            <w:r w:rsidRPr="00A65668">
              <w:rPr>
                <w:rFonts w:cs="Arial"/>
                <w:b/>
                <w:bCs/>
                <w:sz w:val="22"/>
                <w:szCs w:val="22"/>
                <w:lang w:eastAsia="en-GB"/>
              </w:rPr>
              <w:t>2024</w:t>
            </w:r>
          </w:p>
        </w:tc>
        <w:tc>
          <w:tcPr>
            <w:tcW w:w="1847" w:type="dxa"/>
            <w:tcBorders>
              <w:top w:val="single" w:color="auto" w:sz="4" w:space="0"/>
              <w:left w:val="nil"/>
              <w:bottom w:val="nil"/>
              <w:right w:val="nil"/>
            </w:tcBorders>
            <w:shd w:val="clear" w:color="auto" w:fill="auto"/>
            <w:noWrap/>
            <w:vAlign w:val="bottom"/>
            <w:hideMark/>
          </w:tcPr>
          <w:p w:rsidRPr="00A65668" w:rsidR="002448BB" w:rsidP="002448BB" w:rsidRDefault="002448BB" w14:paraId="520448A6" w14:textId="3AC84477">
            <w:pPr>
              <w:jc w:val="center"/>
              <w:rPr>
                <w:rFonts w:cs="Arial"/>
                <w:sz w:val="22"/>
                <w:szCs w:val="22"/>
                <w:lang w:eastAsia="en-GB"/>
              </w:rPr>
            </w:pPr>
            <w:r w:rsidRPr="008E4DD2">
              <w:rPr>
                <w:rFonts w:cs="Arial"/>
                <w:sz w:val="22"/>
                <w:szCs w:val="22"/>
              </w:rPr>
              <w:t>£110</w:t>
            </w:r>
          </w:p>
        </w:tc>
        <w:tc>
          <w:tcPr>
            <w:tcW w:w="1737" w:type="dxa"/>
            <w:tcBorders>
              <w:top w:val="single" w:color="auto" w:sz="4" w:space="0"/>
              <w:left w:val="nil"/>
              <w:bottom w:val="nil"/>
              <w:right w:val="nil"/>
            </w:tcBorders>
          </w:tcPr>
          <w:p w:rsidR="00BC3080" w:rsidP="002448BB" w:rsidRDefault="00BC3080" w14:paraId="0C7974A8" w14:textId="5BB79566">
            <w:pPr>
              <w:jc w:val="center"/>
              <w:rPr>
                <w:rFonts w:cs="Arial"/>
                <w:sz w:val="22"/>
                <w:szCs w:val="22"/>
              </w:rPr>
            </w:pPr>
            <w:r>
              <w:rPr>
                <w:rFonts w:cs="Arial"/>
                <w:sz w:val="22"/>
                <w:szCs w:val="22"/>
              </w:rPr>
              <w:t>£1</w:t>
            </w:r>
          </w:p>
        </w:tc>
        <w:tc>
          <w:tcPr>
            <w:tcW w:w="1474" w:type="dxa"/>
            <w:tcBorders>
              <w:top w:val="single" w:color="auto" w:sz="4" w:space="0"/>
              <w:left w:val="nil"/>
              <w:bottom w:val="nil"/>
              <w:right w:val="nil"/>
            </w:tcBorders>
            <w:shd w:val="clear" w:color="auto" w:fill="auto"/>
            <w:noWrap/>
            <w:vAlign w:val="bottom"/>
            <w:hideMark/>
          </w:tcPr>
          <w:p w:rsidRPr="00A65668" w:rsidR="002448BB" w:rsidP="002448BB" w:rsidRDefault="002448BB" w14:paraId="5ADE54F8" w14:textId="224A039D">
            <w:pPr>
              <w:jc w:val="center"/>
              <w:rPr>
                <w:rFonts w:cs="Arial"/>
                <w:sz w:val="22"/>
                <w:szCs w:val="22"/>
                <w:lang w:eastAsia="en-GB"/>
              </w:rPr>
            </w:pPr>
            <w:r w:rsidRPr="00A65668">
              <w:rPr>
                <w:rFonts w:cs="Arial"/>
                <w:sz w:val="22"/>
                <w:szCs w:val="22"/>
              </w:rPr>
              <w:t>£0</w:t>
            </w:r>
          </w:p>
        </w:tc>
        <w:tc>
          <w:tcPr>
            <w:tcW w:w="1425" w:type="dxa"/>
            <w:tcBorders>
              <w:top w:val="single" w:color="auto" w:sz="4" w:space="0"/>
              <w:left w:val="nil"/>
              <w:bottom w:val="nil"/>
              <w:right w:val="nil"/>
            </w:tcBorders>
            <w:shd w:val="clear" w:color="auto" w:fill="auto"/>
            <w:noWrap/>
            <w:vAlign w:val="bottom"/>
            <w:hideMark/>
          </w:tcPr>
          <w:p w:rsidRPr="00A65668" w:rsidR="002448BB" w:rsidP="002448BB" w:rsidRDefault="002448BB" w14:paraId="1E6EA010" w14:textId="77777777">
            <w:pPr>
              <w:jc w:val="center"/>
              <w:rPr>
                <w:rFonts w:cs="Arial"/>
                <w:sz w:val="22"/>
                <w:szCs w:val="22"/>
                <w:lang w:eastAsia="en-GB"/>
              </w:rPr>
            </w:pPr>
            <w:r w:rsidRPr="00A65668">
              <w:rPr>
                <w:rFonts w:cs="Arial"/>
                <w:sz w:val="22"/>
                <w:szCs w:val="22"/>
              </w:rPr>
              <w:t>£0</w:t>
            </w:r>
          </w:p>
        </w:tc>
        <w:tc>
          <w:tcPr>
            <w:tcW w:w="1445" w:type="dxa"/>
            <w:tcBorders>
              <w:top w:val="single" w:color="auto" w:sz="4" w:space="0"/>
              <w:left w:val="nil"/>
              <w:bottom w:val="nil"/>
              <w:right w:val="single" w:color="auto" w:sz="4" w:space="0"/>
            </w:tcBorders>
            <w:shd w:val="clear" w:color="auto" w:fill="auto"/>
            <w:noWrap/>
            <w:vAlign w:val="bottom"/>
            <w:hideMark/>
          </w:tcPr>
          <w:p w:rsidRPr="00A65668" w:rsidR="002448BB" w:rsidP="002448BB" w:rsidRDefault="002448BB" w14:paraId="14FF43DB" w14:textId="3CACD9B3">
            <w:pPr>
              <w:jc w:val="center"/>
              <w:rPr>
                <w:rFonts w:cs="Arial"/>
                <w:sz w:val="22"/>
                <w:szCs w:val="22"/>
                <w:lang w:eastAsia="en-GB"/>
              </w:rPr>
            </w:pPr>
            <w:r w:rsidRPr="00A65668">
              <w:rPr>
                <w:rFonts w:cs="Arial"/>
                <w:sz w:val="22"/>
                <w:szCs w:val="22"/>
              </w:rPr>
              <w:t>-£</w:t>
            </w:r>
            <w:r>
              <w:rPr>
                <w:rFonts w:cs="Arial"/>
                <w:sz w:val="22"/>
                <w:szCs w:val="22"/>
              </w:rPr>
              <w:t>0</w:t>
            </w:r>
          </w:p>
        </w:tc>
        <w:tc>
          <w:tcPr>
            <w:tcW w:w="1425" w:type="dxa"/>
            <w:tcBorders>
              <w:top w:val="single" w:color="auto" w:sz="4" w:space="0"/>
              <w:left w:val="nil"/>
              <w:bottom w:val="nil"/>
              <w:right w:val="single" w:color="auto" w:sz="4" w:space="0"/>
            </w:tcBorders>
            <w:shd w:val="clear" w:color="auto" w:fill="auto"/>
            <w:noWrap/>
            <w:vAlign w:val="bottom"/>
            <w:hideMark/>
          </w:tcPr>
          <w:p w:rsidRPr="002448BB" w:rsidR="002448BB" w:rsidP="002448BB" w:rsidRDefault="00BC3080" w14:paraId="1FDAEB52" w14:textId="22020D3C">
            <w:pPr>
              <w:jc w:val="center"/>
              <w:rPr>
                <w:rFonts w:cs="Arial"/>
                <w:b/>
                <w:bCs/>
                <w:sz w:val="22"/>
                <w:szCs w:val="22"/>
                <w:lang w:eastAsia="en-GB"/>
              </w:rPr>
            </w:pPr>
            <w:r w:rsidRPr="008E4DD2">
              <w:rPr>
                <w:rFonts w:cs="Arial"/>
                <w:b/>
                <w:bCs/>
                <w:sz w:val="22"/>
                <w:szCs w:val="22"/>
              </w:rPr>
              <w:t>£11</w:t>
            </w:r>
            <w:r w:rsidR="000D5CA5">
              <w:rPr>
                <w:rFonts w:cs="Arial"/>
                <w:b/>
                <w:bCs/>
                <w:sz w:val="22"/>
                <w:szCs w:val="22"/>
              </w:rPr>
              <w:t>1</w:t>
            </w:r>
          </w:p>
        </w:tc>
      </w:tr>
      <w:tr w:rsidRPr="00A65668" w:rsidR="002448BB" w:rsidTr="009E7A40" w14:paraId="3DEB0E0E"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24F156A3" w14:textId="77777777">
            <w:pPr>
              <w:jc w:val="center"/>
              <w:rPr>
                <w:rFonts w:cs="Arial"/>
                <w:b/>
                <w:bCs/>
                <w:sz w:val="22"/>
                <w:szCs w:val="22"/>
                <w:lang w:eastAsia="en-GB"/>
              </w:rPr>
            </w:pPr>
            <w:r w:rsidRPr="00A65668">
              <w:rPr>
                <w:rFonts w:cs="Arial"/>
                <w:b/>
                <w:bCs/>
                <w:sz w:val="22"/>
                <w:szCs w:val="22"/>
                <w:lang w:eastAsia="en-GB"/>
              </w:rPr>
              <w:t>2025</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59957924" w14:textId="2FF76AF0">
            <w:pPr>
              <w:jc w:val="center"/>
              <w:rPr>
                <w:rFonts w:cs="Arial"/>
                <w:sz w:val="22"/>
                <w:szCs w:val="22"/>
                <w:lang w:eastAsia="en-GB"/>
              </w:rPr>
            </w:pPr>
            <w:r w:rsidRPr="008E4DD2">
              <w:rPr>
                <w:rFonts w:cs="Arial"/>
                <w:sz w:val="22"/>
                <w:szCs w:val="22"/>
              </w:rPr>
              <w:t>£12</w:t>
            </w:r>
          </w:p>
        </w:tc>
        <w:tc>
          <w:tcPr>
            <w:tcW w:w="1737" w:type="dxa"/>
            <w:tcBorders>
              <w:top w:val="nil"/>
              <w:left w:val="nil"/>
              <w:bottom w:val="nil"/>
              <w:right w:val="nil"/>
            </w:tcBorders>
          </w:tcPr>
          <w:p w:rsidR="00BC3080" w:rsidP="002448BB" w:rsidRDefault="00BC3080" w14:paraId="7DB61FB4" w14:textId="74B510E1">
            <w:pPr>
              <w:jc w:val="center"/>
              <w:rPr>
                <w:rFonts w:cs="Arial"/>
                <w:sz w:val="22"/>
                <w:szCs w:val="22"/>
              </w:rPr>
            </w:pPr>
            <w:r>
              <w:rPr>
                <w:rFonts w:cs="Arial"/>
                <w:sz w:val="22"/>
                <w:szCs w:val="22"/>
              </w:rPr>
              <w:t>£1</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1D2B9641" w14:textId="3A021A42">
            <w:pPr>
              <w:jc w:val="center"/>
              <w:rPr>
                <w:rFonts w:cs="Arial"/>
                <w:sz w:val="22"/>
                <w:szCs w:val="22"/>
                <w:lang w:eastAsia="en-GB"/>
              </w:rPr>
            </w:pPr>
            <w:r w:rsidRPr="00A65668">
              <w:rPr>
                <w:rFonts w:cs="Arial"/>
                <w:sz w:val="22"/>
                <w:szCs w:val="22"/>
              </w:rPr>
              <w:t>-£139</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2C2FF4A3" w14:textId="719DB9BF">
            <w:pPr>
              <w:jc w:val="center"/>
              <w:rPr>
                <w:rFonts w:cs="Arial"/>
                <w:sz w:val="22"/>
                <w:szCs w:val="22"/>
                <w:lang w:eastAsia="en-GB"/>
              </w:rPr>
            </w:pPr>
            <w:r w:rsidRPr="00A65668">
              <w:rPr>
                <w:rFonts w:cs="Arial"/>
                <w:sz w:val="22"/>
                <w:szCs w:val="22"/>
              </w:rPr>
              <w:t>£</w:t>
            </w:r>
            <w:r>
              <w:rPr>
                <w:rFonts w:cs="Arial"/>
                <w:sz w:val="22"/>
                <w:szCs w:val="22"/>
              </w:rPr>
              <w:t>0</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46C8CD75" w14:textId="027B39CA">
            <w:pPr>
              <w:jc w:val="center"/>
              <w:rPr>
                <w:rFonts w:cs="Arial"/>
                <w:sz w:val="22"/>
                <w:szCs w:val="22"/>
                <w:lang w:eastAsia="en-GB"/>
              </w:rPr>
            </w:pPr>
            <w:r w:rsidRPr="00A65668">
              <w:rPr>
                <w:rFonts w:cs="Arial"/>
                <w:sz w:val="22"/>
                <w:szCs w:val="22"/>
              </w:rPr>
              <w:t>-£</w:t>
            </w:r>
            <w:r>
              <w:rPr>
                <w:rFonts w:cs="Arial"/>
                <w:sz w:val="22"/>
                <w:szCs w:val="22"/>
              </w:rPr>
              <w:t>301</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207EDCD8" w14:textId="43C27849">
            <w:pPr>
              <w:jc w:val="center"/>
              <w:rPr>
                <w:rFonts w:cs="Arial"/>
                <w:b/>
                <w:bCs/>
                <w:sz w:val="22"/>
                <w:szCs w:val="22"/>
                <w:lang w:eastAsia="en-GB"/>
              </w:rPr>
            </w:pPr>
            <w:r w:rsidRPr="008E4DD2">
              <w:rPr>
                <w:rFonts w:cs="Arial"/>
                <w:b/>
                <w:bCs/>
                <w:sz w:val="22"/>
                <w:szCs w:val="22"/>
              </w:rPr>
              <w:t>-£</w:t>
            </w:r>
            <w:r w:rsidRPr="008E4DD2" w:rsidR="00BC3080">
              <w:rPr>
                <w:rFonts w:cs="Arial"/>
                <w:b/>
                <w:bCs/>
                <w:sz w:val="22"/>
                <w:szCs w:val="22"/>
              </w:rPr>
              <w:t>42</w:t>
            </w:r>
            <w:r w:rsidR="000D5CA5">
              <w:rPr>
                <w:rFonts w:cs="Arial"/>
                <w:b/>
                <w:bCs/>
                <w:sz w:val="22"/>
                <w:szCs w:val="22"/>
              </w:rPr>
              <w:t>7</w:t>
            </w:r>
          </w:p>
        </w:tc>
      </w:tr>
      <w:tr w:rsidRPr="00A65668" w:rsidR="002448BB" w:rsidTr="009E7A40" w14:paraId="323FA827"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7D8702C7" w14:textId="77777777">
            <w:pPr>
              <w:jc w:val="center"/>
              <w:rPr>
                <w:rFonts w:cs="Arial"/>
                <w:b/>
                <w:bCs/>
                <w:sz w:val="22"/>
                <w:szCs w:val="22"/>
                <w:lang w:eastAsia="en-GB"/>
              </w:rPr>
            </w:pPr>
            <w:r w:rsidRPr="00A65668">
              <w:rPr>
                <w:rFonts w:cs="Arial"/>
                <w:b/>
                <w:bCs/>
                <w:sz w:val="22"/>
                <w:szCs w:val="22"/>
                <w:lang w:eastAsia="en-GB"/>
              </w:rPr>
              <w:t>2026</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3F828860" w14:textId="41CE4DA2">
            <w:pPr>
              <w:jc w:val="center"/>
              <w:rPr>
                <w:rFonts w:cs="Arial"/>
                <w:sz w:val="22"/>
                <w:szCs w:val="22"/>
                <w:lang w:eastAsia="en-GB"/>
              </w:rPr>
            </w:pPr>
            <w:r w:rsidRPr="008E4DD2">
              <w:rPr>
                <w:rFonts w:cs="Arial"/>
                <w:sz w:val="22"/>
                <w:szCs w:val="22"/>
              </w:rPr>
              <w:t>£12</w:t>
            </w:r>
          </w:p>
        </w:tc>
        <w:tc>
          <w:tcPr>
            <w:tcW w:w="1737" w:type="dxa"/>
            <w:tcBorders>
              <w:top w:val="nil"/>
              <w:left w:val="nil"/>
              <w:bottom w:val="nil"/>
              <w:right w:val="nil"/>
            </w:tcBorders>
          </w:tcPr>
          <w:p w:rsidR="00BC3080" w:rsidP="002448BB" w:rsidRDefault="00BC3080" w14:paraId="671FF8E2" w14:textId="105AC501">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31AEDF9A" w14:textId="1045F6F6">
            <w:pPr>
              <w:jc w:val="center"/>
              <w:rPr>
                <w:rFonts w:cs="Arial"/>
                <w:sz w:val="22"/>
                <w:szCs w:val="22"/>
                <w:lang w:eastAsia="en-GB"/>
              </w:rPr>
            </w:pPr>
            <w:r w:rsidRPr="00A65668">
              <w:rPr>
                <w:rFonts w:cs="Arial"/>
                <w:sz w:val="22"/>
                <w:szCs w:val="22"/>
              </w:rPr>
              <w:t>-£139</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1CC4F6EE" w14:textId="53058516">
            <w:pPr>
              <w:jc w:val="center"/>
              <w:rPr>
                <w:rFonts w:cs="Arial"/>
                <w:sz w:val="22"/>
                <w:szCs w:val="22"/>
                <w:lang w:eastAsia="en-GB"/>
              </w:rPr>
            </w:pPr>
            <w:r w:rsidRPr="00A65668">
              <w:rPr>
                <w:rFonts w:cs="Arial"/>
                <w:sz w:val="22"/>
                <w:szCs w:val="22"/>
              </w:rPr>
              <w:t>£</w:t>
            </w:r>
            <w:r>
              <w:rPr>
                <w:rFonts w:cs="Arial"/>
                <w:sz w:val="22"/>
                <w:szCs w:val="22"/>
              </w:rPr>
              <w:t>0</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4B41D616" w14:textId="77777777">
            <w:pPr>
              <w:jc w:val="center"/>
              <w:rPr>
                <w:rFonts w:cs="Arial"/>
                <w:sz w:val="22"/>
                <w:szCs w:val="22"/>
                <w:lang w:eastAsia="en-GB"/>
              </w:rPr>
            </w:pPr>
            <w:r w:rsidRPr="00A65668">
              <w:rPr>
                <w:rFonts w:cs="Arial"/>
                <w:sz w:val="22"/>
                <w:szCs w:val="22"/>
              </w:rPr>
              <w:t>-£447</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37BEEABA" w14:textId="15CF7E8D">
            <w:pPr>
              <w:jc w:val="center"/>
              <w:rPr>
                <w:rFonts w:cs="Arial"/>
                <w:b/>
                <w:bCs/>
                <w:sz w:val="22"/>
                <w:szCs w:val="22"/>
                <w:lang w:eastAsia="en-GB"/>
              </w:rPr>
            </w:pPr>
            <w:r w:rsidRPr="008E4DD2">
              <w:rPr>
                <w:rFonts w:cs="Arial"/>
                <w:b/>
                <w:bCs/>
                <w:sz w:val="22"/>
                <w:szCs w:val="22"/>
              </w:rPr>
              <w:t>-£574</w:t>
            </w:r>
          </w:p>
        </w:tc>
      </w:tr>
      <w:tr w:rsidRPr="00A65668" w:rsidR="002448BB" w:rsidTr="009E7A40" w14:paraId="2C02B5AB"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4F22BE0D" w14:textId="77777777">
            <w:pPr>
              <w:jc w:val="center"/>
              <w:rPr>
                <w:rFonts w:cs="Arial"/>
                <w:b/>
                <w:bCs/>
                <w:sz w:val="22"/>
                <w:szCs w:val="22"/>
                <w:lang w:eastAsia="en-GB"/>
              </w:rPr>
            </w:pPr>
            <w:r w:rsidRPr="00A65668">
              <w:rPr>
                <w:rFonts w:cs="Arial"/>
                <w:b/>
                <w:bCs/>
                <w:sz w:val="22"/>
                <w:szCs w:val="22"/>
                <w:lang w:eastAsia="en-GB"/>
              </w:rPr>
              <w:t>2027</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02E1E96B" w14:textId="22850E87">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BC3080" w:rsidP="002448BB" w:rsidRDefault="00BC3080" w14:paraId="29AFF07D" w14:textId="63EE83F1">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1CEB5898" w14:textId="025FA0FE">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0BB27D43" w14:textId="5436ADBB">
            <w:pPr>
              <w:jc w:val="center"/>
              <w:rPr>
                <w:rFonts w:cs="Arial"/>
                <w:sz w:val="22"/>
                <w:szCs w:val="22"/>
                <w:lang w:eastAsia="en-GB"/>
              </w:rPr>
            </w:pPr>
            <w:r w:rsidRPr="00A65668">
              <w:rPr>
                <w:rFonts w:cs="Arial"/>
                <w:sz w:val="22"/>
                <w:szCs w:val="22"/>
              </w:rPr>
              <w:t>£</w:t>
            </w:r>
            <w:r>
              <w:rPr>
                <w:rFonts w:cs="Arial"/>
                <w:sz w:val="22"/>
                <w:szCs w:val="22"/>
              </w:rPr>
              <w:t>11</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597C361A" w14:textId="77777777">
            <w:pPr>
              <w:jc w:val="center"/>
              <w:rPr>
                <w:rFonts w:cs="Arial"/>
                <w:sz w:val="22"/>
                <w:szCs w:val="22"/>
                <w:lang w:eastAsia="en-GB"/>
              </w:rPr>
            </w:pPr>
            <w:r w:rsidRPr="00A65668">
              <w:rPr>
                <w:rFonts w:cs="Arial"/>
                <w:sz w:val="22"/>
                <w:szCs w:val="22"/>
              </w:rPr>
              <w:t>-£457</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0D345738" w14:textId="50B3B5DA">
            <w:pPr>
              <w:jc w:val="center"/>
              <w:rPr>
                <w:rFonts w:cs="Arial"/>
                <w:b/>
                <w:bCs/>
                <w:sz w:val="22"/>
                <w:szCs w:val="22"/>
                <w:lang w:eastAsia="en-GB"/>
              </w:rPr>
            </w:pPr>
            <w:r w:rsidRPr="008E4DD2">
              <w:rPr>
                <w:rFonts w:cs="Arial"/>
                <w:b/>
                <w:bCs/>
                <w:sz w:val="22"/>
                <w:szCs w:val="22"/>
              </w:rPr>
              <w:t>-£529</w:t>
            </w:r>
          </w:p>
        </w:tc>
      </w:tr>
      <w:tr w:rsidRPr="00A65668" w:rsidR="002448BB" w:rsidTr="009E7A40" w14:paraId="61D0C9B7"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7F002F0B" w14:textId="77777777">
            <w:pPr>
              <w:jc w:val="center"/>
              <w:rPr>
                <w:rFonts w:cs="Arial"/>
                <w:b/>
                <w:bCs/>
                <w:sz w:val="22"/>
                <w:szCs w:val="22"/>
                <w:lang w:eastAsia="en-GB"/>
              </w:rPr>
            </w:pPr>
            <w:r w:rsidRPr="00A65668">
              <w:rPr>
                <w:rFonts w:cs="Arial"/>
                <w:b/>
                <w:bCs/>
                <w:sz w:val="22"/>
                <w:szCs w:val="22"/>
                <w:lang w:eastAsia="en-GB"/>
              </w:rPr>
              <w:t>2028</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4519B59A" w14:textId="658B203D">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BC3080" w:rsidP="002448BB" w:rsidRDefault="00BC3080" w14:paraId="6ACF7F9C" w14:textId="77AE8A3E">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139DA20A" w14:textId="7BEA691D">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215E11C2"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30DBF4D4" w14:textId="77777777">
            <w:pPr>
              <w:jc w:val="center"/>
              <w:rPr>
                <w:rFonts w:cs="Arial"/>
                <w:sz w:val="22"/>
                <w:szCs w:val="22"/>
                <w:lang w:eastAsia="en-GB"/>
              </w:rPr>
            </w:pPr>
            <w:r w:rsidRPr="00A65668">
              <w:rPr>
                <w:rFonts w:cs="Arial"/>
                <w:sz w:val="22"/>
                <w:szCs w:val="22"/>
              </w:rPr>
              <w:t>-£460</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014C2915" w14:textId="19543AA6">
            <w:pPr>
              <w:jc w:val="center"/>
              <w:rPr>
                <w:rFonts w:cs="Arial"/>
                <w:b/>
                <w:bCs/>
                <w:sz w:val="22"/>
                <w:szCs w:val="22"/>
                <w:lang w:eastAsia="en-GB"/>
              </w:rPr>
            </w:pPr>
            <w:r w:rsidRPr="008E4DD2">
              <w:rPr>
                <w:rFonts w:cs="Arial"/>
                <w:b/>
                <w:bCs/>
                <w:sz w:val="22"/>
                <w:szCs w:val="22"/>
              </w:rPr>
              <w:t>-£498</w:t>
            </w:r>
          </w:p>
        </w:tc>
      </w:tr>
      <w:tr w:rsidRPr="00A65668" w:rsidR="002448BB" w:rsidTr="009E7A40" w14:paraId="3EC215B3"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21D76F70" w14:textId="77777777">
            <w:pPr>
              <w:jc w:val="center"/>
              <w:rPr>
                <w:rFonts w:cs="Arial"/>
                <w:b/>
                <w:bCs/>
                <w:sz w:val="22"/>
                <w:szCs w:val="22"/>
                <w:lang w:eastAsia="en-GB"/>
              </w:rPr>
            </w:pPr>
            <w:r w:rsidRPr="00A65668">
              <w:rPr>
                <w:rFonts w:cs="Arial"/>
                <w:b/>
                <w:bCs/>
                <w:sz w:val="22"/>
                <w:szCs w:val="22"/>
                <w:lang w:eastAsia="en-GB"/>
              </w:rPr>
              <w:t>2029</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60DAE797" w14:textId="2560C424">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BC3080" w:rsidP="002448BB" w:rsidRDefault="00BC3080" w14:paraId="316C731E" w14:textId="4EA94886">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3C940F35" w14:textId="57B40D3B">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17183986"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17639848" w14:textId="77777777">
            <w:pPr>
              <w:jc w:val="center"/>
              <w:rPr>
                <w:rFonts w:cs="Arial"/>
                <w:sz w:val="22"/>
                <w:szCs w:val="22"/>
                <w:lang w:eastAsia="en-GB"/>
              </w:rPr>
            </w:pPr>
            <w:r w:rsidRPr="00A65668">
              <w:rPr>
                <w:rFonts w:cs="Arial"/>
                <w:sz w:val="22"/>
                <w:szCs w:val="22"/>
              </w:rPr>
              <w:t>-£463</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62D5CA63" w14:textId="4F5AAC99">
            <w:pPr>
              <w:jc w:val="center"/>
              <w:rPr>
                <w:rFonts w:cs="Arial"/>
                <w:b/>
                <w:bCs/>
                <w:sz w:val="22"/>
                <w:szCs w:val="22"/>
                <w:lang w:eastAsia="en-GB"/>
              </w:rPr>
            </w:pPr>
            <w:r w:rsidRPr="008E4DD2">
              <w:rPr>
                <w:rFonts w:cs="Arial"/>
                <w:b/>
                <w:bCs/>
                <w:sz w:val="22"/>
                <w:szCs w:val="22"/>
              </w:rPr>
              <w:t>-£500</w:t>
            </w:r>
          </w:p>
        </w:tc>
      </w:tr>
      <w:tr w:rsidRPr="00A65668" w:rsidR="002448BB" w:rsidTr="009E7A40" w14:paraId="3A9A7477"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36C756C9" w14:textId="77777777">
            <w:pPr>
              <w:jc w:val="center"/>
              <w:rPr>
                <w:rFonts w:cs="Arial"/>
                <w:b/>
                <w:bCs/>
                <w:sz w:val="22"/>
                <w:szCs w:val="22"/>
                <w:lang w:eastAsia="en-GB"/>
              </w:rPr>
            </w:pPr>
            <w:r w:rsidRPr="00A65668">
              <w:rPr>
                <w:rFonts w:cs="Arial"/>
                <w:b/>
                <w:bCs/>
                <w:sz w:val="22"/>
                <w:szCs w:val="22"/>
                <w:lang w:eastAsia="en-GB"/>
              </w:rPr>
              <w:t>2030</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18591FEF" w14:textId="0C5155D9">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0D5CA5" w:rsidP="002448BB" w:rsidRDefault="000D5CA5" w14:paraId="227C8164" w14:textId="7DB489AD">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3B5A7911" w14:textId="6530F6E4">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18E34FDA"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637B2D65" w14:textId="77777777">
            <w:pPr>
              <w:jc w:val="center"/>
              <w:rPr>
                <w:rFonts w:cs="Arial"/>
                <w:sz w:val="22"/>
                <w:szCs w:val="22"/>
                <w:lang w:eastAsia="en-GB"/>
              </w:rPr>
            </w:pPr>
            <w:r w:rsidRPr="00A65668">
              <w:rPr>
                <w:rFonts w:cs="Arial"/>
                <w:sz w:val="22"/>
                <w:szCs w:val="22"/>
              </w:rPr>
              <w:t>-£464</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0789554F" w14:textId="649C4F8F">
            <w:pPr>
              <w:jc w:val="center"/>
              <w:rPr>
                <w:rFonts w:cs="Arial"/>
                <w:b/>
                <w:bCs/>
                <w:sz w:val="22"/>
                <w:szCs w:val="22"/>
                <w:lang w:eastAsia="en-GB"/>
              </w:rPr>
            </w:pPr>
            <w:r w:rsidRPr="008E4DD2">
              <w:rPr>
                <w:rFonts w:cs="Arial"/>
                <w:b/>
                <w:bCs/>
                <w:sz w:val="22"/>
                <w:szCs w:val="22"/>
              </w:rPr>
              <w:t>-£502</w:t>
            </w:r>
          </w:p>
        </w:tc>
      </w:tr>
      <w:tr w:rsidRPr="00A65668" w:rsidR="002448BB" w:rsidTr="009E7A40" w14:paraId="163A72A9"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5272DEFB" w14:textId="77777777">
            <w:pPr>
              <w:jc w:val="center"/>
              <w:rPr>
                <w:rFonts w:cs="Arial"/>
                <w:b/>
                <w:bCs/>
                <w:sz w:val="22"/>
                <w:szCs w:val="22"/>
                <w:lang w:eastAsia="en-GB"/>
              </w:rPr>
            </w:pPr>
            <w:r w:rsidRPr="00A65668">
              <w:rPr>
                <w:rFonts w:cs="Arial"/>
                <w:b/>
                <w:bCs/>
                <w:sz w:val="22"/>
                <w:szCs w:val="22"/>
                <w:lang w:eastAsia="en-GB"/>
              </w:rPr>
              <w:t>2031</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1BE136A7" w14:textId="27572539">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0D5CA5" w:rsidP="002448BB" w:rsidRDefault="000D5CA5" w14:paraId="240C9698" w14:textId="49D8B78B">
            <w:pPr>
              <w:jc w:val="center"/>
              <w:rPr>
                <w:rFonts w:cs="Arial"/>
                <w:sz w:val="22"/>
                <w:szCs w:val="22"/>
              </w:rPr>
            </w:pPr>
            <w:r>
              <w:rPr>
                <w:rFonts w:cs="Arial"/>
                <w:sz w:val="22"/>
                <w:szCs w:val="22"/>
              </w:rPr>
              <w:t>£1</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038D3B32" w14:textId="4EDA3413">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5C24A210"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046A22CC" w14:textId="77777777">
            <w:pPr>
              <w:jc w:val="center"/>
              <w:rPr>
                <w:rFonts w:cs="Arial"/>
                <w:sz w:val="22"/>
                <w:szCs w:val="22"/>
                <w:lang w:eastAsia="en-GB"/>
              </w:rPr>
            </w:pPr>
            <w:r w:rsidRPr="00A65668">
              <w:rPr>
                <w:rFonts w:cs="Arial"/>
                <w:sz w:val="22"/>
                <w:szCs w:val="22"/>
              </w:rPr>
              <w:t>-£464</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76C59D8F" w14:textId="168D58EC">
            <w:pPr>
              <w:jc w:val="center"/>
              <w:rPr>
                <w:rFonts w:cs="Arial"/>
                <w:b/>
                <w:bCs/>
                <w:sz w:val="22"/>
                <w:szCs w:val="22"/>
                <w:lang w:eastAsia="en-GB"/>
              </w:rPr>
            </w:pPr>
            <w:r w:rsidRPr="008E4DD2">
              <w:rPr>
                <w:rFonts w:cs="Arial"/>
                <w:b/>
                <w:bCs/>
                <w:sz w:val="22"/>
                <w:szCs w:val="22"/>
              </w:rPr>
              <w:t>-£</w:t>
            </w:r>
            <w:r w:rsidRPr="008E4DD2" w:rsidR="00BC3080">
              <w:rPr>
                <w:rFonts w:cs="Arial"/>
                <w:b/>
                <w:bCs/>
                <w:sz w:val="22"/>
                <w:szCs w:val="22"/>
              </w:rPr>
              <w:t>50</w:t>
            </w:r>
            <w:r w:rsidR="00B75B5D">
              <w:rPr>
                <w:rFonts w:cs="Arial"/>
                <w:b/>
                <w:bCs/>
                <w:sz w:val="22"/>
                <w:szCs w:val="22"/>
              </w:rPr>
              <w:t>1</w:t>
            </w:r>
          </w:p>
        </w:tc>
      </w:tr>
      <w:tr w:rsidRPr="00A65668" w:rsidR="002448BB" w:rsidTr="009E7A40" w14:paraId="78316D00"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5B4D6CAC" w14:textId="77777777">
            <w:pPr>
              <w:jc w:val="center"/>
              <w:rPr>
                <w:rFonts w:cs="Arial"/>
                <w:b/>
                <w:bCs/>
                <w:sz w:val="22"/>
                <w:szCs w:val="22"/>
                <w:lang w:eastAsia="en-GB"/>
              </w:rPr>
            </w:pPr>
            <w:r w:rsidRPr="00A65668">
              <w:rPr>
                <w:rFonts w:cs="Arial"/>
                <w:b/>
                <w:bCs/>
                <w:sz w:val="22"/>
                <w:szCs w:val="22"/>
                <w:lang w:eastAsia="en-GB"/>
              </w:rPr>
              <w:t>2032</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444EF3ED" w14:textId="553BC8CF">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0D5CA5" w:rsidP="002448BB" w:rsidRDefault="000D5CA5" w14:paraId="18C02314" w14:textId="2C991869">
            <w:pPr>
              <w:jc w:val="center"/>
              <w:rPr>
                <w:rFonts w:cs="Arial"/>
                <w:sz w:val="22"/>
                <w:szCs w:val="22"/>
              </w:rPr>
            </w:pPr>
            <w:r>
              <w:rPr>
                <w:rFonts w:cs="Arial"/>
                <w:sz w:val="22"/>
                <w:szCs w:val="22"/>
              </w:rPr>
              <w:t>£1</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61FA1C99" w14:textId="0031FCE9">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53281118"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432494B1" w14:textId="77777777">
            <w:pPr>
              <w:jc w:val="center"/>
              <w:rPr>
                <w:rFonts w:cs="Arial"/>
                <w:sz w:val="22"/>
                <w:szCs w:val="22"/>
                <w:lang w:eastAsia="en-GB"/>
              </w:rPr>
            </w:pPr>
            <w:r w:rsidRPr="00A65668">
              <w:rPr>
                <w:rFonts w:cs="Arial"/>
                <w:sz w:val="22"/>
                <w:szCs w:val="22"/>
              </w:rPr>
              <w:t>-£465</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6D69355F" w14:textId="47990563">
            <w:pPr>
              <w:jc w:val="center"/>
              <w:rPr>
                <w:rFonts w:cs="Arial"/>
                <w:b/>
                <w:bCs/>
                <w:sz w:val="22"/>
                <w:szCs w:val="22"/>
                <w:lang w:eastAsia="en-GB"/>
              </w:rPr>
            </w:pPr>
            <w:r w:rsidRPr="008E4DD2">
              <w:rPr>
                <w:rFonts w:cs="Arial"/>
                <w:b/>
                <w:bCs/>
                <w:sz w:val="22"/>
                <w:szCs w:val="22"/>
              </w:rPr>
              <w:t>-£</w:t>
            </w:r>
            <w:r w:rsidRPr="008E4DD2" w:rsidR="00BC3080">
              <w:rPr>
                <w:rFonts w:cs="Arial"/>
                <w:b/>
                <w:bCs/>
                <w:sz w:val="22"/>
                <w:szCs w:val="22"/>
              </w:rPr>
              <w:t>50</w:t>
            </w:r>
            <w:r w:rsidR="00B75B5D">
              <w:rPr>
                <w:rFonts w:cs="Arial"/>
                <w:b/>
                <w:bCs/>
                <w:sz w:val="22"/>
                <w:szCs w:val="22"/>
              </w:rPr>
              <w:t>1</w:t>
            </w:r>
          </w:p>
        </w:tc>
      </w:tr>
      <w:tr w:rsidRPr="00A65668" w:rsidR="002448BB" w:rsidTr="009E7A40" w14:paraId="6704CFC0"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1B2FA3FF" w14:textId="77777777">
            <w:pPr>
              <w:jc w:val="center"/>
              <w:rPr>
                <w:rFonts w:cs="Arial"/>
                <w:b/>
                <w:bCs/>
                <w:sz w:val="22"/>
                <w:szCs w:val="22"/>
                <w:lang w:eastAsia="en-GB"/>
              </w:rPr>
            </w:pPr>
            <w:r w:rsidRPr="00A65668">
              <w:rPr>
                <w:rFonts w:cs="Arial"/>
                <w:b/>
                <w:bCs/>
                <w:sz w:val="22"/>
                <w:szCs w:val="22"/>
                <w:lang w:eastAsia="en-GB"/>
              </w:rPr>
              <w:t>2033</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0DB31F05" w14:textId="71938384">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0D5CA5" w:rsidP="002448BB" w:rsidRDefault="000D5CA5" w14:paraId="0BB89ED4" w14:textId="7F7B36D6">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0CDB60B5" w14:textId="6A85025D">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5719C37D"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126D740B" w14:textId="77777777">
            <w:pPr>
              <w:jc w:val="center"/>
              <w:rPr>
                <w:rFonts w:cs="Arial"/>
                <w:sz w:val="22"/>
                <w:szCs w:val="22"/>
                <w:lang w:eastAsia="en-GB"/>
              </w:rPr>
            </w:pPr>
            <w:r w:rsidRPr="00A65668">
              <w:rPr>
                <w:rFonts w:cs="Arial"/>
                <w:sz w:val="22"/>
                <w:szCs w:val="22"/>
              </w:rPr>
              <w:t>-£465</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0C09977A" w14:textId="1A35AD8F">
            <w:pPr>
              <w:jc w:val="center"/>
              <w:rPr>
                <w:rFonts w:cs="Arial"/>
                <w:b/>
                <w:bCs/>
                <w:sz w:val="22"/>
                <w:szCs w:val="22"/>
                <w:lang w:eastAsia="en-GB"/>
              </w:rPr>
            </w:pPr>
            <w:r w:rsidRPr="008E4DD2">
              <w:rPr>
                <w:rFonts w:cs="Arial"/>
                <w:b/>
                <w:bCs/>
                <w:sz w:val="22"/>
                <w:szCs w:val="22"/>
              </w:rPr>
              <w:t>-£502</w:t>
            </w:r>
          </w:p>
        </w:tc>
      </w:tr>
      <w:tr w:rsidRPr="00A65668" w:rsidR="002448BB" w:rsidTr="009E7A40" w14:paraId="3C247999"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3EA2EDF0" w14:textId="77777777">
            <w:pPr>
              <w:jc w:val="center"/>
              <w:rPr>
                <w:rFonts w:cs="Arial"/>
                <w:b/>
                <w:bCs/>
                <w:sz w:val="22"/>
                <w:szCs w:val="22"/>
                <w:lang w:eastAsia="en-GB"/>
              </w:rPr>
            </w:pPr>
            <w:r w:rsidRPr="00A65668">
              <w:rPr>
                <w:rFonts w:cs="Arial"/>
                <w:b/>
                <w:bCs/>
                <w:sz w:val="22"/>
                <w:szCs w:val="22"/>
                <w:lang w:eastAsia="en-GB"/>
              </w:rPr>
              <w:t>2034</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0B8EED54" w14:textId="43294262">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0D5CA5" w:rsidP="002448BB" w:rsidRDefault="000D5CA5" w14:paraId="18FE8759" w14:textId="034D9939">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1E24AA90" w14:textId="61B28754">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7FB00EA8"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202F33A7" w14:textId="77777777">
            <w:pPr>
              <w:jc w:val="center"/>
              <w:rPr>
                <w:rFonts w:cs="Arial"/>
                <w:sz w:val="22"/>
                <w:szCs w:val="22"/>
                <w:lang w:eastAsia="en-GB"/>
              </w:rPr>
            </w:pPr>
            <w:r w:rsidRPr="00A65668">
              <w:rPr>
                <w:rFonts w:cs="Arial"/>
                <w:sz w:val="22"/>
                <w:szCs w:val="22"/>
              </w:rPr>
              <w:t>-£465</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4DDD4171" w14:textId="185017A6">
            <w:pPr>
              <w:jc w:val="center"/>
              <w:rPr>
                <w:rFonts w:cs="Arial"/>
                <w:b/>
                <w:bCs/>
                <w:sz w:val="22"/>
                <w:szCs w:val="22"/>
                <w:lang w:eastAsia="en-GB"/>
              </w:rPr>
            </w:pPr>
            <w:r w:rsidRPr="008E4DD2">
              <w:rPr>
                <w:rFonts w:cs="Arial"/>
                <w:b/>
                <w:bCs/>
                <w:sz w:val="22"/>
                <w:szCs w:val="22"/>
              </w:rPr>
              <w:t>-£502</w:t>
            </w:r>
          </w:p>
        </w:tc>
      </w:tr>
      <w:tr w:rsidRPr="00A65668" w:rsidR="002448BB" w:rsidTr="009E7A40" w14:paraId="6EB096EA" w14:textId="77777777">
        <w:trPr>
          <w:trHeight w:val="245"/>
          <w:jc w:val="center"/>
        </w:trPr>
        <w:tc>
          <w:tcPr>
            <w:tcW w:w="842" w:type="dxa"/>
            <w:tcBorders>
              <w:top w:val="nil"/>
              <w:left w:val="single" w:color="auto" w:sz="4" w:space="0"/>
              <w:bottom w:val="nil"/>
              <w:right w:val="single" w:color="auto" w:sz="4" w:space="0"/>
            </w:tcBorders>
            <w:shd w:val="clear" w:color="auto" w:fill="auto"/>
            <w:noWrap/>
            <w:vAlign w:val="center"/>
            <w:hideMark/>
          </w:tcPr>
          <w:p w:rsidRPr="00A65668" w:rsidR="002448BB" w:rsidP="002448BB" w:rsidRDefault="002448BB" w14:paraId="5E59AB7C" w14:textId="77777777">
            <w:pPr>
              <w:jc w:val="center"/>
              <w:rPr>
                <w:rFonts w:cs="Arial"/>
                <w:b/>
                <w:bCs/>
                <w:sz w:val="22"/>
                <w:szCs w:val="22"/>
                <w:lang w:eastAsia="en-GB"/>
              </w:rPr>
            </w:pPr>
            <w:r w:rsidRPr="00A65668">
              <w:rPr>
                <w:rFonts w:cs="Arial"/>
                <w:b/>
                <w:bCs/>
                <w:sz w:val="22"/>
                <w:szCs w:val="22"/>
                <w:lang w:eastAsia="en-GB"/>
              </w:rPr>
              <w:t>2035</w:t>
            </w:r>
          </w:p>
        </w:tc>
        <w:tc>
          <w:tcPr>
            <w:tcW w:w="1847" w:type="dxa"/>
            <w:tcBorders>
              <w:top w:val="nil"/>
              <w:left w:val="nil"/>
              <w:bottom w:val="nil"/>
              <w:right w:val="nil"/>
            </w:tcBorders>
            <w:shd w:val="clear" w:color="auto" w:fill="auto"/>
            <w:noWrap/>
            <w:vAlign w:val="bottom"/>
            <w:hideMark/>
          </w:tcPr>
          <w:p w:rsidRPr="00A65668" w:rsidR="002448BB" w:rsidP="002448BB" w:rsidRDefault="002448BB" w14:paraId="3114AA23" w14:textId="20E484F1">
            <w:pPr>
              <w:jc w:val="center"/>
              <w:rPr>
                <w:rFonts w:cs="Arial"/>
                <w:sz w:val="22"/>
                <w:szCs w:val="22"/>
                <w:lang w:eastAsia="en-GB"/>
              </w:rPr>
            </w:pPr>
            <w:r w:rsidRPr="008E4DD2">
              <w:rPr>
                <w:rFonts w:cs="Arial"/>
                <w:sz w:val="22"/>
                <w:szCs w:val="22"/>
              </w:rPr>
              <w:t>£0</w:t>
            </w:r>
          </w:p>
        </w:tc>
        <w:tc>
          <w:tcPr>
            <w:tcW w:w="1737" w:type="dxa"/>
            <w:tcBorders>
              <w:top w:val="nil"/>
              <w:left w:val="nil"/>
              <w:bottom w:val="nil"/>
              <w:right w:val="nil"/>
            </w:tcBorders>
          </w:tcPr>
          <w:p w:rsidR="000D5CA5" w:rsidP="002448BB" w:rsidRDefault="000D5CA5" w14:paraId="31221BE7" w14:textId="260EFD9F">
            <w:pPr>
              <w:jc w:val="center"/>
              <w:rPr>
                <w:rFonts w:cs="Arial"/>
                <w:sz w:val="22"/>
                <w:szCs w:val="22"/>
              </w:rPr>
            </w:pPr>
            <w:r>
              <w:rPr>
                <w:rFonts w:cs="Arial"/>
                <w:sz w:val="22"/>
                <w:szCs w:val="22"/>
              </w:rPr>
              <w:t>£0</w:t>
            </w:r>
          </w:p>
        </w:tc>
        <w:tc>
          <w:tcPr>
            <w:tcW w:w="1474" w:type="dxa"/>
            <w:tcBorders>
              <w:top w:val="nil"/>
              <w:left w:val="nil"/>
              <w:bottom w:val="nil"/>
              <w:right w:val="nil"/>
            </w:tcBorders>
            <w:shd w:val="clear" w:color="auto" w:fill="auto"/>
            <w:noWrap/>
            <w:vAlign w:val="bottom"/>
            <w:hideMark/>
          </w:tcPr>
          <w:p w:rsidRPr="00A65668" w:rsidR="002448BB" w:rsidP="002448BB" w:rsidRDefault="002448BB" w14:paraId="3CC77BE3" w14:textId="2337DCE6">
            <w:pPr>
              <w:jc w:val="center"/>
              <w:rPr>
                <w:rFonts w:cs="Arial"/>
                <w:sz w:val="22"/>
                <w:szCs w:val="22"/>
                <w:lang w:eastAsia="en-GB"/>
              </w:rPr>
            </w:pPr>
            <w:r w:rsidRPr="00A65668">
              <w:rPr>
                <w:rFonts w:cs="Arial"/>
                <w:sz w:val="22"/>
                <w:szCs w:val="22"/>
              </w:rPr>
              <w:t>-£83</w:t>
            </w:r>
          </w:p>
        </w:tc>
        <w:tc>
          <w:tcPr>
            <w:tcW w:w="1425" w:type="dxa"/>
            <w:tcBorders>
              <w:top w:val="nil"/>
              <w:left w:val="nil"/>
              <w:bottom w:val="nil"/>
              <w:right w:val="nil"/>
            </w:tcBorders>
            <w:shd w:val="clear" w:color="auto" w:fill="auto"/>
            <w:noWrap/>
            <w:vAlign w:val="bottom"/>
            <w:hideMark/>
          </w:tcPr>
          <w:p w:rsidRPr="00A65668" w:rsidR="002448BB" w:rsidP="002448BB" w:rsidRDefault="002448BB" w14:paraId="4BE8757A" w14:textId="77777777">
            <w:pPr>
              <w:jc w:val="center"/>
              <w:rPr>
                <w:rFonts w:cs="Arial"/>
                <w:sz w:val="22"/>
                <w:szCs w:val="22"/>
                <w:lang w:eastAsia="en-GB"/>
              </w:rPr>
            </w:pPr>
            <w:r w:rsidRPr="00A65668">
              <w:rPr>
                <w:rFonts w:cs="Arial"/>
                <w:sz w:val="22"/>
                <w:szCs w:val="22"/>
              </w:rPr>
              <w:t>£46</w:t>
            </w:r>
          </w:p>
        </w:tc>
        <w:tc>
          <w:tcPr>
            <w:tcW w:w="1445" w:type="dxa"/>
            <w:tcBorders>
              <w:top w:val="nil"/>
              <w:left w:val="nil"/>
              <w:bottom w:val="nil"/>
              <w:right w:val="single" w:color="auto" w:sz="4" w:space="0"/>
            </w:tcBorders>
            <w:shd w:val="clear" w:color="auto" w:fill="auto"/>
            <w:noWrap/>
            <w:vAlign w:val="bottom"/>
            <w:hideMark/>
          </w:tcPr>
          <w:p w:rsidRPr="00A65668" w:rsidR="002448BB" w:rsidP="002448BB" w:rsidRDefault="002448BB" w14:paraId="2FEFAF99" w14:textId="77777777">
            <w:pPr>
              <w:jc w:val="center"/>
              <w:rPr>
                <w:rFonts w:cs="Arial"/>
                <w:sz w:val="22"/>
                <w:szCs w:val="22"/>
                <w:lang w:eastAsia="en-GB"/>
              </w:rPr>
            </w:pPr>
            <w:r w:rsidRPr="00A65668">
              <w:rPr>
                <w:rFonts w:cs="Arial"/>
                <w:sz w:val="22"/>
                <w:szCs w:val="22"/>
              </w:rPr>
              <w:t>-£465</w:t>
            </w:r>
          </w:p>
        </w:tc>
        <w:tc>
          <w:tcPr>
            <w:tcW w:w="1425" w:type="dxa"/>
            <w:tcBorders>
              <w:top w:val="nil"/>
              <w:left w:val="nil"/>
              <w:bottom w:val="nil"/>
              <w:right w:val="single" w:color="auto" w:sz="4" w:space="0"/>
            </w:tcBorders>
            <w:shd w:val="clear" w:color="auto" w:fill="auto"/>
            <w:noWrap/>
            <w:vAlign w:val="bottom"/>
            <w:hideMark/>
          </w:tcPr>
          <w:p w:rsidRPr="002448BB" w:rsidR="002448BB" w:rsidP="002448BB" w:rsidRDefault="002448BB" w14:paraId="1930581A" w14:textId="53A806D5">
            <w:pPr>
              <w:jc w:val="center"/>
              <w:rPr>
                <w:rFonts w:cs="Arial"/>
                <w:b/>
                <w:bCs/>
                <w:sz w:val="22"/>
                <w:szCs w:val="22"/>
                <w:lang w:eastAsia="en-GB"/>
              </w:rPr>
            </w:pPr>
            <w:r w:rsidRPr="008E4DD2">
              <w:rPr>
                <w:rFonts w:cs="Arial"/>
                <w:b/>
                <w:bCs/>
                <w:sz w:val="22"/>
                <w:szCs w:val="22"/>
              </w:rPr>
              <w:t>-£502</w:t>
            </w:r>
          </w:p>
        </w:tc>
      </w:tr>
      <w:tr w:rsidRPr="00A65668" w:rsidR="002448BB" w:rsidTr="009E7A40" w14:paraId="11E6A930" w14:textId="77777777">
        <w:trPr>
          <w:trHeight w:val="245"/>
          <w:jc w:val="center"/>
        </w:trPr>
        <w:tc>
          <w:tcPr>
            <w:tcW w:w="84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A65668" w:rsidR="002448BB" w:rsidP="002448BB" w:rsidRDefault="002448BB" w14:paraId="079A7510" w14:textId="77777777">
            <w:pPr>
              <w:jc w:val="center"/>
              <w:rPr>
                <w:rFonts w:cs="Arial"/>
                <w:sz w:val="22"/>
                <w:szCs w:val="22"/>
                <w:lang w:eastAsia="en-GB"/>
              </w:rPr>
            </w:pPr>
          </w:p>
        </w:tc>
        <w:tc>
          <w:tcPr>
            <w:tcW w:w="1847" w:type="dxa"/>
            <w:tcBorders>
              <w:top w:val="single" w:color="auto" w:sz="4" w:space="0"/>
              <w:left w:val="nil"/>
              <w:bottom w:val="single" w:color="auto" w:sz="4" w:space="0"/>
              <w:right w:val="nil"/>
            </w:tcBorders>
            <w:shd w:val="clear" w:color="auto" w:fill="auto"/>
            <w:noWrap/>
            <w:vAlign w:val="bottom"/>
            <w:hideMark/>
          </w:tcPr>
          <w:p w:rsidRPr="008E4DD2" w:rsidR="002448BB" w:rsidP="002448BB" w:rsidRDefault="002448BB" w14:paraId="4B89A993" w14:textId="79CCD522">
            <w:pPr>
              <w:jc w:val="center"/>
              <w:rPr>
                <w:rFonts w:cs="Arial"/>
                <w:b/>
                <w:bCs/>
                <w:sz w:val="22"/>
                <w:szCs w:val="22"/>
              </w:rPr>
            </w:pPr>
            <w:r w:rsidRPr="008E4DD2">
              <w:rPr>
                <w:rFonts w:cs="Arial"/>
                <w:b/>
                <w:bCs/>
                <w:sz w:val="22"/>
                <w:szCs w:val="22"/>
              </w:rPr>
              <w:t>£133</w:t>
            </w:r>
          </w:p>
        </w:tc>
        <w:tc>
          <w:tcPr>
            <w:tcW w:w="1737" w:type="dxa"/>
            <w:tcBorders>
              <w:top w:val="single" w:color="auto" w:sz="4" w:space="0"/>
              <w:left w:val="nil"/>
              <w:bottom w:val="single" w:color="auto" w:sz="4" w:space="0"/>
              <w:right w:val="nil"/>
            </w:tcBorders>
          </w:tcPr>
          <w:p w:rsidR="000D5CA5" w:rsidP="002448BB" w:rsidRDefault="000D5CA5" w14:paraId="4844034A" w14:textId="6A226CED">
            <w:pPr>
              <w:jc w:val="center"/>
              <w:rPr>
                <w:rFonts w:cs="Arial"/>
                <w:b/>
                <w:bCs/>
                <w:sz w:val="22"/>
                <w:szCs w:val="22"/>
              </w:rPr>
            </w:pPr>
            <w:r>
              <w:rPr>
                <w:rFonts w:cs="Arial"/>
                <w:b/>
                <w:bCs/>
                <w:sz w:val="22"/>
                <w:szCs w:val="22"/>
              </w:rPr>
              <w:t>£4</w:t>
            </w:r>
          </w:p>
        </w:tc>
        <w:tc>
          <w:tcPr>
            <w:tcW w:w="1474" w:type="dxa"/>
            <w:tcBorders>
              <w:top w:val="single" w:color="auto" w:sz="4" w:space="0"/>
              <w:left w:val="nil"/>
              <w:bottom w:val="single" w:color="auto" w:sz="4" w:space="0"/>
              <w:right w:val="nil"/>
            </w:tcBorders>
            <w:shd w:val="clear" w:color="auto" w:fill="auto"/>
            <w:noWrap/>
            <w:vAlign w:val="bottom"/>
            <w:hideMark/>
          </w:tcPr>
          <w:p w:rsidRPr="00A65668" w:rsidR="002448BB" w:rsidP="002448BB" w:rsidRDefault="002448BB" w14:paraId="2B19B4AC" w14:textId="1FCE4BF0">
            <w:pPr>
              <w:jc w:val="center"/>
              <w:rPr>
                <w:rFonts w:cs="Arial"/>
                <w:b/>
                <w:bCs/>
                <w:sz w:val="22"/>
                <w:szCs w:val="22"/>
                <w:lang w:eastAsia="en-GB"/>
              </w:rPr>
            </w:pPr>
            <w:r w:rsidRPr="00A65668">
              <w:rPr>
                <w:rFonts w:cs="Arial"/>
                <w:b/>
                <w:bCs/>
                <w:sz w:val="22"/>
                <w:szCs w:val="22"/>
              </w:rPr>
              <w:t>-£1,02</w:t>
            </w:r>
            <w:r w:rsidR="008A0C44">
              <w:rPr>
                <w:rFonts w:cs="Arial"/>
                <w:b/>
                <w:bCs/>
                <w:sz w:val="22"/>
                <w:szCs w:val="22"/>
              </w:rPr>
              <w:t>8</w:t>
            </w:r>
          </w:p>
        </w:tc>
        <w:tc>
          <w:tcPr>
            <w:tcW w:w="1425" w:type="dxa"/>
            <w:tcBorders>
              <w:top w:val="single" w:color="auto" w:sz="4" w:space="0"/>
              <w:left w:val="nil"/>
              <w:bottom w:val="single" w:color="auto" w:sz="4" w:space="0"/>
              <w:right w:val="nil"/>
            </w:tcBorders>
            <w:shd w:val="clear" w:color="auto" w:fill="auto"/>
            <w:noWrap/>
            <w:vAlign w:val="bottom"/>
            <w:hideMark/>
          </w:tcPr>
          <w:p w:rsidRPr="00A65668" w:rsidR="002448BB" w:rsidP="002448BB" w:rsidRDefault="002448BB" w14:paraId="1434F87D" w14:textId="557B76CF">
            <w:pPr>
              <w:jc w:val="center"/>
              <w:rPr>
                <w:rFonts w:cs="Arial"/>
                <w:b/>
                <w:bCs/>
                <w:sz w:val="22"/>
                <w:szCs w:val="22"/>
                <w:lang w:eastAsia="en-GB"/>
              </w:rPr>
            </w:pPr>
            <w:r w:rsidRPr="00A65668">
              <w:rPr>
                <w:rFonts w:cs="Arial"/>
                <w:b/>
                <w:bCs/>
                <w:sz w:val="22"/>
                <w:szCs w:val="22"/>
              </w:rPr>
              <w:t>£</w:t>
            </w:r>
            <w:r w:rsidR="008A0C44">
              <w:rPr>
                <w:rFonts w:cs="Arial"/>
                <w:b/>
                <w:bCs/>
                <w:sz w:val="22"/>
                <w:szCs w:val="22"/>
              </w:rPr>
              <w:t>379</w:t>
            </w:r>
          </w:p>
        </w:tc>
        <w:tc>
          <w:tcPr>
            <w:tcW w:w="1445" w:type="dxa"/>
            <w:tcBorders>
              <w:top w:val="single" w:color="auto" w:sz="4" w:space="0"/>
              <w:left w:val="nil"/>
              <w:bottom w:val="single" w:color="auto" w:sz="4" w:space="0"/>
              <w:right w:val="single" w:color="auto" w:sz="4" w:space="0"/>
            </w:tcBorders>
            <w:shd w:val="clear" w:color="auto" w:fill="auto"/>
            <w:noWrap/>
            <w:vAlign w:val="bottom"/>
            <w:hideMark/>
          </w:tcPr>
          <w:p w:rsidRPr="00A65668" w:rsidR="002448BB" w:rsidP="002448BB" w:rsidRDefault="002448BB" w14:paraId="4F2D8A42" w14:textId="7C89B6BE">
            <w:pPr>
              <w:jc w:val="center"/>
              <w:rPr>
                <w:rFonts w:cs="Arial"/>
                <w:b/>
                <w:bCs/>
                <w:sz w:val="22"/>
                <w:szCs w:val="22"/>
                <w:lang w:eastAsia="en-GB"/>
              </w:rPr>
            </w:pPr>
            <w:r w:rsidRPr="00A65668">
              <w:rPr>
                <w:rFonts w:cs="Arial"/>
                <w:b/>
                <w:bCs/>
                <w:sz w:val="22"/>
                <w:szCs w:val="22"/>
              </w:rPr>
              <w:t>-£</w:t>
            </w:r>
            <w:r>
              <w:rPr>
                <w:rFonts w:cs="Arial"/>
                <w:b/>
                <w:bCs/>
                <w:sz w:val="22"/>
                <w:szCs w:val="22"/>
              </w:rPr>
              <w:t>4,915</w:t>
            </w:r>
          </w:p>
        </w:tc>
        <w:tc>
          <w:tcPr>
            <w:tcW w:w="1425" w:type="dxa"/>
            <w:tcBorders>
              <w:top w:val="single" w:color="auto" w:sz="4" w:space="0"/>
              <w:left w:val="nil"/>
              <w:bottom w:val="single" w:color="auto" w:sz="4" w:space="0"/>
              <w:right w:val="single" w:color="auto" w:sz="4" w:space="0"/>
            </w:tcBorders>
            <w:shd w:val="clear" w:color="auto" w:fill="auto"/>
            <w:noWrap/>
            <w:vAlign w:val="bottom"/>
            <w:hideMark/>
          </w:tcPr>
          <w:p w:rsidRPr="002448BB" w:rsidR="002448BB" w:rsidP="002448BB" w:rsidRDefault="002448BB" w14:paraId="211DDE52" w14:textId="547094E2">
            <w:pPr>
              <w:jc w:val="center"/>
              <w:rPr>
                <w:rFonts w:cs="Arial"/>
                <w:b/>
                <w:bCs/>
                <w:sz w:val="22"/>
                <w:szCs w:val="22"/>
                <w:lang w:eastAsia="en-GB"/>
              </w:rPr>
            </w:pPr>
            <w:r w:rsidRPr="008E4DD2">
              <w:rPr>
                <w:rFonts w:cs="Arial"/>
                <w:b/>
                <w:bCs/>
                <w:sz w:val="22"/>
                <w:szCs w:val="22"/>
              </w:rPr>
              <w:t>-£5,</w:t>
            </w:r>
            <w:r w:rsidRPr="008E4DD2" w:rsidR="00BC3080">
              <w:rPr>
                <w:rFonts w:cs="Arial"/>
                <w:b/>
                <w:bCs/>
                <w:sz w:val="22"/>
                <w:szCs w:val="22"/>
              </w:rPr>
              <w:t>4</w:t>
            </w:r>
            <w:r w:rsidR="00B75B5D">
              <w:rPr>
                <w:rFonts w:cs="Arial"/>
                <w:b/>
                <w:bCs/>
                <w:sz w:val="22"/>
                <w:szCs w:val="22"/>
              </w:rPr>
              <w:t>27</w:t>
            </w:r>
          </w:p>
        </w:tc>
      </w:tr>
    </w:tbl>
    <w:bookmarkEnd w:id="108"/>
    <w:p w:rsidRPr="00451F33" w:rsidR="00562B06" w:rsidP="00A9389F" w:rsidRDefault="00554C21" w14:paraId="2ACABF3F" w14:textId="238C8330">
      <w:pPr>
        <w:spacing w:line="257"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 </w:t>
      </w:r>
    </w:p>
    <w:p w:rsidRPr="00A65668" w:rsidR="00554C21" w:rsidP="00554C21" w:rsidRDefault="00554C21" w14:paraId="24D44BF3" w14:textId="77777777">
      <w:pPr>
        <w:pStyle w:val="Heading4"/>
        <w:rPr>
          <w:rFonts w:eastAsia="Arial"/>
          <w:b w:val="0"/>
          <w:bCs w:val="0"/>
          <w:sz w:val="24"/>
          <w:szCs w:val="24"/>
        </w:rPr>
      </w:pPr>
      <w:r w:rsidRPr="00A65668">
        <w:rPr>
          <w:rFonts w:eastAsia="Arial"/>
          <w:sz w:val="24"/>
          <w:szCs w:val="24"/>
        </w:rPr>
        <w:t>Option 1M: municipal-wide impacts</w:t>
      </w:r>
    </w:p>
    <w:p w:rsidRPr="00451F33" w:rsidR="00554C21" w:rsidP="00554C21" w:rsidRDefault="00554C21" w14:paraId="638DB091" w14:textId="77777777">
      <w:pPr>
        <w:spacing w:line="257" w:lineRule="auto"/>
        <w:jc w:val="both"/>
        <w:rPr>
          <w:rFonts w:eastAsia="Arial" w:cs="Arial"/>
          <w:szCs w:val="22"/>
        </w:rPr>
      </w:pPr>
      <w:r w:rsidRPr="00451F33">
        <w:rPr>
          <w:rFonts w:eastAsia="Arial" w:cs="Arial"/>
          <w:szCs w:val="22"/>
        </w:rPr>
        <w:t>Municipal-wide impacts include:</w:t>
      </w:r>
    </w:p>
    <w:p w:rsidRPr="00451F33" w:rsidR="00554C21" w:rsidP="00554C21" w:rsidRDefault="00554C21" w14:paraId="4DBB862A"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Impacts on the municipal recycling rate</w:t>
      </w:r>
    </w:p>
    <w:p w:rsidRPr="00451F33" w:rsidR="00554C21" w:rsidP="00554C21" w:rsidRDefault="00554C21" w14:paraId="2E16CAC8"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Environmental benefits </w:t>
      </w:r>
    </w:p>
    <w:p w:rsidRPr="00451F33" w:rsidR="00554C21" w:rsidP="00554C21" w:rsidRDefault="00554C21" w14:paraId="3B6E261C" w14:textId="2AF5D70A">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Policy support costs including compliance and </w:t>
      </w:r>
      <w:r w:rsidRPr="00451F33" w:rsidR="004E6436">
        <w:rPr>
          <w:rFonts w:eastAsia="Arial" w:cs="Arial"/>
        </w:rPr>
        <w:t>enforcement.</w:t>
      </w:r>
      <w:r w:rsidRPr="00451F33">
        <w:rPr>
          <w:rFonts w:eastAsia="Arial" w:cs="Arial"/>
        </w:rPr>
        <w:t xml:space="preserve"> </w:t>
      </w:r>
    </w:p>
    <w:p w:rsidRPr="00451F33" w:rsidR="00554C21" w:rsidP="00554C21" w:rsidRDefault="00554C21" w14:paraId="0BB8D6A5" w14:textId="77777777">
      <w:pPr>
        <w:spacing w:line="257" w:lineRule="auto"/>
        <w:jc w:val="both"/>
        <w:rPr>
          <w:rFonts w:eastAsia="Arial" w:cs="Arial"/>
        </w:rPr>
      </w:pPr>
    </w:p>
    <w:p w:rsidRPr="00451F33" w:rsidR="00554C21" w:rsidP="00554C21" w:rsidRDefault="00554C21" w14:paraId="4D0F1C95" w14:textId="11BE3868">
      <w:pPr>
        <w:spacing w:line="257" w:lineRule="auto"/>
        <w:jc w:val="both"/>
        <w:rPr>
          <w:rFonts w:eastAsia="Arial" w:cs="Arial"/>
        </w:rPr>
      </w:pPr>
      <w:r w:rsidRPr="00451F33">
        <w:rPr>
          <w:rFonts w:eastAsia="Arial" w:cs="Arial"/>
        </w:rPr>
        <w:t>The combination of changes in the household and NHM sector outcomes leads to an increase of 10.</w:t>
      </w:r>
      <w:r w:rsidR="00BF3C38">
        <w:rPr>
          <w:rFonts w:eastAsia="Arial" w:cs="Arial"/>
        </w:rPr>
        <w:t>6</w:t>
      </w:r>
      <w:r w:rsidRPr="00451F33">
        <w:rPr>
          <w:rFonts w:eastAsia="Arial" w:cs="Arial"/>
        </w:rPr>
        <w:t xml:space="preserve"> percentage points in the municipal recycling rate (i.e.</w:t>
      </w:r>
      <w:r>
        <w:rPr>
          <w:rFonts w:eastAsia="Arial" w:cs="Arial"/>
        </w:rPr>
        <w:t>,</w:t>
      </w:r>
      <w:r w:rsidRPr="00451F33">
        <w:rPr>
          <w:rFonts w:eastAsia="Arial" w:cs="Arial"/>
        </w:rPr>
        <w:t xml:space="preserve"> from 4</w:t>
      </w:r>
      <w:r w:rsidR="00CC011F">
        <w:rPr>
          <w:rFonts w:eastAsia="Arial" w:cs="Arial"/>
        </w:rPr>
        <w:t>2.3</w:t>
      </w:r>
      <w:r w:rsidRPr="00451F33">
        <w:rPr>
          <w:rFonts w:eastAsia="Arial" w:cs="Arial"/>
        </w:rPr>
        <w:t>% to 5</w:t>
      </w:r>
      <w:r w:rsidR="00BF3C38">
        <w:rPr>
          <w:rFonts w:eastAsia="Arial" w:cs="Arial"/>
        </w:rPr>
        <w:t>2</w:t>
      </w:r>
      <w:r w:rsidR="00CC011F">
        <w:rPr>
          <w:rFonts w:eastAsia="Arial" w:cs="Arial"/>
        </w:rPr>
        <w:t>.</w:t>
      </w:r>
      <w:r w:rsidR="00BF3C38">
        <w:rPr>
          <w:rFonts w:eastAsia="Arial" w:cs="Arial"/>
        </w:rPr>
        <w:t>9</w:t>
      </w:r>
      <w:r w:rsidRPr="00451F33">
        <w:rPr>
          <w:rFonts w:eastAsia="Arial" w:cs="Arial"/>
        </w:rPr>
        <w:t>%).</w:t>
      </w:r>
    </w:p>
    <w:p w:rsidRPr="00451F33" w:rsidR="00554C21" w:rsidP="00554C21" w:rsidRDefault="00554C21" w14:paraId="57C85326" w14:textId="77777777">
      <w:pPr>
        <w:spacing w:line="257" w:lineRule="auto"/>
        <w:jc w:val="both"/>
        <w:rPr>
          <w:rFonts w:eastAsia="Arial" w:cs="Arial"/>
        </w:rPr>
      </w:pPr>
    </w:p>
    <w:p w:rsidRPr="00451F33" w:rsidR="00554C21" w:rsidP="00554C21" w:rsidRDefault="00554C21" w14:paraId="3B2ABC89" w14:textId="5BE59D0F">
      <w:pPr>
        <w:spacing w:line="257" w:lineRule="auto"/>
        <w:jc w:val="both"/>
        <w:rPr>
          <w:rFonts w:eastAsia="Arial" w:cs="Arial"/>
        </w:rPr>
      </w:pPr>
      <w:r w:rsidRPr="00451F33">
        <w:rPr>
          <w:rFonts w:eastAsia="Arial" w:cs="Arial"/>
        </w:rPr>
        <w:t>We estimate that the changes in the recycl</w:t>
      </w:r>
      <w:r w:rsidR="00062E3B">
        <w:rPr>
          <w:rFonts w:eastAsia="Arial" w:cs="Arial"/>
        </w:rPr>
        <w:t>ing</w:t>
      </w:r>
      <w:r w:rsidRPr="00451F33">
        <w:rPr>
          <w:rFonts w:eastAsia="Arial" w:cs="Arial"/>
        </w:rPr>
        <w:t xml:space="preserve"> rate deliver carbon </w:t>
      </w:r>
      <w:r w:rsidRPr="00A65668">
        <w:rPr>
          <w:rFonts w:eastAsia="Arial" w:cs="Arial"/>
        </w:rPr>
        <w:t>savings of £</w:t>
      </w:r>
      <w:r w:rsidR="00121EF0">
        <w:rPr>
          <w:rFonts w:eastAsia="Arial" w:cs="Arial"/>
        </w:rPr>
        <w:t>9,84</w:t>
      </w:r>
      <w:r w:rsidR="00562B06">
        <w:rPr>
          <w:rFonts w:eastAsia="Arial" w:cs="Arial"/>
        </w:rPr>
        <w:t>5</w:t>
      </w:r>
      <w:r w:rsidR="003C430A">
        <w:rPr>
          <w:rFonts w:eastAsia="Arial" w:cs="Arial"/>
        </w:rPr>
        <w:t>m</w:t>
      </w:r>
      <w:r w:rsidRPr="00A65668" w:rsidR="00CC011F">
        <w:rPr>
          <w:rFonts w:eastAsia="Arial" w:cs="Arial"/>
        </w:rPr>
        <w:t xml:space="preserve"> </w:t>
      </w:r>
      <w:r w:rsidRPr="00A65668">
        <w:rPr>
          <w:rFonts w:eastAsia="Arial" w:cs="Arial"/>
        </w:rPr>
        <w:t>over the total appraisal (undiscounted). This is based on 3</w:t>
      </w:r>
      <w:r w:rsidR="00A813E8">
        <w:rPr>
          <w:rFonts w:eastAsia="Arial" w:cs="Arial"/>
        </w:rPr>
        <w:t>4.7</w:t>
      </w:r>
      <w:r w:rsidRPr="00A65668">
        <w:rPr>
          <w:rFonts w:eastAsia="Arial" w:cs="Arial"/>
        </w:rPr>
        <w:t>Mt CO</w:t>
      </w:r>
      <w:r w:rsidRPr="00A65668">
        <w:rPr>
          <w:rFonts w:eastAsia="Arial" w:cs="Arial"/>
          <w:vertAlign w:val="subscript"/>
        </w:rPr>
        <w:t>2</w:t>
      </w:r>
      <w:r w:rsidRPr="00A65668">
        <w:rPr>
          <w:rFonts w:eastAsia="Arial" w:cs="Arial"/>
        </w:rPr>
        <w:t>e saved over the total appraisal. For further detail see Annex C.</w:t>
      </w:r>
      <w:r w:rsidRPr="00451F33">
        <w:rPr>
          <w:rFonts w:eastAsia="Arial" w:cs="Arial"/>
        </w:rPr>
        <w:t xml:space="preserve"> </w:t>
      </w:r>
    </w:p>
    <w:p w:rsidRPr="00451F33" w:rsidR="00554C21" w:rsidP="00554C21" w:rsidRDefault="00554C21" w14:paraId="718FA48A" w14:textId="77777777">
      <w:pPr>
        <w:spacing w:line="257" w:lineRule="auto"/>
        <w:jc w:val="both"/>
        <w:rPr>
          <w:rFonts w:eastAsia="Arial" w:cs="Arial"/>
        </w:rPr>
      </w:pPr>
    </w:p>
    <w:p w:rsidRPr="001041B3" w:rsidR="002950A1" w:rsidP="001041B3" w:rsidRDefault="00554C21" w14:paraId="1AEC815C" w14:textId="7E0C8DD8">
      <w:pPr>
        <w:spacing w:line="257" w:lineRule="auto"/>
        <w:jc w:val="both"/>
        <w:rPr>
          <w:rFonts w:eastAsia="Arial" w:cs="Arial"/>
        </w:rPr>
      </w:pPr>
      <w:r w:rsidRPr="00451F33">
        <w:rPr>
          <w:rFonts w:eastAsia="Arial" w:cs="Arial"/>
        </w:rPr>
        <w:t>The total policy support costs paid by government are estimated to be £</w:t>
      </w:r>
      <w:r w:rsidR="00BF3C38">
        <w:rPr>
          <w:rFonts w:eastAsia="Arial" w:cs="Arial"/>
        </w:rPr>
        <w:t>7</w:t>
      </w:r>
      <w:r w:rsidR="00DF795F">
        <w:rPr>
          <w:rFonts w:eastAsia="Arial" w:cs="Arial"/>
        </w:rPr>
        <w:t>8</w:t>
      </w:r>
      <w:r w:rsidRPr="00451F33">
        <w:rPr>
          <w:rFonts w:eastAsia="Arial" w:cs="Arial"/>
        </w:rPr>
        <w:t>m over the total appraisal period</w:t>
      </w:r>
      <w:r w:rsidR="00257D0E">
        <w:rPr>
          <w:rFonts w:eastAsia="Arial" w:cs="Arial"/>
        </w:rPr>
        <w:t xml:space="preserve"> (undiscounted)</w:t>
      </w:r>
      <w:r w:rsidRPr="00451F33">
        <w:rPr>
          <w:rFonts w:eastAsia="Arial" w:cs="Arial"/>
        </w:rPr>
        <w:t>. These costs include set up, compliance and enforcement costs to the Environment Agency</w:t>
      </w:r>
      <w:r w:rsidR="00784658">
        <w:rPr>
          <w:rFonts w:eastAsia="Arial" w:cs="Arial"/>
        </w:rPr>
        <w:t xml:space="preserve">, and the building and running of the </w:t>
      </w:r>
      <w:r w:rsidR="004D156B">
        <w:rPr>
          <w:rFonts w:eastAsia="Arial" w:cs="Arial"/>
        </w:rPr>
        <w:t>online</w:t>
      </w:r>
      <w:r w:rsidR="00784658">
        <w:rPr>
          <w:rFonts w:eastAsia="Arial" w:cs="Arial"/>
        </w:rPr>
        <w:t xml:space="preserve"> tool used for written assessments</w:t>
      </w:r>
      <w:r w:rsidRPr="00451F33">
        <w:rPr>
          <w:rFonts w:eastAsia="Arial" w:cs="Arial"/>
        </w:rPr>
        <w:t xml:space="preserve">. They also include household policy support activity (non-binding performance indicators, direct council support and national communications campaigns) and NHM policy support activity (outreach and tools activities, and national guidance). For further detail see </w:t>
      </w:r>
      <w:r w:rsidRPr="00801472">
        <w:rPr>
          <w:rFonts w:eastAsia="Arial" w:cs="Arial"/>
        </w:rPr>
        <w:t>Section 6.</w:t>
      </w:r>
    </w:p>
    <w:p w:rsidR="00562B06" w:rsidP="00554C21" w:rsidRDefault="00562B06" w14:paraId="1382032E" w14:textId="77777777">
      <w:pPr>
        <w:spacing w:after="160" w:line="259" w:lineRule="auto"/>
        <w:rPr>
          <w:rFonts w:eastAsia="Arial" w:cs="Arial"/>
          <w:b/>
        </w:rPr>
      </w:pPr>
    </w:p>
    <w:p w:rsidR="00836065" w:rsidP="00336B19" w:rsidRDefault="00836065" w14:paraId="1FF4FB64" w14:textId="77777777">
      <w:pPr>
        <w:rPr>
          <w:rFonts w:eastAsia="Arial" w:cs="Arial"/>
          <w:b/>
        </w:rPr>
      </w:pPr>
    </w:p>
    <w:p w:rsidR="00836065" w:rsidP="00336B19" w:rsidRDefault="00836065" w14:paraId="4A0D344F" w14:textId="77777777">
      <w:pPr>
        <w:rPr>
          <w:rFonts w:eastAsia="Arial" w:cs="Arial"/>
          <w:b/>
        </w:rPr>
      </w:pPr>
    </w:p>
    <w:p w:rsidR="00836065" w:rsidP="00336B19" w:rsidRDefault="00836065" w14:paraId="4DE9D912" w14:textId="77777777">
      <w:pPr>
        <w:rPr>
          <w:rFonts w:eastAsia="Arial" w:cs="Arial"/>
          <w:b/>
        </w:rPr>
      </w:pPr>
    </w:p>
    <w:p w:rsidR="00836065" w:rsidP="00336B19" w:rsidRDefault="00836065" w14:paraId="77C6D2FE" w14:textId="77777777">
      <w:pPr>
        <w:rPr>
          <w:rFonts w:eastAsia="Arial" w:cs="Arial"/>
          <w:b/>
        </w:rPr>
      </w:pPr>
    </w:p>
    <w:p w:rsidR="00836065" w:rsidP="00336B19" w:rsidRDefault="00836065" w14:paraId="12A6D247" w14:textId="77777777">
      <w:pPr>
        <w:rPr>
          <w:rFonts w:eastAsia="Arial" w:cs="Arial"/>
          <w:b/>
        </w:rPr>
      </w:pPr>
    </w:p>
    <w:p w:rsidR="00836065" w:rsidP="00336B19" w:rsidRDefault="00836065" w14:paraId="6760B024" w14:textId="77777777">
      <w:pPr>
        <w:rPr>
          <w:rFonts w:eastAsia="Arial" w:cs="Arial"/>
          <w:b/>
        </w:rPr>
      </w:pPr>
    </w:p>
    <w:p w:rsidR="00836065" w:rsidP="00336B19" w:rsidRDefault="00836065" w14:paraId="03269BD0" w14:textId="77777777">
      <w:pPr>
        <w:rPr>
          <w:rFonts w:eastAsia="Arial" w:cs="Arial"/>
          <w:b/>
        </w:rPr>
      </w:pPr>
    </w:p>
    <w:p w:rsidR="00836065" w:rsidP="00336B19" w:rsidRDefault="00836065" w14:paraId="1D94AA43" w14:textId="77777777">
      <w:pPr>
        <w:rPr>
          <w:rFonts w:eastAsia="Arial" w:cs="Arial"/>
          <w:b/>
        </w:rPr>
      </w:pPr>
    </w:p>
    <w:p w:rsidR="00836065" w:rsidP="00336B19" w:rsidRDefault="00836065" w14:paraId="232E4CCF" w14:textId="77777777">
      <w:pPr>
        <w:rPr>
          <w:rFonts w:eastAsia="Arial" w:cs="Arial"/>
          <w:b/>
        </w:rPr>
      </w:pPr>
    </w:p>
    <w:p w:rsidR="00836065" w:rsidP="00336B19" w:rsidRDefault="00836065" w14:paraId="79A8B8B0" w14:textId="77777777">
      <w:pPr>
        <w:rPr>
          <w:rFonts w:eastAsia="Arial" w:cs="Arial"/>
          <w:b/>
        </w:rPr>
      </w:pPr>
    </w:p>
    <w:p w:rsidR="00836065" w:rsidP="00336B19" w:rsidRDefault="00836065" w14:paraId="2CEDDA77" w14:textId="77777777">
      <w:pPr>
        <w:rPr>
          <w:rFonts w:eastAsia="Arial" w:cs="Arial"/>
          <w:b/>
        </w:rPr>
      </w:pPr>
    </w:p>
    <w:p w:rsidRPr="00A65668" w:rsidR="00554C21" w:rsidP="00336B19" w:rsidRDefault="00554C21" w14:paraId="262276FC" w14:textId="58C23165">
      <w:pPr>
        <w:rPr>
          <w:rFonts w:eastAsia="Arial" w:cs="Arial"/>
          <w:b/>
        </w:rPr>
      </w:pPr>
      <w:r w:rsidRPr="00A65668">
        <w:rPr>
          <w:rFonts w:eastAsia="Arial" w:cs="Arial"/>
          <w:b/>
        </w:rPr>
        <w:t>Table 1</w:t>
      </w:r>
      <w:r w:rsidR="00A65668">
        <w:rPr>
          <w:rFonts w:eastAsia="Arial" w:cs="Arial"/>
          <w:b/>
        </w:rPr>
        <w:t>7</w:t>
      </w:r>
      <w:r w:rsidRPr="00A65668">
        <w:rPr>
          <w:rFonts w:eastAsia="Arial" w:cs="Arial"/>
          <w:b/>
        </w:rPr>
        <w:t>: Modelled net municipal impacts of implementing Option 1M, £ millions, 202</w:t>
      </w:r>
      <w:r w:rsidR="00972A85">
        <w:rPr>
          <w:rFonts w:eastAsia="Arial" w:cs="Arial"/>
          <w:b/>
        </w:rPr>
        <w:t>4</w:t>
      </w:r>
      <w:r w:rsidRPr="00A65668">
        <w:rPr>
          <w:rFonts w:eastAsia="Arial" w:cs="Arial"/>
          <w:b/>
        </w:rPr>
        <w:t xml:space="preserve"> to 2035 </w:t>
      </w:r>
    </w:p>
    <w:tbl>
      <w:tblPr>
        <w:tblW w:w="10050" w:type="dxa"/>
        <w:tblLook w:val="04A0" w:firstRow="1" w:lastRow="0" w:firstColumn="1" w:lastColumn="0" w:noHBand="0" w:noVBand="1"/>
      </w:tblPr>
      <w:tblGrid>
        <w:gridCol w:w="2241"/>
        <w:gridCol w:w="2603"/>
        <w:gridCol w:w="2603"/>
        <w:gridCol w:w="2603"/>
      </w:tblGrid>
      <w:tr w:rsidRPr="003E3B91" w:rsidR="00554C21" w:rsidTr="00A65668" w14:paraId="4A4AB627" w14:textId="77777777">
        <w:trPr>
          <w:trHeight w:val="262"/>
        </w:trPr>
        <w:tc>
          <w:tcPr>
            <w:tcW w:w="22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284BD6" w:rsidR="00554C21" w:rsidP="001862D1" w:rsidRDefault="00554C21" w14:paraId="133B6D4D" w14:textId="77777777">
            <w:pPr>
              <w:jc w:val="center"/>
              <w:rPr>
                <w:rFonts w:cs="Arial"/>
                <w:sz w:val="22"/>
                <w:szCs w:val="22"/>
                <w:lang w:eastAsia="en-GB"/>
              </w:rPr>
            </w:pPr>
            <w:bookmarkStart w:name="_Hlk93057086" w:id="109"/>
          </w:p>
        </w:tc>
        <w:tc>
          <w:tcPr>
            <w:tcW w:w="2603" w:type="dxa"/>
            <w:tcBorders>
              <w:top w:val="single" w:color="auto" w:sz="4" w:space="0"/>
              <w:left w:val="nil"/>
              <w:bottom w:val="single" w:color="auto" w:sz="4" w:space="0"/>
              <w:right w:val="nil"/>
            </w:tcBorders>
            <w:shd w:val="clear" w:color="auto" w:fill="auto"/>
            <w:vAlign w:val="center"/>
            <w:hideMark/>
          </w:tcPr>
          <w:p w:rsidRPr="00284BD6" w:rsidR="00554C21" w:rsidP="001862D1" w:rsidRDefault="00554C21" w14:paraId="69DCEEF3" w14:textId="77777777">
            <w:pPr>
              <w:jc w:val="center"/>
              <w:rPr>
                <w:rFonts w:cs="Arial"/>
                <w:color w:val="000000"/>
                <w:sz w:val="22"/>
                <w:szCs w:val="22"/>
                <w:lang w:eastAsia="en-GB"/>
              </w:rPr>
            </w:pPr>
            <w:r w:rsidRPr="00284BD6">
              <w:rPr>
                <w:rFonts w:cs="Arial"/>
                <w:color w:val="000000"/>
                <w:sz w:val="22"/>
                <w:szCs w:val="22"/>
                <w:lang w:eastAsia="en-GB"/>
              </w:rPr>
              <w:t>Government policy support costs</w:t>
            </w:r>
          </w:p>
        </w:tc>
        <w:tc>
          <w:tcPr>
            <w:tcW w:w="2603" w:type="dxa"/>
            <w:tcBorders>
              <w:top w:val="single" w:color="auto" w:sz="4" w:space="0"/>
              <w:left w:val="nil"/>
              <w:bottom w:val="single" w:color="auto" w:sz="4" w:space="0"/>
              <w:right w:val="nil"/>
            </w:tcBorders>
            <w:shd w:val="clear" w:color="auto" w:fill="auto"/>
            <w:vAlign w:val="center"/>
            <w:hideMark/>
          </w:tcPr>
          <w:p w:rsidRPr="00284BD6" w:rsidR="00554C21" w:rsidP="001862D1" w:rsidRDefault="00554C21" w14:paraId="5BC7C129" w14:textId="47D8CBB2">
            <w:pPr>
              <w:jc w:val="center"/>
              <w:rPr>
                <w:rFonts w:cs="Arial"/>
                <w:color w:val="000000"/>
                <w:sz w:val="22"/>
                <w:szCs w:val="22"/>
                <w:lang w:eastAsia="en-GB"/>
              </w:rPr>
            </w:pPr>
            <w:r w:rsidRPr="00284BD6">
              <w:rPr>
                <w:rFonts w:cs="Arial"/>
                <w:color w:val="000000"/>
                <w:sz w:val="22"/>
                <w:szCs w:val="22"/>
                <w:lang w:eastAsia="en-GB"/>
              </w:rPr>
              <w:t>GHG emissions savings</w:t>
            </w:r>
          </w:p>
        </w:tc>
        <w:tc>
          <w:tcPr>
            <w:tcW w:w="2603" w:type="dxa"/>
            <w:tcBorders>
              <w:top w:val="single" w:color="auto" w:sz="4" w:space="0"/>
              <w:left w:val="nil"/>
              <w:bottom w:val="single" w:color="auto" w:sz="4" w:space="0"/>
              <w:right w:val="single" w:color="auto" w:sz="4" w:space="0"/>
            </w:tcBorders>
            <w:shd w:val="clear" w:color="auto" w:fill="auto"/>
            <w:vAlign w:val="center"/>
            <w:hideMark/>
          </w:tcPr>
          <w:p w:rsidRPr="00284BD6" w:rsidR="00554C21" w:rsidP="001862D1" w:rsidRDefault="00554C21" w14:paraId="194A166B" w14:textId="7760C476">
            <w:pPr>
              <w:jc w:val="center"/>
              <w:rPr>
                <w:rFonts w:cs="Arial"/>
                <w:color w:val="000000"/>
                <w:sz w:val="22"/>
                <w:szCs w:val="22"/>
                <w:lang w:eastAsia="en-GB"/>
              </w:rPr>
            </w:pPr>
            <w:r w:rsidRPr="00284BD6">
              <w:rPr>
                <w:rFonts w:cs="Arial"/>
                <w:color w:val="000000" w:themeColor="text1"/>
                <w:sz w:val="22"/>
                <w:szCs w:val="22"/>
                <w:lang w:eastAsia="en-GB"/>
              </w:rPr>
              <w:t>Net impact on municipal recycling rate</w:t>
            </w:r>
          </w:p>
        </w:tc>
      </w:tr>
      <w:tr w:rsidRPr="003E3B91" w:rsidR="00BF3C38" w:rsidTr="00336B19" w14:paraId="665B7617" w14:textId="77777777">
        <w:trPr>
          <w:trHeight w:val="88"/>
        </w:trPr>
        <w:tc>
          <w:tcPr>
            <w:tcW w:w="2241" w:type="dxa"/>
            <w:tcBorders>
              <w:top w:val="single" w:color="auto" w:sz="4" w:space="0"/>
              <w:left w:val="single" w:color="auto" w:sz="4" w:space="0"/>
              <w:bottom w:val="nil"/>
              <w:right w:val="single" w:color="auto" w:sz="4" w:space="0"/>
            </w:tcBorders>
            <w:shd w:val="clear" w:color="auto" w:fill="auto"/>
            <w:noWrap/>
            <w:vAlign w:val="center"/>
            <w:hideMark/>
          </w:tcPr>
          <w:p w:rsidRPr="00284BD6" w:rsidR="00BF3C38" w:rsidP="00BF3C38" w:rsidRDefault="00BF3C38" w14:paraId="743A8249" w14:textId="77777777">
            <w:pPr>
              <w:jc w:val="center"/>
              <w:rPr>
                <w:rFonts w:cs="Arial"/>
                <w:b/>
                <w:sz w:val="22"/>
                <w:szCs w:val="22"/>
                <w:lang w:eastAsia="en-GB"/>
              </w:rPr>
            </w:pPr>
            <w:r w:rsidRPr="00284BD6">
              <w:rPr>
                <w:rFonts w:cs="Arial"/>
                <w:b/>
                <w:sz w:val="22"/>
                <w:szCs w:val="22"/>
                <w:lang w:eastAsia="en-GB"/>
              </w:rPr>
              <w:t>2024</w:t>
            </w:r>
          </w:p>
        </w:tc>
        <w:tc>
          <w:tcPr>
            <w:tcW w:w="2603" w:type="dxa"/>
            <w:tcBorders>
              <w:top w:val="single" w:color="auto" w:sz="4" w:space="0"/>
              <w:left w:val="nil"/>
              <w:bottom w:val="nil"/>
              <w:right w:val="nil"/>
            </w:tcBorders>
            <w:shd w:val="clear" w:color="auto" w:fill="auto"/>
            <w:noWrap/>
            <w:vAlign w:val="bottom"/>
            <w:hideMark/>
          </w:tcPr>
          <w:p w:rsidRPr="00284BD6" w:rsidR="00BF3C38" w:rsidP="00BF3C38" w:rsidRDefault="00BF3C38" w14:paraId="03A51A17" w14:textId="42AA9F50">
            <w:pPr>
              <w:jc w:val="center"/>
              <w:rPr>
                <w:rFonts w:cs="Arial"/>
                <w:sz w:val="22"/>
                <w:szCs w:val="22"/>
                <w:lang w:eastAsia="en-GB"/>
              </w:rPr>
            </w:pPr>
            <w:r w:rsidRPr="005A4FDC">
              <w:rPr>
                <w:rFonts w:cs="Arial"/>
                <w:sz w:val="22"/>
                <w:szCs w:val="22"/>
                <w:lang w:eastAsia="en-GB"/>
              </w:rPr>
              <w:t>£</w:t>
            </w:r>
            <w:r w:rsidR="000013E3">
              <w:rPr>
                <w:rFonts w:cs="Arial"/>
                <w:sz w:val="22"/>
                <w:szCs w:val="22"/>
                <w:lang w:eastAsia="en-GB"/>
              </w:rPr>
              <w:t>6</w:t>
            </w:r>
          </w:p>
        </w:tc>
        <w:tc>
          <w:tcPr>
            <w:tcW w:w="2603" w:type="dxa"/>
            <w:tcBorders>
              <w:top w:val="single" w:color="auto" w:sz="4" w:space="0"/>
              <w:left w:val="nil"/>
              <w:bottom w:val="nil"/>
              <w:right w:val="nil"/>
            </w:tcBorders>
            <w:shd w:val="clear" w:color="auto" w:fill="auto"/>
            <w:noWrap/>
            <w:vAlign w:val="bottom"/>
            <w:hideMark/>
          </w:tcPr>
          <w:p w:rsidRPr="005A4FDC" w:rsidR="00BF3C38" w:rsidP="00BF3C38" w:rsidRDefault="00BF3C38" w14:paraId="6FE6A9A9" w14:textId="4DE6F636">
            <w:pPr>
              <w:jc w:val="center"/>
              <w:rPr>
                <w:rFonts w:cs="Arial"/>
                <w:sz w:val="22"/>
                <w:szCs w:val="22"/>
                <w:lang w:eastAsia="en-GB"/>
              </w:rPr>
            </w:pPr>
            <w:r w:rsidRPr="005A4FDC">
              <w:rPr>
                <w:rFonts w:cs="Arial"/>
                <w:sz w:val="22"/>
                <w:szCs w:val="22"/>
                <w:lang w:eastAsia="en-GB"/>
              </w:rPr>
              <w:t>£0</w:t>
            </w:r>
          </w:p>
        </w:tc>
        <w:tc>
          <w:tcPr>
            <w:tcW w:w="2603" w:type="dxa"/>
            <w:tcBorders>
              <w:top w:val="single" w:color="auto" w:sz="4" w:space="0"/>
              <w:left w:val="nil"/>
              <w:bottom w:val="nil"/>
              <w:right w:val="single" w:color="auto" w:sz="4" w:space="0"/>
            </w:tcBorders>
            <w:shd w:val="clear" w:color="auto" w:fill="auto"/>
            <w:noWrap/>
            <w:vAlign w:val="bottom"/>
          </w:tcPr>
          <w:p w:rsidRPr="00284BD6" w:rsidR="00BF3C38" w:rsidP="00BF3C38" w:rsidRDefault="00BF3C38" w14:paraId="7F07B945" w14:textId="30804498">
            <w:pPr>
              <w:jc w:val="center"/>
              <w:rPr>
                <w:rFonts w:cs="Arial"/>
                <w:sz w:val="22"/>
                <w:szCs w:val="22"/>
                <w:lang w:eastAsia="en-GB"/>
              </w:rPr>
            </w:pPr>
            <w:r w:rsidRPr="00284BD6">
              <w:rPr>
                <w:rFonts w:cs="Arial"/>
                <w:color w:val="000000"/>
                <w:sz w:val="22"/>
                <w:szCs w:val="22"/>
              </w:rPr>
              <w:t>0.</w:t>
            </w:r>
            <w:r w:rsidR="00A813E8">
              <w:rPr>
                <w:rFonts w:cs="Arial"/>
                <w:color w:val="000000"/>
                <w:sz w:val="22"/>
                <w:szCs w:val="22"/>
              </w:rPr>
              <w:t>0</w:t>
            </w:r>
            <w:r w:rsidRPr="00284BD6">
              <w:rPr>
                <w:rFonts w:cs="Arial"/>
                <w:color w:val="000000"/>
                <w:sz w:val="22"/>
                <w:szCs w:val="22"/>
              </w:rPr>
              <w:t>%</w:t>
            </w:r>
          </w:p>
        </w:tc>
      </w:tr>
      <w:tr w:rsidRPr="003E3B91" w:rsidR="00BF3C38" w:rsidTr="005A4FDC" w14:paraId="0768F7F3"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5DCE2B18" w14:textId="77777777">
            <w:pPr>
              <w:jc w:val="center"/>
              <w:rPr>
                <w:rFonts w:cs="Arial"/>
                <w:b/>
                <w:sz w:val="22"/>
                <w:szCs w:val="22"/>
                <w:lang w:eastAsia="en-GB"/>
              </w:rPr>
            </w:pPr>
            <w:r w:rsidRPr="00284BD6">
              <w:rPr>
                <w:rFonts w:cs="Arial"/>
                <w:b/>
                <w:sz w:val="22"/>
                <w:szCs w:val="22"/>
                <w:lang w:eastAsia="en-GB"/>
              </w:rPr>
              <w:t>2025</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49581049" w14:textId="26AEA60B">
            <w:pPr>
              <w:jc w:val="center"/>
              <w:rPr>
                <w:rFonts w:cs="Arial"/>
                <w:sz w:val="22"/>
                <w:szCs w:val="22"/>
                <w:lang w:eastAsia="en-GB"/>
              </w:rPr>
            </w:pPr>
            <w:r w:rsidRPr="005A4FDC">
              <w:rPr>
                <w:rFonts w:cs="Arial"/>
                <w:sz w:val="22"/>
                <w:szCs w:val="22"/>
                <w:lang w:eastAsia="en-GB"/>
              </w:rPr>
              <w:t>£</w:t>
            </w:r>
            <w:r w:rsidR="000013E3">
              <w:rPr>
                <w:rFonts w:cs="Arial"/>
                <w:sz w:val="22"/>
                <w:szCs w:val="22"/>
                <w:lang w:eastAsia="en-GB"/>
              </w:rPr>
              <w:t>5</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52758ED2" w14:textId="391343B7">
            <w:pPr>
              <w:jc w:val="center"/>
              <w:rPr>
                <w:rFonts w:cs="Arial"/>
                <w:sz w:val="22"/>
                <w:szCs w:val="22"/>
                <w:lang w:eastAsia="en-GB"/>
              </w:rPr>
            </w:pPr>
            <w:r w:rsidRPr="005A4FDC">
              <w:rPr>
                <w:rFonts w:cs="Arial"/>
                <w:sz w:val="22"/>
                <w:szCs w:val="22"/>
                <w:lang w:eastAsia="en-GB"/>
              </w:rPr>
              <w:t>£350</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02F4E104" w14:textId="33198AE3">
            <w:pPr>
              <w:jc w:val="center"/>
              <w:rPr>
                <w:rFonts w:cs="Arial"/>
                <w:sz w:val="22"/>
                <w:szCs w:val="22"/>
                <w:lang w:eastAsia="en-GB"/>
              </w:rPr>
            </w:pPr>
            <w:r w:rsidRPr="00284BD6">
              <w:rPr>
                <w:rFonts w:cs="Arial"/>
                <w:color w:val="000000"/>
                <w:sz w:val="22"/>
                <w:szCs w:val="22"/>
              </w:rPr>
              <w:t>9.</w:t>
            </w:r>
            <w:r w:rsidR="00A813E8">
              <w:rPr>
                <w:rFonts w:cs="Arial"/>
                <w:color w:val="000000"/>
                <w:sz w:val="22"/>
                <w:szCs w:val="22"/>
              </w:rPr>
              <w:t>2</w:t>
            </w:r>
            <w:r w:rsidRPr="00284BD6">
              <w:rPr>
                <w:rFonts w:cs="Arial"/>
                <w:color w:val="000000"/>
                <w:sz w:val="22"/>
                <w:szCs w:val="22"/>
              </w:rPr>
              <w:t>%</w:t>
            </w:r>
          </w:p>
        </w:tc>
      </w:tr>
      <w:tr w:rsidRPr="003E3B91" w:rsidR="00BF3C38" w:rsidTr="005A4FDC" w14:paraId="258A7150"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60FCE02C" w14:textId="77777777">
            <w:pPr>
              <w:jc w:val="center"/>
              <w:rPr>
                <w:rFonts w:cs="Arial"/>
                <w:b/>
                <w:sz w:val="22"/>
                <w:szCs w:val="22"/>
                <w:lang w:eastAsia="en-GB"/>
              </w:rPr>
            </w:pPr>
            <w:r w:rsidRPr="00284BD6">
              <w:rPr>
                <w:rFonts w:cs="Arial"/>
                <w:b/>
                <w:sz w:val="22"/>
                <w:szCs w:val="22"/>
                <w:lang w:eastAsia="en-GB"/>
              </w:rPr>
              <w:t>2026</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6030DFF9" w14:textId="75F20446">
            <w:pPr>
              <w:jc w:val="center"/>
              <w:rPr>
                <w:rFonts w:cs="Arial"/>
                <w:sz w:val="22"/>
                <w:szCs w:val="22"/>
                <w:lang w:eastAsia="en-GB"/>
              </w:rPr>
            </w:pPr>
            <w:r w:rsidRPr="005A4FDC">
              <w:rPr>
                <w:rFonts w:cs="Arial"/>
                <w:sz w:val="22"/>
                <w:szCs w:val="22"/>
                <w:lang w:eastAsia="en-GB"/>
              </w:rPr>
              <w:t>£8</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4E0D48DE" w14:textId="17833FFD">
            <w:pPr>
              <w:jc w:val="center"/>
              <w:rPr>
                <w:rFonts w:cs="Arial"/>
                <w:sz w:val="22"/>
                <w:szCs w:val="22"/>
                <w:lang w:eastAsia="en-GB"/>
              </w:rPr>
            </w:pPr>
            <w:r w:rsidRPr="005A4FDC">
              <w:rPr>
                <w:rFonts w:cs="Arial"/>
                <w:sz w:val="22"/>
                <w:szCs w:val="22"/>
                <w:lang w:eastAsia="en-GB"/>
              </w:rPr>
              <w:t>£55</w:t>
            </w:r>
            <w:r w:rsidR="00E24D83">
              <w:rPr>
                <w:rFonts w:cs="Arial"/>
                <w:sz w:val="22"/>
                <w:szCs w:val="22"/>
                <w:lang w:eastAsia="en-GB"/>
              </w:rPr>
              <w:t>2</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6EB15EB0" w14:textId="2FD64C66">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2</w:t>
            </w:r>
            <w:r w:rsidRPr="00284BD6">
              <w:rPr>
                <w:rFonts w:cs="Arial"/>
                <w:color w:val="000000"/>
                <w:sz w:val="22"/>
                <w:szCs w:val="22"/>
              </w:rPr>
              <w:t>%</w:t>
            </w:r>
          </w:p>
        </w:tc>
      </w:tr>
      <w:tr w:rsidRPr="003E3B91" w:rsidR="00BF3C38" w:rsidTr="005A4FDC" w14:paraId="1128C3B7"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4B29C8C7" w14:textId="77777777">
            <w:pPr>
              <w:jc w:val="center"/>
              <w:rPr>
                <w:rFonts w:cs="Arial"/>
                <w:b/>
                <w:sz w:val="22"/>
                <w:szCs w:val="22"/>
                <w:lang w:eastAsia="en-GB"/>
              </w:rPr>
            </w:pPr>
            <w:r w:rsidRPr="00284BD6">
              <w:rPr>
                <w:rFonts w:cs="Arial"/>
                <w:b/>
                <w:sz w:val="22"/>
                <w:szCs w:val="22"/>
                <w:lang w:eastAsia="en-GB"/>
              </w:rPr>
              <w:t>2027</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1D085569" w14:textId="4B3DA7BE">
            <w:pPr>
              <w:jc w:val="center"/>
              <w:rPr>
                <w:rFonts w:cs="Arial"/>
                <w:sz w:val="22"/>
                <w:szCs w:val="22"/>
                <w:lang w:eastAsia="en-GB"/>
              </w:rPr>
            </w:pPr>
            <w:r w:rsidRPr="005A4FDC">
              <w:rPr>
                <w:rFonts w:cs="Arial"/>
                <w:sz w:val="22"/>
                <w:szCs w:val="22"/>
                <w:lang w:eastAsia="en-GB"/>
              </w:rPr>
              <w:t>£8</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63C14BD3" w14:textId="1758F0D4">
            <w:pPr>
              <w:jc w:val="center"/>
              <w:rPr>
                <w:rFonts w:cs="Arial"/>
                <w:sz w:val="22"/>
                <w:szCs w:val="22"/>
                <w:lang w:eastAsia="en-GB"/>
              </w:rPr>
            </w:pPr>
            <w:r w:rsidRPr="005A4FDC">
              <w:rPr>
                <w:rFonts w:cs="Arial"/>
                <w:sz w:val="22"/>
                <w:szCs w:val="22"/>
                <w:lang w:eastAsia="en-GB"/>
              </w:rPr>
              <w:t>£674</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0986BDB7" w14:textId="4A1BAF76">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3</w:t>
            </w:r>
            <w:r w:rsidRPr="00284BD6">
              <w:rPr>
                <w:rFonts w:cs="Arial"/>
                <w:color w:val="000000"/>
                <w:sz w:val="22"/>
                <w:szCs w:val="22"/>
              </w:rPr>
              <w:t>%</w:t>
            </w:r>
          </w:p>
        </w:tc>
      </w:tr>
      <w:tr w:rsidRPr="003E3B91" w:rsidR="00BF3C38" w:rsidTr="005A4FDC" w14:paraId="3347601D"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63E8F9BA" w14:textId="77777777">
            <w:pPr>
              <w:jc w:val="center"/>
              <w:rPr>
                <w:rFonts w:cs="Arial"/>
                <w:b/>
                <w:sz w:val="22"/>
                <w:szCs w:val="22"/>
                <w:lang w:eastAsia="en-GB"/>
              </w:rPr>
            </w:pPr>
            <w:r w:rsidRPr="00284BD6">
              <w:rPr>
                <w:rFonts w:cs="Arial"/>
                <w:b/>
                <w:sz w:val="22"/>
                <w:szCs w:val="22"/>
                <w:lang w:eastAsia="en-GB"/>
              </w:rPr>
              <w:t>2028</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7BC141E3" w14:textId="23270F6C">
            <w:pPr>
              <w:jc w:val="center"/>
              <w:rPr>
                <w:rFonts w:cs="Arial"/>
                <w:sz w:val="22"/>
                <w:szCs w:val="22"/>
                <w:lang w:eastAsia="en-GB"/>
              </w:rPr>
            </w:pPr>
            <w:r w:rsidRPr="005A4FDC">
              <w:rPr>
                <w:rFonts w:cs="Arial"/>
                <w:sz w:val="22"/>
                <w:szCs w:val="22"/>
                <w:lang w:eastAsia="en-GB"/>
              </w:rPr>
              <w:t>£7</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4009A231" w14:textId="213A8D80">
            <w:pPr>
              <w:jc w:val="center"/>
              <w:rPr>
                <w:rFonts w:cs="Arial"/>
                <w:sz w:val="22"/>
                <w:szCs w:val="22"/>
                <w:lang w:eastAsia="en-GB"/>
              </w:rPr>
            </w:pPr>
            <w:r w:rsidRPr="005A4FDC">
              <w:rPr>
                <w:rFonts w:cs="Arial"/>
                <w:sz w:val="22"/>
                <w:szCs w:val="22"/>
                <w:lang w:eastAsia="en-GB"/>
              </w:rPr>
              <w:t>£77</w:t>
            </w:r>
            <w:r w:rsidR="00E24D83">
              <w:rPr>
                <w:rFonts w:cs="Arial"/>
                <w:sz w:val="22"/>
                <w:szCs w:val="22"/>
                <w:lang w:eastAsia="en-GB"/>
              </w:rPr>
              <w:t>7</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4CA00E09" w14:textId="5EED18EB">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4</w:t>
            </w:r>
            <w:r w:rsidRPr="00284BD6">
              <w:rPr>
                <w:rFonts w:cs="Arial"/>
                <w:color w:val="000000"/>
                <w:sz w:val="22"/>
                <w:szCs w:val="22"/>
              </w:rPr>
              <w:t>%</w:t>
            </w:r>
          </w:p>
        </w:tc>
      </w:tr>
      <w:tr w:rsidRPr="003E3B91" w:rsidR="00BF3C38" w:rsidTr="005A4FDC" w14:paraId="4FB57034"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543F0124" w14:textId="77777777">
            <w:pPr>
              <w:jc w:val="center"/>
              <w:rPr>
                <w:rFonts w:cs="Arial"/>
                <w:b/>
                <w:sz w:val="22"/>
                <w:szCs w:val="22"/>
                <w:lang w:eastAsia="en-GB"/>
              </w:rPr>
            </w:pPr>
            <w:r w:rsidRPr="00284BD6">
              <w:rPr>
                <w:rFonts w:cs="Arial"/>
                <w:b/>
                <w:sz w:val="22"/>
                <w:szCs w:val="22"/>
                <w:lang w:eastAsia="en-GB"/>
              </w:rPr>
              <w:t>2029</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101B9C4C" w14:textId="48E1CCE2">
            <w:pPr>
              <w:jc w:val="center"/>
              <w:rPr>
                <w:rFonts w:cs="Arial"/>
                <w:sz w:val="22"/>
                <w:szCs w:val="22"/>
                <w:lang w:eastAsia="en-GB"/>
              </w:rPr>
            </w:pPr>
            <w:r w:rsidRPr="005A4FDC">
              <w:rPr>
                <w:rFonts w:cs="Arial"/>
                <w:sz w:val="22"/>
                <w:szCs w:val="22"/>
                <w:lang w:eastAsia="en-GB"/>
              </w:rPr>
              <w:t>£7</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0E47B766" w14:textId="197DC7F4">
            <w:pPr>
              <w:jc w:val="center"/>
              <w:rPr>
                <w:rFonts w:cs="Arial"/>
                <w:sz w:val="22"/>
                <w:szCs w:val="22"/>
                <w:lang w:eastAsia="en-GB"/>
              </w:rPr>
            </w:pPr>
            <w:r w:rsidRPr="005A4FDC">
              <w:rPr>
                <w:rFonts w:cs="Arial"/>
                <w:sz w:val="22"/>
                <w:szCs w:val="22"/>
                <w:lang w:eastAsia="en-GB"/>
              </w:rPr>
              <w:t>£864</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705388D6" w14:textId="096CAAEB">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4</w:t>
            </w:r>
            <w:r w:rsidRPr="00284BD6">
              <w:rPr>
                <w:rFonts w:cs="Arial"/>
                <w:color w:val="000000"/>
                <w:sz w:val="22"/>
                <w:szCs w:val="22"/>
              </w:rPr>
              <w:t>%</w:t>
            </w:r>
          </w:p>
        </w:tc>
      </w:tr>
      <w:tr w:rsidRPr="003E3B91" w:rsidR="00BF3C38" w:rsidTr="005A4FDC" w14:paraId="051A6F94"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7E9E5B78" w14:textId="77777777">
            <w:pPr>
              <w:jc w:val="center"/>
              <w:rPr>
                <w:rFonts w:cs="Arial"/>
                <w:b/>
                <w:sz w:val="22"/>
                <w:szCs w:val="22"/>
                <w:lang w:eastAsia="en-GB"/>
              </w:rPr>
            </w:pPr>
            <w:r w:rsidRPr="00284BD6">
              <w:rPr>
                <w:rFonts w:cs="Arial"/>
                <w:b/>
                <w:sz w:val="22"/>
                <w:szCs w:val="22"/>
                <w:lang w:eastAsia="en-GB"/>
              </w:rPr>
              <w:t>2030</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1C280FF8" w14:textId="28E5B398">
            <w:pPr>
              <w:jc w:val="center"/>
              <w:rPr>
                <w:rFonts w:cs="Arial"/>
                <w:sz w:val="22"/>
                <w:szCs w:val="22"/>
                <w:lang w:eastAsia="en-GB"/>
              </w:rPr>
            </w:pPr>
            <w:r w:rsidRPr="005A4FDC">
              <w:rPr>
                <w:rFonts w:cs="Arial"/>
                <w:sz w:val="22"/>
                <w:szCs w:val="22"/>
                <w:lang w:eastAsia="en-GB"/>
              </w:rPr>
              <w:t>£7</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47F95CDC" w14:textId="0F2786DE">
            <w:pPr>
              <w:jc w:val="center"/>
              <w:rPr>
                <w:rFonts w:cs="Arial"/>
                <w:sz w:val="22"/>
                <w:szCs w:val="22"/>
                <w:lang w:eastAsia="en-GB"/>
              </w:rPr>
            </w:pPr>
            <w:r w:rsidRPr="005A4FDC">
              <w:rPr>
                <w:rFonts w:cs="Arial"/>
                <w:sz w:val="22"/>
                <w:szCs w:val="22"/>
                <w:lang w:eastAsia="en-GB"/>
              </w:rPr>
              <w:t>£943</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446C2D80" w14:textId="7A6DB269">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4</w:t>
            </w:r>
            <w:r w:rsidRPr="00284BD6">
              <w:rPr>
                <w:rFonts w:cs="Arial"/>
                <w:color w:val="000000"/>
                <w:sz w:val="22"/>
                <w:szCs w:val="22"/>
              </w:rPr>
              <w:t>%</w:t>
            </w:r>
          </w:p>
        </w:tc>
      </w:tr>
      <w:tr w:rsidRPr="003E3B91" w:rsidR="00BF3C38" w:rsidTr="005A4FDC" w14:paraId="72515E83"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62373FB4" w14:textId="77777777">
            <w:pPr>
              <w:jc w:val="center"/>
              <w:rPr>
                <w:rFonts w:cs="Arial"/>
                <w:b/>
                <w:sz w:val="22"/>
                <w:szCs w:val="22"/>
                <w:lang w:eastAsia="en-GB"/>
              </w:rPr>
            </w:pPr>
            <w:r w:rsidRPr="00284BD6">
              <w:rPr>
                <w:rFonts w:cs="Arial"/>
                <w:b/>
                <w:sz w:val="22"/>
                <w:szCs w:val="22"/>
                <w:lang w:eastAsia="en-GB"/>
              </w:rPr>
              <w:t>2031</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7C93CC68" w14:textId="5D625616">
            <w:pPr>
              <w:jc w:val="center"/>
              <w:rPr>
                <w:rFonts w:cs="Arial"/>
                <w:sz w:val="22"/>
                <w:szCs w:val="22"/>
                <w:lang w:eastAsia="en-GB"/>
              </w:rPr>
            </w:pPr>
            <w:r w:rsidRPr="005A4FDC">
              <w:rPr>
                <w:rFonts w:cs="Arial"/>
                <w:sz w:val="22"/>
                <w:szCs w:val="22"/>
                <w:lang w:eastAsia="en-GB"/>
              </w:rPr>
              <w:t>£6</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4D15A0D3" w14:textId="208D7238">
            <w:pPr>
              <w:jc w:val="center"/>
              <w:rPr>
                <w:rFonts w:cs="Arial"/>
                <w:sz w:val="22"/>
                <w:szCs w:val="22"/>
                <w:lang w:eastAsia="en-GB"/>
              </w:rPr>
            </w:pPr>
            <w:r w:rsidRPr="005A4FDC">
              <w:rPr>
                <w:rFonts w:cs="Arial"/>
                <w:sz w:val="22"/>
                <w:szCs w:val="22"/>
                <w:lang w:eastAsia="en-GB"/>
              </w:rPr>
              <w:t>£1,014</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51C79FFC" w14:textId="6D639B38">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4</w:t>
            </w:r>
            <w:r w:rsidRPr="00284BD6">
              <w:rPr>
                <w:rFonts w:cs="Arial"/>
                <w:color w:val="000000"/>
                <w:sz w:val="22"/>
                <w:szCs w:val="22"/>
              </w:rPr>
              <w:t>%</w:t>
            </w:r>
          </w:p>
        </w:tc>
      </w:tr>
      <w:tr w:rsidRPr="003E3B91" w:rsidR="00BF3C38" w:rsidTr="005A4FDC" w14:paraId="0D14AC34"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36A3AADF" w14:textId="77777777">
            <w:pPr>
              <w:jc w:val="center"/>
              <w:rPr>
                <w:rFonts w:cs="Arial"/>
                <w:b/>
                <w:sz w:val="22"/>
                <w:szCs w:val="22"/>
                <w:lang w:eastAsia="en-GB"/>
              </w:rPr>
            </w:pPr>
            <w:r w:rsidRPr="00284BD6">
              <w:rPr>
                <w:rFonts w:cs="Arial"/>
                <w:b/>
                <w:sz w:val="22"/>
                <w:szCs w:val="22"/>
                <w:lang w:eastAsia="en-GB"/>
              </w:rPr>
              <w:t>2032</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3FDEFA6A" w14:textId="21469B1F">
            <w:pPr>
              <w:jc w:val="center"/>
              <w:rPr>
                <w:rFonts w:cs="Arial"/>
                <w:sz w:val="22"/>
                <w:szCs w:val="22"/>
                <w:lang w:eastAsia="en-GB"/>
              </w:rPr>
            </w:pPr>
            <w:r w:rsidRPr="005A4FDC">
              <w:rPr>
                <w:rFonts w:cs="Arial"/>
                <w:sz w:val="22"/>
                <w:szCs w:val="22"/>
                <w:lang w:eastAsia="en-GB"/>
              </w:rPr>
              <w:t>£6</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68398055" w14:textId="2CB9BDC5">
            <w:pPr>
              <w:jc w:val="center"/>
              <w:rPr>
                <w:rFonts w:cs="Arial"/>
                <w:sz w:val="22"/>
                <w:szCs w:val="22"/>
                <w:lang w:eastAsia="en-GB"/>
              </w:rPr>
            </w:pPr>
            <w:r w:rsidRPr="005A4FDC">
              <w:rPr>
                <w:rFonts w:cs="Arial"/>
                <w:sz w:val="22"/>
                <w:szCs w:val="22"/>
                <w:lang w:eastAsia="en-GB"/>
              </w:rPr>
              <w:t>£1,079</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00FD3631" w14:textId="6CB1E94F">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4</w:t>
            </w:r>
            <w:r w:rsidRPr="00284BD6">
              <w:rPr>
                <w:rFonts w:cs="Arial"/>
                <w:color w:val="000000"/>
                <w:sz w:val="22"/>
                <w:szCs w:val="22"/>
              </w:rPr>
              <w:t>%</w:t>
            </w:r>
          </w:p>
        </w:tc>
      </w:tr>
      <w:tr w:rsidRPr="003E3B91" w:rsidR="00BF3C38" w:rsidTr="005A4FDC" w14:paraId="34084D28"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6D1EF56B" w14:textId="77777777">
            <w:pPr>
              <w:jc w:val="center"/>
              <w:rPr>
                <w:rFonts w:cs="Arial"/>
                <w:b/>
                <w:sz w:val="22"/>
                <w:szCs w:val="22"/>
                <w:lang w:eastAsia="en-GB"/>
              </w:rPr>
            </w:pPr>
            <w:r w:rsidRPr="00284BD6">
              <w:rPr>
                <w:rFonts w:cs="Arial"/>
                <w:b/>
                <w:sz w:val="22"/>
                <w:szCs w:val="22"/>
                <w:lang w:eastAsia="en-GB"/>
              </w:rPr>
              <w:t>2033</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57BA0DDB" w14:textId="00506521">
            <w:pPr>
              <w:jc w:val="center"/>
              <w:rPr>
                <w:rFonts w:cs="Arial"/>
                <w:sz w:val="22"/>
                <w:szCs w:val="22"/>
                <w:lang w:eastAsia="en-GB"/>
              </w:rPr>
            </w:pPr>
            <w:r w:rsidRPr="005A4FDC">
              <w:rPr>
                <w:rFonts w:cs="Arial"/>
                <w:sz w:val="22"/>
                <w:szCs w:val="22"/>
                <w:lang w:eastAsia="en-GB"/>
              </w:rPr>
              <w:t>£6</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17B27615" w14:textId="274445FB">
            <w:pPr>
              <w:jc w:val="center"/>
              <w:rPr>
                <w:rFonts w:cs="Arial"/>
                <w:sz w:val="22"/>
                <w:szCs w:val="22"/>
                <w:lang w:eastAsia="en-GB"/>
              </w:rPr>
            </w:pPr>
            <w:r w:rsidRPr="005A4FDC">
              <w:rPr>
                <w:rFonts w:cs="Arial"/>
                <w:sz w:val="22"/>
                <w:szCs w:val="22"/>
                <w:lang w:eastAsia="en-GB"/>
              </w:rPr>
              <w:t>£1,140</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3468D035" w14:textId="013D815C">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5</w:t>
            </w:r>
            <w:r w:rsidRPr="00284BD6">
              <w:rPr>
                <w:rFonts w:cs="Arial"/>
                <w:color w:val="000000"/>
                <w:sz w:val="22"/>
                <w:szCs w:val="22"/>
              </w:rPr>
              <w:t>%</w:t>
            </w:r>
          </w:p>
        </w:tc>
      </w:tr>
      <w:tr w:rsidRPr="003E3B91" w:rsidR="00BF3C38" w:rsidTr="005A4FDC" w14:paraId="14014DA1"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3D84D172" w14:textId="77777777">
            <w:pPr>
              <w:jc w:val="center"/>
              <w:rPr>
                <w:rFonts w:cs="Arial"/>
                <w:b/>
                <w:sz w:val="22"/>
                <w:szCs w:val="22"/>
                <w:lang w:eastAsia="en-GB"/>
              </w:rPr>
            </w:pPr>
            <w:r w:rsidRPr="00284BD6">
              <w:rPr>
                <w:rFonts w:cs="Arial"/>
                <w:b/>
                <w:sz w:val="22"/>
                <w:szCs w:val="22"/>
                <w:lang w:eastAsia="en-GB"/>
              </w:rPr>
              <w:t>2034</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2B63DB0E" w14:textId="2F9859C0">
            <w:pPr>
              <w:jc w:val="center"/>
              <w:rPr>
                <w:rFonts w:cs="Arial"/>
                <w:sz w:val="22"/>
                <w:szCs w:val="22"/>
                <w:lang w:eastAsia="en-GB"/>
              </w:rPr>
            </w:pPr>
            <w:r w:rsidRPr="005A4FDC">
              <w:rPr>
                <w:rFonts w:cs="Arial"/>
                <w:sz w:val="22"/>
                <w:szCs w:val="22"/>
                <w:lang w:eastAsia="en-GB"/>
              </w:rPr>
              <w:t>£6</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30D77D5B" w14:textId="02B7DE7E">
            <w:pPr>
              <w:jc w:val="center"/>
              <w:rPr>
                <w:rFonts w:cs="Arial"/>
                <w:sz w:val="22"/>
                <w:szCs w:val="22"/>
                <w:lang w:eastAsia="en-GB"/>
              </w:rPr>
            </w:pPr>
            <w:r w:rsidRPr="005A4FDC">
              <w:rPr>
                <w:rFonts w:cs="Arial"/>
                <w:sz w:val="22"/>
                <w:szCs w:val="22"/>
                <w:lang w:eastAsia="en-GB"/>
              </w:rPr>
              <w:t>£1,198</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55F0DAA8" w14:textId="62DF282E">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5</w:t>
            </w:r>
            <w:r w:rsidRPr="00284BD6">
              <w:rPr>
                <w:rFonts w:cs="Arial"/>
                <w:color w:val="000000"/>
                <w:sz w:val="22"/>
                <w:szCs w:val="22"/>
              </w:rPr>
              <w:t>%</w:t>
            </w:r>
          </w:p>
        </w:tc>
      </w:tr>
      <w:tr w:rsidRPr="003E3B91" w:rsidR="00BF3C38" w:rsidTr="005A4FDC" w14:paraId="6579C489" w14:textId="77777777">
        <w:trPr>
          <w:trHeight w:val="88"/>
        </w:trPr>
        <w:tc>
          <w:tcPr>
            <w:tcW w:w="2241" w:type="dxa"/>
            <w:tcBorders>
              <w:top w:val="nil"/>
              <w:left w:val="single" w:color="auto" w:sz="4" w:space="0"/>
              <w:bottom w:val="nil"/>
              <w:right w:val="single" w:color="auto" w:sz="4" w:space="0"/>
            </w:tcBorders>
            <w:shd w:val="clear" w:color="auto" w:fill="auto"/>
            <w:noWrap/>
            <w:vAlign w:val="center"/>
            <w:hideMark/>
          </w:tcPr>
          <w:p w:rsidRPr="00284BD6" w:rsidR="00BF3C38" w:rsidP="00BF3C38" w:rsidRDefault="00BF3C38" w14:paraId="110BD0DD" w14:textId="77777777">
            <w:pPr>
              <w:jc w:val="center"/>
              <w:rPr>
                <w:rFonts w:cs="Arial"/>
                <w:b/>
                <w:sz w:val="22"/>
                <w:szCs w:val="22"/>
                <w:lang w:eastAsia="en-GB"/>
              </w:rPr>
            </w:pPr>
            <w:r w:rsidRPr="00284BD6">
              <w:rPr>
                <w:rFonts w:cs="Arial"/>
                <w:b/>
                <w:sz w:val="22"/>
                <w:szCs w:val="22"/>
                <w:lang w:eastAsia="en-GB"/>
              </w:rPr>
              <w:t>2035</w:t>
            </w:r>
          </w:p>
        </w:tc>
        <w:tc>
          <w:tcPr>
            <w:tcW w:w="2603" w:type="dxa"/>
            <w:tcBorders>
              <w:top w:val="nil"/>
              <w:left w:val="nil"/>
              <w:bottom w:val="nil"/>
              <w:right w:val="nil"/>
            </w:tcBorders>
            <w:shd w:val="clear" w:color="auto" w:fill="auto"/>
            <w:noWrap/>
            <w:vAlign w:val="bottom"/>
            <w:hideMark/>
          </w:tcPr>
          <w:p w:rsidRPr="00284BD6" w:rsidR="00BF3C38" w:rsidP="00BF3C38" w:rsidRDefault="00BF3C38" w14:paraId="0D586AAE" w14:textId="261548D7">
            <w:pPr>
              <w:jc w:val="center"/>
              <w:rPr>
                <w:rFonts w:cs="Arial"/>
                <w:sz w:val="22"/>
                <w:szCs w:val="22"/>
                <w:lang w:eastAsia="en-GB"/>
              </w:rPr>
            </w:pPr>
            <w:r w:rsidRPr="005A4FDC">
              <w:rPr>
                <w:rFonts w:cs="Arial"/>
                <w:sz w:val="22"/>
                <w:szCs w:val="22"/>
                <w:lang w:eastAsia="en-GB"/>
              </w:rPr>
              <w:t>£6</w:t>
            </w:r>
          </w:p>
        </w:tc>
        <w:tc>
          <w:tcPr>
            <w:tcW w:w="2603" w:type="dxa"/>
            <w:tcBorders>
              <w:top w:val="nil"/>
              <w:left w:val="nil"/>
              <w:bottom w:val="nil"/>
              <w:right w:val="nil"/>
            </w:tcBorders>
            <w:shd w:val="clear" w:color="auto" w:fill="auto"/>
            <w:noWrap/>
            <w:vAlign w:val="bottom"/>
            <w:hideMark/>
          </w:tcPr>
          <w:p w:rsidRPr="005A4FDC" w:rsidR="00BF3C38" w:rsidP="00BF3C38" w:rsidRDefault="00BF3C38" w14:paraId="14015820" w14:textId="199823EB">
            <w:pPr>
              <w:jc w:val="center"/>
              <w:rPr>
                <w:rFonts w:cs="Arial"/>
                <w:sz w:val="22"/>
                <w:szCs w:val="22"/>
                <w:lang w:eastAsia="en-GB"/>
              </w:rPr>
            </w:pPr>
            <w:r w:rsidRPr="005A4FDC">
              <w:rPr>
                <w:rFonts w:cs="Arial"/>
                <w:sz w:val="22"/>
                <w:szCs w:val="22"/>
                <w:lang w:eastAsia="en-GB"/>
              </w:rPr>
              <w:t>£1,253</w:t>
            </w:r>
          </w:p>
        </w:tc>
        <w:tc>
          <w:tcPr>
            <w:tcW w:w="2603" w:type="dxa"/>
            <w:tcBorders>
              <w:top w:val="nil"/>
              <w:left w:val="nil"/>
              <w:bottom w:val="nil"/>
              <w:right w:val="single" w:color="auto" w:sz="4" w:space="0"/>
            </w:tcBorders>
            <w:shd w:val="clear" w:color="auto" w:fill="auto"/>
            <w:noWrap/>
            <w:vAlign w:val="bottom"/>
          </w:tcPr>
          <w:p w:rsidRPr="00284BD6" w:rsidR="00BF3C38" w:rsidP="00BF3C38" w:rsidRDefault="00BF3C38" w14:paraId="129E7EF9" w14:textId="7CA6B09B">
            <w:pPr>
              <w:jc w:val="center"/>
              <w:rPr>
                <w:rFonts w:cs="Arial"/>
                <w:sz w:val="22"/>
                <w:szCs w:val="22"/>
                <w:lang w:eastAsia="en-GB"/>
              </w:rPr>
            </w:pPr>
            <w:r w:rsidRPr="00284BD6">
              <w:rPr>
                <w:rFonts w:cs="Arial"/>
                <w:color w:val="000000"/>
                <w:sz w:val="22"/>
                <w:szCs w:val="22"/>
              </w:rPr>
              <w:t>10.</w:t>
            </w:r>
            <w:r w:rsidR="00A813E8">
              <w:rPr>
                <w:rFonts w:cs="Arial"/>
                <w:color w:val="000000"/>
                <w:sz w:val="22"/>
                <w:szCs w:val="22"/>
              </w:rPr>
              <w:t>5</w:t>
            </w:r>
            <w:r w:rsidRPr="00284BD6">
              <w:rPr>
                <w:rFonts w:cs="Arial"/>
                <w:color w:val="000000"/>
                <w:sz w:val="22"/>
                <w:szCs w:val="22"/>
              </w:rPr>
              <w:t>%</w:t>
            </w:r>
          </w:p>
        </w:tc>
      </w:tr>
      <w:tr w:rsidRPr="003E3B91" w:rsidR="00BF3C38" w:rsidTr="005A4FDC" w14:paraId="52169A00" w14:textId="77777777">
        <w:trPr>
          <w:trHeight w:val="77"/>
        </w:trPr>
        <w:tc>
          <w:tcPr>
            <w:tcW w:w="2241" w:type="dxa"/>
            <w:tcBorders>
              <w:top w:val="single" w:color="auto" w:sz="4" w:space="0"/>
              <w:left w:val="single" w:color="auto" w:sz="4" w:space="0"/>
              <w:bottom w:val="single" w:color="auto" w:sz="4" w:space="0"/>
              <w:right w:val="nil"/>
            </w:tcBorders>
            <w:shd w:val="clear" w:color="auto" w:fill="auto"/>
            <w:noWrap/>
            <w:vAlign w:val="center"/>
            <w:hideMark/>
          </w:tcPr>
          <w:p w:rsidRPr="00284BD6" w:rsidR="00BF3C38" w:rsidP="00BF3C38" w:rsidRDefault="00BF3C38" w14:paraId="0B75B0D0" w14:textId="77777777">
            <w:pPr>
              <w:jc w:val="center"/>
              <w:rPr>
                <w:rFonts w:cs="Arial"/>
                <w:sz w:val="22"/>
                <w:szCs w:val="22"/>
                <w:lang w:eastAsia="en-GB"/>
              </w:rPr>
            </w:pPr>
          </w:p>
        </w:tc>
        <w:tc>
          <w:tcPr>
            <w:tcW w:w="2603" w:type="dxa"/>
            <w:tcBorders>
              <w:top w:val="single" w:color="auto" w:sz="4" w:space="0"/>
              <w:left w:val="single" w:color="auto" w:sz="4" w:space="0"/>
              <w:bottom w:val="single" w:color="auto" w:sz="4" w:space="0"/>
              <w:right w:val="nil"/>
            </w:tcBorders>
            <w:shd w:val="clear" w:color="auto" w:fill="auto"/>
            <w:noWrap/>
            <w:vAlign w:val="bottom"/>
            <w:hideMark/>
          </w:tcPr>
          <w:p w:rsidRPr="005A4FDC" w:rsidR="00BF3C38" w:rsidP="00BF3C38" w:rsidRDefault="00BF3C38" w14:paraId="3D0CC466" w14:textId="1524AFA4">
            <w:pPr>
              <w:jc w:val="center"/>
              <w:rPr>
                <w:rFonts w:cs="Arial"/>
                <w:sz w:val="22"/>
                <w:szCs w:val="22"/>
                <w:lang w:eastAsia="en-GB"/>
              </w:rPr>
            </w:pPr>
            <w:r w:rsidRPr="005A4FDC">
              <w:rPr>
                <w:rFonts w:cs="Arial"/>
                <w:sz w:val="22"/>
                <w:szCs w:val="22"/>
                <w:lang w:eastAsia="en-GB"/>
              </w:rPr>
              <w:t>£7</w:t>
            </w:r>
            <w:r w:rsidR="000013E3">
              <w:rPr>
                <w:rFonts w:cs="Arial"/>
                <w:sz w:val="22"/>
                <w:szCs w:val="22"/>
                <w:lang w:eastAsia="en-GB"/>
              </w:rPr>
              <w:t>8</w:t>
            </w:r>
          </w:p>
        </w:tc>
        <w:tc>
          <w:tcPr>
            <w:tcW w:w="2603" w:type="dxa"/>
            <w:tcBorders>
              <w:top w:val="single" w:color="auto" w:sz="4" w:space="0"/>
              <w:left w:val="nil"/>
              <w:bottom w:val="single" w:color="auto" w:sz="4" w:space="0"/>
              <w:right w:val="nil"/>
            </w:tcBorders>
            <w:shd w:val="clear" w:color="auto" w:fill="auto"/>
            <w:noWrap/>
            <w:vAlign w:val="bottom"/>
            <w:hideMark/>
          </w:tcPr>
          <w:p w:rsidRPr="005A4FDC" w:rsidR="00BF3C38" w:rsidP="00BF3C38" w:rsidRDefault="00BF3C38" w14:paraId="2DD756AC" w14:textId="5E533101">
            <w:pPr>
              <w:jc w:val="center"/>
              <w:rPr>
                <w:rFonts w:cs="Arial"/>
                <w:sz w:val="22"/>
                <w:szCs w:val="22"/>
                <w:lang w:eastAsia="en-GB"/>
              </w:rPr>
            </w:pPr>
            <w:r w:rsidRPr="005A4FDC">
              <w:rPr>
                <w:rFonts w:cs="Arial"/>
                <w:sz w:val="22"/>
                <w:szCs w:val="22"/>
                <w:lang w:eastAsia="en-GB"/>
              </w:rPr>
              <w:t>£9,84</w:t>
            </w:r>
            <w:r w:rsidR="00E24D83">
              <w:rPr>
                <w:rFonts w:cs="Arial"/>
                <w:sz w:val="22"/>
                <w:szCs w:val="22"/>
                <w:lang w:eastAsia="en-GB"/>
              </w:rPr>
              <w:t>5</w:t>
            </w:r>
          </w:p>
        </w:tc>
        <w:tc>
          <w:tcPr>
            <w:tcW w:w="2603" w:type="dxa"/>
            <w:tcBorders>
              <w:top w:val="single" w:color="auto" w:sz="4" w:space="0"/>
              <w:left w:val="nil"/>
              <w:bottom w:val="single" w:color="auto" w:sz="4" w:space="0"/>
              <w:right w:val="single" w:color="auto" w:sz="4" w:space="0"/>
            </w:tcBorders>
            <w:shd w:val="clear" w:color="auto" w:fill="auto"/>
            <w:noWrap/>
            <w:vAlign w:val="center"/>
            <w:hideMark/>
          </w:tcPr>
          <w:p w:rsidRPr="00284BD6" w:rsidR="00BF3C38" w:rsidP="00BF3C38" w:rsidRDefault="00FC2B66" w14:paraId="3924C141" w14:textId="1B8DC33F">
            <w:pPr>
              <w:jc w:val="center"/>
              <w:rPr>
                <w:rFonts w:cs="Arial"/>
                <w:b/>
                <w:sz w:val="22"/>
                <w:szCs w:val="22"/>
                <w:lang w:eastAsia="en-GB"/>
              </w:rPr>
            </w:pPr>
            <w:r>
              <w:rPr>
                <w:rFonts w:cs="Arial"/>
                <w:b/>
                <w:sz w:val="22"/>
                <w:szCs w:val="22"/>
                <w:lang w:eastAsia="en-GB"/>
              </w:rPr>
              <w:t>-</w:t>
            </w:r>
          </w:p>
        </w:tc>
      </w:tr>
    </w:tbl>
    <w:bookmarkEnd w:id="109"/>
    <w:p w:rsidRPr="00451F33" w:rsidR="00554C21" w:rsidP="00554C21" w:rsidRDefault="00554C21" w14:paraId="481EE577" w14:textId="180853EA">
      <w:pPr>
        <w:spacing w:line="257" w:lineRule="auto"/>
        <w:jc w:val="both"/>
        <w:rPr>
          <w:rFonts w:cs="Arial"/>
          <w:bCs/>
          <w:sz w:val="22"/>
          <w:szCs w:val="22"/>
        </w:rPr>
      </w:pPr>
      <w:r w:rsidRPr="00451F33">
        <w:rPr>
          <w:rFonts w:cs="Arial"/>
          <w:bCs/>
          <w:sz w:val="22"/>
          <w:szCs w:val="22"/>
        </w:rPr>
        <w:t>Source: Defra</w:t>
      </w:r>
      <w:r w:rsidR="00641A00">
        <w:rPr>
          <w:rFonts w:cs="Arial"/>
          <w:bCs/>
          <w:sz w:val="22"/>
          <w:szCs w:val="22"/>
        </w:rPr>
        <w:t>’s</w:t>
      </w:r>
      <w:r w:rsidRPr="00451F33">
        <w:rPr>
          <w:rFonts w:cs="Arial"/>
          <w:bCs/>
          <w:sz w:val="22"/>
          <w:szCs w:val="22"/>
        </w:rPr>
        <w:t xml:space="preserve"> analysis </w:t>
      </w:r>
    </w:p>
    <w:p w:rsidRPr="00451F33" w:rsidR="00554C21" w:rsidP="00554C21" w:rsidRDefault="00554C21" w14:paraId="6455DC8C" w14:textId="77777777">
      <w:pPr>
        <w:spacing w:line="257" w:lineRule="auto"/>
        <w:jc w:val="both"/>
        <w:rPr>
          <w:rFonts w:cs="Arial"/>
          <w:b/>
        </w:rPr>
      </w:pPr>
    </w:p>
    <w:p w:rsidR="00836065" w:rsidP="00836065" w:rsidRDefault="00554C21" w14:paraId="5BEC3857" w14:textId="76FB4B6F">
      <w:pPr>
        <w:spacing w:line="257" w:lineRule="auto"/>
        <w:rPr>
          <w:rFonts w:eastAsia="Arial" w:cs="Arial"/>
          <w:b/>
        </w:rPr>
      </w:pPr>
      <w:r w:rsidRPr="00451F33">
        <w:rPr>
          <w:rFonts w:eastAsia="Arial" w:cs="Arial"/>
          <w:bCs/>
        </w:rPr>
        <w:t xml:space="preserve">Table </w:t>
      </w:r>
      <w:r>
        <w:rPr>
          <w:rFonts w:eastAsia="Arial" w:cs="Arial"/>
          <w:bCs/>
        </w:rPr>
        <w:t>1</w:t>
      </w:r>
      <w:r w:rsidR="00A65668">
        <w:rPr>
          <w:rFonts w:eastAsia="Arial" w:cs="Arial"/>
          <w:bCs/>
        </w:rPr>
        <w:t>8</w:t>
      </w:r>
      <w:r w:rsidRPr="00451F33">
        <w:rPr>
          <w:rFonts w:eastAsia="Arial" w:cs="Arial"/>
          <w:bCs/>
        </w:rPr>
        <w:t xml:space="preserve"> shows the summary of all the monetised costs and benefits associated with Option 1M. This option is a combination of Option </w:t>
      </w:r>
      <w:r w:rsidRPr="00451F33">
        <w:rPr>
          <w:rFonts w:eastAsia="Arial" w:cs="Arial"/>
          <w:bCs/>
          <w:i/>
          <w:iCs/>
        </w:rPr>
        <w:t>1hh</w:t>
      </w:r>
      <w:r w:rsidRPr="00451F33">
        <w:rPr>
          <w:rFonts w:eastAsia="Arial" w:cs="Arial"/>
          <w:bCs/>
        </w:rPr>
        <w:t xml:space="preserve"> and Option </w:t>
      </w:r>
      <w:r w:rsidRPr="00451F33">
        <w:rPr>
          <w:rFonts w:eastAsia="Arial" w:cs="Arial"/>
          <w:bCs/>
          <w:i/>
          <w:iCs/>
        </w:rPr>
        <w:t>1nhm</w:t>
      </w:r>
      <w:r w:rsidRPr="00451F33">
        <w:rPr>
          <w:rFonts w:eastAsia="Arial" w:cs="Arial"/>
          <w:bCs/>
        </w:rPr>
        <w:t xml:space="preserve">. </w:t>
      </w:r>
      <w:r w:rsidR="004D5FD7">
        <w:rPr>
          <w:rFonts w:eastAsia="Arial" w:cs="Arial"/>
          <w:bCs/>
        </w:rPr>
        <w:t>It’s NPV is</w:t>
      </w:r>
      <w:r w:rsidR="003D7A99">
        <w:rPr>
          <w:rFonts w:eastAsia="Arial" w:cs="Arial"/>
          <w:bCs/>
        </w:rPr>
        <w:t xml:space="preserve"> the third highest, at £5.8bn</w:t>
      </w:r>
      <w:bookmarkEnd w:id="103"/>
      <w:bookmarkEnd w:id="104"/>
      <w:bookmarkEnd w:id="105"/>
      <w:r w:rsidR="009D279E">
        <w:rPr>
          <w:rFonts w:eastAsia="Arial" w:cs="Arial"/>
          <w:bCs/>
        </w:rPr>
        <w:t>.</w:t>
      </w:r>
    </w:p>
    <w:p w:rsidR="00836065" w:rsidP="00836065" w:rsidRDefault="00836065" w14:paraId="58199145" w14:textId="77777777">
      <w:pPr>
        <w:rPr>
          <w:rFonts w:eastAsia="Arial" w:cs="Arial"/>
          <w:b/>
        </w:rPr>
      </w:pPr>
    </w:p>
    <w:p w:rsidR="007167D2" w:rsidP="00836065" w:rsidRDefault="007167D2" w14:paraId="6DCADDFA" w14:textId="0B30542A">
      <w:pPr>
        <w:rPr>
          <w:rFonts w:eastAsia="Arial" w:cs="Arial"/>
          <w:b/>
        </w:rPr>
      </w:pPr>
      <w:r w:rsidRPr="00A65668">
        <w:rPr>
          <w:rFonts w:eastAsia="Arial" w:cs="Arial"/>
          <w:b/>
        </w:rPr>
        <w:t>Table 18: Modelled net costs and benefits of municipal Option 1M, £ millions, 202</w:t>
      </w:r>
      <w:r w:rsidR="003C7332">
        <w:rPr>
          <w:rFonts w:eastAsia="Arial" w:cs="Arial"/>
          <w:b/>
        </w:rPr>
        <w:t>4</w:t>
      </w:r>
      <w:r w:rsidRPr="00A65668">
        <w:rPr>
          <w:rFonts w:eastAsia="Arial" w:cs="Arial"/>
          <w:b/>
        </w:rPr>
        <w:t xml:space="preserve"> to 2035 </w:t>
      </w:r>
    </w:p>
    <w:tbl>
      <w:tblPr>
        <w:tblW w:w="11477" w:type="dxa"/>
        <w:jc w:val="center"/>
        <w:tblLayout w:type="fixed"/>
        <w:tblLook w:val="04A0" w:firstRow="1" w:lastRow="0" w:firstColumn="1" w:lastColumn="0" w:noHBand="0" w:noVBand="1"/>
      </w:tblPr>
      <w:tblGrid>
        <w:gridCol w:w="704"/>
        <w:gridCol w:w="992"/>
        <w:gridCol w:w="1418"/>
        <w:gridCol w:w="992"/>
        <w:gridCol w:w="366"/>
        <w:gridCol w:w="1052"/>
        <w:gridCol w:w="1417"/>
        <w:gridCol w:w="1276"/>
        <w:gridCol w:w="850"/>
        <w:gridCol w:w="284"/>
        <w:gridCol w:w="1134"/>
        <w:gridCol w:w="992"/>
      </w:tblGrid>
      <w:tr w:rsidRPr="00E77428" w:rsidR="009A2F7A" w:rsidTr="009D7A11" w14:paraId="28CB8E65" w14:textId="77777777">
        <w:trPr>
          <w:trHeight w:val="1407"/>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9A2F7A" w:rsidP="00344813" w:rsidRDefault="009A2F7A" w14:paraId="1AB2BFF3" w14:textId="77777777">
            <w:pPr>
              <w:rPr>
                <w:rFonts w:cs="Arial"/>
                <w:color w:val="000000"/>
                <w:sz w:val="20"/>
                <w:szCs w:val="20"/>
                <w:lang w:eastAsia="en-GB"/>
              </w:rPr>
            </w:pPr>
            <w:r w:rsidRPr="00E77428">
              <w:rPr>
                <w:rFonts w:cs="Arial"/>
                <w:color w:val="000000"/>
                <w:sz w:val="20"/>
                <w:szCs w:val="20"/>
                <w:lang w:eastAsia="en-GB"/>
              </w:rPr>
              <w:t> </w:t>
            </w:r>
          </w:p>
        </w:tc>
        <w:tc>
          <w:tcPr>
            <w:tcW w:w="3402" w:type="dxa"/>
            <w:gridSpan w:val="3"/>
            <w:tcBorders>
              <w:top w:val="single" w:color="auto" w:sz="4" w:space="0"/>
              <w:left w:val="single" w:color="auto" w:sz="4" w:space="0"/>
              <w:bottom w:val="single" w:color="auto" w:sz="4" w:space="0"/>
              <w:right w:val="single" w:color="000000" w:themeColor="text1" w:sz="4" w:space="0"/>
            </w:tcBorders>
            <w:shd w:val="clear" w:color="auto" w:fill="auto"/>
            <w:noWrap/>
            <w:hideMark/>
          </w:tcPr>
          <w:p w:rsidRPr="00E77428" w:rsidR="009A2F7A" w:rsidP="00344813" w:rsidRDefault="009A2F7A" w14:paraId="567A9821" w14:textId="77777777">
            <w:pPr>
              <w:rPr>
                <w:rFonts w:cs="Arial"/>
                <w:color w:val="000000"/>
                <w:sz w:val="20"/>
                <w:szCs w:val="20"/>
                <w:lang w:eastAsia="en-GB"/>
              </w:rPr>
            </w:pPr>
            <w:r w:rsidRPr="00E77428">
              <w:rPr>
                <w:rFonts w:cs="Arial"/>
                <w:color w:val="000000"/>
                <w:sz w:val="20"/>
                <w:szCs w:val="20"/>
                <w:lang w:eastAsia="en-GB"/>
              </w:rPr>
              <w:t>Benefits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366" w:type="dxa"/>
            <w:tcBorders>
              <w:top w:val="single" w:color="auto" w:sz="4" w:space="0"/>
              <w:left w:val="nil"/>
              <w:bottom w:val="single" w:color="auto" w:sz="4" w:space="0"/>
              <w:right w:val="nil"/>
            </w:tcBorders>
          </w:tcPr>
          <w:p w:rsidRPr="00E77428" w:rsidR="009A2F7A" w:rsidP="00344813" w:rsidRDefault="009A2F7A" w14:paraId="0BC3FB7E" w14:textId="77777777">
            <w:pPr>
              <w:rPr>
                <w:rFonts w:cs="Arial"/>
                <w:color w:val="000000"/>
                <w:sz w:val="20"/>
                <w:szCs w:val="20"/>
                <w:lang w:eastAsia="en-GB"/>
              </w:rPr>
            </w:pPr>
          </w:p>
        </w:tc>
        <w:tc>
          <w:tcPr>
            <w:tcW w:w="4879" w:type="dxa"/>
            <w:gridSpan w:val="5"/>
            <w:tcBorders>
              <w:top w:val="single" w:color="auto" w:sz="4" w:space="0"/>
              <w:left w:val="nil"/>
              <w:bottom w:val="single" w:color="auto" w:sz="4" w:space="0"/>
              <w:right w:val="single" w:color="000000" w:themeColor="text1" w:sz="4" w:space="0"/>
            </w:tcBorders>
            <w:shd w:val="clear" w:color="auto" w:fill="auto"/>
            <w:noWrap/>
            <w:hideMark/>
          </w:tcPr>
          <w:p w:rsidRPr="00E77428" w:rsidR="009A2F7A" w:rsidP="00344813" w:rsidRDefault="009A2F7A" w14:paraId="382B1570" w14:textId="649D90AC">
            <w:pPr>
              <w:rPr>
                <w:rFonts w:cs="Arial"/>
                <w:color w:val="000000"/>
                <w:sz w:val="20"/>
                <w:szCs w:val="20"/>
                <w:lang w:eastAsia="en-GB"/>
              </w:rPr>
            </w:pPr>
            <w:r w:rsidRPr="00E77428">
              <w:rPr>
                <w:rFonts w:cs="Arial"/>
                <w:color w:val="000000"/>
                <w:sz w:val="20"/>
                <w:szCs w:val="20"/>
                <w:lang w:eastAsia="en-GB"/>
              </w:rPr>
              <w:t>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1134" w:type="dxa"/>
            <w:vMerge w:val="restart"/>
            <w:tcBorders>
              <w:top w:val="single" w:color="auto" w:sz="4" w:space="0"/>
              <w:left w:val="single" w:color="auto" w:sz="4" w:space="0"/>
              <w:right w:val="single" w:color="auto" w:sz="4" w:space="0"/>
            </w:tcBorders>
            <w:shd w:val="clear" w:color="auto" w:fill="auto"/>
            <w:hideMark/>
          </w:tcPr>
          <w:p w:rsidR="009A2F7A" w:rsidP="006F77CF" w:rsidRDefault="009A2F7A" w14:paraId="19C4A5A7" w14:textId="77777777">
            <w:pPr>
              <w:jc w:val="center"/>
              <w:rPr>
                <w:rFonts w:cs="Arial"/>
                <w:b/>
                <w:bCs/>
                <w:color w:val="000000"/>
                <w:sz w:val="20"/>
                <w:szCs w:val="20"/>
                <w:lang w:eastAsia="en-GB"/>
              </w:rPr>
            </w:pPr>
          </w:p>
          <w:p w:rsidR="009A2F7A" w:rsidP="006F77CF" w:rsidRDefault="009A2F7A" w14:paraId="0D712F9B" w14:textId="77777777">
            <w:pPr>
              <w:rPr>
                <w:rFonts w:cs="Arial"/>
                <w:b/>
                <w:bCs/>
                <w:color w:val="000000"/>
                <w:sz w:val="20"/>
                <w:szCs w:val="20"/>
                <w:lang w:eastAsia="en-GB"/>
              </w:rPr>
            </w:pPr>
          </w:p>
          <w:p w:rsidR="009A2F7A" w:rsidP="006F77CF" w:rsidRDefault="009A2F7A" w14:paraId="7DEDCE8C" w14:textId="77777777">
            <w:pPr>
              <w:rPr>
                <w:rFonts w:cs="Arial"/>
                <w:b/>
                <w:bCs/>
                <w:color w:val="000000"/>
                <w:sz w:val="20"/>
                <w:szCs w:val="20"/>
                <w:lang w:eastAsia="en-GB"/>
              </w:rPr>
            </w:pPr>
          </w:p>
          <w:p w:rsidR="009A2F7A" w:rsidP="006F77CF" w:rsidRDefault="009A2F7A" w14:paraId="2253FD22" w14:textId="77777777">
            <w:pPr>
              <w:rPr>
                <w:rFonts w:cs="Arial"/>
                <w:b/>
                <w:bCs/>
                <w:color w:val="000000"/>
                <w:sz w:val="20"/>
                <w:szCs w:val="20"/>
                <w:lang w:eastAsia="en-GB"/>
              </w:rPr>
            </w:pPr>
          </w:p>
          <w:p w:rsidRPr="00E77428" w:rsidR="009A2F7A" w:rsidP="006F77CF" w:rsidRDefault="009A2F7A" w14:paraId="36ECB4C1" w14:textId="2719C2D4">
            <w:pPr>
              <w:rPr>
                <w:rFonts w:cs="Arial"/>
                <w:b/>
                <w:bCs/>
                <w:color w:val="000000"/>
                <w:sz w:val="20"/>
                <w:szCs w:val="20"/>
                <w:lang w:eastAsia="en-GB"/>
              </w:rPr>
            </w:pPr>
            <w:r w:rsidRPr="00E77428">
              <w:rPr>
                <w:rFonts w:cs="Arial"/>
                <w:b/>
                <w:bCs/>
                <w:color w:val="000000"/>
                <w:sz w:val="20"/>
                <w:szCs w:val="20"/>
                <w:lang w:eastAsia="en-GB"/>
              </w:rPr>
              <w:t>Total net costs (-) /savings (+)</w:t>
            </w:r>
          </w:p>
          <w:p w:rsidR="009A2F7A" w:rsidP="006F77CF" w:rsidRDefault="009A2F7A" w14:paraId="15217083" w14:textId="77777777">
            <w:pPr>
              <w:rPr>
                <w:rFonts w:cs="Arial"/>
                <w:b/>
                <w:bCs/>
                <w:color w:val="000000"/>
                <w:sz w:val="20"/>
                <w:szCs w:val="20"/>
                <w:lang w:eastAsia="en-GB"/>
              </w:rPr>
            </w:pPr>
          </w:p>
        </w:tc>
        <w:tc>
          <w:tcPr>
            <w:tcW w:w="992" w:type="dxa"/>
            <w:vMerge w:val="restart"/>
            <w:tcBorders>
              <w:top w:val="single" w:color="auto" w:sz="4" w:space="0"/>
              <w:left w:val="single" w:color="auto" w:sz="4" w:space="0"/>
              <w:right w:val="single" w:color="auto" w:sz="4" w:space="0"/>
            </w:tcBorders>
            <w:shd w:val="clear" w:color="auto" w:fill="auto"/>
          </w:tcPr>
          <w:p w:rsidR="009A2F7A" w:rsidP="00AA06D9" w:rsidRDefault="009A2F7A" w14:paraId="11A072E4" w14:textId="77777777">
            <w:pPr>
              <w:rPr>
                <w:rFonts w:cs="Arial"/>
                <w:b/>
                <w:bCs/>
                <w:color w:val="000000"/>
                <w:sz w:val="20"/>
                <w:szCs w:val="20"/>
                <w:lang w:eastAsia="en-GB"/>
              </w:rPr>
            </w:pPr>
          </w:p>
          <w:p w:rsidR="009A2F7A" w:rsidP="00350ED6" w:rsidRDefault="009A2F7A" w14:paraId="50D5B447" w14:textId="77777777">
            <w:pPr>
              <w:rPr>
                <w:rFonts w:cs="Arial"/>
                <w:b/>
                <w:bCs/>
                <w:color w:val="000000"/>
                <w:sz w:val="20"/>
                <w:szCs w:val="20"/>
                <w:lang w:eastAsia="en-GB"/>
              </w:rPr>
            </w:pPr>
          </w:p>
          <w:p w:rsidR="009A2F7A" w:rsidP="00350ED6" w:rsidRDefault="009A2F7A" w14:paraId="79656FF6" w14:textId="77777777">
            <w:pPr>
              <w:rPr>
                <w:rFonts w:cs="Arial"/>
                <w:b/>
                <w:bCs/>
                <w:color w:val="000000"/>
                <w:sz w:val="20"/>
                <w:szCs w:val="20"/>
                <w:lang w:eastAsia="en-GB"/>
              </w:rPr>
            </w:pPr>
          </w:p>
          <w:p w:rsidRPr="006F77CF" w:rsidR="009A2F7A" w:rsidP="00350ED6" w:rsidRDefault="009A2F7A" w14:paraId="6B3D46A1" w14:textId="3171E4DB">
            <w:pPr>
              <w:rPr>
                <w:rFonts w:cs="Arial"/>
                <w:b/>
                <w:bCs/>
                <w:color w:val="000000"/>
                <w:sz w:val="20"/>
                <w:szCs w:val="20"/>
                <w:lang w:eastAsia="en-GB"/>
              </w:rPr>
            </w:pPr>
            <w:r w:rsidRPr="00E77428">
              <w:rPr>
                <w:rFonts w:cs="Arial"/>
                <w:b/>
                <w:bCs/>
                <w:color w:val="000000"/>
                <w:sz w:val="20"/>
                <w:szCs w:val="20"/>
                <w:lang w:eastAsia="en-GB"/>
              </w:rPr>
              <w:t>Net present value costs (-) / savings (+)</w:t>
            </w:r>
          </w:p>
        </w:tc>
      </w:tr>
      <w:tr w:rsidRPr="00E77428" w:rsidR="00FC64F7" w:rsidTr="009D7A11" w14:paraId="45A34868" w14:textId="77777777">
        <w:trPr>
          <w:trHeight w:val="1330"/>
          <w:jc w:val="center"/>
        </w:trPr>
        <w:tc>
          <w:tcPr>
            <w:tcW w:w="704" w:type="dxa"/>
            <w:tcBorders>
              <w:top w:val="nil"/>
              <w:left w:val="single" w:color="auto" w:sz="4" w:space="0"/>
              <w:bottom w:val="single" w:color="auto" w:sz="4" w:space="0"/>
              <w:right w:val="nil"/>
            </w:tcBorders>
            <w:shd w:val="clear" w:color="auto" w:fill="auto"/>
            <w:noWrap/>
            <w:vAlign w:val="bottom"/>
            <w:hideMark/>
          </w:tcPr>
          <w:p w:rsidRPr="00E77428" w:rsidR="009A2F7A" w:rsidP="00CC79F6" w:rsidRDefault="009A2F7A" w14:paraId="24226E91"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hideMark/>
          </w:tcPr>
          <w:p w:rsidRPr="00E77428" w:rsidR="009A2F7A" w:rsidP="00CC79F6" w:rsidRDefault="009A2F7A" w14:paraId="57F87B27" w14:textId="77777777">
            <w:pPr>
              <w:rPr>
                <w:rFonts w:cs="Arial"/>
                <w:color w:val="000000"/>
                <w:sz w:val="20"/>
                <w:szCs w:val="20"/>
                <w:lang w:eastAsia="en-GB"/>
              </w:rPr>
            </w:pPr>
            <w:r w:rsidRPr="00E77428">
              <w:rPr>
                <w:rFonts w:cs="Arial"/>
                <w:color w:val="000000"/>
                <w:sz w:val="20"/>
                <w:szCs w:val="20"/>
                <w:lang w:eastAsia="en-GB"/>
              </w:rPr>
              <w:t>HH's: savings from free garden waste</w:t>
            </w:r>
          </w:p>
        </w:tc>
        <w:tc>
          <w:tcPr>
            <w:tcW w:w="1418" w:type="dxa"/>
            <w:tcBorders>
              <w:top w:val="nil"/>
              <w:left w:val="nil"/>
              <w:bottom w:val="single" w:color="auto" w:sz="4" w:space="0"/>
              <w:right w:val="nil"/>
            </w:tcBorders>
            <w:shd w:val="clear" w:color="auto" w:fill="auto"/>
            <w:hideMark/>
          </w:tcPr>
          <w:p w:rsidRPr="00E77428" w:rsidR="009A2F7A" w:rsidP="00CC79F6" w:rsidRDefault="009A2F7A" w14:paraId="72997622" w14:textId="630B3A30">
            <w:pPr>
              <w:rPr>
                <w:rFonts w:cs="Arial"/>
                <w:color w:val="000000"/>
                <w:sz w:val="20"/>
                <w:szCs w:val="20"/>
                <w:lang w:eastAsia="en-GB"/>
              </w:rPr>
            </w:pPr>
            <w:r w:rsidRPr="00E77428">
              <w:rPr>
                <w:rFonts w:cs="Arial"/>
                <w:color w:val="000000"/>
                <w:sz w:val="20"/>
                <w:szCs w:val="20"/>
                <w:lang w:eastAsia="en-GB"/>
              </w:rPr>
              <w:t xml:space="preserve">Greenhouse gas emission savings </w:t>
            </w:r>
          </w:p>
        </w:tc>
        <w:tc>
          <w:tcPr>
            <w:tcW w:w="992" w:type="dxa"/>
            <w:tcBorders>
              <w:top w:val="nil"/>
              <w:left w:val="nil"/>
              <w:bottom w:val="single" w:color="auto" w:sz="4" w:space="0"/>
              <w:right w:val="single" w:color="auto" w:sz="4" w:space="0"/>
            </w:tcBorders>
            <w:shd w:val="clear" w:color="auto" w:fill="auto"/>
            <w:hideMark/>
          </w:tcPr>
          <w:p w:rsidRPr="00E77428" w:rsidR="009A2F7A" w:rsidP="00CC79F6" w:rsidRDefault="009A2F7A" w14:paraId="0455F6EF" w14:textId="77777777">
            <w:pPr>
              <w:rPr>
                <w:rFonts w:cs="Arial"/>
                <w:color w:val="000000"/>
                <w:sz w:val="20"/>
                <w:szCs w:val="20"/>
                <w:lang w:eastAsia="en-GB"/>
              </w:rPr>
            </w:pPr>
            <w:r w:rsidRPr="00E77428">
              <w:rPr>
                <w:rFonts w:cs="Arial"/>
                <w:color w:val="000000"/>
                <w:sz w:val="20"/>
                <w:szCs w:val="20"/>
                <w:lang w:eastAsia="en-GB"/>
              </w:rPr>
              <w:t>Landfill tax revenue losses</w:t>
            </w:r>
          </w:p>
        </w:tc>
        <w:tc>
          <w:tcPr>
            <w:tcW w:w="1418" w:type="dxa"/>
            <w:gridSpan w:val="2"/>
            <w:tcBorders>
              <w:top w:val="nil"/>
              <w:left w:val="nil"/>
              <w:bottom w:val="single" w:color="auto" w:sz="4" w:space="0"/>
              <w:right w:val="nil"/>
            </w:tcBorders>
            <w:shd w:val="clear" w:color="auto" w:fill="auto"/>
            <w:hideMark/>
          </w:tcPr>
          <w:p w:rsidRPr="00E77428" w:rsidR="009A2F7A" w:rsidP="00CC79F6" w:rsidRDefault="009A2F7A" w14:paraId="70EED69C" w14:textId="77777777">
            <w:pPr>
              <w:rPr>
                <w:rFonts w:cs="Arial"/>
                <w:color w:val="000000"/>
                <w:sz w:val="20"/>
                <w:szCs w:val="20"/>
                <w:lang w:eastAsia="en-GB"/>
              </w:rPr>
            </w:pPr>
            <w:r w:rsidRPr="00E77428">
              <w:rPr>
                <w:rFonts w:cs="Arial"/>
                <w:color w:val="000000"/>
                <w:sz w:val="20"/>
                <w:szCs w:val="20"/>
                <w:lang w:eastAsia="en-GB"/>
              </w:rPr>
              <w:t>NHM: Waste management cost</w:t>
            </w:r>
            <w:r w:rsidRPr="00E77428">
              <w:rPr>
                <w:rStyle w:val="FootnoteReference"/>
                <w:rFonts w:cs="Arial"/>
                <w:color w:val="000000"/>
                <w:sz w:val="20"/>
                <w:szCs w:val="20"/>
                <w:lang w:eastAsia="en-GB"/>
              </w:rPr>
              <w:footnoteReference w:id="268"/>
            </w:r>
          </w:p>
        </w:tc>
        <w:tc>
          <w:tcPr>
            <w:tcW w:w="1417" w:type="dxa"/>
            <w:tcBorders>
              <w:top w:val="nil"/>
              <w:left w:val="nil"/>
              <w:bottom w:val="single" w:color="auto" w:sz="4" w:space="0"/>
              <w:right w:val="nil"/>
            </w:tcBorders>
            <w:shd w:val="clear" w:color="auto" w:fill="auto"/>
            <w:hideMark/>
          </w:tcPr>
          <w:p w:rsidRPr="00E77428" w:rsidR="009A2F7A" w:rsidP="00CC79F6" w:rsidRDefault="009A2F7A" w14:paraId="15AC09D2" w14:textId="77777777">
            <w:pPr>
              <w:rPr>
                <w:rFonts w:cs="Arial"/>
                <w:color w:val="000000"/>
                <w:sz w:val="20"/>
                <w:szCs w:val="20"/>
                <w:lang w:eastAsia="en-GB"/>
              </w:rPr>
            </w:pPr>
            <w:r w:rsidRPr="00E77428">
              <w:rPr>
                <w:rFonts w:cs="Arial"/>
                <w:color w:val="000000"/>
                <w:sz w:val="20"/>
                <w:szCs w:val="20"/>
                <w:lang w:eastAsia="en-GB"/>
              </w:rPr>
              <w:t>LA's: Waste management cost</w:t>
            </w:r>
            <w:r w:rsidRPr="00E77428">
              <w:rPr>
                <w:rStyle w:val="FootnoteReference"/>
                <w:rFonts w:cs="Arial"/>
                <w:color w:val="000000"/>
                <w:sz w:val="20"/>
                <w:szCs w:val="20"/>
                <w:lang w:eastAsia="en-GB"/>
              </w:rPr>
              <w:footnoteReference w:id="269"/>
            </w:r>
          </w:p>
        </w:tc>
        <w:tc>
          <w:tcPr>
            <w:tcW w:w="1276" w:type="dxa"/>
            <w:tcBorders>
              <w:top w:val="nil"/>
              <w:left w:val="nil"/>
              <w:bottom w:val="single" w:color="auto" w:sz="4" w:space="0"/>
              <w:right w:val="nil"/>
            </w:tcBorders>
            <w:shd w:val="clear" w:color="auto" w:fill="auto"/>
            <w:hideMark/>
          </w:tcPr>
          <w:p w:rsidRPr="00E77428" w:rsidR="009A2F7A" w:rsidP="00CC79F6" w:rsidRDefault="009A2F7A" w14:paraId="04018D8B" w14:textId="77777777">
            <w:pPr>
              <w:rPr>
                <w:rFonts w:cs="Arial"/>
                <w:color w:val="000000"/>
                <w:sz w:val="20"/>
                <w:szCs w:val="20"/>
                <w:lang w:eastAsia="en-GB"/>
              </w:rPr>
            </w:pPr>
            <w:r w:rsidRPr="00E77428">
              <w:rPr>
                <w:rFonts w:cs="Arial"/>
                <w:color w:val="000000"/>
                <w:sz w:val="20"/>
                <w:szCs w:val="20"/>
              </w:rPr>
              <w:t>Policy costs to government</w:t>
            </w:r>
          </w:p>
        </w:tc>
        <w:tc>
          <w:tcPr>
            <w:tcW w:w="850" w:type="dxa"/>
            <w:tcBorders>
              <w:top w:val="single" w:color="auto" w:sz="4" w:space="0"/>
              <w:left w:val="nil"/>
              <w:bottom w:val="single" w:color="auto" w:sz="4" w:space="0"/>
              <w:right w:val="nil"/>
            </w:tcBorders>
          </w:tcPr>
          <w:p w:rsidR="009A2F7A" w:rsidP="00CC79F6" w:rsidRDefault="009A2F7A" w14:paraId="6880012E" w14:textId="2E3A5723">
            <w:pPr>
              <w:rPr>
                <w:rFonts w:cs="Arial"/>
                <w:color w:val="000000"/>
                <w:sz w:val="20"/>
                <w:szCs w:val="20"/>
                <w:lang w:eastAsia="en-GB"/>
              </w:rPr>
            </w:pPr>
            <w:r>
              <w:rPr>
                <w:rFonts w:cs="Arial"/>
                <w:color w:val="000000"/>
                <w:sz w:val="20"/>
                <w:szCs w:val="20"/>
                <w:lang w:eastAsia="en-GB"/>
              </w:rPr>
              <w:t>Policy Costs: TEEP</w:t>
            </w:r>
          </w:p>
        </w:tc>
        <w:tc>
          <w:tcPr>
            <w:tcW w:w="284" w:type="dxa"/>
            <w:tcBorders>
              <w:top w:val="single" w:color="auto" w:sz="4" w:space="0"/>
              <w:left w:val="nil"/>
              <w:bottom w:val="single" w:color="auto" w:sz="4" w:space="0"/>
              <w:right w:val="single" w:color="auto" w:sz="4" w:space="0"/>
            </w:tcBorders>
            <w:shd w:val="clear" w:color="auto" w:fill="auto"/>
          </w:tcPr>
          <w:p w:rsidRPr="00E77428" w:rsidR="009A2F7A" w:rsidP="00CC79F6" w:rsidRDefault="009A2F7A" w14:paraId="4A9FAF37" w14:textId="08957396">
            <w:pPr>
              <w:rPr>
                <w:rFonts w:cs="Arial"/>
                <w:color w:val="000000"/>
                <w:sz w:val="20"/>
                <w:szCs w:val="20"/>
                <w:lang w:eastAsia="en-GB"/>
              </w:rPr>
            </w:pPr>
          </w:p>
        </w:tc>
        <w:tc>
          <w:tcPr>
            <w:tcW w:w="1134" w:type="dxa"/>
            <w:vMerge/>
            <w:tcBorders>
              <w:left w:val="single" w:color="auto" w:sz="4" w:space="0"/>
              <w:right w:val="single" w:color="auto" w:sz="4" w:space="0"/>
            </w:tcBorders>
            <w:hideMark/>
          </w:tcPr>
          <w:p w:rsidRPr="00E77428" w:rsidR="009A2F7A" w:rsidP="00CC79F6" w:rsidRDefault="009A2F7A" w14:paraId="49B6DA9F" w14:textId="77777777">
            <w:pPr>
              <w:rPr>
                <w:rFonts w:cs="Arial"/>
                <w:b/>
                <w:bCs/>
                <w:color w:val="000000"/>
                <w:sz w:val="20"/>
                <w:szCs w:val="20"/>
                <w:lang w:eastAsia="en-GB"/>
              </w:rPr>
            </w:pPr>
          </w:p>
        </w:tc>
        <w:tc>
          <w:tcPr>
            <w:tcW w:w="992" w:type="dxa"/>
            <w:vMerge/>
            <w:tcBorders>
              <w:left w:val="single" w:color="auto" w:sz="4" w:space="0"/>
              <w:right w:val="single" w:color="auto" w:sz="4" w:space="0"/>
            </w:tcBorders>
          </w:tcPr>
          <w:p w:rsidRPr="00E77428" w:rsidR="009A2F7A" w:rsidP="00CC79F6" w:rsidRDefault="009A2F7A" w14:paraId="1E51DD4B" w14:textId="7FE68630">
            <w:pPr>
              <w:rPr>
                <w:rFonts w:cs="Arial"/>
                <w:b/>
                <w:bCs/>
                <w:color w:val="000000"/>
                <w:sz w:val="20"/>
                <w:szCs w:val="20"/>
                <w:lang w:eastAsia="en-GB"/>
              </w:rPr>
            </w:pPr>
          </w:p>
        </w:tc>
      </w:tr>
      <w:tr w:rsidRPr="00E77428" w:rsidR="00FC64F7" w:rsidTr="009D7A11" w14:paraId="2A99A693" w14:textId="77777777">
        <w:trPr>
          <w:trHeight w:val="270"/>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CC79F6" w:rsidP="00CC79F6" w:rsidRDefault="00CC79F6" w14:paraId="52623D64" w14:textId="77777777">
            <w:pPr>
              <w:jc w:val="right"/>
              <w:rPr>
                <w:rFonts w:cs="Arial"/>
                <w:color w:val="000000"/>
                <w:sz w:val="20"/>
                <w:szCs w:val="20"/>
                <w:lang w:eastAsia="en-GB"/>
              </w:rPr>
            </w:pPr>
            <w:r w:rsidRPr="00E77428">
              <w:rPr>
                <w:rFonts w:cs="Arial"/>
                <w:color w:val="000000"/>
                <w:sz w:val="20"/>
                <w:szCs w:val="20"/>
                <w:lang w:eastAsia="en-GB"/>
              </w:rPr>
              <w:t>2024</w:t>
            </w:r>
          </w:p>
        </w:tc>
        <w:tc>
          <w:tcPr>
            <w:tcW w:w="992" w:type="dxa"/>
            <w:tcBorders>
              <w:top w:val="single" w:color="auto" w:sz="4" w:space="0"/>
              <w:left w:val="single" w:color="auto" w:sz="4" w:space="0"/>
              <w:bottom w:val="nil"/>
              <w:right w:val="nil"/>
            </w:tcBorders>
            <w:shd w:val="clear" w:color="auto" w:fill="auto"/>
            <w:noWrap/>
            <w:vAlign w:val="bottom"/>
          </w:tcPr>
          <w:p w:rsidRPr="00E77428" w:rsidR="00CC79F6" w:rsidP="00CC79F6" w:rsidRDefault="00CC79F6" w14:paraId="1DD9FF78" w14:textId="26EAC3EF">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tcPr>
          <w:p w:rsidRPr="00E77428" w:rsidR="00CC79F6" w:rsidP="00CC79F6" w:rsidRDefault="00CC79F6" w14:paraId="4F2A65C6" w14:textId="176B753A">
            <w:pPr>
              <w:jc w:val="right"/>
              <w:rPr>
                <w:rFonts w:cs="Arial"/>
                <w:color w:val="000000"/>
                <w:sz w:val="20"/>
                <w:szCs w:val="20"/>
                <w:lang w:eastAsia="en-GB"/>
              </w:rPr>
            </w:pPr>
            <w:r>
              <w:rPr>
                <w:rFonts w:cs="Arial"/>
                <w:color w:val="000000"/>
                <w:sz w:val="20"/>
                <w:szCs w:val="20"/>
              </w:rPr>
              <w:t>£0</w:t>
            </w:r>
          </w:p>
        </w:tc>
        <w:tc>
          <w:tcPr>
            <w:tcW w:w="992" w:type="dxa"/>
            <w:tcBorders>
              <w:top w:val="single" w:color="auto" w:sz="4" w:space="0"/>
              <w:left w:val="nil"/>
              <w:bottom w:val="nil"/>
              <w:right w:val="single" w:color="auto" w:sz="4" w:space="0"/>
            </w:tcBorders>
            <w:shd w:val="clear" w:color="auto" w:fill="auto"/>
            <w:noWrap/>
            <w:vAlign w:val="bottom"/>
          </w:tcPr>
          <w:p w:rsidRPr="00E77428" w:rsidR="00CC79F6" w:rsidP="00CC79F6" w:rsidRDefault="00CC79F6" w14:paraId="288F4C33" w14:textId="107CFDE7">
            <w:pPr>
              <w:jc w:val="right"/>
              <w:rPr>
                <w:rFonts w:cs="Arial"/>
                <w:color w:val="000000"/>
                <w:sz w:val="20"/>
                <w:szCs w:val="20"/>
                <w:lang w:eastAsia="en-GB"/>
              </w:rPr>
            </w:pPr>
            <w:r>
              <w:rPr>
                <w:rFonts w:cs="Arial"/>
                <w:color w:val="000000"/>
                <w:sz w:val="20"/>
                <w:szCs w:val="20"/>
              </w:rPr>
              <w:t>£0</w:t>
            </w:r>
          </w:p>
        </w:tc>
        <w:tc>
          <w:tcPr>
            <w:tcW w:w="1418" w:type="dxa"/>
            <w:gridSpan w:val="2"/>
            <w:tcBorders>
              <w:top w:val="single" w:color="auto" w:sz="4" w:space="0"/>
              <w:left w:val="nil"/>
              <w:bottom w:val="nil"/>
              <w:right w:val="nil"/>
            </w:tcBorders>
            <w:shd w:val="clear" w:color="auto" w:fill="auto"/>
            <w:noWrap/>
            <w:vAlign w:val="bottom"/>
          </w:tcPr>
          <w:p w:rsidRPr="00E77428" w:rsidR="00CC79F6" w:rsidP="00CC79F6" w:rsidRDefault="00CC79F6" w14:paraId="1C6B1041" w14:textId="58922E18">
            <w:pPr>
              <w:jc w:val="right"/>
              <w:rPr>
                <w:rFonts w:cs="Arial"/>
                <w:color w:val="000000"/>
                <w:sz w:val="20"/>
                <w:szCs w:val="20"/>
                <w:lang w:eastAsia="en-GB"/>
              </w:rPr>
            </w:pPr>
            <w:r>
              <w:rPr>
                <w:rFonts w:cs="Arial"/>
                <w:color w:val="000000"/>
                <w:sz w:val="20"/>
                <w:szCs w:val="20"/>
              </w:rPr>
              <w:t>£110</w:t>
            </w:r>
          </w:p>
        </w:tc>
        <w:tc>
          <w:tcPr>
            <w:tcW w:w="1417" w:type="dxa"/>
            <w:tcBorders>
              <w:top w:val="single" w:color="auto" w:sz="4" w:space="0"/>
              <w:left w:val="nil"/>
              <w:bottom w:val="nil"/>
              <w:right w:val="nil"/>
            </w:tcBorders>
            <w:shd w:val="clear" w:color="auto" w:fill="auto"/>
            <w:noWrap/>
            <w:vAlign w:val="bottom"/>
          </w:tcPr>
          <w:p w:rsidRPr="00E77428" w:rsidR="00CC79F6" w:rsidP="00CC79F6" w:rsidRDefault="00CC79F6" w14:paraId="525B4B47" w14:textId="585874FE">
            <w:pPr>
              <w:jc w:val="right"/>
              <w:rPr>
                <w:rFonts w:cs="Arial"/>
                <w:color w:val="000000"/>
                <w:sz w:val="20"/>
                <w:szCs w:val="20"/>
                <w:lang w:eastAsia="en-GB"/>
              </w:rPr>
            </w:pPr>
            <w:r>
              <w:rPr>
                <w:rFonts w:cs="Arial"/>
                <w:color w:val="000000"/>
                <w:sz w:val="20"/>
                <w:szCs w:val="20"/>
              </w:rPr>
              <w:t>£0</w:t>
            </w:r>
          </w:p>
        </w:tc>
        <w:tc>
          <w:tcPr>
            <w:tcW w:w="1276" w:type="dxa"/>
            <w:tcBorders>
              <w:top w:val="single" w:color="auto" w:sz="4" w:space="0"/>
              <w:left w:val="nil"/>
              <w:bottom w:val="nil"/>
              <w:right w:val="nil"/>
            </w:tcBorders>
            <w:shd w:val="clear" w:color="auto" w:fill="auto"/>
            <w:noWrap/>
            <w:vAlign w:val="bottom"/>
          </w:tcPr>
          <w:p w:rsidRPr="00E77428" w:rsidR="00CC79F6" w:rsidP="00CC79F6" w:rsidRDefault="00CC79F6" w14:paraId="1363CF71" w14:textId="3B72F088">
            <w:pPr>
              <w:jc w:val="right"/>
              <w:rPr>
                <w:rFonts w:cs="Arial"/>
                <w:color w:val="000000"/>
                <w:sz w:val="20"/>
                <w:szCs w:val="20"/>
                <w:lang w:eastAsia="en-GB"/>
              </w:rPr>
            </w:pPr>
            <w:r>
              <w:rPr>
                <w:rFonts w:cs="Arial"/>
                <w:color w:val="000000"/>
                <w:sz w:val="20"/>
                <w:szCs w:val="20"/>
              </w:rPr>
              <w:t>£</w:t>
            </w:r>
            <w:r w:rsidR="007B62EA">
              <w:rPr>
                <w:rFonts w:cs="Arial"/>
                <w:color w:val="000000"/>
                <w:sz w:val="20"/>
                <w:szCs w:val="20"/>
              </w:rPr>
              <w:t>6</w:t>
            </w:r>
          </w:p>
        </w:tc>
        <w:tc>
          <w:tcPr>
            <w:tcW w:w="850" w:type="dxa"/>
            <w:tcBorders>
              <w:top w:val="nil"/>
              <w:left w:val="nil"/>
              <w:right w:val="nil"/>
            </w:tcBorders>
            <w:shd w:val="clear" w:color="auto" w:fill="auto"/>
          </w:tcPr>
          <w:p w:rsidR="00632F40" w:rsidP="00CC79F6" w:rsidRDefault="00632F40" w14:paraId="7FC4364F" w14:textId="3F9D11D7">
            <w:pPr>
              <w:jc w:val="right"/>
              <w:rPr>
                <w:rFonts w:cs="Arial"/>
                <w:color w:val="000000"/>
                <w:sz w:val="20"/>
                <w:szCs w:val="20"/>
              </w:rPr>
            </w:pPr>
            <w:r>
              <w:rPr>
                <w:rFonts w:cs="Arial"/>
                <w:color w:val="000000"/>
                <w:sz w:val="20"/>
                <w:szCs w:val="20"/>
              </w:rPr>
              <w:t>£1</w:t>
            </w:r>
          </w:p>
        </w:tc>
        <w:tc>
          <w:tcPr>
            <w:tcW w:w="284" w:type="dxa"/>
            <w:tcBorders>
              <w:top w:val="nil"/>
              <w:left w:val="nil"/>
              <w:right w:val="single" w:color="auto" w:sz="4" w:space="0"/>
            </w:tcBorders>
            <w:shd w:val="clear" w:color="auto" w:fill="auto"/>
            <w:noWrap/>
            <w:vAlign w:val="bottom"/>
          </w:tcPr>
          <w:p w:rsidRPr="00E77428" w:rsidR="00CC79F6" w:rsidP="00CC79F6" w:rsidRDefault="00CC79F6" w14:paraId="7719E40F" w14:textId="3BF2F74A">
            <w:pPr>
              <w:jc w:val="right"/>
              <w:rPr>
                <w:rFonts w:cs="Arial"/>
                <w:color w:val="000000"/>
                <w:sz w:val="20"/>
                <w:szCs w:val="20"/>
                <w:lang w:eastAsia="en-GB"/>
              </w:rPr>
            </w:pPr>
          </w:p>
        </w:tc>
        <w:tc>
          <w:tcPr>
            <w:tcW w:w="1134" w:type="dxa"/>
            <w:tcBorders>
              <w:top w:val="single" w:color="auto" w:sz="4" w:space="0"/>
              <w:left w:val="nil"/>
              <w:bottom w:val="nil"/>
              <w:right w:val="single" w:color="auto" w:sz="4" w:space="0"/>
            </w:tcBorders>
            <w:shd w:val="clear" w:color="auto" w:fill="auto"/>
            <w:noWrap/>
            <w:vAlign w:val="bottom"/>
          </w:tcPr>
          <w:p w:rsidRPr="00E77428" w:rsidR="00CC79F6" w:rsidP="00CC79F6" w:rsidRDefault="00CC79F6" w14:paraId="374F14A0" w14:textId="438275F6">
            <w:pPr>
              <w:jc w:val="right"/>
              <w:rPr>
                <w:rFonts w:cs="Arial"/>
                <w:b/>
                <w:bCs/>
                <w:color w:val="000000"/>
                <w:sz w:val="20"/>
                <w:szCs w:val="20"/>
                <w:lang w:eastAsia="en-GB"/>
              </w:rPr>
            </w:pPr>
            <w:r>
              <w:rPr>
                <w:rFonts w:cs="Arial"/>
                <w:b/>
                <w:bCs/>
                <w:color w:val="000000"/>
                <w:sz w:val="20"/>
                <w:szCs w:val="20"/>
              </w:rPr>
              <w:t>-£</w:t>
            </w:r>
            <w:r w:rsidR="00DF795F">
              <w:rPr>
                <w:rFonts w:cs="Arial"/>
                <w:b/>
                <w:bCs/>
                <w:color w:val="000000"/>
                <w:sz w:val="20"/>
                <w:szCs w:val="20"/>
              </w:rPr>
              <w:t>11</w:t>
            </w:r>
            <w:r w:rsidR="00963D27">
              <w:rPr>
                <w:rFonts w:cs="Arial"/>
                <w:b/>
                <w:bCs/>
                <w:color w:val="000000"/>
                <w:sz w:val="20"/>
                <w:szCs w:val="20"/>
              </w:rPr>
              <w:t>6</w:t>
            </w:r>
          </w:p>
        </w:tc>
        <w:tc>
          <w:tcPr>
            <w:tcW w:w="992" w:type="dxa"/>
            <w:tcBorders>
              <w:top w:val="single" w:color="auto" w:sz="4" w:space="0"/>
              <w:left w:val="nil"/>
              <w:bottom w:val="nil"/>
              <w:right w:val="single" w:color="auto" w:sz="4" w:space="0"/>
            </w:tcBorders>
            <w:noWrap/>
            <w:vAlign w:val="bottom"/>
          </w:tcPr>
          <w:p w:rsidRPr="00E77428" w:rsidR="00CC79F6" w:rsidP="00CC79F6" w:rsidRDefault="00CC79F6" w14:paraId="6FD71DA8" w14:textId="7EF42F10">
            <w:pPr>
              <w:jc w:val="center"/>
              <w:rPr>
                <w:rFonts w:cs="Arial"/>
                <w:b/>
                <w:bCs/>
                <w:color w:val="000000"/>
                <w:sz w:val="20"/>
                <w:szCs w:val="20"/>
                <w:lang w:eastAsia="en-GB"/>
              </w:rPr>
            </w:pPr>
            <w:r>
              <w:rPr>
                <w:rFonts w:cs="Arial"/>
                <w:b/>
                <w:bCs/>
                <w:color w:val="000000"/>
                <w:sz w:val="20"/>
                <w:szCs w:val="20"/>
              </w:rPr>
              <w:t>-£</w:t>
            </w:r>
            <w:r w:rsidR="00DF795F">
              <w:rPr>
                <w:rFonts w:cs="Arial"/>
                <w:b/>
                <w:bCs/>
                <w:color w:val="000000"/>
                <w:sz w:val="20"/>
                <w:szCs w:val="20"/>
              </w:rPr>
              <w:t>11</w:t>
            </w:r>
            <w:r w:rsidR="00963D27">
              <w:rPr>
                <w:rFonts w:cs="Arial"/>
                <w:b/>
                <w:bCs/>
                <w:color w:val="000000"/>
                <w:sz w:val="20"/>
                <w:szCs w:val="20"/>
              </w:rPr>
              <w:t>6</w:t>
            </w:r>
          </w:p>
        </w:tc>
      </w:tr>
      <w:tr w:rsidRPr="00E77428" w:rsidR="00FC64F7" w:rsidTr="009D7A11" w14:paraId="100FECBB" w14:textId="77777777">
        <w:trPr>
          <w:trHeight w:val="274"/>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639828A5" w14:textId="77777777">
            <w:pPr>
              <w:jc w:val="right"/>
              <w:rPr>
                <w:rFonts w:cs="Arial"/>
                <w:color w:val="000000"/>
                <w:sz w:val="20"/>
                <w:szCs w:val="20"/>
                <w:lang w:eastAsia="en-GB"/>
              </w:rPr>
            </w:pPr>
            <w:r w:rsidRPr="00E77428">
              <w:rPr>
                <w:rFonts w:cs="Arial"/>
                <w:color w:val="000000"/>
                <w:sz w:val="20"/>
                <w:szCs w:val="20"/>
                <w:lang w:eastAsia="en-GB"/>
              </w:rPr>
              <w:t>2025</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5F5C3A93" w14:textId="32017FDA">
            <w:pPr>
              <w:jc w:val="right"/>
              <w:rPr>
                <w:rFonts w:cs="Arial"/>
                <w:color w:val="000000"/>
                <w:sz w:val="20"/>
                <w:szCs w:val="20"/>
                <w:lang w:eastAsia="en-GB"/>
              </w:rPr>
            </w:pPr>
            <w:r>
              <w:rPr>
                <w:rFonts w:cs="Arial"/>
                <w:color w:val="000000"/>
                <w:sz w:val="20"/>
                <w:szCs w:val="20"/>
              </w:rPr>
              <w:t>£0</w:t>
            </w:r>
          </w:p>
        </w:tc>
        <w:tc>
          <w:tcPr>
            <w:tcW w:w="1418" w:type="dxa"/>
            <w:tcBorders>
              <w:top w:val="nil"/>
              <w:left w:val="nil"/>
              <w:bottom w:val="nil"/>
              <w:right w:val="nil"/>
            </w:tcBorders>
            <w:shd w:val="clear" w:color="auto" w:fill="auto"/>
            <w:noWrap/>
            <w:vAlign w:val="bottom"/>
          </w:tcPr>
          <w:p w:rsidRPr="00E77428" w:rsidR="00CC79F6" w:rsidP="00CC79F6" w:rsidRDefault="00CC79F6" w14:paraId="7040042C" w14:textId="7F9B0403">
            <w:pPr>
              <w:jc w:val="right"/>
              <w:rPr>
                <w:rFonts w:cs="Arial"/>
                <w:color w:val="000000"/>
                <w:sz w:val="20"/>
                <w:szCs w:val="20"/>
                <w:lang w:eastAsia="en-GB"/>
              </w:rPr>
            </w:pPr>
            <w:r>
              <w:rPr>
                <w:rFonts w:cs="Arial"/>
                <w:color w:val="000000"/>
                <w:sz w:val="20"/>
                <w:szCs w:val="20"/>
              </w:rPr>
              <w:t>£350</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62ED05F7" w14:textId="78F5EF9B">
            <w:pPr>
              <w:jc w:val="right"/>
              <w:rPr>
                <w:rFonts w:cs="Arial"/>
                <w:color w:val="000000"/>
                <w:sz w:val="20"/>
                <w:szCs w:val="20"/>
                <w:lang w:eastAsia="en-GB"/>
              </w:rPr>
            </w:pPr>
            <w:r>
              <w:rPr>
                <w:rFonts w:cs="Arial"/>
                <w:color w:val="000000"/>
                <w:sz w:val="20"/>
                <w:szCs w:val="20"/>
              </w:rPr>
              <w:t>-£301</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3A0AC9D8" w14:textId="00AB945E">
            <w:pPr>
              <w:jc w:val="right"/>
              <w:rPr>
                <w:rFonts w:cs="Arial"/>
                <w:color w:val="000000"/>
                <w:sz w:val="20"/>
                <w:szCs w:val="20"/>
                <w:lang w:eastAsia="en-GB"/>
              </w:rPr>
            </w:pPr>
            <w:r>
              <w:rPr>
                <w:rFonts w:cs="Arial"/>
                <w:color w:val="000000"/>
                <w:sz w:val="20"/>
                <w:szCs w:val="20"/>
              </w:rPr>
              <w:t>-£429</w:t>
            </w:r>
          </w:p>
        </w:tc>
        <w:tc>
          <w:tcPr>
            <w:tcW w:w="1417" w:type="dxa"/>
            <w:tcBorders>
              <w:top w:val="nil"/>
              <w:left w:val="nil"/>
              <w:bottom w:val="nil"/>
              <w:right w:val="nil"/>
            </w:tcBorders>
            <w:shd w:val="clear" w:color="auto" w:fill="auto"/>
            <w:noWrap/>
            <w:vAlign w:val="bottom"/>
          </w:tcPr>
          <w:p w:rsidRPr="00E77428" w:rsidR="00CC79F6" w:rsidP="00CC79F6" w:rsidRDefault="00CC79F6" w14:paraId="4AEE39A3" w14:textId="51678455">
            <w:pPr>
              <w:jc w:val="right"/>
              <w:rPr>
                <w:rFonts w:cs="Arial"/>
                <w:color w:val="000000"/>
                <w:sz w:val="20"/>
                <w:szCs w:val="20"/>
                <w:lang w:eastAsia="en-GB"/>
              </w:rPr>
            </w:pPr>
            <w:r>
              <w:rPr>
                <w:rFonts w:cs="Arial"/>
                <w:color w:val="000000"/>
                <w:sz w:val="20"/>
                <w:szCs w:val="20"/>
              </w:rPr>
              <w:t>£6</w:t>
            </w:r>
          </w:p>
        </w:tc>
        <w:tc>
          <w:tcPr>
            <w:tcW w:w="1276" w:type="dxa"/>
            <w:tcBorders>
              <w:top w:val="nil"/>
              <w:left w:val="nil"/>
              <w:bottom w:val="nil"/>
              <w:right w:val="nil"/>
            </w:tcBorders>
            <w:shd w:val="clear" w:color="auto" w:fill="auto"/>
            <w:noWrap/>
            <w:vAlign w:val="bottom"/>
          </w:tcPr>
          <w:p w:rsidRPr="00E77428" w:rsidR="00CC79F6" w:rsidP="00CC79F6" w:rsidRDefault="00CC79F6" w14:paraId="3025F7B6" w14:textId="78BE6AB3">
            <w:pPr>
              <w:jc w:val="right"/>
              <w:rPr>
                <w:rFonts w:cs="Arial"/>
                <w:color w:val="000000"/>
                <w:sz w:val="20"/>
                <w:szCs w:val="20"/>
                <w:lang w:eastAsia="en-GB"/>
              </w:rPr>
            </w:pPr>
            <w:r>
              <w:rPr>
                <w:rFonts w:cs="Arial"/>
                <w:color w:val="000000"/>
                <w:sz w:val="20"/>
                <w:szCs w:val="20"/>
              </w:rPr>
              <w:t>£</w:t>
            </w:r>
            <w:r w:rsidR="007B62EA">
              <w:rPr>
                <w:rFonts w:cs="Arial"/>
                <w:color w:val="000000"/>
                <w:sz w:val="20"/>
                <w:szCs w:val="20"/>
              </w:rPr>
              <w:t>5</w:t>
            </w:r>
          </w:p>
        </w:tc>
        <w:tc>
          <w:tcPr>
            <w:tcW w:w="850" w:type="dxa"/>
            <w:tcBorders>
              <w:top w:val="nil"/>
              <w:left w:val="nil"/>
              <w:bottom w:val="nil"/>
              <w:right w:val="nil"/>
            </w:tcBorders>
            <w:shd w:val="clear" w:color="auto" w:fill="auto"/>
          </w:tcPr>
          <w:p w:rsidR="00632F40" w:rsidP="00CC79F6" w:rsidRDefault="00632F40" w14:paraId="47726FBC" w14:textId="482E12CC">
            <w:pPr>
              <w:jc w:val="right"/>
              <w:rPr>
                <w:rFonts w:cs="Arial"/>
                <w:color w:val="000000"/>
                <w:sz w:val="20"/>
                <w:szCs w:val="20"/>
              </w:rPr>
            </w:pPr>
            <w:r>
              <w:rPr>
                <w:rFonts w:cs="Arial"/>
                <w:color w:val="000000"/>
                <w:sz w:val="20"/>
                <w:szCs w:val="20"/>
              </w:rPr>
              <w:t>£1</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3B9CBE42" w14:textId="00D09367">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DF795F" w14:paraId="073BCC36" w14:textId="3C1058D4">
            <w:pPr>
              <w:jc w:val="right"/>
              <w:rPr>
                <w:rFonts w:cs="Arial"/>
                <w:b/>
                <w:bCs/>
                <w:color w:val="000000"/>
                <w:sz w:val="20"/>
                <w:szCs w:val="20"/>
                <w:lang w:eastAsia="en-GB"/>
              </w:rPr>
            </w:pPr>
            <w:r>
              <w:rPr>
                <w:rFonts w:cs="Arial"/>
                <w:b/>
                <w:bCs/>
                <w:color w:val="000000"/>
                <w:sz w:val="20"/>
                <w:szCs w:val="20"/>
              </w:rPr>
              <w:t>£46</w:t>
            </w:r>
            <w:r w:rsidR="00963D27">
              <w:rPr>
                <w:rFonts w:cs="Arial"/>
                <w:b/>
                <w:bCs/>
                <w:color w:val="000000"/>
                <w:sz w:val="20"/>
                <w:szCs w:val="20"/>
              </w:rPr>
              <w:t>6</w:t>
            </w:r>
          </w:p>
        </w:tc>
        <w:tc>
          <w:tcPr>
            <w:tcW w:w="992" w:type="dxa"/>
            <w:tcBorders>
              <w:top w:val="nil"/>
              <w:left w:val="nil"/>
              <w:bottom w:val="nil"/>
              <w:right w:val="single" w:color="auto" w:sz="4" w:space="0"/>
            </w:tcBorders>
            <w:noWrap/>
            <w:vAlign w:val="bottom"/>
          </w:tcPr>
          <w:p w:rsidRPr="00E77428" w:rsidR="00CC79F6" w:rsidP="00CC79F6" w:rsidRDefault="00DF795F" w14:paraId="1C15EC1E" w14:textId="5A2C83F9">
            <w:pPr>
              <w:jc w:val="center"/>
              <w:rPr>
                <w:rFonts w:cs="Arial"/>
                <w:b/>
                <w:bCs/>
                <w:color w:val="000000"/>
                <w:sz w:val="20"/>
                <w:szCs w:val="20"/>
                <w:lang w:eastAsia="en-GB"/>
              </w:rPr>
            </w:pPr>
            <w:r>
              <w:rPr>
                <w:rFonts w:cs="Arial"/>
                <w:b/>
                <w:bCs/>
                <w:color w:val="000000"/>
                <w:sz w:val="20"/>
                <w:szCs w:val="20"/>
              </w:rPr>
              <w:t>£45</w:t>
            </w:r>
            <w:r w:rsidR="00963D27">
              <w:rPr>
                <w:rFonts w:cs="Arial"/>
                <w:b/>
                <w:bCs/>
                <w:color w:val="000000"/>
                <w:sz w:val="20"/>
                <w:szCs w:val="20"/>
              </w:rPr>
              <w:t>0</w:t>
            </w:r>
          </w:p>
        </w:tc>
      </w:tr>
      <w:tr w:rsidRPr="00E77428" w:rsidR="00FC64F7" w:rsidTr="009D7A11" w14:paraId="1B6E03D6" w14:textId="77777777">
        <w:trPr>
          <w:trHeight w:val="278"/>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4DF96D64" w14:textId="77777777">
            <w:pPr>
              <w:jc w:val="right"/>
              <w:rPr>
                <w:rFonts w:cs="Arial"/>
                <w:color w:val="000000"/>
                <w:sz w:val="20"/>
                <w:szCs w:val="20"/>
                <w:lang w:eastAsia="en-GB"/>
              </w:rPr>
            </w:pPr>
            <w:r w:rsidRPr="00E77428">
              <w:rPr>
                <w:rFonts w:cs="Arial"/>
                <w:color w:val="000000"/>
                <w:sz w:val="20"/>
                <w:szCs w:val="20"/>
                <w:lang w:eastAsia="en-GB"/>
              </w:rPr>
              <w:t>2026</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74E67CA7" w14:textId="1B58093E">
            <w:pPr>
              <w:jc w:val="right"/>
              <w:rPr>
                <w:rFonts w:cs="Arial"/>
                <w:color w:val="000000"/>
                <w:sz w:val="20"/>
                <w:szCs w:val="20"/>
                <w:lang w:eastAsia="en-GB"/>
              </w:rPr>
            </w:pPr>
            <w:r>
              <w:rPr>
                <w:rFonts w:cs="Arial"/>
                <w:color w:val="000000"/>
                <w:sz w:val="20"/>
                <w:szCs w:val="20"/>
              </w:rPr>
              <w:t>£161</w:t>
            </w:r>
          </w:p>
        </w:tc>
        <w:tc>
          <w:tcPr>
            <w:tcW w:w="1418" w:type="dxa"/>
            <w:tcBorders>
              <w:top w:val="nil"/>
              <w:left w:val="nil"/>
              <w:bottom w:val="nil"/>
              <w:right w:val="nil"/>
            </w:tcBorders>
            <w:shd w:val="clear" w:color="auto" w:fill="auto"/>
            <w:noWrap/>
            <w:vAlign w:val="bottom"/>
          </w:tcPr>
          <w:p w:rsidRPr="00E77428" w:rsidR="00CC79F6" w:rsidP="00CC79F6" w:rsidRDefault="00CC79F6" w14:paraId="4948FF04" w14:textId="7778F2CB">
            <w:pPr>
              <w:jc w:val="right"/>
              <w:rPr>
                <w:rFonts w:cs="Arial"/>
                <w:color w:val="000000"/>
                <w:sz w:val="20"/>
                <w:szCs w:val="20"/>
                <w:lang w:eastAsia="en-GB"/>
              </w:rPr>
            </w:pPr>
            <w:r>
              <w:rPr>
                <w:rFonts w:cs="Arial"/>
                <w:color w:val="000000"/>
                <w:sz w:val="20"/>
                <w:szCs w:val="20"/>
              </w:rPr>
              <w:t>£552</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106C091C" w14:textId="6314ED96">
            <w:pPr>
              <w:jc w:val="right"/>
              <w:rPr>
                <w:rFonts w:cs="Arial"/>
                <w:color w:val="000000"/>
                <w:sz w:val="20"/>
                <w:szCs w:val="20"/>
                <w:lang w:eastAsia="en-GB"/>
              </w:rPr>
            </w:pPr>
            <w:r>
              <w:rPr>
                <w:rFonts w:cs="Arial"/>
                <w:color w:val="000000"/>
                <w:sz w:val="20"/>
                <w:szCs w:val="20"/>
              </w:rPr>
              <w:t>-£468</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1BA623AF" w14:textId="760745D6">
            <w:pPr>
              <w:jc w:val="right"/>
              <w:rPr>
                <w:rFonts w:cs="Arial"/>
                <w:color w:val="000000"/>
                <w:sz w:val="20"/>
                <w:szCs w:val="20"/>
                <w:lang w:eastAsia="en-GB"/>
              </w:rPr>
            </w:pPr>
            <w:r>
              <w:rPr>
                <w:rFonts w:cs="Arial"/>
                <w:color w:val="000000"/>
                <w:sz w:val="20"/>
                <w:szCs w:val="20"/>
              </w:rPr>
              <w:t>-£575</w:t>
            </w:r>
          </w:p>
        </w:tc>
        <w:tc>
          <w:tcPr>
            <w:tcW w:w="1417" w:type="dxa"/>
            <w:tcBorders>
              <w:top w:val="nil"/>
              <w:left w:val="nil"/>
              <w:bottom w:val="nil"/>
              <w:right w:val="nil"/>
            </w:tcBorders>
            <w:shd w:val="clear" w:color="auto" w:fill="auto"/>
            <w:noWrap/>
            <w:vAlign w:val="bottom"/>
          </w:tcPr>
          <w:p w:rsidRPr="00E77428" w:rsidR="00CC79F6" w:rsidP="00CC79F6" w:rsidRDefault="00CC79F6" w14:paraId="4FB3A001" w14:textId="100F18C2">
            <w:pPr>
              <w:jc w:val="right"/>
              <w:rPr>
                <w:rFonts w:cs="Arial"/>
                <w:color w:val="000000"/>
                <w:sz w:val="20"/>
                <w:szCs w:val="20"/>
                <w:lang w:eastAsia="en-GB"/>
              </w:rPr>
            </w:pPr>
            <w:r>
              <w:rPr>
                <w:rFonts w:cs="Arial"/>
                <w:color w:val="000000"/>
                <w:sz w:val="20"/>
                <w:szCs w:val="20"/>
              </w:rPr>
              <w:t>£1,019</w:t>
            </w:r>
          </w:p>
        </w:tc>
        <w:tc>
          <w:tcPr>
            <w:tcW w:w="1276" w:type="dxa"/>
            <w:tcBorders>
              <w:top w:val="nil"/>
              <w:left w:val="nil"/>
              <w:bottom w:val="nil"/>
              <w:right w:val="nil"/>
            </w:tcBorders>
            <w:shd w:val="clear" w:color="auto" w:fill="auto"/>
            <w:noWrap/>
            <w:vAlign w:val="bottom"/>
          </w:tcPr>
          <w:p w:rsidRPr="00E77428" w:rsidR="00CC79F6" w:rsidP="00CC79F6" w:rsidRDefault="00CC79F6" w14:paraId="390E1F61" w14:textId="6FB709AC">
            <w:pPr>
              <w:jc w:val="right"/>
              <w:rPr>
                <w:rFonts w:cs="Arial"/>
                <w:color w:val="000000"/>
                <w:sz w:val="20"/>
                <w:szCs w:val="20"/>
                <w:lang w:eastAsia="en-GB"/>
              </w:rPr>
            </w:pPr>
            <w:r>
              <w:rPr>
                <w:rFonts w:cs="Arial"/>
                <w:color w:val="000000"/>
                <w:sz w:val="20"/>
                <w:szCs w:val="20"/>
              </w:rPr>
              <w:t>£8</w:t>
            </w:r>
          </w:p>
        </w:tc>
        <w:tc>
          <w:tcPr>
            <w:tcW w:w="850" w:type="dxa"/>
            <w:tcBorders>
              <w:top w:val="nil"/>
              <w:left w:val="nil"/>
              <w:bottom w:val="nil"/>
              <w:right w:val="nil"/>
            </w:tcBorders>
            <w:shd w:val="clear" w:color="auto" w:fill="auto"/>
          </w:tcPr>
          <w:p w:rsidR="00632F40" w:rsidP="00CC79F6" w:rsidRDefault="00632F40" w14:paraId="6BC639F7" w14:textId="64A5E003">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6DD69DFC" w14:textId="16C41448">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CC79F6" w14:paraId="5D77ACE7" w14:textId="2E358140">
            <w:pPr>
              <w:jc w:val="right"/>
              <w:rPr>
                <w:rFonts w:cs="Arial"/>
                <w:b/>
                <w:bCs/>
                <w:color w:val="000000"/>
                <w:sz w:val="20"/>
                <w:szCs w:val="20"/>
                <w:lang w:eastAsia="en-GB"/>
              </w:rPr>
            </w:pPr>
            <w:r>
              <w:rPr>
                <w:rFonts w:cs="Arial"/>
                <w:b/>
                <w:bCs/>
                <w:color w:val="000000"/>
                <w:sz w:val="20"/>
                <w:szCs w:val="20"/>
              </w:rPr>
              <w:t>-£208</w:t>
            </w:r>
          </w:p>
        </w:tc>
        <w:tc>
          <w:tcPr>
            <w:tcW w:w="992" w:type="dxa"/>
            <w:tcBorders>
              <w:top w:val="nil"/>
              <w:left w:val="nil"/>
              <w:bottom w:val="nil"/>
              <w:right w:val="single" w:color="auto" w:sz="4" w:space="0"/>
            </w:tcBorders>
            <w:noWrap/>
            <w:vAlign w:val="bottom"/>
          </w:tcPr>
          <w:p w:rsidRPr="00E77428" w:rsidR="00CC79F6" w:rsidP="00CC79F6" w:rsidRDefault="00CC79F6" w14:paraId="53310A89" w14:textId="55AC459F">
            <w:pPr>
              <w:jc w:val="center"/>
              <w:rPr>
                <w:rFonts w:cs="Arial"/>
                <w:b/>
                <w:bCs/>
                <w:color w:val="000000"/>
                <w:sz w:val="20"/>
                <w:szCs w:val="20"/>
                <w:lang w:eastAsia="en-GB"/>
              </w:rPr>
            </w:pPr>
            <w:r>
              <w:rPr>
                <w:rFonts w:cs="Arial"/>
                <w:b/>
                <w:bCs/>
                <w:color w:val="000000"/>
                <w:sz w:val="20"/>
                <w:szCs w:val="20"/>
              </w:rPr>
              <w:t>-£194</w:t>
            </w:r>
          </w:p>
        </w:tc>
      </w:tr>
      <w:tr w:rsidRPr="00E77428" w:rsidR="00FC64F7" w:rsidTr="009D7A11" w14:paraId="017FC0B9" w14:textId="77777777">
        <w:trPr>
          <w:trHeight w:val="282"/>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6695E8F4" w14:textId="77777777">
            <w:pPr>
              <w:jc w:val="right"/>
              <w:rPr>
                <w:rFonts w:cs="Arial"/>
                <w:color w:val="000000"/>
                <w:sz w:val="20"/>
                <w:szCs w:val="20"/>
                <w:lang w:eastAsia="en-GB"/>
              </w:rPr>
            </w:pPr>
            <w:r w:rsidRPr="00E77428">
              <w:rPr>
                <w:rFonts w:cs="Arial"/>
                <w:color w:val="000000"/>
                <w:sz w:val="20"/>
                <w:szCs w:val="20"/>
                <w:lang w:eastAsia="en-GB"/>
              </w:rPr>
              <w:t>2027</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2016CC08" w14:textId="77B9CB1B">
            <w:pPr>
              <w:jc w:val="right"/>
              <w:rPr>
                <w:rFonts w:cs="Arial"/>
                <w:color w:val="000000"/>
                <w:sz w:val="20"/>
                <w:szCs w:val="20"/>
                <w:lang w:eastAsia="en-GB"/>
              </w:rPr>
            </w:pPr>
            <w:r>
              <w:rPr>
                <w:rFonts w:cs="Arial"/>
                <w:color w:val="000000"/>
                <w:sz w:val="20"/>
                <w:szCs w:val="20"/>
              </w:rPr>
              <w:t>£162</w:t>
            </w:r>
          </w:p>
        </w:tc>
        <w:tc>
          <w:tcPr>
            <w:tcW w:w="1418" w:type="dxa"/>
            <w:tcBorders>
              <w:top w:val="nil"/>
              <w:left w:val="nil"/>
              <w:bottom w:val="nil"/>
              <w:right w:val="nil"/>
            </w:tcBorders>
            <w:shd w:val="clear" w:color="auto" w:fill="auto"/>
            <w:noWrap/>
            <w:vAlign w:val="bottom"/>
          </w:tcPr>
          <w:p w:rsidRPr="00E77428" w:rsidR="00CC79F6" w:rsidP="00CC79F6" w:rsidRDefault="00CC79F6" w14:paraId="259E1E42" w14:textId="2DB1B19D">
            <w:pPr>
              <w:jc w:val="right"/>
              <w:rPr>
                <w:rFonts w:cs="Arial"/>
                <w:color w:val="000000"/>
                <w:sz w:val="20"/>
                <w:szCs w:val="20"/>
                <w:lang w:eastAsia="en-GB"/>
              </w:rPr>
            </w:pPr>
            <w:r>
              <w:rPr>
                <w:rFonts w:cs="Arial"/>
                <w:color w:val="000000"/>
                <w:sz w:val="20"/>
                <w:szCs w:val="20"/>
              </w:rPr>
              <w:t>£674</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3DFB8B2A" w14:textId="14F78F9B">
            <w:pPr>
              <w:jc w:val="right"/>
              <w:rPr>
                <w:rFonts w:cs="Arial"/>
                <w:color w:val="000000"/>
                <w:sz w:val="20"/>
                <w:szCs w:val="20"/>
                <w:lang w:eastAsia="en-GB"/>
              </w:rPr>
            </w:pPr>
            <w:r>
              <w:rPr>
                <w:rFonts w:cs="Arial"/>
                <w:color w:val="000000"/>
                <w:sz w:val="20"/>
                <w:szCs w:val="20"/>
              </w:rPr>
              <w:t>-£479</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7616A525" w14:textId="4CF7C8A4">
            <w:pPr>
              <w:jc w:val="right"/>
              <w:rPr>
                <w:rFonts w:cs="Arial"/>
                <w:color w:val="000000"/>
                <w:sz w:val="20"/>
                <w:szCs w:val="20"/>
                <w:lang w:eastAsia="en-GB"/>
              </w:rPr>
            </w:pPr>
            <w:r>
              <w:rPr>
                <w:rFonts w:cs="Arial"/>
                <w:color w:val="000000"/>
                <w:sz w:val="20"/>
                <w:szCs w:val="20"/>
              </w:rPr>
              <w:t>-£529</w:t>
            </w:r>
          </w:p>
        </w:tc>
        <w:tc>
          <w:tcPr>
            <w:tcW w:w="1417" w:type="dxa"/>
            <w:tcBorders>
              <w:top w:val="nil"/>
              <w:left w:val="nil"/>
              <w:bottom w:val="nil"/>
              <w:right w:val="nil"/>
            </w:tcBorders>
            <w:shd w:val="clear" w:color="auto" w:fill="auto"/>
            <w:noWrap/>
            <w:vAlign w:val="bottom"/>
          </w:tcPr>
          <w:p w:rsidRPr="00E77428" w:rsidR="00CC79F6" w:rsidP="00CC79F6" w:rsidRDefault="00CC79F6" w14:paraId="5DCA62F1" w14:textId="58D91A49">
            <w:pPr>
              <w:jc w:val="right"/>
              <w:rPr>
                <w:rFonts w:cs="Arial"/>
                <w:color w:val="000000"/>
                <w:sz w:val="20"/>
                <w:szCs w:val="20"/>
                <w:lang w:eastAsia="en-GB"/>
              </w:rPr>
            </w:pPr>
            <w:r>
              <w:rPr>
                <w:rFonts w:cs="Arial"/>
                <w:color w:val="000000"/>
                <w:sz w:val="20"/>
                <w:szCs w:val="20"/>
              </w:rPr>
              <w:t>£431</w:t>
            </w:r>
          </w:p>
        </w:tc>
        <w:tc>
          <w:tcPr>
            <w:tcW w:w="1276" w:type="dxa"/>
            <w:tcBorders>
              <w:top w:val="nil"/>
              <w:left w:val="nil"/>
              <w:bottom w:val="nil"/>
              <w:right w:val="nil"/>
            </w:tcBorders>
            <w:shd w:val="clear" w:color="auto" w:fill="auto"/>
            <w:noWrap/>
            <w:vAlign w:val="bottom"/>
          </w:tcPr>
          <w:p w:rsidRPr="00E77428" w:rsidR="00CC79F6" w:rsidP="00CC79F6" w:rsidRDefault="00CC79F6" w14:paraId="3842A3F9" w14:textId="5A0C0F22">
            <w:pPr>
              <w:jc w:val="right"/>
              <w:rPr>
                <w:rFonts w:cs="Arial"/>
                <w:color w:val="000000"/>
                <w:sz w:val="20"/>
                <w:szCs w:val="20"/>
                <w:lang w:eastAsia="en-GB"/>
              </w:rPr>
            </w:pPr>
            <w:r>
              <w:rPr>
                <w:rFonts w:cs="Arial"/>
                <w:color w:val="000000"/>
                <w:sz w:val="20"/>
                <w:szCs w:val="20"/>
              </w:rPr>
              <w:t>£8</w:t>
            </w:r>
          </w:p>
        </w:tc>
        <w:tc>
          <w:tcPr>
            <w:tcW w:w="850" w:type="dxa"/>
            <w:tcBorders>
              <w:top w:val="nil"/>
              <w:left w:val="nil"/>
              <w:bottom w:val="nil"/>
              <w:right w:val="nil"/>
            </w:tcBorders>
            <w:shd w:val="clear" w:color="auto" w:fill="auto"/>
          </w:tcPr>
          <w:p w:rsidR="00632F40" w:rsidP="00CC79F6" w:rsidRDefault="00632F40" w14:paraId="6189887D" w14:textId="27386ADD">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6F995AED" w14:textId="1C4955A8">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CC79F6" w14:paraId="69421D46" w14:textId="1BD25324">
            <w:pPr>
              <w:jc w:val="right"/>
              <w:rPr>
                <w:rFonts w:cs="Arial"/>
                <w:b/>
                <w:bCs/>
                <w:color w:val="000000"/>
                <w:sz w:val="20"/>
                <w:szCs w:val="20"/>
                <w:lang w:eastAsia="en-GB"/>
              </w:rPr>
            </w:pPr>
            <w:r>
              <w:rPr>
                <w:rFonts w:cs="Arial"/>
                <w:b/>
                <w:bCs/>
                <w:color w:val="000000"/>
                <w:sz w:val="20"/>
                <w:szCs w:val="20"/>
              </w:rPr>
              <w:t>£447</w:t>
            </w:r>
          </w:p>
        </w:tc>
        <w:tc>
          <w:tcPr>
            <w:tcW w:w="992" w:type="dxa"/>
            <w:tcBorders>
              <w:top w:val="nil"/>
              <w:left w:val="nil"/>
              <w:bottom w:val="nil"/>
              <w:right w:val="single" w:color="auto" w:sz="4" w:space="0"/>
            </w:tcBorders>
            <w:noWrap/>
            <w:vAlign w:val="bottom"/>
          </w:tcPr>
          <w:p w:rsidRPr="00E77428" w:rsidR="00CC79F6" w:rsidP="00CC79F6" w:rsidRDefault="00CC79F6" w14:paraId="2869E4EB" w14:textId="6ECC3FC7">
            <w:pPr>
              <w:jc w:val="center"/>
              <w:rPr>
                <w:rFonts w:cs="Arial"/>
                <w:b/>
                <w:bCs/>
                <w:color w:val="000000"/>
                <w:sz w:val="20"/>
                <w:szCs w:val="20"/>
                <w:lang w:eastAsia="en-GB"/>
              </w:rPr>
            </w:pPr>
            <w:r>
              <w:rPr>
                <w:rFonts w:cs="Arial"/>
                <w:b/>
                <w:bCs/>
                <w:color w:val="000000"/>
                <w:sz w:val="20"/>
                <w:szCs w:val="20"/>
              </w:rPr>
              <w:t>£403</w:t>
            </w:r>
          </w:p>
        </w:tc>
      </w:tr>
      <w:tr w:rsidRPr="00E77428" w:rsidR="00FC64F7" w:rsidTr="009D7A11" w14:paraId="71EEC512" w14:textId="77777777">
        <w:trPr>
          <w:trHeight w:val="286"/>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1D113946" w14:textId="77777777">
            <w:pPr>
              <w:jc w:val="right"/>
              <w:rPr>
                <w:rFonts w:cs="Arial"/>
                <w:color w:val="000000"/>
                <w:sz w:val="20"/>
                <w:szCs w:val="20"/>
                <w:lang w:eastAsia="en-GB"/>
              </w:rPr>
            </w:pPr>
            <w:r w:rsidRPr="00E77428">
              <w:rPr>
                <w:rFonts w:cs="Arial"/>
                <w:color w:val="000000"/>
                <w:sz w:val="20"/>
                <w:szCs w:val="20"/>
                <w:lang w:eastAsia="en-GB"/>
              </w:rPr>
              <w:t>2028</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38CEF185" w14:textId="62CD8337">
            <w:pPr>
              <w:jc w:val="right"/>
              <w:rPr>
                <w:rFonts w:cs="Arial"/>
                <w:color w:val="000000"/>
                <w:sz w:val="20"/>
                <w:szCs w:val="20"/>
                <w:lang w:eastAsia="en-GB"/>
              </w:rPr>
            </w:pPr>
            <w:r>
              <w:rPr>
                <w:rFonts w:cs="Arial"/>
                <w:color w:val="000000"/>
                <w:sz w:val="20"/>
                <w:szCs w:val="20"/>
              </w:rPr>
              <w:t>£163</w:t>
            </w:r>
          </w:p>
        </w:tc>
        <w:tc>
          <w:tcPr>
            <w:tcW w:w="1418" w:type="dxa"/>
            <w:tcBorders>
              <w:top w:val="nil"/>
              <w:left w:val="nil"/>
              <w:bottom w:val="nil"/>
              <w:right w:val="nil"/>
            </w:tcBorders>
            <w:shd w:val="clear" w:color="auto" w:fill="auto"/>
            <w:noWrap/>
            <w:vAlign w:val="bottom"/>
          </w:tcPr>
          <w:p w:rsidRPr="00E77428" w:rsidR="00CC79F6" w:rsidP="00CC79F6" w:rsidRDefault="00CC79F6" w14:paraId="76145E68" w14:textId="2CB79BDF">
            <w:pPr>
              <w:jc w:val="right"/>
              <w:rPr>
                <w:rFonts w:cs="Arial"/>
                <w:color w:val="000000"/>
                <w:sz w:val="20"/>
                <w:szCs w:val="20"/>
                <w:lang w:eastAsia="en-GB"/>
              </w:rPr>
            </w:pPr>
            <w:r>
              <w:rPr>
                <w:rFonts w:cs="Arial"/>
                <w:color w:val="000000"/>
                <w:sz w:val="20"/>
                <w:szCs w:val="20"/>
              </w:rPr>
              <w:t>£777</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0676B146" w14:textId="1F214B24">
            <w:pPr>
              <w:jc w:val="right"/>
              <w:rPr>
                <w:rFonts w:cs="Arial"/>
                <w:color w:val="000000"/>
                <w:sz w:val="20"/>
                <w:szCs w:val="20"/>
                <w:lang w:eastAsia="en-GB"/>
              </w:rPr>
            </w:pPr>
            <w:r>
              <w:rPr>
                <w:rFonts w:cs="Arial"/>
                <w:color w:val="000000"/>
                <w:sz w:val="20"/>
                <w:szCs w:val="20"/>
              </w:rPr>
              <w:t>-£483</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127B76B7" w14:textId="1AE3871E">
            <w:pPr>
              <w:jc w:val="right"/>
              <w:rPr>
                <w:rFonts w:cs="Arial"/>
                <w:color w:val="000000"/>
                <w:sz w:val="20"/>
                <w:szCs w:val="20"/>
                <w:lang w:eastAsia="en-GB"/>
              </w:rPr>
            </w:pPr>
            <w:r>
              <w:rPr>
                <w:rFonts w:cs="Arial"/>
                <w:color w:val="000000"/>
                <w:sz w:val="20"/>
                <w:szCs w:val="20"/>
              </w:rPr>
              <w:t>-£498</w:t>
            </w:r>
          </w:p>
        </w:tc>
        <w:tc>
          <w:tcPr>
            <w:tcW w:w="1417" w:type="dxa"/>
            <w:tcBorders>
              <w:top w:val="nil"/>
              <w:left w:val="nil"/>
              <w:bottom w:val="nil"/>
              <w:right w:val="nil"/>
            </w:tcBorders>
            <w:shd w:val="clear" w:color="auto" w:fill="auto"/>
            <w:noWrap/>
            <w:vAlign w:val="bottom"/>
          </w:tcPr>
          <w:p w:rsidRPr="00E77428" w:rsidR="00CC79F6" w:rsidP="00CC79F6" w:rsidRDefault="00CC79F6" w14:paraId="25860B5F" w14:textId="25C339DB">
            <w:pPr>
              <w:jc w:val="right"/>
              <w:rPr>
                <w:rFonts w:cs="Arial"/>
                <w:color w:val="000000"/>
                <w:sz w:val="20"/>
                <w:szCs w:val="20"/>
                <w:lang w:eastAsia="en-GB"/>
              </w:rPr>
            </w:pPr>
            <w:r>
              <w:rPr>
                <w:rFonts w:cs="Arial"/>
                <w:color w:val="000000"/>
                <w:sz w:val="20"/>
                <w:szCs w:val="20"/>
              </w:rPr>
              <w:t>£358</w:t>
            </w:r>
          </w:p>
        </w:tc>
        <w:tc>
          <w:tcPr>
            <w:tcW w:w="1276" w:type="dxa"/>
            <w:tcBorders>
              <w:top w:val="nil"/>
              <w:left w:val="nil"/>
              <w:bottom w:val="nil"/>
              <w:right w:val="nil"/>
            </w:tcBorders>
            <w:shd w:val="clear" w:color="auto" w:fill="auto"/>
            <w:noWrap/>
            <w:vAlign w:val="bottom"/>
          </w:tcPr>
          <w:p w:rsidRPr="00E77428" w:rsidR="00CC79F6" w:rsidP="00CC79F6" w:rsidRDefault="00CC79F6" w14:paraId="226EFA87" w14:textId="67B934BC">
            <w:pPr>
              <w:jc w:val="right"/>
              <w:rPr>
                <w:rFonts w:cs="Arial"/>
                <w:color w:val="000000"/>
                <w:sz w:val="20"/>
                <w:szCs w:val="20"/>
                <w:lang w:eastAsia="en-GB"/>
              </w:rPr>
            </w:pPr>
            <w:r>
              <w:rPr>
                <w:rFonts w:cs="Arial"/>
                <w:color w:val="000000"/>
                <w:sz w:val="20"/>
                <w:szCs w:val="20"/>
              </w:rPr>
              <w:t>£7</w:t>
            </w:r>
          </w:p>
        </w:tc>
        <w:tc>
          <w:tcPr>
            <w:tcW w:w="850" w:type="dxa"/>
            <w:tcBorders>
              <w:top w:val="nil"/>
              <w:left w:val="nil"/>
              <w:bottom w:val="nil"/>
              <w:right w:val="nil"/>
            </w:tcBorders>
            <w:shd w:val="clear" w:color="auto" w:fill="auto"/>
          </w:tcPr>
          <w:p w:rsidR="00632F40" w:rsidP="00CC79F6" w:rsidRDefault="00632F40" w14:paraId="5B31F993" w14:textId="05FB2788">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168DDDAB" w14:textId="24B9C72C">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CC79F6" w14:paraId="5B7DADAE" w14:textId="4D8F43A0">
            <w:pPr>
              <w:jc w:val="right"/>
              <w:rPr>
                <w:rFonts w:cs="Arial"/>
                <w:b/>
                <w:bCs/>
                <w:color w:val="000000"/>
                <w:sz w:val="20"/>
                <w:szCs w:val="20"/>
                <w:lang w:eastAsia="en-GB"/>
              </w:rPr>
            </w:pPr>
            <w:r>
              <w:rPr>
                <w:rFonts w:cs="Arial"/>
                <w:b/>
                <w:bCs/>
                <w:color w:val="000000"/>
                <w:sz w:val="20"/>
                <w:szCs w:val="20"/>
              </w:rPr>
              <w:t>£589</w:t>
            </w:r>
          </w:p>
        </w:tc>
        <w:tc>
          <w:tcPr>
            <w:tcW w:w="992" w:type="dxa"/>
            <w:tcBorders>
              <w:top w:val="nil"/>
              <w:left w:val="nil"/>
              <w:bottom w:val="nil"/>
              <w:right w:val="single" w:color="auto" w:sz="4" w:space="0"/>
            </w:tcBorders>
            <w:noWrap/>
            <w:vAlign w:val="bottom"/>
          </w:tcPr>
          <w:p w:rsidRPr="00E77428" w:rsidR="00CC79F6" w:rsidP="00CC79F6" w:rsidRDefault="00DF795F" w14:paraId="7F7CCDC4" w14:textId="78CFC1D1">
            <w:pPr>
              <w:jc w:val="center"/>
              <w:rPr>
                <w:rFonts w:cs="Arial"/>
                <w:b/>
                <w:bCs/>
                <w:color w:val="000000"/>
                <w:sz w:val="20"/>
                <w:szCs w:val="20"/>
                <w:lang w:eastAsia="en-GB"/>
              </w:rPr>
            </w:pPr>
            <w:r>
              <w:rPr>
                <w:rFonts w:cs="Arial"/>
                <w:b/>
                <w:bCs/>
                <w:color w:val="000000"/>
                <w:sz w:val="20"/>
                <w:szCs w:val="20"/>
              </w:rPr>
              <w:t>£51</w:t>
            </w:r>
            <w:r w:rsidR="00963D27">
              <w:rPr>
                <w:rFonts w:cs="Arial"/>
                <w:b/>
                <w:bCs/>
                <w:color w:val="000000"/>
                <w:sz w:val="20"/>
                <w:szCs w:val="20"/>
              </w:rPr>
              <w:t>3</w:t>
            </w:r>
          </w:p>
        </w:tc>
      </w:tr>
      <w:tr w:rsidRPr="00E77428" w:rsidR="00FC64F7" w:rsidTr="009D7A11" w14:paraId="0C731A3A" w14:textId="77777777">
        <w:trPr>
          <w:trHeight w:val="291"/>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700B40E4" w14:textId="77777777">
            <w:pPr>
              <w:jc w:val="right"/>
              <w:rPr>
                <w:rFonts w:cs="Arial"/>
                <w:color w:val="000000"/>
                <w:sz w:val="20"/>
                <w:szCs w:val="20"/>
                <w:lang w:eastAsia="en-GB"/>
              </w:rPr>
            </w:pPr>
            <w:r w:rsidRPr="00E77428">
              <w:rPr>
                <w:rFonts w:cs="Arial"/>
                <w:color w:val="000000"/>
                <w:sz w:val="20"/>
                <w:szCs w:val="20"/>
                <w:lang w:eastAsia="en-GB"/>
              </w:rPr>
              <w:t>2029</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7AC566AE" w14:textId="5C98F5C4">
            <w:pPr>
              <w:jc w:val="right"/>
              <w:rPr>
                <w:rFonts w:cs="Arial"/>
                <w:color w:val="000000"/>
                <w:sz w:val="20"/>
                <w:szCs w:val="20"/>
                <w:lang w:eastAsia="en-GB"/>
              </w:rPr>
            </w:pPr>
            <w:r>
              <w:rPr>
                <w:rFonts w:cs="Arial"/>
                <w:color w:val="000000"/>
                <w:sz w:val="20"/>
                <w:szCs w:val="20"/>
              </w:rPr>
              <w:t>£164</w:t>
            </w:r>
          </w:p>
        </w:tc>
        <w:tc>
          <w:tcPr>
            <w:tcW w:w="1418" w:type="dxa"/>
            <w:tcBorders>
              <w:top w:val="nil"/>
              <w:left w:val="nil"/>
              <w:bottom w:val="nil"/>
              <w:right w:val="nil"/>
            </w:tcBorders>
            <w:shd w:val="clear" w:color="auto" w:fill="auto"/>
            <w:noWrap/>
            <w:vAlign w:val="bottom"/>
          </w:tcPr>
          <w:p w:rsidRPr="00E77428" w:rsidR="00CC79F6" w:rsidP="00CC79F6" w:rsidRDefault="00CC79F6" w14:paraId="02012B28" w14:textId="731952EA">
            <w:pPr>
              <w:jc w:val="right"/>
              <w:rPr>
                <w:rFonts w:cs="Arial"/>
                <w:color w:val="000000"/>
                <w:sz w:val="20"/>
                <w:szCs w:val="20"/>
                <w:lang w:eastAsia="en-GB"/>
              </w:rPr>
            </w:pPr>
            <w:r>
              <w:rPr>
                <w:rFonts w:cs="Arial"/>
                <w:color w:val="000000"/>
                <w:sz w:val="20"/>
                <w:szCs w:val="20"/>
              </w:rPr>
              <w:t>£864</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01E16072" w14:textId="2D8EDEBC">
            <w:pPr>
              <w:jc w:val="right"/>
              <w:rPr>
                <w:rFonts w:cs="Arial"/>
                <w:color w:val="000000"/>
                <w:sz w:val="20"/>
                <w:szCs w:val="20"/>
                <w:lang w:eastAsia="en-GB"/>
              </w:rPr>
            </w:pPr>
            <w:r>
              <w:rPr>
                <w:rFonts w:cs="Arial"/>
                <w:color w:val="000000"/>
                <w:sz w:val="20"/>
                <w:szCs w:val="20"/>
              </w:rPr>
              <w:t>-£485</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3E3DB0C3" w14:textId="160DB4F3">
            <w:pPr>
              <w:jc w:val="right"/>
              <w:rPr>
                <w:rFonts w:cs="Arial"/>
                <w:color w:val="000000"/>
                <w:sz w:val="20"/>
                <w:szCs w:val="20"/>
                <w:lang w:eastAsia="en-GB"/>
              </w:rPr>
            </w:pPr>
            <w:r>
              <w:rPr>
                <w:rFonts w:cs="Arial"/>
                <w:color w:val="000000"/>
                <w:sz w:val="20"/>
                <w:szCs w:val="20"/>
              </w:rPr>
              <w:t>-£500</w:t>
            </w:r>
          </w:p>
        </w:tc>
        <w:tc>
          <w:tcPr>
            <w:tcW w:w="1417" w:type="dxa"/>
            <w:tcBorders>
              <w:top w:val="nil"/>
              <w:left w:val="nil"/>
              <w:bottom w:val="nil"/>
              <w:right w:val="nil"/>
            </w:tcBorders>
            <w:shd w:val="clear" w:color="auto" w:fill="auto"/>
            <w:noWrap/>
            <w:vAlign w:val="bottom"/>
          </w:tcPr>
          <w:p w:rsidRPr="00E77428" w:rsidR="00CC79F6" w:rsidP="00CC79F6" w:rsidRDefault="00CC79F6" w14:paraId="5FB2EDEB" w14:textId="26E37FBB">
            <w:pPr>
              <w:jc w:val="right"/>
              <w:rPr>
                <w:rFonts w:cs="Arial"/>
                <w:color w:val="000000"/>
                <w:sz w:val="20"/>
                <w:szCs w:val="20"/>
                <w:lang w:eastAsia="en-GB"/>
              </w:rPr>
            </w:pPr>
            <w:r>
              <w:rPr>
                <w:rFonts w:cs="Arial"/>
                <w:color w:val="000000"/>
                <w:sz w:val="20"/>
                <w:szCs w:val="20"/>
              </w:rPr>
              <w:t>£332</w:t>
            </w:r>
          </w:p>
        </w:tc>
        <w:tc>
          <w:tcPr>
            <w:tcW w:w="1276" w:type="dxa"/>
            <w:tcBorders>
              <w:top w:val="nil"/>
              <w:left w:val="nil"/>
              <w:bottom w:val="nil"/>
              <w:right w:val="nil"/>
            </w:tcBorders>
            <w:shd w:val="clear" w:color="auto" w:fill="auto"/>
            <w:noWrap/>
            <w:vAlign w:val="bottom"/>
          </w:tcPr>
          <w:p w:rsidRPr="00E77428" w:rsidR="00CC79F6" w:rsidP="00CC79F6" w:rsidRDefault="00CC79F6" w14:paraId="6E5E34B3" w14:textId="024B40F8">
            <w:pPr>
              <w:jc w:val="right"/>
              <w:rPr>
                <w:rFonts w:cs="Arial"/>
                <w:color w:val="000000"/>
                <w:sz w:val="20"/>
                <w:szCs w:val="20"/>
                <w:lang w:eastAsia="en-GB"/>
              </w:rPr>
            </w:pPr>
            <w:r>
              <w:rPr>
                <w:rFonts w:cs="Arial"/>
                <w:color w:val="000000"/>
                <w:sz w:val="20"/>
                <w:szCs w:val="20"/>
              </w:rPr>
              <w:t>£7</w:t>
            </w:r>
          </w:p>
        </w:tc>
        <w:tc>
          <w:tcPr>
            <w:tcW w:w="850" w:type="dxa"/>
            <w:tcBorders>
              <w:top w:val="nil"/>
              <w:left w:val="nil"/>
              <w:bottom w:val="nil"/>
              <w:right w:val="nil"/>
            </w:tcBorders>
            <w:shd w:val="clear" w:color="auto" w:fill="auto"/>
          </w:tcPr>
          <w:p w:rsidR="00632F40" w:rsidP="00CC79F6" w:rsidRDefault="00632F40" w14:paraId="77F7F4BA" w14:textId="3CB52EE4">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2F18992F" w14:textId="7DFB153D">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DF795F" w14:paraId="5DB9781D" w14:textId="554B7160">
            <w:pPr>
              <w:jc w:val="right"/>
              <w:rPr>
                <w:rFonts w:cs="Arial"/>
                <w:b/>
                <w:bCs/>
                <w:color w:val="000000"/>
                <w:sz w:val="20"/>
                <w:szCs w:val="20"/>
                <w:lang w:eastAsia="en-GB"/>
              </w:rPr>
            </w:pPr>
            <w:r>
              <w:rPr>
                <w:rFonts w:cs="Arial"/>
                <w:b/>
                <w:bCs/>
                <w:color w:val="000000"/>
                <w:sz w:val="20"/>
                <w:szCs w:val="20"/>
              </w:rPr>
              <w:t>£70</w:t>
            </w:r>
            <w:r w:rsidR="00963D27">
              <w:rPr>
                <w:rFonts w:cs="Arial"/>
                <w:b/>
                <w:bCs/>
                <w:color w:val="000000"/>
                <w:sz w:val="20"/>
                <w:szCs w:val="20"/>
              </w:rPr>
              <w:t>4</w:t>
            </w:r>
          </w:p>
        </w:tc>
        <w:tc>
          <w:tcPr>
            <w:tcW w:w="992" w:type="dxa"/>
            <w:tcBorders>
              <w:top w:val="nil"/>
              <w:left w:val="nil"/>
              <w:bottom w:val="nil"/>
              <w:right w:val="single" w:color="auto" w:sz="4" w:space="0"/>
            </w:tcBorders>
            <w:noWrap/>
            <w:vAlign w:val="bottom"/>
          </w:tcPr>
          <w:p w:rsidRPr="00E77428" w:rsidR="00CC79F6" w:rsidP="00CC79F6" w:rsidRDefault="00CC79F6" w14:paraId="2F41DAC9" w14:textId="47D2BF5C">
            <w:pPr>
              <w:jc w:val="center"/>
              <w:rPr>
                <w:rFonts w:cs="Arial"/>
                <w:b/>
                <w:bCs/>
                <w:color w:val="000000"/>
                <w:sz w:val="20"/>
                <w:szCs w:val="20"/>
                <w:lang w:eastAsia="en-GB"/>
              </w:rPr>
            </w:pPr>
            <w:r>
              <w:rPr>
                <w:rFonts w:cs="Arial"/>
                <w:b/>
                <w:bCs/>
                <w:color w:val="000000"/>
                <w:sz w:val="20"/>
                <w:szCs w:val="20"/>
              </w:rPr>
              <w:t>£593</w:t>
            </w:r>
          </w:p>
        </w:tc>
      </w:tr>
      <w:tr w:rsidRPr="00E77428" w:rsidR="00FC64F7" w:rsidTr="009D7A11" w14:paraId="00BAFE9C" w14:textId="77777777">
        <w:trPr>
          <w:trHeight w:val="266"/>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36C1E84E" w14:textId="77777777">
            <w:pPr>
              <w:jc w:val="right"/>
              <w:rPr>
                <w:rFonts w:cs="Arial"/>
                <w:color w:val="000000"/>
                <w:sz w:val="20"/>
                <w:szCs w:val="20"/>
                <w:lang w:eastAsia="en-GB"/>
              </w:rPr>
            </w:pPr>
            <w:r w:rsidRPr="00E77428">
              <w:rPr>
                <w:rFonts w:cs="Arial"/>
                <w:color w:val="000000"/>
                <w:sz w:val="20"/>
                <w:szCs w:val="20"/>
                <w:lang w:eastAsia="en-GB"/>
              </w:rPr>
              <w:t>2030</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47F9CBE1" w14:textId="3216DB08">
            <w:pPr>
              <w:jc w:val="right"/>
              <w:rPr>
                <w:rFonts w:cs="Arial"/>
                <w:color w:val="000000"/>
                <w:sz w:val="20"/>
                <w:szCs w:val="20"/>
                <w:lang w:eastAsia="en-GB"/>
              </w:rPr>
            </w:pPr>
            <w:r>
              <w:rPr>
                <w:rFonts w:cs="Arial"/>
                <w:color w:val="000000"/>
                <w:sz w:val="20"/>
                <w:szCs w:val="20"/>
              </w:rPr>
              <w:t>£164</w:t>
            </w:r>
          </w:p>
        </w:tc>
        <w:tc>
          <w:tcPr>
            <w:tcW w:w="1418" w:type="dxa"/>
            <w:tcBorders>
              <w:top w:val="nil"/>
              <w:left w:val="nil"/>
              <w:bottom w:val="nil"/>
              <w:right w:val="nil"/>
            </w:tcBorders>
            <w:shd w:val="clear" w:color="auto" w:fill="auto"/>
            <w:noWrap/>
            <w:vAlign w:val="bottom"/>
          </w:tcPr>
          <w:p w:rsidRPr="00E77428" w:rsidR="00CC79F6" w:rsidP="00CC79F6" w:rsidRDefault="00CC79F6" w14:paraId="550F64E2" w14:textId="31DD9DEB">
            <w:pPr>
              <w:jc w:val="right"/>
              <w:rPr>
                <w:rFonts w:cs="Arial"/>
                <w:color w:val="000000"/>
                <w:sz w:val="20"/>
                <w:szCs w:val="20"/>
                <w:lang w:eastAsia="en-GB"/>
              </w:rPr>
            </w:pPr>
            <w:r>
              <w:rPr>
                <w:rFonts w:cs="Arial"/>
                <w:color w:val="000000"/>
                <w:sz w:val="20"/>
                <w:szCs w:val="20"/>
              </w:rPr>
              <w:t>£943</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4A9E0C64" w14:textId="1E001C4F">
            <w:pPr>
              <w:jc w:val="right"/>
              <w:rPr>
                <w:rFonts w:cs="Arial"/>
                <w:color w:val="000000"/>
                <w:sz w:val="20"/>
                <w:szCs w:val="20"/>
                <w:lang w:eastAsia="en-GB"/>
              </w:rPr>
            </w:pPr>
            <w:r>
              <w:rPr>
                <w:rFonts w:cs="Arial"/>
                <w:color w:val="000000"/>
                <w:sz w:val="20"/>
                <w:szCs w:val="20"/>
              </w:rPr>
              <w:t>-£487</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2C4E2D73" w14:textId="7B0416E5">
            <w:pPr>
              <w:jc w:val="right"/>
              <w:rPr>
                <w:rFonts w:cs="Arial"/>
                <w:color w:val="000000"/>
                <w:sz w:val="20"/>
                <w:szCs w:val="20"/>
                <w:lang w:eastAsia="en-GB"/>
              </w:rPr>
            </w:pPr>
            <w:r>
              <w:rPr>
                <w:rFonts w:cs="Arial"/>
                <w:color w:val="000000"/>
                <w:sz w:val="20"/>
                <w:szCs w:val="20"/>
              </w:rPr>
              <w:t>-£502</w:t>
            </w:r>
          </w:p>
        </w:tc>
        <w:tc>
          <w:tcPr>
            <w:tcW w:w="1417" w:type="dxa"/>
            <w:tcBorders>
              <w:top w:val="nil"/>
              <w:left w:val="nil"/>
              <w:bottom w:val="nil"/>
              <w:right w:val="nil"/>
            </w:tcBorders>
            <w:shd w:val="clear" w:color="auto" w:fill="auto"/>
            <w:noWrap/>
            <w:vAlign w:val="bottom"/>
          </w:tcPr>
          <w:p w:rsidRPr="00E77428" w:rsidR="00CC79F6" w:rsidP="00CC79F6" w:rsidRDefault="00CC79F6" w14:paraId="4E325571" w14:textId="66EF38C3">
            <w:pPr>
              <w:jc w:val="right"/>
              <w:rPr>
                <w:rFonts w:cs="Arial"/>
                <w:color w:val="000000"/>
                <w:sz w:val="20"/>
                <w:szCs w:val="20"/>
                <w:lang w:eastAsia="en-GB"/>
              </w:rPr>
            </w:pPr>
            <w:r>
              <w:rPr>
                <w:rFonts w:cs="Arial"/>
                <w:color w:val="000000"/>
                <w:sz w:val="20"/>
                <w:szCs w:val="20"/>
              </w:rPr>
              <w:t>£289</w:t>
            </w:r>
          </w:p>
        </w:tc>
        <w:tc>
          <w:tcPr>
            <w:tcW w:w="1276" w:type="dxa"/>
            <w:tcBorders>
              <w:top w:val="nil"/>
              <w:left w:val="nil"/>
              <w:bottom w:val="nil"/>
              <w:right w:val="nil"/>
            </w:tcBorders>
            <w:shd w:val="clear" w:color="auto" w:fill="auto"/>
            <w:noWrap/>
            <w:vAlign w:val="bottom"/>
          </w:tcPr>
          <w:p w:rsidRPr="00E77428" w:rsidR="00CC79F6" w:rsidP="00CC79F6" w:rsidRDefault="00CC79F6" w14:paraId="7C04A085" w14:textId="7F82B454">
            <w:pPr>
              <w:jc w:val="right"/>
              <w:rPr>
                <w:rFonts w:cs="Arial"/>
                <w:color w:val="000000"/>
                <w:sz w:val="20"/>
                <w:szCs w:val="20"/>
                <w:lang w:eastAsia="en-GB"/>
              </w:rPr>
            </w:pPr>
            <w:r>
              <w:rPr>
                <w:rFonts w:cs="Arial"/>
                <w:color w:val="000000"/>
                <w:sz w:val="20"/>
                <w:szCs w:val="20"/>
              </w:rPr>
              <w:t>£7</w:t>
            </w:r>
          </w:p>
        </w:tc>
        <w:tc>
          <w:tcPr>
            <w:tcW w:w="850" w:type="dxa"/>
            <w:tcBorders>
              <w:top w:val="nil"/>
              <w:left w:val="nil"/>
              <w:bottom w:val="nil"/>
              <w:right w:val="nil"/>
            </w:tcBorders>
            <w:shd w:val="clear" w:color="auto" w:fill="auto"/>
          </w:tcPr>
          <w:p w:rsidR="00632F40" w:rsidP="00CC79F6" w:rsidRDefault="00632F40" w14:paraId="1C476890" w14:textId="18ABA8A7">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588F11AA" w14:textId="36B97841">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DF795F" w14:paraId="03A590A3" w14:textId="4A4952DB">
            <w:pPr>
              <w:jc w:val="right"/>
              <w:rPr>
                <w:rFonts w:cs="Arial"/>
                <w:b/>
                <w:bCs/>
                <w:color w:val="000000"/>
                <w:sz w:val="20"/>
                <w:szCs w:val="20"/>
                <w:lang w:eastAsia="en-GB"/>
              </w:rPr>
            </w:pPr>
            <w:r>
              <w:rPr>
                <w:rFonts w:cs="Arial"/>
                <w:b/>
                <w:bCs/>
                <w:color w:val="000000"/>
                <w:sz w:val="20"/>
                <w:szCs w:val="20"/>
              </w:rPr>
              <w:t>£82</w:t>
            </w:r>
            <w:r w:rsidR="00963D27">
              <w:rPr>
                <w:rFonts w:cs="Arial"/>
                <w:b/>
                <w:bCs/>
                <w:color w:val="000000"/>
                <w:sz w:val="20"/>
                <w:szCs w:val="20"/>
              </w:rPr>
              <w:t>6</w:t>
            </w:r>
          </w:p>
        </w:tc>
        <w:tc>
          <w:tcPr>
            <w:tcW w:w="992" w:type="dxa"/>
            <w:tcBorders>
              <w:top w:val="nil"/>
              <w:left w:val="nil"/>
              <w:bottom w:val="nil"/>
              <w:right w:val="single" w:color="auto" w:sz="4" w:space="0"/>
            </w:tcBorders>
            <w:noWrap/>
            <w:vAlign w:val="bottom"/>
          </w:tcPr>
          <w:p w:rsidRPr="00E77428" w:rsidR="00CC79F6" w:rsidP="00CC79F6" w:rsidRDefault="00CC79F6" w14:paraId="01AA6395" w14:textId="73A46910">
            <w:pPr>
              <w:jc w:val="center"/>
              <w:rPr>
                <w:rFonts w:cs="Arial"/>
                <w:b/>
                <w:bCs/>
                <w:color w:val="000000"/>
                <w:sz w:val="20"/>
                <w:szCs w:val="20"/>
                <w:lang w:eastAsia="en-GB"/>
              </w:rPr>
            </w:pPr>
            <w:r>
              <w:rPr>
                <w:rFonts w:cs="Arial"/>
                <w:b/>
                <w:bCs/>
                <w:color w:val="000000"/>
                <w:sz w:val="20"/>
                <w:szCs w:val="20"/>
              </w:rPr>
              <w:t>£672</w:t>
            </w:r>
          </w:p>
        </w:tc>
      </w:tr>
      <w:tr w:rsidRPr="00E77428" w:rsidR="00FC64F7" w:rsidTr="009D7A11" w14:paraId="65BDACA1" w14:textId="77777777">
        <w:trPr>
          <w:trHeight w:val="157"/>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20C651FC" w14:textId="77777777">
            <w:pPr>
              <w:jc w:val="right"/>
              <w:rPr>
                <w:rFonts w:cs="Arial"/>
                <w:color w:val="000000"/>
                <w:sz w:val="20"/>
                <w:szCs w:val="20"/>
                <w:lang w:eastAsia="en-GB"/>
              </w:rPr>
            </w:pPr>
            <w:r w:rsidRPr="00E77428">
              <w:rPr>
                <w:rFonts w:cs="Arial"/>
                <w:color w:val="000000"/>
                <w:sz w:val="20"/>
                <w:szCs w:val="20"/>
                <w:lang w:eastAsia="en-GB"/>
              </w:rPr>
              <w:t>2031</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7343FA91" w14:textId="3D065193">
            <w:pPr>
              <w:jc w:val="right"/>
              <w:rPr>
                <w:rFonts w:cs="Arial"/>
                <w:color w:val="000000"/>
                <w:sz w:val="20"/>
                <w:szCs w:val="20"/>
                <w:lang w:eastAsia="en-GB"/>
              </w:rPr>
            </w:pPr>
            <w:r>
              <w:rPr>
                <w:rFonts w:cs="Arial"/>
                <w:color w:val="000000"/>
                <w:sz w:val="20"/>
                <w:szCs w:val="20"/>
              </w:rPr>
              <w:t>£165</w:t>
            </w:r>
          </w:p>
        </w:tc>
        <w:tc>
          <w:tcPr>
            <w:tcW w:w="1418" w:type="dxa"/>
            <w:tcBorders>
              <w:top w:val="nil"/>
              <w:left w:val="nil"/>
              <w:bottom w:val="nil"/>
              <w:right w:val="nil"/>
            </w:tcBorders>
            <w:shd w:val="clear" w:color="auto" w:fill="auto"/>
            <w:noWrap/>
            <w:vAlign w:val="bottom"/>
          </w:tcPr>
          <w:p w:rsidRPr="00E77428" w:rsidR="00CC79F6" w:rsidP="00CC79F6" w:rsidRDefault="00CC79F6" w14:paraId="11F08B6C" w14:textId="367442EE">
            <w:pPr>
              <w:jc w:val="right"/>
              <w:rPr>
                <w:rFonts w:cs="Arial"/>
                <w:color w:val="000000"/>
                <w:sz w:val="20"/>
                <w:szCs w:val="20"/>
                <w:lang w:eastAsia="en-GB"/>
              </w:rPr>
            </w:pPr>
            <w:r>
              <w:rPr>
                <w:rFonts w:cs="Arial"/>
                <w:color w:val="000000"/>
                <w:sz w:val="20"/>
                <w:szCs w:val="20"/>
              </w:rPr>
              <w:t>£1,014</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542157F8" w14:textId="253865BA">
            <w:pPr>
              <w:jc w:val="right"/>
              <w:rPr>
                <w:rFonts w:cs="Arial"/>
                <w:color w:val="000000"/>
                <w:sz w:val="20"/>
                <w:szCs w:val="20"/>
                <w:lang w:eastAsia="en-GB"/>
              </w:rPr>
            </w:pPr>
            <w:r>
              <w:rPr>
                <w:rFonts w:cs="Arial"/>
                <w:color w:val="000000"/>
                <w:sz w:val="20"/>
                <w:szCs w:val="20"/>
              </w:rPr>
              <w:t>-£487</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1E38A59B" w14:textId="055F7D3C">
            <w:pPr>
              <w:jc w:val="right"/>
              <w:rPr>
                <w:rFonts w:cs="Arial"/>
                <w:color w:val="000000"/>
                <w:sz w:val="20"/>
                <w:szCs w:val="20"/>
                <w:lang w:eastAsia="en-GB"/>
              </w:rPr>
            </w:pPr>
            <w:r>
              <w:rPr>
                <w:rFonts w:cs="Arial"/>
                <w:color w:val="000000"/>
                <w:sz w:val="20"/>
                <w:szCs w:val="20"/>
              </w:rPr>
              <w:t>-£502</w:t>
            </w:r>
          </w:p>
        </w:tc>
        <w:tc>
          <w:tcPr>
            <w:tcW w:w="1417" w:type="dxa"/>
            <w:tcBorders>
              <w:top w:val="nil"/>
              <w:left w:val="nil"/>
              <w:bottom w:val="nil"/>
              <w:right w:val="nil"/>
            </w:tcBorders>
            <w:shd w:val="clear" w:color="auto" w:fill="auto"/>
            <w:noWrap/>
            <w:vAlign w:val="bottom"/>
          </w:tcPr>
          <w:p w:rsidRPr="00E77428" w:rsidR="00CC79F6" w:rsidP="00CC79F6" w:rsidRDefault="00CC79F6" w14:paraId="7E35DCFC" w14:textId="3B5418ED">
            <w:pPr>
              <w:jc w:val="right"/>
              <w:rPr>
                <w:rFonts w:cs="Arial"/>
                <w:color w:val="000000"/>
                <w:sz w:val="20"/>
                <w:szCs w:val="20"/>
                <w:lang w:eastAsia="en-GB"/>
              </w:rPr>
            </w:pPr>
            <w:r>
              <w:rPr>
                <w:rFonts w:cs="Arial"/>
                <w:color w:val="000000"/>
                <w:sz w:val="20"/>
                <w:szCs w:val="20"/>
              </w:rPr>
              <w:t>£290</w:t>
            </w:r>
          </w:p>
        </w:tc>
        <w:tc>
          <w:tcPr>
            <w:tcW w:w="1276" w:type="dxa"/>
            <w:tcBorders>
              <w:top w:val="nil"/>
              <w:left w:val="nil"/>
              <w:bottom w:val="nil"/>
              <w:right w:val="nil"/>
            </w:tcBorders>
            <w:shd w:val="clear" w:color="auto" w:fill="auto"/>
            <w:noWrap/>
            <w:vAlign w:val="bottom"/>
          </w:tcPr>
          <w:p w:rsidRPr="00E77428" w:rsidR="00CC79F6" w:rsidP="00CC79F6" w:rsidRDefault="00CC79F6" w14:paraId="736B99CB" w14:textId="2EA418AC">
            <w:pPr>
              <w:jc w:val="right"/>
              <w:rPr>
                <w:rFonts w:cs="Arial"/>
                <w:color w:val="000000"/>
                <w:sz w:val="20"/>
                <w:szCs w:val="20"/>
                <w:lang w:eastAsia="en-GB"/>
              </w:rPr>
            </w:pPr>
            <w:r>
              <w:rPr>
                <w:rFonts w:cs="Arial"/>
                <w:color w:val="000000"/>
                <w:sz w:val="20"/>
                <w:szCs w:val="20"/>
              </w:rPr>
              <w:t>£6</w:t>
            </w:r>
          </w:p>
        </w:tc>
        <w:tc>
          <w:tcPr>
            <w:tcW w:w="850" w:type="dxa"/>
            <w:tcBorders>
              <w:top w:val="nil"/>
              <w:left w:val="nil"/>
              <w:bottom w:val="nil"/>
              <w:right w:val="nil"/>
            </w:tcBorders>
            <w:shd w:val="clear" w:color="auto" w:fill="auto"/>
          </w:tcPr>
          <w:p w:rsidR="00632F40" w:rsidP="00CC79F6" w:rsidRDefault="00632F40" w14:paraId="796FBF98" w14:textId="718CC0FC">
            <w:pPr>
              <w:jc w:val="right"/>
              <w:rPr>
                <w:rFonts w:cs="Arial"/>
                <w:color w:val="000000"/>
                <w:sz w:val="20"/>
                <w:szCs w:val="20"/>
              </w:rPr>
            </w:pPr>
            <w:r>
              <w:rPr>
                <w:rFonts w:cs="Arial"/>
                <w:color w:val="000000"/>
                <w:sz w:val="20"/>
                <w:szCs w:val="20"/>
              </w:rPr>
              <w:t>£1</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01F7F078" w14:textId="3A6091AA">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DF795F" w14:paraId="1FD0D87A" w14:textId="79FC735F">
            <w:pPr>
              <w:jc w:val="right"/>
              <w:rPr>
                <w:rFonts w:cs="Arial"/>
                <w:b/>
                <w:bCs/>
                <w:color w:val="000000"/>
                <w:sz w:val="20"/>
                <w:szCs w:val="20"/>
                <w:lang w:eastAsia="en-GB"/>
              </w:rPr>
            </w:pPr>
            <w:r>
              <w:rPr>
                <w:rFonts w:cs="Arial"/>
                <w:b/>
                <w:bCs/>
                <w:color w:val="000000"/>
                <w:sz w:val="20"/>
                <w:szCs w:val="20"/>
              </w:rPr>
              <w:t>£89</w:t>
            </w:r>
            <w:r w:rsidR="00963D27">
              <w:rPr>
                <w:rFonts w:cs="Arial"/>
                <w:b/>
                <w:bCs/>
                <w:color w:val="000000"/>
                <w:sz w:val="20"/>
                <w:szCs w:val="20"/>
              </w:rPr>
              <w:t>6</w:t>
            </w:r>
          </w:p>
        </w:tc>
        <w:tc>
          <w:tcPr>
            <w:tcW w:w="992" w:type="dxa"/>
            <w:tcBorders>
              <w:top w:val="nil"/>
              <w:left w:val="nil"/>
              <w:bottom w:val="nil"/>
              <w:right w:val="single" w:color="auto" w:sz="4" w:space="0"/>
            </w:tcBorders>
            <w:noWrap/>
            <w:vAlign w:val="bottom"/>
          </w:tcPr>
          <w:p w:rsidRPr="00E77428" w:rsidR="00CC79F6" w:rsidP="00CC79F6" w:rsidRDefault="00DF795F" w14:paraId="2A0D9298" w14:textId="64E2FF37">
            <w:pPr>
              <w:jc w:val="center"/>
              <w:rPr>
                <w:rFonts w:cs="Arial"/>
                <w:b/>
                <w:bCs/>
                <w:color w:val="000000"/>
                <w:sz w:val="20"/>
                <w:szCs w:val="20"/>
                <w:lang w:eastAsia="en-GB"/>
              </w:rPr>
            </w:pPr>
            <w:r>
              <w:rPr>
                <w:rFonts w:cs="Arial"/>
                <w:b/>
                <w:bCs/>
                <w:color w:val="000000"/>
                <w:sz w:val="20"/>
                <w:szCs w:val="20"/>
              </w:rPr>
              <w:t>£70</w:t>
            </w:r>
            <w:r w:rsidR="00963D27">
              <w:rPr>
                <w:rFonts w:cs="Arial"/>
                <w:b/>
                <w:bCs/>
                <w:color w:val="000000"/>
                <w:sz w:val="20"/>
                <w:szCs w:val="20"/>
              </w:rPr>
              <w:t>4</w:t>
            </w:r>
          </w:p>
        </w:tc>
      </w:tr>
      <w:tr w:rsidRPr="00E77428" w:rsidR="00FC64F7" w:rsidTr="009D7A11" w14:paraId="7580A52E" w14:textId="77777777">
        <w:trPr>
          <w:trHeight w:val="202"/>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38948D68" w14:textId="77777777">
            <w:pPr>
              <w:jc w:val="right"/>
              <w:rPr>
                <w:rFonts w:cs="Arial"/>
                <w:color w:val="000000"/>
                <w:sz w:val="20"/>
                <w:szCs w:val="20"/>
                <w:lang w:eastAsia="en-GB"/>
              </w:rPr>
            </w:pPr>
            <w:r w:rsidRPr="00E77428">
              <w:rPr>
                <w:rFonts w:cs="Arial"/>
                <w:color w:val="000000"/>
                <w:sz w:val="20"/>
                <w:szCs w:val="20"/>
                <w:lang w:eastAsia="en-GB"/>
              </w:rPr>
              <w:t>2032</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36019E5B" w14:textId="2C979551">
            <w:pPr>
              <w:jc w:val="right"/>
              <w:rPr>
                <w:rFonts w:cs="Arial"/>
                <w:color w:val="000000"/>
                <w:sz w:val="20"/>
                <w:szCs w:val="20"/>
                <w:lang w:eastAsia="en-GB"/>
              </w:rPr>
            </w:pPr>
            <w:r>
              <w:rPr>
                <w:rFonts w:cs="Arial"/>
                <w:color w:val="000000"/>
                <w:sz w:val="20"/>
                <w:szCs w:val="20"/>
              </w:rPr>
              <w:t>£166</w:t>
            </w:r>
          </w:p>
        </w:tc>
        <w:tc>
          <w:tcPr>
            <w:tcW w:w="1418" w:type="dxa"/>
            <w:tcBorders>
              <w:top w:val="nil"/>
              <w:left w:val="nil"/>
              <w:bottom w:val="nil"/>
              <w:right w:val="nil"/>
            </w:tcBorders>
            <w:shd w:val="clear" w:color="auto" w:fill="auto"/>
            <w:noWrap/>
            <w:vAlign w:val="bottom"/>
          </w:tcPr>
          <w:p w:rsidRPr="00E77428" w:rsidR="00CC79F6" w:rsidP="00CC79F6" w:rsidRDefault="00CC79F6" w14:paraId="7724DF26" w14:textId="4E480025">
            <w:pPr>
              <w:jc w:val="right"/>
              <w:rPr>
                <w:rFonts w:cs="Arial"/>
                <w:color w:val="000000"/>
                <w:sz w:val="20"/>
                <w:szCs w:val="20"/>
                <w:lang w:eastAsia="en-GB"/>
              </w:rPr>
            </w:pPr>
            <w:r>
              <w:rPr>
                <w:rFonts w:cs="Arial"/>
                <w:color w:val="000000"/>
                <w:sz w:val="20"/>
                <w:szCs w:val="20"/>
              </w:rPr>
              <w:t>£1,079</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5C91A9B1" w14:textId="3B3A5C5D">
            <w:pPr>
              <w:jc w:val="right"/>
              <w:rPr>
                <w:rFonts w:cs="Arial"/>
                <w:color w:val="000000"/>
                <w:sz w:val="20"/>
                <w:szCs w:val="20"/>
                <w:lang w:eastAsia="en-GB"/>
              </w:rPr>
            </w:pPr>
            <w:r>
              <w:rPr>
                <w:rFonts w:cs="Arial"/>
                <w:color w:val="000000"/>
                <w:sz w:val="20"/>
                <w:szCs w:val="20"/>
              </w:rPr>
              <w:t>-£487</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5B27D2ED" w14:textId="67ACCB51">
            <w:pPr>
              <w:jc w:val="right"/>
              <w:rPr>
                <w:rFonts w:cs="Arial"/>
                <w:color w:val="000000"/>
                <w:sz w:val="20"/>
                <w:szCs w:val="20"/>
                <w:lang w:eastAsia="en-GB"/>
              </w:rPr>
            </w:pPr>
            <w:r>
              <w:rPr>
                <w:rFonts w:cs="Arial"/>
                <w:color w:val="000000"/>
                <w:sz w:val="20"/>
                <w:szCs w:val="20"/>
              </w:rPr>
              <w:t>-£502</w:t>
            </w:r>
          </w:p>
        </w:tc>
        <w:tc>
          <w:tcPr>
            <w:tcW w:w="1417" w:type="dxa"/>
            <w:tcBorders>
              <w:top w:val="nil"/>
              <w:left w:val="nil"/>
              <w:bottom w:val="nil"/>
              <w:right w:val="nil"/>
            </w:tcBorders>
            <w:shd w:val="clear" w:color="auto" w:fill="auto"/>
            <w:noWrap/>
            <w:vAlign w:val="bottom"/>
          </w:tcPr>
          <w:p w:rsidRPr="00E77428" w:rsidR="00CC79F6" w:rsidP="00CC79F6" w:rsidRDefault="00CC79F6" w14:paraId="21D3AFF5" w14:textId="6B00C734">
            <w:pPr>
              <w:jc w:val="right"/>
              <w:rPr>
                <w:rFonts w:cs="Arial"/>
                <w:color w:val="000000"/>
                <w:sz w:val="20"/>
                <w:szCs w:val="20"/>
                <w:lang w:eastAsia="en-GB"/>
              </w:rPr>
            </w:pPr>
            <w:r>
              <w:rPr>
                <w:rFonts w:cs="Arial"/>
                <w:color w:val="000000"/>
                <w:sz w:val="20"/>
                <w:szCs w:val="20"/>
              </w:rPr>
              <w:t>£301</w:t>
            </w:r>
          </w:p>
        </w:tc>
        <w:tc>
          <w:tcPr>
            <w:tcW w:w="1276" w:type="dxa"/>
            <w:tcBorders>
              <w:top w:val="nil"/>
              <w:left w:val="nil"/>
              <w:bottom w:val="nil"/>
              <w:right w:val="nil"/>
            </w:tcBorders>
            <w:shd w:val="clear" w:color="auto" w:fill="auto"/>
            <w:noWrap/>
            <w:vAlign w:val="bottom"/>
          </w:tcPr>
          <w:p w:rsidRPr="00E77428" w:rsidR="00CC79F6" w:rsidP="00CC79F6" w:rsidRDefault="00CC79F6" w14:paraId="51120605" w14:textId="6F502DE0">
            <w:pPr>
              <w:jc w:val="right"/>
              <w:rPr>
                <w:rFonts w:cs="Arial"/>
                <w:color w:val="000000"/>
                <w:sz w:val="20"/>
                <w:szCs w:val="20"/>
                <w:lang w:eastAsia="en-GB"/>
              </w:rPr>
            </w:pPr>
            <w:r>
              <w:rPr>
                <w:rFonts w:cs="Arial"/>
                <w:color w:val="000000"/>
                <w:sz w:val="20"/>
                <w:szCs w:val="20"/>
              </w:rPr>
              <w:t>£6</w:t>
            </w:r>
          </w:p>
        </w:tc>
        <w:tc>
          <w:tcPr>
            <w:tcW w:w="850" w:type="dxa"/>
            <w:tcBorders>
              <w:top w:val="nil"/>
              <w:left w:val="nil"/>
              <w:bottom w:val="nil"/>
              <w:right w:val="nil"/>
            </w:tcBorders>
            <w:shd w:val="clear" w:color="auto" w:fill="auto"/>
          </w:tcPr>
          <w:p w:rsidR="00632F40" w:rsidP="00CC79F6" w:rsidRDefault="00632F40" w14:paraId="09E70889" w14:textId="6DCDA3B9">
            <w:pPr>
              <w:jc w:val="right"/>
              <w:rPr>
                <w:rFonts w:cs="Arial"/>
                <w:color w:val="000000"/>
                <w:sz w:val="20"/>
                <w:szCs w:val="20"/>
              </w:rPr>
            </w:pPr>
            <w:r>
              <w:rPr>
                <w:rFonts w:cs="Arial"/>
                <w:color w:val="000000"/>
                <w:sz w:val="20"/>
                <w:szCs w:val="20"/>
              </w:rPr>
              <w:t>£1</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3B7DDA9D" w14:textId="413F2447">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DF795F" w14:paraId="663888FB" w14:textId="7365DCFC">
            <w:pPr>
              <w:jc w:val="right"/>
              <w:rPr>
                <w:rFonts w:cs="Arial"/>
                <w:b/>
                <w:bCs/>
                <w:color w:val="000000"/>
                <w:sz w:val="20"/>
                <w:szCs w:val="20"/>
                <w:lang w:eastAsia="en-GB"/>
              </w:rPr>
            </w:pPr>
            <w:r>
              <w:rPr>
                <w:rFonts w:cs="Arial"/>
                <w:b/>
                <w:bCs/>
                <w:color w:val="000000"/>
                <w:sz w:val="20"/>
                <w:szCs w:val="20"/>
              </w:rPr>
              <w:t>£95</w:t>
            </w:r>
            <w:r w:rsidR="00963D27">
              <w:rPr>
                <w:rFonts w:cs="Arial"/>
                <w:b/>
                <w:bCs/>
                <w:color w:val="000000"/>
                <w:sz w:val="20"/>
                <w:szCs w:val="20"/>
              </w:rPr>
              <w:t>2</w:t>
            </w:r>
          </w:p>
        </w:tc>
        <w:tc>
          <w:tcPr>
            <w:tcW w:w="992" w:type="dxa"/>
            <w:tcBorders>
              <w:top w:val="nil"/>
              <w:left w:val="nil"/>
              <w:bottom w:val="nil"/>
              <w:right w:val="single" w:color="auto" w:sz="4" w:space="0"/>
            </w:tcBorders>
            <w:noWrap/>
            <w:vAlign w:val="bottom"/>
          </w:tcPr>
          <w:p w:rsidRPr="00E77428" w:rsidR="00CC79F6" w:rsidP="00CC79F6" w:rsidRDefault="00DF795F" w14:paraId="21EBFE1F" w14:textId="25DBA0FE">
            <w:pPr>
              <w:jc w:val="center"/>
              <w:rPr>
                <w:rFonts w:cs="Arial"/>
                <w:b/>
                <w:bCs/>
                <w:color w:val="000000"/>
                <w:sz w:val="20"/>
                <w:szCs w:val="20"/>
                <w:lang w:eastAsia="en-GB"/>
              </w:rPr>
            </w:pPr>
            <w:r>
              <w:rPr>
                <w:rFonts w:cs="Arial"/>
                <w:b/>
                <w:bCs/>
                <w:color w:val="000000"/>
                <w:sz w:val="20"/>
                <w:szCs w:val="20"/>
              </w:rPr>
              <w:t>£72</w:t>
            </w:r>
            <w:r w:rsidR="00963D27">
              <w:rPr>
                <w:rFonts w:cs="Arial"/>
                <w:b/>
                <w:bCs/>
                <w:color w:val="000000"/>
                <w:sz w:val="20"/>
                <w:szCs w:val="20"/>
              </w:rPr>
              <w:t>3</w:t>
            </w:r>
          </w:p>
        </w:tc>
      </w:tr>
      <w:tr w:rsidRPr="00E77428" w:rsidR="00FC64F7" w:rsidTr="009D7A11" w14:paraId="0E883A0F" w14:textId="77777777">
        <w:trPr>
          <w:trHeight w:val="263"/>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634DBF35" w14:textId="77777777">
            <w:pPr>
              <w:jc w:val="right"/>
              <w:rPr>
                <w:rFonts w:cs="Arial"/>
                <w:color w:val="000000"/>
                <w:sz w:val="20"/>
                <w:szCs w:val="20"/>
                <w:lang w:eastAsia="en-GB"/>
              </w:rPr>
            </w:pPr>
            <w:r w:rsidRPr="00E77428">
              <w:rPr>
                <w:rFonts w:cs="Arial"/>
                <w:color w:val="000000"/>
                <w:sz w:val="20"/>
                <w:szCs w:val="20"/>
                <w:lang w:eastAsia="en-GB"/>
              </w:rPr>
              <w:t>2033</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38AD4ADE" w14:textId="02B53256">
            <w:pPr>
              <w:jc w:val="right"/>
              <w:rPr>
                <w:rFonts w:cs="Arial"/>
                <w:color w:val="000000"/>
                <w:sz w:val="20"/>
                <w:szCs w:val="20"/>
                <w:lang w:eastAsia="en-GB"/>
              </w:rPr>
            </w:pPr>
            <w:r>
              <w:rPr>
                <w:rFonts w:cs="Arial"/>
                <w:color w:val="000000"/>
                <w:sz w:val="20"/>
                <w:szCs w:val="20"/>
              </w:rPr>
              <w:t>£167</w:t>
            </w:r>
          </w:p>
        </w:tc>
        <w:tc>
          <w:tcPr>
            <w:tcW w:w="1418" w:type="dxa"/>
            <w:tcBorders>
              <w:top w:val="nil"/>
              <w:left w:val="nil"/>
              <w:bottom w:val="nil"/>
              <w:right w:val="nil"/>
            </w:tcBorders>
            <w:shd w:val="clear" w:color="auto" w:fill="auto"/>
            <w:noWrap/>
            <w:vAlign w:val="bottom"/>
          </w:tcPr>
          <w:p w:rsidRPr="00E77428" w:rsidR="00CC79F6" w:rsidP="00CC79F6" w:rsidRDefault="00CC79F6" w14:paraId="6B1DEEBA" w14:textId="7C58CEA7">
            <w:pPr>
              <w:jc w:val="right"/>
              <w:rPr>
                <w:rFonts w:cs="Arial"/>
                <w:color w:val="000000"/>
                <w:sz w:val="20"/>
                <w:szCs w:val="20"/>
                <w:lang w:eastAsia="en-GB"/>
              </w:rPr>
            </w:pPr>
            <w:r>
              <w:rPr>
                <w:rFonts w:cs="Arial"/>
                <w:color w:val="000000"/>
                <w:sz w:val="20"/>
                <w:szCs w:val="20"/>
              </w:rPr>
              <w:t>£1,140</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765C4BBB" w14:textId="75FCCC76">
            <w:pPr>
              <w:jc w:val="right"/>
              <w:rPr>
                <w:rFonts w:cs="Arial"/>
                <w:color w:val="000000"/>
                <w:sz w:val="20"/>
                <w:szCs w:val="20"/>
                <w:lang w:eastAsia="en-GB"/>
              </w:rPr>
            </w:pPr>
            <w:r>
              <w:rPr>
                <w:rFonts w:cs="Arial"/>
                <w:color w:val="000000"/>
                <w:sz w:val="20"/>
                <w:szCs w:val="20"/>
              </w:rPr>
              <w:t>-£487</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4DD23001" w14:textId="3DD7C688">
            <w:pPr>
              <w:jc w:val="right"/>
              <w:rPr>
                <w:rFonts w:cs="Arial"/>
                <w:color w:val="000000"/>
                <w:sz w:val="20"/>
                <w:szCs w:val="20"/>
                <w:lang w:eastAsia="en-GB"/>
              </w:rPr>
            </w:pPr>
            <w:r>
              <w:rPr>
                <w:rFonts w:cs="Arial"/>
                <w:color w:val="000000"/>
                <w:sz w:val="20"/>
                <w:szCs w:val="20"/>
              </w:rPr>
              <w:t>-£502</w:t>
            </w:r>
          </w:p>
        </w:tc>
        <w:tc>
          <w:tcPr>
            <w:tcW w:w="1417" w:type="dxa"/>
            <w:tcBorders>
              <w:top w:val="nil"/>
              <w:left w:val="nil"/>
              <w:bottom w:val="nil"/>
              <w:right w:val="nil"/>
            </w:tcBorders>
            <w:shd w:val="clear" w:color="auto" w:fill="auto"/>
            <w:noWrap/>
            <w:vAlign w:val="bottom"/>
          </w:tcPr>
          <w:p w:rsidRPr="00E77428" w:rsidR="00CC79F6" w:rsidP="00CC79F6" w:rsidRDefault="00CC79F6" w14:paraId="138885EF" w14:textId="19E83217">
            <w:pPr>
              <w:jc w:val="right"/>
              <w:rPr>
                <w:rFonts w:cs="Arial"/>
                <w:color w:val="000000"/>
                <w:sz w:val="20"/>
                <w:szCs w:val="20"/>
                <w:lang w:eastAsia="en-GB"/>
              </w:rPr>
            </w:pPr>
            <w:r>
              <w:rPr>
                <w:rFonts w:cs="Arial"/>
                <w:color w:val="000000"/>
                <w:sz w:val="20"/>
                <w:szCs w:val="20"/>
              </w:rPr>
              <w:t>£597</w:t>
            </w:r>
          </w:p>
        </w:tc>
        <w:tc>
          <w:tcPr>
            <w:tcW w:w="1276" w:type="dxa"/>
            <w:tcBorders>
              <w:top w:val="nil"/>
              <w:left w:val="nil"/>
              <w:bottom w:val="nil"/>
              <w:right w:val="nil"/>
            </w:tcBorders>
            <w:shd w:val="clear" w:color="auto" w:fill="auto"/>
            <w:noWrap/>
            <w:vAlign w:val="bottom"/>
          </w:tcPr>
          <w:p w:rsidRPr="00E77428" w:rsidR="00CC79F6" w:rsidP="00CC79F6" w:rsidRDefault="00CC79F6" w14:paraId="7786E70E" w14:textId="0AEA6DD3">
            <w:pPr>
              <w:jc w:val="right"/>
              <w:rPr>
                <w:rFonts w:cs="Arial"/>
                <w:color w:val="000000"/>
                <w:sz w:val="20"/>
                <w:szCs w:val="20"/>
                <w:lang w:eastAsia="en-GB"/>
              </w:rPr>
            </w:pPr>
            <w:r>
              <w:rPr>
                <w:rFonts w:cs="Arial"/>
                <w:color w:val="000000"/>
                <w:sz w:val="20"/>
                <w:szCs w:val="20"/>
              </w:rPr>
              <w:t>£6</w:t>
            </w:r>
          </w:p>
        </w:tc>
        <w:tc>
          <w:tcPr>
            <w:tcW w:w="850" w:type="dxa"/>
            <w:tcBorders>
              <w:top w:val="nil"/>
              <w:left w:val="nil"/>
              <w:bottom w:val="nil"/>
              <w:right w:val="nil"/>
            </w:tcBorders>
            <w:shd w:val="clear" w:color="auto" w:fill="auto"/>
          </w:tcPr>
          <w:p w:rsidR="00632F40" w:rsidP="00CC79F6" w:rsidRDefault="00632F40" w14:paraId="361F24E6" w14:textId="7F70D7B7">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0D5AFDFF" w14:textId="44DADD24">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CC79F6" w14:paraId="76CEE77D" w14:textId="7BD6584B">
            <w:pPr>
              <w:jc w:val="right"/>
              <w:rPr>
                <w:rFonts w:cs="Arial"/>
                <w:b/>
                <w:bCs/>
                <w:color w:val="000000"/>
                <w:sz w:val="20"/>
                <w:szCs w:val="20"/>
                <w:lang w:eastAsia="en-GB"/>
              </w:rPr>
            </w:pPr>
            <w:r>
              <w:rPr>
                <w:rFonts w:cs="Arial"/>
                <w:b/>
                <w:bCs/>
                <w:color w:val="000000"/>
                <w:sz w:val="20"/>
                <w:szCs w:val="20"/>
              </w:rPr>
              <w:t>£719</w:t>
            </w:r>
          </w:p>
        </w:tc>
        <w:tc>
          <w:tcPr>
            <w:tcW w:w="992" w:type="dxa"/>
            <w:tcBorders>
              <w:top w:val="nil"/>
              <w:left w:val="nil"/>
              <w:bottom w:val="nil"/>
              <w:right w:val="single" w:color="auto" w:sz="4" w:space="0"/>
            </w:tcBorders>
            <w:noWrap/>
            <w:vAlign w:val="bottom"/>
          </w:tcPr>
          <w:p w:rsidRPr="00E77428" w:rsidR="00CC79F6" w:rsidP="00CC79F6" w:rsidRDefault="00CC79F6" w14:paraId="7A93AE07" w14:textId="6906416F">
            <w:pPr>
              <w:jc w:val="center"/>
              <w:rPr>
                <w:rFonts w:cs="Arial"/>
                <w:b/>
                <w:bCs/>
                <w:color w:val="000000"/>
                <w:sz w:val="20"/>
                <w:szCs w:val="20"/>
                <w:lang w:eastAsia="en-GB"/>
              </w:rPr>
            </w:pPr>
            <w:r>
              <w:rPr>
                <w:rFonts w:cs="Arial"/>
                <w:b/>
                <w:bCs/>
                <w:color w:val="000000"/>
                <w:sz w:val="20"/>
                <w:szCs w:val="20"/>
              </w:rPr>
              <w:t>£528</w:t>
            </w:r>
          </w:p>
        </w:tc>
      </w:tr>
      <w:tr w:rsidRPr="00E77428" w:rsidR="00FC64F7" w:rsidTr="009D7A11" w14:paraId="16975070" w14:textId="77777777">
        <w:trPr>
          <w:trHeight w:val="266"/>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1B27FA23" w14:textId="77777777">
            <w:pPr>
              <w:jc w:val="right"/>
              <w:rPr>
                <w:rFonts w:cs="Arial"/>
                <w:color w:val="000000"/>
                <w:sz w:val="20"/>
                <w:szCs w:val="20"/>
                <w:lang w:eastAsia="en-GB"/>
              </w:rPr>
            </w:pPr>
            <w:r w:rsidRPr="00E77428">
              <w:rPr>
                <w:rFonts w:cs="Arial"/>
                <w:color w:val="000000"/>
                <w:sz w:val="20"/>
                <w:szCs w:val="20"/>
                <w:lang w:eastAsia="en-GB"/>
              </w:rPr>
              <w:t>2034</w:t>
            </w:r>
          </w:p>
        </w:tc>
        <w:tc>
          <w:tcPr>
            <w:tcW w:w="992" w:type="dxa"/>
            <w:tcBorders>
              <w:top w:val="nil"/>
              <w:left w:val="single" w:color="auto" w:sz="4" w:space="0"/>
              <w:bottom w:val="nil"/>
              <w:right w:val="nil"/>
            </w:tcBorders>
            <w:shd w:val="clear" w:color="auto" w:fill="auto"/>
            <w:noWrap/>
            <w:vAlign w:val="bottom"/>
          </w:tcPr>
          <w:p w:rsidRPr="00E77428" w:rsidR="00CC79F6" w:rsidP="00CC79F6" w:rsidRDefault="00CC79F6" w14:paraId="67B3DC64" w14:textId="6738C897">
            <w:pPr>
              <w:jc w:val="right"/>
              <w:rPr>
                <w:rFonts w:cs="Arial"/>
                <w:color w:val="000000"/>
                <w:sz w:val="20"/>
                <w:szCs w:val="20"/>
                <w:lang w:eastAsia="en-GB"/>
              </w:rPr>
            </w:pPr>
            <w:r>
              <w:rPr>
                <w:rFonts w:cs="Arial"/>
                <w:color w:val="000000"/>
                <w:sz w:val="20"/>
                <w:szCs w:val="20"/>
              </w:rPr>
              <w:t>£168</w:t>
            </w:r>
          </w:p>
        </w:tc>
        <w:tc>
          <w:tcPr>
            <w:tcW w:w="1418" w:type="dxa"/>
            <w:tcBorders>
              <w:top w:val="nil"/>
              <w:left w:val="nil"/>
              <w:bottom w:val="nil"/>
              <w:right w:val="nil"/>
            </w:tcBorders>
            <w:shd w:val="clear" w:color="auto" w:fill="auto"/>
            <w:noWrap/>
            <w:vAlign w:val="bottom"/>
          </w:tcPr>
          <w:p w:rsidRPr="00E77428" w:rsidR="00CC79F6" w:rsidP="00CC79F6" w:rsidRDefault="00CC79F6" w14:paraId="7A1AD3B2" w14:textId="087425B2">
            <w:pPr>
              <w:jc w:val="right"/>
              <w:rPr>
                <w:rFonts w:cs="Arial"/>
                <w:color w:val="000000"/>
                <w:sz w:val="20"/>
                <w:szCs w:val="20"/>
                <w:lang w:eastAsia="en-GB"/>
              </w:rPr>
            </w:pPr>
            <w:r>
              <w:rPr>
                <w:rFonts w:cs="Arial"/>
                <w:color w:val="000000"/>
                <w:sz w:val="20"/>
                <w:szCs w:val="20"/>
              </w:rPr>
              <w:t>£1,198</w:t>
            </w:r>
          </w:p>
        </w:tc>
        <w:tc>
          <w:tcPr>
            <w:tcW w:w="992" w:type="dxa"/>
            <w:tcBorders>
              <w:top w:val="nil"/>
              <w:left w:val="nil"/>
              <w:bottom w:val="nil"/>
              <w:right w:val="single" w:color="auto" w:sz="4" w:space="0"/>
            </w:tcBorders>
            <w:shd w:val="clear" w:color="auto" w:fill="auto"/>
            <w:noWrap/>
            <w:vAlign w:val="bottom"/>
          </w:tcPr>
          <w:p w:rsidRPr="00E77428" w:rsidR="00CC79F6" w:rsidP="00CC79F6" w:rsidRDefault="00CC79F6" w14:paraId="72385F07" w14:textId="6AD6D329">
            <w:pPr>
              <w:jc w:val="right"/>
              <w:rPr>
                <w:rFonts w:cs="Arial"/>
                <w:color w:val="000000"/>
                <w:sz w:val="20"/>
                <w:szCs w:val="20"/>
                <w:lang w:eastAsia="en-GB"/>
              </w:rPr>
            </w:pPr>
            <w:r>
              <w:rPr>
                <w:rFonts w:cs="Arial"/>
                <w:color w:val="000000"/>
                <w:sz w:val="20"/>
                <w:szCs w:val="20"/>
              </w:rPr>
              <w:t>-£487</w:t>
            </w:r>
          </w:p>
        </w:tc>
        <w:tc>
          <w:tcPr>
            <w:tcW w:w="1418" w:type="dxa"/>
            <w:gridSpan w:val="2"/>
            <w:tcBorders>
              <w:top w:val="nil"/>
              <w:left w:val="nil"/>
              <w:bottom w:val="nil"/>
              <w:right w:val="nil"/>
            </w:tcBorders>
            <w:shd w:val="clear" w:color="auto" w:fill="auto"/>
            <w:noWrap/>
            <w:vAlign w:val="bottom"/>
          </w:tcPr>
          <w:p w:rsidRPr="00E77428" w:rsidR="00CC79F6" w:rsidP="00CC79F6" w:rsidRDefault="00CC79F6" w14:paraId="77A28A0C" w14:textId="300939D5">
            <w:pPr>
              <w:jc w:val="right"/>
              <w:rPr>
                <w:rFonts w:cs="Arial"/>
                <w:color w:val="000000"/>
                <w:sz w:val="20"/>
                <w:szCs w:val="20"/>
                <w:lang w:eastAsia="en-GB"/>
              </w:rPr>
            </w:pPr>
            <w:r>
              <w:rPr>
                <w:rFonts w:cs="Arial"/>
                <w:color w:val="000000"/>
                <w:sz w:val="20"/>
                <w:szCs w:val="20"/>
              </w:rPr>
              <w:t>-£502</w:t>
            </w:r>
          </w:p>
        </w:tc>
        <w:tc>
          <w:tcPr>
            <w:tcW w:w="1417" w:type="dxa"/>
            <w:tcBorders>
              <w:top w:val="nil"/>
              <w:left w:val="nil"/>
              <w:bottom w:val="nil"/>
              <w:right w:val="nil"/>
            </w:tcBorders>
            <w:shd w:val="clear" w:color="auto" w:fill="auto"/>
            <w:noWrap/>
            <w:vAlign w:val="bottom"/>
          </w:tcPr>
          <w:p w:rsidRPr="00E77428" w:rsidR="00CC79F6" w:rsidP="00CC79F6" w:rsidRDefault="00CC79F6" w14:paraId="3196EDF7" w14:textId="6CFC798B">
            <w:pPr>
              <w:jc w:val="right"/>
              <w:rPr>
                <w:rFonts w:cs="Arial"/>
                <w:color w:val="000000"/>
                <w:sz w:val="20"/>
                <w:szCs w:val="20"/>
                <w:lang w:eastAsia="en-GB"/>
              </w:rPr>
            </w:pPr>
            <w:r>
              <w:rPr>
                <w:rFonts w:cs="Arial"/>
                <w:color w:val="000000"/>
                <w:sz w:val="20"/>
                <w:szCs w:val="20"/>
              </w:rPr>
              <w:t>£312</w:t>
            </w:r>
          </w:p>
        </w:tc>
        <w:tc>
          <w:tcPr>
            <w:tcW w:w="1276" w:type="dxa"/>
            <w:tcBorders>
              <w:top w:val="nil"/>
              <w:left w:val="nil"/>
              <w:bottom w:val="nil"/>
              <w:right w:val="nil"/>
            </w:tcBorders>
            <w:shd w:val="clear" w:color="auto" w:fill="auto"/>
            <w:noWrap/>
            <w:vAlign w:val="bottom"/>
          </w:tcPr>
          <w:p w:rsidRPr="00E77428" w:rsidR="00CC79F6" w:rsidP="00CC79F6" w:rsidRDefault="00CC79F6" w14:paraId="0633DD19" w14:textId="297EC6A6">
            <w:pPr>
              <w:jc w:val="right"/>
              <w:rPr>
                <w:rFonts w:cs="Arial"/>
                <w:color w:val="000000"/>
                <w:sz w:val="20"/>
                <w:szCs w:val="20"/>
                <w:lang w:eastAsia="en-GB"/>
              </w:rPr>
            </w:pPr>
            <w:r>
              <w:rPr>
                <w:rFonts w:cs="Arial"/>
                <w:color w:val="000000"/>
                <w:sz w:val="20"/>
                <w:szCs w:val="20"/>
              </w:rPr>
              <w:t>£6</w:t>
            </w:r>
          </w:p>
        </w:tc>
        <w:tc>
          <w:tcPr>
            <w:tcW w:w="850" w:type="dxa"/>
            <w:tcBorders>
              <w:top w:val="nil"/>
              <w:left w:val="nil"/>
              <w:bottom w:val="nil"/>
              <w:right w:val="nil"/>
            </w:tcBorders>
            <w:shd w:val="clear" w:color="auto" w:fill="auto"/>
          </w:tcPr>
          <w:p w:rsidR="00632F40" w:rsidP="00CC79F6" w:rsidRDefault="00632F40" w14:paraId="5D6C7618" w14:textId="646B714C">
            <w:pPr>
              <w:jc w:val="right"/>
              <w:rPr>
                <w:rFonts w:cs="Arial"/>
                <w:color w:val="000000"/>
                <w:sz w:val="20"/>
                <w:szCs w:val="20"/>
              </w:rPr>
            </w:pPr>
            <w:r>
              <w:rPr>
                <w:rFonts w:cs="Arial"/>
                <w:color w:val="000000"/>
                <w:sz w:val="20"/>
                <w:szCs w:val="20"/>
              </w:rPr>
              <w:t>£0</w:t>
            </w:r>
          </w:p>
        </w:tc>
        <w:tc>
          <w:tcPr>
            <w:tcW w:w="284" w:type="dxa"/>
            <w:tcBorders>
              <w:top w:val="nil"/>
              <w:left w:val="nil"/>
              <w:bottom w:val="nil"/>
              <w:right w:val="single" w:color="auto" w:sz="4" w:space="0"/>
            </w:tcBorders>
            <w:shd w:val="clear" w:color="auto" w:fill="auto"/>
            <w:noWrap/>
            <w:vAlign w:val="bottom"/>
          </w:tcPr>
          <w:p w:rsidRPr="00E77428" w:rsidR="00CC79F6" w:rsidP="00CC79F6" w:rsidRDefault="00CC79F6" w14:paraId="0EB5BCAF" w14:textId="2EE6C34E">
            <w:pPr>
              <w:jc w:val="right"/>
              <w:rPr>
                <w:rFonts w:cs="Arial"/>
                <w:color w:val="000000"/>
                <w:sz w:val="20"/>
                <w:szCs w:val="20"/>
                <w:lang w:eastAsia="en-GB"/>
              </w:rPr>
            </w:pPr>
          </w:p>
        </w:tc>
        <w:tc>
          <w:tcPr>
            <w:tcW w:w="1134" w:type="dxa"/>
            <w:tcBorders>
              <w:top w:val="nil"/>
              <w:left w:val="nil"/>
              <w:bottom w:val="nil"/>
              <w:right w:val="single" w:color="auto" w:sz="4" w:space="0"/>
            </w:tcBorders>
            <w:shd w:val="clear" w:color="auto" w:fill="auto"/>
            <w:noWrap/>
            <w:vAlign w:val="bottom"/>
          </w:tcPr>
          <w:p w:rsidRPr="00E77428" w:rsidR="00CC79F6" w:rsidP="00CC79F6" w:rsidRDefault="00CC79F6" w14:paraId="6D144CAE" w14:textId="2CCFA92E">
            <w:pPr>
              <w:jc w:val="right"/>
              <w:rPr>
                <w:rFonts w:cs="Arial"/>
                <w:b/>
                <w:bCs/>
                <w:color w:val="000000"/>
                <w:sz w:val="20"/>
                <w:szCs w:val="20"/>
                <w:lang w:eastAsia="en-GB"/>
              </w:rPr>
            </w:pPr>
            <w:r>
              <w:rPr>
                <w:rFonts w:cs="Arial"/>
                <w:b/>
                <w:bCs/>
                <w:color w:val="000000"/>
                <w:sz w:val="20"/>
                <w:szCs w:val="20"/>
              </w:rPr>
              <w:t>£1,062</w:t>
            </w:r>
          </w:p>
        </w:tc>
        <w:tc>
          <w:tcPr>
            <w:tcW w:w="992" w:type="dxa"/>
            <w:tcBorders>
              <w:top w:val="nil"/>
              <w:left w:val="nil"/>
              <w:bottom w:val="nil"/>
              <w:right w:val="single" w:color="auto" w:sz="4" w:space="0"/>
            </w:tcBorders>
            <w:noWrap/>
            <w:vAlign w:val="bottom"/>
          </w:tcPr>
          <w:p w:rsidRPr="00E77428" w:rsidR="00CC79F6" w:rsidP="00CC79F6" w:rsidRDefault="00CC79F6" w14:paraId="3ECE9783" w14:textId="359A21E7">
            <w:pPr>
              <w:jc w:val="center"/>
              <w:rPr>
                <w:rFonts w:cs="Arial"/>
                <w:b/>
                <w:bCs/>
                <w:color w:val="000000"/>
                <w:sz w:val="20"/>
                <w:szCs w:val="20"/>
                <w:lang w:eastAsia="en-GB"/>
              </w:rPr>
            </w:pPr>
            <w:r>
              <w:rPr>
                <w:rFonts w:cs="Arial"/>
                <w:b/>
                <w:bCs/>
                <w:color w:val="000000"/>
                <w:sz w:val="20"/>
                <w:szCs w:val="20"/>
              </w:rPr>
              <w:t>£753</w:t>
            </w:r>
          </w:p>
        </w:tc>
      </w:tr>
      <w:tr w:rsidRPr="00E77428" w:rsidR="00FC64F7" w:rsidTr="009D7A11" w14:paraId="7A895970" w14:textId="77777777">
        <w:trPr>
          <w:trHeight w:val="299"/>
          <w:jc w:val="center"/>
        </w:trPr>
        <w:tc>
          <w:tcPr>
            <w:tcW w:w="704" w:type="dxa"/>
            <w:tcBorders>
              <w:top w:val="nil"/>
              <w:left w:val="single" w:color="auto" w:sz="4" w:space="0"/>
              <w:bottom w:val="nil"/>
              <w:right w:val="nil"/>
            </w:tcBorders>
            <w:shd w:val="clear" w:color="auto" w:fill="auto"/>
            <w:noWrap/>
            <w:vAlign w:val="bottom"/>
            <w:hideMark/>
          </w:tcPr>
          <w:p w:rsidRPr="00E77428" w:rsidR="00CC79F6" w:rsidP="00CC79F6" w:rsidRDefault="00CC79F6" w14:paraId="45F595FB" w14:textId="77777777">
            <w:pPr>
              <w:jc w:val="right"/>
              <w:rPr>
                <w:rFonts w:cs="Arial"/>
                <w:color w:val="000000"/>
                <w:sz w:val="20"/>
                <w:szCs w:val="20"/>
                <w:lang w:eastAsia="en-GB"/>
              </w:rPr>
            </w:pPr>
            <w:r w:rsidRPr="00E77428">
              <w:rPr>
                <w:rFonts w:cs="Arial"/>
                <w:color w:val="000000"/>
                <w:sz w:val="20"/>
                <w:szCs w:val="20"/>
                <w:lang w:eastAsia="en-GB"/>
              </w:rPr>
              <w:t>2035</w:t>
            </w:r>
          </w:p>
        </w:tc>
        <w:tc>
          <w:tcPr>
            <w:tcW w:w="992" w:type="dxa"/>
            <w:tcBorders>
              <w:top w:val="nil"/>
              <w:left w:val="single" w:color="auto" w:sz="4" w:space="0"/>
              <w:bottom w:val="single" w:color="auto" w:sz="4" w:space="0"/>
              <w:right w:val="nil"/>
            </w:tcBorders>
            <w:shd w:val="clear" w:color="auto" w:fill="auto"/>
            <w:noWrap/>
            <w:vAlign w:val="bottom"/>
          </w:tcPr>
          <w:p w:rsidRPr="00E77428" w:rsidR="00CC79F6" w:rsidP="00CC79F6" w:rsidRDefault="00CC79F6" w14:paraId="798787FC" w14:textId="712CB101">
            <w:pPr>
              <w:jc w:val="right"/>
              <w:rPr>
                <w:rFonts w:cs="Arial"/>
                <w:color w:val="000000"/>
                <w:sz w:val="20"/>
                <w:szCs w:val="20"/>
                <w:lang w:eastAsia="en-GB"/>
              </w:rPr>
            </w:pPr>
            <w:r>
              <w:rPr>
                <w:rFonts w:cs="Arial"/>
                <w:color w:val="000000"/>
                <w:sz w:val="20"/>
                <w:szCs w:val="20"/>
              </w:rPr>
              <w:t>£168</w:t>
            </w:r>
          </w:p>
        </w:tc>
        <w:tc>
          <w:tcPr>
            <w:tcW w:w="1418" w:type="dxa"/>
            <w:tcBorders>
              <w:top w:val="nil"/>
              <w:left w:val="nil"/>
              <w:bottom w:val="single" w:color="auto" w:sz="4" w:space="0"/>
              <w:right w:val="nil"/>
            </w:tcBorders>
            <w:shd w:val="clear" w:color="auto" w:fill="auto"/>
            <w:noWrap/>
            <w:vAlign w:val="bottom"/>
          </w:tcPr>
          <w:p w:rsidRPr="00E77428" w:rsidR="00CC79F6" w:rsidP="00CC79F6" w:rsidRDefault="00CC79F6" w14:paraId="5F78CB87" w14:textId="5A8F5C7D">
            <w:pPr>
              <w:jc w:val="right"/>
              <w:rPr>
                <w:rFonts w:cs="Arial"/>
                <w:color w:val="000000"/>
                <w:sz w:val="20"/>
                <w:szCs w:val="20"/>
                <w:lang w:eastAsia="en-GB"/>
              </w:rPr>
            </w:pPr>
            <w:r>
              <w:rPr>
                <w:rFonts w:cs="Arial"/>
                <w:color w:val="000000"/>
                <w:sz w:val="20"/>
                <w:szCs w:val="20"/>
              </w:rPr>
              <w:t>£1,253</w:t>
            </w:r>
          </w:p>
        </w:tc>
        <w:tc>
          <w:tcPr>
            <w:tcW w:w="992" w:type="dxa"/>
            <w:tcBorders>
              <w:top w:val="nil"/>
              <w:left w:val="nil"/>
              <w:bottom w:val="single" w:color="auto" w:sz="4" w:space="0"/>
              <w:right w:val="single" w:color="auto" w:sz="4" w:space="0"/>
            </w:tcBorders>
            <w:shd w:val="clear" w:color="auto" w:fill="auto"/>
            <w:noWrap/>
            <w:vAlign w:val="bottom"/>
          </w:tcPr>
          <w:p w:rsidRPr="00E77428" w:rsidR="00CC79F6" w:rsidP="00CC79F6" w:rsidRDefault="00CC79F6" w14:paraId="3824D2FC" w14:textId="48DBFB41">
            <w:pPr>
              <w:jc w:val="right"/>
              <w:rPr>
                <w:rFonts w:cs="Arial"/>
                <w:color w:val="000000"/>
                <w:sz w:val="20"/>
                <w:szCs w:val="20"/>
                <w:lang w:eastAsia="en-GB"/>
              </w:rPr>
            </w:pPr>
            <w:r>
              <w:rPr>
                <w:rFonts w:cs="Arial"/>
                <w:color w:val="000000"/>
                <w:sz w:val="20"/>
                <w:szCs w:val="20"/>
              </w:rPr>
              <w:t>-£487</w:t>
            </w:r>
          </w:p>
        </w:tc>
        <w:tc>
          <w:tcPr>
            <w:tcW w:w="1418" w:type="dxa"/>
            <w:gridSpan w:val="2"/>
            <w:tcBorders>
              <w:top w:val="nil"/>
              <w:left w:val="nil"/>
              <w:bottom w:val="single" w:color="auto" w:sz="4" w:space="0"/>
              <w:right w:val="nil"/>
            </w:tcBorders>
            <w:shd w:val="clear" w:color="auto" w:fill="auto"/>
            <w:noWrap/>
            <w:vAlign w:val="bottom"/>
          </w:tcPr>
          <w:p w:rsidRPr="00E77428" w:rsidR="00CC79F6" w:rsidP="00CC79F6" w:rsidRDefault="00CC79F6" w14:paraId="77BED852" w14:textId="75136CBD">
            <w:pPr>
              <w:jc w:val="right"/>
              <w:rPr>
                <w:rFonts w:cs="Arial"/>
                <w:color w:val="000000"/>
                <w:sz w:val="20"/>
                <w:szCs w:val="20"/>
                <w:lang w:eastAsia="en-GB"/>
              </w:rPr>
            </w:pPr>
            <w:r>
              <w:rPr>
                <w:rFonts w:cs="Arial"/>
                <w:color w:val="000000"/>
                <w:sz w:val="20"/>
                <w:szCs w:val="20"/>
              </w:rPr>
              <w:t>-£502</w:t>
            </w:r>
          </w:p>
        </w:tc>
        <w:tc>
          <w:tcPr>
            <w:tcW w:w="1417" w:type="dxa"/>
            <w:tcBorders>
              <w:top w:val="nil"/>
              <w:left w:val="nil"/>
              <w:bottom w:val="single" w:color="auto" w:sz="4" w:space="0"/>
              <w:right w:val="nil"/>
            </w:tcBorders>
            <w:shd w:val="clear" w:color="auto" w:fill="auto"/>
            <w:noWrap/>
            <w:vAlign w:val="bottom"/>
          </w:tcPr>
          <w:p w:rsidRPr="00E77428" w:rsidR="00CC79F6" w:rsidP="00CC79F6" w:rsidRDefault="00CC79F6" w14:paraId="6F7DCCA1" w14:textId="053F75FD">
            <w:pPr>
              <w:jc w:val="right"/>
              <w:rPr>
                <w:rFonts w:cs="Arial"/>
                <w:color w:val="000000"/>
                <w:sz w:val="20"/>
                <w:szCs w:val="20"/>
                <w:lang w:eastAsia="en-GB"/>
              </w:rPr>
            </w:pPr>
            <w:r>
              <w:rPr>
                <w:rFonts w:cs="Arial"/>
                <w:color w:val="000000"/>
                <w:sz w:val="20"/>
                <w:szCs w:val="20"/>
              </w:rPr>
              <w:t>£327</w:t>
            </w:r>
          </w:p>
        </w:tc>
        <w:tc>
          <w:tcPr>
            <w:tcW w:w="1276" w:type="dxa"/>
            <w:tcBorders>
              <w:top w:val="nil"/>
              <w:left w:val="nil"/>
              <w:bottom w:val="single" w:color="auto" w:sz="4" w:space="0"/>
              <w:right w:val="nil"/>
            </w:tcBorders>
            <w:shd w:val="clear" w:color="auto" w:fill="auto"/>
            <w:noWrap/>
            <w:vAlign w:val="bottom"/>
          </w:tcPr>
          <w:p w:rsidRPr="00E77428" w:rsidR="00CC79F6" w:rsidP="00CC79F6" w:rsidRDefault="00CC79F6" w14:paraId="48202CA8" w14:textId="235A31A2">
            <w:pPr>
              <w:jc w:val="right"/>
              <w:rPr>
                <w:rFonts w:cs="Arial"/>
                <w:color w:val="000000"/>
                <w:sz w:val="20"/>
                <w:szCs w:val="20"/>
                <w:lang w:eastAsia="en-GB"/>
              </w:rPr>
            </w:pPr>
            <w:r>
              <w:rPr>
                <w:rFonts w:cs="Arial"/>
                <w:color w:val="000000"/>
                <w:sz w:val="20"/>
                <w:szCs w:val="20"/>
              </w:rPr>
              <w:t>£6</w:t>
            </w:r>
          </w:p>
        </w:tc>
        <w:tc>
          <w:tcPr>
            <w:tcW w:w="850" w:type="dxa"/>
            <w:tcBorders>
              <w:top w:val="nil"/>
              <w:left w:val="nil"/>
              <w:bottom w:val="single" w:color="auto" w:sz="4" w:space="0"/>
              <w:right w:val="nil"/>
            </w:tcBorders>
            <w:shd w:val="clear" w:color="auto" w:fill="auto"/>
          </w:tcPr>
          <w:p w:rsidR="00632F40" w:rsidP="00CC79F6" w:rsidRDefault="00632F40" w14:paraId="658004C5" w14:textId="7AC9522B">
            <w:pPr>
              <w:jc w:val="right"/>
              <w:rPr>
                <w:rFonts w:cs="Arial"/>
                <w:color w:val="000000"/>
                <w:sz w:val="20"/>
                <w:szCs w:val="20"/>
              </w:rPr>
            </w:pPr>
            <w:r>
              <w:rPr>
                <w:rFonts w:cs="Arial"/>
                <w:color w:val="000000"/>
                <w:sz w:val="20"/>
                <w:szCs w:val="20"/>
              </w:rPr>
              <w:t>£0</w:t>
            </w:r>
          </w:p>
        </w:tc>
        <w:tc>
          <w:tcPr>
            <w:tcW w:w="284" w:type="dxa"/>
            <w:tcBorders>
              <w:top w:val="nil"/>
              <w:left w:val="nil"/>
              <w:bottom w:val="single" w:color="auto" w:sz="4" w:space="0"/>
              <w:right w:val="single" w:color="auto" w:sz="4" w:space="0"/>
            </w:tcBorders>
            <w:shd w:val="clear" w:color="auto" w:fill="auto"/>
            <w:noWrap/>
            <w:vAlign w:val="bottom"/>
          </w:tcPr>
          <w:p w:rsidRPr="00E77428" w:rsidR="00CC79F6" w:rsidP="00CC79F6" w:rsidRDefault="00CC79F6" w14:paraId="155DFFBA" w14:textId="1E5FBFCE">
            <w:pPr>
              <w:jc w:val="right"/>
              <w:rPr>
                <w:rFonts w:cs="Arial"/>
                <w:color w:val="000000"/>
                <w:sz w:val="20"/>
                <w:szCs w:val="20"/>
                <w:lang w:eastAsia="en-GB"/>
              </w:rPr>
            </w:pPr>
          </w:p>
        </w:tc>
        <w:tc>
          <w:tcPr>
            <w:tcW w:w="1134" w:type="dxa"/>
            <w:tcBorders>
              <w:top w:val="nil"/>
              <w:left w:val="nil"/>
              <w:bottom w:val="single" w:color="auto" w:sz="4" w:space="0"/>
              <w:right w:val="single" w:color="auto" w:sz="4" w:space="0"/>
            </w:tcBorders>
            <w:shd w:val="clear" w:color="auto" w:fill="auto"/>
            <w:noWrap/>
            <w:vAlign w:val="bottom"/>
          </w:tcPr>
          <w:p w:rsidRPr="00E77428" w:rsidR="00CC79F6" w:rsidP="00CC79F6" w:rsidRDefault="00CC79F6" w14:paraId="52283C1D" w14:textId="6E9E30F7">
            <w:pPr>
              <w:jc w:val="right"/>
              <w:rPr>
                <w:rFonts w:cs="Arial"/>
                <w:b/>
                <w:bCs/>
                <w:color w:val="000000"/>
                <w:sz w:val="20"/>
                <w:szCs w:val="20"/>
                <w:lang w:eastAsia="en-GB"/>
              </w:rPr>
            </w:pPr>
            <w:r>
              <w:rPr>
                <w:rFonts w:cs="Arial"/>
                <w:b/>
                <w:bCs/>
                <w:color w:val="000000"/>
                <w:sz w:val="20"/>
                <w:szCs w:val="20"/>
              </w:rPr>
              <w:t>£1,103</w:t>
            </w:r>
          </w:p>
        </w:tc>
        <w:tc>
          <w:tcPr>
            <w:tcW w:w="992" w:type="dxa"/>
            <w:tcBorders>
              <w:top w:val="nil"/>
              <w:left w:val="nil"/>
              <w:bottom w:val="single" w:color="auto" w:sz="4" w:space="0"/>
              <w:right w:val="single" w:color="auto" w:sz="4" w:space="0"/>
            </w:tcBorders>
            <w:noWrap/>
            <w:vAlign w:val="bottom"/>
          </w:tcPr>
          <w:p w:rsidRPr="00E77428" w:rsidR="00CC79F6" w:rsidP="00CC79F6" w:rsidRDefault="00CC79F6" w14:paraId="6C97118E" w14:textId="45C96D90">
            <w:pPr>
              <w:jc w:val="center"/>
              <w:rPr>
                <w:rFonts w:cs="Arial"/>
                <w:b/>
                <w:bCs/>
                <w:color w:val="000000"/>
                <w:sz w:val="20"/>
                <w:szCs w:val="20"/>
                <w:lang w:eastAsia="en-GB"/>
              </w:rPr>
            </w:pPr>
            <w:r>
              <w:rPr>
                <w:rFonts w:cs="Arial"/>
                <w:b/>
                <w:bCs/>
                <w:color w:val="000000"/>
                <w:sz w:val="20"/>
                <w:szCs w:val="20"/>
              </w:rPr>
              <w:t>£755</w:t>
            </w:r>
          </w:p>
        </w:tc>
      </w:tr>
      <w:tr w:rsidRPr="00E77428" w:rsidR="00FC64F7" w:rsidTr="009D7A11" w14:paraId="556FBC4F" w14:textId="77777777">
        <w:trPr>
          <w:trHeight w:val="292"/>
          <w:jc w:val="center"/>
        </w:trPr>
        <w:tc>
          <w:tcPr>
            <w:tcW w:w="704" w:type="dxa"/>
            <w:tcBorders>
              <w:top w:val="single" w:color="auto" w:sz="4" w:space="0"/>
              <w:left w:val="single" w:color="auto" w:sz="4" w:space="0"/>
              <w:bottom w:val="single" w:color="auto" w:sz="4" w:space="0"/>
              <w:right w:val="nil"/>
            </w:tcBorders>
            <w:shd w:val="clear" w:color="auto" w:fill="auto"/>
            <w:noWrap/>
            <w:vAlign w:val="bottom"/>
            <w:hideMark/>
          </w:tcPr>
          <w:p w:rsidRPr="00E77428" w:rsidR="00CC79F6" w:rsidP="00CC79F6" w:rsidRDefault="00CC79F6" w14:paraId="02390A6A"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noWrap/>
            <w:vAlign w:val="bottom"/>
          </w:tcPr>
          <w:p w:rsidRPr="00E77428" w:rsidR="00CC79F6" w:rsidP="00CC79F6" w:rsidRDefault="00CC79F6" w14:paraId="61512733" w14:textId="2378FDCF">
            <w:pPr>
              <w:jc w:val="right"/>
              <w:rPr>
                <w:rFonts w:cs="Arial"/>
                <w:color w:val="000000"/>
                <w:sz w:val="20"/>
                <w:szCs w:val="20"/>
                <w:lang w:eastAsia="en-GB"/>
              </w:rPr>
            </w:pPr>
            <w:r>
              <w:rPr>
                <w:rFonts w:cs="Arial"/>
                <w:color w:val="000000"/>
                <w:sz w:val="20"/>
                <w:szCs w:val="20"/>
              </w:rPr>
              <w:t>£1,647</w:t>
            </w:r>
          </w:p>
        </w:tc>
        <w:tc>
          <w:tcPr>
            <w:tcW w:w="1418" w:type="dxa"/>
            <w:tcBorders>
              <w:top w:val="nil"/>
              <w:left w:val="nil"/>
              <w:bottom w:val="single" w:color="auto" w:sz="4" w:space="0"/>
              <w:right w:val="nil"/>
            </w:tcBorders>
            <w:shd w:val="clear" w:color="auto" w:fill="auto"/>
            <w:noWrap/>
            <w:vAlign w:val="bottom"/>
          </w:tcPr>
          <w:p w:rsidRPr="00E77428" w:rsidR="00CC79F6" w:rsidP="00CC79F6" w:rsidRDefault="00CC79F6" w14:paraId="0159AD32" w14:textId="5B7D14A3">
            <w:pPr>
              <w:jc w:val="right"/>
              <w:rPr>
                <w:rFonts w:cs="Arial"/>
                <w:color w:val="000000"/>
                <w:sz w:val="20"/>
                <w:szCs w:val="20"/>
                <w:lang w:eastAsia="en-GB"/>
              </w:rPr>
            </w:pPr>
            <w:r>
              <w:rPr>
                <w:rFonts w:cs="Arial"/>
                <w:color w:val="000000"/>
                <w:sz w:val="20"/>
                <w:szCs w:val="20"/>
              </w:rPr>
              <w:t>£9,845</w:t>
            </w:r>
          </w:p>
        </w:tc>
        <w:tc>
          <w:tcPr>
            <w:tcW w:w="992" w:type="dxa"/>
            <w:tcBorders>
              <w:top w:val="nil"/>
              <w:left w:val="nil"/>
              <w:bottom w:val="single" w:color="auto" w:sz="4" w:space="0"/>
              <w:right w:val="single" w:color="auto" w:sz="4" w:space="0"/>
            </w:tcBorders>
            <w:shd w:val="clear" w:color="auto" w:fill="auto"/>
            <w:noWrap/>
            <w:vAlign w:val="bottom"/>
          </w:tcPr>
          <w:p w:rsidRPr="00E77428" w:rsidR="00CC79F6" w:rsidP="00CC79F6" w:rsidRDefault="00CC79F6" w14:paraId="6855FD3A" w14:textId="74931808">
            <w:pPr>
              <w:jc w:val="right"/>
              <w:rPr>
                <w:rFonts w:cs="Arial"/>
                <w:color w:val="000000"/>
                <w:sz w:val="20"/>
                <w:szCs w:val="20"/>
                <w:lang w:eastAsia="en-GB"/>
              </w:rPr>
            </w:pPr>
            <w:r>
              <w:rPr>
                <w:rFonts w:cs="Arial"/>
                <w:color w:val="000000"/>
                <w:sz w:val="20"/>
                <w:szCs w:val="20"/>
              </w:rPr>
              <w:t>-£5,140</w:t>
            </w:r>
          </w:p>
        </w:tc>
        <w:tc>
          <w:tcPr>
            <w:tcW w:w="1418" w:type="dxa"/>
            <w:gridSpan w:val="2"/>
            <w:tcBorders>
              <w:top w:val="nil"/>
              <w:left w:val="nil"/>
              <w:bottom w:val="single" w:color="auto" w:sz="4" w:space="0"/>
              <w:right w:val="nil"/>
            </w:tcBorders>
            <w:shd w:val="clear" w:color="auto" w:fill="auto"/>
            <w:noWrap/>
            <w:vAlign w:val="bottom"/>
          </w:tcPr>
          <w:p w:rsidRPr="00E77428" w:rsidR="00CC79F6" w:rsidP="00CC79F6" w:rsidRDefault="00CC79F6" w14:paraId="45E07E67" w14:textId="1BE269D1">
            <w:pPr>
              <w:jc w:val="right"/>
              <w:rPr>
                <w:rFonts w:cs="Arial"/>
                <w:color w:val="000000"/>
                <w:sz w:val="20"/>
                <w:szCs w:val="20"/>
                <w:lang w:eastAsia="en-GB"/>
              </w:rPr>
            </w:pPr>
            <w:r>
              <w:rPr>
                <w:rFonts w:cs="Arial"/>
                <w:color w:val="000000"/>
                <w:sz w:val="20"/>
                <w:szCs w:val="20"/>
              </w:rPr>
              <w:t>-£5,432</w:t>
            </w:r>
          </w:p>
        </w:tc>
        <w:tc>
          <w:tcPr>
            <w:tcW w:w="1417" w:type="dxa"/>
            <w:tcBorders>
              <w:top w:val="nil"/>
              <w:left w:val="nil"/>
              <w:bottom w:val="single" w:color="auto" w:sz="4" w:space="0"/>
              <w:right w:val="nil"/>
            </w:tcBorders>
            <w:shd w:val="clear" w:color="auto" w:fill="auto"/>
            <w:noWrap/>
            <w:vAlign w:val="bottom"/>
          </w:tcPr>
          <w:p w:rsidRPr="00E77428" w:rsidR="00CC79F6" w:rsidP="00CC79F6" w:rsidRDefault="00CC79F6" w14:paraId="505DFCAD" w14:textId="58023BDC">
            <w:pPr>
              <w:jc w:val="right"/>
              <w:rPr>
                <w:rFonts w:cs="Arial"/>
                <w:color w:val="000000"/>
                <w:sz w:val="20"/>
                <w:szCs w:val="20"/>
                <w:lang w:eastAsia="en-GB"/>
              </w:rPr>
            </w:pPr>
            <w:r>
              <w:rPr>
                <w:rFonts w:cs="Arial"/>
                <w:color w:val="000000"/>
                <w:sz w:val="20"/>
                <w:szCs w:val="20"/>
              </w:rPr>
              <w:t>£4,263</w:t>
            </w:r>
          </w:p>
        </w:tc>
        <w:tc>
          <w:tcPr>
            <w:tcW w:w="1276" w:type="dxa"/>
            <w:tcBorders>
              <w:top w:val="nil"/>
              <w:left w:val="nil"/>
              <w:bottom w:val="single" w:color="auto" w:sz="4" w:space="0"/>
              <w:right w:val="nil"/>
            </w:tcBorders>
            <w:shd w:val="clear" w:color="auto" w:fill="auto"/>
            <w:noWrap/>
            <w:vAlign w:val="bottom"/>
          </w:tcPr>
          <w:p w:rsidRPr="00E77428" w:rsidR="00CC79F6" w:rsidP="00CC79F6" w:rsidRDefault="00CC79F6" w14:paraId="40B348B9" w14:textId="75BBE40C">
            <w:pPr>
              <w:jc w:val="right"/>
              <w:rPr>
                <w:rFonts w:cs="Arial"/>
                <w:color w:val="000000"/>
                <w:sz w:val="20"/>
                <w:szCs w:val="20"/>
                <w:lang w:eastAsia="en-GB"/>
              </w:rPr>
            </w:pPr>
            <w:r>
              <w:rPr>
                <w:rFonts w:cs="Arial"/>
                <w:color w:val="000000"/>
                <w:sz w:val="20"/>
                <w:szCs w:val="20"/>
              </w:rPr>
              <w:t>£</w:t>
            </w:r>
            <w:r w:rsidR="00DF795F">
              <w:rPr>
                <w:rFonts w:cs="Arial"/>
                <w:color w:val="000000"/>
                <w:sz w:val="20"/>
                <w:szCs w:val="20"/>
              </w:rPr>
              <w:t>7</w:t>
            </w:r>
            <w:r w:rsidR="007B62EA">
              <w:rPr>
                <w:rFonts w:cs="Arial"/>
                <w:color w:val="000000"/>
                <w:sz w:val="20"/>
                <w:szCs w:val="20"/>
              </w:rPr>
              <w:t>8</w:t>
            </w:r>
          </w:p>
        </w:tc>
        <w:tc>
          <w:tcPr>
            <w:tcW w:w="850" w:type="dxa"/>
            <w:tcBorders>
              <w:top w:val="single" w:color="auto" w:sz="4" w:space="0"/>
              <w:left w:val="nil"/>
              <w:bottom w:val="single" w:color="auto" w:sz="4" w:space="0"/>
              <w:right w:val="nil"/>
            </w:tcBorders>
            <w:shd w:val="clear" w:color="auto" w:fill="auto"/>
          </w:tcPr>
          <w:p w:rsidR="009D7A11" w:rsidP="00CC79F6" w:rsidRDefault="009D7A11" w14:paraId="1A65250F" w14:textId="77777777">
            <w:pPr>
              <w:jc w:val="right"/>
              <w:rPr>
                <w:rFonts w:cs="Arial"/>
                <w:color w:val="000000"/>
                <w:sz w:val="20"/>
                <w:szCs w:val="20"/>
                <w:lang w:eastAsia="en-GB"/>
              </w:rPr>
            </w:pPr>
          </w:p>
          <w:p w:rsidR="007B62EA" w:rsidP="00CC79F6" w:rsidRDefault="007B62EA" w14:paraId="46724291" w14:textId="0485C1B6">
            <w:pPr>
              <w:jc w:val="right"/>
              <w:rPr>
                <w:rFonts w:cs="Arial"/>
                <w:color w:val="000000"/>
                <w:sz w:val="20"/>
                <w:szCs w:val="20"/>
                <w:lang w:eastAsia="en-GB"/>
              </w:rPr>
            </w:pPr>
            <w:r>
              <w:rPr>
                <w:rFonts w:cs="Arial"/>
                <w:color w:val="000000"/>
                <w:sz w:val="20"/>
                <w:szCs w:val="20"/>
                <w:lang w:eastAsia="en-GB"/>
              </w:rPr>
              <w:t>£4</w:t>
            </w:r>
          </w:p>
        </w:tc>
        <w:tc>
          <w:tcPr>
            <w:tcW w:w="284" w:type="dxa"/>
            <w:tcBorders>
              <w:top w:val="single" w:color="auto" w:sz="4" w:space="0"/>
              <w:left w:val="nil"/>
              <w:bottom w:val="single" w:color="auto" w:sz="4" w:space="0"/>
              <w:right w:val="single" w:color="auto" w:sz="4" w:space="0"/>
            </w:tcBorders>
            <w:shd w:val="clear" w:color="auto" w:fill="auto"/>
            <w:noWrap/>
            <w:vAlign w:val="bottom"/>
          </w:tcPr>
          <w:p w:rsidRPr="00E77428" w:rsidR="00CC79F6" w:rsidP="00CC79F6" w:rsidRDefault="00CC79F6" w14:paraId="38F9ACCF" w14:textId="6F77151F">
            <w:pPr>
              <w:jc w:val="right"/>
              <w:rPr>
                <w:rFonts w:cs="Arial"/>
                <w:color w:val="000000"/>
                <w:sz w:val="20"/>
                <w:szCs w:val="20"/>
                <w:lang w:eastAsia="en-GB"/>
              </w:rPr>
            </w:pPr>
          </w:p>
        </w:tc>
        <w:tc>
          <w:tcPr>
            <w:tcW w:w="1134" w:type="dxa"/>
            <w:tcBorders>
              <w:top w:val="nil"/>
              <w:left w:val="nil"/>
              <w:bottom w:val="single" w:color="auto" w:sz="4" w:space="0"/>
              <w:right w:val="single" w:color="auto" w:sz="4" w:space="0"/>
            </w:tcBorders>
            <w:shd w:val="clear" w:color="auto" w:fill="auto"/>
            <w:noWrap/>
            <w:vAlign w:val="bottom"/>
          </w:tcPr>
          <w:p w:rsidRPr="00E77428" w:rsidR="00CC79F6" w:rsidP="00CC79F6" w:rsidRDefault="00CC79F6" w14:paraId="5D67659A" w14:textId="44288DE8">
            <w:pPr>
              <w:jc w:val="right"/>
              <w:rPr>
                <w:rFonts w:cs="Arial"/>
                <w:b/>
                <w:bCs/>
                <w:color w:val="000000"/>
                <w:sz w:val="20"/>
                <w:szCs w:val="20"/>
                <w:lang w:eastAsia="en-GB"/>
              </w:rPr>
            </w:pPr>
            <w:r>
              <w:rPr>
                <w:rFonts w:cs="Arial"/>
                <w:b/>
                <w:bCs/>
                <w:color w:val="000000"/>
                <w:sz w:val="20"/>
                <w:szCs w:val="20"/>
              </w:rPr>
              <w:t>£7,</w:t>
            </w:r>
            <w:r w:rsidR="00DF795F">
              <w:rPr>
                <w:rFonts w:cs="Arial"/>
                <w:b/>
                <w:bCs/>
                <w:color w:val="000000"/>
                <w:sz w:val="20"/>
                <w:szCs w:val="20"/>
              </w:rPr>
              <w:t>44</w:t>
            </w:r>
            <w:r w:rsidR="007B62EA">
              <w:rPr>
                <w:rFonts w:cs="Arial"/>
                <w:b/>
                <w:bCs/>
                <w:color w:val="000000"/>
                <w:sz w:val="20"/>
                <w:szCs w:val="20"/>
              </w:rPr>
              <w:t>0</w:t>
            </w:r>
          </w:p>
        </w:tc>
        <w:tc>
          <w:tcPr>
            <w:tcW w:w="992" w:type="dxa"/>
            <w:tcBorders>
              <w:top w:val="nil"/>
              <w:left w:val="nil"/>
              <w:bottom w:val="single" w:color="auto" w:sz="4" w:space="0"/>
              <w:right w:val="single" w:color="auto" w:sz="4" w:space="0"/>
            </w:tcBorders>
            <w:noWrap/>
            <w:vAlign w:val="bottom"/>
          </w:tcPr>
          <w:p w:rsidRPr="00E77428" w:rsidR="00CC79F6" w:rsidP="00CC79F6" w:rsidRDefault="00CC79F6" w14:paraId="62B1AE11" w14:textId="62D8C656">
            <w:pPr>
              <w:jc w:val="center"/>
              <w:rPr>
                <w:rFonts w:cs="Arial"/>
                <w:b/>
                <w:bCs/>
                <w:color w:val="000000"/>
                <w:sz w:val="20"/>
                <w:szCs w:val="20"/>
                <w:lang w:eastAsia="en-GB"/>
              </w:rPr>
            </w:pPr>
            <w:r>
              <w:rPr>
                <w:rFonts w:cs="Arial"/>
                <w:b/>
                <w:bCs/>
                <w:color w:val="000000"/>
                <w:sz w:val="20"/>
                <w:szCs w:val="20"/>
              </w:rPr>
              <w:t>£5,</w:t>
            </w:r>
            <w:r w:rsidR="00DF795F">
              <w:rPr>
                <w:rFonts w:cs="Arial"/>
                <w:b/>
                <w:bCs/>
                <w:color w:val="000000"/>
                <w:sz w:val="20"/>
                <w:szCs w:val="20"/>
              </w:rPr>
              <w:t>78</w:t>
            </w:r>
            <w:r w:rsidR="00521E19">
              <w:rPr>
                <w:rFonts w:cs="Arial"/>
                <w:b/>
                <w:bCs/>
                <w:color w:val="000000"/>
                <w:sz w:val="20"/>
                <w:szCs w:val="20"/>
              </w:rPr>
              <w:t>4.4</w:t>
            </w:r>
          </w:p>
        </w:tc>
      </w:tr>
    </w:tbl>
    <w:p w:rsidR="007167D2" w:rsidP="007167D2" w:rsidRDefault="007167D2" w14:paraId="3A97FF63" w14:textId="09C8F7CD">
      <w:pPr>
        <w:spacing w:line="257" w:lineRule="auto"/>
        <w:jc w:val="both"/>
        <w:rPr>
          <w:rFonts w:eastAsia="Arial" w:cs="Arial"/>
          <w:bCs/>
          <w:sz w:val="22"/>
          <w:szCs w:val="22"/>
        </w:rPr>
      </w:pPr>
      <w:r w:rsidRPr="00451F33">
        <w:rPr>
          <w:rFonts w:eastAsia="Arial" w:cs="Arial"/>
          <w:bCs/>
          <w:sz w:val="22"/>
          <w:szCs w:val="22"/>
        </w:rPr>
        <w:t>Source: Defra</w:t>
      </w:r>
      <w:r w:rsidR="00641A00">
        <w:rPr>
          <w:rFonts w:eastAsia="Arial" w:cs="Arial"/>
          <w:bCs/>
          <w:sz w:val="22"/>
          <w:szCs w:val="22"/>
        </w:rPr>
        <w:t>’s</w:t>
      </w:r>
      <w:r w:rsidRPr="00451F33">
        <w:rPr>
          <w:rFonts w:eastAsia="Arial" w:cs="Arial"/>
          <w:bCs/>
          <w:sz w:val="22"/>
          <w:szCs w:val="22"/>
        </w:rPr>
        <w:t xml:space="preserve"> analysis</w:t>
      </w:r>
    </w:p>
    <w:p w:rsidRPr="00C05BDB" w:rsidR="003C7332" w:rsidP="007167D2" w:rsidRDefault="003C7332" w14:paraId="78D19272" w14:textId="77777777">
      <w:pPr>
        <w:spacing w:line="257" w:lineRule="auto"/>
        <w:jc w:val="both"/>
        <w:rPr>
          <w:rFonts w:eastAsia="Arial" w:cs="Arial"/>
          <w:bCs/>
          <w:sz w:val="22"/>
          <w:szCs w:val="22"/>
        </w:rPr>
      </w:pPr>
    </w:p>
    <w:p w:rsidRPr="00451F33" w:rsidR="00554C21" w:rsidP="00554C21" w:rsidRDefault="00554C21" w14:paraId="4ABB06A6" w14:textId="77777777">
      <w:pPr>
        <w:pStyle w:val="Heading3"/>
        <w:rPr>
          <w:rFonts w:eastAsia="Arial"/>
        </w:rPr>
      </w:pPr>
      <w:r w:rsidRPr="00582970">
        <w:t xml:space="preserve">Option 2M: Household option with free garden waste and NHM option micro firms phased </w:t>
      </w:r>
    </w:p>
    <w:p w:rsidRPr="00A65668" w:rsidR="00554C21" w:rsidP="00554C21" w:rsidRDefault="00554C21" w14:paraId="03FADF4E" w14:textId="77777777">
      <w:pPr>
        <w:pStyle w:val="Heading4"/>
        <w:rPr>
          <w:rFonts w:eastAsia="Arial"/>
          <w:b w:val="0"/>
          <w:sz w:val="24"/>
          <w:szCs w:val="24"/>
        </w:rPr>
      </w:pPr>
      <w:r w:rsidRPr="00A65668">
        <w:rPr>
          <w:rFonts w:eastAsia="Arial"/>
          <w:sz w:val="24"/>
          <w:szCs w:val="24"/>
        </w:rPr>
        <w:t>Option 2M: Option 1hh (free garden waste)</w:t>
      </w:r>
    </w:p>
    <w:p w:rsidRPr="00451F33" w:rsidR="00554C21" w:rsidP="00554C21" w:rsidRDefault="00554C21" w14:paraId="4B5E53D3" w14:textId="11F9352B">
      <w:pPr>
        <w:spacing w:line="257" w:lineRule="auto"/>
        <w:jc w:val="both"/>
        <w:rPr>
          <w:rFonts w:eastAsia="Arial" w:cs="Arial"/>
        </w:rPr>
      </w:pPr>
      <w:bookmarkStart w:name="_Hlk93257840" w:id="110"/>
      <w:r w:rsidRPr="00451F33">
        <w:rPr>
          <w:rFonts w:eastAsia="Arial" w:cs="Arial"/>
        </w:rPr>
        <w:t xml:space="preserve">Municipal Option 2M has the same household </w:t>
      </w:r>
      <w:r w:rsidR="00A65668">
        <w:rPr>
          <w:rFonts w:eastAsia="Arial" w:cs="Arial"/>
        </w:rPr>
        <w:t>o</w:t>
      </w:r>
      <w:r w:rsidRPr="00451F33">
        <w:rPr>
          <w:rFonts w:eastAsia="Arial" w:cs="Arial"/>
        </w:rPr>
        <w:t>ption as Option 1M (i.e.</w:t>
      </w:r>
      <w:r>
        <w:rPr>
          <w:rFonts w:eastAsia="Arial" w:cs="Arial"/>
        </w:rPr>
        <w:t>,</w:t>
      </w:r>
      <w:r w:rsidRPr="00451F33">
        <w:rPr>
          <w:rFonts w:eastAsia="Arial" w:cs="Arial"/>
        </w:rPr>
        <w:t xml:space="preserve"> Option 1hh). This means that the following costs and benefits are also the same:  </w:t>
      </w:r>
    </w:p>
    <w:p w:rsidRPr="00451F33" w:rsidR="00554C21" w:rsidP="00554C21" w:rsidRDefault="00554C21" w14:paraId="7CC2B465" w14:textId="6F19C509">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Transition costs to </w:t>
      </w:r>
      <w:r w:rsidR="00D97548">
        <w:rPr>
          <w:rFonts w:eastAsia="Arial" w:cs="Arial"/>
        </w:rPr>
        <w:t>local auth</w:t>
      </w:r>
      <w:r w:rsidRPr="00451F33">
        <w:rPr>
          <w:rFonts w:eastAsia="Arial" w:cs="Arial"/>
        </w:rPr>
        <w:t>orities</w:t>
      </w:r>
    </w:p>
    <w:p w:rsidRPr="00451F33" w:rsidR="00554C21" w:rsidP="00554C21" w:rsidRDefault="00554C21" w14:paraId="548F725D" w14:textId="4D69A1A3">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Waste management costs to </w:t>
      </w:r>
      <w:r w:rsidR="00D97548">
        <w:rPr>
          <w:rFonts w:eastAsia="Arial" w:cs="Arial"/>
        </w:rPr>
        <w:t>local auth</w:t>
      </w:r>
      <w:r w:rsidRPr="00451F33">
        <w:rPr>
          <w:rFonts w:eastAsia="Arial" w:cs="Arial"/>
        </w:rPr>
        <w:t>orities (including DRS effect</w:t>
      </w:r>
      <w:r w:rsidR="007E3B2F">
        <w:rPr>
          <w:rFonts w:eastAsia="Arial" w:cs="Arial"/>
        </w:rPr>
        <w:t xml:space="preserve"> and</w:t>
      </w:r>
      <w:r w:rsidR="00D52E75">
        <w:rPr>
          <w:rFonts w:eastAsia="Arial" w:cs="Arial"/>
        </w:rPr>
        <w:t xml:space="preserve"> </w:t>
      </w:r>
      <w:r w:rsidR="007E3B2F">
        <w:rPr>
          <w:rFonts w:eastAsia="Arial" w:cs="Arial"/>
        </w:rPr>
        <w:t>w</w:t>
      </w:r>
      <w:r w:rsidR="00D52E75">
        <w:rPr>
          <w:rFonts w:eastAsia="Arial" w:cs="Arial"/>
        </w:rPr>
        <w:t>ritten assessment</w:t>
      </w:r>
      <w:r w:rsidR="007E3B2F">
        <w:rPr>
          <w:rFonts w:eastAsia="Arial" w:cs="Arial"/>
        </w:rPr>
        <w:t xml:space="preserve"> costs and landfill tax savings</w:t>
      </w:r>
      <w:r w:rsidRPr="00451F33">
        <w:rPr>
          <w:rFonts w:eastAsia="Arial" w:cs="Arial"/>
        </w:rPr>
        <w:t>)</w:t>
      </w:r>
    </w:p>
    <w:p w:rsidRPr="00451F33" w:rsidR="00554C21" w:rsidP="00554C21" w:rsidRDefault="00554C21" w14:paraId="1E233460" w14:textId="77777777">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Savings to households from free garden waste collection </w:t>
      </w:r>
    </w:p>
    <w:p w:rsidRPr="00451F33" w:rsidR="00554C21" w:rsidP="00554C21" w:rsidRDefault="00554C21" w14:paraId="479D1181" w14:textId="77777777">
      <w:pPr>
        <w:spacing w:line="257" w:lineRule="auto"/>
        <w:jc w:val="both"/>
        <w:rPr>
          <w:rFonts w:eastAsia="Arial" w:cs="Arial"/>
        </w:rPr>
      </w:pPr>
    </w:p>
    <w:p w:rsidRPr="00451F33" w:rsidR="00554C21" w:rsidP="00554C21" w:rsidRDefault="00554C21" w14:paraId="1B0D5FC1" w14:textId="20795C35">
      <w:pPr>
        <w:spacing w:line="257" w:lineRule="auto"/>
        <w:jc w:val="both"/>
        <w:rPr>
          <w:rFonts w:eastAsia="Arial" w:cs="Arial"/>
        </w:rPr>
      </w:pPr>
      <w:r w:rsidRPr="00451F33">
        <w:rPr>
          <w:rFonts w:eastAsia="Arial" w:cs="Arial"/>
        </w:rPr>
        <w:t xml:space="preserve">For further detail regarding these costs and benefits please refer to Option 1M description. </w:t>
      </w:r>
      <w:bookmarkEnd w:id="110"/>
    </w:p>
    <w:p w:rsidRPr="00A65668" w:rsidR="00554C21" w:rsidP="00554C21" w:rsidRDefault="00554C21" w14:paraId="6B1F3E29" w14:textId="77777777">
      <w:pPr>
        <w:pStyle w:val="Heading4"/>
        <w:rPr>
          <w:rFonts w:eastAsia="Arial"/>
          <w:b w:val="0"/>
          <w:bCs w:val="0"/>
          <w:sz w:val="24"/>
          <w:szCs w:val="24"/>
        </w:rPr>
      </w:pPr>
      <w:r w:rsidRPr="00A65668">
        <w:rPr>
          <w:rFonts w:eastAsia="Arial"/>
          <w:sz w:val="24"/>
          <w:szCs w:val="24"/>
        </w:rPr>
        <w:t>Option 2M: Option 2nhm (micro firms phased)</w:t>
      </w:r>
    </w:p>
    <w:p w:rsidRPr="00451F33" w:rsidR="00554C21" w:rsidP="00554C21" w:rsidRDefault="00554C21" w14:paraId="28A09CF0" w14:textId="48D1D115">
      <w:pPr>
        <w:spacing w:after="160" w:line="259" w:lineRule="auto"/>
        <w:jc w:val="both"/>
        <w:rPr>
          <w:rFonts w:eastAsia="Arial" w:cs="Arial"/>
        </w:rPr>
      </w:pPr>
      <w:r w:rsidRPr="00451F33">
        <w:rPr>
          <w:rFonts w:eastAsia="Arial" w:cs="Arial"/>
        </w:rPr>
        <w:t>The only difference between municipal Option 2M and Option 1M is that Option 2M has a different NHM option (2nhm). Under Option 2M micro</w:t>
      </w:r>
      <w:r w:rsidR="00FF1D17">
        <w:rPr>
          <w:rFonts w:eastAsia="Arial" w:cs="Arial"/>
        </w:rPr>
        <w:t xml:space="preserve"> </w:t>
      </w:r>
      <w:r w:rsidRPr="00451F33">
        <w:rPr>
          <w:rFonts w:eastAsia="Arial" w:cs="Arial"/>
        </w:rPr>
        <w:t xml:space="preserve">firms are no longer exempt. However, they have an additional period of two years to adjust to the new requirements from the date by which all other businesses must comply. </w:t>
      </w:r>
    </w:p>
    <w:p w:rsidRPr="00451F33" w:rsidR="00554C21" w:rsidP="00554C21" w:rsidRDefault="00554C21" w14:paraId="34B16859" w14:textId="77777777">
      <w:pPr>
        <w:spacing w:line="257" w:lineRule="auto"/>
        <w:jc w:val="both"/>
        <w:rPr>
          <w:rFonts w:eastAsia="Arial" w:cs="Arial"/>
        </w:rPr>
      </w:pPr>
      <w:r w:rsidRPr="00451F33">
        <w:rPr>
          <w:rFonts w:eastAsia="Arial" w:cs="Arial"/>
          <w:szCs w:val="22"/>
        </w:rPr>
        <w:t>We have been able to estimate the following costs and benefits to the NHM sector:</w:t>
      </w:r>
    </w:p>
    <w:p w:rsidRPr="00451F33" w:rsidR="00554C21" w:rsidP="00554C21" w:rsidRDefault="00554C21" w14:paraId="14FCEAE9" w14:textId="738D8AC6">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Familiarisation costs to businesses</w:t>
      </w:r>
      <w:r w:rsidR="007A2804">
        <w:rPr>
          <w:rFonts w:eastAsia="Arial" w:cs="Arial"/>
        </w:rPr>
        <w:t>;</w:t>
      </w:r>
    </w:p>
    <w:p w:rsidRPr="00451F33" w:rsidR="00554C21" w:rsidP="00554C21" w:rsidRDefault="00554C21" w14:paraId="45CCB88C" w14:textId="7C59C9A8">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Costs to waste management companies</w:t>
      </w:r>
      <w:r w:rsidR="003649CD">
        <w:rPr>
          <w:rFonts w:eastAsia="Arial" w:cs="Arial"/>
        </w:rPr>
        <w:t xml:space="preserve"> </w:t>
      </w:r>
      <w:r w:rsidR="003C33AD">
        <w:rPr>
          <w:rFonts w:eastAsia="Arial" w:cs="Arial"/>
        </w:rPr>
        <w:t xml:space="preserve">including costs </w:t>
      </w:r>
      <w:r w:rsidR="003649CD">
        <w:rPr>
          <w:rFonts w:eastAsia="Arial" w:cs="Arial"/>
        </w:rPr>
        <w:t>to produce written assessments</w:t>
      </w:r>
      <w:r w:rsidR="00C74C9D">
        <w:rPr>
          <w:rFonts w:eastAsia="Arial" w:cs="Arial"/>
        </w:rPr>
        <w:t>,</w:t>
      </w:r>
    </w:p>
    <w:p w:rsidRPr="00451F33" w:rsidR="00554C21" w:rsidP="00554C21" w:rsidRDefault="00554C21" w14:paraId="59D0ACC6" w14:textId="77777777">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 xml:space="preserve">Waste management costs to businesses; </w:t>
      </w:r>
    </w:p>
    <w:p w:rsidRPr="00451F33" w:rsidR="00554C21" w:rsidP="00554C21" w:rsidRDefault="00554C21" w14:paraId="35810092" w14:textId="7E8AFB2E">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DRS net effect</w:t>
      </w:r>
      <w:r w:rsidR="007A2804">
        <w:rPr>
          <w:rFonts w:eastAsia="Arial" w:cs="Arial"/>
        </w:rPr>
        <w:t>;</w:t>
      </w:r>
      <w:r w:rsidRPr="00451F33">
        <w:rPr>
          <w:rFonts w:eastAsia="Arial" w:cs="Arial"/>
        </w:rPr>
        <w:t xml:space="preserve"> and</w:t>
      </w:r>
    </w:p>
    <w:p w:rsidRPr="00451F33" w:rsidR="00554C21" w:rsidP="00554C21" w:rsidRDefault="00554C21" w14:paraId="30FFB64F" w14:textId="13D34F7E">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Savings to waste management companies associated with landfill tax payments</w:t>
      </w:r>
      <w:r w:rsidR="007A2804">
        <w:rPr>
          <w:rFonts w:eastAsia="Arial" w:cs="Arial"/>
        </w:rPr>
        <w:t>.</w:t>
      </w:r>
    </w:p>
    <w:p w:rsidR="003C430A" w:rsidP="00554C21" w:rsidRDefault="003C430A" w14:paraId="54CE2C4A" w14:textId="77777777">
      <w:pPr>
        <w:spacing w:line="257" w:lineRule="auto"/>
        <w:jc w:val="both"/>
        <w:rPr>
          <w:rFonts w:eastAsia="Arial" w:cs="Arial"/>
        </w:rPr>
      </w:pPr>
    </w:p>
    <w:p w:rsidRPr="00451F33" w:rsidR="00C137E4" w:rsidP="780861E8" w:rsidRDefault="00554C21" w14:paraId="78A1C889" w14:textId="4FCE5667">
      <w:pPr>
        <w:spacing w:line="257" w:lineRule="auto"/>
        <w:jc w:val="both"/>
        <w:rPr>
          <w:ins w:author="Montarsolo, Kaya" w:date="2024-11-01T10:47:00Z" w16du:dateUtc="2024-11-01T10:47:13Z" w:id="111"/>
          <w:rFonts w:cs="Arial"/>
          <w:sz w:val="28"/>
          <w:szCs w:val="28"/>
        </w:rPr>
      </w:pPr>
      <w:r w:rsidRPr="780861E8">
        <w:rPr>
          <w:rFonts w:eastAsia="Arial" w:cs="Arial"/>
        </w:rPr>
        <w:t xml:space="preserve">Large, </w:t>
      </w:r>
      <w:r w:rsidRPr="780861E8" w:rsidR="00D85B5F">
        <w:rPr>
          <w:rFonts w:eastAsia="Arial" w:cs="Arial"/>
        </w:rPr>
        <w:t>medium,</w:t>
      </w:r>
      <w:r w:rsidRPr="780861E8">
        <w:rPr>
          <w:rFonts w:eastAsia="Arial" w:cs="Arial"/>
        </w:rPr>
        <w:t xml:space="preserve"> and small businesses experience the same familiarisation costs as Option 1nhm. Familiarisation costs to micro</w:t>
      </w:r>
      <w:r w:rsidRPr="780861E8" w:rsidR="00FF1D17">
        <w:rPr>
          <w:rFonts w:eastAsia="Arial" w:cs="Arial"/>
        </w:rPr>
        <w:t xml:space="preserve"> f</w:t>
      </w:r>
      <w:r w:rsidRPr="780861E8">
        <w:rPr>
          <w:rFonts w:eastAsia="Arial" w:cs="Arial"/>
        </w:rPr>
        <w:t xml:space="preserve">irms start in 2026 only, a year before they </w:t>
      </w:r>
      <w:proofErr w:type="gramStart"/>
      <w:r w:rsidRPr="780861E8">
        <w:rPr>
          <w:rFonts w:eastAsia="Arial" w:cs="Arial"/>
        </w:rPr>
        <w:t>have to</w:t>
      </w:r>
      <w:proofErr w:type="gramEnd"/>
      <w:r w:rsidRPr="780861E8">
        <w:rPr>
          <w:rFonts w:eastAsia="Arial" w:cs="Arial"/>
        </w:rPr>
        <w:t xml:space="preserve"> change their recycling behaviour to comply with the new requirements. This adds an additional £249m to familiarisation costs in 2026, and £2m per year for the following two years. £249m is spent by micro</w:t>
      </w:r>
      <w:r w:rsidRPr="780861E8" w:rsidR="00FF1D17">
        <w:rPr>
          <w:rFonts w:eastAsia="Arial" w:cs="Arial"/>
        </w:rPr>
        <w:t xml:space="preserve"> </w:t>
      </w:r>
      <w:r w:rsidRPr="780861E8">
        <w:rPr>
          <w:rFonts w:eastAsia="Arial" w:cs="Arial"/>
        </w:rPr>
        <w:t xml:space="preserve">firms on understanding the new requirements, making practical </w:t>
      </w:r>
      <w:r w:rsidRPr="780861E8" w:rsidR="00B90811">
        <w:rPr>
          <w:rFonts w:eastAsia="Arial" w:cs="Arial"/>
        </w:rPr>
        <w:t>changes,</w:t>
      </w:r>
      <w:r w:rsidRPr="780861E8">
        <w:rPr>
          <w:rFonts w:eastAsia="Arial" w:cs="Arial"/>
        </w:rPr>
        <w:t xml:space="preserve"> and training staff. £2m is spent in 2027 and 2028 for training new staff only.  </w:t>
      </w:r>
    </w:p>
    <w:p w:rsidR="780861E8" w:rsidP="780861E8" w:rsidRDefault="780861E8" w14:paraId="260583A7" w14:textId="181B4805">
      <w:pPr>
        <w:spacing w:line="257" w:lineRule="auto"/>
        <w:jc w:val="both"/>
        <w:rPr>
          <w:rFonts w:eastAsia="Arial" w:cs="Arial"/>
        </w:rPr>
      </w:pPr>
    </w:p>
    <w:p w:rsidR="00C20AB4" w:rsidP="00554C21" w:rsidRDefault="00C20AB4" w14:paraId="0F7460F3" w14:textId="77777777">
      <w:pPr>
        <w:spacing w:line="257" w:lineRule="auto"/>
        <w:jc w:val="both"/>
        <w:rPr>
          <w:rFonts w:eastAsia="Arial" w:cs="Arial"/>
        </w:rPr>
      </w:pPr>
    </w:p>
    <w:p w:rsidRPr="00451F33" w:rsidR="00554C21" w:rsidP="00554C21" w:rsidRDefault="00554C21" w14:paraId="4B964ECC" w14:textId="53020486">
      <w:pPr>
        <w:spacing w:line="257" w:lineRule="auto"/>
        <w:jc w:val="both"/>
        <w:rPr>
          <w:rFonts w:eastAsia="Arial" w:cs="Arial"/>
        </w:rPr>
      </w:pPr>
      <w:r w:rsidRPr="00451F33">
        <w:rPr>
          <w:rFonts w:eastAsia="Arial" w:cs="Arial"/>
        </w:rPr>
        <w:t xml:space="preserve">Under Option 2nhm, </w:t>
      </w:r>
      <w:r w:rsidRPr="00451F33">
        <w:rPr>
          <w:rFonts w:eastAsia="Arial" w:cs="Arial"/>
          <w:szCs w:val="22"/>
        </w:rPr>
        <w:t xml:space="preserve">large, </w:t>
      </w:r>
      <w:r w:rsidRPr="00451F33" w:rsidR="00B90811">
        <w:rPr>
          <w:rFonts w:eastAsia="Arial" w:cs="Arial"/>
          <w:szCs w:val="22"/>
        </w:rPr>
        <w:t>medium,</w:t>
      </w:r>
      <w:r w:rsidRPr="00451F33">
        <w:rPr>
          <w:rFonts w:eastAsia="Arial" w:cs="Arial"/>
          <w:szCs w:val="22"/>
        </w:rPr>
        <w:t xml:space="preserve"> and small businesses experience the same changes to their waste management costs as per Option 1nhm. </w:t>
      </w:r>
      <w:r w:rsidRPr="00451F33">
        <w:rPr>
          <w:rFonts w:eastAsia="Arial" w:cs="Arial"/>
        </w:rPr>
        <w:t xml:space="preserve">For large businesses, the baseline costs of £350m decrease by £37.7m per year, or </w:t>
      </w:r>
      <w:r w:rsidR="00C334A7">
        <w:rPr>
          <w:rFonts w:eastAsia="Arial" w:cs="Arial"/>
        </w:rPr>
        <w:t>by</w:t>
      </w:r>
      <w:r w:rsidRPr="00451F33">
        <w:rPr>
          <w:rFonts w:eastAsia="Arial" w:cs="Arial"/>
        </w:rPr>
        <w:t xml:space="preserve"> £28.6m per year once plastic film has been included in the recyclable waste streams. For medium businesses, we estimate their waste management costs to decrease by £24.8m per year (Year 2025 and 2026) and by £7.1m per year from 2027 onwards. With respect to small businesses, their costs are estimated to decrease by £76.9m in 2025 and 2026 (i.e.</w:t>
      </w:r>
      <w:r>
        <w:rPr>
          <w:rFonts w:eastAsia="Arial" w:cs="Arial"/>
        </w:rPr>
        <w:t>,</w:t>
      </w:r>
      <w:r w:rsidRPr="00451F33">
        <w:rPr>
          <w:rFonts w:eastAsia="Arial" w:cs="Arial"/>
        </w:rPr>
        <w:t xml:space="preserve"> years without plastic film collection) and by £47.6m per year from 2027.    </w:t>
      </w:r>
    </w:p>
    <w:p w:rsidRPr="00451F33" w:rsidR="00554C21" w:rsidP="00554C21" w:rsidRDefault="00554C21" w14:paraId="6059BC8D" w14:textId="77777777">
      <w:pPr>
        <w:spacing w:line="257" w:lineRule="auto"/>
        <w:jc w:val="both"/>
        <w:rPr>
          <w:rFonts w:eastAsia="Arial" w:cs="Arial"/>
        </w:rPr>
      </w:pPr>
    </w:p>
    <w:p w:rsidRPr="00451F33" w:rsidR="00554C21" w:rsidP="00554C21" w:rsidRDefault="00554C21" w14:paraId="29464ED3" w14:textId="4D3FE897">
      <w:pPr>
        <w:spacing w:line="257" w:lineRule="auto"/>
        <w:jc w:val="both"/>
        <w:rPr>
          <w:rFonts w:eastAsia="Arial" w:cs="Arial"/>
        </w:rPr>
      </w:pPr>
      <w:r w:rsidRPr="00451F33">
        <w:rPr>
          <w:rFonts w:eastAsia="Arial" w:cs="Arial"/>
        </w:rPr>
        <w:t>Micro</w:t>
      </w:r>
      <w:r w:rsidR="00FF1D17">
        <w:rPr>
          <w:rFonts w:eastAsia="Arial" w:cs="Arial"/>
        </w:rPr>
        <w:t xml:space="preserve"> </w:t>
      </w:r>
      <w:r w:rsidRPr="00451F33">
        <w:rPr>
          <w:rFonts w:eastAsia="Arial" w:cs="Arial"/>
        </w:rPr>
        <w:t>firms are no longer exempt under Option 2nhm. We estimate that their costs increase from £1</w:t>
      </w:r>
      <w:r w:rsidR="003C430A">
        <w:rPr>
          <w:rFonts w:eastAsia="Arial" w:cs="Arial"/>
        </w:rPr>
        <w:t>,</w:t>
      </w:r>
      <w:r w:rsidRPr="00451F33">
        <w:rPr>
          <w:rFonts w:eastAsia="Arial" w:cs="Arial"/>
        </w:rPr>
        <w:t>862</w:t>
      </w:r>
      <w:r w:rsidR="003C430A">
        <w:rPr>
          <w:rFonts w:eastAsia="Arial" w:cs="Arial"/>
        </w:rPr>
        <w:t>m</w:t>
      </w:r>
      <w:r w:rsidRPr="00451F33">
        <w:rPr>
          <w:rFonts w:eastAsia="Arial" w:cs="Arial"/>
        </w:rPr>
        <w:t xml:space="preserve"> to £2</w:t>
      </w:r>
      <w:r w:rsidR="003C430A">
        <w:rPr>
          <w:rFonts w:eastAsia="Arial" w:cs="Arial"/>
        </w:rPr>
        <w:t>,</w:t>
      </w:r>
      <w:r w:rsidRPr="00451F33">
        <w:rPr>
          <w:rFonts w:eastAsia="Arial" w:cs="Arial"/>
        </w:rPr>
        <w:t>294</w:t>
      </w:r>
      <w:r w:rsidR="003C430A">
        <w:rPr>
          <w:rFonts w:eastAsia="Arial" w:cs="Arial"/>
        </w:rPr>
        <w:t>m</w:t>
      </w:r>
      <w:r w:rsidRPr="00451F33">
        <w:rPr>
          <w:rFonts w:eastAsia="Arial" w:cs="Arial"/>
        </w:rPr>
        <w:t xml:space="preserve"> per year. This is £431m increase in their costs per annum from 2027 onwards (i.e.</w:t>
      </w:r>
      <w:r>
        <w:rPr>
          <w:rFonts w:eastAsia="Arial" w:cs="Arial"/>
        </w:rPr>
        <w:t>,</w:t>
      </w:r>
      <w:r w:rsidRPr="00451F33">
        <w:rPr>
          <w:rFonts w:eastAsia="Arial" w:cs="Arial"/>
        </w:rPr>
        <w:t xml:space="preserve"> there is no change in years 2025 and 2026 because micro</w:t>
      </w:r>
      <w:r w:rsidR="00FF1D17">
        <w:rPr>
          <w:rFonts w:eastAsia="Arial" w:cs="Arial"/>
        </w:rPr>
        <w:t xml:space="preserve"> </w:t>
      </w:r>
      <w:r w:rsidRPr="00451F33">
        <w:rPr>
          <w:rFonts w:eastAsia="Arial" w:cs="Arial"/>
        </w:rPr>
        <w:t>firms have two additional years to adjust, but this means that they are required to recycle plastic film after these two initial years too).</w:t>
      </w:r>
      <w:r w:rsidR="00C334A7">
        <w:rPr>
          <w:rFonts w:eastAsia="Arial" w:cs="Arial"/>
        </w:rPr>
        <w:t xml:space="preserve"> </w:t>
      </w:r>
      <w:r w:rsidRPr="00451F33">
        <w:rPr>
          <w:rFonts w:eastAsia="Arial" w:cs="Arial"/>
        </w:rPr>
        <w:t>Including micro</w:t>
      </w:r>
      <w:r w:rsidR="00FF1D17">
        <w:rPr>
          <w:rFonts w:eastAsia="Arial" w:cs="Arial"/>
        </w:rPr>
        <w:t xml:space="preserve"> </w:t>
      </w:r>
      <w:r w:rsidRPr="00451F33">
        <w:rPr>
          <w:rFonts w:eastAsia="Arial" w:cs="Arial"/>
        </w:rPr>
        <w:t xml:space="preserve">firms into the policy requirements increases the total waste management costs by £2,856m compared to a saving of £1,029m under Option 1nhm. This is mainly driven by </w:t>
      </w:r>
      <w:proofErr w:type="gramStart"/>
      <w:r w:rsidRPr="00451F33">
        <w:rPr>
          <w:rFonts w:eastAsia="Arial" w:cs="Arial"/>
        </w:rPr>
        <w:t>a large number of</w:t>
      </w:r>
      <w:proofErr w:type="gramEnd"/>
      <w:r w:rsidRPr="00451F33">
        <w:rPr>
          <w:rFonts w:eastAsia="Arial" w:cs="Arial"/>
        </w:rPr>
        <w:t xml:space="preserve"> micro</w:t>
      </w:r>
      <w:r w:rsidR="00FF1D17">
        <w:rPr>
          <w:rFonts w:eastAsia="Arial" w:cs="Arial"/>
        </w:rPr>
        <w:t xml:space="preserve"> </w:t>
      </w:r>
      <w:r w:rsidRPr="00451F33">
        <w:rPr>
          <w:rFonts w:eastAsia="Arial" w:cs="Arial"/>
        </w:rPr>
        <w:t xml:space="preserve">firms. For further detail please see </w:t>
      </w:r>
      <w:r w:rsidRPr="00A65668">
        <w:rPr>
          <w:rFonts w:eastAsia="Arial" w:cs="Arial"/>
        </w:rPr>
        <w:t>Section 8 called “Small and Micro sized Business Assessment”.</w:t>
      </w:r>
    </w:p>
    <w:p w:rsidR="00784658" w:rsidP="00554C21" w:rsidRDefault="00784658" w14:paraId="6C95AD29" w14:textId="77777777">
      <w:pPr>
        <w:spacing w:line="257" w:lineRule="auto"/>
        <w:jc w:val="both"/>
        <w:rPr>
          <w:rFonts w:eastAsia="Arial" w:cs="Arial"/>
        </w:rPr>
      </w:pPr>
    </w:p>
    <w:p w:rsidRPr="00451F33" w:rsidR="00784658" w:rsidP="00554C21" w:rsidRDefault="00784658" w14:paraId="3E5028CC" w14:textId="5E077E2D">
      <w:pPr>
        <w:spacing w:line="257" w:lineRule="auto"/>
        <w:jc w:val="both"/>
        <w:rPr>
          <w:rFonts w:eastAsia="Arial" w:cs="Arial"/>
        </w:rPr>
      </w:pPr>
      <w:r>
        <w:rPr>
          <w:rFonts w:eastAsia="Arial" w:cs="Arial"/>
        </w:rPr>
        <w:t xml:space="preserve">The cost of </w:t>
      </w:r>
      <w:r w:rsidR="00693E2D">
        <w:rPr>
          <w:rFonts w:eastAsia="Arial" w:cs="Arial"/>
        </w:rPr>
        <w:t xml:space="preserve">completing </w:t>
      </w:r>
      <w:r>
        <w:rPr>
          <w:rFonts w:eastAsia="Arial" w:cs="Arial"/>
        </w:rPr>
        <w:t xml:space="preserve">written assessments </w:t>
      </w:r>
      <w:r w:rsidR="005D0309">
        <w:rPr>
          <w:rFonts w:eastAsia="Arial" w:cs="Arial"/>
        </w:rPr>
        <w:t>for NHM collections is the same as Option 1nhm.</w:t>
      </w:r>
      <w:r w:rsidR="00B52F26">
        <w:rPr>
          <w:rFonts w:eastAsia="Arial" w:cs="Arial"/>
        </w:rPr>
        <w:t xml:space="preserve"> </w:t>
      </w:r>
      <w:r w:rsidR="006104E8">
        <w:rPr>
          <w:rFonts w:eastAsia="Arial" w:cs="Arial"/>
        </w:rPr>
        <w:t xml:space="preserve">Although Option 1nhm includes micro-businesses, the cost of completing written assessments </w:t>
      </w:r>
      <w:r w:rsidR="00BE7B6C">
        <w:rPr>
          <w:rFonts w:eastAsia="Arial" w:cs="Arial"/>
        </w:rPr>
        <w:t xml:space="preserve">does not change as it </w:t>
      </w:r>
      <w:r w:rsidR="006104E8">
        <w:rPr>
          <w:rFonts w:eastAsia="Arial" w:cs="Arial"/>
        </w:rPr>
        <w:t>falls on the WMC</w:t>
      </w:r>
      <w:r w:rsidR="00BE7B6C">
        <w:rPr>
          <w:rFonts w:eastAsia="Arial" w:cs="Arial"/>
        </w:rPr>
        <w:t xml:space="preserve"> who in practise will</w:t>
      </w:r>
      <w:r w:rsidRPr="00BE7B6C" w:rsidR="00BE7B6C">
        <w:rPr>
          <w:rFonts w:eastAsia="Arial" w:cs="Arial"/>
        </w:rPr>
        <w:t xml:space="preserve"> </w:t>
      </w:r>
      <w:r w:rsidR="00BE7B6C">
        <w:rPr>
          <w:rFonts w:eastAsia="Arial" w:cs="Arial"/>
        </w:rPr>
        <w:t>complete assessments for</w:t>
      </w:r>
      <w:r w:rsidRPr="00BE7B6C" w:rsidR="00BE7B6C">
        <w:rPr>
          <w:rFonts w:eastAsia="Arial" w:cs="Arial"/>
        </w:rPr>
        <w:t xml:space="preserve"> more than one business collection at a time</w:t>
      </w:r>
      <w:r w:rsidR="004F762C">
        <w:rPr>
          <w:rFonts w:eastAsia="Arial" w:cs="Arial"/>
        </w:rPr>
        <w:t>. Therefore, it</w:t>
      </w:r>
      <w:r w:rsidRPr="00BE7B6C" w:rsidR="00BE7B6C">
        <w:rPr>
          <w:rFonts w:eastAsia="Arial" w:cs="Arial"/>
        </w:rPr>
        <w:t xml:space="preserve"> is </w:t>
      </w:r>
      <w:r w:rsidR="004F762C">
        <w:rPr>
          <w:rFonts w:eastAsia="Arial" w:cs="Arial"/>
        </w:rPr>
        <w:t>not possible</w:t>
      </w:r>
      <w:r w:rsidRPr="00BE7B6C" w:rsidR="00BE7B6C">
        <w:rPr>
          <w:rFonts w:eastAsia="Arial" w:cs="Arial"/>
        </w:rPr>
        <w:t xml:space="preserve"> to split out </w:t>
      </w:r>
      <w:r w:rsidR="006C3F48">
        <w:rPr>
          <w:rFonts w:eastAsia="Arial" w:cs="Arial"/>
        </w:rPr>
        <w:t xml:space="preserve">the </w:t>
      </w:r>
      <w:r w:rsidR="00685737">
        <w:rPr>
          <w:rFonts w:eastAsia="Arial" w:cs="Arial"/>
        </w:rPr>
        <w:t xml:space="preserve">written assessment </w:t>
      </w:r>
      <w:r w:rsidR="004F762C">
        <w:rPr>
          <w:rFonts w:eastAsia="Arial" w:cs="Arial"/>
        </w:rPr>
        <w:t xml:space="preserve">cost </w:t>
      </w:r>
      <w:r w:rsidRPr="00BE7B6C" w:rsidR="00BE7B6C">
        <w:rPr>
          <w:rFonts w:eastAsia="Arial" w:cs="Arial"/>
        </w:rPr>
        <w:t>per business</w:t>
      </w:r>
      <w:r w:rsidR="004F762C">
        <w:rPr>
          <w:rFonts w:eastAsia="Arial" w:cs="Arial"/>
        </w:rPr>
        <w:t>.</w:t>
      </w:r>
    </w:p>
    <w:p w:rsidRPr="00451F33" w:rsidR="00554C21" w:rsidP="00554C21" w:rsidRDefault="00554C21" w14:paraId="094AB864" w14:textId="77777777">
      <w:pPr>
        <w:spacing w:line="257" w:lineRule="auto"/>
        <w:jc w:val="both"/>
        <w:rPr>
          <w:rFonts w:eastAsia="Arial" w:cs="Arial"/>
          <w:szCs w:val="22"/>
        </w:rPr>
      </w:pPr>
    </w:p>
    <w:p w:rsidRPr="00451F33" w:rsidR="00554C21" w:rsidP="00554C21" w:rsidRDefault="00554C21" w14:paraId="12908F99" w14:textId="27CAC924">
      <w:pPr>
        <w:spacing w:line="257" w:lineRule="auto"/>
        <w:jc w:val="both"/>
        <w:rPr>
          <w:rFonts w:eastAsia="Arial" w:cs="Arial"/>
        </w:rPr>
      </w:pPr>
      <w:r w:rsidRPr="00451F33">
        <w:rPr>
          <w:rFonts w:eastAsia="Arial" w:cs="Arial"/>
        </w:rPr>
        <w:t>We estimate that the DRS scheme will increase the costs to waste management companies by £1,</w:t>
      </w:r>
      <w:r w:rsidR="00F70549">
        <w:rPr>
          <w:rFonts w:eastAsia="Arial" w:cs="Arial"/>
        </w:rPr>
        <w:t>226</w:t>
      </w:r>
      <w:r w:rsidRPr="00451F33">
        <w:rPr>
          <w:rFonts w:eastAsia="Arial" w:cs="Arial"/>
        </w:rPr>
        <w:t xml:space="preserve">m (relative to the baseline and over the appraisal period). This is based on 15% increase in the </w:t>
      </w:r>
      <w:r w:rsidR="00C334A7">
        <w:rPr>
          <w:rFonts w:eastAsia="Arial" w:cs="Arial"/>
        </w:rPr>
        <w:t xml:space="preserve">collection </w:t>
      </w:r>
      <w:r w:rsidRPr="00451F33">
        <w:rPr>
          <w:rFonts w:eastAsia="Arial" w:cs="Arial"/>
        </w:rPr>
        <w:t>costs of dry recycling materials under both the do-nothing and Option 1nhm</w:t>
      </w:r>
      <w:r w:rsidR="00A77BE9">
        <w:rPr>
          <w:rFonts w:eastAsia="Arial" w:cs="Arial"/>
        </w:rPr>
        <w:t xml:space="preserve"> (see Section 6 for further detail)</w:t>
      </w:r>
      <w:r w:rsidRPr="00451F33">
        <w:rPr>
          <w:rFonts w:eastAsia="Arial" w:cs="Arial"/>
        </w:rPr>
        <w:t xml:space="preserve">. The DRS net effect is greater under Option 2nhm, given that there are more </w:t>
      </w:r>
      <w:r w:rsidR="00C334A7">
        <w:rPr>
          <w:rFonts w:eastAsia="Arial" w:cs="Arial"/>
        </w:rPr>
        <w:t xml:space="preserve">collections of dry recycling </w:t>
      </w:r>
      <w:r w:rsidR="00791A9E">
        <w:rPr>
          <w:rFonts w:eastAsia="Arial" w:cs="Arial"/>
        </w:rPr>
        <w:t xml:space="preserve">materials </w:t>
      </w:r>
      <w:r w:rsidRPr="00451F33" w:rsidR="00791A9E">
        <w:rPr>
          <w:rFonts w:eastAsia="Arial" w:cs="Arial"/>
        </w:rPr>
        <w:t>(</w:t>
      </w:r>
      <w:proofErr w:type="gramStart"/>
      <w:r w:rsidRPr="00451F33">
        <w:rPr>
          <w:rFonts w:eastAsia="Arial" w:cs="Arial"/>
        </w:rPr>
        <w:t>as a result of</w:t>
      </w:r>
      <w:proofErr w:type="gramEnd"/>
      <w:r w:rsidRPr="00451F33">
        <w:rPr>
          <w:rFonts w:eastAsia="Arial" w:cs="Arial"/>
        </w:rPr>
        <w:t xml:space="preserve"> micro firms). The NHM landfill tax savings are estimated at £</w:t>
      </w:r>
      <w:r w:rsidR="00562B06">
        <w:rPr>
          <w:rFonts w:eastAsia="Arial" w:cs="Arial"/>
        </w:rPr>
        <w:t>6,918</w:t>
      </w:r>
      <w:r w:rsidRPr="00451F33">
        <w:rPr>
          <w:rFonts w:eastAsia="Arial" w:cs="Arial"/>
        </w:rPr>
        <w:t>m (undiscounted) across the total appraisal period. Including micro</w:t>
      </w:r>
      <w:r w:rsidR="00FF1D17">
        <w:rPr>
          <w:rFonts w:eastAsia="Arial" w:cs="Arial"/>
        </w:rPr>
        <w:t xml:space="preserve"> </w:t>
      </w:r>
      <w:r w:rsidRPr="00451F33">
        <w:rPr>
          <w:rFonts w:eastAsia="Arial" w:cs="Arial"/>
        </w:rPr>
        <w:t xml:space="preserve">firms helps to achieve a higher recycling activity (compared to Option 1nhm), by diverting waste from residual waste facilities such as landfill and EfW. The outcome of implementing Option 2nhm improves the NHM sector recycling rate </w:t>
      </w:r>
      <w:r w:rsidRPr="00A65668">
        <w:rPr>
          <w:rFonts w:eastAsia="Arial" w:cs="Arial"/>
        </w:rPr>
        <w:t xml:space="preserve">from </w:t>
      </w:r>
      <w:r w:rsidRPr="00A65668" w:rsidR="00CC011F">
        <w:rPr>
          <w:rFonts w:eastAsia="Arial" w:cs="Arial"/>
        </w:rPr>
        <w:t>3</w:t>
      </w:r>
      <w:r w:rsidR="00CC011F">
        <w:rPr>
          <w:rFonts w:eastAsia="Arial" w:cs="Arial"/>
        </w:rPr>
        <w:t>6</w:t>
      </w:r>
      <w:r w:rsidR="000904F5">
        <w:rPr>
          <w:rFonts w:eastAsia="Arial" w:cs="Arial"/>
        </w:rPr>
        <w:t>.5</w:t>
      </w:r>
      <w:r w:rsidRPr="00A65668">
        <w:rPr>
          <w:rFonts w:eastAsia="Arial" w:cs="Arial"/>
        </w:rPr>
        <w:t>% to 5</w:t>
      </w:r>
      <w:r w:rsidR="000904F5">
        <w:rPr>
          <w:rFonts w:eastAsia="Arial" w:cs="Arial"/>
        </w:rPr>
        <w:t>7.8</w:t>
      </w:r>
      <w:r w:rsidRPr="00A65668">
        <w:rPr>
          <w:rFonts w:eastAsia="Arial" w:cs="Arial"/>
        </w:rPr>
        <w:t>%.</w:t>
      </w:r>
    </w:p>
    <w:p w:rsidRPr="00451F33" w:rsidR="00554C21" w:rsidP="00554C21" w:rsidRDefault="00554C21" w14:paraId="4EE1AE0F" w14:textId="77777777">
      <w:pPr>
        <w:spacing w:line="257" w:lineRule="auto"/>
        <w:jc w:val="both"/>
        <w:rPr>
          <w:rFonts w:eastAsia="Arial" w:cs="Arial"/>
          <w:szCs w:val="22"/>
        </w:rPr>
      </w:pPr>
      <w:bookmarkStart w:name="_Hlk93258081" w:id="112"/>
    </w:p>
    <w:p w:rsidRPr="00A65668" w:rsidR="00554C21" w:rsidP="00554C21" w:rsidRDefault="00554C21" w14:paraId="42DF483F" w14:textId="7B0CC667">
      <w:pPr>
        <w:spacing w:line="257" w:lineRule="auto"/>
        <w:rPr>
          <w:rFonts w:eastAsia="Arial" w:cs="Arial"/>
          <w:b/>
          <w:szCs w:val="28"/>
        </w:rPr>
      </w:pPr>
      <w:bookmarkStart w:name="_Hlk93255237" w:id="113"/>
      <w:r w:rsidRPr="00A65668">
        <w:rPr>
          <w:rFonts w:eastAsia="Arial" w:cs="Arial"/>
          <w:b/>
          <w:szCs w:val="28"/>
        </w:rPr>
        <w:t>Table 1</w:t>
      </w:r>
      <w:r w:rsidR="00A65668">
        <w:rPr>
          <w:rFonts w:eastAsia="Arial" w:cs="Arial"/>
          <w:b/>
          <w:szCs w:val="28"/>
        </w:rPr>
        <w:t>9</w:t>
      </w:r>
      <w:r w:rsidRPr="00A65668">
        <w:rPr>
          <w:rFonts w:eastAsia="Arial" w:cs="Arial"/>
          <w:b/>
          <w:szCs w:val="28"/>
        </w:rPr>
        <w:t xml:space="preserve">: Modelled net costs (+) and savings (-) of Option 2nhm (micro firms phased), £ millions, undiscounted  </w:t>
      </w:r>
    </w:p>
    <w:bookmarkEnd w:id="113"/>
    <w:tbl>
      <w:tblPr>
        <w:tblW w:w="10126" w:type="dxa"/>
        <w:jc w:val="center"/>
        <w:tblLook w:val="04A0" w:firstRow="1" w:lastRow="0" w:firstColumn="1" w:lastColumn="0" w:noHBand="0" w:noVBand="1"/>
      </w:tblPr>
      <w:tblGrid>
        <w:gridCol w:w="1260"/>
        <w:gridCol w:w="1530"/>
        <w:gridCol w:w="1463"/>
        <w:gridCol w:w="1463"/>
        <w:gridCol w:w="1463"/>
        <w:gridCol w:w="1484"/>
        <w:gridCol w:w="1463"/>
      </w:tblGrid>
      <w:tr w:rsidRPr="00434030" w:rsidR="00A813E8" w:rsidTr="009E7A40" w14:paraId="7BFFB0F7" w14:textId="77777777">
        <w:trPr>
          <w:trHeight w:val="588"/>
          <w:jc w:val="center"/>
        </w:trPr>
        <w:tc>
          <w:tcPr>
            <w:tcW w:w="1260" w:type="dxa"/>
            <w:tcBorders>
              <w:top w:val="single" w:color="auto" w:sz="4" w:space="0"/>
              <w:left w:val="single" w:color="auto" w:sz="4" w:space="0"/>
              <w:bottom w:val="single" w:color="auto" w:sz="4" w:space="0"/>
              <w:right w:val="nil"/>
            </w:tcBorders>
            <w:shd w:val="clear" w:color="auto" w:fill="auto"/>
            <w:noWrap/>
            <w:vAlign w:val="center"/>
            <w:hideMark/>
          </w:tcPr>
          <w:p w:rsidRPr="00451F33" w:rsidR="00A813E8" w:rsidP="001862D1" w:rsidRDefault="00A813E8" w14:paraId="0AE367B7" w14:textId="77777777">
            <w:pPr>
              <w:jc w:val="center"/>
              <w:rPr>
                <w:rFonts w:cs="Arial"/>
                <w:sz w:val="20"/>
                <w:szCs w:val="20"/>
                <w:lang w:eastAsia="en-GB"/>
              </w:rPr>
            </w:pPr>
          </w:p>
        </w:tc>
        <w:tc>
          <w:tcPr>
            <w:tcW w:w="1530" w:type="dxa"/>
            <w:tcBorders>
              <w:top w:val="single" w:color="auto" w:sz="4" w:space="0"/>
              <w:left w:val="single" w:color="auto" w:sz="4" w:space="0"/>
              <w:bottom w:val="single" w:color="auto" w:sz="4" w:space="0"/>
              <w:right w:val="nil"/>
            </w:tcBorders>
            <w:shd w:val="clear" w:color="auto" w:fill="auto"/>
            <w:vAlign w:val="center"/>
            <w:hideMark/>
          </w:tcPr>
          <w:p w:rsidRPr="00451F33" w:rsidR="00A813E8" w:rsidP="001862D1" w:rsidRDefault="00A813E8" w14:paraId="510E8E41" w14:textId="77777777">
            <w:pPr>
              <w:jc w:val="center"/>
              <w:rPr>
                <w:rFonts w:cs="Arial"/>
                <w:color w:val="000000"/>
                <w:sz w:val="20"/>
                <w:szCs w:val="20"/>
                <w:lang w:eastAsia="en-GB"/>
              </w:rPr>
            </w:pPr>
            <w:r w:rsidRPr="00451F33">
              <w:rPr>
                <w:rFonts w:cs="Arial"/>
                <w:color w:val="000000"/>
                <w:sz w:val="20"/>
                <w:szCs w:val="20"/>
                <w:lang w:eastAsia="en-GB"/>
              </w:rPr>
              <w:t>NHM Familiarisation</w:t>
            </w:r>
          </w:p>
        </w:tc>
        <w:tc>
          <w:tcPr>
            <w:tcW w:w="1463" w:type="dxa"/>
            <w:tcBorders>
              <w:top w:val="single" w:color="auto" w:sz="4" w:space="0"/>
              <w:left w:val="nil"/>
              <w:bottom w:val="single" w:color="auto" w:sz="4" w:space="0"/>
              <w:right w:val="nil"/>
            </w:tcBorders>
          </w:tcPr>
          <w:p w:rsidR="00F078DB" w:rsidP="001862D1" w:rsidRDefault="00F078DB" w14:paraId="14747132" w14:textId="33365408">
            <w:pPr>
              <w:jc w:val="center"/>
              <w:rPr>
                <w:rFonts w:cs="Arial"/>
                <w:color w:val="000000"/>
                <w:sz w:val="20"/>
                <w:szCs w:val="20"/>
              </w:rPr>
            </w:pPr>
            <w:r>
              <w:rPr>
                <w:rFonts w:cs="Arial"/>
                <w:color w:val="000000"/>
                <w:sz w:val="20"/>
                <w:szCs w:val="20"/>
              </w:rPr>
              <w:t>NHM TEEP Policy cost</w:t>
            </w:r>
          </w:p>
        </w:tc>
        <w:tc>
          <w:tcPr>
            <w:tcW w:w="1463" w:type="dxa"/>
            <w:tcBorders>
              <w:top w:val="single" w:color="auto" w:sz="4" w:space="0"/>
              <w:left w:val="nil"/>
              <w:bottom w:val="single" w:color="auto" w:sz="4" w:space="0"/>
              <w:right w:val="nil"/>
            </w:tcBorders>
            <w:shd w:val="clear" w:color="auto" w:fill="auto"/>
            <w:vAlign w:val="center"/>
            <w:hideMark/>
          </w:tcPr>
          <w:p w:rsidRPr="00451F33" w:rsidR="00A813E8" w:rsidP="001862D1" w:rsidRDefault="00A813E8" w14:paraId="20BBBB6E" w14:textId="3313AA2E">
            <w:pPr>
              <w:jc w:val="center"/>
              <w:rPr>
                <w:rFonts w:cs="Arial"/>
                <w:color w:val="000000"/>
                <w:sz w:val="20"/>
                <w:szCs w:val="20"/>
                <w:lang w:eastAsia="en-GB"/>
              </w:rPr>
            </w:pPr>
            <w:r w:rsidRPr="00451F33">
              <w:rPr>
                <w:rFonts w:cs="Arial"/>
                <w:color w:val="000000"/>
                <w:sz w:val="20"/>
                <w:szCs w:val="20"/>
              </w:rPr>
              <w:t>Waste management costs</w:t>
            </w:r>
          </w:p>
        </w:tc>
        <w:tc>
          <w:tcPr>
            <w:tcW w:w="1463" w:type="dxa"/>
            <w:tcBorders>
              <w:top w:val="single" w:color="auto" w:sz="4" w:space="0"/>
              <w:left w:val="nil"/>
              <w:bottom w:val="single" w:color="auto" w:sz="4" w:space="0"/>
              <w:right w:val="nil"/>
            </w:tcBorders>
            <w:shd w:val="clear" w:color="auto" w:fill="auto"/>
            <w:vAlign w:val="center"/>
            <w:hideMark/>
          </w:tcPr>
          <w:p w:rsidRPr="00451F33" w:rsidR="00A813E8" w:rsidP="001862D1" w:rsidRDefault="00A813E8" w14:paraId="5D12234E" w14:textId="77777777">
            <w:pPr>
              <w:jc w:val="center"/>
              <w:rPr>
                <w:rFonts w:cs="Arial"/>
                <w:color w:val="000000"/>
                <w:sz w:val="20"/>
                <w:szCs w:val="20"/>
                <w:lang w:eastAsia="en-GB"/>
              </w:rPr>
            </w:pPr>
            <w:r w:rsidRPr="00451F33">
              <w:rPr>
                <w:rFonts w:cs="Arial"/>
                <w:color w:val="000000"/>
                <w:sz w:val="20"/>
                <w:szCs w:val="20"/>
              </w:rPr>
              <w:t>DRS effect</w:t>
            </w:r>
          </w:p>
        </w:tc>
        <w:tc>
          <w:tcPr>
            <w:tcW w:w="1484" w:type="dxa"/>
            <w:tcBorders>
              <w:top w:val="single" w:color="auto" w:sz="4" w:space="0"/>
              <w:left w:val="nil"/>
              <w:bottom w:val="single" w:color="auto" w:sz="4" w:space="0"/>
              <w:right w:val="single" w:color="auto" w:sz="4" w:space="0"/>
            </w:tcBorders>
            <w:shd w:val="clear" w:color="auto" w:fill="auto"/>
            <w:vAlign w:val="center"/>
            <w:hideMark/>
          </w:tcPr>
          <w:p w:rsidRPr="00451F33" w:rsidR="00A813E8" w:rsidP="001862D1" w:rsidRDefault="00A813E8" w14:paraId="1BE157F5" w14:textId="77777777">
            <w:pPr>
              <w:jc w:val="center"/>
              <w:rPr>
                <w:rFonts w:cs="Arial"/>
                <w:color w:val="000000"/>
                <w:sz w:val="20"/>
                <w:szCs w:val="20"/>
                <w:lang w:eastAsia="en-GB"/>
              </w:rPr>
            </w:pPr>
            <w:r w:rsidRPr="00451F33">
              <w:rPr>
                <w:rFonts w:cs="Arial"/>
                <w:color w:val="000000"/>
                <w:sz w:val="20"/>
                <w:szCs w:val="20"/>
                <w:lang w:eastAsia="en-GB"/>
              </w:rPr>
              <w:t>NHM Landfill tax saving</w:t>
            </w:r>
          </w:p>
        </w:tc>
        <w:tc>
          <w:tcPr>
            <w:tcW w:w="1463" w:type="dxa"/>
            <w:tcBorders>
              <w:top w:val="single" w:color="auto" w:sz="4" w:space="0"/>
              <w:left w:val="nil"/>
              <w:bottom w:val="single" w:color="auto" w:sz="4" w:space="0"/>
              <w:right w:val="single" w:color="auto" w:sz="4" w:space="0"/>
            </w:tcBorders>
            <w:shd w:val="clear" w:color="auto" w:fill="auto"/>
            <w:vAlign w:val="center"/>
            <w:hideMark/>
          </w:tcPr>
          <w:p w:rsidRPr="00451F33" w:rsidR="00A813E8" w:rsidP="001862D1" w:rsidRDefault="00A813E8" w14:paraId="2EF805B5" w14:textId="77777777">
            <w:pPr>
              <w:jc w:val="center"/>
              <w:rPr>
                <w:rFonts w:cs="Arial"/>
                <w:b/>
                <w:bCs/>
                <w:color w:val="000000"/>
                <w:sz w:val="20"/>
                <w:szCs w:val="20"/>
                <w:lang w:eastAsia="en-GB"/>
              </w:rPr>
            </w:pPr>
            <w:r w:rsidRPr="00451F33">
              <w:rPr>
                <w:rFonts w:cs="Arial"/>
                <w:b/>
                <w:bCs/>
                <w:color w:val="000000"/>
                <w:sz w:val="20"/>
                <w:szCs w:val="20"/>
                <w:lang w:eastAsia="en-GB"/>
              </w:rPr>
              <w:t>Total service cost (+) / saving (-)</w:t>
            </w:r>
          </w:p>
        </w:tc>
      </w:tr>
      <w:tr w:rsidRPr="00434030" w:rsidR="00C2574B" w:rsidTr="009E7A40" w14:paraId="161B1A24" w14:textId="77777777">
        <w:trPr>
          <w:trHeight w:val="245"/>
          <w:jc w:val="center"/>
        </w:trPr>
        <w:tc>
          <w:tcPr>
            <w:tcW w:w="1260" w:type="dxa"/>
            <w:tcBorders>
              <w:top w:val="single" w:color="auto" w:sz="4" w:space="0"/>
              <w:left w:val="single" w:color="auto" w:sz="4" w:space="0"/>
              <w:bottom w:val="nil"/>
              <w:right w:val="single" w:color="auto" w:sz="4" w:space="0"/>
            </w:tcBorders>
            <w:shd w:val="clear" w:color="auto" w:fill="auto"/>
            <w:noWrap/>
            <w:vAlign w:val="center"/>
            <w:hideMark/>
          </w:tcPr>
          <w:p w:rsidRPr="00451F33" w:rsidR="00C2574B" w:rsidP="00C2574B" w:rsidRDefault="00C2574B" w14:paraId="3133564E" w14:textId="77777777">
            <w:pPr>
              <w:jc w:val="center"/>
              <w:rPr>
                <w:rFonts w:cs="Arial"/>
                <w:b/>
                <w:bCs/>
                <w:sz w:val="20"/>
                <w:szCs w:val="20"/>
                <w:lang w:eastAsia="en-GB"/>
              </w:rPr>
            </w:pPr>
            <w:r w:rsidRPr="00451F33">
              <w:rPr>
                <w:rFonts w:cs="Arial"/>
                <w:b/>
                <w:bCs/>
                <w:sz w:val="20"/>
                <w:szCs w:val="20"/>
                <w:lang w:eastAsia="en-GB"/>
              </w:rPr>
              <w:t>2024</w:t>
            </w:r>
          </w:p>
        </w:tc>
        <w:tc>
          <w:tcPr>
            <w:tcW w:w="1530" w:type="dxa"/>
            <w:tcBorders>
              <w:top w:val="single" w:color="auto" w:sz="4" w:space="0"/>
              <w:left w:val="nil"/>
              <w:bottom w:val="nil"/>
              <w:right w:val="nil"/>
            </w:tcBorders>
            <w:shd w:val="clear" w:color="auto" w:fill="auto"/>
            <w:noWrap/>
            <w:vAlign w:val="bottom"/>
          </w:tcPr>
          <w:p w:rsidRPr="00451F33" w:rsidR="00C2574B" w:rsidP="00C2574B" w:rsidRDefault="00C2574B" w14:paraId="1982C315" w14:textId="6BA73B1F">
            <w:pPr>
              <w:jc w:val="center"/>
              <w:rPr>
                <w:rFonts w:cs="Arial"/>
                <w:sz w:val="20"/>
                <w:szCs w:val="20"/>
                <w:lang w:eastAsia="en-GB"/>
              </w:rPr>
            </w:pPr>
            <w:r>
              <w:rPr>
                <w:rFonts w:cs="Arial"/>
                <w:sz w:val="20"/>
                <w:szCs w:val="20"/>
              </w:rPr>
              <w:t>£110</w:t>
            </w:r>
          </w:p>
        </w:tc>
        <w:tc>
          <w:tcPr>
            <w:tcW w:w="1463" w:type="dxa"/>
            <w:tcBorders>
              <w:top w:val="single" w:color="auto" w:sz="4" w:space="0"/>
              <w:left w:val="nil"/>
              <w:bottom w:val="nil"/>
              <w:right w:val="nil"/>
            </w:tcBorders>
          </w:tcPr>
          <w:p w:rsidR="00AB5221" w:rsidP="00C2574B" w:rsidRDefault="00AB5221" w14:paraId="6901B46A" w14:textId="2F94AC4A">
            <w:pPr>
              <w:jc w:val="center"/>
              <w:rPr>
                <w:rFonts w:cs="Arial"/>
                <w:sz w:val="20"/>
                <w:szCs w:val="20"/>
              </w:rPr>
            </w:pPr>
            <w:r>
              <w:rPr>
                <w:rFonts w:cs="Arial"/>
                <w:sz w:val="20"/>
                <w:szCs w:val="20"/>
              </w:rPr>
              <w:t>£1</w:t>
            </w:r>
          </w:p>
        </w:tc>
        <w:tc>
          <w:tcPr>
            <w:tcW w:w="1463" w:type="dxa"/>
            <w:tcBorders>
              <w:top w:val="single" w:color="auto" w:sz="4" w:space="0"/>
              <w:left w:val="nil"/>
              <w:bottom w:val="nil"/>
              <w:right w:val="nil"/>
            </w:tcBorders>
            <w:shd w:val="clear" w:color="auto" w:fill="auto"/>
            <w:noWrap/>
            <w:vAlign w:val="bottom"/>
          </w:tcPr>
          <w:p w:rsidRPr="00451F33" w:rsidR="00C2574B" w:rsidP="00C2574B" w:rsidRDefault="00C2574B" w14:paraId="5B2BD0A4" w14:textId="6B6DA938">
            <w:pPr>
              <w:jc w:val="center"/>
              <w:rPr>
                <w:rFonts w:cs="Arial"/>
                <w:sz w:val="20"/>
                <w:szCs w:val="20"/>
                <w:lang w:eastAsia="en-GB"/>
              </w:rPr>
            </w:pPr>
            <w:r w:rsidRPr="00451F33">
              <w:rPr>
                <w:rFonts w:cs="Arial"/>
                <w:sz w:val="20"/>
                <w:szCs w:val="20"/>
              </w:rPr>
              <w:t>£0</w:t>
            </w:r>
          </w:p>
        </w:tc>
        <w:tc>
          <w:tcPr>
            <w:tcW w:w="1463" w:type="dxa"/>
            <w:tcBorders>
              <w:top w:val="single" w:color="auto" w:sz="4" w:space="0"/>
              <w:left w:val="nil"/>
              <w:bottom w:val="nil"/>
              <w:right w:val="nil"/>
            </w:tcBorders>
            <w:shd w:val="clear" w:color="auto" w:fill="auto"/>
            <w:noWrap/>
            <w:vAlign w:val="bottom"/>
          </w:tcPr>
          <w:p w:rsidRPr="00451F33" w:rsidR="00C2574B" w:rsidP="00C2574B" w:rsidRDefault="00C2574B" w14:paraId="3AEFFEB1" w14:textId="77777777">
            <w:pPr>
              <w:jc w:val="center"/>
              <w:rPr>
                <w:rFonts w:cs="Arial"/>
                <w:sz w:val="20"/>
                <w:szCs w:val="20"/>
                <w:lang w:eastAsia="en-GB"/>
              </w:rPr>
            </w:pPr>
            <w:r w:rsidRPr="00451F33">
              <w:rPr>
                <w:rFonts w:cs="Arial"/>
                <w:sz w:val="20"/>
                <w:szCs w:val="20"/>
              </w:rPr>
              <w:t>£0</w:t>
            </w:r>
          </w:p>
        </w:tc>
        <w:tc>
          <w:tcPr>
            <w:tcW w:w="1484" w:type="dxa"/>
            <w:tcBorders>
              <w:top w:val="single" w:color="auto" w:sz="4" w:space="0"/>
              <w:left w:val="nil"/>
              <w:bottom w:val="nil"/>
              <w:right w:val="single" w:color="auto" w:sz="4" w:space="0"/>
            </w:tcBorders>
            <w:shd w:val="clear" w:color="auto" w:fill="auto"/>
            <w:noWrap/>
            <w:vAlign w:val="bottom"/>
          </w:tcPr>
          <w:p w:rsidRPr="00451F33" w:rsidR="00C2574B" w:rsidP="00C2574B" w:rsidRDefault="00C2574B" w14:paraId="240AA159" w14:textId="6E0D704E">
            <w:pPr>
              <w:jc w:val="center"/>
              <w:rPr>
                <w:rFonts w:cs="Arial"/>
                <w:sz w:val="20"/>
                <w:szCs w:val="20"/>
                <w:lang w:eastAsia="en-GB"/>
              </w:rPr>
            </w:pPr>
            <w:r w:rsidRPr="00451F33">
              <w:rPr>
                <w:rFonts w:cs="Arial"/>
                <w:sz w:val="20"/>
                <w:szCs w:val="20"/>
              </w:rPr>
              <w:t>£</w:t>
            </w:r>
            <w:r>
              <w:rPr>
                <w:rFonts w:cs="Arial"/>
                <w:sz w:val="20"/>
                <w:szCs w:val="20"/>
              </w:rPr>
              <w:t>0</w:t>
            </w:r>
          </w:p>
        </w:tc>
        <w:tc>
          <w:tcPr>
            <w:tcW w:w="1463" w:type="dxa"/>
            <w:tcBorders>
              <w:top w:val="single" w:color="auto" w:sz="4" w:space="0"/>
              <w:left w:val="nil"/>
              <w:bottom w:val="nil"/>
              <w:right w:val="single" w:color="auto" w:sz="4" w:space="0"/>
            </w:tcBorders>
            <w:shd w:val="clear" w:color="auto" w:fill="auto"/>
            <w:noWrap/>
            <w:vAlign w:val="bottom"/>
          </w:tcPr>
          <w:p w:rsidRPr="00C2574B" w:rsidR="00C2574B" w:rsidP="00C2574B" w:rsidRDefault="00F078DB" w14:paraId="46DC8D07" w14:textId="208CF55B">
            <w:pPr>
              <w:jc w:val="center"/>
              <w:rPr>
                <w:rFonts w:cs="Arial"/>
                <w:b/>
                <w:bCs/>
                <w:sz w:val="20"/>
                <w:szCs w:val="20"/>
                <w:lang w:eastAsia="en-GB"/>
              </w:rPr>
            </w:pPr>
            <w:r w:rsidRPr="008E4DD2">
              <w:rPr>
                <w:rFonts w:cs="Arial"/>
                <w:b/>
                <w:bCs/>
                <w:sz w:val="20"/>
                <w:szCs w:val="20"/>
              </w:rPr>
              <w:t>£11</w:t>
            </w:r>
            <w:r w:rsidR="007A7636">
              <w:rPr>
                <w:rFonts w:cs="Arial"/>
                <w:b/>
                <w:bCs/>
                <w:sz w:val="20"/>
                <w:szCs w:val="20"/>
              </w:rPr>
              <w:t>1</w:t>
            </w:r>
          </w:p>
        </w:tc>
      </w:tr>
      <w:tr w:rsidRPr="00434030" w:rsidR="00C2574B" w:rsidTr="009E7A40" w14:paraId="553F5B35"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28C68D54" w14:textId="77777777">
            <w:pPr>
              <w:jc w:val="center"/>
              <w:rPr>
                <w:rFonts w:cs="Arial"/>
                <w:b/>
                <w:bCs/>
                <w:sz w:val="20"/>
                <w:szCs w:val="20"/>
                <w:lang w:eastAsia="en-GB"/>
              </w:rPr>
            </w:pPr>
            <w:r w:rsidRPr="00451F33">
              <w:rPr>
                <w:rFonts w:cs="Arial"/>
                <w:b/>
                <w:bCs/>
                <w:sz w:val="20"/>
                <w:szCs w:val="20"/>
                <w:lang w:eastAsia="en-GB"/>
              </w:rPr>
              <w:t>2025</w:t>
            </w:r>
          </w:p>
        </w:tc>
        <w:tc>
          <w:tcPr>
            <w:tcW w:w="1530" w:type="dxa"/>
            <w:tcBorders>
              <w:top w:val="nil"/>
              <w:left w:val="nil"/>
              <w:bottom w:val="nil"/>
              <w:right w:val="nil"/>
            </w:tcBorders>
            <w:shd w:val="clear" w:color="auto" w:fill="auto"/>
            <w:noWrap/>
            <w:vAlign w:val="bottom"/>
          </w:tcPr>
          <w:p w:rsidRPr="00451F33" w:rsidR="00C2574B" w:rsidP="00C2574B" w:rsidRDefault="00C2574B" w14:paraId="64289679" w14:textId="09940C13">
            <w:pPr>
              <w:jc w:val="center"/>
              <w:rPr>
                <w:rFonts w:cs="Arial"/>
                <w:sz w:val="20"/>
                <w:szCs w:val="20"/>
                <w:lang w:eastAsia="en-GB"/>
              </w:rPr>
            </w:pPr>
            <w:r>
              <w:rPr>
                <w:rFonts w:cs="Arial"/>
                <w:sz w:val="20"/>
                <w:szCs w:val="20"/>
              </w:rPr>
              <w:t>£12</w:t>
            </w:r>
          </w:p>
        </w:tc>
        <w:tc>
          <w:tcPr>
            <w:tcW w:w="1463" w:type="dxa"/>
            <w:tcBorders>
              <w:top w:val="nil"/>
              <w:left w:val="nil"/>
              <w:bottom w:val="nil"/>
              <w:right w:val="nil"/>
            </w:tcBorders>
          </w:tcPr>
          <w:p w:rsidR="00AB5221" w:rsidP="00C2574B" w:rsidRDefault="00AB5221" w14:paraId="60804B9A" w14:textId="3A94463C">
            <w:pPr>
              <w:jc w:val="center"/>
              <w:rPr>
                <w:rFonts w:cs="Arial"/>
                <w:sz w:val="20"/>
                <w:szCs w:val="20"/>
              </w:rPr>
            </w:pPr>
            <w:r>
              <w:rPr>
                <w:rFonts w:cs="Arial"/>
                <w:sz w:val="20"/>
                <w:szCs w:val="20"/>
              </w:rPr>
              <w:t>£1</w:t>
            </w:r>
          </w:p>
        </w:tc>
        <w:tc>
          <w:tcPr>
            <w:tcW w:w="1463" w:type="dxa"/>
            <w:tcBorders>
              <w:top w:val="nil"/>
              <w:left w:val="nil"/>
              <w:bottom w:val="nil"/>
              <w:right w:val="nil"/>
            </w:tcBorders>
            <w:shd w:val="clear" w:color="auto" w:fill="auto"/>
            <w:noWrap/>
            <w:vAlign w:val="bottom"/>
          </w:tcPr>
          <w:p w:rsidRPr="00451F33" w:rsidR="00C2574B" w:rsidP="00C2574B" w:rsidRDefault="00C2574B" w14:paraId="135E77E1" w14:textId="43459C0C">
            <w:pPr>
              <w:jc w:val="center"/>
              <w:rPr>
                <w:rFonts w:cs="Arial"/>
                <w:sz w:val="20"/>
                <w:szCs w:val="20"/>
                <w:lang w:eastAsia="en-GB"/>
              </w:rPr>
            </w:pPr>
            <w:r w:rsidRPr="00451F33">
              <w:rPr>
                <w:rFonts w:cs="Arial"/>
                <w:sz w:val="20"/>
                <w:szCs w:val="20"/>
              </w:rPr>
              <w:t>-£139</w:t>
            </w:r>
          </w:p>
        </w:tc>
        <w:tc>
          <w:tcPr>
            <w:tcW w:w="1463" w:type="dxa"/>
            <w:tcBorders>
              <w:top w:val="nil"/>
              <w:left w:val="nil"/>
              <w:bottom w:val="nil"/>
              <w:right w:val="nil"/>
            </w:tcBorders>
            <w:shd w:val="clear" w:color="auto" w:fill="auto"/>
            <w:noWrap/>
            <w:vAlign w:val="bottom"/>
          </w:tcPr>
          <w:p w:rsidRPr="00451F33" w:rsidR="00C2574B" w:rsidP="00C2574B" w:rsidRDefault="00C2574B" w14:paraId="2A29AF48" w14:textId="0E3A673B">
            <w:pPr>
              <w:jc w:val="center"/>
              <w:rPr>
                <w:rFonts w:cs="Arial"/>
                <w:sz w:val="20"/>
                <w:szCs w:val="20"/>
                <w:lang w:eastAsia="en-GB"/>
              </w:rPr>
            </w:pPr>
            <w:r w:rsidRPr="00451F33">
              <w:rPr>
                <w:rFonts w:cs="Arial"/>
                <w:sz w:val="20"/>
                <w:szCs w:val="20"/>
              </w:rPr>
              <w:t>£</w:t>
            </w:r>
            <w:r>
              <w:rPr>
                <w:rFonts w:cs="Arial"/>
                <w:sz w:val="20"/>
                <w:szCs w:val="20"/>
              </w:rPr>
              <w:t>0</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1C362E02" w14:textId="6B8DE95A">
            <w:pPr>
              <w:jc w:val="center"/>
              <w:rPr>
                <w:rFonts w:cs="Arial"/>
                <w:sz w:val="20"/>
                <w:szCs w:val="20"/>
                <w:lang w:eastAsia="en-GB"/>
              </w:rPr>
            </w:pPr>
            <w:r w:rsidRPr="00451F33">
              <w:rPr>
                <w:rFonts w:cs="Arial"/>
                <w:sz w:val="20"/>
                <w:szCs w:val="20"/>
              </w:rPr>
              <w:t>-£</w:t>
            </w:r>
            <w:r>
              <w:rPr>
                <w:rFonts w:cs="Arial"/>
                <w:sz w:val="20"/>
                <w:szCs w:val="20"/>
              </w:rPr>
              <w:t>301</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658FB5D3" w14:textId="5AAD55A9">
            <w:pPr>
              <w:jc w:val="center"/>
              <w:rPr>
                <w:rFonts w:cs="Arial"/>
                <w:b/>
                <w:bCs/>
                <w:sz w:val="20"/>
                <w:szCs w:val="20"/>
                <w:lang w:eastAsia="en-GB"/>
              </w:rPr>
            </w:pPr>
            <w:r w:rsidRPr="008E4DD2">
              <w:rPr>
                <w:rFonts w:cs="Arial"/>
                <w:b/>
                <w:bCs/>
                <w:sz w:val="20"/>
                <w:szCs w:val="20"/>
              </w:rPr>
              <w:t>-£</w:t>
            </w:r>
            <w:r w:rsidRPr="008E4DD2" w:rsidR="00F078DB">
              <w:rPr>
                <w:rFonts w:cs="Arial"/>
                <w:b/>
                <w:bCs/>
                <w:sz w:val="20"/>
                <w:szCs w:val="20"/>
              </w:rPr>
              <w:t>42</w:t>
            </w:r>
            <w:r w:rsidR="007A7636">
              <w:rPr>
                <w:rFonts w:cs="Arial"/>
                <w:b/>
                <w:bCs/>
                <w:sz w:val="20"/>
                <w:szCs w:val="20"/>
              </w:rPr>
              <w:t>8</w:t>
            </w:r>
          </w:p>
        </w:tc>
      </w:tr>
      <w:tr w:rsidRPr="00434030" w:rsidR="00C2574B" w:rsidTr="009E7A40" w14:paraId="446ED0BF"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7A9AEE3F" w14:textId="77777777">
            <w:pPr>
              <w:jc w:val="center"/>
              <w:rPr>
                <w:rFonts w:cs="Arial"/>
                <w:b/>
                <w:bCs/>
                <w:sz w:val="20"/>
                <w:szCs w:val="20"/>
                <w:lang w:eastAsia="en-GB"/>
              </w:rPr>
            </w:pPr>
            <w:r w:rsidRPr="00451F33">
              <w:rPr>
                <w:rFonts w:cs="Arial"/>
                <w:b/>
                <w:bCs/>
                <w:sz w:val="20"/>
                <w:szCs w:val="20"/>
                <w:lang w:eastAsia="en-GB"/>
              </w:rPr>
              <w:t>2026</w:t>
            </w:r>
          </w:p>
        </w:tc>
        <w:tc>
          <w:tcPr>
            <w:tcW w:w="1530" w:type="dxa"/>
            <w:tcBorders>
              <w:top w:val="nil"/>
              <w:left w:val="nil"/>
              <w:bottom w:val="nil"/>
              <w:right w:val="nil"/>
            </w:tcBorders>
            <w:shd w:val="clear" w:color="auto" w:fill="auto"/>
            <w:noWrap/>
            <w:vAlign w:val="bottom"/>
          </w:tcPr>
          <w:p w:rsidRPr="00451F33" w:rsidR="00C2574B" w:rsidP="00C2574B" w:rsidRDefault="00C2574B" w14:paraId="24B2D99B" w14:textId="0732056D">
            <w:pPr>
              <w:jc w:val="center"/>
              <w:rPr>
                <w:rFonts w:cs="Arial"/>
                <w:sz w:val="20"/>
                <w:szCs w:val="20"/>
                <w:lang w:eastAsia="en-GB"/>
              </w:rPr>
            </w:pPr>
            <w:r>
              <w:rPr>
                <w:rFonts w:cs="Arial"/>
                <w:sz w:val="20"/>
                <w:szCs w:val="20"/>
              </w:rPr>
              <w:t>£245</w:t>
            </w:r>
          </w:p>
        </w:tc>
        <w:tc>
          <w:tcPr>
            <w:tcW w:w="1463" w:type="dxa"/>
            <w:tcBorders>
              <w:top w:val="nil"/>
              <w:left w:val="nil"/>
              <w:bottom w:val="nil"/>
              <w:right w:val="nil"/>
            </w:tcBorders>
          </w:tcPr>
          <w:p w:rsidR="00AB5221" w:rsidP="00C2574B" w:rsidRDefault="00AB5221" w14:paraId="6ABFE6DC" w14:textId="577CD69F">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0E91647D" w14:textId="7AB41CC0">
            <w:pPr>
              <w:jc w:val="center"/>
              <w:rPr>
                <w:rFonts w:cs="Arial"/>
                <w:sz w:val="20"/>
                <w:szCs w:val="20"/>
                <w:lang w:eastAsia="en-GB"/>
              </w:rPr>
            </w:pPr>
            <w:r w:rsidRPr="00451F33">
              <w:rPr>
                <w:rFonts w:cs="Arial"/>
                <w:sz w:val="20"/>
                <w:szCs w:val="20"/>
              </w:rPr>
              <w:t>-£139</w:t>
            </w:r>
          </w:p>
        </w:tc>
        <w:tc>
          <w:tcPr>
            <w:tcW w:w="1463" w:type="dxa"/>
            <w:tcBorders>
              <w:top w:val="nil"/>
              <w:left w:val="nil"/>
              <w:bottom w:val="nil"/>
              <w:right w:val="nil"/>
            </w:tcBorders>
            <w:shd w:val="clear" w:color="auto" w:fill="auto"/>
            <w:noWrap/>
            <w:vAlign w:val="bottom"/>
          </w:tcPr>
          <w:p w:rsidRPr="00451F33" w:rsidR="00C2574B" w:rsidP="00C2574B" w:rsidRDefault="00C2574B" w14:paraId="7AC8BC97" w14:textId="4A7B39C0">
            <w:pPr>
              <w:jc w:val="center"/>
              <w:rPr>
                <w:rFonts w:cs="Arial"/>
                <w:sz w:val="20"/>
                <w:szCs w:val="20"/>
                <w:lang w:eastAsia="en-GB"/>
              </w:rPr>
            </w:pPr>
            <w:r w:rsidRPr="00451F33">
              <w:rPr>
                <w:rFonts w:cs="Arial"/>
                <w:sz w:val="20"/>
                <w:szCs w:val="20"/>
              </w:rPr>
              <w:t>£</w:t>
            </w:r>
            <w:r>
              <w:rPr>
                <w:rFonts w:cs="Arial"/>
                <w:sz w:val="20"/>
                <w:szCs w:val="20"/>
              </w:rPr>
              <w:t>0</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01F7DB01" w14:textId="77777777">
            <w:pPr>
              <w:jc w:val="center"/>
              <w:rPr>
                <w:rFonts w:cs="Arial"/>
                <w:sz w:val="20"/>
                <w:szCs w:val="20"/>
                <w:lang w:eastAsia="en-GB"/>
              </w:rPr>
            </w:pPr>
            <w:r w:rsidRPr="00451F33">
              <w:rPr>
                <w:rFonts w:cs="Arial"/>
                <w:sz w:val="20"/>
                <w:szCs w:val="20"/>
              </w:rPr>
              <w:t>-£447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1C996971" w14:textId="746365D2">
            <w:pPr>
              <w:jc w:val="center"/>
              <w:rPr>
                <w:rFonts w:cs="Arial"/>
                <w:b/>
                <w:bCs/>
                <w:sz w:val="20"/>
                <w:szCs w:val="20"/>
                <w:lang w:eastAsia="en-GB"/>
              </w:rPr>
            </w:pPr>
            <w:r w:rsidRPr="008E4DD2">
              <w:rPr>
                <w:rFonts w:cs="Arial"/>
                <w:b/>
                <w:bCs/>
                <w:sz w:val="20"/>
                <w:szCs w:val="20"/>
              </w:rPr>
              <w:t>-£341</w:t>
            </w:r>
          </w:p>
        </w:tc>
      </w:tr>
      <w:tr w:rsidRPr="00434030" w:rsidR="00C2574B" w:rsidTr="009E7A40" w14:paraId="5F6DF0DA"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6A4AFECF" w14:textId="77777777">
            <w:pPr>
              <w:jc w:val="center"/>
              <w:rPr>
                <w:rFonts w:cs="Arial"/>
                <w:b/>
                <w:bCs/>
                <w:sz w:val="20"/>
                <w:szCs w:val="20"/>
                <w:lang w:eastAsia="en-GB"/>
              </w:rPr>
            </w:pPr>
            <w:r w:rsidRPr="00451F33">
              <w:rPr>
                <w:rFonts w:cs="Arial"/>
                <w:b/>
                <w:bCs/>
                <w:sz w:val="20"/>
                <w:szCs w:val="20"/>
                <w:lang w:eastAsia="en-GB"/>
              </w:rPr>
              <w:t>2027</w:t>
            </w:r>
          </w:p>
        </w:tc>
        <w:tc>
          <w:tcPr>
            <w:tcW w:w="1530" w:type="dxa"/>
            <w:tcBorders>
              <w:top w:val="nil"/>
              <w:left w:val="nil"/>
              <w:bottom w:val="nil"/>
              <w:right w:val="nil"/>
            </w:tcBorders>
            <w:shd w:val="clear" w:color="auto" w:fill="auto"/>
            <w:noWrap/>
            <w:vAlign w:val="bottom"/>
          </w:tcPr>
          <w:p w:rsidRPr="00451F33" w:rsidR="00C2574B" w:rsidP="00C2574B" w:rsidRDefault="00C2574B" w14:paraId="5A1E39B8" w14:textId="15C2FBBA">
            <w:pPr>
              <w:jc w:val="center"/>
              <w:rPr>
                <w:rFonts w:cs="Arial"/>
                <w:sz w:val="20"/>
                <w:szCs w:val="20"/>
                <w:lang w:eastAsia="en-GB"/>
              </w:rPr>
            </w:pPr>
            <w:r>
              <w:rPr>
                <w:rFonts w:cs="Arial"/>
                <w:sz w:val="20"/>
                <w:szCs w:val="20"/>
              </w:rPr>
              <w:t>£2</w:t>
            </w:r>
          </w:p>
        </w:tc>
        <w:tc>
          <w:tcPr>
            <w:tcW w:w="1463" w:type="dxa"/>
            <w:tcBorders>
              <w:top w:val="nil"/>
              <w:left w:val="nil"/>
              <w:bottom w:val="nil"/>
              <w:right w:val="nil"/>
            </w:tcBorders>
          </w:tcPr>
          <w:p w:rsidR="00AB5221" w:rsidP="00C2574B" w:rsidRDefault="00AB5221" w14:paraId="4831D07E" w14:textId="144EF905">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11382D8D" w14:textId="4337A13F">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33383CC3" w14:textId="244618C9">
            <w:pPr>
              <w:jc w:val="center"/>
              <w:rPr>
                <w:rFonts w:cs="Arial"/>
                <w:sz w:val="20"/>
                <w:szCs w:val="20"/>
                <w:lang w:eastAsia="en-GB"/>
              </w:rPr>
            </w:pPr>
            <w:r>
              <w:rPr>
                <w:rFonts w:cs="Arial"/>
                <w:sz w:val="20"/>
                <w:szCs w:val="20"/>
              </w:rPr>
              <w:t>£37</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0F7FC3B5" w14:textId="77777777">
            <w:pPr>
              <w:jc w:val="center"/>
              <w:rPr>
                <w:rFonts w:cs="Arial"/>
                <w:sz w:val="20"/>
                <w:szCs w:val="20"/>
                <w:lang w:eastAsia="en-GB"/>
              </w:rPr>
            </w:pPr>
            <w:r w:rsidRPr="00451F33">
              <w:rPr>
                <w:rFonts w:cs="Arial"/>
                <w:sz w:val="20"/>
                <w:szCs w:val="20"/>
              </w:rPr>
              <w:t>-£679</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3383B971" w14:textId="30319549">
            <w:pPr>
              <w:jc w:val="center"/>
              <w:rPr>
                <w:rFonts w:cs="Arial"/>
                <w:b/>
                <w:bCs/>
                <w:sz w:val="20"/>
                <w:szCs w:val="20"/>
                <w:lang w:eastAsia="en-GB"/>
              </w:rPr>
            </w:pPr>
            <w:r w:rsidRPr="008E4DD2">
              <w:rPr>
                <w:rFonts w:cs="Arial"/>
                <w:b/>
                <w:bCs/>
                <w:sz w:val="20"/>
                <w:szCs w:val="20"/>
              </w:rPr>
              <w:t>-£292</w:t>
            </w:r>
          </w:p>
        </w:tc>
      </w:tr>
      <w:tr w:rsidRPr="00434030" w:rsidR="00C2574B" w:rsidTr="009E7A40" w14:paraId="118F9FFF"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17BDBC01" w14:textId="77777777">
            <w:pPr>
              <w:jc w:val="center"/>
              <w:rPr>
                <w:rFonts w:cs="Arial"/>
                <w:b/>
                <w:bCs/>
                <w:sz w:val="20"/>
                <w:szCs w:val="20"/>
                <w:lang w:eastAsia="en-GB"/>
              </w:rPr>
            </w:pPr>
            <w:r w:rsidRPr="00451F33">
              <w:rPr>
                <w:rFonts w:cs="Arial"/>
                <w:b/>
                <w:bCs/>
                <w:sz w:val="20"/>
                <w:szCs w:val="20"/>
                <w:lang w:eastAsia="en-GB"/>
              </w:rPr>
              <w:t>2028</w:t>
            </w:r>
          </w:p>
        </w:tc>
        <w:tc>
          <w:tcPr>
            <w:tcW w:w="1530" w:type="dxa"/>
            <w:tcBorders>
              <w:top w:val="nil"/>
              <w:left w:val="nil"/>
              <w:bottom w:val="nil"/>
              <w:right w:val="nil"/>
            </w:tcBorders>
            <w:shd w:val="clear" w:color="auto" w:fill="auto"/>
            <w:noWrap/>
            <w:vAlign w:val="bottom"/>
          </w:tcPr>
          <w:p w:rsidRPr="00451F33" w:rsidR="00C2574B" w:rsidP="00C2574B" w:rsidRDefault="00C2574B" w14:paraId="64E23FEA" w14:textId="743FDD04">
            <w:pPr>
              <w:jc w:val="center"/>
              <w:rPr>
                <w:rFonts w:cs="Arial"/>
                <w:sz w:val="20"/>
                <w:szCs w:val="20"/>
                <w:lang w:eastAsia="en-GB"/>
              </w:rPr>
            </w:pPr>
            <w:r>
              <w:rPr>
                <w:rFonts w:cs="Arial"/>
                <w:sz w:val="20"/>
                <w:szCs w:val="20"/>
              </w:rPr>
              <w:t>£2</w:t>
            </w:r>
          </w:p>
        </w:tc>
        <w:tc>
          <w:tcPr>
            <w:tcW w:w="1463" w:type="dxa"/>
            <w:tcBorders>
              <w:top w:val="nil"/>
              <w:left w:val="nil"/>
              <w:bottom w:val="nil"/>
              <w:right w:val="nil"/>
            </w:tcBorders>
          </w:tcPr>
          <w:p w:rsidR="00AB5221" w:rsidP="00C2574B" w:rsidRDefault="00AB5221" w14:paraId="6416A1B8" w14:textId="24D173B9">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5774EFA2" w14:textId="7B5E19F4">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3C19F75D" w14:textId="7938E92F">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4B3378A3" w14:textId="77777777">
            <w:pPr>
              <w:jc w:val="center"/>
              <w:rPr>
                <w:rFonts w:cs="Arial"/>
                <w:sz w:val="20"/>
                <w:szCs w:val="20"/>
                <w:lang w:eastAsia="en-GB"/>
              </w:rPr>
            </w:pPr>
            <w:r w:rsidRPr="00451F33">
              <w:rPr>
                <w:rFonts w:cs="Arial"/>
                <w:sz w:val="20"/>
                <w:szCs w:val="20"/>
              </w:rPr>
              <w:t>-£683</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10A7D47E" w14:textId="17569DD9">
            <w:pPr>
              <w:jc w:val="center"/>
              <w:rPr>
                <w:rFonts w:cs="Arial"/>
                <w:b/>
                <w:bCs/>
                <w:sz w:val="20"/>
                <w:szCs w:val="20"/>
                <w:lang w:eastAsia="en-GB"/>
              </w:rPr>
            </w:pPr>
            <w:r w:rsidRPr="008E4DD2">
              <w:rPr>
                <w:rFonts w:cs="Arial"/>
                <w:b/>
                <w:bCs/>
                <w:sz w:val="20"/>
                <w:szCs w:val="20"/>
              </w:rPr>
              <w:t>-£184</w:t>
            </w:r>
          </w:p>
        </w:tc>
      </w:tr>
      <w:tr w:rsidRPr="00434030" w:rsidR="00C2574B" w:rsidTr="009E7A40" w14:paraId="47D57E16"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4DF9B248" w14:textId="77777777">
            <w:pPr>
              <w:jc w:val="center"/>
              <w:rPr>
                <w:rFonts w:cs="Arial"/>
                <w:b/>
                <w:bCs/>
                <w:sz w:val="20"/>
                <w:szCs w:val="20"/>
                <w:lang w:eastAsia="en-GB"/>
              </w:rPr>
            </w:pPr>
            <w:r w:rsidRPr="00451F33">
              <w:rPr>
                <w:rFonts w:cs="Arial"/>
                <w:b/>
                <w:bCs/>
                <w:sz w:val="20"/>
                <w:szCs w:val="20"/>
                <w:lang w:eastAsia="en-GB"/>
              </w:rPr>
              <w:t>2029</w:t>
            </w:r>
          </w:p>
        </w:tc>
        <w:tc>
          <w:tcPr>
            <w:tcW w:w="1530" w:type="dxa"/>
            <w:tcBorders>
              <w:top w:val="nil"/>
              <w:left w:val="nil"/>
              <w:bottom w:val="nil"/>
              <w:right w:val="nil"/>
            </w:tcBorders>
            <w:shd w:val="clear" w:color="auto" w:fill="auto"/>
            <w:noWrap/>
            <w:vAlign w:val="bottom"/>
          </w:tcPr>
          <w:p w:rsidRPr="00451F33" w:rsidR="00C2574B" w:rsidP="00C2574B" w:rsidRDefault="00C2574B" w14:paraId="7F395A48" w14:textId="510EE979">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6DFD56BF" w14:textId="66FA5BB9">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59C4E34E" w14:textId="17D1FDAB">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71511A93" w14:textId="70F2455A">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4F75612D" w14:textId="77777777">
            <w:pPr>
              <w:jc w:val="center"/>
              <w:rPr>
                <w:rFonts w:cs="Arial"/>
                <w:sz w:val="20"/>
                <w:szCs w:val="20"/>
                <w:lang w:eastAsia="en-GB"/>
              </w:rPr>
            </w:pPr>
            <w:r w:rsidRPr="00451F33">
              <w:rPr>
                <w:rFonts w:cs="Arial"/>
                <w:sz w:val="20"/>
                <w:szCs w:val="20"/>
              </w:rPr>
              <w:t>-£685</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651DEB37" w14:textId="195B7E64">
            <w:pPr>
              <w:jc w:val="center"/>
              <w:rPr>
                <w:rFonts w:cs="Arial"/>
                <w:b/>
                <w:bCs/>
                <w:sz w:val="20"/>
                <w:szCs w:val="20"/>
                <w:lang w:eastAsia="en-GB"/>
              </w:rPr>
            </w:pPr>
            <w:r w:rsidRPr="008E4DD2">
              <w:rPr>
                <w:rFonts w:cs="Arial"/>
                <w:b/>
                <w:bCs/>
                <w:sz w:val="20"/>
                <w:szCs w:val="20"/>
              </w:rPr>
              <w:t>-£189</w:t>
            </w:r>
          </w:p>
        </w:tc>
      </w:tr>
      <w:tr w:rsidRPr="00434030" w:rsidR="00C2574B" w:rsidTr="009E7A40" w14:paraId="2FC0C0E3"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6452FB6A" w14:textId="77777777">
            <w:pPr>
              <w:jc w:val="center"/>
              <w:rPr>
                <w:rFonts w:cs="Arial"/>
                <w:b/>
                <w:bCs/>
                <w:sz w:val="20"/>
                <w:szCs w:val="20"/>
                <w:lang w:eastAsia="en-GB"/>
              </w:rPr>
            </w:pPr>
            <w:r w:rsidRPr="00451F33">
              <w:rPr>
                <w:rFonts w:cs="Arial"/>
                <w:b/>
                <w:bCs/>
                <w:sz w:val="20"/>
                <w:szCs w:val="20"/>
                <w:lang w:eastAsia="en-GB"/>
              </w:rPr>
              <w:t>2030</w:t>
            </w:r>
          </w:p>
        </w:tc>
        <w:tc>
          <w:tcPr>
            <w:tcW w:w="1530" w:type="dxa"/>
            <w:tcBorders>
              <w:top w:val="nil"/>
              <w:left w:val="nil"/>
              <w:bottom w:val="nil"/>
              <w:right w:val="nil"/>
            </w:tcBorders>
            <w:shd w:val="clear" w:color="auto" w:fill="auto"/>
            <w:noWrap/>
            <w:vAlign w:val="bottom"/>
          </w:tcPr>
          <w:p w:rsidRPr="00451F33" w:rsidR="00C2574B" w:rsidP="00C2574B" w:rsidRDefault="00C2574B" w14:paraId="5E840126" w14:textId="441FAD16">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7EA05C46" w14:textId="4693127B">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1E9A68F0" w14:textId="709E2939">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24B88758" w14:textId="660C7CFF">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562D11BC" w14:textId="77777777">
            <w:pPr>
              <w:jc w:val="center"/>
              <w:rPr>
                <w:rFonts w:cs="Arial"/>
                <w:sz w:val="20"/>
                <w:szCs w:val="20"/>
                <w:lang w:eastAsia="en-GB"/>
              </w:rPr>
            </w:pPr>
            <w:r w:rsidRPr="00451F33">
              <w:rPr>
                <w:rFonts w:cs="Arial"/>
                <w:sz w:val="20"/>
                <w:szCs w:val="20"/>
              </w:rPr>
              <w:t>-£687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1A0E402D" w14:textId="08242519">
            <w:pPr>
              <w:jc w:val="center"/>
              <w:rPr>
                <w:rFonts w:cs="Arial"/>
                <w:b/>
                <w:bCs/>
                <w:sz w:val="20"/>
                <w:szCs w:val="20"/>
                <w:lang w:eastAsia="en-GB"/>
              </w:rPr>
            </w:pPr>
            <w:r w:rsidRPr="008E4DD2">
              <w:rPr>
                <w:rFonts w:cs="Arial"/>
                <w:b/>
                <w:bCs/>
                <w:sz w:val="20"/>
                <w:szCs w:val="20"/>
              </w:rPr>
              <w:t>-£190</w:t>
            </w:r>
          </w:p>
        </w:tc>
      </w:tr>
      <w:tr w:rsidRPr="00434030" w:rsidR="00C2574B" w:rsidTr="009E7A40" w14:paraId="1330E702"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10B48355" w14:textId="77777777">
            <w:pPr>
              <w:jc w:val="center"/>
              <w:rPr>
                <w:rFonts w:cs="Arial"/>
                <w:b/>
                <w:bCs/>
                <w:sz w:val="20"/>
                <w:szCs w:val="20"/>
                <w:lang w:eastAsia="en-GB"/>
              </w:rPr>
            </w:pPr>
            <w:r w:rsidRPr="00451F33">
              <w:rPr>
                <w:rFonts w:cs="Arial"/>
                <w:b/>
                <w:bCs/>
                <w:sz w:val="20"/>
                <w:szCs w:val="20"/>
                <w:lang w:eastAsia="en-GB"/>
              </w:rPr>
              <w:t>2031</w:t>
            </w:r>
          </w:p>
        </w:tc>
        <w:tc>
          <w:tcPr>
            <w:tcW w:w="1530" w:type="dxa"/>
            <w:tcBorders>
              <w:top w:val="nil"/>
              <w:left w:val="nil"/>
              <w:bottom w:val="nil"/>
              <w:right w:val="nil"/>
            </w:tcBorders>
            <w:shd w:val="clear" w:color="auto" w:fill="auto"/>
            <w:noWrap/>
            <w:vAlign w:val="bottom"/>
          </w:tcPr>
          <w:p w:rsidRPr="00451F33" w:rsidR="00C2574B" w:rsidP="00C2574B" w:rsidRDefault="00C2574B" w14:paraId="781F1690" w14:textId="0E3FEE93">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00ECBA57" w14:textId="53266164">
            <w:pPr>
              <w:jc w:val="center"/>
              <w:rPr>
                <w:rFonts w:cs="Arial"/>
                <w:sz w:val="20"/>
                <w:szCs w:val="20"/>
              </w:rPr>
            </w:pPr>
            <w:r>
              <w:rPr>
                <w:rFonts w:cs="Arial"/>
                <w:sz w:val="20"/>
                <w:szCs w:val="20"/>
              </w:rPr>
              <w:t>£1</w:t>
            </w:r>
          </w:p>
        </w:tc>
        <w:tc>
          <w:tcPr>
            <w:tcW w:w="1463" w:type="dxa"/>
            <w:tcBorders>
              <w:top w:val="nil"/>
              <w:left w:val="nil"/>
              <w:bottom w:val="nil"/>
              <w:right w:val="nil"/>
            </w:tcBorders>
            <w:shd w:val="clear" w:color="auto" w:fill="auto"/>
            <w:noWrap/>
            <w:vAlign w:val="bottom"/>
          </w:tcPr>
          <w:p w:rsidRPr="00451F33" w:rsidR="00C2574B" w:rsidP="00C2574B" w:rsidRDefault="00C2574B" w14:paraId="445A7A34" w14:textId="5DF7A7C9">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5E0EF169" w14:textId="6DAFD71E">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7E501EC9" w14:textId="77777777">
            <w:pPr>
              <w:jc w:val="center"/>
              <w:rPr>
                <w:rFonts w:cs="Arial"/>
                <w:sz w:val="20"/>
                <w:szCs w:val="20"/>
                <w:lang w:eastAsia="en-GB"/>
              </w:rPr>
            </w:pPr>
            <w:r w:rsidRPr="00451F33">
              <w:rPr>
                <w:rFonts w:cs="Arial"/>
                <w:sz w:val="20"/>
                <w:szCs w:val="20"/>
              </w:rPr>
              <w:t>-£687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62B9F676" w14:textId="46BC17AD">
            <w:pPr>
              <w:jc w:val="center"/>
              <w:rPr>
                <w:rFonts w:cs="Arial"/>
                <w:b/>
                <w:bCs/>
                <w:sz w:val="20"/>
                <w:szCs w:val="20"/>
                <w:lang w:eastAsia="en-GB"/>
              </w:rPr>
            </w:pPr>
            <w:r w:rsidRPr="008E4DD2">
              <w:rPr>
                <w:rFonts w:cs="Arial"/>
                <w:b/>
                <w:bCs/>
                <w:sz w:val="20"/>
                <w:szCs w:val="20"/>
              </w:rPr>
              <w:t>-£</w:t>
            </w:r>
            <w:r w:rsidRPr="008E4DD2" w:rsidR="00F078DB">
              <w:rPr>
                <w:rFonts w:cs="Arial"/>
                <w:b/>
                <w:bCs/>
                <w:sz w:val="20"/>
                <w:szCs w:val="20"/>
              </w:rPr>
              <w:t>1</w:t>
            </w:r>
            <w:r w:rsidR="007A7636">
              <w:rPr>
                <w:rFonts w:cs="Arial"/>
                <w:b/>
                <w:bCs/>
                <w:sz w:val="20"/>
                <w:szCs w:val="20"/>
              </w:rPr>
              <w:t>89</w:t>
            </w:r>
          </w:p>
        </w:tc>
      </w:tr>
      <w:tr w:rsidRPr="00434030" w:rsidR="00C2574B" w:rsidTr="009E7A40" w14:paraId="43D80B52"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561AFEE8" w14:textId="77777777">
            <w:pPr>
              <w:jc w:val="center"/>
              <w:rPr>
                <w:rFonts w:cs="Arial"/>
                <w:b/>
                <w:bCs/>
                <w:sz w:val="20"/>
                <w:szCs w:val="20"/>
                <w:lang w:eastAsia="en-GB"/>
              </w:rPr>
            </w:pPr>
            <w:r w:rsidRPr="00451F33">
              <w:rPr>
                <w:rFonts w:cs="Arial"/>
                <w:b/>
                <w:bCs/>
                <w:sz w:val="20"/>
                <w:szCs w:val="20"/>
                <w:lang w:eastAsia="en-GB"/>
              </w:rPr>
              <w:t>2032</w:t>
            </w:r>
          </w:p>
        </w:tc>
        <w:tc>
          <w:tcPr>
            <w:tcW w:w="1530" w:type="dxa"/>
            <w:tcBorders>
              <w:top w:val="nil"/>
              <w:left w:val="nil"/>
              <w:bottom w:val="nil"/>
              <w:right w:val="nil"/>
            </w:tcBorders>
            <w:shd w:val="clear" w:color="auto" w:fill="auto"/>
            <w:noWrap/>
            <w:vAlign w:val="bottom"/>
          </w:tcPr>
          <w:p w:rsidRPr="00451F33" w:rsidR="00C2574B" w:rsidP="00C2574B" w:rsidRDefault="00C2574B" w14:paraId="64B1F98C" w14:textId="45B03F1D">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67293827" w14:textId="1ED3E449">
            <w:pPr>
              <w:jc w:val="center"/>
              <w:rPr>
                <w:rFonts w:cs="Arial"/>
                <w:sz w:val="20"/>
                <w:szCs w:val="20"/>
              </w:rPr>
            </w:pPr>
            <w:r>
              <w:rPr>
                <w:rFonts w:cs="Arial"/>
                <w:sz w:val="20"/>
                <w:szCs w:val="20"/>
              </w:rPr>
              <w:t>£1</w:t>
            </w:r>
          </w:p>
        </w:tc>
        <w:tc>
          <w:tcPr>
            <w:tcW w:w="1463" w:type="dxa"/>
            <w:tcBorders>
              <w:top w:val="nil"/>
              <w:left w:val="nil"/>
              <w:bottom w:val="nil"/>
              <w:right w:val="nil"/>
            </w:tcBorders>
            <w:shd w:val="clear" w:color="auto" w:fill="auto"/>
            <w:noWrap/>
            <w:vAlign w:val="bottom"/>
          </w:tcPr>
          <w:p w:rsidRPr="00451F33" w:rsidR="00C2574B" w:rsidP="00C2574B" w:rsidRDefault="00C2574B" w14:paraId="3BB6D8F2" w14:textId="7692573A">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70AD8232" w14:textId="60F7214D">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4B68A08A" w14:textId="77777777">
            <w:pPr>
              <w:jc w:val="center"/>
              <w:rPr>
                <w:rFonts w:cs="Arial"/>
                <w:sz w:val="20"/>
                <w:szCs w:val="20"/>
                <w:lang w:eastAsia="en-GB"/>
              </w:rPr>
            </w:pPr>
            <w:r w:rsidRPr="00451F33">
              <w:rPr>
                <w:rFonts w:cs="Arial"/>
                <w:sz w:val="20"/>
                <w:szCs w:val="20"/>
              </w:rPr>
              <w:t>-£687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07E3A906" w14:textId="38E5152D">
            <w:pPr>
              <w:jc w:val="center"/>
              <w:rPr>
                <w:rFonts w:cs="Arial"/>
                <w:b/>
                <w:bCs/>
                <w:sz w:val="20"/>
                <w:szCs w:val="20"/>
                <w:lang w:eastAsia="en-GB"/>
              </w:rPr>
            </w:pPr>
            <w:r w:rsidRPr="008E4DD2">
              <w:rPr>
                <w:rFonts w:cs="Arial"/>
                <w:b/>
                <w:bCs/>
                <w:sz w:val="20"/>
                <w:szCs w:val="20"/>
              </w:rPr>
              <w:t>-£</w:t>
            </w:r>
            <w:r w:rsidRPr="008E4DD2" w:rsidR="00F078DB">
              <w:rPr>
                <w:rFonts w:cs="Arial"/>
                <w:b/>
                <w:bCs/>
                <w:sz w:val="20"/>
                <w:szCs w:val="20"/>
              </w:rPr>
              <w:t>1</w:t>
            </w:r>
            <w:r w:rsidR="007A7636">
              <w:rPr>
                <w:rFonts w:cs="Arial"/>
                <w:b/>
                <w:bCs/>
                <w:sz w:val="20"/>
                <w:szCs w:val="20"/>
              </w:rPr>
              <w:t>89</w:t>
            </w:r>
          </w:p>
        </w:tc>
      </w:tr>
      <w:tr w:rsidRPr="00434030" w:rsidR="00C2574B" w:rsidTr="009E7A40" w14:paraId="4D7B5FEA"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52370ED9" w14:textId="77777777">
            <w:pPr>
              <w:jc w:val="center"/>
              <w:rPr>
                <w:rFonts w:cs="Arial"/>
                <w:b/>
                <w:bCs/>
                <w:sz w:val="20"/>
                <w:szCs w:val="20"/>
                <w:lang w:eastAsia="en-GB"/>
              </w:rPr>
            </w:pPr>
            <w:r w:rsidRPr="00451F33">
              <w:rPr>
                <w:rFonts w:cs="Arial"/>
                <w:b/>
                <w:bCs/>
                <w:sz w:val="20"/>
                <w:szCs w:val="20"/>
                <w:lang w:eastAsia="en-GB"/>
              </w:rPr>
              <w:t>2033</w:t>
            </w:r>
          </w:p>
        </w:tc>
        <w:tc>
          <w:tcPr>
            <w:tcW w:w="1530" w:type="dxa"/>
            <w:tcBorders>
              <w:top w:val="nil"/>
              <w:left w:val="nil"/>
              <w:bottom w:val="nil"/>
              <w:right w:val="nil"/>
            </w:tcBorders>
            <w:shd w:val="clear" w:color="auto" w:fill="auto"/>
            <w:noWrap/>
            <w:vAlign w:val="bottom"/>
          </w:tcPr>
          <w:p w:rsidRPr="00451F33" w:rsidR="00C2574B" w:rsidP="00C2574B" w:rsidRDefault="00C2574B" w14:paraId="25416E4E" w14:textId="157220D7">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03BC53A7" w14:textId="2DAA279E">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344EFB37" w14:textId="3323E95D">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550841B9" w14:textId="468FF831">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38CE40C1" w14:textId="77777777">
            <w:pPr>
              <w:jc w:val="center"/>
              <w:rPr>
                <w:rFonts w:cs="Arial"/>
                <w:sz w:val="20"/>
                <w:szCs w:val="20"/>
                <w:lang w:eastAsia="en-GB"/>
              </w:rPr>
            </w:pPr>
            <w:r w:rsidRPr="00451F33">
              <w:rPr>
                <w:rFonts w:cs="Arial"/>
                <w:sz w:val="20"/>
                <w:szCs w:val="20"/>
              </w:rPr>
              <w:t>-£687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5B971131" w14:textId="1C3141ED">
            <w:pPr>
              <w:jc w:val="center"/>
              <w:rPr>
                <w:rFonts w:cs="Arial"/>
                <w:b/>
                <w:bCs/>
                <w:sz w:val="20"/>
                <w:szCs w:val="20"/>
                <w:lang w:eastAsia="en-GB"/>
              </w:rPr>
            </w:pPr>
            <w:r w:rsidRPr="008E4DD2">
              <w:rPr>
                <w:rFonts w:cs="Arial"/>
                <w:b/>
                <w:bCs/>
                <w:sz w:val="20"/>
                <w:szCs w:val="20"/>
              </w:rPr>
              <w:t>-£190</w:t>
            </w:r>
          </w:p>
        </w:tc>
      </w:tr>
      <w:tr w:rsidRPr="00434030" w:rsidR="00C2574B" w:rsidTr="009E7A40" w14:paraId="0FF435E5"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111B690E" w14:textId="77777777">
            <w:pPr>
              <w:jc w:val="center"/>
              <w:rPr>
                <w:rFonts w:cs="Arial"/>
                <w:b/>
                <w:bCs/>
                <w:sz w:val="20"/>
                <w:szCs w:val="20"/>
                <w:lang w:eastAsia="en-GB"/>
              </w:rPr>
            </w:pPr>
            <w:r w:rsidRPr="00451F33">
              <w:rPr>
                <w:rFonts w:cs="Arial"/>
                <w:b/>
                <w:bCs/>
                <w:sz w:val="20"/>
                <w:szCs w:val="20"/>
                <w:lang w:eastAsia="en-GB"/>
              </w:rPr>
              <w:t>2034</w:t>
            </w:r>
          </w:p>
        </w:tc>
        <w:tc>
          <w:tcPr>
            <w:tcW w:w="1530" w:type="dxa"/>
            <w:tcBorders>
              <w:top w:val="nil"/>
              <w:left w:val="nil"/>
              <w:bottom w:val="nil"/>
              <w:right w:val="nil"/>
            </w:tcBorders>
            <w:shd w:val="clear" w:color="auto" w:fill="auto"/>
            <w:noWrap/>
            <w:vAlign w:val="bottom"/>
          </w:tcPr>
          <w:p w:rsidRPr="00451F33" w:rsidR="00C2574B" w:rsidP="00C2574B" w:rsidRDefault="00C2574B" w14:paraId="6399F7C7" w14:textId="5662A1C2">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4F81026E" w14:textId="71A4EA24">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7C4EDBDC" w14:textId="29D79BCE">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7855743D" w14:textId="28BAD793">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015948F7" w14:textId="77777777">
            <w:pPr>
              <w:jc w:val="center"/>
              <w:rPr>
                <w:rFonts w:cs="Arial"/>
                <w:sz w:val="20"/>
                <w:szCs w:val="20"/>
                <w:lang w:eastAsia="en-GB"/>
              </w:rPr>
            </w:pPr>
            <w:r w:rsidRPr="00451F33">
              <w:rPr>
                <w:rFonts w:cs="Arial"/>
                <w:sz w:val="20"/>
                <w:szCs w:val="20"/>
              </w:rPr>
              <w:t>-£687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5950E87F" w14:textId="22ECD7E7">
            <w:pPr>
              <w:jc w:val="center"/>
              <w:rPr>
                <w:rFonts w:cs="Arial"/>
                <w:b/>
                <w:bCs/>
                <w:sz w:val="20"/>
                <w:szCs w:val="20"/>
                <w:lang w:eastAsia="en-GB"/>
              </w:rPr>
            </w:pPr>
            <w:r w:rsidRPr="008E4DD2">
              <w:rPr>
                <w:rFonts w:cs="Arial"/>
                <w:b/>
                <w:bCs/>
                <w:sz w:val="20"/>
                <w:szCs w:val="20"/>
              </w:rPr>
              <w:t>-£190</w:t>
            </w:r>
          </w:p>
        </w:tc>
      </w:tr>
      <w:tr w:rsidRPr="00434030" w:rsidR="00C2574B" w:rsidTr="009E7A40" w14:paraId="55FF2DBD"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C2574B" w:rsidP="00C2574B" w:rsidRDefault="00C2574B" w14:paraId="26C44465" w14:textId="77777777">
            <w:pPr>
              <w:jc w:val="center"/>
              <w:rPr>
                <w:rFonts w:cs="Arial"/>
                <w:b/>
                <w:bCs/>
                <w:sz w:val="20"/>
                <w:szCs w:val="20"/>
                <w:lang w:eastAsia="en-GB"/>
              </w:rPr>
            </w:pPr>
            <w:r w:rsidRPr="00451F33">
              <w:rPr>
                <w:rFonts w:cs="Arial"/>
                <w:b/>
                <w:bCs/>
                <w:sz w:val="20"/>
                <w:szCs w:val="20"/>
                <w:lang w:eastAsia="en-GB"/>
              </w:rPr>
              <w:t>2035</w:t>
            </w:r>
          </w:p>
        </w:tc>
        <w:tc>
          <w:tcPr>
            <w:tcW w:w="1530" w:type="dxa"/>
            <w:tcBorders>
              <w:top w:val="nil"/>
              <w:left w:val="nil"/>
              <w:bottom w:val="nil"/>
              <w:right w:val="nil"/>
            </w:tcBorders>
            <w:shd w:val="clear" w:color="auto" w:fill="auto"/>
            <w:noWrap/>
            <w:vAlign w:val="bottom"/>
          </w:tcPr>
          <w:p w:rsidRPr="00451F33" w:rsidR="00C2574B" w:rsidP="00C2574B" w:rsidRDefault="00C2574B" w14:paraId="5280A4FE" w14:textId="20E47E86">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AB5221" w:rsidP="00C2574B" w:rsidRDefault="00AB5221" w14:paraId="26E74A42" w14:textId="606E74AD">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C2574B" w:rsidP="00C2574B" w:rsidRDefault="00C2574B" w14:paraId="264FDC7F" w14:textId="3A6A9BC9">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C2574B" w:rsidP="00C2574B" w:rsidRDefault="00C2574B" w14:paraId="60CAAF07" w14:textId="732386EA">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C2574B" w:rsidP="00C2574B" w:rsidRDefault="00C2574B" w14:paraId="5AA996E7" w14:textId="77777777">
            <w:pPr>
              <w:jc w:val="center"/>
              <w:rPr>
                <w:rFonts w:cs="Arial"/>
                <w:sz w:val="20"/>
                <w:szCs w:val="20"/>
                <w:lang w:eastAsia="en-GB"/>
              </w:rPr>
            </w:pPr>
            <w:r w:rsidRPr="00451F33">
              <w:rPr>
                <w:rFonts w:cs="Arial"/>
                <w:sz w:val="20"/>
                <w:szCs w:val="20"/>
              </w:rPr>
              <w:t>-£687</w:t>
            </w:r>
          </w:p>
        </w:tc>
        <w:tc>
          <w:tcPr>
            <w:tcW w:w="1463" w:type="dxa"/>
            <w:tcBorders>
              <w:top w:val="nil"/>
              <w:left w:val="nil"/>
              <w:bottom w:val="nil"/>
              <w:right w:val="single" w:color="auto" w:sz="4" w:space="0"/>
            </w:tcBorders>
            <w:shd w:val="clear" w:color="auto" w:fill="auto"/>
            <w:noWrap/>
            <w:vAlign w:val="bottom"/>
          </w:tcPr>
          <w:p w:rsidRPr="00C2574B" w:rsidR="00C2574B" w:rsidP="00C2574B" w:rsidRDefault="00C2574B" w14:paraId="370F0352" w14:textId="34FBC295">
            <w:pPr>
              <w:jc w:val="center"/>
              <w:rPr>
                <w:rFonts w:cs="Arial"/>
                <w:b/>
                <w:bCs/>
                <w:sz w:val="20"/>
                <w:szCs w:val="20"/>
                <w:lang w:eastAsia="en-GB"/>
              </w:rPr>
            </w:pPr>
            <w:r w:rsidRPr="008E4DD2">
              <w:rPr>
                <w:rFonts w:cs="Arial"/>
                <w:b/>
                <w:bCs/>
                <w:sz w:val="20"/>
                <w:szCs w:val="20"/>
              </w:rPr>
              <w:t>-£190</w:t>
            </w:r>
          </w:p>
        </w:tc>
      </w:tr>
      <w:tr w:rsidRPr="00434030" w:rsidR="00C2574B" w:rsidTr="009E7A40" w14:paraId="5F97F652" w14:textId="77777777">
        <w:trPr>
          <w:trHeight w:val="245"/>
          <w:jc w:val="center"/>
        </w:trPr>
        <w:tc>
          <w:tcPr>
            <w:tcW w:w="12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51F33" w:rsidR="00C2574B" w:rsidP="00C2574B" w:rsidRDefault="00C2574B" w14:paraId="398A9A68" w14:textId="77777777">
            <w:pPr>
              <w:jc w:val="center"/>
              <w:rPr>
                <w:rFonts w:cs="Arial"/>
                <w:sz w:val="20"/>
                <w:szCs w:val="20"/>
                <w:lang w:eastAsia="en-GB"/>
              </w:rPr>
            </w:pPr>
          </w:p>
        </w:tc>
        <w:tc>
          <w:tcPr>
            <w:tcW w:w="1530" w:type="dxa"/>
            <w:tcBorders>
              <w:top w:val="single" w:color="auto" w:sz="4" w:space="0"/>
              <w:left w:val="nil"/>
              <w:bottom w:val="single" w:color="auto" w:sz="4" w:space="0"/>
              <w:right w:val="nil"/>
            </w:tcBorders>
            <w:shd w:val="clear" w:color="auto" w:fill="auto"/>
            <w:noWrap/>
            <w:vAlign w:val="bottom"/>
          </w:tcPr>
          <w:p w:rsidRPr="00451F33" w:rsidR="00C2574B" w:rsidP="00C2574B" w:rsidRDefault="00C2574B" w14:paraId="15524D18" w14:textId="78D6957F">
            <w:pPr>
              <w:jc w:val="center"/>
              <w:rPr>
                <w:rFonts w:cs="Arial"/>
                <w:b/>
                <w:bCs/>
                <w:sz w:val="20"/>
                <w:szCs w:val="20"/>
                <w:lang w:eastAsia="en-GB"/>
              </w:rPr>
            </w:pPr>
            <w:r>
              <w:rPr>
                <w:rFonts w:cs="Arial"/>
                <w:b/>
                <w:bCs/>
                <w:sz w:val="20"/>
                <w:szCs w:val="20"/>
              </w:rPr>
              <w:t>£371</w:t>
            </w:r>
          </w:p>
        </w:tc>
        <w:tc>
          <w:tcPr>
            <w:tcW w:w="1463" w:type="dxa"/>
            <w:tcBorders>
              <w:top w:val="single" w:color="auto" w:sz="4" w:space="0"/>
              <w:left w:val="nil"/>
              <w:bottom w:val="single" w:color="auto" w:sz="4" w:space="0"/>
              <w:right w:val="nil"/>
            </w:tcBorders>
          </w:tcPr>
          <w:p w:rsidR="00AB5221" w:rsidP="00C2574B" w:rsidRDefault="00AB5221" w14:paraId="4EAA691D" w14:textId="4FD09FC6">
            <w:pPr>
              <w:jc w:val="center"/>
              <w:rPr>
                <w:rFonts w:cs="Arial"/>
                <w:b/>
                <w:bCs/>
                <w:sz w:val="20"/>
                <w:szCs w:val="20"/>
              </w:rPr>
            </w:pPr>
            <w:r>
              <w:rPr>
                <w:rFonts w:cs="Arial"/>
                <w:b/>
                <w:bCs/>
                <w:sz w:val="20"/>
                <w:szCs w:val="20"/>
              </w:rPr>
              <w:t>£4</w:t>
            </w:r>
          </w:p>
        </w:tc>
        <w:tc>
          <w:tcPr>
            <w:tcW w:w="1463" w:type="dxa"/>
            <w:tcBorders>
              <w:top w:val="single" w:color="auto" w:sz="4" w:space="0"/>
              <w:left w:val="nil"/>
              <w:bottom w:val="single" w:color="auto" w:sz="4" w:space="0"/>
              <w:right w:val="nil"/>
            </w:tcBorders>
            <w:shd w:val="clear" w:color="auto" w:fill="auto"/>
            <w:noWrap/>
            <w:vAlign w:val="bottom"/>
          </w:tcPr>
          <w:p w:rsidRPr="00451F33" w:rsidR="00C2574B" w:rsidP="00C2574B" w:rsidRDefault="00C2574B" w14:paraId="4ED93FAC" w14:textId="3CB38963">
            <w:pPr>
              <w:jc w:val="center"/>
              <w:rPr>
                <w:rFonts w:cs="Arial"/>
                <w:b/>
                <w:bCs/>
                <w:sz w:val="20"/>
                <w:szCs w:val="20"/>
                <w:lang w:eastAsia="en-GB"/>
              </w:rPr>
            </w:pPr>
            <w:r w:rsidRPr="00451F33">
              <w:rPr>
                <w:rFonts w:cs="Arial"/>
                <w:b/>
                <w:bCs/>
                <w:sz w:val="20"/>
                <w:szCs w:val="20"/>
              </w:rPr>
              <w:t>£2,856</w:t>
            </w:r>
          </w:p>
        </w:tc>
        <w:tc>
          <w:tcPr>
            <w:tcW w:w="1463" w:type="dxa"/>
            <w:tcBorders>
              <w:top w:val="single" w:color="auto" w:sz="4" w:space="0"/>
              <w:left w:val="nil"/>
              <w:bottom w:val="single" w:color="auto" w:sz="4" w:space="0"/>
              <w:right w:val="nil"/>
            </w:tcBorders>
            <w:shd w:val="clear" w:color="auto" w:fill="auto"/>
            <w:noWrap/>
            <w:vAlign w:val="bottom"/>
          </w:tcPr>
          <w:p w:rsidRPr="00451F33" w:rsidR="00C2574B" w:rsidP="00C2574B" w:rsidRDefault="00C2574B" w14:paraId="7F6C8425" w14:textId="3964A678">
            <w:pPr>
              <w:jc w:val="center"/>
              <w:rPr>
                <w:rFonts w:cs="Arial"/>
                <w:b/>
                <w:bCs/>
                <w:sz w:val="20"/>
                <w:szCs w:val="20"/>
                <w:lang w:eastAsia="en-GB"/>
              </w:rPr>
            </w:pPr>
            <w:r>
              <w:rPr>
                <w:rFonts w:cs="Arial"/>
                <w:b/>
                <w:bCs/>
                <w:sz w:val="20"/>
                <w:szCs w:val="20"/>
              </w:rPr>
              <w:t>£1,226</w:t>
            </w:r>
          </w:p>
        </w:tc>
        <w:tc>
          <w:tcPr>
            <w:tcW w:w="1484" w:type="dxa"/>
            <w:tcBorders>
              <w:top w:val="single" w:color="auto" w:sz="4" w:space="0"/>
              <w:left w:val="nil"/>
              <w:bottom w:val="single" w:color="auto" w:sz="4" w:space="0"/>
              <w:right w:val="single" w:color="auto" w:sz="4" w:space="0"/>
            </w:tcBorders>
            <w:shd w:val="clear" w:color="auto" w:fill="auto"/>
            <w:noWrap/>
            <w:vAlign w:val="bottom"/>
          </w:tcPr>
          <w:p w:rsidRPr="00451F33" w:rsidR="00C2574B" w:rsidP="00C2574B" w:rsidRDefault="00C2574B" w14:paraId="01167768" w14:textId="52BEA7B1">
            <w:pPr>
              <w:jc w:val="center"/>
              <w:rPr>
                <w:rFonts w:cs="Arial"/>
                <w:b/>
                <w:bCs/>
                <w:sz w:val="20"/>
                <w:szCs w:val="20"/>
                <w:lang w:eastAsia="en-GB"/>
              </w:rPr>
            </w:pPr>
            <w:r w:rsidRPr="00451F33">
              <w:rPr>
                <w:rFonts w:cs="Arial"/>
                <w:b/>
                <w:bCs/>
                <w:sz w:val="20"/>
                <w:szCs w:val="20"/>
              </w:rPr>
              <w:t>-£</w:t>
            </w:r>
            <w:r>
              <w:rPr>
                <w:rFonts w:cs="Arial"/>
                <w:b/>
                <w:bCs/>
                <w:sz w:val="20"/>
                <w:szCs w:val="20"/>
              </w:rPr>
              <w:t>6,918</w:t>
            </w:r>
          </w:p>
        </w:tc>
        <w:tc>
          <w:tcPr>
            <w:tcW w:w="1463" w:type="dxa"/>
            <w:tcBorders>
              <w:top w:val="single" w:color="auto" w:sz="4" w:space="0"/>
              <w:left w:val="nil"/>
              <w:bottom w:val="single" w:color="auto" w:sz="4" w:space="0"/>
              <w:right w:val="single" w:color="auto" w:sz="4" w:space="0"/>
            </w:tcBorders>
            <w:shd w:val="clear" w:color="auto" w:fill="auto"/>
            <w:noWrap/>
            <w:vAlign w:val="bottom"/>
          </w:tcPr>
          <w:p w:rsidRPr="00C2574B" w:rsidR="00C2574B" w:rsidP="00C2574B" w:rsidRDefault="00C2574B" w14:paraId="55EF7CEA" w14:textId="476A2435">
            <w:pPr>
              <w:jc w:val="center"/>
              <w:rPr>
                <w:rFonts w:cs="Arial"/>
                <w:b/>
                <w:bCs/>
                <w:sz w:val="20"/>
                <w:szCs w:val="20"/>
                <w:lang w:eastAsia="en-GB"/>
              </w:rPr>
            </w:pPr>
            <w:r w:rsidRPr="00C2574B">
              <w:rPr>
                <w:rFonts w:cs="Arial"/>
                <w:b/>
                <w:bCs/>
                <w:sz w:val="20"/>
                <w:szCs w:val="20"/>
              </w:rPr>
              <w:t>-£2,</w:t>
            </w:r>
            <w:r w:rsidRPr="00C2574B" w:rsidR="00F078DB">
              <w:rPr>
                <w:rFonts w:cs="Arial"/>
                <w:b/>
                <w:bCs/>
                <w:sz w:val="20"/>
                <w:szCs w:val="20"/>
              </w:rPr>
              <w:t>46</w:t>
            </w:r>
            <w:r w:rsidR="007A7636">
              <w:rPr>
                <w:rFonts w:cs="Arial"/>
                <w:b/>
                <w:bCs/>
                <w:sz w:val="20"/>
                <w:szCs w:val="20"/>
              </w:rPr>
              <w:t>2</w:t>
            </w:r>
          </w:p>
        </w:tc>
      </w:tr>
    </w:tbl>
    <w:bookmarkEnd w:id="112"/>
    <w:p w:rsidRPr="00451F33" w:rsidR="00554C21" w:rsidP="00554C21" w:rsidRDefault="00554C21" w14:paraId="63D1A0DF" w14:textId="7DD861C2">
      <w:pPr>
        <w:spacing w:line="257"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 </w:t>
      </w:r>
    </w:p>
    <w:p w:rsidRPr="00A65668" w:rsidR="00554C21" w:rsidP="00554C21" w:rsidRDefault="00554C21" w14:paraId="5ED8ADB0" w14:textId="77777777">
      <w:pPr>
        <w:pStyle w:val="Heading4"/>
        <w:rPr>
          <w:rFonts w:eastAsia="Arial"/>
          <w:b w:val="0"/>
          <w:bCs w:val="0"/>
          <w:sz w:val="24"/>
          <w:szCs w:val="24"/>
        </w:rPr>
      </w:pPr>
      <w:bookmarkStart w:name="_Hlk93077337" w:id="114"/>
      <w:r w:rsidRPr="00A65668">
        <w:rPr>
          <w:rFonts w:eastAsia="Arial"/>
          <w:sz w:val="24"/>
          <w:szCs w:val="24"/>
        </w:rPr>
        <w:t>Option 2M: municipal-wide impacts</w:t>
      </w:r>
    </w:p>
    <w:p w:rsidRPr="00451F33" w:rsidR="00554C21" w:rsidP="00554C21" w:rsidRDefault="00554C21" w14:paraId="398C3073" w14:textId="77777777">
      <w:pPr>
        <w:spacing w:line="257" w:lineRule="auto"/>
        <w:jc w:val="both"/>
        <w:rPr>
          <w:rFonts w:eastAsia="Arial" w:cs="Arial"/>
          <w:szCs w:val="22"/>
        </w:rPr>
      </w:pPr>
      <w:r w:rsidRPr="00451F33">
        <w:rPr>
          <w:rFonts w:eastAsia="Arial" w:cs="Arial"/>
          <w:szCs w:val="22"/>
        </w:rPr>
        <w:t>Municipal-wide impacts include:</w:t>
      </w:r>
    </w:p>
    <w:p w:rsidRPr="00451F33" w:rsidR="00554C21" w:rsidP="00554C21" w:rsidRDefault="00554C21" w14:paraId="522B7AC0"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Impacts on the municipal recycling rate</w:t>
      </w:r>
    </w:p>
    <w:p w:rsidRPr="00451F33" w:rsidR="00554C21" w:rsidP="00554C21" w:rsidRDefault="00554C21" w14:paraId="691102D2"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Environmental benefits </w:t>
      </w:r>
    </w:p>
    <w:p w:rsidRPr="00451F33" w:rsidR="00554C21" w:rsidP="00554C21" w:rsidRDefault="00554C21" w14:paraId="4CA621C8"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Policy support costs including compliance and enforcement </w:t>
      </w:r>
    </w:p>
    <w:p w:rsidRPr="00451F33" w:rsidR="00554C21" w:rsidP="00554C21" w:rsidRDefault="00554C21" w14:paraId="1C6ADA4A" w14:textId="77777777">
      <w:pPr>
        <w:spacing w:line="257" w:lineRule="auto"/>
        <w:jc w:val="both"/>
        <w:rPr>
          <w:rFonts w:cs="Arial"/>
          <w:bCs/>
        </w:rPr>
      </w:pPr>
    </w:p>
    <w:p w:rsidRPr="00451F33" w:rsidR="00554C21" w:rsidP="00554C21" w:rsidRDefault="00554C21" w14:paraId="4A44FA2F" w14:textId="1598AA42">
      <w:pPr>
        <w:spacing w:after="160" w:line="259" w:lineRule="auto"/>
        <w:jc w:val="both"/>
        <w:rPr>
          <w:rFonts w:eastAsia="Arial" w:cs="Arial"/>
        </w:rPr>
      </w:pPr>
      <w:r w:rsidRPr="00451F33">
        <w:rPr>
          <w:rFonts w:eastAsia="Arial" w:cs="Arial"/>
        </w:rPr>
        <w:t xml:space="preserve">The combination of changes in the household and NHM sectors leads to an increase in the municipal recycling rate to </w:t>
      </w:r>
      <w:r w:rsidRPr="00451F33" w:rsidR="00CC011F">
        <w:rPr>
          <w:rFonts w:eastAsia="Arial" w:cs="Arial"/>
        </w:rPr>
        <w:t>5</w:t>
      </w:r>
      <w:r w:rsidR="00CC011F">
        <w:rPr>
          <w:rFonts w:eastAsia="Arial" w:cs="Arial"/>
        </w:rPr>
        <w:t>7</w:t>
      </w:r>
      <w:r w:rsidRPr="00451F33">
        <w:rPr>
          <w:rFonts w:eastAsia="Arial" w:cs="Arial"/>
        </w:rPr>
        <w:t>.</w:t>
      </w:r>
      <w:r w:rsidR="00A813E8">
        <w:rPr>
          <w:rFonts w:eastAsia="Arial" w:cs="Arial"/>
        </w:rPr>
        <w:t>6</w:t>
      </w:r>
      <w:r w:rsidRPr="00451F33">
        <w:rPr>
          <w:rFonts w:eastAsia="Arial" w:cs="Arial"/>
        </w:rPr>
        <w:t>%, up by 15.</w:t>
      </w:r>
      <w:r w:rsidR="00A813E8">
        <w:rPr>
          <w:rFonts w:eastAsia="Arial" w:cs="Arial"/>
        </w:rPr>
        <w:t>2</w:t>
      </w:r>
      <w:r w:rsidRPr="00451F33">
        <w:rPr>
          <w:rFonts w:eastAsia="Arial" w:cs="Arial"/>
        </w:rPr>
        <w:t xml:space="preserve"> percentage points from the baseline. This is a significantly greater change in the recycling rate compared to Option 1M which is only estimated to achieve a rate of </w:t>
      </w:r>
      <w:r w:rsidR="00A813E8">
        <w:rPr>
          <w:rFonts w:eastAsia="Arial" w:cs="Arial"/>
        </w:rPr>
        <w:t>52.9</w:t>
      </w:r>
      <w:r w:rsidRPr="00451F33">
        <w:rPr>
          <w:rFonts w:eastAsia="Arial" w:cs="Arial"/>
        </w:rPr>
        <w:t xml:space="preserve">% by 2035. These numbers show the importance of micro firms in helping to achieve the policy objectives. </w:t>
      </w:r>
    </w:p>
    <w:p w:rsidRPr="00451F33" w:rsidR="00554C21" w:rsidP="00554C21" w:rsidRDefault="00554C21" w14:paraId="533ECAD8" w14:textId="426640C8">
      <w:pPr>
        <w:spacing w:after="160" w:line="259" w:lineRule="auto"/>
        <w:jc w:val="both"/>
        <w:rPr>
          <w:rFonts w:eastAsia="Arial" w:cs="Arial"/>
        </w:rPr>
      </w:pPr>
      <w:r w:rsidRPr="00451F33">
        <w:rPr>
          <w:rFonts w:eastAsia="Arial" w:cs="Arial"/>
        </w:rPr>
        <w:t>Based on the recycling rate estimated for Option 2M, we estim</w:t>
      </w:r>
      <w:r w:rsidRPr="00A65668">
        <w:rPr>
          <w:rFonts w:eastAsia="Arial" w:cs="Arial"/>
        </w:rPr>
        <w:t xml:space="preserve">ate </w:t>
      </w:r>
      <w:r w:rsidR="00A813E8">
        <w:rPr>
          <w:rFonts w:eastAsia="Arial" w:cs="Arial"/>
        </w:rPr>
        <w:t>48.9</w:t>
      </w:r>
      <w:r w:rsidRPr="00A65668">
        <w:rPr>
          <w:rFonts w:eastAsia="Arial" w:cs="Arial"/>
        </w:rPr>
        <w:t>Mt CO</w:t>
      </w:r>
      <w:r w:rsidRPr="00A65668">
        <w:rPr>
          <w:rFonts w:eastAsia="Arial" w:cs="Arial"/>
          <w:vertAlign w:val="subscript"/>
        </w:rPr>
        <w:t>2</w:t>
      </w:r>
      <w:r w:rsidRPr="00A65668">
        <w:rPr>
          <w:rFonts w:eastAsia="Arial" w:cs="Arial"/>
        </w:rPr>
        <w:t>e saved over the appraisal period. This is equal to £1</w:t>
      </w:r>
      <w:r w:rsidR="002F3623">
        <w:rPr>
          <w:rFonts w:eastAsia="Arial" w:cs="Arial"/>
        </w:rPr>
        <w:t>3,91</w:t>
      </w:r>
      <w:r w:rsidR="006D5230">
        <w:rPr>
          <w:rFonts w:eastAsia="Arial" w:cs="Arial"/>
        </w:rPr>
        <w:t>9</w:t>
      </w:r>
      <w:r w:rsidR="003C430A">
        <w:rPr>
          <w:rFonts w:eastAsia="Arial" w:cs="Arial"/>
        </w:rPr>
        <w:t>m</w:t>
      </w:r>
      <w:r w:rsidRPr="00A65668">
        <w:rPr>
          <w:rFonts w:eastAsia="Arial" w:cs="Arial"/>
        </w:rPr>
        <w:t xml:space="preserve"> (undiscounted). For further detail see Annex C.</w:t>
      </w:r>
      <w:r w:rsidRPr="00451F33">
        <w:rPr>
          <w:rFonts w:eastAsia="Arial" w:cs="Arial"/>
        </w:rPr>
        <w:t xml:space="preserve"> </w:t>
      </w:r>
    </w:p>
    <w:p w:rsidR="005B4523" w:rsidP="008E4DD2" w:rsidRDefault="00554C21" w14:paraId="7CB3DCDC" w14:textId="4DFBDC52">
      <w:pPr>
        <w:spacing w:after="160" w:line="259" w:lineRule="auto"/>
        <w:jc w:val="both"/>
        <w:rPr>
          <w:rFonts w:eastAsia="Arial" w:cs="Arial"/>
          <w:b/>
        </w:rPr>
      </w:pPr>
      <w:r w:rsidRPr="00451F33">
        <w:rPr>
          <w:rFonts w:eastAsia="Arial" w:cs="Arial"/>
          <w:bCs/>
        </w:rPr>
        <w:t>The policy support costs (paid by government) are estimated to be £</w:t>
      </w:r>
      <w:r w:rsidR="00A07D8E">
        <w:rPr>
          <w:rFonts w:eastAsia="Arial" w:cs="Arial"/>
          <w:bCs/>
        </w:rPr>
        <w:t>7</w:t>
      </w:r>
      <w:r w:rsidR="00BB0BBC">
        <w:rPr>
          <w:rFonts w:eastAsia="Arial" w:cs="Arial"/>
          <w:bCs/>
        </w:rPr>
        <w:t>8</w:t>
      </w:r>
      <w:r w:rsidRPr="00451F33">
        <w:rPr>
          <w:rFonts w:eastAsia="Arial" w:cs="Arial"/>
          <w:bCs/>
        </w:rPr>
        <w:t xml:space="preserve">m. They are the same as Option 1M. Further detail in policy support costs can be found </w:t>
      </w:r>
      <w:r w:rsidRPr="00A65668">
        <w:rPr>
          <w:rFonts w:eastAsia="Arial" w:cs="Arial"/>
          <w:bCs/>
        </w:rPr>
        <w:t>in Section 6.</w:t>
      </w:r>
    </w:p>
    <w:p w:rsidR="00DE6B86" w:rsidP="780861E8" w:rsidRDefault="00DE6B86" w14:paraId="76CACAC6" w14:textId="77777777">
      <w:pPr>
        <w:spacing w:after="160" w:line="259" w:lineRule="auto"/>
        <w:rPr>
          <w:rFonts w:eastAsia="Arial" w:cs="Arial"/>
          <w:b/>
          <w:bCs/>
        </w:rPr>
      </w:pPr>
    </w:p>
    <w:p w:rsidR="00DE6B86" w:rsidP="780861E8" w:rsidRDefault="00DE6B86" w14:paraId="0024AF4F" w14:textId="77777777">
      <w:pPr>
        <w:spacing w:after="160" w:line="259" w:lineRule="auto"/>
        <w:rPr>
          <w:rFonts w:eastAsia="Arial" w:cs="Arial"/>
          <w:b/>
          <w:bCs/>
        </w:rPr>
      </w:pPr>
    </w:p>
    <w:p w:rsidRPr="00A65668" w:rsidR="00554C21" w:rsidP="00554C21" w:rsidRDefault="00554C21" w14:paraId="1EDCF385" w14:textId="5CD2055D">
      <w:pPr>
        <w:spacing w:after="160" w:line="259" w:lineRule="auto"/>
        <w:rPr>
          <w:rFonts w:eastAsia="Arial" w:cs="Arial"/>
          <w:b/>
        </w:rPr>
      </w:pPr>
      <w:r w:rsidRPr="00A65668">
        <w:rPr>
          <w:rFonts w:eastAsia="Arial" w:cs="Arial"/>
          <w:b/>
        </w:rPr>
        <w:t xml:space="preserve">Table </w:t>
      </w:r>
      <w:r w:rsidR="00A65668">
        <w:rPr>
          <w:rFonts w:eastAsia="Arial" w:cs="Arial"/>
          <w:b/>
        </w:rPr>
        <w:t>20</w:t>
      </w:r>
      <w:r w:rsidRPr="00A65668">
        <w:rPr>
          <w:rFonts w:eastAsia="Arial" w:cs="Arial"/>
          <w:b/>
        </w:rPr>
        <w:t xml:space="preserve">: Modelled net municipal impacts of implementing Option </w:t>
      </w:r>
      <w:r w:rsidRPr="00A65668">
        <w:rPr>
          <w:rFonts w:eastAsia="Arial" w:cs="Arial"/>
          <w:b/>
          <w:bCs/>
        </w:rPr>
        <w:t>2M</w:t>
      </w:r>
      <w:r w:rsidRPr="00A65668">
        <w:rPr>
          <w:rFonts w:eastAsia="Arial" w:cs="Arial"/>
          <w:b/>
        </w:rPr>
        <w:t>, £ millions, 202</w:t>
      </w:r>
      <w:r w:rsidR="005A5E10">
        <w:rPr>
          <w:rFonts w:eastAsia="Arial" w:cs="Arial"/>
          <w:b/>
        </w:rPr>
        <w:t>4</w:t>
      </w:r>
      <w:r w:rsidRPr="00A65668">
        <w:rPr>
          <w:rFonts w:eastAsia="Arial" w:cs="Arial"/>
          <w:b/>
        </w:rPr>
        <w:t xml:space="preserve"> to 2035 </w:t>
      </w:r>
    </w:p>
    <w:tbl>
      <w:tblPr>
        <w:tblW w:w="10200" w:type="dxa"/>
        <w:tblLook w:val="04A0" w:firstRow="1" w:lastRow="0" w:firstColumn="1" w:lastColumn="0" w:noHBand="0" w:noVBand="1"/>
      </w:tblPr>
      <w:tblGrid>
        <w:gridCol w:w="2274"/>
        <w:gridCol w:w="2642"/>
        <w:gridCol w:w="2642"/>
        <w:gridCol w:w="2635"/>
        <w:gridCol w:w="7"/>
      </w:tblGrid>
      <w:tr w:rsidRPr="003E3B91" w:rsidR="00554C21" w:rsidTr="00A813E8" w14:paraId="75D11238" w14:textId="77777777">
        <w:trPr>
          <w:gridAfter w:val="1"/>
          <w:wAfter w:w="7" w:type="dxa"/>
          <w:trHeight w:val="451"/>
        </w:trPr>
        <w:tc>
          <w:tcPr>
            <w:tcW w:w="227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284BD6" w:rsidR="00554C21" w:rsidP="001862D1" w:rsidRDefault="00554C21" w14:paraId="1D76F41C" w14:textId="77777777">
            <w:pPr>
              <w:jc w:val="center"/>
              <w:rPr>
                <w:rFonts w:cs="Arial"/>
                <w:sz w:val="22"/>
                <w:szCs w:val="22"/>
                <w:lang w:eastAsia="en-GB"/>
              </w:rPr>
            </w:pPr>
          </w:p>
        </w:tc>
        <w:tc>
          <w:tcPr>
            <w:tcW w:w="2642" w:type="dxa"/>
            <w:tcBorders>
              <w:top w:val="single" w:color="auto" w:sz="4" w:space="0"/>
              <w:left w:val="nil"/>
              <w:bottom w:val="single" w:color="auto" w:sz="4" w:space="0"/>
              <w:right w:val="nil"/>
            </w:tcBorders>
            <w:shd w:val="clear" w:color="auto" w:fill="auto"/>
            <w:vAlign w:val="center"/>
            <w:hideMark/>
          </w:tcPr>
          <w:p w:rsidRPr="00284BD6" w:rsidR="00554C21" w:rsidP="001862D1" w:rsidRDefault="00554C21" w14:paraId="777F91E3" w14:textId="77777777">
            <w:pPr>
              <w:jc w:val="center"/>
              <w:rPr>
                <w:rFonts w:cs="Arial"/>
                <w:color w:val="000000"/>
                <w:sz w:val="22"/>
                <w:szCs w:val="22"/>
                <w:lang w:eastAsia="en-GB"/>
              </w:rPr>
            </w:pPr>
            <w:r w:rsidRPr="00284BD6">
              <w:rPr>
                <w:rFonts w:cs="Arial"/>
                <w:color w:val="000000"/>
                <w:sz w:val="22"/>
                <w:szCs w:val="22"/>
                <w:lang w:eastAsia="en-GB"/>
              </w:rPr>
              <w:t>Government policy support costs</w:t>
            </w:r>
          </w:p>
        </w:tc>
        <w:tc>
          <w:tcPr>
            <w:tcW w:w="2642" w:type="dxa"/>
            <w:tcBorders>
              <w:top w:val="single" w:color="auto" w:sz="4" w:space="0"/>
              <w:left w:val="nil"/>
              <w:bottom w:val="single" w:color="auto" w:sz="4" w:space="0"/>
              <w:right w:val="nil"/>
            </w:tcBorders>
            <w:shd w:val="clear" w:color="auto" w:fill="auto"/>
            <w:vAlign w:val="center"/>
            <w:hideMark/>
          </w:tcPr>
          <w:p w:rsidRPr="00284BD6" w:rsidR="00554C21" w:rsidP="001862D1" w:rsidRDefault="00554C21" w14:paraId="740CA8BF" w14:textId="40C42B10">
            <w:pPr>
              <w:jc w:val="center"/>
              <w:rPr>
                <w:rFonts w:cs="Arial"/>
                <w:color w:val="000000"/>
                <w:sz w:val="22"/>
                <w:szCs w:val="22"/>
                <w:lang w:eastAsia="en-GB"/>
              </w:rPr>
            </w:pPr>
            <w:r w:rsidRPr="00284BD6">
              <w:rPr>
                <w:rFonts w:cs="Arial"/>
                <w:color w:val="000000"/>
                <w:sz w:val="22"/>
                <w:szCs w:val="22"/>
                <w:lang w:eastAsia="en-GB"/>
              </w:rPr>
              <w:t>GHG emissions savings</w:t>
            </w:r>
          </w:p>
        </w:tc>
        <w:tc>
          <w:tcPr>
            <w:tcW w:w="2635" w:type="dxa"/>
            <w:tcBorders>
              <w:top w:val="single" w:color="auto" w:sz="4" w:space="0"/>
              <w:left w:val="nil"/>
              <w:bottom w:val="single" w:color="auto" w:sz="4" w:space="0"/>
              <w:right w:val="single" w:color="auto" w:sz="4" w:space="0"/>
            </w:tcBorders>
            <w:shd w:val="clear" w:color="auto" w:fill="auto"/>
            <w:vAlign w:val="center"/>
            <w:hideMark/>
          </w:tcPr>
          <w:p w:rsidRPr="00284BD6" w:rsidR="00554C21" w:rsidP="001862D1" w:rsidRDefault="00554C21" w14:paraId="24B2AE2F" w14:textId="565DD056">
            <w:pPr>
              <w:jc w:val="center"/>
              <w:rPr>
                <w:rFonts w:cs="Arial"/>
                <w:color w:val="000000"/>
                <w:sz w:val="22"/>
                <w:szCs w:val="22"/>
                <w:lang w:eastAsia="en-GB"/>
              </w:rPr>
            </w:pPr>
            <w:r w:rsidRPr="00284BD6">
              <w:rPr>
                <w:rFonts w:cs="Arial"/>
                <w:color w:val="000000" w:themeColor="text1"/>
                <w:sz w:val="22"/>
                <w:szCs w:val="22"/>
                <w:lang w:eastAsia="en-GB"/>
              </w:rPr>
              <w:t>Net impact on municipal recycling rate</w:t>
            </w:r>
          </w:p>
        </w:tc>
      </w:tr>
      <w:tr w:rsidRPr="003E3B91" w:rsidR="00A813E8" w:rsidTr="00336B19" w14:paraId="2568969F" w14:textId="77777777">
        <w:trPr>
          <w:trHeight w:val="89"/>
        </w:trPr>
        <w:tc>
          <w:tcPr>
            <w:tcW w:w="2274" w:type="dxa"/>
            <w:tcBorders>
              <w:top w:val="single" w:color="auto" w:sz="4" w:space="0"/>
              <w:left w:val="single" w:color="auto" w:sz="4" w:space="0"/>
              <w:bottom w:val="nil"/>
              <w:right w:val="single" w:color="auto" w:sz="4" w:space="0"/>
            </w:tcBorders>
            <w:shd w:val="clear" w:color="auto" w:fill="auto"/>
            <w:noWrap/>
            <w:vAlign w:val="center"/>
            <w:hideMark/>
          </w:tcPr>
          <w:p w:rsidRPr="00284BD6" w:rsidR="00A813E8" w:rsidP="00A813E8" w:rsidRDefault="00A813E8" w14:paraId="51D5B61F" w14:textId="77777777">
            <w:pPr>
              <w:jc w:val="center"/>
              <w:rPr>
                <w:rFonts w:cs="Arial"/>
                <w:b/>
                <w:sz w:val="22"/>
                <w:szCs w:val="22"/>
                <w:lang w:eastAsia="en-GB"/>
              </w:rPr>
            </w:pPr>
            <w:r w:rsidRPr="00284BD6">
              <w:rPr>
                <w:rFonts w:cs="Arial"/>
                <w:b/>
                <w:sz w:val="22"/>
                <w:szCs w:val="22"/>
                <w:lang w:eastAsia="en-GB"/>
              </w:rPr>
              <w:t>2024</w:t>
            </w:r>
          </w:p>
        </w:tc>
        <w:tc>
          <w:tcPr>
            <w:tcW w:w="2642" w:type="dxa"/>
            <w:tcBorders>
              <w:top w:val="single" w:color="auto" w:sz="4" w:space="0"/>
              <w:left w:val="nil"/>
              <w:bottom w:val="nil"/>
              <w:right w:val="nil"/>
            </w:tcBorders>
            <w:shd w:val="clear" w:color="auto" w:fill="auto"/>
            <w:noWrap/>
            <w:vAlign w:val="bottom"/>
            <w:hideMark/>
          </w:tcPr>
          <w:p w:rsidRPr="005A4FDC" w:rsidR="00A813E8" w:rsidP="00A813E8" w:rsidRDefault="00A813E8" w14:paraId="0EB89AB5" w14:textId="5240122D">
            <w:pPr>
              <w:jc w:val="center"/>
              <w:rPr>
                <w:rFonts w:cs="Arial"/>
                <w:color w:val="000000"/>
                <w:sz w:val="22"/>
                <w:szCs w:val="22"/>
              </w:rPr>
            </w:pPr>
            <w:r w:rsidRPr="005A4FDC">
              <w:rPr>
                <w:rFonts w:cs="Arial"/>
                <w:color w:val="000000"/>
                <w:sz w:val="22"/>
                <w:szCs w:val="22"/>
              </w:rPr>
              <w:t>£</w:t>
            </w:r>
            <w:r w:rsidR="007A7636">
              <w:rPr>
                <w:rFonts w:cs="Arial"/>
                <w:color w:val="000000"/>
                <w:sz w:val="22"/>
                <w:szCs w:val="22"/>
              </w:rPr>
              <w:t>6</w:t>
            </w:r>
          </w:p>
        </w:tc>
        <w:tc>
          <w:tcPr>
            <w:tcW w:w="2642" w:type="dxa"/>
            <w:tcBorders>
              <w:top w:val="single" w:color="auto" w:sz="4" w:space="0"/>
              <w:left w:val="nil"/>
              <w:bottom w:val="nil"/>
              <w:right w:val="nil"/>
            </w:tcBorders>
            <w:shd w:val="clear" w:color="auto" w:fill="auto"/>
            <w:noWrap/>
            <w:vAlign w:val="bottom"/>
            <w:hideMark/>
          </w:tcPr>
          <w:p w:rsidRPr="00284BD6" w:rsidR="00A813E8" w:rsidP="00A813E8" w:rsidRDefault="00A813E8" w14:paraId="5B13C441" w14:textId="0147CE00">
            <w:pPr>
              <w:jc w:val="center"/>
              <w:rPr>
                <w:rFonts w:cs="Arial"/>
                <w:color w:val="000000"/>
                <w:sz w:val="22"/>
                <w:szCs w:val="22"/>
              </w:rPr>
            </w:pPr>
            <w:r w:rsidRPr="005A4FDC">
              <w:rPr>
                <w:rFonts w:cs="Arial"/>
                <w:color w:val="000000"/>
                <w:sz w:val="22"/>
                <w:szCs w:val="22"/>
              </w:rPr>
              <w:t>£0</w:t>
            </w:r>
          </w:p>
        </w:tc>
        <w:tc>
          <w:tcPr>
            <w:tcW w:w="2642" w:type="dxa"/>
            <w:gridSpan w:val="2"/>
            <w:tcBorders>
              <w:top w:val="single" w:color="auto" w:sz="4" w:space="0"/>
              <w:left w:val="nil"/>
              <w:bottom w:val="nil"/>
              <w:right w:val="single" w:color="auto" w:sz="4" w:space="0"/>
            </w:tcBorders>
            <w:shd w:val="clear" w:color="auto" w:fill="auto"/>
            <w:noWrap/>
            <w:vAlign w:val="bottom"/>
          </w:tcPr>
          <w:p w:rsidRPr="00284BD6" w:rsidR="00A813E8" w:rsidP="00A813E8" w:rsidRDefault="00A813E8" w14:paraId="205CDBCA" w14:textId="77777777">
            <w:pPr>
              <w:jc w:val="center"/>
              <w:rPr>
                <w:rFonts w:cs="Arial"/>
                <w:sz w:val="22"/>
                <w:szCs w:val="22"/>
                <w:lang w:eastAsia="en-GB"/>
              </w:rPr>
            </w:pPr>
            <w:r w:rsidRPr="00284BD6">
              <w:rPr>
                <w:rFonts w:cs="Arial"/>
                <w:color w:val="000000"/>
                <w:sz w:val="22"/>
                <w:szCs w:val="22"/>
              </w:rPr>
              <w:t>0.3%</w:t>
            </w:r>
          </w:p>
        </w:tc>
      </w:tr>
      <w:tr w:rsidRPr="003E3B91" w:rsidR="00A813E8" w:rsidTr="005A4FDC" w14:paraId="2D20C83F"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38671B1E" w14:textId="77777777">
            <w:pPr>
              <w:jc w:val="center"/>
              <w:rPr>
                <w:rFonts w:cs="Arial"/>
                <w:b/>
                <w:sz w:val="22"/>
                <w:szCs w:val="22"/>
                <w:lang w:eastAsia="en-GB"/>
              </w:rPr>
            </w:pPr>
            <w:r w:rsidRPr="00284BD6">
              <w:rPr>
                <w:rFonts w:cs="Arial"/>
                <w:b/>
                <w:sz w:val="22"/>
                <w:szCs w:val="22"/>
                <w:lang w:eastAsia="en-GB"/>
              </w:rPr>
              <w:t>2025</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66882111" w14:textId="7F0620C2">
            <w:pPr>
              <w:jc w:val="center"/>
              <w:rPr>
                <w:rFonts w:cs="Arial"/>
                <w:color w:val="000000"/>
                <w:sz w:val="22"/>
                <w:szCs w:val="22"/>
              </w:rPr>
            </w:pPr>
            <w:r w:rsidRPr="005A4FDC">
              <w:rPr>
                <w:rFonts w:cs="Arial"/>
                <w:color w:val="000000"/>
                <w:sz w:val="22"/>
                <w:szCs w:val="22"/>
              </w:rPr>
              <w:t>£</w:t>
            </w:r>
            <w:r w:rsidR="007A7636">
              <w:rPr>
                <w:rFonts w:cs="Arial"/>
                <w:color w:val="000000"/>
                <w:sz w:val="22"/>
                <w:szCs w:val="22"/>
              </w:rPr>
              <w:t>5</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0F697AD8" w14:textId="398D1901">
            <w:pPr>
              <w:jc w:val="center"/>
              <w:rPr>
                <w:rFonts w:cs="Arial"/>
                <w:color w:val="000000"/>
                <w:sz w:val="22"/>
                <w:szCs w:val="22"/>
              </w:rPr>
            </w:pPr>
            <w:r w:rsidRPr="005A4FDC">
              <w:rPr>
                <w:rFonts w:cs="Arial"/>
                <w:color w:val="000000"/>
                <w:sz w:val="22"/>
                <w:szCs w:val="22"/>
              </w:rPr>
              <w:t>£350</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5C9A78FF" w14:textId="77777777">
            <w:pPr>
              <w:jc w:val="center"/>
              <w:rPr>
                <w:rFonts w:cs="Arial"/>
                <w:sz w:val="22"/>
                <w:szCs w:val="22"/>
                <w:lang w:eastAsia="en-GB"/>
              </w:rPr>
            </w:pPr>
            <w:r w:rsidRPr="00284BD6">
              <w:rPr>
                <w:rFonts w:cs="Arial"/>
                <w:color w:val="000000" w:themeColor="text1"/>
                <w:sz w:val="22"/>
                <w:szCs w:val="22"/>
              </w:rPr>
              <w:t>9.2%</w:t>
            </w:r>
          </w:p>
        </w:tc>
      </w:tr>
      <w:tr w:rsidRPr="003E3B91" w:rsidR="00A813E8" w:rsidTr="005A4FDC" w14:paraId="069C5649"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5DAEEB28" w14:textId="77777777">
            <w:pPr>
              <w:jc w:val="center"/>
              <w:rPr>
                <w:rFonts w:cs="Arial"/>
                <w:b/>
                <w:sz w:val="22"/>
                <w:szCs w:val="22"/>
                <w:lang w:eastAsia="en-GB"/>
              </w:rPr>
            </w:pPr>
            <w:r w:rsidRPr="00284BD6">
              <w:rPr>
                <w:rFonts w:cs="Arial"/>
                <w:b/>
                <w:sz w:val="22"/>
                <w:szCs w:val="22"/>
                <w:lang w:eastAsia="en-GB"/>
              </w:rPr>
              <w:t>2026</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1A80484F" w14:textId="750506D0">
            <w:pPr>
              <w:jc w:val="center"/>
              <w:rPr>
                <w:rFonts w:cs="Arial"/>
                <w:color w:val="000000"/>
                <w:sz w:val="22"/>
                <w:szCs w:val="22"/>
              </w:rPr>
            </w:pPr>
            <w:r w:rsidRPr="005A4FDC">
              <w:rPr>
                <w:rFonts w:cs="Arial"/>
                <w:color w:val="000000"/>
                <w:sz w:val="22"/>
                <w:szCs w:val="22"/>
              </w:rPr>
              <w:t>£8</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4662ABF5" w14:textId="32277455">
            <w:pPr>
              <w:jc w:val="center"/>
              <w:rPr>
                <w:rFonts w:cs="Arial"/>
                <w:color w:val="000000"/>
                <w:sz w:val="22"/>
                <w:szCs w:val="22"/>
              </w:rPr>
            </w:pPr>
            <w:r w:rsidRPr="005A4FDC">
              <w:rPr>
                <w:rFonts w:cs="Arial"/>
                <w:color w:val="000000"/>
                <w:sz w:val="22"/>
                <w:szCs w:val="22"/>
              </w:rPr>
              <w:t>£55</w:t>
            </w:r>
            <w:r w:rsidR="00890A9B">
              <w:rPr>
                <w:rFonts w:cs="Arial"/>
                <w:color w:val="000000"/>
                <w:sz w:val="22"/>
                <w:szCs w:val="22"/>
              </w:rPr>
              <w:t>2</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526BA4C1" w14:textId="77777777">
            <w:pPr>
              <w:jc w:val="center"/>
              <w:rPr>
                <w:rFonts w:cs="Arial"/>
                <w:sz w:val="22"/>
                <w:szCs w:val="22"/>
                <w:lang w:eastAsia="en-GB"/>
              </w:rPr>
            </w:pPr>
            <w:r w:rsidRPr="00284BD6">
              <w:rPr>
                <w:rFonts w:cs="Arial"/>
                <w:color w:val="000000"/>
                <w:sz w:val="22"/>
                <w:szCs w:val="22"/>
              </w:rPr>
              <w:t>10.3%</w:t>
            </w:r>
          </w:p>
        </w:tc>
      </w:tr>
      <w:tr w:rsidRPr="003E3B91" w:rsidR="00A813E8" w:rsidTr="005A4FDC" w14:paraId="0A6F9D7C"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36A6DDA6" w14:textId="77777777">
            <w:pPr>
              <w:jc w:val="center"/>
              <w:rPr>
                <w:rFonts w:cs="Arial"/>
                <w:b/>
                <w:sz w:val="22"/>
                <w:szCs w:val="22"/>
                <w:lang w:eastAsia="en-GB"/>
              </w:rPr>
            </w:pPr>
            <w:r w:rsidRPr="00284BD6">
              <w:rPr>
                <w:rFonts w:cs="Arial"/>
                <w:b/>
                <w:sz w:val="22"/>
                <w:szCs w:val="22"/>
                <w:lang w:eastAsia="en-GB"/>
              </w:rPr>
              <w:t>2027</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3A920CCF" w14:textId="18762BD9">
            <w:pPr>
              <w:jc w:val="center"/>
              <w:rPr>
                <w:rFonts w:cs="Arial"/>
                <w:color w:val="000000"/>
                <w:sz w:val="22"/>
                <w:szCs w:val="22"/>
              </w:rPr>
            </w:pPr>
            <w:r w:rsidRPr="005A4FDC">
              <w:rPr>
                <w:rFonts w:cs="Arial"/>
                <w:color w:val="000000"/>
                <w:sz w:val="22"/>
                <w:szCs w:val="22"/>
              </w:rPr>
              <w:t>£8</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1002436F" w14:textId="2EA6A118">
            <w:pPr>
              <w:jc w:val="center"/>
              <w:rPr>
                <w:rFonts w:cs="Arial"/>
                <w:color w:val="000000"/>
                <w:sz w:val="22"/>
                <w:szCs w:val="22"/>
              </w:rPr>
            </w:pPr>
            <w:r w:rsidRPr="005A4FDC">
              <w:rPr>
                <w:rFonts w:cs="Arial"/>
                <w:color w:val="000000"/>
                <w:sz w:val="22"/>
                <w:szCs w:val="22"/>
              </w:rPr>
              <w:t>£94</w:t>
            </w:r>
            <w:r w:rsidR="00890A9B">
              <w:rPr>
                <w:rFonts w:cs="Arial"/>
                <w:color w:val="000000"/>
                <w:sz w:val="22"/>
                <w:szCs w:val="22"/>
              </w:rPr>
              <w:t>4</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41E1B1D2" w14:textId="2B84E606">
            <w:pPr>
              <w:jc w:val="center"/>
              <w:rPr>
                <w:rFonts w:cs="Arial"/>
                <w:sz w:val="22"/>
                <w:szCs w:val="22"/>
                <w:lang w:eastAsia="en-GB"/>
              </w:rPr>
            </w:pPr>
            <w:r w:rsidRPr="00284BD6">
              <w:rPr>
                <w:rFonts w:cs="Arial"/>
                <w:color w:val="000000"/>
                <w:sz w:val="22"/>
                <w:szCs w:val="22"/>
              </w:rPr>
              <w:t>15.</w:t>
            </w:r>
            <w:r>
              <w:rPr>
                <w:rFonts w:cs="Arial"/>
                <w:color w:val="000000"/>
                <w:sz w:val="22"/>
                <w:szCs w:val="22"/>
              </w:rPr>
              <w:t>3</w:t>
            </w:r>
            <w:r w:rsidRPr="00284BD6">
              <w:rPr>
                <w:rFonts w:cs="Arial"/>
                <w:color w:val="000000"/>
                <w:sz w:val="22"/>
                <w:szCs w:val="22"/>
              </w:rPr>
              <w:t>%</w:t>
            </w:r>
          </w:p>
        </w:tc>
      </w:tr>
      <w:tr w:rsidRPr="003E3B91" w:rsidR="00A813E8" w:rsidTr="005A4FDC" w14:paraId="3E792C81"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76F94981" w14:textId="77777777">
            <w:pPr>
              <w:jc w:val="center"/>
              <w:rPr>
                <w:rFonts w:cs="Arial"/>
                <w:b/>
                <w:sz w:val="22"/>
                <w:szCs w:val="22"/>
                <w:lang w:eastAsia="en-GB"/>
              </w:rPr>
            </w:pPr>
            <w:r w:rsidRPr="00284BD6">
              <w:rPr>
                <w:rFonts w:cs="Arial"/>
                <w:b/>
                <w:sz w:val="22"/>
                <w:szCs w:val="22"/>
                <w:lang w:eastAsia="en-GB"/>
              </w:rPr>
              <w:t>2028</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5485C130" w14:textId="396DD716">
            <w:pPr>
              <w:jc w:val="center"/>
              <w:rPr>
                <w:rFonts w:cs="Arial"/>
                <w:color w:val="000000"/>
                <w:sz w:val="22"/>
                <w:szCs w:val="22"/>
              </w:rPr>
            </w:pPr>
            <w:r w:rsidRPr="005A4FDC">
              <w:rPr>
                <w:rFonts w:cs="Arial"/>
                <w:color w:val="000000"/>
                <w:sz w:val="22"/>
                <w:szCs w:val="22"/>
              </w:rPr>
              <w:t>£7</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2A513ADC" w14:textId="497EE2BF">
            <w:pPr>
              <w:jc w:val="center"/>
              <w:rPr>
                <w:rFonts w:cs="Arial"/>
                <w:color w:val="000000"/>
                <w:sz w:val="22"/>
                <w:szCs w:val="22"/>
              </w:rPr>
            </w:pPr>
            <w:r w:rsidRPr="005A4FDC">
              <w:rPr>
                <w:rFonts w:cs="Arial"/>
                <w:color w:val="000000"/>
                <w:sz w:val="22"/>
                <w:szCs w:val="22"/>
              </w:rPr>
              <w:t>£1,10</w:t>
            </w:r>
            <w:r w:rsidR="00890A9B">
              <w:rPr>
                <w:rFonts w:cs="Arial"/>
                <w:color w:val="000000"/>
                <w:sz w:val="22"/>
                <w:szCs w:val="22"/>
              </w:rPr>
              <w:t>8</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094BDD65" w14:textId="5CEC64E6">
            <w:pPr>
              <w:jc w:val="center"/>
              <w:rPr>
                <w:rFonts w:cs="Arial"/>
                <w:sz w:val="22"/>
                <w:szCs w:val="22"/>
                <w:lang w:eastAsia="en-GB"/>
              </w:rPr>
            </w:pPr>
            <w:r w:rsidRPr="00284BD6">
              <w:rPr>
                <w:rFonts w:cs="Arial"/>
                <w:color w:val="000000"/>
                <w:sz w:val="22"/>
                <w:szCs w:val="22"/>
              </w:rPr>
              <w:t>15.</w:t>
            </w:r>
            <w:r>
              <w:rPr>
                <w:rFonts w:cs="Arial"/>
                <w:color w:val="000000"/>
                <w:sz w:val="22"/>
                <w:szCs w:val="22"/>
              </w:rPr>
              <w:t>3</w:t>
            </w:r>
            <w:r w:rsidRPr="00284BD6">
              <w:rPr>
                <w:rFonts w:cs="Arial"/>
                <w:color w:val="000000"/>
                <w:sz w:val="22"/>
                <w:szCs w:val="22"/>
              </w:rPr>
              <w:t>%</w:t>
            </w:r>
          </w:p>
        </w:tc>
      </w:tr>
      <w:tr w:rsidRPr="003E3B91" w:rsidR="00A813E8" w:rsidTr="005A4FDC" w14:paraId="17B5E92A"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49AD2F46" w14:textId="77777777">
            <w:pPr>
              <w:jc w:val="center"/>
              <w:rPr>
                <w:rFonts w:cs="Arial"/>
                <w:b/>
                <w:sz w:val="22"/>
                <w:szCs w:val="22"/>
                <w:lang w:eastAsia="en-GB"/>
              </w:rPr>
            </w:pPr>
            <w:r w:rsidRPr="00284BD6">
              <w:rPr>
                <w:rFonts w:cs="Arial"/>
                <w:b/>
                <w:sz w:val="22"/>
                <w:szCs w:val="22"/>
                <w:lang w:eastAsia="en-GB"/>
              </w:rPr>
              <w:t>2029</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13FB652D" w14:textId="2BB22168">
            <w:pPr>
              <w:jc w:val="center"/>
              <w:rPr>
                <w:rFonts w:cs="Arial"/>
                <w:color w:val="000000"/>
                <w:sz w:val="22"/>
                <w:szCs w:val="22"/>
              </w:rPr>
            </w:pPr>
            <w:r w:rsidRPr="005A4FDC">
              <w:rPr>
                <w:rFonts w:cs="Arial"/>
                <w:color w:val="000000"/>
                <w:sz w:val="22"/>
                <w:szCs w:val="22"/>
              </w:rPr>
              <w:t>£7</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2E653389" w14:textId="6BB84D5F">
            <w:pPr>
              <w:jc w:val="center"/>
              <w:rPr>
                <w:rFonts w:cs="Arial"/>
                <w:color w:val="000000"/>
                <w:sz w:val="22"/>
                <w:szCs w:val="22"/>
              </w:rPr>
            </w:pPr>
            <w:r w:rsidRPr="005A4FDC">
              <w:rPr>
                <w:rFonts w:cs="Arial"/>
                <w:color w:val="000000"/>
                <w:sz w:val="22"/>
                <w:szCs w:val="22"/>
              </w:rPr>
              <w:t>£1,246</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7B76CD7B" w14:textId="1D94EDC1">
            <w:pPr>
              <w:jc w:val="center"/>
              <w:rPr>
                <w:rFonts w:cs="Arial"/>
                <w:sz w:val="22"/>
                <w:szCs w:val="22"/>
                <w:lang w:eastAsia="en-GB"/>
              </w:rPr>
            </w:pPr>
            <w:r w:rsidRPr="00284BD6">
              <w:rPr>
                <w:rFonts w:cs="Arial"/>
                <w:color w:val="000000"/>
                <w:sz w:val="22"/>
                <w:szCs w:val="22"/>
              </w:rPr>
              <w:t>15.</w:t>
            </w:r>
            <w:r>
              <w:rPr>
                <w:rFonts w:cs="Arial"/>
                <w:color w:val="000000"/>
                <w:sz w:val="22"/>
                <w:szCs w:val="22"/>
              </w:rPr>
              <w:t>3</w:t>
            </w:r>
            <w:r w:rsidRPr="00284BD6">
              <w:rPr>
                <w:rFonts w:cs="Arial"/>
                <w:color w:val="000000"/>
                <w:sz w:val="22"/>
                <w:szCs w:val="22"/>
              </w:rPr>
              <w:t>%</w:t>
            </w:r>
          </w:p>
        </w:tc>
      </w:tr>
      <w:tr w:rsidRPr="003E3B91" w:rsidR="00A813E8" w:rsidTr="005A4FDC" w14:paraId="7522C790"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38BE9EF0" w14:textId="77777777">
            <w:pPr>
              <w:jc w:val="center"/>
              <w:rPr>
                <w:rFonts w:cs="Arial"/>
                <w:b/>
                <w:sz w:val="22"/>
                <w:szCs w:val="22"/>
                <w:lang w:eastAsia="en-GB"/>
              </w:rPr>
            </w:pPr>
            <w:r w:rsidRPr="00284BD6">
              <w:rPr>
                <w:rFonts w:cs="Arial"/>
                <w:b/>
                <w:sz w:val="22"/>
                <w:szCs w:val="22"/>
                <w:lang w:eastAsia="en-GB"/>
              </w:rPr>
              <w:t>2030</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03E43D40" w14:textId="187D375D">
            <w:pPr>
              <w:jc w:val="center"/>
              <w:rPr>
                <w:rFonts w:cs="Arial"/>
                <w:color w:val="000000"/>
                <w:sz w:val="22"/>
                <w:szCs w:val="22"/>
              </w:rPr>
            </w:pPr>
            <w:r w:rsidRPr="005A4FDC">
              <w:rPr>
                <w:rFonts w:cs="Arial"/>
                <w:color w:val="000000"/>
                <w:sz w:val="22"/>
                <w:szCs w:val="22"/>
              </w:rPr>
              <w:t>£7</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660E6E7B" w14:textId="16C1BC63">
            <w:pPr>
              <w:jc w:val="center"/>
              <w:rPr>
                <w:rFonts w:cs="Arial"/>
                <w:color w:val="000000"/>
                <w:sz w:val="22"/>
                <w:szCs w:val="22"/>
              </w:rPr>
            </w:pPr>
            <w:r w:rsidRPr="005A4FDC">
              <w:rPr>
                <w:rFonts w:cs="Arial"/>
                <w:color w:val="000000"/>
                <w:sz w:val="22"/>
                <w:szCs w:val="22"/>
              </w:rPr>
              <w:t>£1,369</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52B1414B" w14:textId="2B5815C4">
            <w:pPr>
              <w:jc w:val="center"/>
              <w:rPr>
                <w:rFonts w:cs="Arial"/>
                <w:sz w:val="22"/>
                <w:szCs w:val="22"/>
                <w:lang w:eastAsia="en-GB"/>
              </w:rPr>
            </w:pPr>
            <w:r w:rsidRPr="00284BD6">
              <w:rPr>
                <w:rFonts w:cs="Arial"/>
                <w:color w:val="000000"/>
                <w:sz w:val="22"/>
                <w:szCs w:val="22"/>
              </w:rPr>
              <w:t>15.</w:t>
            </w:r>
            <w:r>
              <w:rPr>
                <w:rFonts w:cs="Arial"/>
                <w:color w:val="000000"/>
                <w:sz w:val="22"/>
                <w:szCs w:val="22"/>
              </w:rPr>
              <w:t>3</w:t>
            </w:r>
            <w:r w:rsidRPr="00284BD6">
              <w:rPr>
                <w:rFonts w:cs="Arial"/>
                <w:color w:val="000000"/>
                <w:sz w:val="22"/>
                <w:szCs w:val="22"/>
              </w:rPr>
              <w:t>%</w:t>
            </w:r>
          </w:p>
        </w:tc>
      </w:tr>
      <w:tr w:rsidRPr="003E3B91" w:rsidR="00A813E8" w:rsidTr="005A4FDC" w14:paraId="56256973"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524EE00A" w14:textId="77777777">
            <w:pPr>
              <w:jc w:val="center"/>
              <w:rPr>
                <w:rFonts w:cs="Arial"/>
                <w:b/>
                <w:sz w:val="22"/>
                <w:szCs w:val="22"/>
                <w:lang w:eastAsia="en-GB"/>
              </w:rPr>
            </w:pPr>
            <w:r w:rsidRPr="00284BD6">
              <w:rPr>
                <w:rFonts w:cs="Arial"/>
                <w:b/>
                <w:sz w:val="22"/>
                <w:szCs w:val="22"/>
                <w:lang w:eastAsia="en-GB"/>
              </w:rPr>
              <w:t>2031</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36F5BBDF" w14:textId="2164CE06">
            <w:pPr>
              <w:jc w:val="center"/>
              <w:rPr>
                <w:rFonts w:cs="Arial"/>
                <w:color w:val="000000"/>
                <w:sz w:val="22"/>
                <w:szCs w:val="22"/>
              </w:rPr>
            </w:pPr>
            <w:r w:rsidRPr="005A4FDC">
              <w:rPr>
                <w:rFonts w:cs="Arial"/>
                <w:color w:val="000000"/>
                <w:sz w:val="22"/>
                <w:szCs w:val="22"/>
              </w:rPr>
              <w:t>£6</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0C35247E" w14:textId="33408E87">
            <w:pPr>
              <w:jc w:val="center"/>
              <w:rPr>
                <w:rFonts w:cs="Arial"/>
                <w:color w:val="000000"/>
                <w:sz w:val="22"/>
                <w:szCs w:val="22"/>
              </w:rPr>
            </w:pPr>
            <w:r w:rsidRPr="005A4FDC">
              <w:rPr>
                <w:rFonts w:cs="Arial"/>
                <w:color w:val="000000"/>
                <w:sz w:val="22"/>
                <w:szCs w:val="22"/>
              </w:rPr>
              <w:t>£1,479</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6DC5BE60" w14:textId="77777777">
            <w:pPr>
              <w:jc w:val="center"/>
              <w:rPr>
                <w:rFonts w:cs="Arial"/>
                <w:sz w:val="22"/>
                <w:szCs w:val="22"/>
                <w:lang w:eastAsia="en-GB"/>
              </w:rPr>
            </w:pPr>
            <w:r w:rsidRPr="00284BD6">
              <w:rPr>
                <w:rFonts w:cs="Arial"/>
                <w:color w:val="000000"/>
                <w:sz w:val="22"/>
                <w:szCs w:val="22"/>
              </w:rPr>
              <w:t>15.3%</w:t>
            </w:r>
          </w:p>
        </w:tc>
      </w:tr>
      <w:tr w:rsidRPr="003E3B91" w:rsidR="00A813E8" w:rsidTr="005A4FDC" w14:paraId="5D4D0ED5"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744B554A" w14:textId="77777777">
            <w:pPr>
              <w:jc w:val="center"/>
              <w:rPr>
                <w:rFonts w:cs="Arial"/>
                <w:b/>
                <w:sz w:val="22"/>
                <w:szCs w:val="22"/>
                <w:lang w:eastAsia="en-GB"/>
              </w:rPr>
            </w:pPr>
            <w:r w:rsidRPr="00284BD6">
              <w:rPr>
                <w:rFonts w:cs="Arial"/>
                <w:b/>
                <w:sz w:val="22"/>
                <w:szCs w:val="22"/>
                <w:lang w:eastAsia="en-GB"/>
              </w:rPr>
              <w:t>2032</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0913E309" w14:textId="4EA89C6C">
            <w:pPr>
              <w:jc w:val="center"/>
              <w:rPr>
                <w:rFonts w:cs="Arial"/>
                <w:color w:val="000000"/>
                <w:sz w:val="22"/>
                <w:szCs w:val="22"/>
              </w:rPr>
            </w:pPr>
            <w:r w:rsidRPr="005A4FDC">
              <w:rPr>
                <w:rFonts w:cs="Arial"/>
                <w:color w:val="000000"/>
                <w:sz w:val="22"/>
                <w:szCs w:val="22"/>
              </w:rPr>
              <w:t>£6</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5AF97A27" w14:textId="3585AABC">
            <w:pPr>
              <w:jc w:val="center"/>
              <w:rPr>
                <w:rFonts w:cs="Arial"/>
                <w:color w:val="000000"/>
                <w:sz w:val="22"/>
                <w:szCs w:val="22"/>
              </w:rPr>
            </w:pPr>
            <w:r w:rsidRPr="005A4FDC">
              <w:rPr>
                <w:rFonts w:cs="Arial"/>
                <w:color w:val="000000"/>
                <w:sz w:val="22"/>
                <w:szCs w:val="22"/>
              </w:rPr>
              <w:t>£1,581</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2FD0189D" w14:textId="77777777">
            <w:pPr>
              <w:jc w:val="center"/>
              <w:rPr>
                <w:rFonts w:cs="Arial"/>
                <w:sz w:val="22"/>
                <w:szCs w:val="22"/>
                <w:lang w:eastAsia="en-GB"/>
              </w:rPr>
            </w:pPr>
            <w:r w:rsidRPr="00284BD6">
              <w:rPr>
                <w:rFonts w:cs="Arial"/>
                <w:color w:val="000000"/>
                <w:sz w:val="22"/>
                <w:szCs w:val="22"/>
              </w:rPr>
              <w:t>15.3%</w:t>
            </w:r>
          </w:p>
        </w:tc>
      </w:tr>
      <w:tr w:rsidRPr="003E3B91" w:rsidR="00A813E8" w:rsidTr="005A4FDC" w14:paraId="2CFFE0CF"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703EEC60" w14:textId="77777777">
            <w:pPr>
              <w:jc w:val="center"/>
              <w:rPr>
                <w:rFonts w:cs="Arial"/>
                <w:b/>
                <w:sz w:val="22"/>
                <w:szCs w:val="22"/>
                <w:lang w:eastAsia="en-GB"/>
              </w:rPr>
            </w:pPr>
            <w:r w:rsidRPr="00284BD6">
              <w:rPr>
                <w:rFonts w:cs="Arial"/>
                <w:b/>
                <w:sz w:val="22"/>
                <w:szCs w:val="22"/>
                <w:lang w:eastAsia="en-GB"/>
              </w:rPr>
              <w:t>2033</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38FF0767" w14:textId="63F3BD6B">
            <w:pPr>
              <w:jc w:val="center"/>
              <w:rPr>
                <w:rFonts w:cs="Arial"/>
                <w:color w:val="000000"/>
                <w:sz w:val="22"/>
                <w:szCs w:val="22"/>
              </w:rPr>
            </w:pPr>
            <w:r w:rsidRPr="005A4FDC">
              <w:rPr>
                <w:rFonts w:cs="Arial"/>
                <w:color w:val="000000"/>
                <w:sz w:val="22"/>
                <w:szCs w:val="22"/>
              </w:rPr>
              <w:t>£6</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2ACBBCE2" w14:textId="18B6AAE2">
            <w:pPr>
              <w:jc w:val="center"/>
              <w:rPr>
                <w:rFonts w:cs="Arial"/>
                <w:color w:val="000000"/>
                <w:sz w:val="22"/>
                <w:szCs w:val="22"/>
              </w:rPr>
            </w:pPr>
            <w:r w:rsidRPr="005A4FDC">
              <w:rPr>
                <w:rFonts w:cs="Arial"/>
                <w:color w:val="000000"/>
                <w:sz w:val="22"/>
                <w:szCs w:val="22"/>
              </w:rPr>
              <w:t>£1,676</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6519E1FF" w14:textId="77777777">
            <w:pPr>
              <w:jc w:val="center"/>
              <w:rPr>
                <w:rFonts w:cs="Arial"/>
                <w:sz w:val="22"/>
                <w:szCs w:val="22"/>
                <w:lang w:eastAsia="en-GB"/>
              </w:rPr>
            </w:pPr>
            <w:r w:rsidRPr="00284BD6">
              <w:rPr>
                <w:rFonts w:cs="Arial"/>
                <w:color w:val="000000"/>
                <w:sz w:val="22"/>
                <w:szCs w:val="22"/>
              </w:rPr>
              <w:t>15.3%</w:t>
            </w:r>
          </w:p>
        </w:tc>
      </w:tr>
      <w:tr w:rsidRPr="003E3B91" w:rsidR="00A813E8" w:rsidTr="005A4FDC" w14:paraId="69549EDA"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6F6031A0" w14:textId="77777777">
            <w:pPr>
              <w:jc w:val="center"/>
              <w:rPr>
                <w:rFonts w:cs="Arial"/>
                <w:b/>
                <w:sz w:val="22"/>
                <w:szCs w:val="22"/>
                <w:lang w:eastAsia="en-GB"/>
              </w:rPr>
            </w:pPr>
            <w:r w:rsidRPr="00284BD6">
              <w:rPr>
                <w:rFonts w:cs="Arial"/>
                <w:b/>
                <w:sz w:val="22"/>
                <w:szCs w:val="22"/>
                <w:lang w:eastAsia="en-GB"/>
              </w:rPr>
              <w:t>2034</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585CAB74" w14:textId="32C660FE">
            <w:pPr>
              <w:jc w:val="center"/>
              <w:rPr>
                <w:rFonts w:cs="Arial"/>
                <w:color w:val="000000"/>
                <w:sz w:val="22"/>
                <w:szCs w:val="22"/>
              </w:rPr>
            </w:pPr>
            <w:r w:rsidRPr="005A4FDC">
              <w:rPr>
                <w:rFonts w:cs="Arial"/>
                <w:color w:val="000000"/>
                <w:sz w:val="22"/>
                <w:szCs w:val="22"/>
              </w:rPr>
              <w:t>£6</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762A635E" w14:textId="7F83AF49">
            <w:pPr>
              <w:jc w:val="center"/>
              <w:rPr>
                <w:rFonts w:cs="Arial"/>
                <w:color w:val="000000"/>
                <w:sz w:val="22"/>
                <w:szCs w:val="22"/>
              </w:rPr>
            </w:pPr>
            <w:r w:rsidRPr="005A4FDC">
              <w:rPr>
                <w:rFonts w:cs="Arial"/>
                <w:color w:val="000000"/>
                <w:sz w:val="22"/>
                <w:szCs w:val="22"/>
              </w:rPr>
              <w:t>£1,765</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5333125F" w14:textId="77777777">
            <w:pPr>
              <w:jc w:val="center"/>
              <w:rPr>
                <w:rFonts w:cs="Arial"/>
                <w:sz w:val="22"/>
                <w:szCs w:val="22"/>
                <w:lang w:eastAsia="en-GB"/>
              </w:rPr>
            </w:pPr>
            <w:r w:rsidRPr="00284BD6">
              <w:rPr>
                <w:rFonts w:cs="Arial"/>
                <w:color w:val="000000"/>
                <w:sz w:val="22"/>
                <w:szCs w:val="22"/>
              </w:rPr>
              <w:t>15.3%</w:t>
            </w:r>
          </w:p>
        </w:tc>
      </w:tr>
      <w:tr w:rsidRPr="003E3B91" w:rsidR="00A813E8" w:rsidTr="005A4FDC" w14:paraId="23EBB017" w14:textId="77777777">
        <w:trPr>
          <w:trHeight w:val="89"/>
        </w:trPr>
        <w:tc>
          <w:tcPr>
            <w:tcW w:w="2274" w:type="dxa"/>
            <w:tcBorders>
              <w:top w:val="nil"/>
              <w:left w:val="single" w:color="auto" w:sz="4" w:space="0"/>
              <w:bottom w:val="nil"/>
              <w:right w:val="single" w:color="auto" w:sz="4" w:space="0"/>
            </w:tcBorders>
            <w:shd w:val="clear" w:color="auto" w:fill="auto"/>
            <w:noWrap/>
            <w:vAlign w:val="center"/>
            <w:hideMark/>
          </w:tcPr>
          <w:p w:rsidRPr="00284BD6" w:rsidR="00A813E8" w:rsidP="00A813E8" w:rsidRDefault="00A813E8" w14:paraId="6E5EF0F3" w14:textId="77777777">
            <w:pPr>
              <w:jc w:val="center"/>
              <w:rPr>
                <w:rFonts w:cs="Arial"/>
                <w:b/>
                <w:sz w:val="22"/>
                <w:szCs w:val="22"/>
                <w:lang w:eastAsia="en-GB"/>
              </w:rPr>
            </w:pPr>
            <w:r w:rsidRPr="00284BD6">
              <w:rPr>
                <w:rFonts w:cs="Arial"/>
                <w:b/>
                <w:sz w:val="22"/>
                <w:szCs w:val="22"/>
                <w:lang w:eastAsia="en-GB"/>
              </w:rPr>
              <w:t>2035</w:t>
            </w:r>
          </w:p>
        </w:tc>
        <w:tc>
          <w:tcPr>
            <w:tcW w:w="2642" w:type="dxa"/>
            <w:tcBorders>
              <w:top w:val="nil"/>
              <w:left w:val="nil"/>
              <w:bottom w:val="nil"/>
              <w:right w:val="nil"/>
            </w:tcBorders>
            <w:shd w:val="clear" w:color="auto" w:fill="auto"/>
            <w:noWrap/>
            <w:vAlign w:val="bottom"/>
            <w:hideMark/>
          </w:tcPr>
          <w:p w:rsidRPr="005A4FDC" w:rsidR="00A813E8" w:rsidP="00A813E8" w:rsidRDefault="00A813E8" w14:paraId="4B4E9FB9" w14:textId="79E87A81">
            <w:pPr>
              <w:jc w:val="center"/>
              <w:rPr>
                <w:rFonts w:cs="Arial"/>
                <w:color w:val="000000"/>
                <w:sz w:val="22"/>
                <w:szCs w:val="22"/>
              </w:rPr>
            </w:pPr>
            <w:r w:rsidRPr="005A4FDC">
              <w:rPr>
                <w:rFonts w:cs="Arial"/>
                <w:color w:val="000000"/>
                <w:sz w:val="22"/>
                <w:szCs w:val="22"/>
              </w:rPr>
              <w:t>£6</w:t>
            </w:r>
          </w:p>
        </w:tc>
        <w:tc>
          <w:tcPr>
            <w:tcW w:w="2642" w:type="dxa"/>
            <w:tcBorders>
              <w:top w:val="nil"/>
              <w:left w:val="nil"/>
              <w:bottom w:val="nil"/>
              <w:right w:val="nil"/>
            </w:tcBorders>
            <w:shd w:val="clear" w:color="auto" w:fill="auto"/>
            <w:noWrap/>
            <w:vAlign w:val="bottom"/>
            <w:hideMark/>
          </w:tcPr>
          <w:p w:rsidRPr="00284BD6" w:rsidR="00A813E8" w:rsidP="00A813E8" w:rsidRDefault="00A813E8" w14:paraId="22526961" w14:textId="66B091C9">
            <w:pPr>
              <w:jc w:val="center"/>
              <w:rPr>
                <w:rFonts w:cs="Arial"/>
                <w:color w:val="000000"/>
                <w:sz w:val="22"/>
                <w:szCs w:val="22"/>
              </w:rPr>
            </w:pPr>
            <w:r w:rsidRPr="005A4FDC">
              <w:rPr>
                <w:rFonts w:cs="Arial"/>
                <w:color w:val="000000"/>
                <w:sz w:val="22"/>
                <w:szCs w:val="22"/>
              </w:rPr>
              <w:t>£1,849</w:t>
            </w:r>
          </w:p>
        </w:tc>
        <w:tc>
          <w:tcPr>
            <w:tcW w:w="2642" w:type="dxa"/>
            <w:gridSpan w:val="2"/>
            <w:tcBorders>
              <w:top w:val="nil"/>
              <w:left w:val="nil"/>
              <w:bottom w:val="nil"/>
              <w:right w:val="single" w:color="auto" w:sz="4" w:space="0"/>
            </w:tcBorders>
            <w:shd w:val="clear" w:color="auto" w:fill="auto"/>
            <w:noWrap/>
            <w:vAlign w:val="bottom"/>
          </w:tcPr>
          <w:p w:rsidRPr="00284BD6" w:rsidR="00A813E8" w:rsidP="00A813E8" w:rsidRDefault="00A813E8" w14:paraId="4EA17AAA" w14:textId="77777777">
            <w:pPr>
              <w:jc w:val="center"/>
              <w:rPr>
                <w:rFonts w:cs="Arial"/>
                <w:sz w:val="22"/>
                <w:szCs w:val="22"/>
                <w:lang w:eastAsia="en-GB"/>
              </w:rPr>
            </w:pPr>
            <w:r w:rsidRPr="00284BD6">
              <w:rPr>
                <w:rFonts w:cs="Arial"/>
                <w:color w:val="000000"/>
                <w:sz w:val="22"/>
                <w:szCs w:val="22"/>
              </w:rPr>
              <w:t>15.3%</w:t>
            </w:r>
          </w:p>
        </w:tc>
      </w:tr>
      <w:tr w:rsidRPr="003E3B91" w:rsidR="00A813E8" w:rsidTr="005A4FDC" w14:paraId="2B0B368D" w14:textId="77777777">
        <w:trPr>
          <w:trHeight w:val="77"/>
        </w:trPr>
        <w:tc>
          <w:tcPr>
            <w:tcW w:w="2274" w:type="dxa"/>
            <w:tcBorders>
              <w:top w:val="single" w:color="auto" w:sz="4" w:space="0"/>
              <w:left w:val="single" w:color="auto" w:sz="4" w:space="0"/>
              <w:bottom w:val="single" w:color="auto" w:sz="4" w:space="0"/>
              <w:right w:val="nil"/>
            </w:tcBorders>
            <w:shd w:val="clear" w:color="auto" w:fill="auto"/>
            <w:noWrap/>
            <w:vAlign w:val="center"/>
            <w:hideMark/>
          </w:tcPr>
          <w:p w:rsidRPr="00284BD6" w:rsidR="00A813E8" w:rsidP="00A813E8" w:rsidRDefault="00A813E8" w14:paraId="23CF1E26" w14:textId="77777777">
            <w:pPr>
              <w:jc w:val="center"/>
              <w:rPr>
                <w:rFonts w:cs="Arial"/>
                <w:sz w:val="22"/>
                <w:szCs w:val="22"/>
                <w:lang w:eastAsia="en-GB"/>
              </w:rPr>
            </w:pPr>
          </w:p>
        </w:tc>
        <w:tc>
          <w:tcPr>
            <w:tcW w:w="2642" w:type="dxa"/>
            <w:tcBorders>
              <w:top w:val="single" w:color="auto" w:sz="4" w:space="0"/>
              <w:left w:val="single" w:color="auto" w:sz="4" w:space="0"/>
              <w:bottom w:val="single" w:color="auto" w:sz="4" w:space="0"/>
              <w:right w:val="nil"/>
            </w:tcBorders>
            <w:shd w:val="clear" w:color="auto" w:fill="auto"/>
            <w:noWrap/>
            <w:vAlign w:val="bottom"/>
            <w:hideMark/>
          </w:tcPr>
          <w:p w:rsidRPr="005A4FDC" w:rsidR="00A813E8" w:rsidP="00A813E8" w:rsidRDefault="00A813E8" w14:paraId="5BC46FB2" w14:textId="2923BF91">
            <w:pPr>
              <w:jc w:val="center"/>
              <w:rPr>
                <w:rFonts w:cs="Arial"/>
                <w:color w:val="000000"/>
                <w:sz w:val="22"/>
                <w:szCs w:val="22"/>
              </w:rPr>
            </w:pPr>
            <w:r w:rsidRPr="005A4FDC">
              <w:rPr>
                <w:rFonts w:cs="Arial"/>
                <w:color w:val="000000"/>
                <w:sz w:val="22"/>
                <w:szCs w:val="22"/>
              </w:rPr>
              <w:t>£7</w:t>
            </w:r>
            <w:r w:rsidR="007A7636">
              <w:rPr>
                <w:rFonts w:cs="Arial"/>
                <w:color w:val="000000"/>
                <w:sz w:val="22"/>
                <w:szCs w:val="22"/>
              </w:rPr>
              <w:t>8</w:t>
            </w:r>
          </w:p>
        </w:tc>
        <w:tc>
          <w:tcPr>
            <w:tcW w:w="2642" w:type="dxa"/>
            <w:tcBorders>
              <w:top w:val="single" w:color="auto" w:sz="4" w:space="0"/>
              <w:left w:val="nil"/>
              <w:bottom w:val="single" w:color="auto" w:sz="4" w:space="0"/>
              <w:right w:val="nil"/>
            </w:tcBorders>
            <w:shd w:val="clear" w:color="auto" w:fill="auto"/>
            <w:noWrap/>
            <w:vAlign w:val="bottom"/>
            <w:hideMark/>
          </w:tcPr>
          <w:p w:rsidRPr="005A4FDC" w:rsidR="00A813E8" w:rsidP="00A813E8" w:rsidRDefault="00A813E8" w14:paraId="19FDDBFA" w14:textId="23CD88BD">
            <w:pPr>
              <w:jc w:val="center"/>
              <w:rPr>
                <w:rFonts w:cs="Arial"/>
                <w:color w:val="000000"/>
                <w:sz w:val="22"/>
                <w:szCs w:val="22"/>
              </w:rPr>
            </w:pPr>
            <w:r w:rsidRPr="005A4FDC">
              <w:rPr>
                <w:rFonts w:cs="Arial"/>
                <w:color w:val="000000"/>
                <w:sz w:val="22"/>
                <w:szCs w:val="22"/>
              </w:rPr>
              <w:t>£13,91</w:t>
            </w:r>
            <w:r w:rsidR="00890A9B">
              <w:rPr>
                <w:rFonts w:cs="Arial"/>
                <w:color w:val="000000"/>
                <w:sz w:val="22"/>
                <w:szCs w:val="22"/>
              </w:rPr>
              <w:t>9</w:t>
            </w:r>
          </w:p>
        </w:tc>
        <w:tc>
          <w:tcPr>
            <w:tcW w:w="2642" w:type="dxa"/>
            <w:gridSpan w:val="2"/>
            <w:tcBorders>
              <w:top w:val="single" w:color="auto" w:sz="4" w:space="0"/>
              <w:left w:val="nil"/>
              <w:bottom w:val="single" w:color="auto" w:sz="4" w:space="0"/>
              <w:right w:val="single" w:color="auto" w:sz="4" w:space="0"/>
            </w:tcBorders>
            <w:shd w:val="clear" w:color="auto" w:fill="auto"/>
            <w:noWrap/>
            <w:vAlign w:val="bottom"/>
            <w:hideMark/>
          </w:tcPr>
          <w:p w:rsidRPr="00284BD6" w:rsidR="00A813E8" w:rsidP="00A813E8" w:rsidRDefault="00A813E8" w14:paraId="3AECD745" w14:textId="1A661A1B">
            <w:pPr>
              <w:jc w:val="center"/>
              <w:rPr>
                <w:rFonts w:cs="Arial"/>
                <w:b/>
                <w:sz w:val="22"/>
                <w:szCs w:val="22"/>
                <w:lang w:eastAsia="en-GB"/>
              </w:rPr>
            </w:pPr>
            <w:r w:rsidRPr="00284BD6">
              <w:rPr>
                <w:rFonts w:cs="Arial"/>
                <w:b/>
                <w:sz w:val="22"/>
                <w:szCs w:val="22"/>
              </w:rPr>
              <w:t> </w:t>
            </w:r>
            <w:r w:rsidR="00DE6B86">
              <w:rPr>
                <w:rFonts w:cs="Arial"/>
                <w:b/>
                <w:sz w:val="22"/>
                <w:szCs w:val="22"/>
              </w:rPr>
              <w:t>-</w:t>
            </w:r>
          </w:p>
        </w:tc>
      </w:tr>
    </w:tbl>
    <w:p w:rsidRPr="00451F33" w:rsidR="00554C21" w:rsidP="00554C21" w:rsidRDefault="00554C21" w14:paraId="683899CF" w14:textId="7AE461B1">
      <w:pPr>
        <w:spacing w:line="257" w:lineRule="auto"/>
        <w:jc w:val="both"/>
        <w:rPr>
          <w:rFonts w:cs="Arial"/>
          <w:bCs/>
          <w:sz w:val="22"/>
          <w:szCs w:val="22"/>
        </w:rPr>
      </w:pPr>
      <w:r w:rsidRPr="00451F33">
        <w:rPr>
          <w:rFonts w:cs="Arial"/>
          <w:bCs/>
          <w:sz w:val="22"/>
          <w:szCs w:val="22"/>
        </w:rPr>
        <w:t>Source: Defra</w:t>
      </w:r>
      <w:r w:rsidR="00641A00">
        <w:rPr>
          <w:rFonts w:cs="Arial"/>
          <w:bCs/>
          <w:sz w:val="22"/>
          <w:szCs w:val="22"/>
        </w:rPr>
        <w:t>’s</w:t>
      </w:r>
      <w:r w:rsidRPr="00451F33">
        <w:rPr>
          <w:rFonts w:cs="Arial"/>
          <w:bCs/>
          <w:sz w:val="22"/>
          <w:szCs w:val="22"/>
        </w:rPr>
        <w:t xml:space="preserve"> analysis </w:t>
      </w:r>
    </w:p>
    <w:p w:rsidRPr="00451F33" w:rsidR="005B4523" w:rsidP="00554C21" w:rsidRDefault="005B4523" w14:paraId="33018E14" w14:textId="77777777">
      <w:pPr>
        <w:spacing w:line="257" w:lineRule="auto"/>
        <w:jc w:val="both"/>
        <w:rPr>
          <w:rFonts w:cs="Arial"/>
          <w:b/>
        </w:rPr>
      </w:pPr>
    </w:p>
    <w:p w:rsidR="00066689" w:rsidP="00066689" w:rsidRDefault="00554C21" w14:paraId="26541F6B" w14:textId="4AEA528E">
      <w:pPr>
        <w:spacing w:line="257" w:lineRule="auto"/>
        <w:jc w:val="both"/>
        <w:rPr>
          <w:rFonts w:eastAsia="Arial" w:cs="Arial"/>
          <w:b/>
        </w:rPr>
      </w:pPr>
      <w:r w:rsidRPr="00451F33">
        <w:rPr>
          <w:rFonts w:eastAsia="Arial" w:cs="Arial"/>
          <w:bCs/>
        </w:rPr>
        <w:t xml:space="preserve">Table </w:t>
      </w:r>
      <w:r w:rsidR="00A65668">
        <w:rPr>
          <w:rFonts w:eastAsia="Arial" w:cs="Arial"/>
          <w:bCs/>
        </w:rPr>
        <w:t>21</w:t>
      </w:r>
      <w:r w:rsidRPr="00451F33">
        <w:rPr>
          <w:rFonts w:eastAsia="Arial" w:cs="Arial"/>
          <w:bCs/>
        </w:rPr>
        <w:t xml:space="preserve"> shows the net municipal outcomes for Option 2M, which is the combination of household Option 1hh and NHM Option 2nhm. This option produces the worst net present value outcome of all four municipal options</w:t>
      </w:r>
      <w:r w:rsidR="004D5FD7">
        <w:rPr>
          <w:rFonts w:eastAsia="Arial" w:cs="Arial"/>
          <w:bCs/>
        </w:rPr>
        <w:t>, at £</w:t>
      </w:r>
      <w:r w:rsidR="00274770">
        <w:rPr>
          <w:rFonts w:eastAsia="Arial" w:cs="Arial"/>
          <w:bCs/>
        </w:rPr>
        <w:t>5.0</w:t>
      </w:r>
      <w:r w:rsidR="004D5FD7">
        <w:rPr>
          <w:rFonts w:eastAsia="Arial" w:cs="Arial"/>
          <w:bCs/>
        </w:rPr>
        <w:t>bn</w:t>
      </w:r>
      <w:r w:rsidRPr="00451F33">
        <w:rPr>
          <w:rFonts w:eastAsia="Arial" w:cs="Arial"/>
          <w:bCs/>
        </w:rPr>
        <w:t xml:space="preserve"> This is because it has the most expensive household and non-household sector options; and the environmental benefits (via higher recycling rates) do not offer the best return.</w:t>
      </w:r>
      <w:bookmarkEnd w:id="114"/>
    </w:p>
    <w:p w:rsidR="00B869EC" w:rsidRDefault="00B869EC" w14:paraId="0BEA81B5" w14:textId="66CAF237">
      <w:pPr>
        <w:rPr>
          <w:rFonts w:eastAsia="Arial" w:cs="Arial"/>
          <w:b/>
        </w:rPr>
      </w:pPr>
      <w:r>
        <w:rPr>
          <w:rFonts w:eastAsia="Arial" w:cs="Arial"/>
          <w:b/>
        </w:rPr>
        <w:br w:type="page"/>
      </w:r>
    </w:p>
    <w:p w:rsidR="00066689" w:rsidP="008E4DD2" w:rsidRDefault="00066689" w14:paraId="12BB1F1F" w14:textId="77777777">
      <w:pPr>
        <w:spacing w:line="257" w:lineRule="auto"/>
        <w:jc w:val="both"/>
        <w:rPr>
          <w:rFonts w:eastAsia="Arial" w:cs="Arial"/>
          <w:b/>
        </w:rPr>
      </w:pPr>
    </w:p>
    <w:p w:rsidRPr="00A65668" w:rsidR="00554C21" w:rsidP="008E4DD2" w:rsidRDefault="00066689" w14:paraId="570805E1" w14:textId="46135051">
      <w:pPr>
        <w:spacing w:line="257" w:lineRule="auto"/>
        <w:jc w:val="both"/>
        <w:rPr>
          <w:rFonts w:eastAsia="Arial" w:cs="Arial"/>
          <w:bCs/>
          <w:sz w:val="28"/>
          <w:szCs w:val="28"/>
        </w:rPr>
      </w:pPr>
      <w:r>
        <w:rPr>
          <w:rFonts w:eastAsia="Arial" w:cs="Arial"/>
          <w:b/>
        </w:rPr>
        <w:t>T</w:t>
      </w:r>
      <w:r w:rsidRPr="00A65668" w:rsidR="00554C21">
        <w:rPr>
          <w:rFonts w:eastAsia="Arial" w:cs="Arial"/>
          <w:b/>
        </w:rPr>
        <w:t xml:space="preserve">able </w:t>
      </w:r>
      <w:r w:rsidRPr="00A65668" w:rsidR="00A65668">
        <w:rPr>
          <w:rFonts w:eastAsia="Arial" w:cs="Arial"/>
          <w:b/>
        </w:rPr>
        <w:t>21</w:t>
      </w:r>
      <w:r w:rsidRPr="00A65668" w:rsidR="00554C21">
        <w:rPr>
          <w:rFonts w:eastAsia="Arial" w:cs="Arial"/>
          <w:b/>
        </w:rPr>
        <w:t>: Modelled net costs and benefits of municipal Option 2M, £ millions, 202</w:t>
      </w:r>
      <w:r w:rsidR="005A5E10">
        <w:rPr>
          <w:rFonts w:eastAsia="Arial" w:cs="Arial"/>
          <w:b/>
        </w:rPr>
        <w:t>4</w:t>
      </w:r>
      <w:r w:rsidRPr="00A65668" w:rsidR="00554C21">
        <w:rPr>
          <w:rFonts w:eastAsia="Arial" w:cs="Arial"/>
          <w:b/>
        </w:rPr>
        <w:t xml:space="preserve"> to 2035 </w:t>
      </w:r>
    </w:p>
    <w:tbl>
      <w:tblPr>
        <w:tblW w:w="11624" w:type="dxa"/>
        <w:jc w:val="center"/>
        <w:tblLayout w:type="fixed"/>
        <w:tblLook w:val="04A0" w:firstRow="1" w:lastRow="0" w:firstColumn="1" w:lastColumn="0" w:noHBand="0" w:noVBand="1"/>
      </w:tblPr>
      <w:tblGrid>
        <w:gridCol w:w="704"/>
        <w:gridCol w:w="992"/>
        <w:gridCol w:w="315"/>
        <w:gridCol w:w="1031"/>
        <w:gridCol w:w="1211"/>
        <w:gridCol w:w="1418"/>
        <w:gridCol w:w="1287"/>
        <w:gridCol w:w="130"/>
        <w:gridCol w:w="1276"/>
        <w:gridCol w:w="992"/>
        <w:gridCol w:w="1134"/>
        <w:gridCol w:w="1134"/>
      </w:tblGrid>
      <w:tr w:rsidRPr="00E77428" w:rsidR="00C17E5C" w:rsidTr="009D7A11" w14:paraId="6B8EB2FC" w14:textId="77777777">
        <w:trPr>
          <w:trHeight w:val="488"/>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2C0944" w:rsidP="00515D07" w:rsidRDefault="002C0944" w14:paraId="6A65EA99" w14:textId="77777777">
            <w:pPr>
              <w:rPr>
                <w:rFonts w:cs="Arial"/>
                <w:color w:val="000000"/>
                <w:sz w:val="20"/>
                <w:szCs w:val="20"/>
                <w:lang w:eastAsia="en-GB"/>
              </w:rPr>
            </w:pPr>
            <w:r w:rsidRPr="00E77428">
              <w:rPr>
                <w:rFonts w:cs="Arial"/>
                <w:color w:val="000000"/>
                <w:sz w:val="20"/>
                <w:szCs w:val="20"/>
                <w:lang w:eastAsia="en-GB"/>
              </w:rPr>
              <w:t> </w:t>
            </w:r>
          </w:p>
        </w:tc>
        <w:tc>
          <w:tcPr>
            <w:tcW w:w="3549" w:type="dxa"/>
            <w:gridSpan w:val="4"/>
            <w:tcBorders>
              <w:top w:val="single" w:color="auto" w:sz="4" w:space="0"/>
              <w:left w:val="single" w:color="auto" w:sz="4" w:space="0"/>
              <w:bottom w:val="single" w:color="auto" w:sz="4" w:space="0"/>
              <w:right w:val="single" w:color="000000" w:themeColor="text1" w:sz="4" w:space="0"/>
            </w:tcBorders>
            <w:shd w:val="clear" w:color="auto" w:fill="auto"/>
            <w:noWrap/>
            <w:hideMark/>
          </w:tcPr>
          <w:p w:rsidRPr="00E77428" w:rsidR="002C0944" w:rsidP="00E8425C" w:rsidRDefault="002C0944" w14:paraId="62E5DF60" w14:textId="77777777">
            <w:pPr>
              <w:rPr>
                <w:rFonts w:cs="Arial"/>
                <w:color w:val="000000"/>
                <w:sz w:val="20"/>
                <w:szCs w:val="20"/>
                <w:lang w:eastAsia="en-GB"/>
              </w:rPr>
            </w:pPr>
            <w:r w:rsidRPr="00E77428">
              <w:rPr>
                <w:rFonts w:cs="Arial"/>
                <w:color w:val="000000"/>
                <w:sz w:val="20"/>
                <w:szCs w:val="20"/>
                <w:lang w:eastAsia="en-GB"/>
              </w:rPr>
              <w:t>Benefits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5103" w:type="dxa"/>
            <w:gridSpan w:val="5"/>
            <w:tcBorders>
              <w:top w:val="single" w:color="auto" w:sz="4" w:space="0"/>
              <w:left w:val="nil"/>
              <w:bottom w:val="single" w:color="auto" w:sz="4" w:space="0"/>
              <w:right w:val="single" w:color="000000" w:themeColor="text1" w:sz="4" w:space="0"/>
            </w:tcBorders>
            <w:shd w:val="clear" w:color="auto" w:fill="auto"/>
            <w:noWrap/>
            <w:hideMark/>
          </w:tcPr>
          <w:p w:rsidRPr="00E77428" w:rsidR="002C0944" w:rsidP="00E8425C" w:rsidRDefault="002C0944" w14:paraId="27B74004" w14:textId="77777777">
            <w:pPr>
              <w:rPr>
                <w:rFonts w:cs="Arial"/>
                <w:color w:val="000000"/>
                <w:sz w:val="20"/>
                <w:szCs w:val="20"/>
                <w:lang w:eastAsia="en-GB"/>
              </w:rPr>
            </w:pPr>
            <w:r w:rsidRPr="00E77428">
              <w:rPr>
                <w:rFonts w:cs="Arial"/>
                <w:color w:val="000000"/>
                <w:sz w:val="20"/>
                <w:szCs w:val="20"/>
                <w:lang w:eastAsia="en-GB"/>
              </w:rPr>
              <w:t>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1134" w:type="dxa"/>
            <w:tcBorders>
              <w:top w:val="single" w:color="auto" w:sz="4" w:space="0"/>
              <w:left w:val="single" w:color="auto" w:sz="4" w:space="0"/>
              <w:right w:val="single" w:color="auto" w:sz="4" w:space="0"/>
            </w:tcBorders>
            <w:shd w:val="clear" w:color="auto" w:fill="auto"/>
            <w:hideMark/>
          </w:tcPr>
          <w:p w:rsidRPr="00E77428" w:rsidR="002C0944" w:rsidP="00233CC3" w:rsidRDefault="002C0944" w14:paraId="3C1FA0A3" w14:textId="67F5BD36">
            <w:pPr>
              <w:rPr>
                <w:rFonts w:cs="Arial"/>
                <w:b/>
                <w:bCs/>
                <w:color w:val="000000"/>
                <w:sz w:val="20"/>
                <w:szCs w:val="20"/>
                <w:lang w:eastAsia="en-GB"/>
              </w:rPr>
            </w:pPr>
            <w:r w:rsidRPr="00E77428">
              <w:rPr>
                <w:rFonts w:cs="Arial"/>
                <w:b/>
                <w:bCs/>
                <w:color w:val="000000"/>
                <w:sz w:val="20"/>
                <w:szCs w:val="20"/>
                <w:lang w:eastAsia="en-GB"/>
              </w:rPr>
              <w:t>Total net costs (-) /savings (+)</w:t>
            </w:r>
          </w:p>
        </w:tc>
        <w:tc>
          <w:tcPr>
            <w:tcW w:w="1134" w:type="dxa"/>
            <w:vMerge w:val="restart"/>
            <w:tcBorders>
              <w:top w:val="single" w:color="auto" w:sz="4" w:space="0"/>
              <w:left w:val="single" w:color="auto" w:sz="4" w:space="0"/>
              <w:right w:val="single" w:color="auto" w:sz="4" w:space="0"/>
            </w:tcBorders>
            <w:shd w:val="clear" w:color="auto" w:fill="auto"/>
            <w:hideMark/>
          </w:tcPr>
          <w:p w:rsidRPr="00E77428" w:rsidR="002C0944" w:rsidP="00233CC3" w:rsidRDefault="002C0944" w14:paraId="2462561F" w14:textId="77777777">
            <w:pPr>
              <w:rPr>
                <w:rFonts w:cs="Arial"/>
                <w:b/>
                <w:bCs/>
                <w:color w:val="000000"/>
                <w:sz w:val="20"/>
                <w:szCs w:val="20"/>
                <w:lang w:eastAsia="en-GB"/>
              </w:rPr>
            </w:pPr>
            <w:r w:rsidRPr="00E77428">
              <w:rPr>
                <w:rFonts w:cs="Arial"/>
                <w:b/>
                <w:bCs/>
                <w:color w:val="000000"/>
                <w:sz w:val="20"/>
                <w:szCs w:val="20"/>
                <w:lang w:eastAsia="en-GB"/>
              </w:rPr>
              <w:t>Net present value costs (-) / savings (+)</w:t>
            </w:r>
          </w:p>
        </w:tc>
      </w:tr>
      <w:tr w:rsidRPr="00E77428" w:rsidR="00B74A50" w:rsidTr="009D7A11" w14:paraId="3A6BA0C1" w14:textId="77777777">
        <w:trPr>
          <w:trHeight w:val="746"/>
          <w:jc w:val="center"/>
        </w:trPr>
        <w:tc>
          <w:tcPr>
            <w:tcW w:w="704" w:type="dxa"/>
            <w:tcBorders>
              <w:top w:val="nil"/>
              <w:left w:val="single" w:color="auto" w:sz="4" w:space="0"/>
              <w:bottom w:val="single" w:color="auto" w:sz="4" w:space="0"/>
              <w:right w:val="nil"/>
            </w:tcBorders>
            <w:shd w:val="clear" w:color="auto" w:fill="auto"/>
            <w:noWrap/>
            <w:vAlign w:val="bottom"/>
            <w:hideMark/>
          </w:tcPr>
          <w:p w:rsidRPr="00E77428" w:rsidR="002C0944" w:rsidP="00515D07" w:rsidRDefault="002C0944" w14:paraId="5C755193"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hideMark/>
          </w:tcPr>
          <w:p w:rsidRPr="00E77428" w:rsidR="002C0944" w:rsidP="00233CC3" w:rsidRDefault="002C0944" w14:paraId="1BC76120" w14:textId="77777777">
            <w:pPr>
              <w:rPr>
                <w:rFonts w:cs="Arial"/>
                <w:color w:val="000000"/>
                <w:sz w:val="20"/>
                <w:szCs w:val="20"/>
                <w:lang w:eastAsia="en-GB"/>
              </w:rPr>
            </w:pPr>
            <w:r w:rsidRPr="00E77428">
              <w:rPr>
                <w:rFonts w:cs="Arial"/>
                <w:color w:val="000000"/>
                <w:sz w:val="20"/>
                <w:szCs w:val="20"/>
                <w:lang w:eastAsia="en-GB"/>
              </w:rPr>
              <w:t>HH's: savings from free garden waste</w:t>
            </w:r>
          </w:p>
        </w:tc>
        <w:tc>
          <w:tcPr>
            <w:tcW w:w="1346" w:type="dxa"/>
            <w:gridSpan w:val="2"/>
            <w:tcBorders>
              <w:top w:val="nil"/>
              <w:left w:val="nil"/>
              <w:bottom w:val="single" w:color="auto" w:sz="4" w:space="0"/>
              <w:right w:val="nil"/>
            </w:tcBorders>
            <w:shd w:val="clear" w:color="auto" w:fill="auto"/>
            <w:hideMark/>
          </w:tcPr>
          <w:p w:rsidRPr="00E77428" w:rsidR="002C0944" w:rsidP="00233CC3" w:rsidRDefault="002C0944" w14:paraId="4AE5D19B" w14:textId="40B4E6AB">
            <w:pPr>
              <w:rPr>
                <w:rFonts w:cs="Arial"/>
                <w:color w:val="000000"/>
                <w:sz w:val="20"/>
                <w:szCs w:val="20"/>
                <w:lang w:eastAsia="en-GB"/>
              </w:rPr>
            </w:pPr>
            <w:r w:rsidRPr="00E77428">
              <w:rPr>
                <w:rFonts w:cs="Arial"/>
                <w:color w:val="000000"/>
                <w:sz w:val="20"/>
                <w:szCs w:val="20"/>
                <w:lang w:eastAsia="en-GB"/>
              </w:rPr>
              <w:t xml:space="preserve">Greenhouse gas emission savings </w:t>
            </w:r>
          </w:p>
        </w:tc>
        <w:tc>
          <w:tcPr>
            <w:tcW w:w="1211" w:type="dxa"/>
            <w:tcBorders>
              <w:top w:val="nil"/>
              <w:left w:val="nil"/>
              <w:bottom w:val="single" w:color="auto" w:sz="4" w:space="0"/>
              <w:right w:val="single" w:color="auto" w:sz="4" w:space="0"/>
            </w:tcBorders>
            <w:shd w:val="clear" w:color="auto" w:fill="auto"/>
            <w:hideMark/>
          </w:tcPr>
          <w:p w:rsidRPr="00E77428" w:rsidR="002C0944" w:rsidP="00233CC3" w:rsidRDefault="002C0944" w14:paraId="6DA6FE00" w14:textId="77777777">
            <w:pPr>
              <w:rPr>
                <w:rFonts w:cs="Arial"/>
                <w:color w:val="000000"/>
                <w:sz w:val="20"/>
                <w:szCs w:val="20"/>
                <w:lang w:eastAsia="en-GB"/>
              </w:rPr>
            </w:pPr>
            <w:r w:rsidRPr="00E77428">
              <w:rPr>
                <w:rFonts w:cs="Arial"/>
                <w:color w:val="000000"/>
                <w:sz w:val="20"/>
                <w:szCs w:val="20"/>
                <w:lang w:eastAsia="en-GB"/>
              </w:rPr>
              <w:t>Landfill tax revenue losses</w:t>
            </w:r>
          </w:p>
        </w:tc>
        <w:tc>
          <w:tcPr>
            <w:tcW w:w="1418" w:type="dxa"/>
            <w:tcBorders>
              <w:top w:val="nil"/>
              <w:left w:val="nil"/>
              <w:bottom w:val="single" w:color="auto" w:sz="4" w:space="0"/>
              <w:right w:val="nil"/>
            </w:tcBorders>
            <w:shd w:val="clear" w:color="auto" w:fill="auto"/>
            <w:hideMark/>
          </w:tcPr>
          <w:p w:rsidRPr="00E77428" w:rsidR="002C0944" w:rsidP="00233CC3" w:rsidRDefault="23AB6303" w14:paraId="3A6B25E9" w14:textId="77777777">
            <w:pPr>
              <w:rPr>
                <w:rFonts w:cs="Arial"/>
                <w:color w:val="000000"/>
                <w:sz w:val="20"/>
                <w:szCs w:val="20"/>
                <w:lang w:eastAsia="en-GB"/>
              </w:rPr>
            </w:pPr>
            <w:r w:rsidRPr="00E77428">
              <w:rPr>
                <w:rFonts w:cs="Arial"/>
                <w:color w:val="000000"/>
                <w:sz w:val="20"/>
                <w:szCs w:val="20"/>
                <w:lang w:eastAsia="en-GB"/>
              </w:rPr>
              <w:t>NHM: Waste management cost</w:t>
            </w:r>
            <w:r w:rsidRPr="00E77428" w:rsidR="002C0944">
              <w:rPr>
                <w:rStyle w:val="FootnoteReference"/>
                <w:rFonts w:cs="Arial"/>
                <w:color w:val="000000"/>
                <w:sz w:val="20"/>
                <w:szCs w:val="20"/>
                <w:lang w:eastAsia="en-GB"/>
              </w:rPr>
              <w:footnoteReference w:id="270"/>
            </w:r>
          </w:p>
        </w:tc>
        <w:tc>
          <w:tcPr>
            <w:tcW w:w="1417" w:type="dxa"/>
            <w:gridSpan w:val="2"/>
            <w:tcBorders>
              <w:top w:val="nil"/>
              <w:left w:val="nil"/>
              <w:bottom w:val="single" w:color="auto" w:sz="4" w:space="0"/>
              <w:right w:val="nil"/>
            </w:tcBorders>
            <w:shd w:val="clear" w:color="auto" w:fill="auto"/>
            <w:hideMark/>
          </w:tcPr>
          <w:p w:rsidRPr="00E77428" w:rsidR="002C0944" w:rsidRDefault="23AB6303" w14:paraId="3B9A224D" w14:textId="77777777">
            <w:pPr>
              <w:rPr>
                <w:rFonts w:cs="Arial"/>
                <w:color w:val="000000"/>
                <w:sz w:val="20"/>
                <w:szCs w:val="20"/>
                <w:lang w:eastAsia="en-GB"/>
              </w:rPr>
            </w:pPr>
            <w:r w:rsidRPr="00E77428">
              <w:rPr>
                <w:rFonts w:cs="Arial"/>
                <w:color w:val="000000"/>
                <w:sz w:val="20"/>
                <w:szCs w:val="20"/>
                <w:lang w:eastAsia="en-GB"/>
              </w:rPr>
              <w:t>LA's: Waste management cost</w:t>
            </w:r>
            <w:r w:rsidRPr="00E77428" w:rsidR="002C0944">
              <w:rPr>
                <w:rStyle w:val="FootnoteReference"/>
                <w:rFonts w:cs="Arial"/>
                <w:color w:val="000000"/>
                <w:sz w:val="20"/>
                <w:szCs w:val="20"/>
                <w:lang w:eastAsia="en-GB"/>
              </w:rPr>
              <w:footnoteReference w:id="271"/>
            </w:r>
          </w:p>
        </w:tc>
        <w:tc>
          <w:tcPr>
            <w:tcW w:w="1276" w:type="dxa"/>
            <w:tcBorders>
              <w:top w:val="nil"/>
              <w:left w:val="nil"/>
              <w:bottom w:val="single" w:color="auto" w:sz="4" w:space="0"/>
              <w:right w:val="nil"/>
            </w:tcBorders>
            <w:shd w:val="clear" w:color="auto" w:fill="auto"/>
            <w:hideMark/>
          </w:tcPr>
          <w:p w:rsidRPr="00E77428" w:rsidR="002C0944" w:rsidRDefault="002C0944" w14:paraId="2322C8D4" w14:textId="6DFD0878">
            <w:pPr>
              <w:rPr>
                <w:rFonts w:cs="Arial"/>
                <w:color w:val="000000"/>
                <w:sz w:val="20"/>
                <w:szCs w:val="20"/>
                <w:lang w:eastAsia="en-GB"/>
              </w:rPr>
            </w:pPr>
            <w:r w:rsidRPr="00E77428">
              <w:rPr>
                <w:rFonts w:cs="Arial"/>
                <w:color w:val="000000"/>
                <w:sz w:val="20"/>
                <w:szCs w:val="20"/>
              </w:rPr>
              <w:t>Policy costs to government</w:t>
            </w:r>
          </w:p>
        </w:tc>
        <w:tc>
          <w:tcPr>
            <w:tcW w:w="992" w:type="dxa"/>
            <w:tcBorders>
              <w:top w:val="nil"/>
              <w:left w:val="nil"/>
              <w:bottom w:val="single" w:color="auto" w:sz="4" w:space="0"/>
              <w:right w:val="single" w:color="auto" w:sz="4" w:space="0"/>
            </w:tcBorders>
            <w:shd w:val="clear" w:color="auto" w:fill="auto"/>
          </w:tcPr>
          <w:p w:rsidRPr="00E77428" w:rsidR="002C0944" w:rsidRDefault="004A5742" w14:paraId="087F333A" w14:textId="6E81AB85">
            <w:pPr>
              <w:rPr>
                <w:rFonts w:cs="Arial"/>
                <w:color w:val="000000"/>
                <w:sz w:val="20"/>
                <w:szCs w:val="20"/>
                <w:lang w:eastAsia="en-GB"/>
              </w:rPr>
            </w:pPr>
            <w:r>
              <w:rPr>
                <w:rFonts w:cs="Arial"/>
                <w:color w:val="000000"/>
                <w:sz w:val="20"/>
                <w:szCs w:val="20"/>
                <w:lang w:eastAsia="en-GB"/>
              </w:rPr>
              <w:t>Policy Costs: TEEP</w:t>
            </w:r>
          </w:p>
        </w:tc>
        <w:tc>
          <w:tcPr>
            <w:tcW w:w="1134" w:type="dxa"/>
            <w:tcBorders>
              <w:right w:val="single" w:color="auto" w:sz="4" w:space="0"/>
            </w:tcBorders>
            <w:hideMark/>
          </w:tcPr>
          <w:p w:rsidRPr="00E77428" w:rsidR="002C0944" w:rsidRDefault="002C0944" w14:paraId="12DCF31E" w14:textId="77777777">
            <w:pPr>
              <w:rPr>
                <w:rFonts w:cs="Arial"/>
                <w:b/>
                <w:bCs/>
                <w:color w:val="000000"/>
                <w:sz w:val="20"/>
                <w:szCs w:val="20"/>
                <w:lang w:eastAsia="en-GB"/>
              </w:rPr>
            </w:pPr>
          </w:p>
        </w:tc>
        <w:tc>
          <w:tcPr>
            <w:tcW w:w="1134" w:type="dxa"/>
            <w:vMerge/>
            <w:tcBorders>
              <w:left w:val="single" w:color="auto" w:sz="4" w:space="0"/>
              <w:right w:val="single" w:color="auto" w:sz="4" w:space="0"/>
            </w:tcBorders>
            <w:hideMark/>
          </w:tcPr>
          <w:p w:rsidRPr="00E77428" w:rsidR="002C0944" w:rsidRDefault="002C0944" w14:paraId="41677E78" w14:textId="77777777">
            <w:pPr>
              <w:rPr>
                <w:rFonts w:cs="Arial"/>
                <w:b/>
                <w:bCs/>
                <w:color w:val="000000"/>
                <w:sz w:val="20"/>
                <w:szCs w:val="20"/>
                <w:lang w:eastAsia="en-GB"/>
              </w:rPr>
            </w:pPr>
          </w:p>
        </w:tc>
      </w:tr>
      <w:tr w:rsidRPr="00E77428" w:rsidR="00402819" w:rsidTr="009D7A11" w14:paraId="1915E112" w14:textId="77777777">
        <w:trPr>
          <w:trHeight w:val="270"/>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402819" w:rsidP="00402819" w:rsidRDefault="00402819" w14:paraId="78AC32A5" w14:textId="77777777">
            <w:pPr>
              <w:jc w:val="right"/>
              <w:rPr>
                <w:rFonts w:cs="Arial"/>
                <w:color w:val="000000"/>
                <w:sz w:val="20"/>
                <w:szCs w:val="20"/>
                <w:lang w:eastAsia="en-GB"/>
              </w:rPr>
            </w:pPr>
            <w:r w:rsidRPr="00E77428">
              <w:rPr>
                <w:rFonts w:cs="Arial"/>
                <w:color w:val="000000"/>
                <w:sz w:val="20"/>
                <w:szCs w:val="20"/>
                <w:lang w:eastAsia="en-GB"/>
              </w:rPr>
              <w:t>2024</w:t>
            </w:r>
          </w:p>
        </w:tc>
        <w:tc>
          <w:tcPr>
            <w:tcW w:w="1307" w:type="dxa"/>
            <w:gridSpan w:val="2"/>
            <w:tcBorders>
              <w:top w:val="single" w:color="auto" w:sz="4" w:space="0"/>
              <w:left w:val="single" w:color="auto" w:sz="4" w:space="0"/>
              <w:bottom w:val="nil"/>
              <w:right w:val="nil"/>
            </w:tcBorders>
            <w:shd w:val="clear" w:color="auto" w:fill="auto"/>
            <w:noWrap/>
            <w:vAlign w:val="bottom"/>
            <w:hideMark/>
          </w:tcPr>
          <w:p w:rsidRPr="00E77428" w:rsidR="00402819" w:rsidP="00402819" w:rsidRDefault="00402819" w14:paraId="011FCC19" w14:textId="0FF8E844">
            <w:pPr>
              <w:jc w:val="right"/>
              <w:rPr>
                <w:rFonts w:cs="Arial"/>
                <w:color w:val="000000"/>
                <w:sz w:val="20"/>
                <w:szCs w:val="20"/>
                <w:lang w:eastAsia="en-GB"/>
              </w:rPr>
            </w:pPr>
            <w:r>
              <w:rPr>
                <w:rFonts w:cs="Arial"/>
                <w:color w:val="000000"/>
                <w:sz w:val="20"/>
                <w:szCs w:val="20"/>
              </w:rPr>
              <w:t>£0</w:t>
            </w:r>
          </w:p>
        </w:tc>
        <w:tc>
          <w:tcPr>
            <w:tcW w:w="1031" w:type="dxa"/>
            <w:tcBorders>
              <w:top w:val="single" w:color="auto" w:sz="4" w:space="0"/>
              <w:left w:val="nil"/>
              <w:bottom w:val="nil"/>
              <w:right w:val="nil"/>
            </w:tcBorders>
            <w:shd w:val="clear" w:color="auto" w:fill="auto"/>
            <w:noWrap/>
            <w:vAlign w:val="bottom"/>
            <w:hideMark/>
          </w:tcPr>
          <w:p w:rsidRPr="00E77428" w:rsidR="00402819" w:rsidP="00402819" w:rsidRDefault="00402819" w14:paraId="3BE57AC7" w14:textId="5AF32B34">
            <w:pPr>
              <w:jc w:val="right"/>
              <w:rPr>
                <w:rFonts w:cs="Arial"/>
                <w:color w:val="000000"/>
                <w:sz w:val="20"/>
                <w:szCs w:val="20"/>
                <w:lang w:eastAsia="en-GB"/>
              </w:rPr>
            </w:pPr>
            <w:r>
              <w:rPr>
                <w:rFonts w:cs="Arial"/>
                <w:color w:val="000000"/>
                <w:sz w:val="20"/>
                <w:szCs w:val="20"/>
              </w:rPr>
              <w:t>£0</w:t>
            </w:r>
          </w:p>
        </w:tc>
        <w:tc>
          <w:tcPr>
            <w:tcW w:w="1211" w:type="dxa"/>
            <w:tcBorders>
              <w:top w:val="single" w:color="auto" w:sz="4" w:space="0"/>
              <w:left w:val="nil"/>
              <w:bottom w:val="nil"/>
              <w:right w:val="single" w:color="auto" w:sz="4" w:space="0"/>
            </w:tcBorders>
            <w:shd w:val="clear" w:color="auto" w:fill="auto"/>
            <w:noWrap/>
            <w:vAlign w:val="bottom"/>
            <w:hideMark/>
          </w:tcPr>
          <w:p w:rsidRPr="00E77428" w:rsidR="00402819" w:rsidP="00402819" w:rsidRDefault="00402819" w14:paraId="6DA3F7C3" w14:textId="3DCD5411">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hideMark/>
          </w:tcPr>
          <w:p w:rsidRPr="00E77428" w:rsidR="00402819" w:rsidP="00402819" w:rsidRDefault="00402819" w14:paraId="4664E67B" w14:textId="091ED26B">
            <w:pPr>
              <w:jc w:val="right"/>
              <w:rPr>
                <w:rFonts w:cs="Arial"/>
                <w:color w:val="000000"/>
                <w:sz w:val="20"/>
                <w:szCs w:val="20"/>
                <w:lang w:eastAsia="en-GB"/>
              </w:rPr>
            </w:pPr>
            <w:r>
              <w:rPr>
                <w:rFonts w:cs="Arial"/>
                <w:color w:val="000000"/>
                <w:sz w:val="20"/>
                <w:szCs w:val="20"/>
              </w:rPr>
              <w:t>£110</w:t>
            </w:r>
          </w:p>
        </w:tc>
        <w:tc>
          <w:tcPr>
            <w:tcW w:w="1287" w:type="dxa"/>
            <w:tcBorders>
              <w:top w:val="single" w:color="auto" w:sz="4" w:space="0"/>
              <w:left w:val="nil"/>
              <w:bottom w:val="nil"/>
              <w:right w:val="nil"/>
            </w:tcBorders>
            <w:shd w:val="clear" w:color="auto" w:fill="auto"/>
            <w:noWrap/>
            <w:vAlign w:val="bottom"/>
            <w:hideMark/>
          </w:tcPr>
          <w:p w:rsidRPr="00E77428" w:rsidR="00402819" w:rsidP="00402819" w:rsidRDefault="00402819" w14:paraId="27EAD33A" w14:textId="4E36F274">
            <w:pPr>
              <w:jc w:val="right"/>
              <w:rPr>
                <w:rFonts w:cs="Arial"/>
                <w:color w:val="000000"/>
                <w:sz w:val="20"/>
                <w:szCs w:val="20"/>
                <w:lang w:eastAsia="en-GB"/>
              </w:rPr>
            </w:pPr>
            <w:r>
              <w:rPr>
                <w:rFonts w:cs="Arial"/>
                <w:color w:val="000000"/>
                <w:sz w:val="20"/>
                <w:szCs w:val="20"/>
              </w:rPr>
              <w:t>£0</w:t>
            </w:r>
          </w:p>
        </w:tc>
        <w:tc>
          <w:tcPr>
            <w:tcW w:w="1406" w:type="dxa"/>
            <w:gridSpan w:val="2"/>
            <w:tcBorders>
              <w:top w:val="single" w:color="auto" w:sz="4" w:space="0"/>
              <w:left w:val="nil"/>
              <w:bottom w:val="nil"/>
              <w:right w:val="nil"/>
            </w:tcBorders>
            <w:shd w:val="clear" w:color="auto" w:fill="auto"/>
            <w:noWrap/>
            <w:vAlign w:val="bottom"/>
            <w:hideMark/>
          </w:tcPr>
          <w:p w:rsidRPr="00E77428" w:rsidR="00402819" w:rsidP="008E4DD2" w:rsidRDefault="00402819" w14:paraId="76B62A0A" w14:textId="1A6DF5C5">
            <w:pPr>
              <w:jc w:val="center"/>
              <w:rPr>
                <w:rFonts w:cs="Arial"/>
                <w:color w:val="000000"/>
                <w:sz w:val="20"/>
                <w:szCs w:val="20"/>
                <w:lang w:eastAsia="en-GB"/>
              </w:rPr>
            </w:pPr>
            <w:r>
              <w:rPr>
                <w:rFonts w:cs="Arial"/>
                <w:color w:val="000000"/>
                <w:sz w:val="20"/>
                <w:szCs w:val="20"/>
              </w:rPr>
              <w:t>£</w:t>
            </w:r>
            <w:r w:rsidR="00667D1C">
              <w:rPr>
                <w:rFonts w:cs="Arial"/>
                <w:color w:val="000000"/>
                <w:sz w:val="20"/>
                <w:szCs w:val="20"/>
              </w:rPr>
              <w:t>6</w:t>
            </w:r>
          </w:p>
        </w:tc>
        <w:tc>
          <w:tcPr>
            <w:tcW w:w="992" w:type="dxa"/>
            <w:tcBorders>
              <w:top w:val="single" w:color="auto" w:sz="4" w:space="0"/>
              <w:left w:val="nil"/>
              <w:bottom w:val="nil"/>
              <w:right w:val="single" w:color="auto" w:sz="4" w:space="0"/>
            </w:tcBorders>
            <w:shd w:val="clear" w:color="auto" w:fill="auto"/>
            <w:noWrap/>
            <w:vAlign w:val="bottom"/>
          </w:tcPr>
          <w:p w:rsidRPr="00E77428" w:rsidR="00402819" w:rsidP="00402819" w:rsidRDefault="003B7ADD" w14:paraId="4577B6E5" w14:textId="03D04315">
            <w:pPr>
              <w:jc w:val="right"/>
              <w:rPr>
                <w:rFonts w:cs="Arial"/>
                <w:color w:val="000000"/>
                <w:sz w:val="20"/>
                <w:szCs w:val="20"/>
                <w:lang w:eastAsia="en-GB"/>
              </w:rPr>
            </w:pPr>
            <w:r>
              <w:rPr>
                <w:rFonts w:cs="Arial"/>
                <w:color w:val="000000"/>
                <w:sz w:val="20"/>
                <w:szCs w:val="20"/>
                <w:lang w:eastAsia="en-GB"/>
              </w:rPr>
              <w:t>£</w:t>
            </w:r>
            <w:r w:rsidR="004A5742">
              <w:rPr>
                <w:rFonts w:cs="Arial"/>
                <w:color w:val="000000"/>
                <w:sz w:val="20"/>
                <w:szCs w:val="20"/>
                <w:lang w:eastAsia="en-GB"/>
              </w:rPr>
              <w:t>1</w:t>
            </w:r>
          </w:p>
        </w:tc>
        <w:tc>
          <w:tcPr>
            <w:tcW w:w="1134" w:type="dxa"/>
            <w:tcBorders>
              <w:top w:val="single" w:color="auto" w:sz="4" w:space="0"/>
              <w:left w:val="nil"/>
              <w:bottom w:val="nil"/>
              <w:right w:val="single" w:color="auto" w:sz="4" w:space="0"/>
            </w:tcBorders>
            <w:shd w:val="clear" w:color="auto" w:fill="auto"/>
            <w:noWrap/>
            <w:vAlign w:val="bottom"/>
            <w:hideMark/>
          </w:tcPr>
          <w:p w:rsidRPr="00E77428" w:rsidR="00402819" w:rsidP="00402819" w:rsidRDefault="00402819" w14:paraId="1CB0535F" w14:textId="077A346D">
            <w:pPr>
              <w:jc w:val="right"/>
              <w:rPr>
                <w:rFonts w:cs="Arial"/>
                <w:b/>
                <w:bCs/>
                <w:color w:val="000000"/>
                <w:sz w:val="20"/>
                <w:szCs w:val="20"/>
                <w:lang w:eastAsia="en-GB"/>
              </w:rPr>
            </w:pPr>
            <w:r>
              <w:rPr>
                <w:rFonts w:cs="Arial"/>
                <w:b/>
                <w:bCs/>
                <w:color w:val="000000"/>
                <w:sz w:val="20"/>
                <w:szCs w:val="20"/>
              </w:rPr>
              <w:t>-£11</w:t>
            </w:r>
            <w:r w:rsidR="00667D1C">
              <w:rPr>
                <w:rFonts w:cs="Arial"/>
                <w:b/>
                <w:bCs/>
                <w:color w:val="000000"/>
                <w:sz w:val="20"/>
                <w:szCs w:val="20"/>
              </w:rPr>
              <w:t>6</w:t>
            </w:r>
          </w:p>
        </w:tc>
        <w:tc>
          <w:tcPr>
            <w:tcW w:w="1134" w:type="dxa"/>
            <w:tcBorders>
              <w:top w:val="single" w:color="auto" w:sz="4" w:space="0"/>
              <w:left w:val="nil"/>
              <w:bottom w:val="nil"/>
              <w:right w:val="single" w:color="auto" w:sz="4" w:space="0"/>
            </w:tcBorders>
            <w:shd w:val="clear" w:color="auto" w:fill="auto"/>
            <w:noWrap/>
            <w:vAlign w:val="bottom"/>
            <w:hideMark/>
          </w:tcPr>
          <w:p w:rsidRPr="00E77428" w:rsidR="00402819" w:rsidP="00402819" w:rsidRDefault="00402819" w14:paraId="337B37BB" w14:textId="7639F35D">
            <w:pPr>
              <w:jc w:val="right"/>
              <w:rPr>
                <w:rFonts w:cs="Arial"/>
                <w:b/>
                <w:bCs/>
                <w:color w:val="000000"/>
                <w:sz w:val="20"/>
                <w:szCs w:val="20"/>
                <w:lang w:eastAsia="en-GB"/>
              </w:rPr>
            </w:pPr>
            <w:r>
              <w:rPr>
                <w:rFonts w:cs="Arial"/>
                <w:b/>
                <w:bCs/>
                <w:color w:val="000000"/>
                <w:sz w:val="20"/>
                <w:szCs w:val="20"/>
              </w:rPr>
              <w:t>-£11</w:t>
            </w:r>
            <w:r w:rsidR="00484C5A">
              <w:rPr>
                <w:rFonts w:cs="Arial"/>
                <w:b/>
                <w:bCs/>
                <w:color w:val="000000"/>
                <w:sz w:val="20"/>
                <w:szCs w:val="20"/>
              </w:rPr>
              <w:t>6</w:t>
            </w:r>
          </w:p>
        </w:tc>
      </w:tr>
      <w:tr w:rsidRPr="00E77428" w:rsidR="00402819" w:rsidTr="009D7A11" w14:paraId="2D494F1B" w14:textId="77777777">
        <w:trPr>
          <w:trHeight w:val="274"/>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776824BC" w14:textId="77777777">
            <w:pPr>
              <w:jc w:val="right"/>
              <w:rPr>
                <w:rFonts w:cs="Arial"/>
                <w:color w:val="000000"/>
                <w:sz w:val="20"/>
                <w:szCs w:val="20"/>
                <w:lang w:eastAsia="en-GB"/>
              </w:rPr>
            </w:pPr>
            <w:r w:rsidRPr="00E77428">
              <w:rPr>
                <w:rFonts w:cs="Arial"/>
                <w:color w:val="000000"/>
                <w:sz w:val="20"/>
                <w:szCs w:val="20"/>
                <w:lang w:eastAsia="en-GB"/>
              </w:rPr>
              <w:t>2025</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71563F26" w14:textId="4C562F76">
            <w:pPr>
              <w:jc w:val="right"/>
              <w:rPr>
                <w:rFonts w:cs="Arial"/>
                <w:color w:val="000000"/>
                <w:sz w:val="20"/>
                <w:szCs w:val="20"/>
                <w:lang w:eastAsia="en-GB"/>
              </w:rPr>
            </w:pPr>
            <w:r>
              <w:rPr>
                <w:rFonts w:cs="Arial"/>
                <w:color w:val="000000"/>
                <w:sz w:val="20"/>
                <w:szCs w:val="20"/>
              </w:rPr>
              <w:t>£0</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14C18294" w14:textId="0FE790BA">
            <w:pPr>
              <w:jc w:val="right"/>
              <w:rPr>
                <w:rFonts w:cs="Arial"/>
                <w:color w:val="000000"/>
                <w:sz w:val="20"/>
                <w:szCs w:val="20"/>
                <w:lang w:eastAsia="en-GB"/>
              </w:rPr>
            </w:pPr>
            <w:r>
              <w:rPr>
                <w:rFonts w:cs="Arial"/>
                <w:color w:val="000000"/>
                <w:sz w:val="20"/>
                <w:szCs w:val="20"/>
              </w:rPr>
              <w:t>£350</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5EBB1F49" w14:textId="41A7E60B">
            <w:pPr>
              <w:jc w:val="right"/>
              <w:rPr>
                <w:rFonts w:cs="Arial"/>
                <w:color w:val="000000"/>
                <w:sz w:val="20"/>
                <w:szCs w:val="20"/>
                <w:lang w:eastAsia="en-GB"/>
              </w:rPr>
            </w:pPr>
            <w:r>
              <w:rPr>
                <w:rFonts w:cs="Arial"/>
                <w:color w:val="000000"/>
                <w:sz w:val="20"/>
                <w:szCs w:val="20"/>
              </w:rPr>
              <w:t>-£301</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4BAC2436" w14:textId="7A7950B0">
            <w:pPr>
              <w:jc w:val="right"/>
              <w:rPr>
                <w:rFonts w:cs="Arial"/>
                <w:color w:val="000000"/>
                <w:sz w:val="20"/>
                <w:szCs w:val="20"/>
                <w:lang w:eastAsia="en-GB"/>
              </w:rPr>
            </w:pPr>
            <w:r>
              <w:rPr>
                <w:rFonts w:cs="Arial"/>
                <w:color w:val="000000"/>
                <w:sz w:val="20"/>
                <w:szCs w:val="20"/>
              </w:rPr>
              <w:t>-£429</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25F60CA7" w14:textId="57602641">
            <w:pPr>
              <w:jc w:val="right"/>
              <w:rPr>
                <w:rFonts w:cs="Arial"/>
                <w:color w:val="000000"/>
                <w:sz w:val="20"/>
                <w:szCs w:val="20"/>
                <w:lang w:eastAsia="en-GB"/>
              </w:rPr>
            </w:pPr>
            <w:r>
              <w:rPr>
                <w:rFonts w:cs="Arial"/>
                <w:color w:val="000000"/>
                <w:sz w:val="20"/>
                <w:szCs w:val="20"/>
              </w:rPr>
              <w:t>£6</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6B501EC2" w14:textId="283A38B6">
            <w:pPr>
              <w:jc w:val="center"/>
              <w:rPr>
                <w:rFonts w:cs="Arial"/>
                <w:color w:val="000000"/>
                <w:sz w:val="20"/>
                <w:szCs w:val="20"/>
                <w:lang w:eastAsia="en-GB"/>
              </w:rPr>
            </w:pPr>
            <w:r>
              <w:rPr>
                <w:rFonts w:cs="Arial"/>
                <w:color w:val="000000"/>
                <w:sz w:val="20"/>
                <w:szCs w:val="20"/>
              </w:rPr>
              <w:t>£</w:t>
            </w:r>
            <w:r w:rsidR="00667D1C">
              <w:rPr>
                <w:rFonts w:cs="Arial"/>
                <w:color w:val="000000"/>
                <w:sz w:val="20"/>
                <w:szCs w:val="20"/>
              </w:rPr>
              <w:t>5</w:t>
            </w:r>
          </w:p>
        </w:tc>
        <w:tc>
          <w:tcPr>
            <w:tcW w:w="992" w:type="dxa"/>
            <w:tcBorders>
              <w:top w:val="nil"/>
              <w:left w:val="nil"/>
              <w:bottom w:val="nil"/>
              <w:right w:val="single" w:color="auto" w:sz="4" w:space="0"/>
            </w:tcBorders>
            <w:shd w:val="clear" w:color="auto" w:fill="auto"/>
            <w:noWrap/>
            <w:vAlign w:val="bottom"/>
          </w:tcPr>
          <w:p w:rsidRPr="00E77428" w:rsidR="00402819" w:rsidP="009E7A40" w:rsidRDefault="00FB5653" w14:paraId="7BB8EC3D" w14:textId="4481A74D">
            <w:pPr>
              <w:jc w:val="center"/>
              <w:rPr>
                <w:rFonts w:cs="Arial"/>
                <w:color w:val="000000"/>
                <w:sz w:val="20"/>
                <w:szCs w:val="20"/>
                <w:lang w:eastAsia="en-GB"/>
              </w:rPr>
            </w:pPr>
            <w:r>
              <w:rPr>
                <w:rFonts w:cs="Arial"/>
                <w:color w:val="000000"/>
                <w:sz w:val="20"/>
                <w:szCs w:val="20"/>
                <w:lang w:eastAsia="en-GB"/>
              </w:rPr>
              <w:t xml:space="preserve">         </w:t>
            </w:r>
            <w:r w:rsidR="003B7ADD">
              <w:rPr>
                <w:rFonts w:cs="Arial"/>
                <w:color w:val="000000"/>
                <w:sz w:val="20"/>
                <w:szCs w:val="20"/>
                <w:lang w:eastAsia="en-GB"/>
              </w:rPr>
              <w:t>£</w:t>
            </w:r>
            <w:r w:rsidR="004A5742">
              <w:rPr>
                <w:rFonts w:cs="Arial"/>
                <w:color w:val="000000"/>
                <w:sz w:val="20"/>
                <w:szCs w:val="20"/>
                <w:lang w:eastAsia="en-GB"/>
              </w:rPr>
              <w:t>1</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004BD26E" w14:textId="5C9E76C2">
            <w:pPr>
              <w:jc w:val="right"/>
              <w:rPr>
                <w:rFonts w:cs="Arial"/>
                <w:b/>
                <w:bCs/>
                <w:color w:val="000000"/>
                <w:sz w:val="20"/>
                <w:szCs w:val="20"/>
                <w:lang w:eastAsia="en-GB"/>
              </w:rPr>
            </w:pPr>
            <w:r>
              <w:rPr>
                <w:rFonts w:cs="Arial"/>
                <w:b/>
                <w:bCs/>
                <w:color w:val="000000"/>
                <w:sz w:val="20"/>
                <w:szCs w:val="20"/>
              </w:rPr>
              <w:t>£46</w:t>
            </w:r>
            <w:r w:rsidR="00EF0EEC">
              <w:rPr>
                <w:rFonts w:cs="Arial"/>
                <w:b/>
                <w:bCs/>
                <w:color w:val="000000"/>
                <w:sz w:val="20"/>
                <w:szCs w:val="20"/>
              </w:rPr>
              <w:t>6</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77D47995" w14:textId="463EC5BF">
            <w:pPr>
              <w:jc w:val="right"/>
              <w:rPr>
                <w:rFonts w:cs="Arial"/>
                <w:b/>
                <w:bCs/>
                <w:color w:val="000000"/>
                <w:sz w:val="20"/>
                <w:szCs w:val="20"/>
                <w:lang w:eastAsia="en-GB"/>
              </w:rPr>
            </w:pPr>
            <w:r>
              <w:rPr>
                <w:rFonts w:cs="Arial"/>
                <w:b/>
                <w:bCs/>
                <w:color w:val="000000"/>
                <w:sz w:val="20"/>
                <w:szCs w:val="20"/>
              </w:rPr>
              <w:t>£45</w:t>
            </w:r>
            <w:r w:rsidR="00484C5A">
              <w:rPr>
                <w:rFonts w:cs="Arial"/>
                <w:b/>
                <w:bCs/>
                <w:color w:val="000000"/>
                <w:sz w:val="20"/>
                <w:szCs w:val="20"/>
              </w:rPr>
              <w:t>0</w:t>
            </w:r>
          </w:p>
        </w:tc>
      </w:tr>
      <w:tr w:rsidRPr="00E77428" w:rsidR="00402819" w:rsidTr="009D7A11" w14:paraId="47E9ADD7" w14:textId="77777777">
        <w:trPr>
          <w:trHeight w:val="278"/>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706C77FA" w14:textId="77777777">
            <w:pPr>
              <w:jc w:val="right"/>
              <w:rPr>
                <w:rFonts w:cs="Arial"/>
                <w:color w:val="000000"/>
                <w:sz w:val="20"/>
                <w:szCs w:val="20"/>
                <w:lang w:eastAsia="en-GB"/>
              </w:rPr>
            </w:pPr>
            <w:r w:rsidRPr="00E77428">
              <w:rPr>
                <w:rFonts w:cs="Arial"/>
                <w:color w:val="000000"/>
                <w:sz w:val="20"/>
                <w:szCs w:val="20"/>
                <w:lang w:eastAsia="en-GB"/>
              </w:rPr>
              <w:t>2026</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0C43A25E" w14:textId="39EB2213">
            <w:pPr>
              <w:jc w:val="right"/>
              <w:rPr>
                <w:rFonts w:cs="Arial"/>
                <w:color w:val="000000"/>
                <w:sz w:val="20"/>
                <w:szCs w:val="20"/>
                <w:lang w:eastAsia="en-GB"/>
              </w:rPr>
            </w:pPr>
            <w:r>
              <w:rPr>
                <w:rFonts w:cs="Arial"/>
                <w:color w:val="000000"/>
                <w:sz w:val="20"/>
                <w:szCs w:val="20"/>
              </w:rPr>
              <w:t>£161</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19B89D08" w14:textId="60B9189C">
            <w:pPr>
              <w:jc w:val="right"/>
              <w:rPr>
                <w:rFonts w:cs="Arial"/>
                <w:color w:val="000000"/>
                <w:sz w:val="20"/>
                <w:szCs w:val="20"/>
                <w:lang w:eastAsia="en-GB"/>
              </w:rPr>
            </w:pPr>
            <w:r>
              <w:rPr>
                <w:rFonts w:cs="Arial"/>
                <w:color w:val="000000"/>
                <w:sz w:val="20"/>
                <w:szCs w:val="20"/>
              </w:rPr>
              <w:t>£552</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5A6D0E2D" w14:textId="343A241C">
            <w:pPr>
              <w:jc w:val="right"/>
              <w:rPr>
                <w:rFonts w:cs="Arial"/>
                <w:color w:val="000000"/>
                <w:sz w:val="20"/>
                <w:szCs w:val="20"/>
                <w:lang w:eastAsia="en-GB"/>
              </w:rPr>
            </w:pPr>
            <w:r>
              <w:rPr>
                <w:rFonts w:cs="Arial"/>
                <w:color w:val="000000"/>
                <w:sz w:val="20"/>
                <w:szCs w:val="20"/>
              </w:rPr>
              <w:t>-£468</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24C5BF1F" w14:textId="37F1F49C">
            <w:pPr>
              <w:jc w:val="right"/>
              <w:rPr>
                <w:rFonts w:cs="Arial"/>
                <w:color w:val="000000"/>
                <w:sz w:val="20"/>
                <w:szCs w:val="20"/>
                <w:lang w:eastAsia="en-GB"/>
              </w:rPr>
            </w:pPr>
            <w:r>
              <w:rPr>
                <w:rFonts w:cs="Arial"/>
                <w:color w:val="000000"/>
                <w:sz w:val="20"/>
                <w:szCs w:val="20"/>
              </w:rPr>
              <w:t>-£341</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5141DBE2" w14:textId="5841D9A4">
            <w:pPr>
              <w:jc w:val="right"/>
              <w:rPr>
                <w:rFonts w:cs="Arial"/>
                <w:color w:val="000000"/>
                <w:sz w:val="20"/>
                <w:szCs w:val="20"/>
                <w:lang w:eastAsia="en-GB"/>
              </w:rPr>
            </w:pPr>
            <w:r>
              <w:rPr>
                <w:rFonts w:cs="Arial"/>
                <w:color w:val="000000"/>
                <w:sz w:val="20"/>
                <w:szCs w:val="20"/>
              </w:rPr>
              <w:t>£1,019</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669D3BD9" w14:textId="7C06FB31">
            <w:pPr>
              <w:jc w:val="center"/>
              <w:rPr>
                <w:rFonts w:cs="Arial"/>
                <w:color w:val="000000"/>
                <w:sz w:val="20"/>
                <w:szCs w:val="20"/>
                <w:lang w:eastAsia="en-GB"/>
              </w:rPr>
            </w:pPr>
            <w:r>
              <w:rPr>
                <w:rFonts w:cs="Arial"/>
                <w:color w:val="000000"/>
                <w:sz w:val="20"/>
                <w:szCs w:val="20"/>
              </w:rPr>
              <w:t>£8</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390DF05D" w14:textId="58D66206">
            <w:pPr>
              <w:jc w:val="right"/>
              <w:rPr>
                <w:rFonts w:cs="Arial"/>
                <w:color w:val="000000"/>
                <w:sz w:val="20"/>
                <w:szCs w:val="20"/>
                <w:lang w:eastAsia="en-GB"/>
              </w:rPr>
            </w:pPr>
            <w:r>
              <w:rPr>
                <w:rFonts w:cs="Arial"/>
                <w:color w:val="000000"/>
                <w:sz w:val="20"/>
                <w:szCs w:val="20"/>
                <w:lang w:eastAsia="en-GB"/>
              </w:rPr>
              <w:t>£</w:t>
            </w:r>
            <w:r w:rsidR="004A5742">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66CAF547" w14:textId="714741AA">
            <w:pPr>
              <w:jc w:val="right"/>
              <w:rPr>
                <w:rFonts w:cs="Arial"/>
                <w:b/>
                <w:bCs/>
                <w:color w:val="000000"/>
                <w:sz w:val="20"/>
                <w:szCs w:val="20"/>
                <w:lang w:eastAsia="en-GB"/>
              </w:rPr>
            </w:pPr>
            <w:r>
              <w:rPr>
                <w:rFonts w:cs="Arial"/>
                <w:b/>
                <w:bCs/>
                <w:color w:val="000000"/>
                <w:sz w:val="20"/>
                <w:szCs w:val="20"/>
              </w:rPr>
              <w:t>-£442</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1330884D" w14:textId="55AF15D6">
            <w:pPr>
              <w:jc w:val="right"/>
              <w:rPr>
                <w:rFonts w:cs="Arial"/>
                <w:b/>
                <w:bCs/>
                <w:color w:val="000000"/>
                <w:sz w:val="20"/>
                <w:szCs w:val="20"/>
                <w:lang w:eastAsia="en-GB"/>
              </w:rPr>
            </w:pPr>
            <w:r>
              <w:rPr>
                <w:rFonts w:cs="Arial"/>
                <w:b/>
                <w:bCs/>
                <w:color w:val="000000"/>
                <w:sz w:val="20"/>
                <w:szCs w:val="20"/>
              </w:rPr>
              <w:t>-£412</w:t>
            </w:r>
          </w:p>
        </w:tc>
      </w:tr>
      <w:tr w:rsidRPr="00E77428" w:rsidR="00402819" w:rsidTr="009D7A11" w14:paraId="68294CF8" w14:textId="77777777">
        <w:trPr>
          <w:trHeight w:val="282"/>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6ABEEFF6" w14:textId="77777777">
            <w:pPr>
              <w:jc w:val="right"/>
              <w:rPr>
                <w:rFonts w:cs="Arial"/>
                <w:color w:val="000000"/>
                <w:sz w:val="20"/>
                <w:szCs w:val="20"/>
                <w:lang w:eastAsia="en-GB"/>
              </w:rPr>
            </w:pPr>
            <w:r w:rsidRPr="00E77428">
              <w:rPr>
                <w:rFonts w:cs="Arial"/>
                <w:color w:val="000000"/>
                <w:sz w:val="20"/>
                <w:szCs w:val="20"/>
                <w:lang w:eastAsia="en-GB"/>
              </w:rPr>
              <w:t>2027</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3A08AEEC" w14:textId="313481A1">
            <w:pPr>
              <w:jc w:val="right"/>
              <w:rPr>
                <w:rFonts w:cs="Arial"/>
                <w:color w:val="000000"/>
                <w:sz w:val="20"/>
                <w:szCs w:val="20"/>
                <w:lang w:eastAsia="en-GB"/>
              </w:rPr>
            </w:pPr>
            <w:r>
              <w:rPr>
                <w:rFonts w:cs="Arial"/>
                <w:color w:val="000000"/>
                <w:sz w:val="20"/>
                <w:szCs w:val="20"/>
              </w:rPr>
              <w:t>£162</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7A2B658E" w14:textId="38E58EFB">
            <w:pPr>
              <w:jc w:val="right"/>
              <w:rPr>
                <w:rFonts w:cs="Arial"/>
                <w:color w:val="000000"/>
                <w:sz w:val="20"/>
                <w:szCs w:val="20"/>
                <w:lang w:eastAsia="en-GB"/>
              </w:rPr>
            </w:pPr>
            <w:r>
              <w:rPr>
                <w:rFonts w:cs="Arial"/>
                <w:color w:val="000000"/>
                <w:sz w:val="20"/>
                <w:szCs w:val="20"/>
              </w:rPr>
              <w:t>£944</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6DE3DFE9" w14:textId="165A42E0">
            <w:pPr>
              <w:jc w:val="right"/>
              <w:rPr>
                <w:rFonts w:cs="Arial"/>
                <w:color w:val="000000"/>
                <w:sz w:val="20"/>
                <w:szCs w:val="20"/>
                <w:lang w:eastAsia="en-GB"/>
              </w:rPr>
            </w:pPr>
            <w:r>
              <w:rPr>
                <w:rFonts w:cs="Arial"/>
                <w:color w:val="000000"/>
                <w:sz w:val="20"/>
                <w:szCs w:val="20"/>
              </w:rPr>
              <w:t>-£701</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5A11DA11" w14:textId="59AAFDA9">
            <w:pPr>
              <w:jc w:val="right"/>
              <w:rPr>
                <w:rFonts w:cs="Arial"/>
                <w:color w:val="000000"/>
                <w:sz w:val="20"/>
                <w:szCs w:val="20"/>
                <w:lang w:eastAsia="en-GB"/>
              </w:rPr>
            </w:pPr>
            <w:r>
              <w:rPr>
                <w:rFonts w:cs="Arial"/>
                <w:color w:val="000000"/>
                <w:sz w:val="20"/>
                <w:szCs w:val="20"/>
              </w:rPr>
              <w:t>-£292</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79E791B8" w14:textId="0FD22B5E">
            <w:pPr>
              <w:jc w:val="right"/>
              <w:rPr>
                <w:rFonts w:cs="Arial"/>
                <w:color w:val="000000"/>
                <w:sz w:val="20"/>
                <w:szCs w:val="20"/>
                <w:lang w:eastAsia="en-GB"/>
              </w:rPr>
            </w:pPr>
            <w:r>
              <w:rPr>
                <w:rFonts w:cs="Arial"/>
                <w:color w:val="000000"/>
                <w:sz w:val="20"/>
                <w:szCs w:val="20"/>
              </w:rPr>
              <w:t>£431</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43CE2DFD" w14:textId="7125C8DF">
            <w:pPr>
              <w:jc w:val="center"/>
              <w:rPr>
                <w:rFonts w:cs="Arial"/>
                <w:color w:val="000000"/>
                <w:sz w:val="20"/>
                <w:szCs w:val="20"/>
                <w:lang w:eastAsia="en-GB"/>
              </w:rPr>
            </w:pPr>
            <w:r>
              <w:rPr>
                <w:rFonts w:cs="Arial"/>
                <w:color w:val="000000"/>
                <w:sz w:val="20"/>
                <w:szCs w:val="20"/>
              </w:rPr>
              <w:t>£8</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57C71D59" w14:textId="38859BEF">
            <w:pPr>
              <w:jc w:val="right"/>
              <w:rPr>
                <w:rFonts w:cs="Arial"/>
                <w:color w:val="000000"/>
                <w:sz w:val="20"/>
                <w:szCs w:val="20"/>
                <w:lang w:eastAsia="en-GB"/>
              </w:rPr>
            </w:pPr>
            <w:r>
              <w:rPr>
                <w:rFonts w:cs="Arial"/>
                <w:color w:val="000000"/>
                <w:sz w:val="20"/>
                <w:szCs w:val="20"/>
                <w:lang w:eastAsia="en-GB"/>
              </w:rPr>
              <w:t>£</w:t>
            </w:r>
            <w:r w:rsidR="004A5742">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0CBDC264" w14:textId="0CD66901">
            <w:pPr>
              <w:jc w:val="right"/>
              <w:rPr>
                <w:rFonts w:cs="Arial"/>
                <w:b/>
                <w:bCs/>
                <w:color w:val="000000"/>
                <w:sz w:val="20"/>
                <w:szCs w:val="20"/>
                <w:lang w:eastAsia="en-GB"/>
              </w:rPr>
            </w:pPr>
            <w:r>
              <w:rPr>
                <w:rFonts w:cs="Arial"/>
                <w:b/>
                <w:bCs/>
                <w:color w:val="000000"/>
                <w:sz w:val="20"/>
                <w:szCs w:val="20"/>
              </w:rPr>
              <w:t>£257</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66D72EBF" w14:textId="1886F327">
            <w:pPr>
              <w:jc w:val="right"/>
              <w:rPr>
                <w:rFonts w:cs="Arial"/>
                <w:b/>
                <w:bCs/>
                <w:color w:val="000000"/>
                <w:sz w:val="20"/>
                <w:szCs w:val="20"/>
                <w:lang w:eastAsia="en-GB"/>
              </w:rPr>
            </w:pPr>
            <w:r>
              <w:rPr>
                <w:rFonts w:cs="Arial"/>
                <w:b/>
                <w:bCs/>
                <w:color w:val="000000"/>
                <w:sz w:val="20"/>
                <w:szCs w:val="20"/>
              </w:rPr>
              <w:t>£232</w:t>
            </w:r>
          </w:p>
        </w:tc>
      </w:tr>
      <w:tr w:rsidRPr="00E77428" w:rsidR="00402819" w:rsidTr="009D7A11" w14:paraId="4DE99313" w14:textId="77777777">
        <w:trPr>
          <w:trHeight w:val="286"/>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137AC267" w14:textId="77777777">
            <w:pPr>
              <w:jc w:val="right"/>
              <w:rPr>
                <w:rFonts w:cs="Arial"/>
                <w:color w:val="000000"/>
                <w:sz w:val="20"/>
                <w:szCs w:val="20"/>
                <w:lang w:eastAsia="en-GB"/>
              </w:rPr>
            </w:pPr>
            <w:r w:rsidRPr="00E77428">
              <w:rPr>
                <w:rFonts w:cs="Arial"/>
                <w:color w:val="000000"/>
                <w:sz w:val="20"/>
                <w:szCs w:val="20"/>
                <w:lang w:eastAsia="en-GB"/>
              </w:rPr>
              <w:t>2028</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6780AA01" w14:textId="02508DAE">
            <w:pPr>
              <w:jc w:val="right"/>
              <w:rPr>
                <w:rFonts w:cs="Arial"/>
                <w:color w:val="000000"/>
                <w:sz w:val="20"/>
                <w:szCs w:val="20"/>
                <w:lang w:eastAsia="en-GB"/>
              </w:rPr>
            </w:pPr>
            <w:r>
              <w:rPr>
                <w:rFonts w:cs="Arial"/>
                <w:color w:val="000000"/>
                <w:sz w:val="20"/>
                <w:szCs w:val="20"/>
              </w:rPr>
              <w:t>£163</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4E06D83B" w14:textId="0C2AE3F5">
            <w:pPr>
              <w:jc w:val="right"/>
              <w:rPr>
                <w:rFonts w:cs="Arial"/>
                <w:color w:val="000000"/>
                <w:sz w:val="20"/>
                <w:szCs w:val="20"/>
                <w:lang w:eastAsia="en-GB"/>
              </w:rPr>
            </w:pPr>
            <w:r>
              <w:rPr>
                <w:rFonts w:cs="Arial"/>
                <w:color w:val="000000"/>
                <w:sz w:val="20"/>
                <w:szCs w:val="20"/>
              </w:rPr>
              <w:t>£1,108</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77A2308A" w14:textId="5C3ECEAA">
            <w:pPr>
              <w:jc w:val="right"/>
              <w:rPr>
                <w:rFonts w:cs="Arial"/>
                <w:color w:val="000000"/>
                <w:sz w:val="20"/>
                <w:szCs w:val="20"/>
                <w:lang w:eastAsia="en-GB"/>
              </w:rPr>
            </w:pPr>
            <w:r>
              <w:rPr>
                <w:rFonts w:cs="Arial"/>
                <w:color w:val="000000"/>
                <w:sz w:val="20"/>
                <w:szCs w:val="20"/>
              </w:rPr>
              <w:t>-£705</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242D078F" w14:textId="708B3F06">
            <w:pPr>
              <w:jc w:val="right"/>
              <w:rPr>
                <w:rFonts w:cs="Arial"/>
                <w:color w:val="000000"/>
                <w:sz w:val="20"/>
                <w:szCs w:val="20"/>
                <w:lang w:eastAsia="en-GB"/>
              </w:rPr>
            </w:pPr>
            <w:r>
              <w:rPr>
                <w:rFonts w:cs="Arial"/>
                <w:color w:val="000000"/>
                <w:sz w:val="20"/>
                <w:szCs w:val="20"/>
              </w:rPr>
              <w:t>-£184</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6E87C24D" w14:textId="28FDBF45">
            <w:pPr>
              <w:jc w:val="right"/>
              <w:rPr>
                <w:rFonts w:cs="Arial"/>
                <w:color w:val="000000"/>
                <w:sz w:val="20"/>
                <w:szCs w:val="20"/>
                <w:lang w:eastAsia="en-GB"/>
              </w:rPr>
            </w:pPr>
            <w:r>
              <w:rPr>
                <w:rFonts w:cs="Arial"/>
                <w:color w:val="000000"/>
                <w:sz w:val="20"/>
                <w:szCs w:val="20"/>
              </w:rPr>
              <w:t>£358</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6935FD81" w14:textId="299F77BC">
            <w:pPr>
              <w:jc w:val="center"/>
              <w:rPr>
                <w:rFonts w:cs="Arial"/>
                <w:color w:val="000000"/>
                <w:sz w:val="20"/>
                <w:szCs w:val="20"/>
                <w:lang w:eastAsia="en-GB"/>
              </w:rPr>
            </w:pPr>
            <w:r>
              <w:rPr>
                <w:rFonts w:cs="Arial"/>
                <w:color w:val="000000"/>
                <w:sz w:val="20"/>
                <w:szCs w:val="20"/>
              </w:rPr>
              <w:t>£7</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574B2FAE" w14:textId="48FEDC19">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7A70FCAD" w14:textId="6477D7BD">
            <w:pPr>
              <w:jc w:val="right"/>
              <w:rPr>
                <w:rFonts w:cs="Arial"/>
                <w:b/>
                <w:bCs/>
                <w:color w:val="000000"/>
                <w:sz w:val="20"/>
                <w:szCs w:val="20"/>
                <w:lang w:eastAsia="en-GB"/>
              </w:rPr>
            </w:pPr>
            <w:r>
              <w:rPr>
                <w:rFonts w:cs="Arial"/>
                <w:b/>
                <w:bCs/>
                <w:color w:val="000000"/>
                <w:sz w:val="20"/>
                <w:szCs w:val="20"/>
              </w:rPr>
              <w:t>£384</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5B9A6A36" w14:textId="7134FEFC">
            <w:pPr>
              <w:jc w:val="right"/>
              <w:rPr>
                <w:rFonts w:cs="Arial"/>
                <w:b/>
                <w:bCs/>
                <w:color w:val="000000"/>
                <w:sz w:val="20"/>
                <w:szCs w:val="20"/>
                <w:lang w:eastAsia="en-GB"/>
              </w:rPr>
            </w:pPr>
            <w:r>
              <w:rPr>
                <w:rFonts w:cs="Arial"/>
                <w:b/>
                <w:bCs/>
                <w:color w:val="000000"/>
                <w:sz w:val="20"/>
                <w:szCs w:val="20"/>
              </w:rPr>
              <w:t>£33</w:t>
            </w:r>
            <w:r w:rsidR="00484C5A">
              <w:rPr>
                <w:rFonts w:cs="Arial"/>
                <w:b/>
                <w:bCs/>
                <w:color w:val="000000"/>
                <w:sz w:val="20"/>
                <w:szCs w:val="20"/>
              </w:rPr>
              <w:t>4</w:t>
            </w:r>
          </w:p>
        </w:tc>
      </w:tr>
      <w:tr w:rsidRPr="00E77428" w:rsidR="00402819" w:rsidTr="009D7A11" w14:paraId="5C581972" w14:textId="77777777">
        <w:trPr>
          <w:trHeight w:val="291"/>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14BC2A9A" w14:textId="77777777">
            <w:pPr>
              <w:jc w:val="right"/>
              <w:rPr>
                <w:rFonts w:cs="Arial"/>
                <w:color w:val="000000"/>
                <w:sz w:val="20"/>
                <w:szCs w:val="20"/>
                <w:lang w:eastAsia="en-GB"/>
              </w:rPr>
            </w:pPr>
            <w:r w:rsidRPr="00E77428">
              <w:rPr>
                <w:rFonts w:cs="Arial"/>
                <w:color w:val="000000"/>
                <w:sz w:val="20"/>
                <w:szCs w:val="20"/>
                <w:lang w:eastAsia="en-GB"/>
              </w:rPr>
              <w:t>2029</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11BB229A" w14:textId="3033FDF7">
            <w:pPr>
              <w:jc w:val="right"/>
              <w:rPr>
                <w:rFonts w:cs="Arial"/>
                <w:color w:val="000000"/>
                <w:sz w:val="20"/>
                <w:szCs w:val="20"/>
                <w:lang w:eastAsia="en-GB"/>
              </w:rPr>
            </w:pPr>
            <w:r>
              <w:rPr>
                <w:rFonts w:cs="Arial"/>
                <w:color w:val="000000"/>
                <w:sz w:val="20"/>
                <w:szCs w:val="20"/>
              </w:rPr>
              <w:t>£164</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532B1A74" w14:textId="55A2BFD3">
            <w:pPr>
              <w:jc w:val="right"/>
              <w:rPr>
                <w:rFonts w:cs="Arial"/>
                <w:color w:val="000000"/>
                <w:sz w:val="20"/>
                <w:szCs w:val="20"/>
                <w:lang w:eastAsia="en-GB"/>
              </w:rPr>
            </w:pPr>
            <w:r>
              <w:rPr>
                <w:rFonts w:cs="Arial"/>
                <w:color w:val="000000"/>
                <w:sz w:val="20"/>
                <w:szCs w:val="20"/>
              </w:rPr>
              <w:t>£1,246</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37A2A9EF" w14:textId="5FA5EC59">
            <w:pPr>
              <w:jc w:val="right"/>
              <w:rPr>
                <w:rFonts w:cs="Arial"/>
                <w:color w:val="000000"/>
                <w:sz w:val="20"/>
                <w:szCs w:val="20"/>
                <w:lang w:eastAsia="en-GB"/>
              </w:rPr>
            </w:pPr>
            <w:r>
              <w:rPr>
                <w:rFonts w:cs="Arial"/>
                <w:color w:val="000000"/>
                <w:sz w:val="20"/>
                <w:szCs w:val="20"/>
              </w:rPr>
              <w:t>-£708</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765E0ED6" w14:textId="7B690558">
            <w:pPr>
              <w:jc w:val="right"/>
              <w:rPr>
                <w:rFonts w:cs="Arial"/>
                <w:color w:val="000000"/>
                <w:sz w:val="20"/>
                <w:szCs w:val="20"/>
                <w:lang w:eastAsia="en-GB"/>
              </w:rPr>
            </w:pPr>
            <w:r>
              <w:rPr>
                <w:rFonts w:cs="Arial"/>
                <w:color w:val="000000"/>
                <w:sz w:val="20"/>
                <w:szCs w:val="20"/>
              </w:rPr>
              <w:t>-£189</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116C1FDB" w14:textId="06FEFA35">
            <w:pPr>
              <w:jc w:val="right"/>
              <w:rPr>
                <w:rFonts w:cs="Arial"/>
                <w:color w:val="000000"/>
                <w:sz w:val="20"/>
                <w:szCs w:val="20"/>
                <w:lang w:eastAsia="en-GB"/>
              </w:rPr>
            </w:pPr>
            <w:r>
              <w:rPr>
                <w:rFonts w:cs="Arial"/>
                <w:color w:val="000000"/>
                <w:sz w:val="20"/>
                <w:szCs w:val="20"/>
              </w:rPr>
              <w:t>£332</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7C0ECEA0" w14:textId="7ED172D4">
            <w:pPr>
              <w:jc w:val="center"/>
              <w:rPr>
                <w:rFonts w:cs="Arial"/>
                <w:color w:val="000000"/>
                <w:sz w:val="20"/>
                <w:szCs w:val="20"/>
                <w:lang w:eastAsia="en-GB"/>
              </w:rPr>
            </w:pPr>
            <w:r>
              <w:rPr>
                <w:rFonts w:cs="Arial"/>
                <w:color w:val="000000"/>
                <w:sz w:val="20"/>
                <w:szCs w:val="20"/>
              </w:rPr>
              <w:t>£7</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5F19C78F" w14:textId="5BAEFE38">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7B09A777" w14:textId="5B6F9FA9">
            <w:pPr>
              <w:jc w:val="right"/>
              <w:rPr>
                <w:rFonts w:cs="Arial"/>
                <w:b/>
                <w:bCs/>
                <w:color w:val="000000"/>
                <w:sz w:val="20"/>
                <w:szCs w:val="20"/>
                <w:lang w:eastAsia="en-GB"/>
              </w:rPr>
            </w:pPr>
            <w:r>
              <w:rPr>
                <w:rFonts w:cs="Arial"/>
                <w:b/>
                <w:bCs/>
                <w:color w:val="000000"/>
                <w:sz w:val="20"/>
                <w:szCs w:val="20"/>
              </w:rPr>
              <w:t>£552</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3C6A7D5C" w14:textId="1926F825">
            <w:pPr>
              <w:jc w:val="right"/>
              <w:rPr>
                <w:rFonts w:cs="Arial"/>
                <w:b/>
                <w:bCs/>
                <w:color w:val="000000"/>
                <w:sz w:val="20"/>
                <w:szCs w:val="20"/>
                <w:lang w:eastAsia="en-GB"/>
              </w:rPr>
            </w:pPr>
            <w:r>
              <w:rPr>
                <w:rFonts w:cs="Arial"/>
                <w:b/>
                <w:bCs/>
                <w:color w:val="000000"/>
                <w:sz w:val="20"/>
                <w:szCs w:val="20"/>
              </w:rPr>
              <w:t>£46</w:t>
            </w:r>
            <w:r w:rsidR="00484C5A">
              <w:rPr>
                <w:rFonts w:cs="Arial"/>
                <w:b/>
                <w:bCs/>
                <w:color w:val="000000"/>
                <w:sz w:val="20"/>
                <w:szCs w:val="20"/>
              </w:rPr>
              <w:t>4</w:t>
            </w:r>
          </w:p>
        </w:tc>
      </w:tr>
      <w:tr w:rsidRPr="00E77428" w:rsidR="00402819" w:rsidTr="009D7A11" w14:paraId="2304B6D4" w14:textId="77777777">
        <w:trPr>
          <w:trHeight w:val="266"/>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3AD52140" w14:textId="77777777">
            <w:pPr>
              <w:jc w:val="right"/>
              <w:rPr>
                <w:rFonts w:cs="Arial"/>
                <w:color w:val="000000"/>
                <w:sz w:val="20"/>
                <w:szCs w:val="20"/>
                <w:lang w:eastAsia="en-GB"/>
              </w:rPr>
            </w:pPr>
            <w:r w:rsidRPr="00E77428">
              <w:rPr>
                <w:rFonts w:cs="Arial"/>
                <w:color w:val="000000"/>
                <w:sz w:val="20"/>
                <w:szCs w:val="20"/>
                <w:lang w:eastAsia="en-GB"/>
              </w:rPr>
              <w:t>2030</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1D69713D" w14:textId="30DC8EF6">
            <w:pPr>
              <w:jc w:val="right"/>
              <w:rPr>
                <w:rFonts w:cs="Arial"/>
                <w:color w:val="000000"/>
                <w:sz w:val="20"/>
                <w:szCs w:val="20"/>
                <w:lang w:eastAsia="en-GB"/>
              </w:rPr>
            </w:pPr>
            <w:r>
              <w:rPr>
                <w:rFonts w:cs="Arial"/>
                <w:color w:val="000000"/>
                <w:sz w:val="20"/>
                <w:szCs w:val="20"/>
              </w:rPr>
              <w:t>£164</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7129F498" w14:textId="18653D66">
            <w:pPr>
              <w:jc w:val="right"/>
              <w:rPr>
                <w:rFonts w:cs="Arial"/>
                <w:color w:val="000000"/>
                <w:sz w:val="20"/>
                <w:szCs w:val="20"/>
                <w:lang w:eastAsia="en-GB"/>
              </w:rPr>
            </w:pPr>
            <w:r>
              <w:rPr>
                <w:rFonts w:cs="Arial"/>
                <w:color w:val="000000"/>
                <w:sz w:val="20"/>
                <w:szCs w:val="20"/>
              </w:rPr>
              <w:t>£1,369</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71995756" w14:textId="7EF13736">
            <w:pPr>
              <w:jc w:val="right"/>
              <w:rPr>
                <w:rFonts w:cs="Arial"/>
                <w:color w:val="000000"/>
                <w:sz w:val="20"/>
                <w:szCs w:val="20"/>
                <w:lang w:eastAsia="en-GB"/>
              </w:rPr>
            </w:pPr>
            <w:r>
              <w:rPr>
                <w:rFonts w:cs="Arial"/>
                <w:color w:val="000000"/>
                <w:sz w:val="20"/>
                <w:szCs w:val="20"/>
              </w:rPr>
              <w:t>-£709</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22B882A5" w14:textId="06E00590">
            <w:pPr>
              <w:jc w:val="right"/>
              <w:rPr>
                <w:rFonts w:cs="Arial"/>
                <w:color w:val="000000"/>
                <w:sz w:val="20"/>
                <w:szCs w:val="20"/>
                <w:lang w:eastAsia="en-GB"/>
              </w:rPr>
            </w:pPr>
            <w:r>
              <w:rPr>
                <w:rFonts w:cs="Arial"/>
                <w:color w:val="000000"/>
                <w:sz w:val="20"/>
                <w:szCs w:val="20"/>
              </w:rPr>
              <w:t>-£190</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1B78A5EC" w14:textId="5B420B00">
            <w:pPr>
              <w:jc w:val="right"/>
              <w:rPr>
                <w:rFonts w:cs="Arial"/>
                <w:color w:val="000000"/>
                <w:sz w:val="20"/>
                <w:szCs w:val="20"/>
                <w:lang w:eastAsia="en-GB"/>
              </w:rPr>
            </w:pPr>
            <w:r>
              <w:rPr>
                <w:rFonts w:cs="Arial"/>
                <w:color w:val="000000"/>
                <w:sz w:val="20"/>
                <w:szCs w:val="20"/>
              </w:rPr>
              <w:t>£289</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7E820820" w14:textId="0FACE6DB">
            <w:pPr>
              <w:jc w:val="center"/>
              <w:rPr>
                <w:rFonts w:cs="Arial"/>
                <w:color w:val="000000"/>
                <w:sz w:val="20"/>
                <w:szCs w:val="20"/>
                <w:lang w:eastAsia="en-GB"/>
              </w:rPr>
            </w:pPr>
            <w:r>
              <w:rPr>
                <w:rFonts w:cs="Arial"/>
                <w:color w:val="000000"/>
                <w:sz w:val="20"/>
                <w:szCs w:val="20"/>
              </w:rPr>
              <w:t>£7</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5D7EB912" w14:textId="46177C95">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618ED4B5" w14:textId="791E8325">
            <w:pPr>
              <w:jc w:val="right"/>
              <w:rPr>
                <w:rFonts w:cs="Arial"/>
                <w:b/>
                <w:bCs/>
                <w:color w:val="000000"/>
                <w:sz w:val="20"/>
                <w:szCs w:val="20"/>
                <w:lang w:eastAsia="en-GB"/>
              </w:rPr>
            </w:pPr>
            <w:r>
              <w:rPr>
                <w:rFonts w:cs="Arial"/>
                <w:b/>
                <w:bCs/>
                <w:color w:val="000000"/>
                <w:sz w:val="20"/>
                <w:szCs w:val="20"/>
              </w:rPr>
              <w:t>£718</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3F83168B" w14:textId="229A0E0A">
            <w:pPr>
              <w:jc w:val="right"/>
              <w:rPr>
                <w:rFonts w:cs="Arial"/>
                <w:b/>
                <w:bCs/>
                <w:color w:val="000000"/>
                <w:sz w:val="20"/>
                <w:szCs w:val="20"/>
                <w:lang w:eastAsia="en-GB"/>
              </w:rPr>
            </w:pPr>
            <w:r>
              <w:rPr>
                <w:rFonts w:cs="Arial"/>
                <w:b/>
                <w:bCs/>
                <w:color w:val="000000"/>
                <w:sz w:val="20"/>
                <w:szCs w:val="20"/>
              </w:rPr>
              <w:t>£584</w:t>
            </w:r>
          </w:p>
        </w:tc>
      </w:tr>
      <w:tr w:rsidRPr="00E77428" w:rsidR="00402819" w:rsidTr="009D7A11" w14:paraId="0EF0BC17" w14:textId="77777777">
        <w:trPr>
          <w:trHeight w:val="157"/>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06E69ED0" w14:textId="77777777">
            <w:pPr>
              <w:jc w:val="right"/>
              <w:rPr>
                <w:rFonts w:cs="Arial"/>
                <w:color w:val="000000"/>
                <w:sz w:val="20"/>
                <w:szCs w:val="20"/>
                <w:lang w:eastAsia="en-GB"/>
              </w:rPr>
            </w:pPr>
            <w:r w:rsidRPr="00E77428">
              <w:rPr>
                <w:rFonts w:cs="Arial"/>
                <w:color w:val="000000"/>
                <w:sz w:val="20"/>
                <w:szCs w:val="20"/>
                <w:lang w:eastAsia="en-GB"/>
              </w:rPr>
              <w:t>2031</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58674317" w14:textId="7D8D2939">
            <w:pPr>
              <w:jc w:val="right"/>
              <w:rPr>
                <w:rFonts w:cs="Arial"/>
                <w:color w:val="000000"/>
                <w:sz w:val="20"/>
                <w:szCs w:val="20"/>
                <w:lang w:eastAsia="en-GB"/>
              </w:rPr>
            </w:pPr>
            <w:r>
              <w:rPr>
                <w:rFonts w:cs="Arial"/>
                <w:color w:val="000000"/>
                <w:sz w:val="20"/>
                <w:szCs w:val="20"/>
              </w:rPr>
              <w:t>£165</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0C85A5AC" w14:textId="2B73778E">
            <w:pPr>
              <w:jc w:val="right"/>
              <w:rPr>
                <w:rFonts w:cs="Arial"/>
                <w:color w:val="000000"/>
                <w:sz w:val="20"/>
                <w:szCs w:val="20"/>
                <w:lang w:eastAsia="en-GB"/>
              </w:rPr>
            </w:pPr>
            <w:r>
              <w:rPr>
                <w:rFonts w:cs="Arial"/>
                <w:color w:val="000000"/>
                <w:sz w:val="20"/>
                <w:szCs w:val="20"/>
              </w:rPr>
              <w:t>£1,479</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7E316291" w14:textId="07BE4234">
            <w:pPr>
              <w:jc w:val="right"/>
              <w:rPr>
                <w:rFonts w:cs="Arial"/>
                <w:color w:val="000000"/>
                <w:sz w:val="20"/>
                <w:szCs w:val="20"/>
                <w:lang w:eastAsia="en-GB"/>
              </w:rPr>
            </w:pPr>
            <w:r>
              <w:rPr>
                <w:rFonts w:cs="Arial"/>
                <w:color w:val="000000"/>
                <w:sz w:val="20"/>
                <w:szCs w:val="20"/>
              </w:rPr>
              <w:t>-£710</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479F3F86" w14:textId="28FE8089">
            <w:pPr>
              <w:jc w:val="right"/>
              <w:rPr>
                <w:rFonts w:cs="Arial"/>
                <w:color w:val="000000"/>
                <w:sz w:val="20"/>
                <w:szCs w:val="20"/>
                <w:lang w:eastAsia="en-GB"/>
              </w:rPr>
            </w:pPr>
            <w:r>
              <w:rPr>
                <w:rFonts w:cs="Arial"/>
                <w:color w:val="000000"/>
                <w:sz w:val="20"/>
                <w:szCs w:val="20"/>
              </w:rPr>
              <w:t>-£190</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4354D26B" w14:textId="4695D1B9">
            <w:pPr>
              <w:jc w:val="right"/>
              <w:rPr>
                <w:rFonts w:cs="Arial"/>
                <w:color w:val="000000"/>
                <w:sz w:val="20"/>
                <w:szCs w:val="20"/>
                <w:lang w:eastAsia="en-GB"/>
              </w:rPr>
            </w:pPr>
            <w:r>
              <w:rPr>
                <w:rFonts w:cs="Arial"/>
                <w:color w:val="000000"/>
                <w:sz w:val="20"/>
                <w:szCs w:val="20"/>
              </w:rPr>
              <w:t>£290</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28192B70" w14:textId="7C9B8AC2">
            <w:pPr>
              <w:jc w:val="center"/>
              <w:rPr>
                <w:rFonts w:cs="Arial"/>
                <w:color w:val="000000"/>
                <w:sz w:val="20"/>
                <w:szCs w:val="20"/>
                <w:lang w:eastAsia="en-GB"/>
              </w:rPr>
            </w:pPr>
            <w:r>
              <w:rPr>
                <w:rFonts w:cs="Arial"/>
                <w:color w:val="000000"/>
                <w:sz w:val="20"/>
                <w:szCs w:val="20"/>
              </w:rPr>
              <w:t>£6</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68A435FC" w14:textId="56189DD7">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1</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7EB7FDA1" w14:textId="070A5AD1">
            <w:pPr>
              <w:jc w:val="right"/>
              <w:rPr>
                <w:rFonts w:cs="Arial"/>
                <w:b/>
                <w:bCs/>
                <w:color w:val="000000"/>
                <w:sz w:val="20"/>
                <w:szCs w:val="20"/>
                <w:lang w:eastAsia="en-GB"/>
              </w:rPr>
            </w:pPr>
            <w:r>
              <w:rPr>
                <w:rFonts w:cs="Arial"/>
                <w:b/>
                <w:bCs/>
                <w:color w:val="000000"/>
                <w:sz w:val="20"/>
                <w:szCs w:val="20"/>
              </w:rPr>
              <w:t>£82</w:t>
            </w:r>
            <w:r w:rsidR="00EF0EEC">
              <w:rPr>
                <w:rFonts w:cs="Arial"/>
                <w:b/>
                <w:bCs/>
                <w:color w:val="000000"/>
                <w:sz w:val="20"/>
                <w:szCs w:val="20"/>
              </w:rPr>
              <w:t>7</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7389F7B4" w14:textId="334AC052">
            <w:pPr>
              <w:jc w:val="right"/>
              <w:rPr>
                <w:rFonts w:cs="Arial"/>
                <w:b/>
                <w:bCs/>
                <w:color w:val="000000"/>
                <w:sz w:val="20"/>
                <w:szCs w:val="20"/>
                <w:lang w:eastAsia="en-GB"/>
              </w:rPr>
            </w:pPr>
            <w:r>
              <w:rPr>
                <w:rFonts w:cs="Arial"/>
                <w:b/>
                <w:bCs/>
                <w:color w:val="000000"/>
                <w:sz w:val="20"/>
                <w:szCs w:val="20"/>
              </w:rPr>
              <w:t>£65</w:t>
            </w:r>
            <w:r w:rsidR="00EF0EEC">
              <w:rPr>
                <w:rFonts w:cs="Arial"/>
                <w:b/>
                <w:bCs/>
                <w:color w:val="000000"/>
                <w:sz w:val="20"/>
                <w:szCs w:val="20"/>
              </w:rPr>
              <w:t>0</w:t>
            </w:r>
          </w:p>
        </w:tc>
      </w:tr>
      <w:tr w:rsidRPr="00E77428" w:rsidR="00402819" w:rsidTr="009D7A11" w14:paraId="09D5B1ED" w14:textId="77777777">
        <w:trPr>
          <w:trHeight w:val="202"/>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446C7008" w14:textId="77777777">
            <w:pPr>
              <w:jc w:val="right"/>
              <w:rPr>
                <w:rFonts w:cs="Arial"/>
                <w:color w:val="000000"/>
                <w:sz w:val="20"/>
                <w:szCs w:val="20"/>
                <w:lang w:eastAsia="en-GB"/>
              </w:rPr>
            </w:pPr>
            <w:r w:rsidRPr="00E77428">
              <w:rPr>
                <w:rFonts w:cs="Arial"/>
                <w:color w:val="000000"/>
                <w:sz w:val="20"/>
                <w:szCs w:val="20"/>
                <w:lang w:eastAsia="en-GB"/>
              </w:rPr>
              <w:t>2032</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0F12CD28" w14:textId="356E4406">
            <w:pPr>
              <w:jc w:val="right"/>
              <w:rPr>
                <w:rFonts w:cs="Arial"/>
                <w:color w:val="000000"/>
                <w:sz w:val="20"/>
                <w:szCs w:val="20"/>
                <w:lang w:eastAsia="en-GB"/>
              </w:rPr>
            </w:pPr>
            <w:r>
              <w:rPr>
                <w:rFonts w:cs="Arial"/>
                <w:color w:val="000000"/>
                <w:sz w:val="20"/>
                <w:szCs w:val="20"/>
              </w:rPr>
              <w:t>£166</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5F5540BC" w14:textId="623469D4">
            <w:pPr>
              <w:jc w:val="right"/>
              <w:rPr>
                <w:rFonts w:cs="Arial"/>
                <w:color w:val="000000"/>
                <w:sz w:val="20"/>
                <w:szCs w:val="20"/>
                <w:lang w:eastAsia="en-GB"/>
              </w:rPr>
            </w:pPr>
            <w:r>
              <w:rPr>
                <w:rFonts w:cs="Arial"/>
                <w:color w:val="000000"/>
                <w:sz w:val="20"/>
                <w:szCs w:val="20"/>
              </w:rPr>
              <w:t>£1,581</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64A157E4" w14:textId="0FCCC714">
            <w:pPr>
              <w:jc w:val="right"/>
              <w:rPr>
                <w:rFonts w:cs="Arial"/>
                <w:color w:val="000000"/>
                <w:sz w:val="20"/>
                <w:szCs w:val="20"/>
                <w:lang w:eastAsia="en-GB"/>
              </w:rPr>
            </w:pPr>
            <w:r>
              <w:rPr>
                <w:rFonts w:cs="Arial"/>
                <w:color w:val="000000"/>
                <w:sz w:val="20"/>
                <w:szCs w:val="20"/>
              </w:rPr>
              <w:t>-£710</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1CB5BFBD" w14:textId="3DFE14AB">
            <w:pPr>
              <w:jc w:val="right"/>
              <w:rPr>
                <w:rFonts w:cs="Arial"/>
                <w:color w:val="000000"/>
                <w:sz w:val="20"/>
                <w:szCs w:val="20"/>
                <w:lang w:eastAsia="en-GB"/>
              </w:rPr>
            </w:pPr>
            <w:r>
              <w:rPr>
                <w:rFonts w:cs="Arial"/>
                <w:color w:val="000000"/>
                <w:sz w:val="20"/>
                <w:szCs w:val="20"/>
              </w:rPr>
              <w:t>-£190</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03897D72" w14:textId="576BCC1F">
            <w:pPr>
              <w:jc w:val="right"/>
              <w:rPr>
                <w:rFonts w:cs="Arial"/>
                <w:color w:val="000000"/>
                <w:sz w:val="20"/>
                <w:szCs w:val="20"/>
                <w:lang w:eastAsia="en-GB"/>
              </w:rPr>
            </w:pPr>
            <w:r>
              <w:rPr>
                <w:rFonts w:cs="Arial"/>
                <w:color w:val="000000"/>
                <w:sz w:val="20"/>
                <w:szCs w:val="20"/>
              </w:rPr>
              <w:t>£301</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4C9E3257" w14:textId="5D829F98">
            <w:pPr>
              <w:jc w:val="center"/>
              <w:rPr>
                <w:rFonts w:cs="Arial"/>
                <w:color w:val="000000"/>
                <w:sz w:val="20"/>
                <w:szCs w:val="20"/>
                <w:lang w:eastAsia="en-GB"/>
              </w:rPr>
            </w:pPr>
            <w:r>
              <w:rPr>
                <w:rFonts w:cs="Arial"/>
                <w:color w:val="000000"/>
                <w:sz w:val="20"/>
                <w:szCs w:val="20"/>
              </w:rPr>
              <w:t>£6</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6BFE08B9" w14:textId="2755B618">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1</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0BA1883D" w14:textId="55C0CCB3">
            <w:pPr>
              <w:jc w:val="right"/>
              <w:rPr>
                <w:rFonts w:cs="Arial"/>
                <w:b/>
                <w:bCs/>
                <w:color w:val="000000"/>
                <w:sz w:val="20"/>
                <w:szCs w:val="20"/>
                <w:lang w:eastAsia="en-GB"/>
              </w:rPr>
            </w:pPr>
            <w:r>
              <w:rPr>
                <w:rFonts w:cs="Arial"/>
                <w:b/>
                <w:bCs/>
                <w:color w:val="000000"/>
                <w:sz w:val="20"/>
                <w:szCs w:val="20"/>
              </w:rPr>
              <w:t>£9</w:t>
            </w:r>
            <w:r w:rsidR="00EF0EEC">
              <w:rPr>
                <w:rFonts w:cs="Arial"/>
                <w:b/>
                <w:bCs/>
                <w:color w:val="000000"/>
                <w:sz w:val="20"/>
                <w:szCs w:val="20"/>
              </w:rPr>
              <w:t>19</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4EF43658" w14:textId="6079D0BB">
            <w:pPr>
              <w:jc w:val="right"/>
              <w:rPr>
                <w:rFonts w:cs="Arial"/>
                <w:b/>
                <w:bCs/>
                <w:color w:val="000000"/>
                <w:sz w:val="20"/>
                <w:szCs w:val="20"/>
                <w:lang w:eastAsia="en-GB"/>
              </w:rPr>
            </w:pPr>
            <w:r>
              <w:rPr>
                <w:rFonts w:cs="Arial"/>
                <w:b/>
                <w:bCs/>
                <w:color w:val="000000"/>
                <w:sz w:val="20"/>
                <w:szCs w:val="20"/>
              </w:rPr>
              <w:t>£69</w:t>
            </w:r>
            <w:r w:rsidR="00EF0EEC">
              <w:rPr>
                <w:rFonts w:cs="Arial"/>
                <w:b/>
                <w:bCs/>
                <w:color w:val="000000"/>
                <w:sz w:val="20"/>
                <w:szCs w:val="20"/>
              </w:rPr>
              <w:t>8</w:t>
            </w:r>
          </w:p>
        </w:tc>
      </w:tr>
      <w:tr w:rsidRPr="00E77428" w:rsidR="00402819" w:rsidTr="009D7A11" w14:paraId="0D19231A" w14:textId="77777777">
        <w:trPr>
          <w:trHeight w:val="263"/>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66179069" w14:textId="77777777">
            <w:pPr>
              <w:jc w:val="right"/>
              <w:rPr>
                <w:rFonts w:cs="Arial"/>
                <w:color w:val="000000"/>
                <w:sz w:val="20"/>
                <w:szCs w:val="20"/>
                <w:lang w:eastAsia="en-GB"/>
              </w:rPr>
            </w:pPr>
            <w:r w:rsidRPr="00E77428">
              <w:rPr>
                <w:rFonts w:cs="Arial"/>
                <w:color w:val="000000"/>
                <w:sz w:val="20"/>
                <w:szCs w:val="20"/>
                <w:lang w:eastAsia="en-GB"/>
              </w:rPr>
              <w:t>2033</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310BF8A4" w14:textId="4516BC5A">
            <w:pPr>
              <w:jc w:val="right"/>
              <w:rPr>
                <w:rFonts w:cs="Arial"/>
                <w:color w:val="000000"/>
                <w:sz w:val="20"/>
                <w:szCs w:val="20"/>
                <w:lang w:eastAsia="en-GB"/>
              </w:rPr>
            </w:pPr>
            <w:r>
              <w:rPr>
                <w:rFonts w:cs="Arial"/>
                <w:color w:val="000000"/>
                <w:sz w:val="20"/>
                <w:szCs w:val="20"/>
              </w:rPr>
              <w:t>£167</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334E8605" w14:textId="1444A755">
            <w:pPr>
              <w:jc w:val="right"/>
              <w:rPr>
                <w:rFonts w:cs="Arial"/>
                <w:color w:val="000000"/>
                <w:sz w:val="20"/>
                <w:szCs w:val="20"/>
                <w:lang w:eastAsia="en-GB"/>
              </w:rPr>
            </w:pPr>
            <w:r>
              <w:rPr>
                <w:rFonts w:cs="Arial"/>
                <w:color w:val="000000"/>
                <w:sz w:val="20"/>
                <w:szCs w:val="20"/>
              </w:rPr>
              <w:t>£1,676</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66782A82" w14:textId="28D42B2B">
            <w:pPr>
              <w:jc w:val="right"/>
              <w:rPr>
                <w:rFonts w:cs="Arial"/>
                <w:color w:val="000000"/>
                <w:sz w:val="20"/>
                <w:szCs w:val="20"/>
                <w:lang w:eastAsia="en-GB"/>
              </w:rPr>
            </w:pPr>
            <w:r>
              <w:rPr>
                <w:rFonts w:cs="Arial"/>
                <w:color w:val="000000"/>
                <w:sz w:val="20"/>
                <w:szCs w:val="20"/>
              </w:rPr>
              <w:t>-£710</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2B039C03" w14:textId="6E88C871">
            <w:pPr>
              <w:jc w:val="right"/>
              <w:rPr>
                <w:rFonts w:cs="Arial"/>
                <w:color w:val="000000"/>
                <w:sz w:val="20"/>
                <w:szCs w:val="20"/>
                <w:lang w:eastAsia="en-GB"/>
              </w:rPr>
            </w:pPr>
            <w:r>
              <w:rPr>
                <w:rFonts w:cs="Arial"/>
                <w:color w:val="000000"/>
                <w:sz w:val="20"/>
                <w:szCs w:val="20"/>
              </w:rPr>
              <w:t>-£190</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4484F050" w14:textId="107E7D42">
            <w:pPr>
              <w:jc w:val="right"/>
              <w:rPr>
                <w:rFonts w:cs="Arial"/>
                <w:color w:val="000000"/>
                <w:sz w:val="20"/>
                <w:szCs w:val="20"/>
                <w:lang w:eastAsia="en-GB"/>
              </w:rPr>
            </w:pPr>
            <w:r>
              <w:rPr>
                <w:rFonts w:cs="Arial"/>
                <w:color w:val="000000"/>
                <w:sz w:val="20"/>
                <w:szCs w:val="20"/>
              </w:rPr>
              <w:t>£597</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3B040302" w14:textId="5F97F729">
            <w:pPr>
              <w:jc w:val="center"/>
              <w:rPr>
                <w:rFonts w:cs="Arial"/>
                <w:color w:val="000000"/>
                <w:sz w:val="20"/>
                <w:szCs w:val="20"/>
                <w:lang w:eastAsia="en-GB"/>
              </w:rPr>
            </w:pPr>
            <w:r>
              <w:rPr>
                <w:rFonts w:cs="Arial"/>
                <w:color w:val="000000"/>
                <w:sz w:val="20"/>
                <w:szCs w:val="20"/>
              </w:rPr>
              <w:t>£6</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23F42451" w14:textId="64698787">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682200EE" w14:textId="42CB547D">
            <w:pPr>
              <w:jc w:val="right"/>
              <w:rPr>
                <w:rFonts w:cs="Arial"/>
                <w:b/>
                <w:bCs/>
                <w:color w:val="000000"/>
                <w:sz w:val="20"/>
                <w:szCs w:val="20"/>
                <w:lang w:eastAsia="en-GB"/>
              </w:rPr>
            </w:pPr>
            <w:r>
              <w:rPr>
                <w:rFonts w:cs="Arial"/>
                <w:b/>
                <w:bCs/>
                <w:color w:val="000000"/>
                <w:sz w:val="20"/>
                <w:szCs w:val="20"/>
              </w:rPr>
              <w:t>£720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7B8A8B91" w14:textId="0D750FE3">
            <w:pPr>
              <w:jc w:val="right"/>
              <w:rPr>
                <w:rFonts w:cs="Arial"/>
                <w:b/>
                <w:bCs/>
                <w:color w:val="000000"/>
                <w:sz w:val="20"/>
                <w:szCs w:val="20"/>
                <w:lang w:eastAsia="en-GB"/>
              </w:rPr>
            </w:pPr>
            <w:r>
              <w:rPr>
                <w:rFonts w:cs="Arial"/>
                <w:b/>
                <w:bCs/>
                <w:color w:val="000000"/>
                <w:sz w:val="20"/>
                <w:szCs w:val="20"/>
              </w:rPr>
              <w:t>£528</w:t>
            </w:r>
          </w:p>
        </w:tc>
      </w:tr>
      <w:tr w:rsidRPr="00E77428" w:rsidR="00402819" w:rsidTr="009D7A11" w14:paraId="77A2ECA0" w14:textId="77777777">
        <w:trPr>
          <w:trHeight w:val="266"/>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186465CE" w14:textId="77777777">
            <w:pPr>
              <w:jc w:val="right"/>
              <w:rPr>
                <w:rFonts w:cs="Arial"/>
                <w:color w:val="000000"/>
                <w:sz w:val="20"/>
                <w:szCs w:val="20"/>
                <w:lang w:eastAsia="en-GB"/>
              </w:rPr>
            </w:pPr>
            <w:r w:rsidRPr="00E77428">
              <w:rPr>
                <w:rFonts w:cs="Arial"/>
                <w:color w:val="000000"/>
                <w:sz w:val="20"/>
                <w:szCs w:val="20"/>
                <w:lang w:eastAsia="en-GB"/>
              </w:rPr>
              <w:t>2034</w:t>
            </w:r>
          </w:p>
        </w:tc>
        <w:tc>
          <w:tcPr>
            <w:tcW w:w="1307" w:type="dxa"/>
            <w:gridSpan w:val="2"/>
            <w:tcBorders>
              <w:top w:val="nil"/>
              <w:left w:val="single" w:color="auto" w:sz="4" w:space="0"/>
              <w:bottom w:val="nil"/>
              <w:right w:val="nil"/>
            </w:tcBorders>
            <w:shd w:val="clear" w:color="auto" w:fill="auto"/>
            <w:noWrap/>
            <w:vAlign w:val="bottom"/>
            <w:hideMark/>
          </w:tcPr>
          <w:p w:rsidRPr="00E77428" w:rsidR="00402819" w:rsidP="00402819" w:rsidRDefault="00402819" w14:paraId="5EA23CA4" w14:textId="463307A5">
            <w:pPr>
              <w:jc w:val="right"/>
              <w:rPr>
                <w:rFonts w:cs="Arial"/>
                <w:color w:val="000000"/>
                <w:sz w:val="20"/>
                <w:szCs w:val="20"/>
                <w:lang w:eastAsia="en-GB"/>
              </w:rPr>
            </w:pPr>
            <w:r>
              <w:rPr>
                <w:rFonts w:cs="Arial"/>
                <w:color w:val="000000"/>
                <w:sz w:val="20"/>
                <w:szCs w:val="20"/>
              </w:rPr>
              <w:t>£168</w:t>
            </w:r>
          </w:p>
        </w:tc>
        <w:tc>
          <w:tcPr>
            <w:tcW w:w="1031" w:type="dxa"/>
            <w:tcBorders>
              <w:top w:val="nil"/>
              <w:left w:val="nil"/>
              <w:bottom w:val="nil"/>
              <w:right w:val="nil"/>
            </w:tcBorders>
            <w:shd w:val="clear" w:color="auto" w:fill="auto"/>
            <w:noWrap/>
            <w:vAlign w:val="bottom"/>
            <w:hideMark/>
          </w:tcPr>
          <w:p w:rsidRPr="00E77428" w:rsidR="00402819" w:rsidP="00402819" w:rsidRDefault="00402819" w14:paraId="10FD513F" w14:textId="2EB927FF">
            <w:pPr>
              <w:jc w:val="right"/>
              <w:rPr>
                <w:rFonts w:cs="Arial"/>
                <w:color w:val="000000"/>
                <w:sz w:val="20"/>
                <w:szCs w:val="20"/>
                <w:lang w:eastAsia="en-GB"/>
              </w:rPr>
            </w:pPr>
            <w:r>
              <w:rPr>
                <w:rFonts w:cs="Arial"/>
                <w:color w:val="000000"/>
                <w:sz w:val="20"/>
                <w:szCs w:val="20"/>
              </w:rPr>
              <w:t>£1,765</w:t>
            </w:r>
          </w:p>
        </w:tc>
        <w:tc>
          <w:tcPr>
            <w:tcW w:w="1211" w:type="dxa"/>
            <w:tcBorders>
              <w:top w:val="nil"/>
              <w:left w:val="nil"/>
              <w:bottom w:val="nil"/>
              <w:right w:val="single" w:color="auto" w:sz="4" w:space="0"/>
            </w:tcBorders>
            <w:shd w:val="clear" w:color="auto" w:fill="auto"/>
            <w:noWrap/>
            <w:vAlign w:val="bottom"/>
            <w:hideMark/>
          </w:tcPr>
          <w:p w:rsidRPr="00E77428" w:rsidR="00402819" w:rsidP="00402819" w:rsidRDefault="00402819" w14:paraId="6122A66A" w14:textId="1040406D">
            <w:pPr>
              <w:jc w:val="right"/>
              <w:rPr>
                <w:rFonts w:cs="Arial"/>
                <w:color w:val="000000"/>
                <w:sz w:val="20"/>
                <w:szCs w:val="20"/>
                <w:lang w:eastAsia="en-GB"/>
              </w:rPr>
            </w:pPr>
            <w:r>
              <w:rPr>
                <w:rFonts w:cs="Arial"/>
                <w:color w:val="000000"/>
                <w:sz w:val="20"/>
                <w:szCs w:val="20"/>
              </w:rPr>
              <w:t>-£710</w:t>
            </w:r>
          </w:p>
        </w:tc>
        <w:tc>
          <w:tcPr>
            <w:tcW w:w="1418" w:type="dxa"/>
            <w:tcBorders>
              <w:top w:val="nil"/>
              <w:left w:val="nil"/>
              <w:bottom w:val="nil"/>
              <w:right w:val="nil"/>
            </w:tcBorders>
            <w:shd w:val="clear" w:color="auto" w:fill="auto"/>
            <w:noWrap/>
            <w:vAlign w:val="bottom"/>
            <w:hideMark/>
          </w:tcPr>
          <w:p w:rsidRPr="00E77428" w:rsidR="00402819" w:rsidP="00402819" w:rsidRDefault="00402819" w14:paraId="09572A1F" w14:textId="0BF44076">
            <w:pPr>
              <w:jc w:val="right"/>
              <w:rPr>
                <w:rFonts w:cs="Arial"/>
                <w:color w:val="000000"/>
                <w:sz w:val="20"/>
                <w:szCs w:val="20"/>
                <w:lang w:eastAsia="en-GB"/>
              </w:rPr>
            </w:pPr>
            <w:r>
              <w:rPr>
                <w:rFonts w:cs="Arial"/>
                <w:color w:val="000000"/>
                <w:sz w:val="20"/>
                <w:szCs w:val="20"/>
              </w:rPr>
              <w:t>-£190</w:t>
            </w:r>
          </w:p>
        </w:tc>
        <w:tc>
          <w:tcPr>
            <w:tcW w:w="1287" w:type="dxa"/>
            <w:tcBorders>
              <w:top w:val="nil"/>
              <w:left w:val="nil"/>
              <w:bottom w:val="nil"/>
              <w:right w:val="nil"/>
            </w:tcBorders>
            <w:shd w:val="clear" w:color="auto" w:fill="auto"/>
            <w:noWrap/>
            <w:vAlign w:val="bottom"/>
            <w:hideMark/>
          </w:tcPr>
          <w:p w:rsidRPr="00E77428" w:rsidR="00402819" w:rsidP="00402819" w:rsidRDefault="00402819" w14:paraId="6FF7932B" w14:textId="34599E73">
            <w:pPr>
              <w:jc w:val="right"/>
              <w:rPr>
                <w:rFonts w:cs="Arial"/>
                <w:color w:val="000000"/>
                <w:sz w:val="20"/>
                <w:szCs w:val="20"/>
                <w:lang w:eastAsia="en-GB"/>
              </w:rPr>
            </w:pPr>
            <w:r>
              <w:rPr>
                <w:rFonts w:cs="Arial"/>
                <w:color w:val="000000"/>
                <w:sz w:val="20"/>
                <w:szCs w:val="20"/>
              </w:rPr>
              <w:t>£312</w:t>
            </w:r>
          </w:p>
        </w:tc>
        <w:tc>
          <w:tcPr>
            <w:tcW w:w="1406" w:type="dxa"/>
            <w:gridSpan w:val="2"/>
            <w:tcBorders>
              <w:top w:val="nil"/>
              <w:left w:val="nil"/>
              <w:bottom w:val="nil"/>
              <w:right w:val="nil"/>
            </w:tcBorders>
            <w:shd w:val="clear" w:color="auto" w:fill="auto"/>
            <w:noWrap/>
            <w:vAlign w:val="bottom"/>
            <w:hideMark/>
          </w:tcPr>
          <w:p w:rsidRPr="00E77428" w:rsidR="00402819" w:rsidP="008E4DD2" w:rsidRDefault="00402819" w14:paraId="07D5C366" w14:textId="6D20625D">
            <w:pPr>
              <w:jc w:val="center"/>
              <w:rPr>
                <w:rFonts w:cs="Arial"/>
                <w:color w:val="000000"/>
                <w:sz w:val="20"/>
                <w:szCs w:val="20"/>
                <w:lang w:eastAsia="en-GB"/>
              </w:rPr>
            </w:pPr>
            <w:r>
              <w:rPr>
                <w:rFonts w:cs="Arial"/>
                <w:color w:val="000000"/>
                <w:sz w:val="20"/>
                <w:szCs w:val="20"/>
              </w:rPr>
              <w:t>£6</w:t>
            </w:r>
          </w:p>
        </w:tc>
        <w:tc>
          <w:tcPr>
            <w:tcW w:w="992" w:type="dxa"/>
            <w:tcBorders>
              <w:top w:val="nil"/>
              <w:left w:val="nil"/>
              <w:bottom w:val="nil"/>
              <w:right w:val="single" w:color="auto" w:sz="4" w:space="0"/>
            </w:tcBorders>
            <w:shd w:val="clear" w:color="auto" w:fill="auto"/>
            <w:noWrap/>
            <w:vAlign w:val="bottom"/>
          </w:tcPr>
          <w:p w:rsidRPr="00E77428" w:rsidR="00402819" w:rsidP="00402819" w:rsidRDefault="003B7ADD" w14:paraId="2EB5CD63" w14:textId="3D49B9D0">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0</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0F9524B0" w14:textId="5EEF2E16">
            <w:pPr>
              <w:jc w:val="right"/>
              <w:rPr>
                <w:rFonts w:cs="Arial"/>
                <w:b/>
                <w:bCs/>
                <w:color w:val="000000"/>
                <w:sz w:val="20"/>
                <w:szCs w:val="20"/>
                <w:lang w:eastAsia="en-GB"/>
              </w:rPr>
            </w:pPr>
            <w:r>
              <w:rPr>
                <w:rFonts w:cs="Arial"/>
                <w:b/>
                <w:bCs/>
                <w:color w:val="000000"/>
                <w:sz w:val="20"/>
                <w:szCs w:val="20"/>
              </w:rPr>
              <w:t>£1,095</w:t>
            </w:r>
          </w:p>
        </w:tc>
        <w:tc>
          <w:tcPr>
            <w:tcW w:w="1134" w:type="dxa"/>
            <w:tcBorders>
              <w:top w:val="nil"/>
              <w:left w:val="nil"/>
              <w:bottom w:val="nil"/>
              <w:right w:val="single" w:color="auto" w:sz="4" w:space="0"/>
            </w:tcBorders>
            <w:shd w:val="clear" w:color="auto" w:fill="auto"/>
            <w:noWrap/>
            <w:vAlign w:val="bottom"/>
            <w:hideMark/>
          </w:tcPr>
          <w:p w:rsidRPr="00E77428" w:rsidR="00402819" w:rsidP="00402819" w:rsidRDefault="00402819" w14:paraId="67AD1F9E" w14:textId="18C7EBCB">
            <w:pPr>
              <w:jc w:val="right"/>
              <w:rPr>
                <w:rFonts w:cs="Arial"/>
                <w:b/>
                <w:bCs/>
                <w:color w:val="000000"/>
                <w:sz w:val="20"/>
                <w:szCs w:val="20"/>
                <w:lang w:eastAsia="en-GB"/>
              </w:rPr>
            </w:pPr>
            <w:r>
              <w:rPr>
                <w:rFonts w:cs="Arial"/>
                <w:b/>
                <w:bCs/>
                <w:color w:val="000000"/>
                <w:sz w:val="20"/>
                <w:szCs w:val="20"/>
              </w:rPr>
              <w:t>£776</w:t>
            </w:r>
          </w:p>
        </w:tc>
      </w:tr>
      <w:tr w:rsidRPr="00E77428" w:rsidR="00F760B3" w:rsidTr="009D7A11" w14:paraId="69C4E3CA" w14:textId="77777777">
        <w:trPr>
          <w:trHeight w:val="299"/>
          <w:jc w:val="center"/>
        </w:trPr>
        <w:tc>
          <w:tcPr>
            <w:tcW w:w="704" w:type="dxa"/>
            <w:tcBorders>
              <w:top w:val="nil"/>
              <w:left w:val="single" w:color="auto" w:sz="4" w:space="0"/>
              <w:bottom w:val="nil"/>
              <w:right w:val="nil"/>
            </w:tcBorders>
            <w:shd w:val="clear" w:color="auto" w:fill="auto"/>
            <w:noWrap/>
            <w:vAlign w:val="bottom"/>
            <w:hideMark/>
          </w:tcPr>
          <w:p w:rsidRPr="00E77428" w:rsidR="00402819" w:rsidP="00402819" w:rsidRDefault="00402819" w14:paraId="405CBC79" w14:textId="77777777">
            <w:pPr>
              <w:jc w:val="right"/>
              <w:rPr>
                <w:rFonts w:cs="Arial"/>
                <w:color w:val="000000"/>
                <w:sz w:val="20"/>
                <w:szCs w:val="20"/>
                <w:lang w:eastAsia="en-GB"/>
              </w:rPr>
            </w:pPr>
            <w:r w:rsidRPr="00E77428">
              <w:rPr>
                <w:rFonts w:cs="Arial"/>
                <w:color w:val="000000"/>
                <w:sz w:val="20"/>
                <w:szCs w:val="20"/>
                <w:lang w:eastAsia="en-GB"/>
              </w:rPr>
              <w:t>2035</w:t>
            </w:r>
          </w:p>
        </w:tc>
        <w:tc>
          <w:tcPr>
            <w:tcW w:w="1307" w:type="dxa"/>
            <w:gridSpan w:val="2"/>
            <w:tcBorders>
              <w:top w:val="nil"/>
              <w:left w:val="single" w:color="auto" w:sz="4" w:space="0"/>
              <w:bottom w:val="single" w:color="auto" w:sz="4" w:space="0"/>
              <w:right w:val="nil"/>
            </w:tcBorders>
            <w:shd w:val="clear" w:color="auto" w:fill="auto"/>
            <w:noWrap/>
            <w:vAlign w:val="bottom"/>
            <w:hideMark/>
          </w:tcPr>
          <w:p w:rsidRPr="00E77428" w:rsidR="00402819" w:rsidP="00402819" w:rsidRDefault="00402819" w14:paraId="40B73BA8" w14:textId="10E0B33B">
            <w:pPr>
              <w:jc w:val="right"/>
              <w:rPr>
                <w:rFonts w:cs="Arial"/>
                <w:color w:val="000000"/>
                <w:sz w:val="20"/>
                <w:szCs w:val="20"/>
                <w:lang w:eastAsia="en-GB"/>
              </w:rPr>
            </w:pPr>
            <w:r>
              <w:rPr>
                <w:rFonts w:cs="Arial"/>
                <w:color w:val="000000"/>
                <w:sz w:val="20"/>
                <w:szCs w:val="20"/>
              </w:rPr>
              <w:t>£168</w:t>
            </w:r>
          </w:p>
        </w:tc>
        <w:tc>
          <w:tcPr>
            <w:tcW w:w="1031" w:type="dxa"/>
            <w:tcBorders>
              <w:top w:val="nil"/>
              <w:left w:val="nil"/>
              <w:bottom w:val="single" w:color="auto" w:sz="4" w:space="0"/>
              <w:right w:val="nil"/>
            </w:tcBorders>
            <w:shd w:val="clear" w:color="auto" w:fill="auto"/>
            <w:noWrap/>
            <w:vAlign w:val="bottom"/>
            <w:hideMark/>
          </w:tcPr>
          <w:p w:rsidRPr="00E77428" w:rsidR="00402819" w:rsidP="00402819" w:rsidRDefault="00402819" w14:paraId="507883BB" w14:textId="1748AB03">
            <w:pPr>
              <w:jc w:val="right"/>
              <w:rPr>
                <w:rFonts w:cs="Arial"/>
                <w:color w:val="000000"/>
                <w:sz w:val="20"/>
                <w:szCs w:val="20"/>
                <w:lang w:eastAsia="en-GB"/>
              </w:rPr>
            </w:pPr>
            <w:r>
              <w:rPr>
                <w:rFonts w:cs="Arial"/>
                <w:color w:val="000000"/>
                <w:sz w:val="20"/>
                <w:szCs w:val="20"/>
              </w:rPr>
              <w:t>£1,849</w:t>
            </w:r>
          </w:p>
        </w:tc>
        <w:tc>
          <w:tcPr>
            <w:tcW w:w="1211" w:type="dxa"/>
            <w:tcBorders>
              <w:top w:val="nil"/>
              <w:left w:val="nil"/>
              <w:bottom w:val="single" w:color="auto" w:sz="4" w:space="0"/>
              <w:right w:val="single" w:color="auto" w:sz="4" w:space="0"/>
            </w:tcBorders>
            <w:shd w:val="clear" w:color="auto" w:fill="auto"/>
            <w:noWrap/>
            <w:vAlign w:val="bottom"/>
            <w:hideMark/>
          </w:tcPr>
          <w:p w:rsidRPr="00E77428" w:rsidR="00402819" w:rsidP="00402819" w:rsidRDefault="00402819" w14:paraId="3A6285C2" w14:textId="59D55DFE">
            <w:pPr>
              <w:jc w:val="right"/>
              <w:rPr>
                <w:rFonts w:cs="Arial"/>
                <w:color w:val="000000"/>
                <w:sz w:val="20"/>
                <w:szCs w:val="20"/>
                <w:lang w:eastAsia="en-GB"/>
              </w:rPr>
            </w:pPr>
            <w:r>
              <w:rPr>
                <w:rFonts w:cs="Arial"/>
                <w:color w:val="000000"/>
                <w:sz w:val="20"/>
                <w:szCs w:val="20"/>
              </w:rPr>
              <w:t>-£710</w:t>
            </w:r>
          </w:p>
        </w:tc>
        <w:tc>
          <w:tcPr>
            <w:tcW w:w="1418" w:type="dxa"/>
            <w:tcBorders>
              <w:top w:val="nil"/>
              <w:left w:val="nil"/>
              <w:bottom w:val="single" w:color="auto" w:sz="4" w:space="0"/>
              <w:right w:val="nil"/>
            </w:tcBorders>
            <w:shd w:val="clear" w:color="auto" w:fill="auto"/>
            <w:noWrap/>
            <w:vAlign w:val="bottom"/>
            <w:hideMark/>
          </w:tcPr>
          <w:p w:rsidRPr="00E77428" w:rsidR="00402819" w:rsidP="00402819" w:rsidRDefault="00402819" w14:paraId="70B241BC" w14:textId="6983B32F">
            <w:pPr>
              <w:jc w:val="right"/>
              <w:rPr>
                <w:rFonts w:cs="Arial"/>
                <w:color w:val="000000"/>
                <w:sz w:val="20"/>
                <w:szCs w:val="20"/>
                <w:lang w:eastAsia="en-GB"/>
              </w:rPr>
            </w:pPr>
            <w:r>
              <w:rPr>
                <w:rFonts w:cs="Arial"/>
                <w:color w:val="000000"/>
                <w:sz w:val="20"/>
                <w:szCs w:val="20"/>
              </w:rPr>
              <w:t>-£190</w:t>
            </w:r>
          </w:p>
        </w:tc>
        <w:tc>
          <w:tcPr>
            <w:tcW w:w="1287" w:type="dxa"/>
            <w:tcBorders>
              <w:top w:val="nil"/>
              <w:left w:val="nil"/>
              <w:bottom w:val="single" w:color="auto" w:sz="4" w:space="0"/>
              <w:right w:val="nil"/>
            </w:tcBorders>
            <w:shd w:val="clear" w:color="auto" w:fill="auto"/>
            <w:noWrap/>
            <w:vAlign w:val="bottom"/>
            <w:hideMark/>
          </w:tcPr>
          <w:p w:rsidRPr="00E77428" w:rsidR="00402819" w:rsidP="00402819" w:rsidRDefault="00402819" w14:paraId="0190B679" w14:textId="7C7E1113">
            <w:pPr>
              <w:jc w:val="right"/>
              <w:rPr>
                <w:rFonts w:cs="Arial"/>
                <w:color w:val="000000"/>
                <w:sz w:val="20"/>
                <w:szCs w:val="20"/>
                <w:lang w:eastAsia="en-GB"/>
              </w:rPr>
            </w:pPr>
            <w:r>
              <w:rPr>
                <w:rFonts w:cs="Arial"/>
                <w:color w:val="000000"/>
                <w:sz w:val="20"/>
                <w:szCs w:val="20"/>
              </w:rPr>
              <w:t>£327</w:t>
            </w:r>
          </w:p>
        </w:tc>
        <w:tc>
          <w:tcPr>
            <w:tcW w:w="1406" w:type="dxa"/>
            <w:gridSpan w:val="2"/>
            <w:tcBorders>
              <w:top w:val="nil"/>
              <w:left w:val="nil"/>
              <w:bottom w:val="single" w:color="auto" w:sz="4" w:space="0"/>
              <w:right w:val="nil"/>
            </w:tcBorders>
            <w:shd w:val="clear" w:color="auto" w:fill="auto"/>
            <w:noWrap/>
            <w:vAlign w:val="bottom"/>
            <w:hideMark/>
          </w:tcPr>
          <w:p w:rsidRPr="00E77428" w:rsidR="00402819" w:rsidP="008E4DD2" w:rsidRDefault="00402819" w14:paraId="27B4E619" w14:textId="0B62018A">
            <w:pPr>
              <w:jc w:val="center"/>
              <w:rPr>
                <w:rFonts w:cs="Arial"/>
                <w:color w:val="000000"/>
                <w:sz w:val="20"/>
                <w:szCs w:val="20"/>
                <w:lang w:eastAsia="en-GB"/>
              </w:rPr>
            </w:pPr>
            <w:r>
              <w:rPr>
                <w:rFonts w:cs="Arial"/>
                <w:color w:val="000000"/>
                <w:sz w:val="20"/>
                <w:szCs w:val="20"/>
              </w:rPr>
              <w:t>£6</w:t>
            </w:r>
          </w:p>
        </w:tc>
        <w:tc>
          <w:tcPr>
            <w:tcW w:w="992" w:type="dxa"/>
            <w:tcBorders>
              <w:top w:val="nil"/>
              <w:left w:val="nil"/>
              <w:bottom w:val="single" w:color="auto" w:sz="4" w:space="0"/>
              <w:right w:val="single" w:color="auto" w:sz="4" w:space="0"/>
            </w:tcBorders>
            <w:shd w:val="clear" w:color="auto" w:fill="auto"/>
            <w:noWrap/>
            <w:vAlign w:val="bottom"/>
          </w:tcPr>
          <w:p w:rsidRPr="00E77428" w:rsidR="00402819" w:rsidP="00402819" w:rsidRDefault="003B7ADD" w14:paraId="61EC1204" w14:textId="0831FEF9">
            <w:pPr>
              <w:jc w:val="right"/>
              <w:rPr>
                <w:rFonts w:cs="Arial"/>
                <w:color w:val="000000"/>
                <w:sz w:val="20"/>
                <w:szCs w:val="20"/>
                <w:lang w:eastAsia="en-GB"/>
              </w:rPr>
            </w:pPr>
            <w:r>
              <w:rPr>
                <w:rFonts w:cs="Arial"/>
                <w:color w:val="000000"/>
                <w:sz w:val="20"/>
                <w:szCs w:val="20"/>
                <w:lang w:eastAsia="en-GB"/>
              </w:rPr>
              <w:t>£</w:t>
            </w:r>
            <w:r w:rsidR="00667D1C">
              <w:rPr>
                <w:rFonts w:cs="Arial"/>
                <w:color w:val="000000"/>
                <w:sz w:val="20"/>
                <w:szCs w:val="20"/>
                <w:lang w:eastAsia="en-GB"/>
              </w:rPr>
              <w:t>0</w:t>
            </w:r>
          </w:p>
        </w:tc>
        <w:tc>
          <w:tcPr>
            <w:tcW w:w="1134" w:type="dxa"/>
            <w:tcBorders>
              <w:top w:val="nil"/>
              <w:left w:val="nil"/>
              <w:bottom w:val="single" w:color="auto" w:sz="4" w:space="0"/>
              <w:right w:val="single" w:color="auto" w:sz="4" w:space="0"/>
            </w:tcBorders>
            <w:shd w:val="clear" w:color="auto" w:fill="auto"/>
            <w:noWrap/>
            <w:vAlign w:val="bottom"/>
            <w:hideMark/>
          </w:tcPr>
          <w:p w:rsidRPr="00E77428" w:rsidR="00402819" w:rsidP="00402819" w:rsidRDefault="00402819" w14:paraId="387C0CFE" w14:textId="48AD9081">
            <w:pPr>
              <w:jc w:val="right"/>
              <w:rPr>
                <w:rFonts w:cs="Arial"/>
                <w:b/>
                <w:bCs/>
                <w:color w:val="000000"/>
                <w:sz w:val="20"/>
                <w:szCs w:val="20"/>
                <w:lang w:eastAsia="en-GB"/>
              </w:rPr>
            </w:pPr>
            <w:r>
              <w:rPr>
                <w:rFonts w:cs="Arial"/>
                <w:b/>
                <w:bCs/>
                <w:color w:val="000000"/>
                <w:sz w:val="20"/>
                <w:szCs w:val="20"/>
              </w:rPr>
              <w:t>£1,165</w:t>
            </w:r>
          </w:p>
        </w:tc>
        <w:tc>
          <w:tcPr>
            <w:tcW w:w="1134" w:type="dxa"/>
            <w:tcBorders>
              <w:top w:val="nil"/>
              <w:left w:val="nil"/>
              <w:bottom w:val="single" w:color="auto" w:sz="4" w:space="0"/>
              <w:right w:val="single" w:color="auto" w:sz="4" w:space="0"/>
            </w:tcBorders>
            <w:shd w:val="clear" w:color="auto" w:fill="auto"/>
            <w:noWrap/>
            <w:vAlign w:val="bottom"/>
            <w:hideMark/>
          </w:tcPr>
          <w:p w:rsidRPr="00E77428" w:rsidR="00402819" w:rsidP="00402819" w:rsidRDefault="00402819" w14:paraId="0A0B2CDE" w14:textId="458D82D3">
            <w:pPr>
              <w:jc w:val="right"/>
              <w:rPr>
                <w:rFonts w:cs="Arial"/>
                <w:b/>
                <w:bCs/>
                <w:color w:val="000000"/>
                <w:sz w:val="20"/>
                <w:szCs w:val="20"/>
                <w:lang w:eastAsia="en-GB"/>
              </w:rPr>
            </w:pPr>
            <w:r>
              <w:rPr>
                <w:rFonts w:cs="Arial"/>
                <w:b/>
                <w:bCs/>
                <w:color w:val="000000"/>
                <w:sz w:val="20"/>
                <w:szCs w:val="20"/>
              </w:rPr>
              <w:t>£798</w:t>
            </w:r>
          </w:p>
        </w:tc>
      </w:tr>
      <w:tr w:rsidRPr="00E77428" w:rsidR="00F760B3" w:rsidTr="009D7A11" w14:paraId="0160BCE4" w14:textId="77777777">
        <w:trPr>
          <w:trHeight w:val="231"/>
          <w:jc w:val="center"/>
        </w:trPr>
        <w:tc>
          <w:tcPr>
            <w:tcW w:w="704" w:type="dxa"/>
            <w:tcBorders>
              <w:top w:val="single" w:color="auto" w:sz="4" w:space="0"/>
              <w:left w:val="single" w:color="auto" w:sz="4" w:space="0"/>
              <w:bottom w:val="single" w:color="auto" w:sz="4" w:space="0"/>
              <w:right w:val="nil"/>
            </w:tcBorders>
            <w:shd w:val="clear" w:color="auto" w:fill="auto"/>
            <w:noWrap/>
            <w:vAlign w:val="bottom"/>
            <w:hideMark/>
          </w:tcPr>
          <w:p w:rsidRPr="00E77428" w:rsidR="00402819" w:rsidP="00402819" w:rsidRDefault="00402819" w14:paraId="41639D7D" w14:textId="77777777">
            <w:pPr>
              <w:rPr>
                <w:rFonts w:cs="Arial"/>
                <w:color w:val="000000"/>
                <w:sz w:val="20"/>
                <w:szCs w:val="20"/>
                <w:lang w:eastAsia="en-GB"/>
              </w:rPr>
            </w:pPr>
            <w:r w:rsidRPr="00E77428">
              <w:rPr>
                <w:rFonts w:cs="Arial"/>
                <w:color w:val="000000"/>
                <w:sz w:val="20"/>
                <w:szCs w:val="20"/>
                <w:lang w:eastAsia="en-GB"/>
              </w:rPr>
              <w:t> </w:t>
            </w:r>
          </w:p>
        </w:tc>
        <w:tc>
          <w:tcPr>
            <w:tcW w:w="1307" w:type="dxa"/>
            <w:gridSpan w:val="2"/>
            <w:tcBorders>
              <w:top w:val="nil"/>
              <w:left w:val="single" w:color="auto" w:sz="4" w:space="0"/>
              <w:bottom w:val="single" w:color="auto" w:sz="4" w:space="0"/>
              <w:right w:val="nil"/>
            </w:tcBorders>
            <w:shd w:val="clear" w:color="auto" w:fill="auto"/>
            <w:noWrap/>
            <w:vAlign w:val="bottom"/>
            <w:hideMark/>
          </w:tcPr>
          <w:p w:rsidRPr="00E77428" w:rsidR="00402819" w:rsidP="00402819" w:rsidRDefault="00402819" w14:paraId="259DADD6" w14:textId="26F576B7">
            <w:pPr>
              <w:jc w:val="right"/>
              <w:rPr>
                <w:rFonts w:cs="Arial"/>
                <w:color w:val="000000"/>
                <w:sz w:val="20"/>
                <w:szCs w:val="20"/>
                <w:lang w:eastAsia="en-GB"/>
              </w:rPr>
            </w:pPr>
            <w:r>
              <w:rPr>
                <w:rFonts w:cs="Arial"/>
                <w:color w:val="000000"/>
                <w:sz w:val="20"/>
                <w:szCs w:val="20"/>
              </w:rPr>
              <w:t>£1,647</w:t>
            </w:r>
          </w:p>
        </w:tc>
        <w:tc>
          <w:tcPr>
            <w:tcW w:w="1031" w:type="dxa"/>
            <w:tcBorders>
              <w:top w:val="nil"/>
              <w:left w:val="nil"/>
              <w:bottom w:val="single" w:color="auto" w:sz="4" w:space="0"/>
              <w:right w:val="nil"/>
            </w:tcBorders>
            <w:shd w:val="clear" w:color="auto" w:fill="auto"/>
            <w:noWrap/>
            <w:vAlign w:val="bottom"/>
            <w:hideMark/>
          </w:tcPr>
          <w:p w:rsidRPr="00E77428" w:rsidR="00402819" w:rsidP="00402819" w:rsidRDefault="00402819" w14:paraId="2D22B406" w14:textId="60E0A9F3">
            <w:pPr>
              <w:jc w:val="right"/>
              <w:rPr>
                <w:rFonts w:cs="Arial"/>
                <w:color w:val="000000"/>
                <w:sz w:val="20"/>
                <w:szCs w:val="20"/>
                <w:lang w:eastAsia="en-GB"/>
              </w:rPr>
            </w:pPr>
            <w:r>
              <w:rPr>
                <w:rFonts w:cs="Arial"/>
                <w:color w:val="000000"/>
                <w:sz w:val="20"/>
                <w:szCs w:val="20"/>
              </w:rPr>
              <w:t>£13,919</w:t>
            </w:r>
          </w:p>
        </w:tc>
        <w:tc>
          <w:tcPr>
            <w:tcW w:w="1211" w:type="dxa"/>
            <w:tcBorders>
              <w:top w:val="nil"/>
              <w:left w:val="nil"/>
              <w:bottom w:val="single" w:color="auto" w:sz="4" w:space="0"/>
              <w:right w:val="single" w:color="auto" w:sz="4" w:space="0"/>
            </w:tcBorders>
            <w:shd w:val="clear" w:color="auto" w:fill="auto"/>
            <w:noWrap/>
            <w:vAlign w:val="bottom"/>
            <w:hideMark/>
          </w:tcPr>
          <w:p w:rsidRPr="00E77428" w:rsidR="00402819" w:rsidP="00402819" w:rsidRDefault="00402819" w14:paraId="27611662" w14:textId="7ED7D2F3">
            <w:pPr>
              <w:jc w:val="right"/>
              <w:rPr>
                <w:rFonts w:cs="Arial"/>
                <w:color w:val="000000"/>
                <w:sz w:val="20"/>
                <w:szCs w:val="20"/>
                <w:lang w:eastAsia="en-GB"/>
              </w:rPr>
            </w:pPr>
            <w:r>
              <w:rPr>
                <w:rFonts w:cs="Arial"/>
                <w:color w:val="000000"/>
                <w:sz w:val="20"/>
                <w:szCs w:val="20"/>
              </w:rPr>
              <w:t>-£7,143</w:t>
            </w:r>
          </w:p>
        </w:tc>
        <w:tc>
          <w:tcPr>
            <w:tcW w:w="1418" w:type="dxa"/>
            <w:tcBorders>
              <w:top w:val="nil"/>
              <w:left w:val="nil"/>
              <w:bottom w:val="single" w:color="auto" w:sz="4" w:space="0"/>
              <w:right w:val="nil"/>
            </w:tcBorders>
            <w:shd w:val="clear" w:color="auto" w:fill="auto"/>
            <w:noWrap/>
            <w:vAlign w:val="bottom"/>
            <w:hideMark/>
          </w:tcPr>
          <w:p w:rsidRPr="00E77428" w:rsidR="00402819" w:rsidP="00402819" w:rsidRDefault="00402819" w14:paraId="52A47D06" w14:textId="25E4AC31">
            <w:pPr>
              <w:jc w:val="center"/>
              <w:rPr>
                <w:rFonts w:cs="Arial"/>
                <w:color w:val="000000"/>
                <w:sz w:val="20"/>
                <w:szCs w:val="20"/>
                <w:lang w:eastAsia="en-GB"/>
              </w:rPr>
            </w:pPr>
            <w:r>
              <w:rPr>
                <w:rFonts w:cs="Arial"/>
                <w:color w:val="000000"/>
                <w:sz w:val="20"/>
                <w:szCs w:val="20"/>
              </w:rPr>
              <w:t>-£2,465</w:t>
            </w:r>
          </w:p>
        </w:tc>
        <w:tc>
          <w:tcPr>
            <w:tcW w:w="1287" w:type="dxa"/>
            <w:tcBorders>
              <w:top w:val="nil"/>
              <w:left w:val="nil"/>
              <w:bottom w:val="single" w:color="auto" w:sz="4" w:space="0"/>
              <w:right w:val="nil"/>
            </w:tcBorders>
            <w:shd w:val="clear" w:color="auto" w:fill="auto"/>
            <w:noWrap/>
            <w:vAlign w:val="bottom"/>
            <w:hideMark/>
          </w:tcPr>
          <w:p w:rsidRPr="00E77428" w:rsidR="00402819" w:rsidP="00402819" w:rsidRDefault="00402819" w14:paraId="0B5D3DB4" w14:textId="50AE9044">
            <w:pPr>
              <w:jc w:val="right"/>
              <w:rPr>
                <w:rFonts w:cs="Arial"/>
                <w:color w:val="000000"/>
                <w:sz w:val="20"/>
                <w:szCs w:val="20"/>
                <w:lang w:eastAsia="en-GB"/>
              </w:rPr>
            </w:pPr>
            <w:r>
              <w:rPr>
                <w:rFonts w:cs="Arial"/>
                <w:color w:val="000000"/>
                <w:sz w:val="20"/>
                <w:szCs w:val="20"/>
              </w:rPr>
              <w:t>£4,263</w:t>
            </w:r>
          </w:p>
        </w:tc>
        <w:tc>
          <w:tcPr>
            <w:tcW w:w="1406" w:type="dxa"/>
            <w:gridSpan w:val="2"/>
            <w:tcBorders>
              <w:top w:val="nil"/>
              <w:left w:val="nil"/>
              <w:bottom w:val="single" w:color="auto" w:sz="4" w:space="0"/>
              <w:right w:val="nil"/>
            </w:tcBorders>
            <w:shd w:val="clear" w:color="auto" w:fill="auto"/>
            <w:noWrap/>
            <w:vAlign w:val="bottom"/>
            <w:hideMark/>
          </w:tcPr>
          <w:p w:rsidRPr="00E77428" w:rsidR="00402819" w:rsidP="008E4DD2" w:rsidRDefault="00402819" w14:paraId="1314D2CC" w14:textId="3C4990BE">
            <w:pPr>
              <w:jc w:val="center"/>
              <w:rPr>
                <w:rFonts w:cs="Arial"/>
                <w:color w:val="000000"/>
                <w:sz w:val="20"/>
                <w:szCs w:val="20"/>
                <w:lang w:eastAsia="en-GB"/>
              </w:rPr>
            </w:pPr>
            <w:r>
              <w:rPr>
                <w:rFonts w:cs="Arial"/>
                <w:color w:val="000000"/>
                <w:sz w:val="20"/>
                <w:szCs w:val="20"/>
              </w:rPr>
              <w:t>£7</w:t>
            </w:r>
            <w:r w:rsidR="00667D1C">
              <w:rPr>
                <w:rFonts w:cs="Arial"/>
                <w:color w:val="000000"/>
                <w:sz w:val="20"/>
                <w:szCs w:val="20"/>
              </w:rPr>
              <w:t>8</w:t>
            </w:r>
          </w:p>
        </w:tc>
        <w:tc>
          <w:tcPr>
            <w:tcW w:w="992" w:type="dxa"/>
            <w:tcBorders>
              <w:top w:val="nil"/>
              <w:left w:val="nil"/>
              <w:bottom w:val="single" w:color="auto" w:sz="4" w:space="0"/>
              <w:right w:val="single" w:color="auto" w:sz="4" w:space="0"/>
            </w:tcBorders>
            <w:shd w:val="clear" w:color="auto" w:fill="auto"/>
            <w:noWrap/>
            <w:vAlign w:val="bottom"/>
          </w:tcPr>
          <w:p w:rsidRPr="00E77428" w:rsidR="00402819" w:rsidP="00402819" w:rsidRDefault="00667D1C" w14:paraId="20E79CA0" w14:textId="0CC04FCB">
            <w:pPr>
              <w:jc w:val="right"/>
              <w:rPr>
                <w:rFonts w:cs="Arial"/>
                <w:color w:val="000000"/>
                <w:sz w:val="20"/>
                <w:szCs w:val="20"/>
                <w:lang w:eastAsia="en-GB"/>
              </w:rPr>
            </w:pPr>
            <w:r>
              <w:rPr>
                <w:rFonts w:cs="Arial"/>
                <w:color w:val="000000"/>
                <w:sz w:val="20"/>
                <w:szCs w:val="20"/>
                <w:lang w:eastAsia="en-GB"/>
              </w:rPr>
              <w:t>£4</w:t>
            </w:r>
          </w:p>
        </w:tc>
        <w:tc>
          <w:tcPr>
            <w:tcW w:w="1134" w:type="dxa"/>
            <w:tcBorders>
              <w:top w:val="nil"/>
              <w:left w:val="nil"/>
              <w:bottom w:val="single" w:color="auto" w:sz="4" w:space="0"/>
              <w:right w:val="single" w:color="auto" w:sz="4" w:space="0"/>
            </w:tcBorders>
            <w:shd w:val="clear" w:color="auto" w:fill="auto"/>
            <w:noWrap/>
            <w:vAlign w:val="bottom"/>
            <w:hideMark/>
          </w:tcPr>
          <w:p w:rsidRPr="00E77428" w:rsidR="00402819" w:rsidP="00402819" w:rsidRDefault="00402819" w14:paraId="707068A9" w14:textId="6D4297B2">
            <w:pPr>
              <w:jc w:val="right"/>
              <w:rPr>
                <w:rFonts w:cs="Arial"/>
                <w:b/>
                <w:bCs/>
                <w:color w:val="000000"/>
                <w:sz w:val="20"/>
                <w:szCs w:val="20"/>
                <w:lang w:eastAsia="en-GB"/>
              </w:rPr>
            </w:pPr>
            <w:r>
              <w:rPr>
                <w:rFonts w:cs="Arial"/>
                <w:b/>
                <w:bCs/>
                <w:color w:val="000000"/>
                <w:sz w:val="20"/>
                <w:szCs w:val="20"/>
              </w:rPr>
              <w:t>£6,5</w:t>
            </w:r>
            <w:r w:rsidR="00EF0EEC">
              <w:rPr>
                <w:rFonts w:cs="Arial"/>
                <w:b/>
                <w:bCs/>
                <w:color w:val="000000"/>
                <w:sz w:val="20"/>
                <w:szCs w:val="20"/>
              </w:rPr>
              <w:t>44</w:t>
            </w:r>
          </w:p>
        </w:tc>
        <w:tc>
          <w:tcPr>
            <w:tcW w:w="1134" w:type="dxa"/>
            <w:tcBorders>
              <w:top w:val="nil"/>
              <w:left w:val="nil"/>
              <w:bottom w:val="single" w:color="auto" w:sz="4" w:space="0"/>
              <w:right w:val="single" w:color="auto" w:sz="4" w:space="0"/>
            </w:tcBorders>
            <w:shd w:val="clear" w:color="auto" w:fill="auto"/>
            <w:noWrap/>
            <w:vAlign w:val="bottom"/>
            <w:hideMark/>
          </w:tcPr>
          <w:p w:rsidRPr="00E77428" w:rsidR="00402819" w:rsidP="00402819" w:rsidRDefault="00402819" w14:paraId="236C00A0" w14:textId="764AF3C2">
            <w:pPr>
              <w:jc w:val="right"/>
              <w:rPr>
                <w:rFonts w:cs="Arial"/>
                <w:b/>
                <w:bCs/>
                <w:color w:val="000000"/>
                <w:sz w:val="20"/>
                <w:szCs w:val="20"/>
                <w:lang w:eastAsia="en-GB"/>
              </w:rPr>
            </w:pPr>
            <w:r>
              <w:rPr>
                <w:rFonts w:cs="Arial"/>
                <w:b/>
                <w:bCs/>
                <w:color w:val="000000"/>
                <w:sz w:val="20"/>
                <w:szCs w:val="20"/>
              </w:rPr>
              <w:t>£4,9</w:t>
            </w:r>
            <w:r w:rsidR="00EF0EEC">
              <w:rPr>
                <w:rFonts w:cs="Arial"/>
                <w:b/>
                <w:bCs/>
                <w:color w:val="000000"/>
                <w:sz w:val="20"/>
                <w:szCs w:val="20"/>
              </w:rPr>
              <w:t>86.2</w:t>
            </w:r>
          </w:p>
        </w:tc>
      </w:tr>
    </w:tbl>
    <w:p w:rsidRPr="00C46B5F" w:rsidR="00554C21" w:rsidP="00554C21" w:rsidRDefault="00554C21" w14:paraId="56496166" w14:textId="248C5A8D">
      <w:pPr>
        <w:spacing w:after="160" w:line="259"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w:t>
      </w:r>
    </w:p>
    <w:p w:rsidRPr="00451F33" w:rsidR="00554C21" w:rsidP="00554C21" w:rsidRDefault="00554C21" w14:paraId="582A78EB" w14:textId="77777777">
      <w:pPr>
        <w:pStyle w:val="Heading3"/>
      </w:pPr>
      <w:bookmarkStart w:name="_Hlk93078018" w:id="115"/>
      <w:r w:rsidRPr="00451F33">
        <w:t xml:space="preserve">Option 3M: Household option with charged garden waste and NHM option with micro firms exempt </w:t>
      </w:r>
    </w:p>
    <w:p w:rsidRPr="00A65668" w:rsidR="00554C21" w:rsidP="00554C21" w:rsidRDefault="00554C21" w14:paraId="706DBAAA" w14:textId="3D1B95C3">
      <w:pPr>
        <w:pStyle w:val="Heading4"/>
        <w:rPr>
          <w:rFonts w:eastAsia="Arial"/>
          <w:b w:val="0"/>
          <w:bCs w:val="0"/>
          <w:sz w:val="24"/>
          <w:szCs w:val="24"/>
        </w:rPr>
      </w:pPr>
      <w:r w:rsidRPr="00A65668">
        <w:rPr>
          <w:rFonts w:eastAsia="Arial"/>
          <w:sz w:val="24"/>
          <w:szCs w:val="24"/>
        </w:rPr>
        <w:t xml:space="preserve">Option 3M: Option 2hh (charged garden waste) </w:t>
      </w:r>
    </w:p>
    <w:p w:rsidRPr="00451F33" w:rsidR="00554C21" w:rsidP="00554C21" w:rsidRDefault="00554C21" w14:paraId="3C9F1028" w14:textId="436B3E99">
      <w:pPr>
        <w:spacing w:line="257" w:lineRule="auto"/>
        <w:jc w:val="both"/>
        <w:rPr>
          <w:rFonts w:eastAsia="Arial" w:cs="Arial"/>
        </w:rPr>
      </w:pPr>
      <w:r w:rsidRPr="00451F33">
        <w:rPr>
          <w:rFonts w:eastAsia="Arial" w:cs="Arial"/>
        </w:rPr>
        <w:t xml:space="preserve">Option 3M has Option 2hh which assumes all </w:t>
      </w:r>
      <w:r w:rsidR="00D97548">
        <w:rPr>
          <w:rFonts w:eastAsia="Arial" w:cs="Arial"/>
        </w:rPr>
        <w:t>local auth</w:t>
      </w:r>
      <w:r w:rsidRPr="00451F33">
        <w:rPr>
          <w:rFonts w:eastAsia="Arial" w:cs="Arial"/>
        </w:rPr>
        <w:t>orities charg</w:t>
      </w:r>
      <w:r>
        <w:rPr>
          <w:rFonts w:eastAsia="Arial" w:cs="Arial"/>
        </w:rPr>
        <w:t>e participating households</w:t>
      </w:r>
      <w:r w:rsidRPr="00451F33">
        <w:rPr>
          <w:rFonts w:eastAsia="Arial" w:cs="Arial"/>
        </w:rPr>
        <w:t xml:space="preserve"> for separate garden waste collections. </w:t>
      </w:r>
      <w:proofErr w:type="gramStart"/>
      <w:r w:rsidRPr="00451F33">
        <w:rPr>
          <w:rFonts w:eastAsia="Arial" w:cs="Arial"/>
        </w:rPr>
        <w:t>In reality, some</w:t>
      </w:r>
      <w:proofErr w:type="gramEnd"/>
      <w:r w:rsidRPr="00451F33">
        <w:rPr>
          <w:rFonts w:eastAsia="Arial" w:cs="Arial"/>
        </w:rPr>
        <w:t xml:space="preserve"> </w:t>
      </w:r>
      <w:r w:rsidR="00D97548">
        <w:rPr>
          <w:rFonts w:eastAsia="Arial" w:cs="Arial"/>
        </w:rPr>
        <w:t>local auth</w:t>
      </w:r>
      <w:r w:rsidRPr="00451F33">
        <w:rPr>
          <w:rFonts w:eastAsia="Arial" w:cs="Arial"/>
        </w:rPr>
        <w:t xml:space="preserve">orities may continue to provide free garden collections to their households. Under the new proposals, there is a requirement for all </w:t>
      </w:r>
      <w:r w:rsidR="00D97548">
        <w:rPr>
          <w:rFonts w:eastAsia="Arial" w:cs="Arial"/>
        </w:rPr>
        <w:t>local auth</w:t>
      </w:r>
      <w:r w:rsidRPr="00451F33">
        <w:rPr>
          <w:rFonts w:eastAsia="Arial" w:cs="Arial"/>
        </w:rPr>
        <w:t xml:space="preserve">orities to have separate weekly food waste collections and they therefore might provide a free service if they wanted to co-collect food and garden waste. </w:t>
      </w:r>
    </w:p>
    <w:p w:rsidRPr="00451F33" w:rsidR="00554C21" w:rsidP="00554C21" w:rsidRDefault="00554C21" w14:paraId="3D3BA6DF" w14:textId="77777777">
      <w:pPr>
        <w:spacing w:line="257" w:lineRule="auto"/>
        <w:jc w:val="both"/>
        <w:rPr>
          <w:rFonts w:eastAsia="Arial" w:cs="Arial"/>
        </w:rPr>
      </w:pPr>
    </w:p>
    <w:p w:rsidRPr="00451F33" w:rsidR="00554C21" w:rsidP="00554C21" w:rsidRDefault="00554C21" w14:paraId="347D98C5" w14:textId="77777777">
      <w:pPr>
        <w:spacing w:line="257" w:lineRule="auto"/>
        <w:jc w:val="both"/>
        <w:rPr>
          <w:rFonts w:eastAsia="Arial" w:cs="Arial"/>
        </w:rPr>
      </w:pPr>
      <w:r w:rsidRPr="00451F33">
        <w:rPr>
          <w:rFonts w:eastAsia="Arial" w:cs="Arial"/>
        </w:rPr>
        <w:t>For the household sector under this option, we have estimated the following costs and benefits:</w:t>
      </w:r>
    </w:p>
    <w:p w:rsidRPr="00451F33" w:rsidR="00554C21" w:rsidP="00554C21" w:rsidRDefault="00554C21" w14:paraId="515A9CA6" w14:textId="044D5059">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Transition costs to </w:t>
      </w:r>
      <w:r w:rsidR="00D97548">
        <w:rPr>
          <w:rFonts w:eastAsia="Arial" w:cs="Arial"/>
        </w:rPr>
        <w:t>local auth</w:t>
      </w:r>
      <w:r w:rsidRPr="00451F33">
        <w:rPr>
          <w:rFonts w:eastAsia="Arial" w:cs="Arial"/>
        </w:rPr>
        <w:t>orities</w:t>
      </w:r>
    </w:p>
    <w:p w:rsidRPr="00451F33" w:rsidR="00554C21" w:rsidP="00554C21" w:rsidRDefault="00554C21" w14:paraId="1C387967" w14:textId="415CD4FC">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Waste management costs to </w:t>
      </w:r>
      <w:r w:rsidR="00D97548">
        <w:rPr>
          <w:rFonts w:eastAsia="Arial" w:cs="Arial"/>
        </w:rPr>
        <w:t>local auth</w:t>
      </w:r>
      <w:r w:rsidRPr="00451F33">
        <w:rPr>
          <w:rFonts w:eastAsia="Arial" w:cs="Arial"/>
        </w:rPr>
        <w:t>orities (including DRS effect</w:t>
      </w:r>
      <w:r w:rsidR="00B10F7B">
        <w:rPr>
          <w:rFonts w:eastAsia="Arial" w:cs="Arial"/>
        </w:rPr>
        <w:t>, written assessment costs and landfill tax savings</w:t>
      </w:r>
      <w:r w:rsidRPr="00451F33">
        <w:rPr>
          <w:rFonts w:eastAsia="Arial" w:cs="Arial"/>
        </w:rPr>
        <w:t>)</w:t>
      </w:r>
    </w:p>
    <w:p w:rsidRPr="00451F33" w:rsidR="00554C21" w:rsidP="00554C21" w:rsidRDefault="00554C21" w14:paraId="3D9629E1" w14:textId="77777777">
      <w:pPr>
        <w:pStyle w:val="ListParagraph"/>
        <w:numPr>
          <w:ilvl w:val="0"/>
          <w:numId w:val="42"/>
        </w:numPr>
        <w:autoSpaceDE w:val="0"/>
        <w:autoSpaceDN w:val="0"/>
        <w:adjustRightInd w:val="0"/>
        <w:spacing w:line="257" w:lineRule="auto"/>
        <w:jc w:val="both"/>
        <w:rPr>
          <w:rFonts w:eastAsia="Arial" w:cs="Arial"/>
        </w:rPr>
      </w:pPr>
      <w:r w:rsidRPr="00451F33">
        <w:rPr>
          <w:rFonts w:eastAsia="Arial" w:cs="Arial"/>
        </w:rPr>
        <w:t xml:space="preserve">Savings to households from free garden waste collection </w:t>
      </w:r>
    </w:p>
    <w:p w:rsidRPr="00451F33" w:rsidR="00554C21" w:rsidP="00554C21" w:rsidRDefault="00554C21" w14:paraId="44D15ED3" w14:textId="77777777">
      <w:pPr>
        <w:spacing w:line="257" w:lineRule="auto"/>
        <w:jc w:val="both"/>
        <w:rPr>
          <w:rFonts w:cs="Arial"/>
        </w:rPr>
      </w:pPr>
    </w:p>
    <w:p w:rsidRPr="00451F33" w:rsidR="00554C21" w:rsidP="00554C21" w:rsidRDefault="00554C21" w14:paraId="2F2FA66F" w14:textId="30D0569E">
      <w:pPr>
        <w:spacing w:line="257" w:lineRule="auto"/>
        <w:jc w:val="both"/>
        <w:rPr>
          <w:rFonts w:eastAsia="Arial" w:cs="Arial"/>
        </w:rPr>
      </w:pPr>
      <w:r w:rsidRPr="00451F33">
        <w:rPr>
          <w:rFonts w:eastAsia="Arial" w:cs="Arial"/>
        </w:rPr>
        <w:t xml:space="preserve">For Option 2hh, we have estimated the recycling rate to increase by </w:t>
      </w:r>
      <w:r w:rsidR="00D465D0">
        <w:rPr>
          <w:rFonts w:eastAsia="Arial" w:cs="Arial"/>
        </w:rPr>
        <w:t>4.</w:t>
      </w:r>
      <w:r w:rsidR="00A813E8">
        <w:rPr>
          <w:rFonts w:eastAsia="Arial" w:cs="Arial"/>
        </w:rPr>
        <w:t>7</w:t>
      </w:r>
      <w:r w:rsidRPr="003C430A">
        <w:rPr>
          <w:rFonts w:eastAsia="Arial" w:cs="Arial"/>
        </w:rPr>
        <w:t xml:space="preserve">% percentage points to </w:t>
      </w:r>
      <w:r w:rsidR="00D465D0">
        <w:rPr>
          <w:rFonts w:eastAsia="Arial" w:cs="Arial"/>
        </w:rPr>
        <w:t>49.</w:t>
      </w:r>
      <w:r w:rsidR="00A813E8">
        <w:rPr>
          <w:rFonts w:eastAsia="Arial" w:cs="Arial"/>
        </w:rPr>
        <w:t>8</w:t>
      </w:r>
      <w:r w:rsidRPr="00E8425C">
        <w:rPr>
          <w:rFonts w:eastAsia="Arial" w:cs="Arial"/>
        </w:rPr>
        <w:t>%</w:t>
      </w:r>
      <w:r w:rsidRPr="00451F33">
        <w:rPr>
          <w:rFonts w:eastAsia="Arial" w:cs="Arial"/>
        </w:rPr>
        <w:t xml:space="preserve"> by 2035 in the household sector. This achieved recycling rate underpins the cost estimates provided below. </w:t>
      </w:r>
    </w:p>
    <w:p w:rsidRPr="00451F33" w:rsidR="00554C21" w:rsidP="00554C21" w:rsidRDefault="00554C21" w14:paraId="5210CBBC" w14:textId="77777777">
      <w:pPr>
        <w:spacing w:line="257" w:lineRule="auto"/>
        <w:jc w:val="both"/>
        <w:rPr>
          <w:rFonts w:eastAsia="Arial" w:cs="Arial"/>
        </w:rPr>
      </w:pPr>
    </w:p>
    <w:p w:rsidRPr="00451F33" w:rsidR="00554C21" w:rsidP="00554C21" w:rsidRDefault="2103847F" w14:paraId="6964DC36" w14:textId="130F7729">
      <w:pPr>
        <w:spacing w:line="257" w:lineRule="auto"/>
        <w:jc w:val="both"/>
        <w:rPr>
          <w:rFonts w:eastAsia="Arial" w:cs="Arial"/>
        </w:rPr>
      </w:pPr>
      <w:r w:rsidRPr="7C995945">
        <w:rPr>
          <w:rFonts w:eastAsia="Arial" w:cs="Arial"/>
        </w:rPr>
        <w:t xml:space="preserve">Table </w:t>
      </w:r>
      <w:r w:rsidRPr="7C995945" w:rsidR="406A52BB">
        <w:rPr>
          <w:rFonts w:eastAsia="Arial" w:cs="Arial"/>
        </w:rPr>
        <w:t>22</w:t>
      </w:r>
      <w:r w:rsidRPr="7C995945">
        <w:rPr>
          <w:rFonts w:eastAsia="Arial" w:cs="Arial"/>
        </w:rPr>
        <w:t xml:space="preserve"> shows the breakdown of transition costs for dry recycling, food waste and garden waste collection changes, avoided capital and vehicles costs associated with mixed garden waste collections and residual waste collections, as well as wider transition costs. Transition costs are only modelled until 20</w:t>
      </w:r>
      <w:r w:rsidR="000B60BA">
        <w:rPr>
          <w:rFonts w:eastAsia="Arial" w:cs="Arial"/>
        </w:rPr>
        <w:t>30</w:t>
      </w:r>
      <w:r w:rsidRPr="7C995945">
        <w:rPr>
          <w:rFonts w:eastAsia="Arial" w:cs="Arial"/>
        </w:rPr>
        <w:t xml:space="preserve"> because these are, by definition, temporary. It is expected that all </w:t>
      </w:r>
      <w:r w:rsidR="00D97548">
        <w:rPr>
          <w:rFonts w:eastAsia="Arial" w:cs="Arial"/>
        </w:rPr>
        <w:t xml:space="preserve">local </w:t>
      </w:r>
      <w:r w:rsidR="00D97548">
        <w:rPr>
          <w:rFonts w:eastAsia="Arial" w:cs="Arial"/>
        </w:rPr>
        <w:t>auth</w:t>
      </w:r>
      <w:r w:rsidRPr="7C995945">
        <w:rPr>
          <w:rFonts w:eastAsia="Arial" w:cs="Arial"/>
        </w:rPr>
        <w:t xml:space="preserve">orities fully transition to the new requirements in this period. They consist of additional vehicles, </w:t>
      </w:r>
      <w:r w:rsidRPr="7C995945" w:rsidR="0081683F">
        <w:rPr>
          <w:rFonts w:eastAsia="Arial" w:cs="Arial"/>
        </w:rPr>
        <w:t>containers,</w:t>
      </w:r>
      <w:r w:rsidRPr="7C995945">
        <w:rPr>
          <w:rFonts w:eastAsia="Arial" w:cs="Arial"/>
        </w:rPr>
        <w:t xml:space="preserve"> and wider transition costs to enable </w:t>
      </w:r>
      <w:r w:rsidR="00D97548">
        <w:rPr>
          <w:rFonts w:eastAsia="Arial" w:cs="Arial"/>
        </w:rPr>
        <w:t>local auth</w:t>
      </w:r>
      <w:r w:rsidRPr="7C995945">
        <w:rPr>
          <w:rFonts w:eastAsia="Arial" w:cs="Arial"/>
        </w:rPr>
        <w:t xml:space="preserve">orities to change to a new collection system (or a new waste contract) or to add additional materials to an already suitable existing collection system. </w:t>
      </w:r>
    </w:p>
    <w:p w:rsidRPr="00451F33" w:rsidR="00554C21" w:rsidP="00554C21" w:rsidRDefault="00554C21" w14:paraId="36D1EBBD" w14:textId="77777777">
      <w:pPr>
        <w:spacing w:line="257" w:lineRule="auto"/>
        <w:jc w:val="both"/>
        <w:rPr>
          <w:rFonts w:eastAsia="Arial" w:cs="Arial"/>
        </w:rPr>
      </w:pPr>
    </w:p>
    <w:p w:rsidRPr="00451F33" w:rsidR="00554C21" w:rsidP="00554C21" w:rsidRDefault="2103847F" w14:paraId="2E4D72ED" w14:textId="3C353386">
      <w:pPr>
        <w:spacing w:line="257" w:lineRule="auto"/>
        <w:jc w:val="both"/>
        <w:rPr>
          <w:rFonts w:eastAsia="Arial" w:cs="Arial"/>
        </w:rPr>
      </w:pPr>
      <w:r w:rsidRPr="7C995945">
        <w:rPr>
          <w:rFonts w:eastAsia="Arial" w:cs="Arial"/>
        </w:rPr>
        <w:t>The total net transition costs are estimated to be £79</w:t>
      </w:r>
      <w:r w:rsidR="000B60BA">
        <w:rPr>
          <w:rFonts w:eastAsia="Arial" w:cs="Arial"/>
        </w:rPr>
        <w:t>3</w:t>
      </w:r>
      <w:r w:rsidRPr="7C995945">
        <w:rPr>
          <w:rFonts w:eastAsia="Arial" w:cs="Arial"/>
        </w:rPr>
        <w:t xml:space="preserve"> (undiscounted), with the highest additional expenditure in 202</w:t>
      </w:r>
      <w:r w:rsidR="000B60BA">
        <w:rPr>
          <w:rFonts w:eastAsia="Arial" w:cs="Arial"/>
        </w:rPr>
        <w:t>6</w:t>
      </w:r>
      <w:r w:rsidRPr="7C995945">
        <w:rPr>
          <w:rFonts w:eastAsia="Arial" w:cs="Arial"/>
        </w:rPr>
        <w:t xml:space="preserve"> (as in Option 1hh). We assume that most </w:t>
      </w:r>
      <w:r w:rsidR="00D97548">
        <w:rPr>
          <w:rFonts w:eastAsia="Arial" w:cs="Arial"/>
        </w:rPr>
        <w:t>local auth</w:t>
      </w:r>
      <w:r w:rsidRPr="7C995945">
        <w:rPr>
          <w:rFonts w:eastAsia="Arial" w:cs="Arial"/>
        </w:rPr>
        <w:t xml:space="preserve">orities </w:t>
      </w:r>
      <w:proofErr w:type="gramStart"/>
      <w:r w:rsidRPr="7C995945">
        <w:rPr>
          <w:rFonts w:eastAsia="Arial" w:cs="Arial"/>
        </w:rPr>
        <w:t>are able to</w:t>
      </w:r>
      <w:proofErr w:type="gramEnd"/>
      <w:r w:rsidRPr="7C995945">
        <w:rPr>
          <w:rFonts w:eastAsia="Arial" w:cs="Arial"/>
        </w:rPr>
        <w:t xml:space="preserve"> transition in 202</w:t>
      </w:r>
      <w:r w:rsidRPr="7C995945" w:rsidR="45692873">
        <w:rPr>
          <w:rFonts w:eastAsia="Arial" w:cs="Arial"/>
        </w:rPr>
        <w:t>6</w:t>
      </w:r>
      <w:r w:rsidRPr="7C995945">
        <w:rPr>
          <w:rFonts w:eastAsia="Arial" w:cs="Arial"/>
        </w:rPr>
        <w:t xml:space="preserve">. The net transition costs for dry, separate food and mixed food and garden collections are the same as Option 1hh. They are different for </w:t>
      </w:r>
      <w:r w:rsidRPr="7C995945" w:rsidR="3073815D">
        <w:rPr>
          <w:rFonts w:eastAsia="Arial" w:cs="Arial"/>
        </w:rPr>
        <w:t>‘</w:t>
      </w:r>
      <w:r w:rsidRPr="7C995945">
        <w:rPr>
          <w:rFonts w:eastAsia="Arial" w:cs="Arial"/>
        </w:rPr>
        <w:t>garden only collection</w:t>
      </w:r>
      <w:r w:rsidRPr="7C995945" w:rsidR="3073815D">
        <w:rPr>
          <w:rFonts w:eastAsia="Arial" w:cs="Arial"/>
        </w:rPr>
        <w:t>’</w:t>
      </w:r>
      <w:r w:rsidRPr="7C995945">
        <w:rPr>
          <w:rFonts w:eastAsia="Arial" w:cs="Arial"/>
        </w:rPr>
        <w:t xml:space="preserve"> and wider transition </w:t>
      </w:r>
      <w:r w:rsidRPr="7C995945" w:rsidR="008C7C5B">
        <w:rPr>
          <w:rFonts w:eastAsia="Arial" w:cs="Arial"/>
        </w:rPr>
        <w:t>costs</w:t>
      </w:r>
      <w:r w:rsidRPr="7C995945">
        <w:rPr>
          <w:rFonts w:eastAsia="Arial" w:cs="Arial"/>
        </w:rPr>
        <w:t>. Concerning the transition costs of separate food waste, they also include the provision of caddy liners for food waste containers. They are categorised as transition costs for the period up to 20</w:t>
      </w:r>
      <w:r w:rsidR="000B60BA">
        <w:rPr>
          <w:rFonts w:eastAsia="Arial" w:cs="Arial"/>
        </w:rPr>
        <w:t>30</w:t>
      </w:r>
      <w:r w:rsidRPr="7C995945">
        <w:rPr>
          <w:rFonts w:eastAsia="Arial" w:cs="Arial"/>
        </w:rPr>
        <w:t xml:space="preserve">. After that they are treated as an ongoing operating cost to </w:t>
      </w:r>
      <w:r w:rsidR="00D97548">
        <w:rPr>
          <w:rFonts w:eastAsia="Arial" w:cs="Arial"/>
        </w:rPr>
        <w:t>local auth</w:t>
      </w:r>
      <w:r w:rsidRPr="7C995945">
        <w:rPr>
          <w:rFonts w:eastAsia="Arial" w:cs="Arial"/>
        </w:rPr>
        <w:t>orities</w:t>
      </w:r>
      <w:r w:rsidR="00F70DFD">
        <w:rPr>
          <w:rStyle w:val="FootnoteReference"/>
          <w:rFonts w:eastAsia="Arial"/>
        </w:rPr>
        <w:footnoteReference w:id="272"/>
      </w:r>
      <w:r w:rsidRPr="7C995945">
        <w:rPr>
          <w:rFonts w:eastAsia="Arial" w:cs="Arial"/>
        </w:rPr>
        <w:t>.</w:t>
      </w:r>
    </w:p>
    <w:p w:rsidRPr="00451F33" w:rsidR="00554C21" w:rsidP="00554C21" w:rsidRDefault="00554C21" w14:paraId="6C3EA997" w14:textId="77777777">
      <w:pPr>
        <w:spacing w:line="257" w:lineRule="auto"/>
        <w:jc w:val="both"/>
        <w:rPr>
          <w:rFonts w:eastAsia="Arial" w:cs="Arial"/>
        </w:rPr>
      </w:pPr>
    </w:p>
    <w:p w:rsidRPr="00451F33" w:rsidR="00554C21" w:rsidP="00554C21" w:rsidRDefault="00554C21" w14:paraId="3AFCE83D" w14:textId="00C15991">
      <w:pPr>
        <w:spacing w:line="257" w:lineRule="auto"/>
        <w:jc w:val="both"/>
        <w:rPr>
          <w:rFonts w:eastAsia="Arial" w:cs="Arial"/>
        </w:rPr>
      </w:pPr>
      <w:r w:rsidRPr="00451F33">
        <w:rPr>
          <w:rFonts w:eastAsia="Arial" w:cs="Arial"/>
        </w:rPr>
        <w:t xml:space="preserve">Due to a lower household participation under a charged garden waste scheme, </w:t>
      </w:r>
      <w:r w:rsidR="00D97548">
        <w:rPr>
          <w:rFonts w:eastAsia="Arial" w:cs="Arial"/>
        </w:rPr>
        <w:t>local auth</w:t>
      </w:r>
      <w:r w:rsidRPr="00451F33">
        <w:rPr>
          <w:rFonts w:eastAsia="Arial" w:cs="Arial"/>
        </w:rPr>
        <w:t>orities have a lower capital expenditure. For garden only collection, their transition costs are estimated to be £20m (compared to £315m under Option 1hh with free garden waste). In turn, this household option offers the lowest net transition costs of both household options, at £</w:t>
      </w:r>
      <w:r>
        <w:rPr>
          <w:rFonts w:eastAsia="Arial" w:cs="Arial"/>
        </w:rPr>
        <w:t>79</w:t>
      </w:r>
      <w:r w:rsidR="0017584A">
        <w:rPr>
          <w:rFonts w:eastAsia="Arial" w:cs="Arial"/>
        </w:rPr>
        <w:t>3</w:t>
      </w:r>
      <w:r w:rsidRPr="00451F33">
        <w:rPr>
          <w:rFonts w:eastAsia="Arial" w:cs="Arial"/>
        </w:rPr>
        <w:t>m across the transition period.</w:t>
      </w:r>
    </w:p>
    <w:p w:rsidRPr="00451F33" w:rsidR="00554C21" w:rsidP="00554C21" w:rsidRDefault="00554C21" w14:paraId="136632AC" w14:textId="77777777">
      <w:pPr>
        <w:spacing w:line="257" w:lineRule="auto"/>
        <w:rPr>
          <w:rFonts w:eastAsia="Arial" w:cs="Arial"/>
          <w:b/>
          <w:sz w:val="22"/>
          <w:szCs w:val="22"/>
        </w:rPr>
      </w:pPr>
    </w:p>
    <w:p w:rsidRPr="00A65668" w:rsidR="00554C21" w:rsidP="00554C21" w:rsidRDefault="00554C21" w14:paraId="52B2A109" w14:textId="2479C808">
      <w:pPr>
        <w:spacing w:line="257" w:lineRule="auto"/>
        <w:rPr>
          <w:rFonts w:eastAsia="Arial" w:cs="Arial"/>
          <w:b/>
        </w:rPr>
      </w:pPr>
      <w:r w:rsidRPr="00A65668">
        <w:rPr>
          <w:rFonts w:eastAsia="Arial" w:cs="Arial"/>
          <w:b/>
        </w:rPr>
        <w:t xml:space="preserve">Table </w:t>
      </w:r>
      <w:r w:rsidRPr="00A65668" w:rsidR="00A65668">
        <w:rPr>
          <w:rFonts w:eastAsia="Arial" w:cs="Arial"/>
          <w:b/>
        </w:rPr>
        <w:t>22</w:t>
      </w:r>
      <w:r w:rsidRPr="00A65668">
        <w:rPr>
          <w:rFonts w:eastAsia="Arial" w:cs="Arial"/>
          <w:b/>
        </w:rPr>
        <w:t>: Modelled net transition costs (+) and savings (-) of household Option 2</w:t>
      </w:r>
      <w:r w:rsidRPr="00A65668">
        <w:rPr>
          <w:rFonts w:eastAsia="Arial" w:cs="Arial"/>
          <w:b/>
          <w:i/>
          <w:iCs/>
        </w:rPr>
        <w:t xml:space="preserve">hh </w:t>
      </w:r>
      <w:r w:rsidRPr="00A65668">
        <w:rPr>
          <w:rFonts w:eastAsia="Arial" w:cs="Arial"/>
          <w:b/>
        </w:rPr>
        <w:t>(charged garden service), £ millions, undiscounted</w:t>
      </w:r>
    </w:p>
    <w:tbl>
      <w:tblPr>
        <w:tblStyle w:val="TableGrid"/>
        <w:tblW w:w="9964" w:type="dxa"/>
        <w:jc w:val="center"/>
        <w:tblLook w:val="04A0" w:firstRow="1" w:lastRow="0" w:firstColumn="1" w:lastColumn="0" w:noHBand="0" w:noVBand="1"/>
      </w:tblPr>
      <w:tblGrid>
        <w:gridCol w:w="961"/>
        <w:gridCol w:w="1119"/>
        <w:gridCol w:w="1357"/>
        <w:gridCol w:w="1516"/>
        <w:gridCol w:w="1178"/>
        <w:gridCol w:w="1119"/>
        <w:gridCol w:w="1357"/>
        <w:gridCol w:w="1357"/>
      </w:tblGrid>
      <w:tr w:rsidR="000B60BA" w:rsidTr="005A4FDC" w14:paraId="13298DDB" w14:textId="77777777">
        <w:trPr>
          <w:trHeight w:val="85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9D3AEB" w:rsidR="000B60BA" w:rsidP="001862D1" w:rsidRDefault="000B60BA" w14:paraId="29D8CB16" w14:textId="77777777">
            <w:pPr>
              <w:rPr>
                <w:rFonts w:cs="Arial"/>
                <w:sz w:val="20"/>
                <w:szCs w:val="20"/>
              </w:rPr>
            </w:pPr>
          </w:p>
        </w:tc>
        <w:tc>
          <w:tcPr>
            <w:tcW w:w="1119"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2EE46780" w14:textId="77777777">
            <w:pPr>
              <w:jc w:val="center"/>
              <w:rPr>
                <w:rFonts w:cs="Arial"/>
                <w:color w:val="000000"/>
                <w:sz w:val="20"/>
                <w:szCs w:val="20"/>
              </w:rPr>
            </w:pPr>
            <w:r w:rsidRPr="00451F33">
              <w:rPr>
                <w:rFonts w:cs="Arial"/>
                <w:color w:val="000000"/>
                <w:sz w:val="20"/>
                <w:szCs w:val="20"/>
              </w:rPr>
              <w:t>Dry recycling collection</w:t>
            </w:r>
          </w:p>
        </w:tc>
        <w:tc>
          <w:tcPr>
            <w:tcW w:w="1357"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0B635539" w14:textId="77777777">
            <w:pPr>
              <w:jc w:val="center"/>
              <w:rPr>
                <w:rFonts w:cs="Arial"/>
                <w:color w:val="000000"/>
                <w:sz w:val="20"/>
                <w:szCs w:val="20"/>
              </w:rPr>
            </w:pPr>
            <w:r w:rsidRPr="00451F33">
              <w:rPr>
                <w:rFonts w:cs="Arial"/>
                <w:color w:val="000000"/>
                <w:sz w:val="20"/>
                <w:szCs w:val="20"/>
              </w:rPr>
              <w:t>Separate Food waste</w:t>
            </w:r>
          </w:p>
        </w:tc>
        <w:tc>
          <w:tcPr>
            <w:tcW w:w="1516"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7CC91643" w14:textId="77777777">
            <w:pPr>
              <w:jc w:val="center"/>
              <w:rPr>
                <w:rFonts w:cs="Arial"/>
                <w:color w:val="000000"/>
                <w:sz w:val="20"/>
                <w:szCs w:val="20"/>
              </w:rPr>
            </w:pPr>
            <w:r w:rsidRPr="00451F33">
              <w:rPr>
                <w:rFonts w:cs="Arial"/>
                <w:color w:val="000000"/>
                <w:sz w:val="20"/>
                <w:szCs w:val="20"/>
              </w:rPr>
              <w:t>Mixed food and garden waste</w:t>
            </w:r>
          </w:p>
        </w:tc>
        <w:tc>
          <w:tcPr>
            <w:tcW w:w="1178"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49680F23" w14:textId="77777777">
            <w:pPr>
              <w:jc w:val="center"/>
              <w:rPr>
                <w:rFonts w:cs="Arial"/>
                <w:color w:val="000000"/>
                <w:sz w:val="20"/>
                <w:szCs w:val="20"/>
              </w:rPr>
            </w:pPr>
            <w:r w:rsidRPr="00451F33">
              <w:rPr>
                <w:rFonts w:cs="Arial"/>
                <w:color w:val="000000"/>
                <w:sz w:val="20"/>
                <w:szCs w:val="20"/>
              </w:rPr>
              <w:t>Garden only collection</w:t>
            </w:r>
          </w:p>
        </w:tc>
        <w:tc>
          <w:tcPr>
            <w:tcW w:w="1119"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381982DD" w14:textId="77777777">
            <w:pPr>
              <w:jc w:val="center"/>
              <w:rPr>
                <w:rFonts w:cs="Arial"/>
                <w:color w:val="000000"/>
                <w:sz w:val="20"/>
                <w:szCs w:val="20"/>
              </w:rPr>
            </w:pPr>
            <w:r w:rsidRPr="00451F33">
              <w:rPr>
                <w:rFonts w:cs="Arial"/>
                <w:color w:val="000000"/>
                <w:sz w:val="20"/>
                <w:szCs w:val="20"/>
              </w:rPr>
              <w:t>Residual waste collection</w:t>
            </w:r>
          </w:p>
        </w:tc>
        <w:tc>
          <w:tcPr>
            <w:tcW w:w="1357"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45BE2742" w14:textId="77777777">
            <w:pPr>
              <w:jc w:val="center"/>
              <w:rPr>
                <w:rFonts w:cs="Arial"/>
                <w:color w:val="000000"/>
                <w:sz w:val="20"/>
                <w:szCs w:val="20"/>
              </w:rPr>
            </w:pPr>
            <w:r w:rsidRPr="00451F33">
              <w:rPr>
                <w:rFonts w:cs="Arial"/>
                <w:color w:val="000000"/>
                <w:sz w:val="20"/>
                <w:szCs w:val="20"/>
              </w:rPr>
              <w:t>Wider transition costs</w:t>
            </w:r>
          </w:p>
        </w:tc>
        <w:tc>
          <w:tcPr>
            <w:tcW w:w="1357" w:type="dxa"/>
            <w:tcBorders>
              <w:top w:val="single" w:color="auto" w:sz="4" w:space="0"/>
              <w:left w:val="single" w:color="auto" w:sz="4" w:space="0"/>
              <w:bottom w:val="single" w:color="auto" w:sz="4" w:space="0"/>
              <w:right w:val="single" w:color="auto" w:sz="4" w:space="0"/>
            </w:tcBorders>
            <w:vAlign w:val="center"/>
            <w:hideMark/>
          </w:tcPr>
          <w:p w:rsidRPr="00451F33" w:rsidR="000B60BA" w:rsidP="001862D1" w:rsidRDefault="000B60BA" w14:paraId="2AF4FA0D" w14:textId="77777777">
            <w:pPr>
              <w:jc w:val="center"/>
              <w:rPr>
                <w:rFonts w:cs="Arial"/>
                <w:sz w:val="20"/>
                <w:szCs w:val="20"/>
              </w:rPr>
            </w:pPr>
            <w:r w:rsidRPr="00451F33">
              <w:rPr>
                <w:rFonts w:cs="Arial"/>
                <w:sz w:val="20"/>
                <w:szCs w:val="20"/>
              </w:rPr>
              <w:t>Total transition costs</w:t>
            </w:r>
          </w:p>
        </w:tc>
      </w:tr>
      <w:tr w:rsidR="000B60BA" w:rsidTr="005A4FDC" w14:paraId="57F5CB43"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9BD6706" w14:textId="77777777">
            <w:pPr>
              <w:jc w:val="center"/>
              <w:rPr>
                <w:rFonts w:cs="Arial"/>
                <w:sz w:val="20"/>
                <w:szCs w:val="20"/>
              </w:rPr>
            </w:pPr>
            <w:r w:rsidRPr="00451F33">
              <w:rPr>
                <w:rFonts w:cs="Arial"/>
                <w:sz w:val="20"/>
                <w:szCs w:val="20"/>
              </w:rPr>
              <w:t>2024</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9B559DF" w14:textId="79334AAD">
            <w:pPr>
              <w:jc w:val="center"/>
              <w:rPr>
                <w:rFonts w:cs="Arial"/>
                <w:sz w:val="20"/>
                <w:szCs w:val="20"/>
              </w:rPr>
            </w:pPr>
            <w:r>
              <w:rPr>
                <w:rFonts w:cs="Arial"/>
                <w:sz w:val="22"/>
                <w:szCs w:val="22"/>
              </w:rPr>
              <w:t>£0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D45A7C9" w14:textId="3FC4C7DB">
            <w:pPr>
              <w:jc w:val="center"/>
              <w:rPr>
                <w:rFonts w:cs="Arial"/>
                <w:sz w:val="20"/>
                <w:szCs w:val="20"/>
              </w:rPr>
            </w:pPr>
            <w:r>
              <w:rPr>
                <w:rFonts w:cs="Arial"/>
                <w:sz w:val="22"/>
                <w:szCs w:val="22"/>
              </w:rPr>
              <w:t>£0</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442B9D1" w14:textId="7B3403E2">
            <w:pPr>
              <w:jc w:val="center"/>
              <w:rPr>
                <w:rFonts w:cs="Arial"/>
                <w:sz w:val="20"/>
                <w:szCs w:val="20"/>
              </w:rPr>
            </w:pPr>
            <w:r>
              <w:rPr>
                <w:rFonts w:cs="Arial"/>
                <w:sz w:val="22"/>
                <w:szCs w:val="22"/>
              </w:rPr>
              <w:t>£0</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EDF3AB4" w14:textId="1585E173">
            <w:pPr>
              <w:jc w:val="center"/>
              <w:rPr>
                <w:rFonts w:cs="Arial"/>
                <w:sz w:val="20"/>
                <w:szCs w:val="20"/>
              </w:rPr>
            </w:pPr>
            <w:r>
              <w:rPr>
                <w:rFonts w:cs="Arial"/>
                <w:sz w:val="22"/>
                <w:szCs w:val="22"/>
              </w:rPr>
              <w:t>£0</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4DBD293" w14:textId="4C26C56E">
            <w:pPr>
              <w:jc w:val="center"/>
              <w:rPr>
                <w:rFonts w:cs="Arial"/>
                <w:sz w:val="20"/>
                <w:szCs w:val="20"/>
              </w:rPr>
            </w:pPr>
            <w:r>
              <w:rPr>
                <w:rFonts w:cs="Arial"/>
                <w:sz w:val="22"/>
                <w:szCs w:val="22"/>
              </w:rPr>
              <w:t>£0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02A1A4F" w14:textId="0670DFD6">
            <w:pPr>
              <w:jc w:val="center"/>
              <w:rPr>
                <w:rFonts w:cs="Arial"/>
                <w:sz w:val="20"/>
                <w:szCs w:val="20"/>
              </w:rPr>
            </w:pPr>
            <w:r>
              <w:rPr>
                <w:rFonts w:cs="Arial"/>
                <w:sz w:val="22"/>
                <w:szCs w:val="22"/>
              </w:rPr>
              <w:t>£0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A40186D" w14:textId="3347C42C">
            <w:pPr>
              <w:jc w:val="center"/>
              <w:rPr>
                <w:rFonts w:cs="Arial"/>
                <w:sz w:val="20"/>
                <w:szCs w:val="20"/>
              </w:rPr>
            </w:pPr>
            <w:r>
              <w:rPr>
                <w:rFonts w:cs="Arial"/>
                <w:sz w:val="22"/>
                <w:szCs w:val="22"/>
              </w:rPr>
              <w:t>£0</w:t>
            </w:r>
          </w:p>
        </w:tc>
      </w:tr>
      <w:tr w:rsidR="000B60BA" w:rsidTr="005A4FDC" w14:paraId="4243CD9D"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B83B5FD" w14:textId="77777777">
            <w:pPr>
              <w:jc w:val="center"/>
              <w:rPr>
                <w:rFonts w:cs="Arial"/>
                <w:sz w:val="20"/>
                <w:szCs w:val="20"/>
              </w:rPr>
            </w:pPr>
            <w:r w:rsidRPr="00451F33">
              <w:rPr>
                <w:rFonts w:cs="Arial"/>
                <w:sz w:val="20"/>
                <w:szCs w:val="20"/>
              </w:rPr>
              <w:t>2025</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5404748C" w14:textId="633DA4FF">
            <w:pPr>
              <w:jc w:val="center"/>
              <w:rPr>
                <w:rFonts w:cs="Arial"/>
                <w:sz w:val="20"/>
                <w:szCs w:val="20"/>
              </w:rPr>
            </w:pPr>
            <w:r>
              <w:rPr>
                <w:rFonts w:cs="Arial"/>
                <w:sz w:val="22"/>
                <w:szCs w:val="22"/>
              </w:rPr>
              <w:t>£10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9F7FE65" w14:textId="4EEFC2BF">
            <w:pPr>
              <w:jc w:val="center"/>
              <w:rPr>
                <w:rFonts w:cs="Arial"/>
                <w:sz w:val="20"/>
                <w:szCs w:val="20"/>
              </w:rPr>
            </w:pPr>
            <w:r>
              <w:rPr>
                <w:rFonts w:cs="Arial"/>
                <w:sz w:val="22"/>
                <w:szCs w:val="22"/>
              </w:rPr>
              <w:t>-£5</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9E732DF" w14:textId="5F0EF9BE">
            <w:pPr>
              <w:jc w:val="center"/>
              <w:rPr>
                <w:rFonts w:cs="Arial"/>
                <w:sz w:val="20"/>
                <w:szCs w:val="20"/>
              </w:rPr>
            </w:pPr>
            <w:r>
              <w:rPr>
                <w:rFonts w:cs="Arial"/>
                <w:sz w:val="22"/>
                <w:szCs w:val="22"/>
              </w:rPr>
              <w:t>£0</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597681B" w14:textId="5C8FDE7D">
            <w:pPr>
              <w:jc w:val="center"/>
              <w:rPr>
                <w:rFonts w:cs="Arial"/>
                <w:sz w:val="20"/>
                <w:szCs w:val="20"/>
              </w:rPr>
            </w:pPr>
            <w:r>
              <w:rPr>
                <w:rFonts w:cs="Arial"/>
                <w:sz w:val="22"/>
                <w:szCs w:val="22"/>
              </w:rPr>
              <w:t>£0</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5C81BE81" w14:textId="165753E7">
            <w:pPr>
              <w:jc w:val="center"/>
              <w:rPr>
                <w:rFonts w:cs="Arial"/>
                <w:sz w:val="20"/>
                <w:szCs w:val="20"/>
              </w:rPr>
            </w:pPr>
            <w:r>
              <w:rPr>
                <w:rFonts w:cs="Arial"/>
                <w:sz w:val="22"/>
                <w:szCs w:val="22"/>
              </w:rPr>
              <w:t>-£6</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8764DE0" w14:textId="2F3A8D60">
            <w:pPr>
              <w:jc w:val="center"/>
              <w:rPr>
                <w:rFonts w:cs="Arial"/>
                <w:sz w:val="20"/>
                <w:szCs w:val="20"/>
              </w:rPr>
            </w:pPr>
            <w:r>
              <w:rPr>
                <w:rFonts w:cs="Arial"/>
                <w:sz w:val="22"/>
                <w:szCs w:val="22"/>
              </w:rPr>
              <w:t>£24</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6D96839B" w14:textId="744E6826">
            <w:pPr>
              <w:jc w:val="center"/>
              <w:rPr>
                <w:rFonts w:cs="Arial"/>
                <w:sz w:val="20"/>
                <w:szCs w:val="20"/>
              </w:rPr>
            </w:pPr>
            <w:r>
              <w:rPr>
                <w:rFonts w:cs="Arial"/>
                <w:sz w:val="22"/>
                <w:szCs w:val="22"/>
              </w:rPr>
              <w:t>£24</w:t>
            </w:r>
          </w:p>
        </w:tc>
      </w:tr>
      <w:tr w:rsidR="000B60BA" w:rsidTr="005A4FDC" w14:paraId="2921EB21"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E33E710" w14:textId="77777777">
            <w:pPr>
              <w:jc w:val="center"/>
              <w:rPr>
                <w:rFonts w:cs="Arial"/>
                <w:sz w:val="20"/>
                <w:szCs w:val="20"/>
              </w:rPr>
            </w:pPr>
            <w:r w:rsidRPr="00451F33">
              <w:rPr>
                <w:rFonts w:cs="Arial"/>
                <w:sz w:val="20"/>
                <w:szCs w:val="20"/>
              </w:rPr>
              <w:t>2026</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2EDCA82" w14:textId="7EFE768F">
            <w:pPr>
              <w:jc w:val="center"/>
              <w:rPr>
                <w:rFonts w:cs="Arial"/>
                <w:sz w:val="20"/>
                <w:szCs w:val="20"/>
              </w:rPr>
            </w:pPr>
            <w:r>
              <w:rPr>
                <w:rFonts w:cs="Arial"/>
                <w:sz w:val="22"/>
                <w:szCs w:val="22"/>
              </w:rPr>
              <w:t>£390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677EA0A9" w14:textId="0317366D">
            <w:pPr>
              <w:jc w:val="center"/>
              <w:rPr>
                <w:rFonts w:cs="Arial"/>
                <w:sz w:val="20"/>
                <w:szCs w:val="20"/>
              </w:rPr>
            </w:pPr>
            <w:r>
              <w:rPr>
                <w:rFonts w:cs="Arial"/>
                <w:sz w:val="22"/>
                <w:szCs w:val="22"/>
              </w:rPr>
              <w:t>£59</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FE65F83" w14:textId="2C8FAB6C">
            <w:pPr>
              <w:jc w:val="center"/>
              <w:rPr>
                <w:rFonts w:cs="Arial"/>
                <w:sz w:val="20"/>
                <w:szCs w:val="20"/>
              </w:rPr>
            </w:pPr>
            <w:r>
              <w:rPr>
                <w:rFonts w:cs="Arial"/>
                <w:sz w:val="22"/>
                <w:szCs w:val="22"/>
              </w:rPr>
              <w:t>-£47</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3EB28EA" w14:textId="1EB00E14">
            <w:pPr>
              <w:jc w:val="center"/>
              <w:rPr>
                <w:rFonts w:cs="Arial"/>
                <w:sz w:val="20"/>
                <w:szCs w:val="20"/>
              </w:rPr>
            </w:pPr>
            <w:r>
              <w:rPr>
                <w:rFonts w:cs="Arial"/>
                <w:sz w:val="22"/>
                <w:szCs w:val="22"/>
              </w:rPr>
              <w:t>£17</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F8D6A75" w14:textId="6318D674">
            <w:pPr>
              <w:jc w:val="center"/>
              <w:rPr>
                <w:rFonts w:cs="Arial"/>
                <w:sz w:val="20"/>
                <w:szCs w:val="20"/>
              </w:rPr>
            </w:pPr>
            <w:r>
              <w:rPr>
                <w:rFonts w:cs="Arial"/>
                <w:sz w:val="22"/>
                <w:szCs w:val="22"/>
              </w:rPr>
              <w:t>-£53</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5F39CEFD" w14:textId="4AE7FB07">
            <w:pPr>
              <w:jc w:val="center"/>
              <w:rPr>
                <w:rFonts w:cs="Arial"/>
                <w:sz w:val="20"/>
                <w:szCs w:val="20"/>
              </w:rPr>
            </w:pPr>
            <w:r>
              <w:rPr>
                <w:rFonts w:cs="Arial"/>
                <w:sz w:val="22"/>
                <w:szCs w:val="22"/>
              </w:rPr>
              <w:t>£103</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7C69A80" w14:textId="4096220C">
            <w:pPr>
              <w:jc w:val="center"/>
              <w:rPr>
                <w:rFonts w:cs="Arial"/>
                <w:sz w:val="20"/>
                <w:szCs w:val="20"/>
              </w:rPr>
            </w:pPr>
            <w:r>
              <w:rPr>
                <w:rFonts w:cs="Arial"/>
                <w:sz w:val="22"/>
                <w:szCs w:val="22"/>
              </w:rPr>
              <w:t>£469</w:t>
            </w:r>
          </w:p>
        </w:tc>
      </w:tr>
      <w:tr w:rsidR="000B60BA" w:rsidTr="005A4FDC" w14:paraId="3B23F946"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15462789" w14:textId="77777777">
            <w:pPr>
              <w:jc w:val="center"/>
              <w:rPr>
                <w:rFonts w:cs="Arial"/>
                <w:sz w:val="20"/>
                <w:szCs w:val="20"/>
              </w:rPr>
            </w:pPr>
            <w:r w:rsidRPr="00451F33">
              <w:rPr>
                <w:rFonts w:cs="Arial"/>
                <w:sz w:val="20"/>
                <w:szCs w:val="20"/>
              </w:rPr>
              <w:t>2027</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B9C7E22" w14:textId="5AA4EC6B">
            <w:pPr>
              <w:jc w:val="center"/>
              <w:rPr>
                <w:rFonts w:cs="Arial"/>
                <w:sz w:val="20"/>
                <w:szCs w:val="20"/>
              </w:rPr>
            </w:pPr>
            <w:r>
              <w:rPr>
                <w:rFonts w:cs="Arial"/>
                <w:sz w:val="22"/>
                <w:szCs w:val="22"/>
              </w:rPr>
              <w:t>£34</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D9FE8D2" w14:textId="040E9858">
            <w:pPr>
              <w:jc w:val="center"/>
              <w:rPr>
                <w:rFonts w:cs="Arial"/>
                <w:sz w:val="20"/>
                <w:szCs w:val="20"/>
              </w:rPr>
            </w:pPr>
            <w:r>
              <w:rPr>
                <w:rFonts w:cs="Arial"/>
                <w:sz w:val="22"/>
                <w:szCs w:val="22"/>
              </w:rPr>
              <w:t>£64</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AB38D8A" w14:textId="3EF728C8">
            <w:pPr>
              <w:jc w:val="center"/>
              <w:rPr>
                <w:rFonts w:cs="Arial"/>
                <w:sz w:val="20"/>
                <w:szCs w:val="20"/>
              </w:rPr>
            </w:pPr>
            <w:r>
              <w:rPr>
                <w:rFonts w:cs="Arial"/>
                <w:sz w:val="22"/>
                <w:szCs w:val="22"/>
              </w:rPr>
              <w:t>-£3</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1549CB64" w14:textId="2AE45F11">
            <w:pPr>
              <w:jc w:val="center"/>
              <w:rPr>
                <w:rFonts w:cs="Arial"/>
                <w:sz w:val="20"/>
                <w:szCs w:val="20"/>
              </w:rPr>
            </w:pPr>
            <w:r>
              <w:rPr>
                <w:rFonts w:cs="Arial"/>
                <w:sz w:val="22"/>
                <w:szCs w:val="22"/>
              </w:rPr>
              <w:t>-£1</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B0C7027" w14:textId="161FE3EC">
            <w:pPr>
              <w:jc w:val="center"/>
              <w:rPr>
                <w:rFonts w:cs="Arial"/>
                <w:sz w:val="20"/>
                <w:szCs w:val="20"/>
              </w:rPr>
            </w:pPr>
            <w:r>
              <w:rPr>
                <w:rFonts w:cs="Arial"/>
                <w:sz w:val="22"/>
                <w:szCs w:val="22"/>
              </w:rPr>
              <w:t>-£5</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737642E" w14:textId="607798EB">
            <w:pPr>
              <w:jc w:val="center"/>
              <w:rPr>
                <w:rFonts w:cs="Arial"/>
                <w:sz w:val="20"/>
                <w:szCs w:val="20"/>
              </w:rPr>
            </w:pPr>
            <w:r>
              <w:rPr>
                <w:rFonts w:cs="Arial"/>
                <w:sz w:val="22"/>
                <w:szCs w:val="22"/>
              </w:rPr>
              <w:t>£10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630B14A5" w14:textId="67325473">
            <w:pPr>
              <w:jc w:val="center"/>
              <w:rPr>
                <w:rFonts w:cs="Arial"/>
                <w:sz w:val="20"/>
                <w:szCs w:val="20"/>
              </w:rPr>
            </w:pPr>
            <w:r>
              <w:rPr>
                <w:rFonts w:cs="Arial"/>
                <w:sz w:val="22"/>
                <w:szCs w:val="22"/>
              </w:rPr>
              <w:t>£100</w:t>
            </w:r>
          </w:p>
        </w:tc>
      </w:tr>
      <w:tr w:rsidR="000B60BA" w:rsidTr="005A4FDC" w14:paraId="2CA4FD51"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6E1ECB84" w14:textId="77777777">
            <w:pPr>
              <w:jc w:val="center"/>
              <w:rPr>
                <w:rFonts w:cs="Arial"/>
                <w:sz w:val="20"/>
                <w:szCs w:val="20"/>
              </w:rPr>
            </w:pPr>
            <w:r w:rsidRPr="00451F33">
              <w:rPr>
                <w:rFonts w:cs="Arial"/>
                <w:sz w:val="20"/>
                <w:szCs w:val="20"/>
              </w:rPr>
              <w:t>2028</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A8CBD24" w14:textId="10DE9AE5">
            <w:pPr>
              <w:jc w:val="center"/>
              <w:rPr>
                <w:rFonts w:cs="Arial"/>
                <w:sz w:val="20"/>
                <w:szCs w:val="20"/>
              </w:rPr>
            </w:pPr>
            <w:r>
              <w:rPr>
                <w:rFonts w:cs="Arial"/>
                <w:sz w:val="22"/>
                <w:szCs w:val="22"/>
              </w:rPr>
              <w:t>£47</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440FEED" w14:textId="46E8F1DF">
            <w:pPr>
              <w:jc w:val="center"/>
              <w:rPr>
                <w:rFonts w:cs="Arial"/>
                <w:sz w:val="20"/>
                <w:szCs w:val="20"/>
              </w:rPr>
            </w:pPr>
            <w:r>
              <w:rPr>
                <w:rFonts w:cs="Arial"/>
                <w:sz w:val="22"/>
                <w:szCs w:val="22"/>
              </w:rPr>
              <w:t>£45</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C806C7D" w14:textId="7193D811">
            <w:pPr>
              <w:jc w:val="center"/>
              <w:rPr>
                <w:rFonts w:cs="Arial"/>
                <w:sz w:val="20"/>
                <w:szCs w:val="20"/>
              </w:rPr>
            </w:pPr>
            <w:r>
              <w:rPr>
                <w:rFonts w:cs="Arial"/>
                <w:sz w:val="22"/>
                <w:szCs w:val="22"/>
              </w:rPr>
              <w:t>-£4</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5CEDF8F" w14:textId="4FD4FF22">
            <w:pPr>
              <w:jc w:val="center"/>
              <w:rPr>
                <w:rFonts w:cs="Arial"/>
                <w:sz w:val="20"/>
                <w:szCs w:val="20"/>
              </w:rPr>
            </w:pPr>
            <w:r>
              <w:rPr>
                <w:rFonts w:cs="Arial"/>
                <w:sz w:val="22"/>
                <w:szCs w:val="22"/>
              </w:rPr>
              <w:t>£1</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1C635D39" w14:textId="394C980A">
            <w:pPr>
              <w:jc w:val="center"/>
              <w:rPr>
                <w:rFonts w:cs="Arial"/>
                <w:sz w:val="20"/>
                <w:szCs w:val="20"/>
              </w:rPr>
            </w:pPr>
            <w:r>
              <w:rPr>
                <w:rFonts w:cs="Arial"/>
                <w:sz w:val="22"/>
                <w:szCs w:val="22"/>
              </w:rPr>
              <w:t>-£7</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AFC1951" w14:textId="4A71858F">
            <w:pPr>
              <w:jc w:val="center"/>
              <w:rPr>
                <w:rFonts w:cs="Arial"/>
                <w:sz w:val="20"/>
                <w:szCs w:val="20"/>
              </w:rPr>
            </w:pPr>
            <w:r>
              <w:rPr>
                <w:rFonts w:cs="Arial"/>
                <w:sz w:val="22"/>
                <w:szCs w:val="22"/>
              </w:rPr>
              <w:t>£8</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4640874" w14:textId="001D9532">
            <w:pPr>
              <w:jc w:val="center"/>
              <w:rPr>
                <w:rFonts w:cs="Arial"/>
                <w:sz w:val="20"/>
                <w:szCs w:val="20"/>
              </w:rPr>
            </w:pPr>
            <w:r>
              <w:rPr>
                <w:rFonts w:cs="Arial"/>
                <w:sz w:val="22"/>
                <w:szCs w:val="22"/>
              </w:rPr>
              <w:t>£91</w:t>
            </w:r>
          </w:p>
        </w:tc>
      </w:tr>
      <w:tr w:rsidR="000B60BA" w:rsidTr="005A4FDC" w14:paraId="7C752985"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5096E896" w14:textId="77777777">
            <w:pPr>
              <w:jc w:val="center"/>
              <w:rPr>
                <w:rFonts w:cs="Arial"/>
                <w:sz w:val="20"/>
                <w:szCs w:val="20"/>
              </w:rPr>
            </w:pPr>
            <w:r w:rsidRPr="00451F33">
              <w:rPr>
                <w:rFonts w:cs="Arial"/>
                <w:sz w:val="20"/>
                <w:szCs w:val="20"/>
              </w:rPr>
              <w:t>2029</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F925EDF" w14:textId="09F15544">
            <w:pPr>
              <w:jc w:val="center"/>
              <w:rPr>
                <w:rFonts w:cs="Arial"/>
                <w:sz w:val="20"/>
                <w:szCs w:val="20"/>
              </w:rPr>
            </w:pPr>
            <w:r>
              <w:rPr>
                <w:rFonts w:cs="Arial"/>
                <w:sz w:val="22"/>
                <w:szCs w:val="22"/>
              </w:rPr>
              <w:t>£30</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D4E9137" w14:textId="0A60CABB">
            <w:pPr>
              <w:jc w:val="center"/>
              <w:rPr>
                <w:rFonts w:cs="Arial"/>
                <w:sz w:val="20"/>
                <w:szCs w:val="20"/>
              </w:rPr>
            </w:pPr>
            <w:r>
              <w:rPr>
                <w:rFonts w:cs="Arial"/>
                <w:sz w:val="22"/>
                <w:szCs w:val="22"/>
              </w:rPr>
              <w:t>£42</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A25BCBA" w14:textId="3E4E0C31">
            <w:pPr>
              <w:jc w:val="center"/>
              <w:rPr>
                <w:rFonts w:cs="Arial"/>
                <w:sz w:val="20"/>
                <w:szCs w:val="20"/>
              </w:rPr>
            </w:pPr>
            <w:r>
              <w:rPr>
                <w:rFonts w:cs="Arial"/>
                <w:sz w:val="22"/>
                <w:szCs w:val="22"/>
              </w:rPr>
              <w:t>-£2</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54C60BED" w14:textId="53367B16">
            <w:pPr>
              <w:jc w:val="center"/>
              <w:rPr>
                <w:rFonts w:cs="Arial"/>
                <w:sz w:val="20"/>
                <w:szCs w:val="20"/>
              </w:rPr>
            </w:pPr>
            <w:r>
              <w:rPr>
                <w:rFonts w:cs="Arial"/>
                <w:sz w:val="22"/>
                <w:szCs w:val="22"/>
              </w:rPr>
              <w:t>£3</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4CC47391" w14:textId="6C1CD248">
            <w:pPr>
              <w:jc w:val="center"/>
              <w:rPr>
                <w:rFonts w:cs="Arial"/>
                <w:sz w:val="20"/>
                <w:szCs w:val="20"/>
              </w:rPr>
            </w:pPr>
            <w:r>
              <w:rPr>
                <w:rFonts w:cs="Arial"/>
                <w:sz w:val="22"/>
                <w:szCs w:val="22"/>
              </w:rPr>
              <w:t>-£4</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7924DCE" w14:textId="28BC0573">
            <w:pPr>
              <w:jc w:val="center"/>
              <w:rPr>
                <w:rFonts w:cs="Arial"/>
                <w:sz w:val="20"/>
                <w:szCs w:val="20"/>
              </w:rPr>
            </w:pPr>
            <w:r>
              <w:rPr>
                <w:rFonts w:cs="Arial"/>
                <w:sz w:val="22"/>
                <w:szCs w:val="22"/>
              </w:rPr>
              <w:t>£6</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2BFA04B" w14:textId="5029D8D4">
            <w:pPr>
              <w:jc w:val="center"/>
              <w:rPr>
                <w:rFonts w:cs="Arial"/>
                <w:sz w:val="20"/>
                <w:szCs w:val="20"/>
              </w:rPr>
            </w:pPr>
            <w:r>
              <w:rPr>
                <w:rFonts w:cs="Arial"/>
                <w:sz w:val="22"/>
                <w:szCs w:val="22"/>
              </w:rPr>
              <w:t>£74</w:t>
            </w:r>
          </w:p>
        </w:tc>
      </w:tr>
      <w:tr w:rsidR="000B60BA" w:rsidTr="005A4FDC" w14:paraId="46ED8208" w14:textId="77777777">
        <w:trPr>
          <w:trHeight w:val="285"/>
          <w:jc w:val="center"/>
        </w:trPr>
        <w:tc>
          <w:tcPr>
            <w:tcW w:w="961" w:type="dxa"/>
            <w:tcBorders>
              <w:top w:val="single" w:color="auto" w:sz="4" w:space="0"/>
              <w:left w:val="single" w:color="auto" w:sz="4" w:space="0"/>
              <w:bottom w:val="single" w:color="auto" w:sz="4" w:space="0"/>
              <w:right w:val="single" w:color="auto" w:sz="4" w:space="0"/>
            </w:tcBorders>
            <w:noWrap/>
            <w:vAlign w:val="center"/>
          </w:tcPr>
          <w:p w:rsidRPr="00451F33" w:rsidR="000B60BA" w:rsidP="000B60BA" w:rsidRDefault="000B60BA" w14:paraId="4DBEC765" w14:textId="2198F793">
            <w:pPr>
              <w:jc w:val="center"/>
              <w:rPr>
                <w:rFonts w:cs="Arial"/>
                <w:sz w:val="20"/>
                <w:szCs w:val="20"/>
              </w:rPr>
            </w:pPr>
            <w:r>
              <w:rPr>
                <w:rFonts w:cs="Arial"/>
                <w:sz w:val="20"/>
                <w:szCs w:val="20"/>
              </w:rPr>
              <w:t>2030</w:t>
            </w:r>
          </w:p>
        </w:tc>
        <w:tc>
          <w:tcPr>
            <w:tcW w:w="1119"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780A2258" w14:textId="1B64F074">
            <w:pPr>
              <w:jc w:val="center"/>
              <w:rPr>
                <w:rFonts w:cs="Arial"/>
                <w:sz w:val="22"/>
                <w:szCs w:val="22"/>
              </w:rPr>
            </w:pPr>
            <w:r>
              <w:rPr>
                <w:rFonts w:cs="Arial"/>
                <w:sz w:val="22"/>
                <w:szCs w:val="22"/>
              </w:rPr>
              <w:t>£0</w:t>
            </w:r>
          </w:p>
        </w:tc>
        <w:tc>
          <w:tcPr>
            <w:tcW w:w="1357"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37D47844" w14:textId="0A694FF6">
            <w:pPr>
              <w:jc w:val="center"/>
              <w:rPr>
                <w:rFonts w:cs="Arial"/>
                <w:sz w:val="22"/>
                <w:szCs w:val="22"/>
              </w:rPr>
            </w:pPr>
            <w:r>
              <w:rPr>
                <w:rFonts w:cs="Arial"/>
                <w:sz w:val="22"/>
                <w:szCs w:val="22"/>
              </w:rPr>
              <w:t>£37</w:t>
            </w:r>
          </w:p>
        </w:tc>
        <w:tc>
          <w:tcPr>
            <w:tcW w:w="1516"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6D168A90" w14:textId="052D3E3A">
            <w:pPr>
              <w:jc w:val="center"/>
              <w:rPr>
                <w:rFonts w:cs="Arial"/>
                <w:sz w:val="22"/>
                <w:szCs w:val="22"/>
              </w:rPr>
            </w:pPr>
            <w:r>
              <w:rPr>
                <w:rFonts w:cs="Arial"/>
                <w:sz w:val="22"/>
                <w:szCs w:val="22"/>
              </w:rPr>
              <w:t>£0</w:t>
            </w:r>
          </w:p>
        </w:tc>
        <w:tc>
          <w:tcPr>
            <w:tcW w:w="1178"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14CEA98E" w14:textId="33B8F0D7">
            <w:pPr>
              <w:jc w:val="center"/>
              <w:rPr>
                <w:rFonts w:cs="Arial"/>
                <w:sz w:val="22"/>
                <w:szCs w:val="22"/>
              </w:rPr>
            </w:pPr>
            <w:r>
              <w:rPr>
                <w:rFonts w:cs="Arial"/>
                <w:sz w:val="22"/>
                <w:szCs w:val="22"/>
              </w:rPr>
              <w:t>£0</w:t>
            </w:r>
          </w:p>
        </w:tc>
        <w:tc>
          <w:tcPr>
            <w:tcW w:w="1119"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574B6E26" w14:textId="58FC43AB">
            <w:pPr>
              <w:jc w:val="center"/>
              <w:rPr>
                <w:rFonts w:cs="Arial"/>
                <w:sz w:val="22"/>
                <w:szCs w:val="22"/>
              </w:rPr>
            </w:pPr>
            <w:r>
              <w:rPr>
                <w:rFonts w:cs="Arial"/>
                <w:sz w:val="22"/>
                <w:szCs w:val="22"/>
              </w:rPr>
              <w:t>-£1</w:t>
            </w:r>
          </w:p>
        </w:tc>
        <w:tc>
          <w:tcPr>
            <w:tcW w:w="1357"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03CD7F2D" w14:textId="60BCCF9C">
            <w:pPr>
              <w:jc w:val="center"/>
              <w:rPr>
                <w:rFonts w:cs="Arial"/>
                <w:sz w:val="22"/>
                <w:szCs w:val="22"/>
              </w:rPr>
            </w:pPr>
            <w:r>
              <w:rPr>
                <w:rFonts w:cs="Arial"/>
                <w:sz w:val="22"/>
                <w:szCs w:val="22"/>
              </w:rPr>
              <w:t>£0</w:t>
            </w:r>
          </w:p>
        </w:tc>
        <w:tc>
          <w:tcPr>
            <w:tcW w:w="1357" w:type="dxa"/>
            <w:tcBorders>
              <w:top w:val="single" w:color="auto" w:sz="4" w:space="0"/>
              <w:left w:val="single" w:color="auto" w:sz="4" w:space="0"/>
              <w:bottom w:val="single" w:color="auto" w:sz="4" w:space="0"/>
              <w:right w:val="single" w:color="auto" w:sz="4" w:space="0"/>
            </w:tcBorders>
            <w:noWrap/>
            <w:vAlign w:val="center"/>
          </w:tcPr>
          <w:p w:rsidR="000B60BA" w:rsidP="000B60BA" w:rsidRDefault="000B60BA" w14:paraId="7D948CE1" w14:textId="4675815E">
            <w:pPr>
              <w:jc w:val="center"/>
              <w:rPr>
                <w:rFonts w:cs="Arial"/>
                <w:sz w:val="22"/>
                <w:szCs w:val="22"/>
              </w:rPr>
            </w:pPr>
            <w:r>
              <w:rPr>
                <w:rFonts w:cs="Arial"/>
                <w:sz w:val="22"/>
                <w:szCs w:val="22"/>
              </w:rPr>
              <w:t>£36</w:t>
            </w:r>
          </w:p>
        </w:tc>
      </w:tr>
      <w:tr w:rsidR="000B60BA" w:rsidTr="005A4FDC" w14:paraId="4485FF74" w14:textId="77777777">
        <w:trPr>
          <w:trHeight w:val="300"/>
          <w:jc w:val="center"/>
        </w:trPr>
        <w:tc>
          <w:tcPr>
            <w:tcW w:w="961"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5C6D013" w14:textId="77777777">
            <w:pPr>
              <w:jc w:val="center"/>
              <w:rPr>
                <w:rFonts w:cs="Arial"/>
                <w:sz w:val="20"/>
                <w:szCs w:val="20"/>
              </w:rPr>
            </w:pPr>
            <w:r w:rsidRPr="00451F33">
              <w:rPr>
                <w:rFonts w:cs="Arial"/>
                <w:sz w:val="20"/>
                <w:szCs w:val="20"/>
              </w:rPr>
              <w:t>Total</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71B0AA32" w14:textId="707024DD">
            <w:pPr>
              <w:jc w:val="center"/>
              <w:rPr>
                <w:rFonts w:cs="Arial"/>
                <w:b/>
                <w:bCs/>
                <w:sz w:val="20"/>
                <w:szCs w:val="20"/>
              </w:rPr>
            </w:pPr>
            <w:r>
              <w:rPr>
                <w:rFonts w:cs="Arial"/>
                <w:b/>
                <w:bCs/>
                <w:sz w:val="22"/>
                <w:szCs w:val="22"/>
              </w:rPr>
              <w:t xml:space="preserve"> £ 511 </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217E45C3" w14:textId="1943290D">
            <w:pPr>
              <w:jc w:val="center"/>
              <w:rPr>
                <w:rFonts w:cs="Arial"/>
                <w:b/>
                <w:bCs/>
                <w:sz w:val="20"/>
                <w:szCs w:val="20"/>
              </w:rPr>
            </w:pPr>
            <w:r>
              <w:rPr>
                <w:rFonts w:cs="Arial"/>
                <w:b/>
                <w:bCs/>
                <w:sz w:val="22"/>
                <w:szCs w:val="22"/>
              </w:rPr>
              <w:t xml:space="preserve"> £ 242 </w:t>
            </w:r>
          </w:p>
        </w:tc>
        <w:tc>
          <w:tcPr>
            <w:tcW w:w="1516"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04471E96" w14:textId="408A8774">
            <w:pPr>
              <w:jc w:val="center"/>
              <w:rPr>
                <w:rFonts w:cs="Arial"/>
                <w:b/>
                <w:bCs/>
                <w:sz w:val="20"/>
                <w:szCs w:val="20"/>
              </w:rPr>
            </w:pPr>
            <w:r>
              <w:rPr>
                <w:rFonts w:cs="Arial"/>
                <w:b/>
                <w:bCs/>
                <w:sz w:val="22"/>
                <w:szCs w:val="22"/>
              </w:rPr>
              <w:t xml:space="preserve">-£ 56 </w:t>
            </w:r>
          </w:p>
        </w:tc>
        <w:tc>
          <w:tcPr>
            <w:tcW w:w="1178" w:type="dxa"/>
            <w:tcBorders>
              <w:top w:val="single" w:color="auto" w:sz="4" w:space="0"/>
              <w:left w:val="single" w:color="auto" w:sz="4" w:space="0"/>
              <w:bottom w:val="single" w:color="auto" w:sz="4" w:space="0"/>
              <w:right w:val="single" w:color="auto" w:sz="4" w:space="0"/>
            </w:tcBorders>
            <w:noWrap/>
            <w:vAlign w:val="center"/>
            <w:hideMark/>
          </w:tcPr>
          <w:p w:rsidRPr="00451F33" w:rsidR="000B60BA" w:rsidP="000B60BA" w:rsidRDefault="000B60BA" w14:paraId="376D24AE" w14:textId="1D7B3BAB">
            <w:pPr>
              <w:jc w:val="center"/>
              <w:rPr>
                <w:rFonts w:cs="Arial"/>
                <w:b/>
                <w:bCs/>
                <w:sz w:val="20"/>
                <w:szCs w:val="20"/>
              </w:rPr>
            </w:pPr>
            <w:r>
              <w:rPr>
                <w:rFonts w:cs="Arial"/>
                <w:b/>
                <w:bCs/>
                <w:sz w:val="22"/>
                <w:szCs w:val="22"/>
              </w:rPr>
              <w:t xml:space="preserve"> £ 20 </w:t>
            </w:r>
          </w:p>
        </w:tc>
        <w:tc>
          <w:tcPr>
            <w:tcW w:w="1119" w:type="dxa"/>
            <w:tcBorders>
              <w:top w:val="single" w:color="auto" w:sz="4" w:space="0"/>
              <w:left w:val="single" w:color="auto" w:sz="4" w:space="0"/>
              <w:bottom w:val="single" w:color="auto" w:sz="4" w:space="0"/>
              <w:right w:val="single" w:color="auto" w:sz="4" w:space="0"/>
            </w:tcBorders>
            <w:noWrap/>
            <w:vAlign w:val="center"/>
            <w:hideMark/>
          </w:tcPr>
          <w:p w:rsidRPr="00A10F27" w:rsidR="000B60BA" w:rsidP="000B60BA" w:rsidRDefault="000B60BA" w14:paraId="7124E5EC" w14:textId="1BACD063">
            <w:pPr>
              <w:jc w:val="center"/>
              <w:rPr>
                <w:rFonts w:cs="Arial"/>
                <w:b/>
                <w:bCs/>
                <w:sz w:val="20"/>
                <w:szCs w:val="20"/>
              </w:rPr>
            </w:pPr>
            <w:r>
              <w:rPr>
                <w:rFonts w:cs="Arial"/>
                <w:b/>
                <w:bCs/>
                <w:sz w:val="22"/>
                <w:szCs w:val="22"/>
              </w:rPr>
              <w:t xml:space="preserve">-£ 75 </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A10F27" w:rsidR="000B60BA" w:rsidP="000B60BA" w:rsidRDefault="000B60BA" w14:paraId="2F959036" w14:textId="4FC32175">
            <w:pPr>
              <w:jc w:val="center"/>
              <w:rPr>
                <w:rFonts w:cs="Arial"/>
                <w:b/>
                <w:bCs/>
                <w:sz w:val="20"/>
                <w:szCs w:val="20"/>
              </w:rPr>
            </w:pPr>
            <w:r>
              <w:rPr>
                <w:rFonts w:cs="Arial"/>
                <w:b/>
                <w:bCs/>
                <w:sz w:val="22"/>
                <w:szCs w:val="22"/>
              </w:rPr>
              <w:t xml:space="preserve"> £ 152 </w:t>
            </w:r>
          </w:p>
        </w:tc>
        <w:tc>
          <w:tcPr>
            <w:tcW w:w="1357" w:type="dxa"/>
            <w:tcBorders>
              <w:top w:val="single" w:color="auto" w:sz="4" w:space="0"/>
              <w:left w:val="single" w:color="auto" w:sz="4" w:space="0"/>
              <w:bottom w:val="single" w:color="auto" w:sz="4" w:space="0"/>
              <w:right w:val="single" w:color="auto" w:sz="4" w:space="0"/>
            </w:tcBorders>
            <w:noWrap/>
            <w:vAlign w:val="center"/>
            <w:hideMark/>
          </w:tcPr>
          <w:p w:rsidRPr="00A10F27" w:rsidR="000B60BA" w:rsidP="000B60BA" w:rsidRDefault="000B60BA" w14:paraId="17CA3CAA" w14:textId="0BE767E3">
            <w:pPr>
              <w:jc w:val="center"/>
              <w:rPr>
                <w:rFonts w:cs="Arial"/>
                <w:b/>
                <w:bCs/>
                <w:sz w:val="20"/>
                <w:szCs w:val="20"/>
              </w:rPr>
            </w:pPr>
            <w:r>
              <w:rPr>
                <w:rFonts w:cs="Arial"/>
                <w:b/>
                <w:bCs/>
                <w:sz w:val="22"/>
                <w:szCs w:val="22"/>
              </w:rPr>
              <w:t xml:space="preserve"> £ 793 </w:t>
            </w:r>
          </w:p>
        </w:tc>
      </w:tr>
    </w:tbl>
    <w:p w:rsidRPr="00451F33" w:rsidR="00554C21" w:rsidP="00554C21" w:rsidRDefault="00554C21" w14:paraId="63A5D9BC" w14:textId="11F4CD30">
      <w:pPr>
        <w:spacing w:line="257" w:lineRule="auto"/>
        <w:rPr>
          <w:rFonts w:cs="Arial"/>
        </w:rPr>
      </w:pPr>
      <w:r w:rsidRPr="00451F33">
        <w:rPr>
          <w:rFonts w:eastAsia="Arial" w:cs="Arial"/>
          <w:sz w:val="22"/>
          <w:szCs w:val="22"/>
        </w:rPr>
        <w:t>Source: WRAP</w:t>
      </w:r>
      <w:r w:rsidR="00641A00">
        <w:rPr>
          <w:rFonts w:eastAsia="Arial" w:cs="Arial"/>
          <w:sz w:val="22"/>
          <w:szCs w:val="22"/>
        </w:rPr>
        <w:t>’s</w:t>
      </w:r>
      <w:r w:rsidRPr="00451F33">
        <w:rPr>
          <w:rFonts w:eastAsia="Arial" w:cs="Arial"/>
          <w:sz w:val="22"/>
          <w:szCs w:val="22"/>
        </w:rPr>
        <w:t xml:space="preserve"> modelling, Defra</w:t>
      </w:r>
      <w:r w:rsidR="00641A00">
        <w:rPr>
          <w:rFonts w:eastAsia="Arial" w:cs="Arial"/>
          <w:sz w:val="22"/>
          <w:szCs w:val="22"/>
        </w:rPr>
        <w:t>’s</w:t>
      </w:r>
      <w:r w:rsidRPr="00451F33">
        <w:rPr>
          <w:rFonts w:eastAsia="Arial" w:cs="Arial"/>
          <w:sz w:val="22"/>
          <w:szCs w:val="22"/>
        </w:rPr>
        <w:t xml:space="preserve"> assumptions on the length of transition period  </w:t>
      </w:r>
    </w:p>
    <w:p w:rsidRPr="00451F33" w:rsidR="00554C21" w:rsidP="00554C21" w:rsidRDefault="00554C21" w14:paraId="6C9EDDE8" w14:textId="77777777">
      <w:pPr>
        <w:spacing w:line="257" w:lineRule="auto"/>
        <w:rPr>
          <w:rFonts w:eastAsia="Arial" w:cs="Arial"/>
        </w:rPr>
      </w:pPr>
    </w:p>
    <w:p w:rsidRPr="00451F33" w:rsidR="00554C21" w:rsidP="00554C21" w:rsidRDefault="00554C21" w14:paraId="25B3FA9B" w14:textId="01B28F70">
      <w:pPr>
        <w:spacing w:line="257" w:lineRule="auto"/>
        <w:jc w:val="both"/>
        <w:rPr>
          <w:rFonts w:eastAsia="Arial" w:cs="Arial"/>
        </w:rPr>
      </w:pPr>
      <w:r w:rsidRPr="00451F33">
        <w:rPr>
          <w:rFonts w:eastAsia="Arial" w:cs="Arial"/>
        </w:rPr>
        <w:t xml:space="preserve">Table </w:t>
      </w:r>
      <w:r>
        <w:rPr>
          <w:rFonts w:eastAsia="Arial" w:cs="Arial"/>
        </w:rPr>
        <w:t>2</w:t>
      </w:r>
      <w:r w:rsidR="00A65668">
        <w:rPr>
          <w:rFonts w:eastAsia="Arial" w:cs="Arial"/>
        </w:rPr>
        <w:t>3</w:t>
      </w:r>
      <w:r w:rsidRPr="00451F33">
        <w:rPr>
          <w:rFonts w:eastAsia="Arial" w:cs="Arial"/>
        </w:rPr>
        <w:t xml:space="preserve"> below gives the total net cost to </w:t>
      </w:r>
      <w:r w:rsidR="00D97548">
        <w:rPr>
          <w:rFonts w:eastAsia="Arial" w:cs="Arial"/>
        </w:rPr>
        <w:t>local auth</w:t>
      </w:r>
      <w:r w:rsidRPr="00451F33">
        <w:rPr>
          <w:rFonts w:eastAsia="Arial" w:cs="Arial"/>
        </w:rPr>
        <w:t>orities across the appraisal period. Under this option, the net costs associated with vehicles and containers are significantly lower, estimated at £4</w:t>
      </w:r>
      <w:r w:rsidR="0017584A">
        <w:rPr>
          <w:rFonts w:eastAsia="Arial" w:cs="Arial"/>
        </w:rPr>
        <w:t>3</w:t>
      </w:r>
      <w:r w:rsidRPr="00451F33">
        <w:rPr>
          <w:rFonts w:eastAsia="Arial" w:cs="Arial"/>
        </w:rPr>
        <w:t>7m and £26</w:t>
      </w:r>
      <w:r w:rsidR="0017584A">
        <w:rPr>
          <w:rFonts w:eastAsia="Arial" w:cs="Arial"/>
        </w:rPr>
        <w:t>2</w:t>
      </w:r>
      <w:r w:rsidRPr="00451F33">
        <w:rPr>
          <w:rFonts w:eastAsia="Arial" w:cs="Arial"/>
        </w:rPr>
        <w:t xml:space="preserve">m respectively (when compared to Option 1hh with free garden). These costs include both initial capital as well as future replacement costs. </w:t>
      </w:r>
    </w:p>
    <w:p w:rsidRPr="00451F33" w:rsidR="00554C21" w:rsidP="00554C21" w:rsidRDefault="00554C21" w14:paraId="04A1C063" w14:textId="77777777">
      <w:pPr>
        <w:spacing w:line="257" w:lineRule="auto"/>
        <w:jc w:val="both"/>
        <w:rPr>
          <w:rFonts w:eastAsia="Arial" w:cs="Arial"/>
        </w:rPr>
      </w:pPr>
    </w:p>
    <w:p w:rsidR="00554C21" w:rsidP="00554C21" w:rsidRDefault="00554C21" w14:paraId="4C5E52A8" w14:textId="736CA039">
      <w:pPr>
        <w:spacing w:line="257" w:lineRule="auto"/>
        <w:jc w:val="both"/>
        <w:rPr>
          <w:rFonts w:eastAsia="Arial" w:cs="Arial"/>
        </w:rPr>
      </w:pPr>
      <w:r w:rsidRPr="00451F33">
        <w:rPr>
          <w:rFonts w:eastAsia="Arial" w:cs="Arial"/>
        </w:rPr>
        <w:t>As per Option 1hh, there are some changes to operational and bulking and treatment costs in 202</w:t>
      </w:r>
      <w:r w:rsidR="0017584A">
        <w:rPr>
          <w:rFonts w:eastAsia="Arial" w:cs="Arial"/>
        </w:rPr>
        <w:t>5</w:t>
      </w:r>
      <w:r w:rsidRPr="00451F33">
        <w:rPr>
          <w:rFonts w:eastAsia="Arial" w:cs="Arial"/>
        </w:rPr>
        <w:t xml:space="preserve">. </w:t>
      </w:r>
      <w:r w:rsidR="00D305FC">
        <w:rPr>
          <w:rFonts w:eastAsia="Arial" w:cs="Arial"/>
        </w:rPr>
        <w:t>L</w:t>
      </w:r>
      <w:r w:rsidR="00D97548">
        <w:rPr>
          <w:rFonts w:eastAsia="Arial" w:cs="Arial"/>
        </w:rPr>
        <w:t>ocal auth</w:t>
      </w:r>
      <w:r w:rsidRPr="00451F33">
        <w:rPr>
          <w:rFonts w:eastAsia="Arial" w:cs="Arial"/>
        </w:rPr>
        <w:t>orities are required to collect all dry recyclable materials by the end of 202</w:t>
      </w:r>
      <w:r w:rsidR="0017584A">
        <w:rPr>
          <w:rFonts w:eastAsia="Arial" w:cs="Arial"/>
        </w:rPr>
        <w:t>5</w:t>
      </w:r>
      <w:r w:rsidRPr="00451F33">
        <w:rPr>
          <w:rFonts w:eastAsia="Arial" w:cs="Arial"/>
        </w:rPr>
        <w:t>/2</w:t>
      </w:r>
      <w:r w:rsidR="0017584A">
        <w:rPr>
          <w:rFonts w:eastAsia="Arial" w:cs="Arial"/>
        </w:rPr>
        <w:t>6</w:t>
      </w:r>
      <w:r w:rsidRPr="00451F33">
        <w:rPr>
          <w:rFonts w:eastAsia="Arial" w:cs="Arial"/>
        </w:rPr>
        <w:t>. We have assumed in the modelling that they need to add these materials to their exi</w:t>
      </w:r>
      <w:r w:rsidR="00C85849">
        <w:rPr>
          <w:rFonts w:eastAsia="Arial" w:cs="Arial"/>
        </w:rPr>
        <w:t>s</w:t>
      </w:r>
      <w:r w:rsidRPr="00451F33">
        <w:rPr>
          <w:rFonts w:eastAsia="Arial" w:cs="Arial"/>
        </w:rPr>
        <w:t>ting collections if they don’t already collect them. In turn, this increases their recycling rates and lowers some operational costs in 202</w:t>
      </w:r>
      <w:r w:rsidR="0017584A">
        <w:rPr>
          <w:rFonts w:eastAsia="Arial" w:cs="Arial"/>
        </w:rPr>
        <w:t>5</w:t>
      </w:r>
      <w:r w:rsidRPr="00451F33">
        <w:rPr>
          <w:rFonts w:eastAsia="Arial" w:cs="Arial"/>
        </w:rPr>
        <w:t>. The model, for example, estimates bulking and waste treatment costs (net of revenue for separately collected materials) to fall by £11m in 202</w:t>
      </w:r>
      <w:r w:rsidR="0017584A">
        <w:rPr>
          <w:rFonts w:eastAsia="Arial" w:cs="Arial"/>
        </w:rPr>
        <w:t>5</w:t>
      </w:r>
      <w:r w:rsidRPr="00451F33">
        <w:rPr>
          <w:rFonts w:eastAsia="Arial" w:cs="Arial"/>
        </w:rPr>
        <w:t xml:space="preserve">. </w:t>
      </w:r>
    </w:p>
    <w:p w:rsidRPr="00451F33" w:rsidR="009E3D01" w:rsidP="00554C21" w:rsidRDefault="009E3D01" w14:paraId="244D4404" w14:textId="77777777">
      <w:pPr>
        <w:spacing w:line="257" w:lineRule="auto"/>
        <w:jc w:val="both"/>
        <w:rPr>
          <w:rFonts w:eastAsia="Arial" w:cs="Arial"/>
        </w:rPr>
      </w:pPr>
    </w:p>
    <w:p w:rsidRPr="00451F33" w:rsidR="00554C21" w:rsidP="00554C21" w:rsidRDefault="00554C21" w14:paraId="16C23557" w14:textId="145DFC38">
      <w:pPr>
        <w:spacing w:line="257" w:lineRule="auto"/>
        <w:jc w:val="both"/>
        <w:rPr>
          <w:rFonts w:eastAsia="Arial" w:cs="Arial"/>
        </w:rPr>
      </w:pPr>
      <w:r w:rsidRPr="00451F33">
        <w:rPr>
          <w:rFonts w:eastAsia="Arial" w:cs="Arial"/>
        </w:rPr>
        <w:t xml:space="preserve">The total net operating costs (over the appraisal period) are significantly lower (compared to Option 1hh). Again, this is </w:t>
      </w:r>
      <w:r w:rsidR="00A3120F">
        <w:rPr>
          <w:rFonts w:eastAsia="Arial" w:cs="Arial"/>
        </w:rPr>
        <w:t>due to</w:t>
      </w:r>
      <w:r w:rsidRPr="00451F33">
        <w:rPr>
          <w:rFonts w:eastAsia="Arial" w:cs="Arial"/>
        </w:rPr>
        <w:t xml:space="preserve"> lower household participation in garden waste collections (arising due to charges). </w:t>
      </w:r>
      <w:r w:rsidR="00C45061">
        <w:rPr>
          <w:rFonts w:eastAsia="Arial" w:cs="Arial"/>
        </w:rPr>
        <w:t>L</w:t>
      </w:r>
      <w:r w:rsidR="00D97548">
        <w:rPr>
          <w:rFonts w:eastAsia="Arial" w:cs="Arial"/>
        </w:rPr>
        <w:t>ocal auth</w:t>
      </w:r>
      <w:r w:rsidRPr="00451F33">
        <w:rPr>
          <w:rFonts w:eastAsia="Arial" w:cs="Arial"/>
        </w:rPr>
        <w:t>orities need to spend less on labour and other operating costs such as fuel. Under Option 2hh, the net operating costs are expected to increase by £2,</w:t>
      </w:r>
      <w:r w:rsidR="0017584A">
        <w:rPr>
          <w:rFonts w:eastAsia="Arial" w:cs="Arial"/>
        </w:rPr>
        <w:t>375</w:t>
      </w:r>
      <w:r w:rsidRPr="00451F33">
        <w:rPr>
          <w:rFonts w:eastAsia="Arial" w:cs="Arial"/>
        </w:rPr>
        <w:t>m over the appraisal, or on average by £2</w:t>
      </w:r>
      <w:r w:rsidR="0017584A">
        <w:rPr>
          <w:rFonts w:eastAsia="Arial" w:cs="Arial"/>
        </w:rPr>
        <w:t>16</w:t>
      </w:r>
      <w:r w:rsidRPr="00451F33">
        <w:rPr>
          <w:rFonts w:eastAsia="Arial" w:cs="Arial"/>
        </w:rPr>
        <w:t xml:space="preserve">m per year. Under Option 2hh, </w:t>
      </w:r>
      <w:r w:rsidR="00D97548">
        <w:rPr>
          <w:rFonts w:eastAsia="Arial" w:cs="Arial"/>
        </w:rPr>
        <w:t>local auth</w:t>
      </w:r>
      <w:r w:rsidRPr="00451F33">
        <w:rPr>
          <w:rFonts w:eastAsia="Arial" w:cs="Arial"/>
        </w:rPr>
        <w:t>orities are expected to spend less on bulking and treatment. The net bulking and treatment costs (net of material revenue and landfill tax payments) are estimated to reduce on average by £1</w:t>
      </w:r>
      <w:r w:rsidR="0017584A">
        <w:rPr>
          <w:rFonts w:eastAsia="Arial" w:cs="Arial"/>
        </w:rPr>
        <w:t>68</w:t>
      </w:r>
      <w:r w:rsidR="00C45061">
        <w:rPr>
          <w:rFonts w:eastAsia="Arial" w:cs="Arial"/>
        </w:rPr>
        <w:t>m</w:t>
      </w:r>
      <w:r w:rsidRPr="00451F33">
        <w:rPr>
          <w:rFonts w:eastAsia="Arial" w:cs="Arial"/>
        </w:rPr>
        <w:t xml:space="preserve"> per year. </w:t>
      </w:r>
    </w:p>
    <w:p w:rsidRPr="00451F33" w:rsidR="00554C21" w:rsidP="00554C21" w:rsidRDefault="00554C21" w14:paraId="3385141C" w14:textId="77777777">
      <w:pPr>
        <w:spacing w:line="257" w:lineRule="auto"/>
        <w:jc w:val="both"/>
        <w:rPr>
          <w:rFonts w:eastAsia="Arial" w:cs="Arial"/>
        </w:rPr>
      </w:pPr>
    </w:p>
    <w:p w:rsidRPr="00451F33" w:rsidR="00554C21" w:rsidP="00554C21" w:rsidRDefault="00EC0B3D" w14:paraId="13615748" w14:textId="4C7059E6">
      <w:pPr>
        <w:spacing w:line="257" w:lineRule="auto"/>
        <w:jc w:val="both"/>
        <w:rPr>
          <w:rFonts w:eastAsia="Arial" w:cs="Arial"/>
        </w:rPr>
      </w:pPr>
      <w:proofErr w:type="gramStart"/>
      <w:r>
        <w:rPr>
          <w:rFonts w:eastAsia="Arial" w:cs="Arial"/>
        </w:rPr>
        <w:t>Taking into account</w:t>
      </w:r>
      <w:proofErr w:type="gramEnd"/>
      <w:r>
        <w:rPr>
          <w:rFonts w:eastAsia="Arial" w:cs="Arial"/>
        </w:rPr>
        <w:t xml:space="preserve"> DRS in the baseline and household scenario, there is a net saving of £624m to local authorities over the appraisal period.</w:t>
      </w:r>
      <w:r w:rsidRPr="00451F33" w:rsidR="00554C21">
        <w:rPr>
          <w:rFonts w:eastAsia="Arial" w:cs="Arial"/>
        </w:rPr>
        <w:t xml:space="preserve"> In our analysis, we estimate that the DRS scheme reduce</w:t>
      </w:r>
      <w:r w:rsidR="00554C21">
        <w:rPr>
          <w:rFonts w:eastAsia="Arial" w:cs="Arial"/>
        </w:rPr>
        <w:t>s</w:t>
      </w:r>
      <w:r w:rsidRPr="00451F33" w:rsidR="00554C21">
        <w:rPr>
          <w:rFonts w:eastAsia="Arial" w:cs="Arial"/>
        </w:rPr>
        <w:t xml:space="preserve"> </w:t>
      </w:r>
      <w:r w:rsidR="00D97548">
        <w:rPr>
          <w:rFonts w:eastAsia="Arial" w:cs="Arial"/>
        </w:rPr>
        <w:t>local auth</w:t>
      </w:r>
      <w:r w:rsidRPr="00451F33" w:rsidR="00554C21">
        <w:rPr>
          <w:rFonts w:eastAsia="Arial" w:cs="Arial"/>
        </w:rPr>
        <w:t xml:space="preserve">ority income from material revenue and increase MRF gate fees (see </w:t>
      </w:r>
      <w:r w:rsidRPr="006D08CA" w:rsidR="00554C21">
        <w:rPr>
          <w:rFonts w:eastAsia="Arial" w:cs="Arial"/>
        </w:rPr>
        <w:t xml:space="preserve">Section </w:t>
      </w:r>
      <w:r w:rsidRPr="006D08CA" w:rsidR="006D08CA">
        <w:rPr>
          <w:rFonts w:eastAsia="Arial" w:cs="Arial"/>
        </w:rPr>
        <w:t>6</w:t>
      </w:r>
      <w:r w:rsidRPr="00451F33" w:rsidR="00554C21">
        <w:rPr>
          <w:rFonts w:eastAsia="Arial" w:cs="Arial"/>
        </w:rPr>
        <w:t xml:space="preserve"> for further information). The DRS impact also have a small impact on bulking and residual waste costs. The combined effect is greater under the do-nothing compared to Option 1hh</w:t>
      </w:r>
      <w:r w:rsidR="007E4BE6">
        <w:rPr>
          <w:rStyle w:val="FootnoteReference"/>
          <w:rFonts w:eastAsia="Arial"/>
        </w:rPr>
        <w:footnoteReference w:id="273"/>
      </w:r>
      <w:r w:rsidRPr="00451F33" w:rsidR="00554C21">
        <w:rPr>
          <w:rFonts w:eastAsia="Arial" w:cs="Arial"/>
        </w:rPr>
        <w:t xml:space="preserve">. As such, there is a saving to </w:t>
      </w:r>
      <w:r w:rsidR="00D97548">
        <w:rPr>
          <w:rFonts w:eastAsia="Arial" w:cs="Arial"/>
        </w:rPr>
        <w:t>local auth</w:t>
      </w:r>
      <w:r w:rsidRPr="00451F33" w:rsidR="00554C21">
        <w:rPr>
          <w:rFonts w:eastAsia="Arial" w:cs="Arial"/>
        </w:rPr>
        <w:t>orities. The estimated saving is the same as per Option 1hh. This is because there is no interaction between dry DRS materials and garden waste.</w:t>
      </w:r>
    </w:p>
    <w:p w:rsidRPr="00451F33" w:rsidR="00554C21" w:rsidP="00554C21" w:rsidRDefault="00554C21" w14:paraId="185E2838" w14:textId="77777777">
      <w:pPr>
        <w:spacing w:line="257" w:lineRule="auto"/>
        <w:jc w:val="both"/>
        <w:rPr>
          <w:rFonts w:eastAsia="Arial" w:cs="Arial"/>
        </w:rPr>
      </w:pPr>
    </w:p>
    <w:p w:rsidRPr="00451F33" w:rsidR="00554C21" w:rsidP="00554C21" w:rsidRDefault="2103847F" w14:paraId="6F39B59F" w14:textId="74A1B2BA">
      <w:pPr>
        <w:spacing w:line="257" w:lineRule="auto"/>
        <w:jc w:val="both"/>
        <w:rPr>
          <w:rFonts w:cs="Arial"/>
        </w:rPr>
      </w:pPr>
      <w:r w:rsidRPr="7C995945">
        <w:rPr>
          <w:rFonts w:cs="Arial"/>
        </w:rPr>
        <w:t xml:space="preserve">Opposite to Option 1hh, this option means that </w:t>
      </w:r>
      <w:r w:rsidR="00D97548">
        <w:rPr>
          <w:rFonts w:cs="Arial"/>
        </w:rPr>
        <w:t>local auth</w:t>
      </w:r>
      <w:r w:rsidRPr="7C995945">
        <w:rPr>
          <w:rFonts w:cs="Arial"/>
        </w:rPr>
        <w:t xml:space="preserve">orities receive additional income from charging for garden waste if they have previously provided this service for </w:t>
      </w:r>
      <w:r w:rsidRPr="7C995945" w:rsidR="262DCFA5">
        <w:rPr>
          <w:rFonts w:cs="Arial"/>
        </w:rPr>
        <w:t>free but</w:t>
      </w:r>
      <w:r w:rsidRPr="7C995945" w:rsidR="584AB0E1">
        <w:rPr>
          <w:rFonts w:cs="Arial"/>
        </w:rPr>
        <w:t xml:space="preserve"> choose no longer to do so</w:t>
      </w:r>
      <w:r w:rsidRPr="7C995945">
        <w:rPr>
          <w:rFonts w:cs="Arial"/>
        </w:rPr>
        <w:t xml:space="preserve">. Based on the household modelling, we estimate a net increase in income to all </w:t>
      </w:r>
      <w:r w:rsidR="00D97548">
        <w:rPr>
          <w:rFonts w:cs="Arial"/>
        </w:rPr>
        <w:t>local auth</w:t>
      </w:r>
      <w:r w:rsidRPr="7C995945">
        <w:rPr>
          <w:rFonts w:cs="Arial"/>
        </w:rPr>
        <w:t>orities of £1,</w:t>
      </w:r>
      <w:r w:rsidR="0017584A">
        <w:rPr>
          <w:rFonts w:cs="Arial"/>
        </w:rPr>
        <w:t>250</w:t>
      </w:r>
      <w:r w:rsidRPr="7C995945">
        <w:rPr>
          <w:rFonts w:cs="Arial"/>
        </w:rPr>
        <w:t>m between 202</w:t>
      </w:r>
      <w:r w:rsidR="0017584A">
        <w:rPr>
          <w:rFonts w:cs="Arial"/>
        </w:rPr>
        <w:t>6</w:t>
      </w:r>
      <w:r w:rsidRPr="7C995945">
        <w:rPr>
          <w:rFonts w:cs="Arial"/>
        </w:rPr>
        <w:t xml:space="preserve"> and 2035</w:t>
      </w:r>
      <w:r w:rsidR="00BC692C">
        <w:rPr>
          <w:rFonts w:cs="Arial"/>
        </w:rPr>
        <w:t>.</w:t>
      </w:r>
      <w:r w:rsidRPr="7C995945">
        <w:rPr>
          <w:rFonts w:cs="Arial"/>
        </w:rPr>
        <w:t xml:space="preserve"> This is an average yearly increase of £125m. In turn, the household costs are increased by the same amount received by </w:t>
      </w:r>
      <w:r w:rsidR="00D97548">
        <w:rPr>
          <w:rFonts w:cs="Arial"/>
        </w:rPr>
        <w:t>local auth</w:t>
      </w:r>
      <w:r w:rsidRPr="7C995945">
        <w:rPr>
          <w:rFonts w:cs="Arial"/>
        </w:rPr>
        <w:t xml:space="preserve">orities. </w:t>
      </w:r>
    </w:p>
    <w:p w:rsidR="00A1578B" w:rsidP="00554C21" w:rsidRDefault="00A1578B" w14:paraId="7F872C35" w14:textId="77777777">
      <w:pPr>
        <w:spacing w:line="257" w:lineRule="auto"/>
        <w:jc w:val="both"/>
        <w:rPr>
          <w:rFonts w:cs="Arial"/>
        </w:rPr>
      </w:pPr>
    </w:p>
    <w:p w:rsidRPr="00451F33" w:rsidR="00A1578B" w:rsidP="00554C21" w:rsidRDefault="00A1578B" w14:paraId="37224BDE" w14:textId="54A253FE">
      <w:pPr>
        <w:spacing w:line="257" w:lineRule="auto"/>
        <w:jc w:val="both"/>
        <w:rPr>
          <w:rFonts w:cs="Arial"/>
        </w:rPr>
      </w:pPr>
      <w:r>
        <w:rPr>
          <w:rFonts w:cs="Arial"/>
        </w:rPr>
        <w:t xml:space="preserve">The cost of </w:t>
      </w:r>
      <w:r w:rsidR="00693E2D">
        <w:rPr>
          <w:rFonts w:cs="Arial"/>
        </w:rPr>
        <w:t xml:space="preserve">completing </w:t>
      </w:r>
      <w:r>
        <w:rPr>
          <w:rFonts w:cs="Arial"/>
        </w:rPr>
        <w:t xml:space="preserve">written assessments to local authorities is </w:t>
      </w:r>
      <w:r w:rsidR="00117533">
        <w:rPr>
          <w:rFonts w:cs="Arial"/>
        </w:rPr>
        <w:t xml:space="preserve">estimated at </w:t>
      </w:r>
      <w:r>
        <w:rPr>
          <w:rFonts w:cs="Arial"/>
        </w:rPr>
        <w:t>£0.25m over the appraisal period</w:t>
      </w:r>
      <w:r w:rsidR="00E7031C">
        <w:rPr>
          <w:rFonts w:cs="Arial"/>
        </w:rPr>
        <w:t xml:space="preserve"> (undiscounted)</w:t>
      </w:r>
      <w:r>
        <w:rPr>
          <w:rFonts w:cs="Arial"/>
        </w:rPr>
        <w:t xml:space="preserve">. </w:t>
      </w:r>
    </w:p>
    <w:p w:rsidRPr="00451F33" w:rsidR="00554C21" w:rsidP="00554C21" w:rsidRDefault="00554C21" w14:paraId="13F98755" w14:textId="77777777">
      <w:pPr>
        <w:spacing w:line="257" w:lineRule="auto"/>
        <w:jc w:val="both"/>
        <w:rPr>
          <w:rFonts w:cs="Arial"/>
        </w:rPr>
      </w:pPr>
    </w:p>
    <w:p w:rsidR="00554C21" w:rsidP="00554C21" w:rsidRDefault="00554C21" w14:paraId="66C97103" w14:textId="158A136E">
      <w:pPr>
        <w:spacing w:line="257" w:lineRule="auto"/>
        <w:jc w:val="both"/>
        <w:rPr>
          <w:rFonts w:cs="Arial"/>
        </w:rPr>
      </w:pPr>
      <w:r w:rsidRPr="00451F33">
        <w:rPr>
          <w:rFonts w:cs="Arial"/>
        </w:rPr>
        <w:t>Overall, Option 2hh means a net saving of £</w:t>
      </w:r>
      <w:r w:rsidR="00A970B3">
        <w:rPr>
          <w:rFonts w:cs="Arial"/>
        </w:rPr>
        <w:t>318</w:t>
      </w:r>
      <w:r w:rsidRPr="00451F33">
        <w:rPr>
          <w:rFonts w:cs="Arial"/>
        </w:rPr>
        <w:t xml:space="preserve">m to </w:t>
      </w:r>
      <w:r w:rsidR="00D97548">
        <w:rPr>
          <w:rFonts w:cs="Arial"/>
        </w:rPr>
        <w:t>local auth</w:t>
      </w:r>
      <w:r w:rsidRPr="00451F33">
        <w:rPr>
          <w:rFonts w:cs="Arial"/>
        </w:rPr>
        <w:t xml:space="preserve">orities (undiscounted and when compared to the baseline costs). </w:t>
      </w:r>
    </w:p>
    <w:p w:rsidRPr="00451F33" w:rsidR="00554C21" w:rsidP="00554C21" w:rsidRDefault="00554C21" w14:paraId="59017594" w14:textId="77777777">
      <w:pPr>
        <w:spacing w:line="257" w:lineRule="auto"/>
        <w:rPr>
          <w:rFonts w:eastAsia="Arial" w:cs="Arial"/>
          <w:b/>
          <w:sz w:val="22"/>
          <w:szCs w:val="22"/>
        </w:rPr>
      </w:pPr>
    </w:p>
    <w:p w:rsidRPr="00A65668" w:rsidR="00554C21" w:rsidP="00554C21" w:rsidRDefault="00554C21" w14:paraId="2808816A" w14:textId="161F2CEB">
      <w:pPr>
        <w:spacing w:line="257" w:lineRule="auto"/>
        <w:rPr>
          <w:rFonts w:eastAsia="Arial" w:cs="Arial"/>
          <w:b/>
        </w:rPr>
      </w:pPr>
      <w:r w:rsidRPr="00A65668">
        <w:rPr>
          <w:rFonts w:eastAsia="Arial" w:cs="Arial"/>
          <w:b/>
        </w:rPr>
        <w:t>Table 2</w:t>
      </w:r>
      <w:r w:rsidRPr="00A65668" w:rsidR="00A65668">
        <w:rPr>
          <w:rFonts w:eastAsia="Arial" w:cs="Arial"/>
          <w:b/>
        </w:rPr>
        <w:t>3</w:t>
      </w:r>
      <w:r w:rsidRPr="00A65668">
        <w:rPr>
          <w:rFonts w:eastAsia="Arial" w:cs="Arial"/>
          <w:b/>
        </w:rPr>
        <w:t xml:space="preserve">: Modelled net costs (+) and savings (-), of household Option </w:t>
      </w:r>
      <w:r w:rsidRPr="00A65668">
        <w:rPr>
          <w:rFonts w:eastAsia="Arial" w:cs="Arial"/>
          <w:b/>
          <w:i/>
          <w:iCs/>
        </w:rPr>
        <w:t xml:space="preserve">2hh </w:t>
      </w:r>
      <w:r w:rsidRPr="00A65668">
        <w:rPr>
          <w:rFonts w:eastAsia="Arial" w:cs="Arial"/>
          <w:b/>
        </w:rPr>
        <w:t xml:space="preserve">(charged garden service), £ millions, undiscounted </w:t>
      </w:r>
    </w:p>
    <w:tbl>
      <w:tblPr>
        <w:tblW w:w="11770" w:type="dxa"/>
        <w:jc w:val="center"/>
        <w:tblLayout w:type="fixed"/>
        <w:tblLook w:val="04A0" w:firstRow="1" w:lastRow="0" w:firstColumn="1" w:lastColumn="0" w:noHBand="0" w:noVBand="1"/>
      </w:tblPr>
      <w:tblGrid>
        <w:gridCol w:w="713"/>
        <w:gridCol w:w="988"/>
        <w:gridCol w:w="992"/>
        <w:gridCol w:w="1276"/>
        <w:gridCol w:w="1422"/>
        <w:gridCol w:w="1418"/>
        <w:gridCol w:w="1129"/>
        <w:gridCol w:w="1055"/>
        <w:gridCol w:w="1360"/>
        <w:gridCol w:w="1417"/>
      </w:tblGrid>
      <w:tr w:rsidRPr="00434030" w:rsidR="00906D94" w:rsidTr="00906D94" w14:paraId="4D05A409" w14:textId="77777777">
        <w:trPr>
          <w:trHeight w:val="1002"/>
          <w:jc w:val="center"/>
        </w:trPr>
        <w:tc>
          <w:tcPr>
            <w:tcW w:w="713"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51F33" w:rsidR="0017584A" w:rsidP="005A4FDC" w:rsidRDefault="0017584A" w14:paraId="69598065" w14:textId="77777777">
            <w:pPr>
              <w:rPr>
                <w:rFonts w:cs="Arial"/>
                <w:sz w:val="20"/>
                <w:szCs w:val="20"/>
                <w:lang w:eastAsia="en-GB"/>
              </w:rPr>
            </w:pPr>
          </w:p>
        </w:tc>
        <w:tc>
          <w:tcPr>
            <w:tcW w:w="988" w:type="dxa"/>
            <w:tcBorders>
              <w:top w:val="single" w:color="auto" w:sz="4" w:space="0"/>
              <w:left w:val="nil"/>
              <w:bottom w:val="single" w:color="auto" w:sz="4" w:space="0"/>
              <w:right w:val="nil"/>
            </w:tcBorders>
          </w:tcPr>
          <w:p w:rsidR="00DE3F5A" w:rsidP="001862D1" w:rsidRDefault="00DE3F5A" w14:paraId="32DF9373" w14:textId="3DDBF83C">
            <w:pPr>
              <w:jc w:val="center"/>
              <w:rPr>
                <w:rFonts w:cs="Arial"/>
                <w:color w:val="000000"/>
                <w:sz w:val="20"/>
                <w:szCs w:val="20"/>
              </w:rPr>
            </w:pPr>
            <w:r>
              <w:rPr>
                <w:rFonts w:cs="Arial"/>
                <w:color w:val="000000"/>
                <w:sz w:val="20"/>
                <w:szCs w:val="20"/>
              </w:rPr>
              <w:t>LA TEEP policy costs</w:t>
            </w:r>
          </w:p>
        </w:tc>
        <w:tc>
          <w:tcPr>
            <w:tcW w:w="992" w:type="dxa"/>
            <w:tcBorders>
              <w:top w:val="single" w:color="auto" w:sz="4" w:space="0"/>
              <w:left w:val="nil"/>
              <w:bottom w:val="single" w:color="auto" w:sz="4" w:space="0"/>
              <w:right w:val="nil"/>
            </w:tcBorders>
            <w:shd w:val="clear" w:color="auto" w:fill="auto"/>
            <w:vAlign w:val="center"/>
          </w:tcPr>
          <w:p w:rsidRPr="00451F33" w:rsidR="0017584A" w:rsidP="001862D1" w:rsidRDefault="0017584A" w14:paraId="6833EB29" w14:textId="23F96D37">
            <w:pPr>
              <w:jc w:val="center"/>
              <w:rPr>
                <w:rFonts w:cs="Arial"/>
                <w:color w:val="000000"/>
                <w:sz w:val="20"/>
                <w:szCs w:val="20"/>
                <w:lang w:eastAsia="en-GB"/>
              </w:rPr>
            </w:pPr>
            <w:r w:rsidRPr="00451F33">
              <w:rPr>
                <w:rFonts w:cs="Arial"/>
                <w:color w:val="000000"/>
                <w:sz w:val="20"/>
                <w:szCs w:val="20"/>
              </w:rPr>
              <w:t>Vehicle Capital costs</w:t>
            </w:r>
          </w:p>
        </w:tc>
        <w:tc>
          <w:tcPr>
            <w:tcW w:w="1276" w:type="dxa"/>
            <w:tcBorders>
              <w:top w:val="single" w:color="auto" w:sz="4" w:space="0"/>
              <w:left w:val="nil"/>
              <w:bottom w:val="single" w:color="auto" w:sz="4" w:space="0"/>
              <w:right w:val="nil"/>
            </w:tcBorders>
            <w:shd w:val="clear" w:color="auto" w:fill="auto"/>
            <w:vAlign w:val="center"/>
          </w:tcPr>
          <w:p w:rsidRPr="00451F33" w:rsidR="0017584A" w:rsidP="001862D1" w:rsidRDefault="0017584A" w14:paraId="2AD16ED2" w14:textId="77777777">
            <w:pPr>
              <w:jc w:val="center"/>
              <w:rPr>
                <w:rFonts w:cs="Arial"/>
                <w:color w:val="000000"/>
                <w:sz w:val="20"/>
                <w:szCs w:val="20"/>
                <w:lang w:eastAsia="en-GB"/>
              </w:rPr>
            </w:pPr>
            <w:r w:rsidRPr="00451F33">
              <w:rPr>
                <w:rFonts w:cs="Arial"/>
                <w:color w:val="000000"/>
                <w:sz w:val="20"/>
                <w:szCs w:val="20"/>
              </w:rPr>
              <w:t>Container Capital costs</w:t>
            </w:r>
          </w:p>
        </w:tc>
        <w:tc>
          <w:tcPr>
            <w:tcW w:w="1422" w:type="dxa"/>
            <w:tcBorders>
              <w:top w:val="single" w:color="auto" w:sz="4" w:space="0"/>
              <w:left w:val="nil"/>
              <w:bottom w:val="single" w:color="auto" w:sz="4" w:space="0"/>
              <w:right w:val="nil"/>
            </w:tcBorders>
            <w:shd w:val="clear" w:color="auto" w:fill="auto"/>
            <w:vAlign w:val="center"/>
          </w:tcPr>
          <w:p w:rsidRPr="00451F33" w:rsidR="0017584A" w:rsidP="001862D1" w:rsidRDefault="0017584A" w14:paraId="3F95297C" w14:textId="77777777">
            <w:pPr>
              <w:jc w:val="center"/>
              <w:rPr>
                <w:rFonts w:cs="Arial"/>
                <w:color w:val="000000"/>
                <w:sz w:val="20"/>
                <w:szCs w:val="20"/>
                <w:lang w:eastAsia="en-GB"/>
              </w:rPr>
            </w:pPr>
            <w:r w:rsidRPr="00451F33">
              <w:rPr>
                <w:rFonts w:cs="Arial"/>
                <w:color w:val="000000"/>
                <w:sz w:val="20"/>
                <w:szCs w:val="20"/>
              </w:rPr>
              <w:t>Annual Operating and Comms</w:t>
            </w:r>
          </w:p>
        </w:tc>
        <w:tc>
          <w:tcPr>
            <w:tcW w:w="1418" w:type="dxa"/>
            <w:tcBorders>
              <w:top w:val="single" w:color="auto" w:sz="4" w:space="0"/>
              <w:left w:val="nil"/>
              <w:bottom w:val="single" w:color="auto" w:sz="4" w:space="0"/>
              <w:right w:val="nil"/>
            </w:tcBorders>
            <w:shd w:val="clear" w:color="auto" w:fill="auto"/>
            <w:vAlign w:val="center"/>
          </w:tcPr>
          <w:p w:rsidRPr="00451F33" w:rsidR="0017584A" w:rsidP="001862D1" w:rsidRDefault="0017584A" w14:paraId="5865408E" w14:textId="77777777">
            <w:pPr>
              <w:jc w:val="center"/>
              <w:rPr>
                <w:rFonts w:cs="Arial"/>
                <w:color w:val="000000"/>
                <w:sz w:val="20"/>
                <w:szCs w:val="20"/>
                <w:lang w:eastAsia="en-GB"/>
              </w:rPr>
            </w:pPr>
            <w:r w:rsidRPr="00451F33">
              <w:rPr>
                <w:rFonts w:cs="Arial"/>
                <w:color w:val="000000"/>
                <w:sz w:val="20"/>
                <w:szCs w:val="20"/>
                <w:lang w:eastAsia="en-GB"/>
              </w:rPr>
              <w:t>Annual Bulk and Treatment</w:t>
            </w:r>
            <w:r w:rsidRPr="00451F33">
              <w:rPr>
                <w:rStyle w:val="FootnoteReference"/>
                <w:rFonts w:cs="Arial"/>
                <w:sz w:val="20"/>
                <w:szCs w:val="20"/>
              </w:rPr>
              <w:footnoteReference w:id="274"/>
            </w:r>
          </w:p>
        </w:tc>
        <w:tc>
          <w:tcPr>
            <w:tcW w:w="1129" w:type="dxa"/>
            <w:tcBorders>
              <w:top w:val="single" w:color="auto" w:sz="4" w:space="0"/>
              <w:left w:val="nil"/>
              <w:bottom w:val="single" w:color="auto" w:sz="4" w:space="0"/>
              <w:right w:val="nil"/>
            </w:tcBorders>
            <w:shd w:val="clear" w:color="auto" w:fill="auto"/>
            <w:vAlign w:val="center"/>
          </w:tcPr>
          <w:p w:rsidRPr="00451F33" w:rsidR="0017584A" w:rsidP="001862D1" w:rsidRDefault="0017584A" w14:paraId="3F6A5E81" w14:textId="77777777">
            <w:pPr>
              <w:jc w:val="center"/>
              <w:rPr>
                <w:rFonts w:cs="Arial"/>
                <w:color w:val="000000"/>
                <w:sz w:val="20"/>
                <w:szCs w:val="20"/>
                <w:lang w:eastAsia="en-GB"/>
              </w:rPr>
            </w:pPr>
            <w:r w:rsidRPr="00451F33">
              <w:rPr>
                <w:rFonts w:cs="Arial"/>
                <w:color w:val="000000"/>
                <w:sz w:val="20"/>
                <w:szCs w:val="20"/>
              </w:rPr>
              <w:t>Wider transition costs</w:t>
            </w:r>
            <w:r w:rsidRPr="00451F33">
              <w:rPr>
                <w:rStyle w:val="FootnoteReference"/>
                <w:rFonts w:cs="Arial"/>
                <w:sz w:val="20"/>
                <w:szCs w:val="20"/>
              </w:rPr>
              <w:footnoteReference w:id="275"/>
            </w:r>
          </w:p>
        </w:tc>
        <w:tc>
          <w:tcPr>
            <w:tcW w:w="1055" w:type="dxa"/>
            <w:tcBorders>
              <w:top w:val="single" w:color="auto" w:sz="4" w:space="0"/>
              <w:left w:val="nil"/>
              <w:bottom w:val="single" w:color="auto" w:sz="4" w:space="0"/>
              <w:right w:val="nil"/>
            </w:tcBorders>
            <w:shd w:val="clear" w:color="auto" w:fill="auto"/>
            <w:vAlign w:val="center"/>
            <w:hideMark/>
          </w:tcPr>
          <w:p w:rsidRPr="00451F33" w:rsidR="0017584A" w:rsidP="001862D1" w:rsidRDefault="0017584A" w14:paraId="6EB84950" w14:textId="77777777">
            <w:pPr>
              <w:jc w:val="center"/>
              <w:rPr>
                <w:rFonts w:cs="Arial"/>
                <w:color w:val="000000"/>
                <w:sz w:val="20"/>
                <w:szCs w:val="20"/>
                <w:lang w:eastAsia="en-GB"/>
              </w:rPr>
            </w:pPr>
            <w:r w:rsidRPr="00451F33">
              <w:rPr>
                <w:rFonts w:cs="Arial"/>
                <w:color w:val="000000"/>
                <w:sz w:val="20"/>
                <w:szCs w:val="20"/>
              </w:rPr>
              <w:t>DRS effect</w:t>
            </w:r>
          </w:p>
        </w:tc>
        <w:tc>
          <w:tcPr>
            <w:tcW w:w="1360" w:type="dxa"/>
            <w:tcBorders>
              <w:top w:val="single" w:color="auto" w:sz="4" w:space="0"/>
              <w:left w:val="nil"/>
              <w:bottom w:val="single" w:color="auto" w:sz="4" w:space="0"/>
              <w:right w:val="single" w:color="auto" w:sz="4" w:space="0"/>
            </w:tcBorders>
            <w:shd w:val="clear" w:color="auto" w:fill="auto"/>
            <w:vAlign w:val="center"/>
            <w:hideMark/>
          </w:tcPr>
          <w:p w:rsidRPr="00451F33" w:rsidR="0017584A" w:rsidP="001862D1" w:rsidRDefault="0017584A" w14:paraId="2EE162B9" w14:textId="77777777">
            <w:pPr>
              <w:jc w:val="center"/>
              <w:rPr>
                <w:rFonts w:cs="Arial"/>
                <w:color w:val="000000"/>
                <w:sz w:val="20"/>
                <w:szCs w:val="20"/>
                <w:lang w:eastAsia="en-GB"/>
              </w:rPr>
            </w:pPr>
            <w:r w:rsidRPr="00451F33">
              <w:rPr>
                <w:rFonts w:cs="Arial"/>
                <w:i/>
                <w:iCs/>
                <w:color w:val="000000"/>
                <w:sz w:val="20"/>
                <w:szCs w:val="20"/>
              </w:rPr>
              <w:t>LA income from charged garden</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51F33" w:rsidR="0017584A" w:rsidP="001862D1" w:rsidRDefault="0017584A" w14:paraId="179512F9" w14:textId="77777777">
            <w:pPr>
              <w:jc w:val="center"/>
              <w:rPr>
                <w:rFonts w:cs="Arial"/>
                <w:b/>
                <w:bCs/>
                <w:color w:val="000000"/>
                <w:sz w:val="20"/>
                <w:szCs w:val="20"/>
                <w:lang w:eastAsia="en-GB"/>
              </w:rPr>
            </w:pPr>
            <w:r w:rsidRPr="00451F33">
              <w:rPr>
                <w:rFonts w:cs="Arial"/>
                <w:b/>
                <w:bCs/>
                <w:color w:val="000000"/>
                <w:sz w:val="20"/>
                <w:szCs w:val="20"/>
                <w:lang w:eastAsia="en-GB"/>
              </w:rPr>
              <w:t>Total service cost (+) / saving (-)</w:t>
            </w:r>
          </w:p>
        </w:tc>
      </w:tr>
      <w:tr w:rsidRPr="00434030" w:rsidR="00906D94" w:rsidTr="00906D94" w14:paraId="04431967" w14:textId="77777777">
        <w:trPr>
          <w:trHeight w:val="61"/>
          <w:jc w:val="center"/>
        </w:trPr>
        <w:tc>
          <w:tcPr>
            <w:tcW w:w="713" w:type="dxa"/>
            <w:tcBorders>
              <w:top w:val="single" w:color="auto" w:sz="4" w:space="0"/>
              <w:left w:val="single" w:color="auto" w:sz="4" w:space="0"/>
              <w:bottom w:val="nil"/>
              <w:right w:val="single" w:color="auto" w:sz="4" w:space="0"/>
            </w:tcBorders>
            <w:shd w:val="clear" w:color="auto" w:fill="auto"/>
            <w:noWrap/>
            <w:vAlign w:val="center"/>
            <w:hideMark/>
          </w:tcPr>
          <w:p w:rsidRPr="00451F33" w:rsidR="00971C29" w:rsidP="00971C29" w:rsidRDefault="00971C29" w14:paraId="056588D6" w14:textId="77777777">
            <w:pPr>
              <w:jc w:val="center"/>
              <w:rPr>
                <w:rFonts w:cs="Arial"/>
                <w:b/>
                <w:bCs/>
                <w:sz w:val="20"/>
                <w:szCs w:val="20"/>
                <w:lang w:eastAsia="en-GB"/>
              </w:rPr>
            </w:pPr>
            <w:r w:rsidRPr="00451F33">
              <w:rPr>
                <w:rFonts w:cs="Arial"/>
                <w:b/>
                <w:bCs/>
                <w:sz w:val="20"/>
                <w:szCs w:val="20"/>
                <w:lang w:eastAsia="en-GB"/>
              </w:rPr>
              <w:t>2024</w:t>
            </w:r>
          </w:p>
        </w:tc>
        <w:tc>
          <w:tcPr>
            <w:tcW w:w="988" w:type="dxa"/>
            <w:tcBorders>
              <w:top w:val="single" w:color="auto" w:sz="4" w:space="0"/>
              <w:left w:val="nil"/>
              <w:bottom w:val="nil"/>
              <w:right w:val="nil"/>
            </w:tcBorders>
          </w:tcPr>
          <w:p w:rsidR="00DE3F5A" w:rsidP="00971C29" w:rsidRDefault="00DE3F5A" w14:paraId="360E5F7F" w14:textId="0546C3AB">
            <w:pPr>
              <w:jc w:val="center"/>
              <w:rPr>
                <w:rFonts w:cs="Arial"/>
                <w:sz w:val="20"/>
                <w:szCs w:val="20"/>
              </w:rPr>
            </w:pPr>
            <w:r>
              <w:rPr>
                <w:rFonts w:cs="Arial"/>
                <w:sz w:val="20"/>
                <w:szCs w:val="20"/>
              </w:rPr>
              <w:t>£</w:t>
            </w:r>
            <w:r w:rsidR="00A157E3">
              <w:rPr>
                <w:rFonts w:cs="Arial"/>
                <w:sz w:val="20"/>
                <w:szCs w:val="20"/>
              </w:rPr>
              <w:t>0</w:t>
            </w:r>
          </w:p>
        </w:tc>
        <w:tc>
          <w:tcPr>
            <w:tcW w:w="992" w:type="dxa"/>
            <w:tcBorders>
              <w:top w:val="single" w:color="auto" w:sz="4" w:space="0"/>
              <w:left w:val="nil"/>
              <w:bottom w:val="nil"/>
              <w:right w:val="nil"/>
            </w:tcBorders>
            <w:shd w:val="clear" w:color="auto" w:fill="auto"/>
            <w:noWrap/>
            <w:vAlign w:val="bottom"/>
          </w:tcPr>
          <w:p w:rsidRPr="00451F33" w:rsidR="00971C29" w:rsidP="00971C29" w:rsidRDefault="00971C29" w14:paraId="4B239E97" w14:textId="1EEAF038">
            <w:pPr>
              <w:jc w:val="center"/>
              <w:rPr>
                <w:rFonts w:cs="Arial"/>
                <w:sz w:val="20"/>
                <w:szCs w:val="20"/>
                <w:lang w:eastAsia="en-GB"/>
              </w:rPr>
            </w:pPr>
            <w:r>
              <w:rPr>
                <w:rFonts w:cs="Arial"/>
                <w:sz w:val="20"/>
                <w:szCs w:val="20"/>
              </w:rPr>
              <w:t xml:space="preserve"> £   -   </w:t>
            </w:r>
          </w:p>
        </w:tc>
        <w:tc>
          <w:tcPr>
            <w:tcW w:w="1276" w:type="dxa"/>
            <w:tcBorders>
              <w:top w:val="single" w:color="auto" w:sz="4" w:space="0"/>
              <w:left w:val="nil"/>
              <w:bottom w:val="nil"/>
              <w:right w:val="nil"/>
            </w:tcBorders>
            <w:shd w:val="clear" w:color="auto" w:fill="auto"/>
            <w:noWrap/>
            <w:vAlign w:val="bottom"/>
          </w:tcPr>
          <w:p w:rsidRPr="00451F33" w:rsidR="00971C29" w:rsidP="00971C29" w:rsidRDefault="00971C29" w14:paraId="3087EDF5" w14:textId="307B24B4">
            <w:pPr>
              <w:jc w:val="center"/>
              <w:rPr>
                <w:rFonts w:cs="Arial"/>
                <w:sz w:val="20"/>
                <w:szCs w:val="20"/>
                <w:lang w:eastAsia="en-GB"/>
              </w:rPr>
            </w:pPr>
            <w:r>
              <w:rPr>
                <w:rFonts w:cs="Arial"/>
                <w:sz w:val="20"/>
                <w:szCs w:val="20"/>
              </w:rPr>
              <w:t xml:space="preserve"> £ -   </w:t>
            </w:r>
          </w:p>
        </w:tc>
        <w:tc>
          <w:tcPr>
            <w:tcW w:w="1422" w:type="dxa"/>
            <w:tcBorders>
              <w:top w:val="single" w:color="auto" w:sz="4" w:space="0"/>
              <w:left w:val="nil"/>
              <w:bottom w:val="nil"/>
              <w:right w:val="nil"/>
            </w:tcBorders>
            <w:shd w:val="clear" w:color="auto" w:fill="auto"/>
            <w:noWrap/>
            <w:vAlign w:val="bottom"/>
          </w:tcPr>
          <w:p w:rsidRPr="00451F33" w:rsidR="00971C29" w:rsidP="00971C29" w:rsidRDefault="00971C29" w14:paraId="69C0A771" w14:textId="7F3BE13B">
            <w:pPr>
              <w:jc w:val="center"/>
              <w:rPr>
                <w:rFonts w:cs="Arial"/>
                <w:sz w:val="20"/>
                <w:szCs w:val="20"/>
                <w:lang w:eastAsia="en-GB"/>
              </w:rPr>
            </w:pPr>
            <w:r>
              <w:rPr>
                <w:rFonts w:cs="Arial"/>
                <w:sz w:val="20"/>
                <w:szCs w:val="20"/>
              </w:rPr>
              <w:t xml:space="preserve"> £   -   </w:t>
            </w:r>
          </w:p>
        </w:tc>
        <w:tc>
          <w:tcPr>
            <w:tcW w:w="1418" w:type="dxa"/>
            <w:tcBorders>
              <w:top w:val="single" w:color="auto" w:sz="4" w:space="0"/>
              <w:left w:val="nil"/>
              <w:bottom w:val="nil"/>
              <w:right w:val="nil"/>
            </w:tcBorders>
            <w:shd w:val="clear" w:color="auto" w:fill="auto"/>
            <w:noWrap/>
            <w:vAlign w:val="bottom"/>
          </w:tcPr>
          <w:p w:rsidRPr="00451F33" w:rsidR="00971C29" w:rsidP="00971C29" w:rsidRDefault="00971C29" w14:paraId="1EE49948" w14:textId="373C9E74">
            <w:pPr>
              <w:jc w:val="center"/>
              <w:rPr>
                <w:rFonts w:cs="Arial"/>
                <w:sz w:val="20"/>
                <w:szCs w:val="20"/>
                <w:lang w:eastAsia="en-GB"/>
              </w:rPr>
            </w:pPr>
            <w:r>
              <w:rPr>
                <w:rFonts w:cs="Arial"/>
                <w:sz w:val="20"/>
                <w:szCs w:val="20"/>
              </w:rPr>
              <w:t xml:space="preserve"> £   -   </w:t>
            </w:r>
          </w:p>
        </w:tc>
        <w:tc>
          <w:tcPr>
            <w:tcW w:w="1129" w:type="dxa"/>
            <w:tcBorders>
              <w:top w:val="single" w:color="auto" w:sz="4" w:space="0"/>
              <w:left w:val="nil"/>
              <w:bottom w:val="nil"/>
              <w:right w:val="nil"/>
            </w:tcBorders>
            <w:shd w:val="clear" w:color="auto" w:fill="auto"/>
            <w:noWrap/>
            <w:vAlign w:val="bottom"/>
          </w:tcPr>
          <w:p w:rsidRPr="00451F33" w:rsidR="00971C29" w:rsidP="00971C29" w:rsidRDefault="00971C29" w14:paraId="42D922F7" w14:textId="2B979219">
            <w:pPr>
              <w:jc w:val="center"/>
              <w:rPr>
                <w:rFonts w:cs="Arial"/>
                <w:sz w:val="20"/>
                <w:szCs w:val="20"/>
                <w:lang w:eastAsia="en-GB"/>
              </w:rPr>
            </w:pPr>
            <w:r>
              <w:rPr>
                <w:rFonts w:cs="Arial"/>
                <w:sz w:val="20"/>
                <w:szCs w:val="20"/>
              </w:rPr>
              <w:t xml:space="preserve"> £   -   </w:t>
            </w:r>
          </w:p>
        </w:tc>
        <w:tc>
          <w:tcPr>
            <w:tcW w:w="1055" w:type="dxa"/>
            <w:tcBorders>
              <w:top w:val="single" w:color="auto" w:sz="4" w:space="0"/>
              <w:left w:val="nil"/>
              <w:bottom w:val="nil"/>
              <w:right w:val="nil"/>
            </w:tcBorders>
            <w:shd w:val="clear" w:color="auto" w:fill="auto"/>
            <w:noWrap/>
            <w:vAlign w:val="bottom"/>
          </w:tcPr>
          <w:p w:rsidRPr="00451F33" w:rsidR="00971C29" w:rsidP="00971C29" w:rsidRDefault="00971C29" w14:paraId="1F1F4655" w14:textId="315E1298">
            <w:pPr>
              <w:jc w:val="center"/>
              <w:rPr>
                <w:rFonts w:cs="Arial"/>
                <w:sz w:val="20"/>
                <w:szCs w:val="20"/>
                <w:lang w:eastAsia="en-GB"/>
              </w:rPr>
            </w:pPr>
            <w:r>
              <w:rPr>
                <w:rFonts w:cs="Arial"/>
                <w:sz w:val="20"/>
                <w:szCs w:val="20"/>
              </w:rPr>
              <w:t xml:space="preserve"> £   -   </w:t>
            </w:r>
          </w:p>
        </w:tc>
        <w:tc>
          <w:tcPr>
            <w:tcW w:w="1360" w:type="dxa"/>
            <w:tcBorders>
              <w:top w:val="single" w:color="auto" w:sz="4" w:space="0"/>
              <w:left w:val="nil"/>
              <w:bottom w:val="nil"/>
              <w:right w:val="nil"/>
            </w:tcBorders>
            <w:shd w:val="clear" w:color="auto" w:fill="auto"/>
            <w:noWrap/>
            <w:vAlign w:val="bottom"/>
          </w:tcPr>
          <w:p w:rsidRPr="00451F33" w:rsidR="00971C29" w:rsidP="00971C29" w:rsidRDefault="00971C29" w14:paraId="0DD9F43D" w14:textId="60E51FF8">
            <w:pPr>
              <w:jc w:val="center"/>
              <w:rPr>
                <w:rFonts w:cs="Arial"/>
                <w:sz w:val="20"/>
                <w:szCs w:val="20"/>
                <w:lang w:eastAsia="en-GB"/>
              </w:rPr>
            </w:pPr>
            <w:r>
              <w:rPr>
                <w:rFonts w:cs="Arial"/>
                <w:sz w:val="20"/>
                <w:szCs w:val="20"/>
              </w:rPr>
              <w:t xml:space="preserve"> £   -   </w:t>
            </w:r>
          </w:p>
        </w:tc>
        <w:tc>
          <w:tcPr>
            <w:tcW w:w="1417" w:type="dxa"/>
            <w:tcBorders>
              <w:top w:val="single" w:color="auto" w:sz="4" w:space="0"/>
              <w:left w:val="single" w:color="auto" w:sz="4" w:space="0"/>
              <w:bottom w:val="nil"/>
              <w:right w:val="single" w:color="auto" w:sz="4" w:space="0"/>
            </w:tcBorders>
            <w:shd w:val="clear" w:color="auto" w:fill="auto"/>
            <w:noWrap/>
            <w:vAlign w:val="bottom"/>
          </w:tcPr>
          <w:p w:rsidRPr="005A4FDC" w:rsidR="00971C29" w:rsidP="00971C29" w:rsidRDefault="00DE3F5A" w14:paraId="7D7B74F7" w14:textId="0D35A9B2">
            <w:pPr>
              <w:jc w:val="center"/>
              <w:rPr>
                <w:rFonts w:cs="Arial"/>
                <w:b/>
                <w:bCs/>
                <w:color w:val="000000"/>
                <w:sz w:val="20"/>
                <w:szCs w:val="20"/>
                <w:lang w:eastAsia="en-GB"/>
              </w:rPr>
            </w:pPr>
            <w:r>
              <w:rPr>
                <w:rFonts w:cs="Arial"/>
                <w:b/>
                <w:bCs/>
                <w:color w:val="000000"/>
                <w:sz w:val="20"/>
                <w:szCs w:val="20"/>
              </w:rPr>
              <w:t>£</w:t>
            </w:r>
            <w:r w:rsidR="00F31A10">
              <w:rPr>
                <w:rFonts w:cs="Arial"/>
                <w:b/>
                <w:bCs/>
                <w:color w:val="000000"/>
                <w:sz w:val="20"/>
                <w:szCs w:val="20"/>
              </w:rPr>
              <w:t>0</w:t>
            </w:r>
          </w:p>
        </w:tc>
      </w:tr>
      <w:tr w:rsidRPr="00434030" w:rsidR="00906D94" w:rsidTr="00906D94" w14:paraId="6AB06290"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1D3226AA" w14:textId="77777777">
            <w:pPr>
              <w:jc w:val="center"/>
              <w:rPr>
                <w:rFonts w:cs="Arial"/>
                <w:b/>
                <w:bCs/>
                <w:sz w:val="20"/>
                <w:szCs w:val="20"/>
                <w:lang w:eastAsia="en-GB"/>
              </w:rPr>
            </w:pPr>
            <w:r w:rsidRPr="00451F33">
              <w:rPr>
                <w:rFonts w:cs="Arial"/>
                <w:b/>
                <w:bCs/>
                <w:sz w:val="20"/>
                <w:szCs w:val="20"/>
                <w:lang w:eastAsia="en-GB"/>
              </w:rPr>
              <w:t>2025</w:t>
            </w:r>
          </w:p>
        </w:tc>
        <w:tc>
          <w:tcPr>
            <w:tcW w:w="988" w:type="dxa"/>
            <w:tcBorders>
              <w:top w:val="nil"/>
              <w:left w:val="nil"/>
              <w:bottom w:val="nil"/>
              <w:right w:val="nil"/>
            </w:tcBorders>
          </w:tcPr>
          <w:p w:rsidR="00DA3AA3" w:rsidP="00971C29" w:rsidRDefault="00DA3AA3" w14:paraId="42AC47BF" w14:textId="362A4BB2">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6F1E5DD2" w14:textId="28D9B2C7">
            <w:pPr>
              <w:jc w:val="center"/>
              <w:rPr>
                <w:rFonts w:cs="Arial"/>
                <w:sz w:val="20"/>
                <w:szCs w:val="20"/>
                <w:lang w:eastAsia="en-GB"/>
              </w:rPr>
            </w:pPr>
            <w:r>
              <w:rPr>
                <w:rFonts w:cs="Arial"/>
                <w:sz w:val="20"/>
                <w:szCs w:val="20"/>
              </w:rPr>
              <w:t xml:space="preserve">-£ 1 </w:t>
            </w:r>
          </w:p>
        </w:tc>
        <w:tc>
          <w:tcPr>
            <w:tcW w:w="1276" w:type="dxa"/>
            <w:tcBorders>
              <w:top w:val="nil"/>
              <w:left w:val="nil"/>
              <w:bottom w:val="nil"/>
              <w:right w:val="nil"/>
            </w:tcBorders>
            <w:shd w:val="clear" w:color="auto" w:fill="auto"/>
            <w:noWrap/>
            <w:vAlign w:val="bottom"/>
          </w:tcPr>
          <w:p w:rsidRPr="00451F33" w:rsidR="00971C29" w:rsidP="00971C29" w:rsidRDefault="00971C29" w14:paraId="7B022C6F" w14:textId="222704A1">
            <w:pPr>
              <w:jc w:val="center"/>
              <w:rPr>
                <w:rFonts w:cs="Arial"/>
                <w:sz w:val="20"/>
                <w:szCs w:val="20"/>
                <w:lang w:eastAsia="en-GB"/>
              </w:rPr>
            </w:pPr>
            <w:r>
              <w:rPr>
                <w:rFonts w:cs="Arial"/>
                <w:sz w:val="20"/>
                <w:szCs w:val="20"/>
              </w:rPr>
              <w:t xml:space="preserve">£ 0 </w:t>
            </w:r>
          </w:p>
        </w:tc>
        <w:tc>
          <w:tcPr>
            <w:tcW w:w="1422" w:type="dxa"/>
            <w:tcBorders>
              <w:top w:val="nil"/>
              <w:left w:val="nil"/>
              <w:bottom w:val="nil"/>
              <w:right w:val="nil"/>
            </w:tcBorders>
            <w:shd w:val="clear" w:color="auto" w:fill="auto"/>
            <w:noWrap/>
            <w:vAlign w:val="bottom"/>
          </w:tcPr>
          <w:p w:rsidRPr="00451F33" w:rsidR="00971C29" w:rsidP="00971C29" w:rsidRDefault="00971C29" w14:paraId="1D6F94F0" w14:textId="4DE96BC7">
            <w:pPr>
              <w:jc w:val="center"/>
              <w:rPr>
                <w:rFonts w:cs="Arial"/>
                <w:sz w:val="20"/>
                <w:szCs w:val="20"/>
                <w:lang w:eastAsia="en-GB"/>
              </w:rPr>
            </w:pPr>
            <w:r>
              <w:rPr>
                <w:rFonts w:cs="Arial"/>
                <w:sz w:val="20"/>
                <w:szCs w:val="20"/>
              </w:rPr>
              <w:t xml:space="preserve">-£ 7 </w:t>
            </w:r>
          </w:p>
        </w:tc>
        <w:tc>
          <w:tcPr>
            <w:tcW w:w="1418" w:type="dxa"/>
            <w:tcBorders>
              <w:top w:val="nil"/>
              <w:left w:val="nil"/>
              <w:bottom w:val="nil"/>
              <w:right w:val="nil"/>
            </w:tcBorders>
            <w:shd w:val="clear" w:color="auto" w:fill="auto"/>
            <w:noWrap/>
            <w:vAlign w:val="bottom"/>
          </w:tcPr>
          <w:p w:rsidRPr="00451F33" w:rsidR="00971C29" w:rsidP="00971C29" w:rsidRDefault="00971C29" w14:paraId="5CB18358" w14:textId="0ED8A296">
            <w:pPr>
              <w:jc w:val="center"/>
              <w:rPr>
                <w:rFonts w:cs="Arial"/>
                <w:sz w:val="20"/>
                <w:szCs w:val="20"/>
                <w:lang w:eastAsia="en-GB"/>
              </w:rPr>
            </w:pPr>
            <w:r>
              <w:rPr>
                <w:rFonts w:cs="Arial"/>
                <w:sz w:val="20"/>
                <w:szCs w:val="20"/>
              </w:rPr>
              <w:t xml:space="preserve">-£ 11 </w:t>
            </w:r>
          </w:p>
        </w:tc>
        <w:tc>
          <w:tcPr>
            <w:tcW w:w="1129" w:type="dxa"/>
            <w:tcBorders>
              <w:top w:val="nil"/>
              <w:left w:val="nil"/>
              <w:bottom w:val="nil"/>
              <w:right w:val="nil"/>
            </w:tcBorders>
            <w:shd w:val="clear" w:color="auto" w:fill="auto"/>
            <w:noWrap/>
            <w:vAlign w:val="bottom"/>
          </w:tcPr>
          <w:p w:rsidRPr="00451F33" w:rsidR="00971C29" w:rsidP="00971C29" w:rsidRDefault="00971C29" w14:paraId="21089DBD" w14:textId="27E2208C">
            <w:pPr>
              <w:jc w:val="center"/>
              <w:rPr>
                <w:rFonts w:cs="Arial"/>
                <w:sz w:val="20"/>
                <w:szCs w:val="20"/>
                <w:lang w:eastAsia="en-GB"/>
              </w:rPr>
            </w:pPr>
            <w:r>
              <w:rPr>
                <w:rFonts w:cs="Arial"/>
                <w:sz w:val="20"/>
                <w:szCs w:val="20"/>
              </w:rPr>
              <w:t xml:space="preserve"> £ 24 </w:t>
            </w:r>
          </w:p>
        </w:tc>
        <w:tc>
          <w:tcPr>
            <w:tcW w:w="1055" w:type="dxa"/>
            <w:tcBorders>
              <w:top w:val="nil"/>
              <w:left w:val="nil"/>
              <w:bottom w:val="nil"/>
              <w:right w:val="nil"/>
            </w:tcBorders>
            <w:shd w:val="clear" w:color="auto" w:fill="auto"/>
            <w:noWrap/>
            <w:vAlign w:val="bottom"/>
          </w:tcPr>
          <w:p w:rsidRPr="00451F33" w:rsidR="00971C29" w:rsidP="00971C29" w:rsidRDefault="00971C29" w14:paraId="62981C2C" w14:textId="5060D583">
            <w:pPr>
              <w:jc w:val="center"/>
              <w:rPr>
                <w:rFonts w:cs="Arial"/>
                <w:sz w:val="20"/>
                <w:szCs w:val="20"/>
                <w:lang w:eastAsia="en-GB"/>
              </w:rPr>
            </w:pPr>
            <w:r>
              <w:rPr>
                <w:rFonts w:cs="Arial"/>
                <w:sz w:val="20"/>
                <w:szCs w:val="20"/>
              </w:rPr>
              <w:t>£ 0</w:t>
            </w:r>
          </w:p>
        </w:tc>
        <w:tc>
          <w:tcPr>
            <w:tcW w:w="1360" w:type="dxa"/>
            <w:tcBorders>
              <w:top w:val="nil"/>
              <w:left w:val="nil"/>
              <w:bottom w:val="nil"/>
              <w:right w:val="nil"/>
            </w:tcBorders>
            <w:shd w:val="clear" w:color="auto" w:fill="auto"/>
            <w:noWrap/>
            <w:vAlign w:val="bottom"/>
          </w:tcPr>
          <w:p w:rsidRPr="00451F33" w:rsidR="00971C29" w:rsidP="00971C29" w:rsidRDefault="00971C29" w14:paraId="007DACE3" w14:textId="1EFFE5F4">
            <w:pPr>
              <w:jc w:val="center"/>
              <w:rPr>
                <w:rFonts w:cs="Arial"/>
                <w:sz w:val="20"/>
                <w:szCs w:val="20"/>
                <w:lang w:eastAsia="en-GB"/>
              </w:rPr>
            </w:pPr>
            <w:r>
              <w:rPr>
                <w:rFonts w:cs="Arial"/>
                <w:sz w:val="20"/>
                <w:szCs w:val="20"/>
              </w:rPr>
              <w:t xml:space="preserve"> £   -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705E3F54" w14:textId="2DEBF468">
            <w:pPr>
              <w:jc w:val="center"/>
              <w:rPr>
                <w:rFonts w:cs="Arial"/>
                <w:b/>
                <w:bCs/>
                <w:color w:val="000000"/>
                <w:sz w:val="20"/>
                <w:szCs w:val="20"/>
                <w:lang w:eastAsia="en-GB"/>
              </w:rPr>
            </w:pPr>
            <w:r>
              <w:rPr>
                <w:rFonts w:cs="Arial"/>
                <w:b/>
                <w:bCs/>
                <w:color w:val="000000"/>
                <w:sz w:val="20"/>
                <w:szCs w:val="20"/>
              </w:rPr>
              <w:t>£ 6</w:t>
            </w:r>
          </w:p>
        </w:tc>
      </w:tr>
      <w:tr w:rsidRPr="00434030" w:rsidR="00906D94" w:rsidTr="00906D94" w14:paraId="6BCCB700"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0BC22D05" w14:textId="77777777">
            <w:pPr>
              <w:jc w:val="center"/>
              <w:rPr>
                <w:rFonts w:cs="Arial"/>
                <w:b/>
                <w:bCs/>
                <w:sz w:val="20"/>
                <w:szCs w:val="20"/>
                <w:lang w:eastAsia="en-GB"/>
              </w:rPr>
            </w:pPr>
            <w:r w:rsidRPr="00451F33">
              <w:rPr>
                <w:rFonts w:cs="Arial"/>
                <w:b/>
                <w:bCs/>
                <w:sz w:val="20"/>
                <w:szCs w:val="20"/>
                <w:lang w:eastAsia="en-GB"/>
              </w:rPr>
              <w:t>2026</w:t>
            </w:r>
          </w:p>
        </w:tc>
        <w:tc>
          <w:tcPr>
            <w:tcW w:w="988" w:type="dxa"/>
            <w:tcBorders>
              <w:top w:val="nil"/>
              <w:left w:val="nil"/>
              <w:bottom w:val="nil"/>
              <w:right w:val="nil"/>
            </w:tcBorders>
          </w:tcPr>
          <w:p w:rsidR="00DA3AA3" w:rsidP="00971C29" w:rsidRDefault="00DA3AA3" w14:paraId="724CC79B" w14:textId="466C5423">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189E40B4" w14:textId="639F5355">
            <w:pPr>
              <w:jc w:val="center"/>
              <w:rPr>
                <w:rFonts w:cs="Arial"/>
                <w:sz w:val="20"/>
                <w:szCs w:val="20"/>
                <w:lang w:eastAsia="en-GB"/>
              </w:rPr>
            </w:pPr>
            <w:r>
              <w:rPr>
                <w:rFonts w:cs="Arial"/>
                <w:sz w:val="20"/>
                <w:szCs w:val="20"/>
              </w:rPr>
              <w:t xml:space="preserve"> £ 175 </w:t>
            </w:r>
          </w:p>
        </w:tc>
        <w:tc>
          <w:tcPr>
            <w:tcW w:w="1276" w:type="dxa"/>
            <w:tcBorders>
              <w:top w:val="nil"/>
              <w:left w:val="nil"/>
              <w:bottom w:val="nil"/>
              <w:right w:val="nil"/>
            </w:tcBorders>
            <w:shd w:val="clear" w:color="auto" w:fill="auto"/>
            <w:noWrap/>
            <w:vAlign w:val="bottom"/>
          </w:tcPr>
          <w:p w:rsidRPr="00451F33" w:rsidR="00971C29" w:rsidP="00971C29" w:rsidRDefault="00971C29" w14:paraId="0A250020" w14:textId="2DCD8221">
            <w:pPr>
              <w:jc w:val="center"/>
              <w:rPr>
                <w:rFonts w:cs="Arial"/>
                <w:sz w:val="20"/>
                <w:szCs w:val="20"/>
                <w:lang w:eastAsia="en-GB"/>
              </w:rPr>
            </w:pPr>
            <w:r>
              <w:rPr>
                <w:rFonts w:cs="Arial"/>
                <w:sz w:val="20"/>
                <w:szCs w:val="20"/>
              </w:rPr>
              <w:t xml:space="preserve"> £ 172 </w:t>
            </w:r>
          </w:p>
        </w:tc>
        <w:tc>
          <w:tcPr>
            <w:tcW w:w="1422" w:type="dxa"/>
            <w:tcBorders>
              <w:top w:val="nil"/>
              <w:left w:val="nil"/>
              <w:bottom w:val="nil"/>
              <w:right w:val="nil"/>
            </w:tcBorders>
            <w:shd w:val="clear" w:color="auto" w:fill="auto"/>
            <w:noWrap/>
            <w:vAlign w:val="bottom"/>
          </w:tcPr>
          <w:p w:rsidRPr="00451F33" w:rsidR="00971C29" w:rsidP="00971C29" w:rsidRDefault="00971C29" w14:paraId="48829115" w14:textId="4005EB9A">
            <w:pPr>
              <w:jc w:val="center"/>
              <w:rPr>
                <w:rFonts w:cs="Arial"/>
                <w:sz w:val="20"/>
                <w:szCs w:val="20"/>
                <w:lang w:eastAsia="en-GB"/>
              </w:rPr>
            </w:pPr>
            <w:r>
              <w:rPr>
                <w:rFonts w:cs="Arial"/>
                <w:sz w:val="20"/>
                <w:szCs w:val="20"/>
              </w:rPr>
              <w:t xml:space="preserve"> £ 163 </w:t>
            </w:r>
          </w:p>
        </w:tc>
        <w:tc>
          <w:tcPr>
            <w:tcW w:w="1418" w:type="dxa"/>
            <w:tcBorders>
              <w:top w:val="nil"/>
              <w:left w:val="nil"/>
              <w:bottom w:val="nil"/>
              <w:right w:val="nil"/>
            </w:tcBorders>
            <w:shd w:val="clear" w:color="auto" w:fill="auto"/>
            <w:noWrap/>
            <w:vAlign w:val="bottom"/>
          </w:tcPr>
          <w:p w:rsidRPr="00451F33" w:rsidR="00971C29" w:rsidP="00971C29" w:rsidRDefault="00971C29" w14:paraId="5404BB14" w14:textId="3E2C54F4">
            <w:pPr>
              <w:jc w:val="center"/>
              <w:rPr>
                <w:rFonts w:cs="Arial"/>
                <w:sz w:val="20"/>
                <w:szCs w:val="20"/>
                <w:lang w:eastAsia="en-GB"/>
              </w:rPr>
            </w:pPr>
            <w:r>
              <w:rPr>
                <w:rFonts w:cs="Arial"/>
                <w:sz w:val="20"/>
                <w:szCs w:val="20"/>
              </w:rPr>
              <w:t xml:space="preserve">-£ 153 </w:t>
            </w:r>
          </w:p>
        </w:tc>
        <w:tc>
          <w:tcPr>
            <w:tcW w:w="1129" w:type="dxa"/>
            <w:tcBorders>
              <w:top w:val="nil"/>
              <w:left w:val="nil"/>
              <w:bottom w:val="nil"/>
              <w:right w:val="nil"/>
            </w:tcBorders>
            <w:shd w:val="clear" w:color="auto" w:fill="auto"/>
            <w:noWrap/>
            <w:vAlign w:val="bottom"/>
          </w:tcPr>
          <w:p w:rsidRPr="00451F33" w:rsidR="00971C29" w:rsidP="00971C29" w:rsidRDefault="00971C29" w14:paraId="5489D00C" w14:textId="45C3DE98">
            <w:pPr>
              <w:jc w:val="center"/>
              <w:rPr>
                <w:rFonts w:cs="Arial"/>
                <w:sz w:val="20"/>
                <w:szCs w:val="20"/>
                <w:lang w:eastAsia="en-GB"/>
              </w:rPr>
            </w:pPr>
            <w:r>
              <w:rPr>
                <w:rFonts w:cs="Arial"/>
                <w:sz w:val="20"/>
                <w:szCs w:val="20"/>
              </w:rPr>
              <w:t xml:space="preserve"> £ 121 </w:t>
            </w:r>
          </w:p>
        </w:tc>
        <w:tc>
          <w:tcPr>
            <w:tcW w:w="1055" w:type="dxa"/>
            <w:tcBorders>
              <w:top w:val="nil"/>
              <w:left w:val="nil"/>
              <w:bottom w:val="nil"/>
              <w:right w:val="nil"/>
            </w:tcBorders>
            <w:shd w:val="clear" w:color="auto" w:fill="auto"/>
            <w:noWrap/>
            <w:vAlign w:val="bottom"/>
          </w:tcPr>
          <w:p w:rsidRPr="00451F33" w:rsidR="00971C29" w:rsidP="00971C29" w:rsidRDefault="00971C29" w14:paraId="45FF37C6" w14:textId="500C103F">
            <w:pPr>
              <w:jc w:val="center"/>
              <w:rPr>
                <w:rFonts w:cs="Arial"/>
                <w:sz w:val="20"/>
                <w:szCs w:val="20"/>
                <w:lang w:eastAsia="en-GB"/>
              </w:rPr>
            </w:pPr>
            <w:r>
              <w:rPr>
                <w:rFonts w:cs="Arial"/>
                <w:sz w:val="20"/>
                <w:szCs w:val="20"/>
              </w:rPr>
              <w:t>£ 0</w:t>
            </w:r>
          </w:p>
        </w:tc>
        <w:tc>
          <w:tcPr>
            <w:tcW w:w="1360" w:type="dxa"/>
            <w:tcBorders>
              <w:top w:val="nil"/>
              <w:left w:val="nil"/>
              <w:bottom w:val="nil"/>
              <w:right w:val="nil"/>
            </w:tcBorders>
            <w:shd w:val="clear" w:color="auto" w:fill="auto"/>
            <w:noWrap/>
            <w:vAlign w:val="bottom"/>
          </w:tcPr>
          <w:p w:rsidRPr="00451F33" w:rsidR="00971C29" w:rsidP="00971C29" w:rsidRDefault="00971C29" w14:paraId="6B0B717B" w14:textId="5D7F9104">
            <w:pPr>
              <w:jc w:val="center"/>
              <w:rPr>
                <w:rFonts w:cs="Arial"/>
                <w:sz w:val="20"/>
                <w:szCs w:val="20"/>
                <w:lang w:eastAsia="en-GB"/>
              </w:rPr>
            </w:pPr>
            <w:r>
              <w:rPr>
                <w:rFonts w:cs="Arial"/>
                <w:sz w:val="20"/>
                <w:szCs w:val="20"/>
              </w:rPr>
              <w:t xml:space="preserve"> £ 122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310D719F" w14:textId="79D83240">
            <w:pPr>
              <w:jc w:val="center"/>
              <w:rPr>
                <w:rFonts w:cs="Arial"/>
                <w:b/>
                <w:bCs/>
                <w:color w:val="000000"/>
                <w:sz w:val="20"/>
                <w:szCs w:val="20"/>
                <w:lang w:eastAsia="en-GB"/>
              </w:rPr>
            </w:pPr>
            <w:r>
              <w:rPr>
                <w:rFonts w:cs="Arial"/>
                <w:b/>
                <w:bCs/>
                <w:color w:val="000000"/>
                <w:sz w:val="20"/>
                <w:szCs w:val="20"/>
              </w:rPr>
              <w:t>£ 356</w:t>
            </w:r>
          </w:p>
        </w:tc>
      </w:tr>
      <w:tr w:rsidRPr="00434030" w:rsidR="00906D94" w:rsidTr="00906D94" w14:paraId="7381F367"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27957DD4" w14:textId="77777777">
            <w:pPr>
              <w:jc w:val="center"/>
              <w:rPr>
                <w:rFonts w:cs="Arial"/>
                <w:b/>
                <w:bCs/>
                <w:sz w:val="20"/>
                <w:szCs w:val="20"/>
                <w:lang w:eastAsia="en-GB"/>
              </w:rPr>
            </w:pPr>
            <w:r w:rsidRPr="00451F33">
              <w:rPr>
                <w:rFonts w:cs="Arial"/>
                <w:b/>
                <w:bCs/>
                <w:sz w:val="20"/>
                <w:szCs w:val="20"/>
                <w:lang w:eastAsia="en-GB"/>
              </w:rPr>
              <w:t>2027</w:t>
            </w:r>
          </w:p>
        </w:tc>
        <w:tc>
          <w:tcPr>
            <w:tcW w:w="988" w:type="dxa"/>
            <w:tcBorders>
              <w:top w:val="nil"/>
              <w:left w:val="nil"/>
              <w:bottom w:val="nil"/>
              <w:right w:val="nil"/>
            </w:tcBorders>
          </w:tcPr>
          <w:p w:rsidR="00DA3AA3" w:rsidP="00971C29" w:rsidRDefault="00DA3AA3" w14:paraId="6BCC1A67" w14:textId="4A89E029">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4999E69E" w14:textId="37EBCAB4">
            <w:pPr>
              <w:jc w:val="center"/>
              <w:rPr>
                <w:rFonts w:cs="Arial"/>
                <w:sz w:val="20"/>
                <w:szCs w:val="20"/>
                <w:lang w:eastAsia="en-GB"/>
              </w:rPr>
            </w:pPr>
            <w:r>
              <w:rPr>
                <w:rFonts w:cs="Arial"/>
                <w:sz w:val="20"/>
                <w:szCs w:val="20"/>
              </w:rPr>
              <w:t xml:space="preserve"> £ 6 </w:t>
            </w:r>
          </w:p>
        </w:tc>
        <w:tc>
          <w:tcPr>
            <w:tcW w:w="1276" w:type="dxa"/>
            <w:tcBorders>
              <w:top w:val="nil"/>
              <w:left w:val="nil"/>
              <w:bottom w:val="nil"/>
              <w:right w:val="nil"/>
            </w:tcBorders>
            <w:shd w:val="clear" w:color="auto" w:fill="auto"/>
            <w:noWrap/>
            <w:vAlign w:val="bottom"/>
          </w:tcPr>
          <w:p w:rsidRPr="00451F33" w:rsidR="00971C29" w:rsidP="00971C29" w:rsidRDefault="00971C29" w14:paraId="30310E7F" w14:textId="2A712184">
            <w:pPr>
              <w:jc w:val="center"/>
              <w:rPr>
                <w:rFonts w:cs="Arial"/>
                <w:sz w:val="20"/>
                <w:szCs w:val="20"/>
                <w:lang w:eastAsia="en-GB"/>
              </w:rPr>
            </w:pPr>
            <w:r>
              <w:rPr>
                <w:rFonts w:cs="Arial"/>
                <w:sz w:val="20"/>
                <w:szCs w:val="20"/>
              </w:rPr>
              <w:t xml:space="preserve"> £ 47 </w:t>
            </w:r>
          </w:p>
        </w:tc>
        <w:tc>
          <w:tcPr>
            <w:tcW w:w="1422" w:type="dxa"/>
            <w:tcBorders>
              <w:top w:val="nil"/>
              <w:left w:val="nil"/>
              <w:bottom w:val="nil"/>
              <w:right w:val="nil"/>
            </w:tcBorders>
            <w:shd w:val="clear" w:color="auto" w:fill="auto"/>
            <w:noWrap/>
            <w:vAlign w:val="bottom"/>
          </w:tcPr>
          <w:p w:rsidRPr="00451F33" w:rsidR="00971C29" w:rsidP="00971C29" w:rsidRDefault="00971C29" w14:paraId="6505E278" w14:textId="511F95CD">
            <w:pPr>
              <w:jc w:val="center"/>
              <w:rPr>
                <w:rFonts w:cs="Arial"/>
                <w:sz w:val="20"/>
                <w:szCs w:val="20"/>
                <w:lang w:eastAsia="en-GB"/>
              </w:rPr>
            </w:pPr>
            <w:r>
              <w:rPr>
                <w:rFonts w:cs="Arial"/>
                <w:sz w:val="20"/>
                <w:szCs w:val="20"/>
              </w:rPr>
              <w:t xml:space="preserve"> £ 239 </w:t>
            </w:r>
          </w:p>
        </w:tc>
        <w:tc>
          <w:tcPr>
            <w:tcW w:w="1418" w:type="dxa"/>
            <w:tcBorders>
              <w:top w:val="nil"/>
              <w:left w:val="nil"/>
              <w:bottom w:val="nil"/>
              <w:right w:val="nil"/>
            </w:tcBorders>
            <w:shd w:val="clear" w:color="auto" w:fill="auto"/>
            <w:noWrap/>
            <w:vAlign w:val="bottom"/>
          </w:tcPr>
          <w:p w:rsidRPr="00451F33" w:rsidR="00971C29" w:rsidP="00971C29" w:rsidRDefault="00971C29" w14:paraId="2DCE089C" w14:textId="43C2B2F0">
            <w:pPr>
              <w:jc w:val="center"/>
              <w:rPr>
                <w:rFonts w:cs="Arial"/>
                <w:sz w:val="20"/>
                <w:szCs w:val="20"/>
                <w:lang w:eastAsia="en-GB"/>
              </w:rPr>
            </w:pPr>
            <w:r>
              <w:rPr>
                <w:rFonts w:cs="Arial"/>
                <w:sz w:val="20"/>
                <w:szCs w:val="20"/>
              </w:rPr>
              <w:t xml:space="preserve">-£ 184 </w:t>
            </w:r>
          </w:p>
        </w:tc>
        <w:tc>
          <w:tcPr>
            <w:tcW w:w="1129" w:type="dxa"/>
            <w:tcBorders>
              <w:top w:val="nil"/>
              <w:left w:val="nil"/>
              <w:bottom w:val="nil"/>
              <w:right w:val="nil"/>
            </w:tcBorders>
            <w:shd w:val="clear" w:color="auto" w:fill="auto"/>
            <w:noWrap/>
            <w:vAlign w:val="bottom"/>
          </w:tcPr>
          <w:p w:rsidRPr="00451F33" w:rsidR="00971C29" w:rsidP="00971C29" w:rsidRDefault="00971C29" w14:paraId="542D1B8B" w14:textId="1F577662">
            <w:pPr>
              <w:jc w:val="center"/>
              <w:rPr>
                <w:rFonts w:cs="Arial"/>
                <w:sz w:val="20"/>
                <w:szCs w:val="20"/>
                <w:lang w:eastAsia="en-GB"/>
              </w:rPr>
            </w:pPr>
            <w:r>
              <w:rPr>
                <w:rFonts w:cs="Arial"/>
                <w:sz w:val="20"/>
                <w:szCs w:val="20"/>
              </w:rPr>
              <w:t xml:space="preserve"> £ 47 </w:t>
            </w:r>
          </w:p>
        </w:tc>
        <w:tc>
          <w:tcPr>
            <w:tcW w:w="1055" w:type="dxa"/>
            <w:tcBorders>
              <w:top w:val="nil"/>
              <w:left w:val="nil"/>
              <w:bottom w:val="nil"/>
              <w:right w:val="nil"/>
            </w:tcBorders>
            <w:shd w:val="clear" w:color="auto" w:fill="auto"/>
            <w:noWrap/>
            <w:vAlign w:val="bottom"/>
          </w:tcPr>
          <w:p w:rsidRPr="00451F33" w:rsidR="00971C29" w:rsidP="00971C29" w:rsidRDefault="00971C29" w14:paraId="6186794A" w14:textId="760CBAA1">
            <w:pPr>
              <w:jc w:val="center"/>
              <w:rPr>
                <w:rFonts w:cs="Arial"/>
                <w:sz w:val="20"/>
                <w:szCs w:val="20"/>
                <w:lang w:eastAsia="en-GB"/>
              </w:rPr>
            </w:pPr>
            <w:r>
              <w:rPr>
                <w:rFonts w:cs="Arial"/>
                <w:sz w:val="20"/>
                <w:szCs w:val="20"/>
              </w:rPr>
              <w:t>-£ 18</w:t>
            </w:r>
          </w:p>
        </w:tc>
        <w:tc>
          <w:tcPr>
            <w:tcW w:w="1360" w:type="dxa"/>
            <w:tcBorders>
              <w:top w:val="nil"/>
              <w:left w:val="nil"/>
              <w:bottom w:val="nil"/>
              <w:right w:val="nil"/>
            </w:tcBorders>
            <w:shd w:val="clear" w:color="auto" w:fill="auto"/>
            <w:noWrap/>
            <w:vAlign w:val="bottom"/>
          </w:tcPr>
          <w:p w:rsidRPr="00451F33" w:rsidR="00971C29" w:rsidP="00971C29" w:rsidRDefault="00971C29" w14:paraId="7EE7E4E5" w14:textId="3949AE3E">
            <w:pPr>
              <w:jc w:val="center"/>
              <w:rPr>
                <w:rFonts w:cs="Arial"/>
                <w:sz w:val="20"/>
                <w:szCs w:val="20"/>
                <w:lang w:eastAsia="en-GB"/>
              </w:rPr>
            </w:pPr>
            <w:r>
              <w:rPr>
                <w:rFonts w:cs="Arial"/>
                <w:sz w:val="20"/>
                <w:szCs w:val="20"/>
              </w:rPr>
              <w:t xml:space="preserve"> £ 123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21451D4E" w14:textId="6160BC94">
            <w:pPr>
              <w:jc w:val="center"/>
              <w:rPr>
                <w:rFonts w:cs="Arial"/>
                <w:b/>
                <w:bCs/>
                <w:color w:val="000000"/>
                <w:sz w:val="20"/>
                <w:szCs w:val="20"/>
                <w:lang w:eastAsia="en-GB"/>
              </w:rPr>
            </w:pPr>
            <w:r>
              <w:rPr>
                <w:rFonts w:cs="Arial"/>
                <w:b/>
                <w:bCs/>
                <w:color w:val="000000"/>
                <w:sz w:val="20"/>
                <w:szCs w:val="20"/>
              </w:rPr>
              <w:t>£ 14</w:t>
            </w:r>
          </w:p>
        </w:tc>
      </w:tr>
      <w:tr w:rsidRPr="00434030" w:rsidR="00906D94" w:rsidTr="00906D94" w14:paraId="76FC2691"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5B63ADDA" w14:textId="77777777">
            <w:pPr>
              <w:jc w:val="center"/>
              <w:rPr>
                <w:rFonts w:cs="Arial"/>
                <w:b/>
                <w:bCs/>
                <w:sz w:val="20"/>
                <w:szCs w:val="20"/>
                <w:lang w:eastAsia="en-GB"/>
              </w:rPr>
            </w:pPr>
            <w:r w:rsidRPr="00451F33">
              <w:rPr>
                <w:rFonts w:cs="Arial"/>
                <w:b/>
                <w:bCs/>
                <w:sz w:val="20"/>
                <w:szCs w:val="20"/>
                <w:lang w:eastAsia="en-GB"/>
              </w:rPr>
              <w:t>2028</w:t>
            </w:r>
          </w:p>
        </w:tc>
        <w:tc>
          <w:tcPr>
            <w:tcW w:w="988" w:type="dxa"/>
            <w:tcBorders>
              <w:top w:val="nil"/>
              <w:left w:val="nil"/>
              <w:bottom w:val="nil"/>
              <w:right w:val="nil"/>
            </w:tcBorders>
          </w:tcPr>
          <w:p w:rsidR="00DA3AA3" w:rsidP="00971C29" w:rsidRDefault="00DA3AA3" w14:paraId="536952C4" w14:textId="2A5CA0FC">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2A6AAD40" w14:textId="01A9352B">
            <w:pPr>
              <w:jc w:val="center"/>
              <w:rPr>
                <w:rFonts w:cs="Arial"/>
                <w:sz w:val="20"/>
                <w:szCs w:val="20"/>
                <w:lang w:eastAsia="en-GB"/>
              </w:rPr>
            </w:pPr>
            <w:r>
              <w:rPr>
                <w:rFonts w:cs="Arial"/>
                <w:sz w:val="20"/>
                <w:szCs w:val="20"/>
              </w:rPr>
              <w:t xml:space="preserve"> £ 17 </w:t>
            </w:r>
          </w:p>
        </w:tc>
        <w:tc>
          <w:tcPr>
            <w:tcW w:w="1276" w:type="dxa"/>
            <w:tcBorders>
              <w:top w:val="nil"/>
              <w:left w:val="nil"/>
              <w:bottom w:val="nil"/>
              <w:right w:val="nil"/>
            </w:tcBorders>
            <w:shd w:val="clear" w:color="auto" w:fill="auto"/>
            <w:noWrap/>
            <w:vAlign w:val="bottom"/>
          </w:tcPr>
          <w:p w:rsidRPr="00451F33" w:rsidR="00971C29" w:rsidP="00971C29" w:rsidRDefault="00971C29" w14:paraId="598530C3" w14:textId="023C828F">
            <w:pPr>
              <w:jc w:val="center"/>
              <w:rPr>
                <w:rFonts w:cs="Arial"/>
                <w:sz w:val="20"/>
                <w:szCs w:val="20"/>
                <w:lang w:eastAsia="en-GB"/>
              </w:rPr>
            </w:pPr>
            <w:r>
              <w:rPr>
                <w:rFonts w:cs="Arial"/>
                <w:sz w:val="20"/>
                <w:szCs w:val="20"/>
              </w:rPr>
              <w:t xml:space="preserve"> £ 29 </w:t>
            </w:r>
          </w:p>
        </w:tc>
        <w:tc>
          <w:tcPr>
            <w:tcW w:w="1422" w:type="dxa"/>
            <w:tcBorders>
              <w:top w:val="nil"/>
              <w:left w:val="nil"/>
              <w:bottom w:val="nil"/>
              <w:right w:val="nil"/>
            </w:tcBorders>
            <w:shd w:val="clear" w:color="auto" w:fill="auto"/>
            <w:noWrap/>
            <w:vAlign w:val="bottom"/>
          </w:tcPr>
          <w:p w:rsidRPr="00451F33" w:rsidR="00971C29" w:rsidP="00971C29" w:rsidRDefault="00971C29" w14:paraId="65AC91BD" w14:textId="6669641D">
            <w:pPr>
              <w:jc w:val="center"/>
              <w:rPr>
                <w:rFonts w:cs="Arial"/>
                <w:sz w:val="20"/>
                <w:szCs w:val="20"/>
                <w:lang w:eastAsia="en-GB"/>
              </w:rPr>
            </w:pPr>
            <w:r>
              <w:rPr>
                <w:rFonts w:cs="Arial"/>
                <w:sz w:val="20"/>
                <w:szCs w:val="20"/>
              </w:rPr>
              <w:t xml:space="preserve"> £ 240 </w:t>
            </w:r>
          </w:p>
        </w:tc>
        <w:tc>
          <w:tcPr>
            <w:tcW w:w="1418" w:type="dxa"/>
            <w:tcBorders>
              <w:top w:val="nil"/>
              <w:left w:val="nil"/>
              <w:bottom w:val="nil"/>
              <w:right w:val="nil"/>
            </w:tcBorders>
            <w:shd w:val="clear" w:color="auto" w:fill="auto"/>
            <w:noWrap/>
            <w:vAlign w:val="bottom"/>
          </w:tcPr>
          <w:p w:rsidRPr="00451F33" w:rsidR="00971C29" w:rsidP="00971C29" w:rsidRDefault="00971C29" w14:paraId="285FE4E4" w14:textId="7432A744">
            <w:pPr>
              <w:jc w:val="center"/>
              <w:rPr>
                <w:rFonts w:cs="Arial"/>
                <w:sz w:val="20"/>
                <w:szCs w:val="20"/>
                <w:lang w:eastAsia="en-GB"/>
              </w:rPr>
            </w:pPr>
            <w:r>
              <w:rPr>
                <w:rFonts w:cs="Arial"/>
                <w:sz w:val="20"/>
                <w:szCs w:val="20"/>
              </w:rPr>
              <w:t xml:space="preserve">-£ 196 </w:t>
            </w:r>
          </w:p>
        </w:tc>
        <w:tc>
          <w:tcPr>
            <w:tcW w:w="1129" w:type="dxa"/>
            <w:tcBorders>
              <w:top w:val="nil"/>
              <w:left w:val="nil"/>
              <w:bottom w:val="nil"/>
              <w:right w:val="nil"/>
            </w:tcBorders>
            <w:shd w:val="clear" w:color="auto" w:fill="auto"/>
            <w:noWrap/>
            <w:vAlign w:val="bottom"/>
          </w:tcPr>
          <w:p w:rsidRPr="00451F33" w:rsidR="00971C29" w:rsidP="00971C29" w:rsidRDefault="00971C29" w14:paraId="01DCC185" w14:textId="5647E0C6">
            <w:pPr>
              <w:jc w:val="center"/>
              <w:rPr>
                <w:rFonts w:cs="Arial"/>
                <w:sz w:val="20"/>
                <w:szCs w:val="20"/>
                <w:lang w:eastAsia="en-GB"/>
              </w:rPr>
            </w:pPr>
            <w:r>
              <w:rPr>
                <w:rFonts w:cs="Arial"/>
                <w:sz w:val="20"/>
                <w:szCs w:val="20"/>
              </w:rPr>
              <w:t xml:space="preserve"> £ 45 </w:t>
            </w:r>
          </w:p>
        </w:tc>
        <w:tc>
          <w:tcPr>
            <w:tcW w:w="1055" w:type="dxa"/>
            <w:tcBorders>
              <w:top w:val="nil"/>
              <w:left w:val="nil"/>
              <w:bottom w:val="nil"/>
              <w:right w:val="nil"/>
            </w:tcBorders>
            <w:shd w:val="clear" w:color="auto" w:fill="auto"/>
            <w:noWrap/>
            <w:vAlign w:val="bottom"/>
          </w:tcPr>
          <w:p w:rsidRPr="00451F33" w:rsidR="00971C29" w:rsidP="00971C29" w:rsidRDefault="00971C29" w14:paraId="0CF8B1C2" w14:textId="572F70FA">
            <w:pPr>
              <w:jc w:val="center"/>
              <w:rPr>
                <w:rFonts w:cs="Arial"/>
                <w:sz w:val="20"/>
                <w:szCs w:val="20"/>
                <w:lang w:eastAsia="en-GB"/>
              </w:rPr>
            </w:pPr>
            <w:r>
              <w:rPr>
                <w:rFonts w:cs="Arial"/>
                <w:sz w:val="20"/>
                <w:szCs w:val="20"/>
              </w:rPr>
              <w:t>-£ 74</w:t>
            </w:r>
          </w:p>
        </w:tc>
        <w:tc>
          <w:tcPr>
            <w:tcW w:w="1360" w:type="dxa"/>
            <w:tcBorders>
              <w:top w:val="nil"/>
              <w:left w:val="nil"/>
              <w:bottom w:val="nil"/>
              <w:right w:val="nil"/>
            </w:tcBorders>
            <w:shd w:val="clear" w:color="auto" w:fill="auto"/>
            <w:noWrap/>
            <w:vAlign w:val="bottom"/>
          </w:tcPr>
          <w:p w:rsidRPr="00451F33" w:rsidR="00971C29" w:rsidP="00971C29" w:rsidRDefault="00971C29" w14:paraId="3BC819EC" w14:textId="1FFA2450">
            <w:pPr>
              <w:jc w:val="center"/>
              <w:rPr>
                <w:rFonts w:cs="Arial"/>
                <w:sz w:val="20"/>
                <w:szCs w:val="20"/>
                <w:lang w:eastAsia="en-GB"/>
              </w:rPr>
            </w:pPr>
            <w:r>
              <w:rPr>
                <w:rFonts w:cs="Arial"/>
                <w:sz w:val="20"/>
                <w:szCs w:val="20"/>
              </w:rPr>
              <w:t xml:space="preserve"> £ 124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06975748" w14:textId="520E0049">
            <w:pPr>
              <w:jc w:val="center"/>
              <w:rPr>
                <w:rFonts w:cs="Arial"/>
                <w:b/>
                <w:bCs/>
                <w:color w:val="000000"/>
                <w:sz w:val="20"/>
                <w:szCs w:val="20"/>
                <w:lang w:eastAsia="en-GB"/>
              </w:rPr>
            </w:pPr>
            <w:r>
              <w:rPr>
                <w:rFonts w:cs="Arial"/>
                <w:b/>
                <w:bCs/>
                <w:color w:val="000000"/>
                <w:sz w:val="20"/>
                <w:szCs w:val="20"/>
              </w:rPr>
              <w:t>-£ 62</w:t>
            </w:r>
          </w:p>
        </w:tc>
      </w:tr>
      <w:tr w:rsidRPr="00434030" w:rsidR="00906D94" w:rsidTr="00906D94" w14:paraId="526C7E2E"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42607878" w14:textId="77777777">
            <w:pPr>
              <w:jc w:val="center"/>
              <w:rPr>
                <w:rFonts w:cs="Arial"/>
                <w:b/>
                <w:bCs/>
                <w:sz w:val="20"/>
                <w:szCs w:val="20"/>
                <w:lang w:eastAsia="en-GB"/>
              </w:rPr>
            </w:pPr>
            <w:r w:rsidRPr="00451F33">
              <w:rPr>
                <w:rFonts w:cs="Arial"/>
                <w:b/>
                <w:bCs/>
                <w:sz w:val="20"/>
                <w:szCs w:val="20"/>
                <w:lang w:eastAsia="en-GB"/>
              </w:rPr>
              <w:t>2029</w:t>
            </w:r>
          </w:p>
        </w:tc>
        <w:tc>
          <w:tcPr>
            <w:tcW w:w="988" w:type="dxa"/>
            <w:tcBorders>
              <w:top w:val="nil"/>
              <w:left w:val="nil"/>
              <w:bottom w:val="nil"/>
              <w:right w:val="nil"/>
            </w:tcBorders>
          </w:tcPr>
          <w:p w:rsidR="00DA3AA3" w:rsidP="00971C29" w:rsidRDefault="00DA3AA3" w14:paraId="0310F42F" w14:textId="1D58748A">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67508C7A" w14:textId="5069B9FD">
            <w:pPr>
              <w:jc w:val="center"/>
              <w:rPr>
                <w:rFonts w:cs="Arial"/>
                <w:sz w:val="20"/>
                <w:szCs w:val="20"/>
                <w:lang w:eastAsia="en-GB"/>
              </w:rPr>
            </w:pPr>
            <w:r>
              <w:rPr>
                <w:rFonts w:cs="Arial"/>
                <w:sz w:val="20"/>
                <w:szCs w:val="20"/>
              </w:rPr>
              <w:t xml:space="preserve"> £ 9 </w:t>
            </w:r>
          </w:p>
        </w:tc>
        <w:tc>
          <w:tcPr>
            <w:tcW w:w="1276" w:type="dxa"/>
            <w:tcBorders>
              <w:top w:val="nil"/>
              <w:left w:val="nil"/>
              <w:bottom w:val="nil"/>
              <w:right w:val="nil"/>
            </w:tcBorders>
            <w:shd w:val="clear" w:color="auto" w:fill="auto"/>
            <w:noWrap/>
            <w:vAlign w:val="bottom"/>
          </w:tcPr>
          <w:p w:rsidRPr="00451F33" w:rsidR="00971C29" w:rsidP="00971C29" w:rsidRDefault="00971C29" w14:paraId="182A1397" w14:textId="5B50CBF1">
            <w:pPr>
              <w:jc w:val="center"/>
              <w:rPr>
                <w:rFonts w:cs="Arial"/>
                <w:sz w:val="20"/>
                <w:szCs w:val="20"/>
                <w:lang w:eastAsia="en-GB"/>
              </w:rPr>
            </w:pPr>
            <w:r>
              <w:rPr>
                <w:rFonts w:cs="Arial"/>
                <w:sz w:val="20"/>
                <w:szCs w:val="20"/>
              </w:rPr>
              <w:t xml:space="preserve"> £ 22 </w:t>
            </w:r>
          </w:p>
        </w:tc>
        <w:tc>
          <w:tcPr>
            <w:tcW w:w="1422" w:type="dxa"/>
            <w:tcBorders>
              <w:top w:val="nil"/>
              <w:left w:val="nil"/>
              <w:bottom w:val="nil"/>
              <w:right w:val="nil"/>
            </w:tcBorders>
            <w:shd w:val="clear" w:color="auto" w:fill="auto"/>
            <w:noWrap/>
            <w:vAlign w:val="bottom"/>
          </w:tcPr>
          <w:p w:rsidRPr="00451F33" w:rsidR="00971C29" w:rsidP="00971C29" w:rsidRDefault="00971C29" w14:paraId="213E5795" w14:textId="45ACB770">
            <w:pPr>
              <w:jc w:val="center"/>
              <w:rPr>
                <w:rFonts w:cs="Arial"/>
                <w:sz w:val="20"/>
                <w:szCs w:val="20"/>
                <w:lang w:eastAsia="en-GB"/>
              </w:rPr>
            </w:pPr>
            <w:r>
              <w:rPr>
                <w:rFonts w:cs="Arial"/>
                <w:sz w:val="20"/>
                <w:szCs w:val="20"/>
              </w:rPr>
              <w:t xml:space="preserve"> £ 245 </w:t>
            </w:r>
          </w:p>
        </w:tc>
        <w:tc>
          <w:tcPr>
            <w:tcW w:w="1418" w:type="dxa"/>
            <w:tcBorders>
              <w:top w:val="nil"/>
              <w:left w:val="nil"/>
              <w:bottom w:val="nil"/>
              <w:right w:val="nil"/>
            </w:tcBorders>
            <w:shd w:val="clear" w:color="auto" w:fill="auto"/>
            <w:noWrap/>
            <w:vAlign w:val="bottom"/>
          </w:tcPr>
          <w:p w:rsidRPr="00451F33" w:rsidR="00971C29" w:rsidP="00971C29" w:rsidRDefault="00971C29" w14:paraId="6FB2ACCB" w14:textId="0E062A31">
            <w:pPr>
              <w:jc w:val="center"/>
              <w:rPr>
                <w:rFonts w:cs="Arial"/>
                <w:sz w:val="20"/>
                <w:szCs w:val="20"/>
                <w:lang w:eastAsia="en-GB"/>
              </w:rPr>
            </w:pPr>
            <w:r>
              <w:rPr>
                <w:rFonts w:cs="Arial"/>
                <w:sz w:val="20"/>
                <w:szCs w:val="20"/>
              </w:rPr>
              <w:t xml:space="preserve">-£ 206 </w:t>
            </w:r>
          </w:p>
        </w:tc>
        <w:tc>
          <w:tcPr>
            <w:tcW w:w="1129" w:type="dxa"/>
            <w:tcBorders>
              <w:top w:val="nil"/>
              <w:left w:val="nil"/>
              <w:bottom w:val="nil"/>
              <w:right w:val="nil"/>
            </w:tcBorders>
            <w:shd w:val="clear" w:color="auto" w:fill="auto"/>
            <w:noWrap/>
            <w:vAlign w:val="bottom"/>
          </w:tcPr>
          <w:p w:rsidRPr="00451F33" w:rsidR="00971C29" w:rsidP="00971C29" w:rsidRDefault="00971C29" w14:paraId="349BD465" w14:textId="1D8D5FDC">
            <w:pPr>
              <w:jc w:val="center"/>
              <w:rPr>
                <w:rFonts w:cs="Arial"/>
                <w:sz w:val="20"/>
                <w:szCs w:val="20"/>
                <w:lang w:eastAsia="en-GB"/>
              </w:rPr>
            </w:pPr>
            <w:r>
              <w:rPr>
                <w:rFonts w:cs="Arial"/>
                <w:sz w:val="20"/>
                <w:szCs w:val="20"/>
              </w:rPr>
              <w:t xml:space="preserve"> £ 42 </w:t>
            </w:r>
          </w:p>
        </w:tc>
        <w:tc>
          <w:tcPr>
            <w:tcW w:w="1055" w:type="dxa"/>
            <w:tcBorders>
              <w:top w:val="nil"/>
              <w:left w:val="nil"/>
              <w:bottom w:val="nil"/>
              <w:right w:val="nil"/>
            </w:tcBorders>
            <w:shd w:val="clear" w:color="auto" w:fill="auto"/>
            <w:noWrap/>
            <w:vAlign w:val="bottom"/>
          </w:tcPr>
          <w:p w:rsidRPr="00451F33" w:rsidR="00971C29" w:rsidP="00971C29" w:rsidRDefault="00971C29" w14:paraId="592FE8DA" w14:textId="7E2DC5B6">
            <w:pPr>
              <w:jc w:val="center"/>
              <w:rPr>
                <w:rFonts w:cs="Arial"/>
                <w:sz w:val="20"/>
                <w:szCs w:val="20"/>
                <w:lang w:eastAsia="en-GB"/>
              </w:rPr>
            </w:pPr>
            <w:r>
              <w:rPr>
                <w:rFonts w:cs="Arial"/>
                <w:sz w:val="20"/>
                <w:szCs w:val="20"/>
              </w:rPr>
              <w:t>-£ 76</w:t>
            </w:r>
          </w:p>
        </w:tc>
        <w:tc>
          <w:tcPr>
            <w:tcW w:w="1360" w:type="dxa"/>
            <w:tcBorders>
              <w:top w:val="nil"/>
              <w:left w:val="nil"/>
              <w:bottom w:val="nil"/>
              <w:right w:val="nil"/>
            </w:tcBorders>
            <w:shd w:val="clear" w:color="auto" w:fill="auto"/>
            <w:noWrap/>
            <w:vAlign w:val="bottom"/>
          </w:tcPr>
          <w:p w:rsidRPr="00451F33" w:rsidR="00971C29" w:rsidP="00971C29" w:rsidRDefault="00971C29" w14:paraId="1E04DBF3" w14:textId="05C1E847">
            <w:pPr>
              <w:jc w:val="center"/>
              <w:rPr>
                <w:rFonts w:cs="Arial"/>
                <w:sz w:val="20"/>
                <w:szCs w:val="20"/>
                <w:lang w:eastAsia="en-GB"/>
              </w:rPr>
            </w:pPr>
            <w:r>
              <w:rPr>
                <w:rFonts w:cs="Arial"/>
                <w:sz w:val="20"/>
                <w:szCs w:val="20"/>
              </w:rPr>
              <w:t xml:space="preserve"> £ 124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3B76AA35" w14:textId="3D06C51D">
            <w:pPr>
              <w:jc w:val="center"/>
              <w:rPr>
                <w:rFonts w:cs="Arial"/>
                <w:b/>
                <w:bCs/>
                <w:color w:val="000000"/>
                <w:sz w:val="20"/>
                <w:szCs w:val="20"/>
                <w:lang w:eastAsia="en-GB"/>
              </w:rPr>
            </w:pPr>
            <w:r>
              <w:rPr>
                <w:rFonts w:cs="Arial"/>
                <w:b/>
                <w:bCs/>
                <w:color w:val="000000"/>
                <w:sz w:val="20"/>
                <w:szCs w:val="20"/>
              </w:rPr>
              <w:t>-£ 88</w:t>
            </w:r>
          </w:p>
        </w:tc>
      </w:tr>
      <w:tr w:rsidRPr="00434030" w:rsidR="00906D94" w:rsidTr="00906D94" w14:paraId="294689AF"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27319D21" w14:textId="77777777">
            <w:pPr>
              <w:jc w:val="center"/>
              <w:rPr>
                <w:rFonts w:cs="Arial"/>
                <w:b/>
                <w:bCs/>
                <w:sz w:val="20"/>
                <w:szCs w:val="20"/>
                <w:lang w:eastAsia="en-GB"/>
              </w:rPr>
            </w:pPr>
            <w:r w:rsidRPr="00451F33">
              <w:rPr>
                <w:rFonts w:cs="Arial"/>
                <w:b/>
                <w:bCs/>
                <w:sz w:val="20"/>
                <w:szCs w:val="20"/>
                <w:lang w:eastAsia="en-GB"/>
              </w:rPr>
              <w:t>2030</w:t>
            </w:r>
          </w:p>
        </w:tc>
        <w:tc>
          <w:tcPr>
            <w:tcW w:w="988" w:type="dxa"/>
            <w:tcBorders>
              <w:top w:val="nil"/>
              <w:left w:val="nil"/>
              <w:bottom w:val="nil"/>
              <w:right w:val="nil"/>
            </w:tcBorders>
          </w:tcPr>
          <w:p w:rsidR="00FD5FF6" w:rsidP="00971C29" w:rsidRDefault="00FD5FF6" w14:paraId="5C63CA3C" w14:textId="76646894">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1AFC64B9" w14:textId="64E911FC">
            <w:pPr>
              <w:jc w:val="center"/>
              <w:rPr>
                <w:rFonts w:cs="Arial"/>
                <w:sz w:val="20"/>
                <w:szCs w:val="20"/>
                <w:lang w:eastAsia="en-GB"/>
              </w:rPr>
            </w:pPr>
            <w:r>
              <w:rPr>
                <w:rFonts w:cs="Arial"/>
                <w:sz w:val="20"/>
                <w:szCs w:val="20"/>
              </w:rPr>
              <w:t xml:space="preserve"> £ 0 </w:t>
            </w:r>
          </w:p>
        </w:tc>
        <w:tc>
          <w:tcPr>
            <w:tcW w:w="1276" w:type="dxa"/>
            <w:tcBorders>
              <w:top w:val="nil"/>
              <w:left w:val="nil"/>
              <w:bottom w:val="nil"/>
              <w:right w:val="nil"/>
            </w:tcBorders>
            <w:shd w:val="clear" w:color="auto" w:fill="auto"/>
            <w:noWrap/>
            <w:vAlign w:val="bottom"/>
          </w:tcPr>
          <w:p w:rsidRPr="00451F33" w:rsidR="00971C29" w:rsidP="00971C29" w:rsidRDefault="00971C29" w14:paraId="5FB0BCDC" w14:textId="53666AA2">
            <w:pPr>
              <w:jc w:val="center"/>
              <w:rPr>
                <w:rFonts w:cs="Arial"/>
                <w:sz w:val="20"/>
                <w:szCs w:val="20"/>
                <w:lang w:eastAsia="en-GB"/>
              </w:rPr>
            </w:pPr>
            <w:r>
              <w:rPr>
                <w:rFonts w:cs="Arial"/>
                <w:sz w:val="20"/>
                <w:szCs w:val="20"/>
              </w:rPr>
              <w:t xml:space="preserve">-£ 2 </w:t>
            </w:r>
          </w:p>
        </w:tc>
        <w:tc>
          <w:tcPr>
            <w:tcW w:w="1422" w:type="dxa"/>
            <w:tcBorders>
              <w:top w:val="nil"/>
              <w:left w:val="nil"/>
              <w:bottom w:val="nil"/>
              <w:right w:val="nil"/>
            </w:tcBorders>
            <w:shd w:val="clear" w:color="auto" w:fill="auto"/>
            <w:noWrap/>
            <w:vAlign w:val="bottom"/>
          </w:tcPr>
          <w:p w:rsidRPr="00451F33" w:rsidR="00971C29" w:rsidP="00971C29" w:rsidRDefault="00971C29" w14:paraId="1A4A31D8" w14:textId="1B15B1E7">
            <w:pPr>
              <w:jc w:val="center"/>
              <w:rPr>
                <w:rFonts w:cs="Arial"/>
                <w:sz w:val="20"/>
                <w:szCs w:val="20"/>
                <w:lang w:eastAsia="en-GB"/>
              </w:rPr>
            </w:pPr>
            <w:r>
              <w:rPr>
                <w:rFonts w:cs="Arial"/>
                <w:sz w:val="20"/>
                <w:szCs w:val="20"/>
              </w:rPr>
              <w:t xml:space="preserve"> £ 246 </w:t>
            </w:r>
          </w:p>
        </w:tc>
        <w:tc>
          <w:tcPr>
            <w:tcW w:w="1418" w:type="dxa"/>
            <w:tcBorders>
              <w:top w:val="nil"/>
              <w:left w:val="nil"/>
              <w:bottom w:val="nil"/>
              <w:right w:val="nil"/>
            </w:tcBorders>
            <w:shd w:val="clear" w:color="auto" w:fill="auto"/>
            <w:noWrap/>
            <w:vAlign w:val="bottom"/>
          </w:tcPr>
          <w:p w:rsidRPr="00451F33" w:rsidR="00971C29" w:rsidP="00971C29" w:rsidRDefault="00971C29" w14:paraId="2B66F0DB" w14:textId="2A56B7B9">
            <w:pPr>
              <w:jc w:val="center"/>
              <w:rPr>
                <w:rFonts w:cs="Arial"/>
                <w:sz w:val="20"/>
                <w:szCs w:val="20"/>
                <w:lang w:eastAsia="en-GB"/>
              </w:rPr>
            </w:pPr>
            <w:r>
              <w:rPr>
                <w:rFonts w:cs="Arial"/>
                <w:sz w:val="20"/>
                <w:szCs w:val="20"/>
              </w:rPr>
              <w:t xml:space="preserve">-£ 210 </w:t>
            </w:r>
          </w:p>
        </w:tc>
        <w:tc>
          <w:tcPr>
            <w:tcW w:w="1129" w:type="dxa"/>
            <w:tcBorders>
              <w:top w:val="nil"/>
              <w:left w:val="nil"/>
              <w:bottom w:val="nil"/>
              <w:right w:val="nil"/>
            </w:tcBorders>
            <w:shd w:val="clear" w:color="auto" w:fill="auto"/>
            <w:noWrap/>
            <w:vAlign w:val="bottom"/>
          </w:tcPr>
          <w:p w:rsidRPr="00451F33" w:rsidR="00971C29" w:rsidP="00971C29" w:rsidRDefault="00971C29" w14:paraId="2732BCAE" w14:textId="5BD2EEA6">
            <w:pPr>
              <w:jc w:val="center"/>
              <w:rPr>
                <w:rFonts w:cs="Arial"/>
                <w:sz w:val="20"/>
                <w:szCs w:val="20"/>
                <w:lang w:eastAsia="en-GB"/>
              </w:rPr>
            </w:pPr>
            <w:r>
              <w:rPr>
                <w:rFonts w:cs="Arial"/>
                <w:sz w:val="20"/>
                <w:szCs w:val="20"/>
              </w:rPr>
              <w:t xml:space="preserve"> £ 37 </w:t>
            </w:r>
          </w:p>
        </w:tc>
        <w:tc>
          <w:tcPr>
            <w:tcW w:w="1055" w:type="dxa"/>
            <w:tcBorders>
              <w:top w:val="nil"/>
              <w:left w:val="nil"/>
              <w:bottom w:val="nil"/>
              <w:right w:val="nil"/>
            </w:tcBorders>
            <w:shd w:val="clear" w:color="auto" w:fill="auto"/>
            <w:noWrap/>
            <w:vAlign w:val="bottom"/>
          </w:tcPr>
          <w:p w:rsidRPr="00451F33" w:rsidR="00971C29" w:rsidP="00971C29" w:rsidRDefault="00971C29" w14:paraId="607D1EC0" w14:textId="47C4B5E3">
            <w:pPr>
              <w:jc w:val="center"/>
              <w:rPr>
                <w:rFonts w:cs="Arial"/>
                <w:sz w:val="20"/>
                <w:szCs w:val="20"/>
                <w:lang w:eastAsia="en-GB"/>
              </w:rPr>
            </w:pPr>
            <w:r>
              <w:rPr>
                <w:rFonts w:cs="Arial"/>
                <w:sz w:val="20"/>
                <w:szCs w:val="20"/>
              </w:rPr>
              <w:t>-£ 77</w:t>
            </w:r>
          </w:p>
        </w:tc>
        <w:tc>
          <w:tcPr>
            <w:tcW w:w="1360" w:type="dxa"/>
            <w:tcBorders>
              <w:top w:val="nil"/>
              <w:left w:val="nil"/>
              <w:bottom w:val="nil"/>
              <w:right w:val="nil"/>
            </w:tcBorders>
            <w:shd w:val="clear" w:color="auto" w:fill="auto"/>
            <w:noWrap/>
            <w:vAlign w:val="bottom"/>
          </w:tcPr>
          <w:p w:rsidRPr="00451F33" w:rsidR="00971C29" w:rsidP="00971C29" w:rsidRDefault="00971C29" w14:paraId="3B1186CA" w14:textId="42429CE0">
            <w:pPr>
              <w:jc w:val="center"/>
              <w:rPr>
                <w:rFonts w:cs="Arial"/>
                <w:sz w:val="20"/>
                <w:szCs w:val="20"/>
                <w:lang w:eastAsia="en-GB"/>
              </w:rPr>
            </w:pPr>
            <w:r>
              <w:rPr>
                <w:rFonts w:cs="Arial"/>
                <w:sz w:val="20"/>
                <w:szCs w:val="20"/>
              </w:rPr>
              <w:t xml:space="preserve"> £ 125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2A6CC176" w14:textId="6082A2D3">
            <w:pPr>
              <w:jc w:val="center"/>
              <w:rPr>
                <w:rFonts w:cs="Arial"/>
                <w:b/>
                <w:bCs/>
                <w:color w:val="000000"/>
                <w:sz w:val="20"/>
                <w:szCs w:val="20"/>
                <w:lang w:eastAsia="en-GB"/>
              </w:rPr>
            </w:pPr>
            <w:r>
              <w:rPr>
                <w:rFonts w:cs="Arial"/>
                <w:b/>
                <w:bCs/>
                <w:color w:val="000000"/>
                <w:sz w:val="20"/>
                <w:szCs w:val="20"/>
              </w:rPr>
              <w:t>-£ 129</w:t>
            </w:r>
          </w:p>
        </w:tc>
      </w:tr>
      <w:tr w:rsidRPr="00434030" w:rsidR="00906D94" w:rsidTr="00906D94" w14:paraId="0AEEB272"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121CD2CC" w14:textId="77777777">
            <w:pPr>
              <w:jc w:val="center"/>
              <w:rPr>
                <w:rFonts w:cs="Arial"/>
                <w:b/>
                <w:bCs/>
                <w:sz w:val="20"/>
                <w:szCs w:val="20"/>
                <w:lang w:eastAsia="en-GB"/>
              </w:rPr>
            </w:pPr>
            <w:r w:rsidRPr="00451F33">
              <w:rPr>
                <w:rFonts w:cs="Arial"/>
                <w:b/>
                <w:bCs/>
                <w:sz w:val="20"/>
                <w:szCs w:val="20"/>
                <w:lang w:eastAsia="en-GB"/>
              </w:rPr>
              <w:t>2031</w:t>
            </w:r>
          </w:p>
        </w:tc>
        <w:tc>
          <w:tcPr>
            <w:tcW w:w="988" w:type="dxa"/>
            <w:tcBorders>
              <w:top w:val="nil"/>
              <w:left w:val="nil"/>
              <w:bottom w:val="nil"/>
              <w:right w:val="nil"/>
            </w:tcBorders>
          </w:tcPr>
          <w:p w:rsidR="00FD5FF6" w:rsidP="00971C29" w:rsidRDefault="00FD5FF6" w14:paraId="6CDB8FA7" w14:textId="3676822D">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14B5B44E" w14:textId="073DE735">
            <w:pPr>
              <w:jc w:val="center"/>
              <w:rPr>
                <w:rFonts w:cs="Arial"/>
                <w:sz w:val="20"/>
                <w:szCs w:val="20"/>
                <w:lang w:eastAsia="en-GB"/>
              </w:rPr>
            </w:pPr>
            <w:r>
              <w:rPr>
                <w:rFonts w:cs="Arial"/>
                <w:sz w:val="20"/>
                <w:szCs w:val="20"/>
              </w:rPr>
              <w:t xml:space="preserve"> £ 0 </w:t>
            </w:r>
          </w:p>
        </w:tc>
        <w:tc>
          <w:tcPr>
            <w:tcW w:w="1276" w:type="dxa"/>
            <w:tcBorders>
              <w:top w:val="nil"/>
              <w:left w:val="nil"/>
              <w:bottom w:val="nil"/>
              <w:right w:val="nil"/>
            </w:tcBorders>
            <w:shd w:val="clear" w:color="auto" w:fill="auto"/>
            <w:noWrap/>
            <w:vAlign w:val="bottom"/>
          </w:tcPr>
          <w:p w:rsidRPr="00451F33" w:rsidR="00971C29" w:rsidP="00971C29" w:rsidRDefault="00971C29" w14:paraId="19D2C69E" w14:textId="76651096">
            <w:pPr>
              <w:jc w:val="center"/>
              <w:rPr>
                <w:rFonts w:cs="Arial"/>
                <w:sz w:val="20"/>
                <w:szCs w:val="20"/>
                <w:lang w:eastAsia="en-GB"/>
              </w:rPr>
            </w:pPr>
            <w:r>
              <w:rPr>
                <w:rFonts w:cs="Arial"/>
                <w:sz w:val="20"/>
                <w:szCs w:val="20"/>
              </w:rPr>
              <w:t xml:space="preserve">-£ 1 </w:t>
            </w:r>
          </w:p>
        </w:tc>
        <w:tc>
          <w:tcPr>
            <w:tcW w:w="1422" w:type="dxa"/>
            <w:tcBorders>
              <w:top w:val="nil"/>
              <w:left w:val="nil"/>
              <w:bottom w:val="nil"/>
              <w:right w:val="nil"/>
            </w:tcBorders>
            <w:shd w:val="clear" w:color="auto" w:fill="auto"/>
            <w:noWrap/>
            <w:vAlign w:val="bottom"/>
          </w:tcPr>
          <w:p w:rsidRPr="00451F33" w:rsidR="00971C29" w:rsidP="00971C29" w:rsidRDefault="00971C29" w14:paraId="461A4A4E" w14:textId="1E3A51E4">
            <w:pPr>
              <w:jc w:val="center"/>
              <w:rPr>
                <w:rFonts w:cs="Arial"/>
                <w:sz w:val="20"/>
                <w:szCs w:val="20"/>
                <w:lang w:eastAsia="en-GB"/>
              </w:rPr>
            </w:pPr>
            <w:r>
              <w:rPr>
                <w:rFonts w:cs="Arial"/>
                <w:sz w:val="20"/>
                <w:szCs w:val="20"/>
              </w:rPr>
              <w:t xml:space="preserve"> £ 247 </w:t>
            </w:r>
          </w:p>
        </w:tc>
        <w:tc>
          <w:tcPr>
            <w:tcW w:w="1418" w:type="dxa"/>
            <w:tcBorders>
              <w:top w:val="nil"/>
              <w:left w:val="nil"/>
              <w:bottom w:val="nil"/>
              <w:right w:val="nil"/>
            </w:tcBorders>
            <w:shd w:val="clear" w:color="auto" w:fill="auto"/>
            <w:noWrap/>
            <w:vAlign w:val="bottom"/>
          </w:tcPr>
          <w:p w:rsidRPr="00451F33" w:rsidR="00971C29" w:rsidP="00971C29" w:rsidRDefault="00971C29" w14:paraId="79A160EF" w14:textId="3E6453FF">
            <w:pPr>
              <w:jc w:val="center"/>
              <w:rPr>
                <w:rFonts w:cs="Arial"/>
                <w:sz w:val="20"/>
                <w:szCs w:val="20"/>
                <w:lang w:eastAsia="en-GB"/>
              </w:rPr>
            </w:pPr>
            <w:r>
              <w:rPr>
                <w:rFonts w:cs="Arial"/>
                <w:sz w:val="20"/>
                <w:szCs w:val="20"/>
              </w:rPr>
              <w:t xml:space="preserve">-£ 211 </w:t>
            </w:r>
          </w:p>
        </w:tc>
        <w:tc>
          <w:tcPr>
            <w:tcW w:w="1129" w:type="dxa"/>
            <w:tcBorders>
              <w:top w:val="nil"/>
              <w:left w:val="nil"/>
              <w:bottom w:val="nil"/>
              <w:right w:val="nil"/>
            </w:tcBorders>
            <w:shd w:val="clear" w:color="auto" w:fill="auto"/>
            <w:noWrap/>
            <w:vAlign w:val="bottom"/>
          </w:tcPr>
          <w:p w:rsidRPr="00451F33" w:rsidR="00971C29" w:rsidP="00971C29" w:rsidRDefault="00971C29" w14:paraId="3F109F6B" w14:textId="29F73202">
            <w:pPr>
              <w:jc w:val="center"/>
              <w:rPr>
                <w:rFonts w:cs="Arial"/>
                <w:sz w:val="20"/>
                <w:szCs w:val="20"/>
                <w:lang w:eastAsia="en-GB"/>
              </w:rPr>
            </w:pPr>
            <w:r>
              <w:rPr>
                <w:rFonts w:cs="Arial"/>
                <w:sz w:val="20"/>
                <w:szCs w:val="20"/>
              </w:rPr>
              <w:t xml:space="preserve"> £ 37 </w:t>
            </w:r>
          </w:p>
        </w:tc>
        <w:tc>
          <w:tcPr>
            <w:tcW w:w="1055" w:type="dxa"/>
            <w:tcBorders>
              <w:top w:val="nil"/>
              <w:left w:val="nil"/>
              <w:bottom w:val="nil"/>
              <w:right w:val="nil"/>
            </w:tcBorders>
            <w:shd w:val="clear" w:color="auto" w:fill="auto"/>
            <w:noWrap/>
            <w:vAlign w:val="bottom"/>
          </w:tcPr>
          <w:p w:rsidRPr="00451F33" w:rsidR="00971C29" w:rsidP="00971C29" w:rsidRDefault="00971C29" w14:paraId="7BC0A99A" w14:textId="0EAD5EEF">
            <w:pPr>
              <w:jc w:val="center"/>
              <w:rPr>
                <w:rFonts w:cs="Arial"/>
                <w:sz w:val="20"/>
                <w:szCs w:val="20"/>
                <w:lang w:eastAsia="en-GB"/>
              </w:rPr>
            </w:pPr>
            <w:r>
              <w:rPr>
                <w:rFonts w:cs="Arial"/>
                <w:sz w:val="20"/>
                <w:szCs w:val="20"/>
              </w:rPr>
              <w:t>-£ 76</w:t>
            </w:r>
          </w:p>
        </w:tc>
        <w:tc>
          <w:tcPr>
            <w:tcW w:w="1360" w:type="dxa"/>
            <w:tcBorders>
              <w:top w:val="nil"/>
              <w:left w:val="nil"/>
              <w:bottom w:val="nil"/>
              <w:right w:val="nil"/>
            </w:tcBorders>
            <w:shd w:val="clear" w:color="auto" w:fill="auto"/>
            <w:noWrap/>
            <w:vAlign w:val="bottom"/>
          </w:tcPr>
          <w:p w:rsidRPr="00451F33" w:rsidR="00971C29" w:rsidP="00971C29" w:rsidRDefault="00971C29" w14:paraId="29378211" w14:textId="4C23C22E">
            <w:pPr>
              <w:jc w:val="center"/>
              <w:rPr>
                <w:rFonts w:cs="Arial"/>
                <w:sz w:val="20"/>
                <w:szCs w:val="20"/>
                <w:lang w:eastAsia="en-GB"/>
              </w:rPr>
            </w:pPr>
            <w:r>
              <w:rPr>
                <w:rFonts w:cs="Arial"/>
                <w:sz w:val="20"/>
                <w:szCs w:val="20"/>
              </w:rPr>
              <w:t xml:space="preserve"> £ 125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5185893C" w14:textId="2C1FA7FB">
            <w:pPr>
              <w:jc w:val="center"/>
              <w:rPr>
                <w:rFonts w:cs="Arial"/>
                <w:b/>
                <w:bCs/>
                <w:color w:val="000000"/>
                <w:sz w:val="20"/>
                <w:szCs w:val="20"/>
                <w:lang w:eastAsia="en-GB"/>
              </w:rPr>
            </w:pPr>
            <w:r>
              <w:rPr>
                <w:rFonts w:cs="Arial"/>
                <w:b/>
                <w:bCs/>
                <w:color w:val="000000"/>
                <w:sz w:val="20"/>
                <w:szCs w:val="20"/>
              </w:rPr>
              <w:t>-£ 130</w:t>
            </w:r>
          </w:p>
        </w:tc>
      </w:tr>
      <w:tr w:rsidRPr="00434030" w:rsidR="00906D94" w:rsidTr="00906D94" w14:paraId="49E38EA7"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02406542" w14:textId="77777777">
            <w:pPr>
              <w:jc w:val="center"/>
              <w:rPr>
                <w:rFonts w:cs="Arial"/>
                <w:b/>
                <w:bCs/>
                <w:sz w:val="20"/>
                <w:szCs w:val="20"/>
                <w:lang w:eastAsia="en-GB"/>
              </w:rPr>
            </w:pPr>
            <w:r w:rsidRPr="00451F33">
              <w:rPr>
                <w:rFonts w:cs="Arial"/>
                <w:b/>
                <w:bCs/>
                <w:sz w:val="20"/>
                <w:szCs w:val="20"/>
                <w:lang w:eastAsia="en-GB"/>
              </w:rPr>
              <w:t>2032</w:t>
            </w:r>
          </w:p>
        </w:tc>
        <w:tc>
          <w:tcPr>
            <w:tcW w:w="988" w:type="dxa"/>
            <w:tcBorders>
              <w:top w:val="nil"/>
              <w:left w:val="nil"/>
              <w:bottom w:val="nil"/>
              <w:right w:val="nil"/>
            </w:tcBorders>
          </w:tcPr>
          <w:p w:rsidR="00FD5FF6" w:rsidP="00971C29" w:rsidRDefault="00FD5FF6" w14:paraId="1AEE75E4" w14:textId="0DD79794">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754DCDCA" w14:textId="3698B1EC">
            <w:pPr>
              <w:jc w:val="center"/>
              <w:rPr>
                <w:rFonts w:cs="Arial"/>
                <w:sz w:val="20"/>
                <w:szCs w:val="20"/>
                <w:lang w:eastAsia="en-GB"/>
              </w:rPr>
            </w:pPr>
            <w:r>
              <w:rPr>
                <w:rFonts w:cs="Arial"/>
                <w:sz w:val="20"/>
                <w:szCs w:val="20"/>
              </w:rPr>
              <w:t xml:space="preserve">-£ 2 </w:t>
            </w:r>
          </w:p>
        </w:tc>
        <w:tc>
          <w:tcPr>
            <w:tcW w:w="1276" w:type="dxa"/>
            <w:tcBorders>
              <w:top w:val="nil"/>
              <w:left w:val="nil"/>
              <w:bottom w:val="nil"/>
              <w:right w:val="nil"/>
            </w:tcBorders>
            <w:shd w:val="clear" w:color="auto" w:fill="auto"/>
            <w:noWrap/>
            <w:vAlign w:val="bottom"/>
          </w:tcPr>
          <w:p w:rsidRPr="00451F33" w:rsidR="00971C29" w:rsidP="00971C29" w:rsidRDefault="00971C29" w14:paraId="44DCAC27" w14:textId="1381C7E3">
            <w:pPr>
              <w:jc w:val="center"/>
              <w:rPr>
                <w:rFonts w:cs="Arial"/>
                <w:sz w:val="20"/>
                <w:szCs w:val="20"/>
                <w:lang w:eastAsia="en-GB"/>
              </w:rPr>
            </w:pPr>
            <w:r>
              <w:rPr>
                <w:rFonts w:cs="Arial"/>
                <w:sz w:val="20"/>
                <w:szCs w:val="20"/>
              </w:rPr>
              <w:t xml:space="preserve">-£ 1 </w:t>
            </w:r>
          </w:p>
        </w:tc>
        <w:tc>
          <w:tcPr>
            <w:tcW w:w="1422" w:type="dxa"/>
            <w:tcBorders>
              <w:top w:val="nil"/>
              <w:left w:val="nil"/>
              <w:bottom w:val="nil"/>
              <w:right w:val="nil"/>
            </w:tcBorders>
            <w:shd w:val="clear" w:color="auto" w:fill="auto"/>
            <w:noWrap/>
            <w:vAlign w:val="bottom"/>
          </w:tcPr>
          <w:p w:rsidRPr="00451F33" w:rsidR="00971C29" w:rsidP="00971C29" w:rsidRDefault="00971C29" w14:paraId="60C5320D" w14:textId="74DE1106">
            <w:pPr>
              <w:jc w:val="center"/>
              <w:rPr>
                <w:rFonts w:cs="Arial"/>
                <w:sz w:val="20"/>
                <w:szCs w:val="20"/>
                <w:lang w:eastAsia="en-GB"/>
              </w:rPr>
            </w:pPr>
            <w:r>
              <w:rPr>
                <w:rFonts w:cs="Arial"/>
                <w:sz w:val="20"/>
                <w:szCs w:val="20"/>
              </w:rPr>
              <w:t xml:space="preserve"> £ 248 </w:t>
            </w:r>
          </w:p>
        </w:tc>
        <w:tc>
          <w:tcPr>
            <w:tcW w:w="1418" w:type="dxa"/>
            <w:tcBorders>
              <w:top w:val="nil"/>
              <w:left w:val="nil"/>
              <w:bottom w:val="nil"/>
              <w:right w:val="nil"/>
            </w:tcBorders>
            <w:shd w:val="clear" w:color="auto" w:fill="auto"/>
            <w:noWrap/>
            <w:vAlign w:val="bottom"/>
          </w:tcPr>
          <w:p w:rsidRPr="00451F33" w:rsidR="00971C29" w:rsidP="00971C29" w:rsidRDefault="00971C29" w14:paraId="081E0D6B" w14:textId="064010EA">
            <w:pPr>
              <w:jc w:val="center"/>
              <w:rPr>
                <w:rFonts w:cs="Arial"/>
                <w:sz w:val="20"/>
                <w:szCs w:val="20"/>
                <w:lang w:eastAsia="en-GB"/>
              </w:rPr>
            </w:pPr>
            <w:r>
              <w:rPr>
                <w:rFonts w:cs="Arial"/>
                <w:sz w:val="20"/>
                <w:szCs w:val="20"/>
              </w:rPr>
              <w:t xml:space="preserve">-£ 212 </w:t>
            </w:r>
          </w:p>
        </w:tc>
        <w:tc>
          <w:tcPr>
            <w:tcW w:w="1129" w:type="dxa"/>
            <w:tcBorders>
              <w:top w:val="nil"/>
              <w:left w:val="nil"/>
              <w:bottom w:val="nil"/>
              <w:right w:val="nil"/>
            </w:tcBorders>
            <w:shd w:val="clear" w:color="auto" w:fill="auto"/>
            <w:noWrap/>
            <w:vAlign w:val="bottom"/>
          </w:tcPr>
          <w:p w:rsidRPr="00451F33" w:rsidR="00971C29" w:rsidP="00971C29" w:rsidRDefault="00971C29" w14:paraId="03F57C8B" w14:textId="62D58CB0">
            <w:pPr>
              <w:jc w:val="center"/>
              <w:rPr>
                <w:rFonts w:cs="Arial"/>
                <w:sz w:val="20"/>
                <w:szCs w:val="20"/>
                <w:lang w:eastAsia="en-GB"/>
              </w:rPr>
            </w:pPr>
            <w:r>
              <w:rPr>
                <w:rFonts w:cs="Arial"/>
                <w:sz w:val="20"/>
                <w:szCs w:val="20"/>
              </w:rPr>
              <w:t xml:space="preserve"> £ 37 </w:t>
            </w:r>
          </w:p>
        </w:tc>
        <w:tc>
          <w:tcPr>
            <w:tcW w:w="1055" w:type="dxa"/>
            <w:tcBorders>
              <w:top w:val="nil"/>
              <w:left w:val="nil"/>
              <w:bottom w:val="nil"/>
              <w:right w:val="nil"/>
            </w:tcBorders>
            <w:shd w:val="clear" w:color="auto" w:fill="auto"/>
            <w:noWrap/>
            <w:vAlign w:val="bottom"/>
          </w:tcPr>
          <w:p w:rsidRPr="00451F33" w:rsidR="00971C29" w:rsidP="00971C29" w:rsidRDefault="00971C29" w14:paraId="7BB79C96" w14:textId="557C01A7">
            <w:pPr>
              <w:jc w:val="center"/>
              <w:rPr>
                <w:rFonts w:cs="Arial"/>
                <w:sz w:val="20"/>
                <w:szCs w:val="20"/>
                <w:lang w:eastAsia="en-GB"/>
              </w:rPr>
            </w:pPr>
            <w:r>
              <w:rPr>
                <w:rFonts w:cs="Arial"/>
                <w:sz w:val="20"/>
                <w:szCs w:val="20"/>
              </w:rPr>
              <w:t>-£ 76</w:t>
            </w:r>
          </w:p>
        </w:tc>
        <w:tc>
          <w:tcPr>
            <w:tcW w:w="1360" w:type="dxa"/>
            <w:tcBorders>
              <w:top w:val="nil"/>
              <w:left w:val="nil"/>
              <w:bottom w:val="nil"/>
              <w:right w:val="nil"/>
            </w:tcBorders>
            <w:shd w:val="clear" w:color="auto" w:fill="auto"/>
            <w:noWrap/>
            <w:vAlign w:val="bottom"/>
          </w:tcPr>
          <w:p w:rsidRPr="00451F33" w:rsidR="00971C29" w:rsidP="00971C29" w:rsidRDefault="00971C29" w14:paraId="4DFF1A42" w14:textId="7B8D6CEE">
            <w:pPr>
              <w:jc w:val="center"/>
              <w:rPr>
                <w:rFonts w:cs="Arial"/>
                <w:sz w:val="20"/>
                <w:szCs w:val="20"/>
                <w:lang w:eastAsia="en-GB"/>
              </w:rPr>
            </w:pPr>
            <w:r>
              <w:rPr>
                <w:rFonts w:cs="Arial"/>
                <w:sz w:val="20"/>
                <w:szCs w:val="20"/>
              </w:rPr>
              <w:t xml:space="preserve"> £ 126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4E9F21E1" w14:textId="115849B9">
            <w:pPr>
              <w:jc w:val="center"/>
              <w:rPr>
                <w:rFonts w:cs="Arial"/>
                <w:b/>
                <w:bCs/>
                <w:color w:val="000000"/>
                <w:sz w:val="20"/>
                <w:szCs w:val="20"/>
                <w:lang w:eastAsia="en-GB"/>
              </w:rPr>
            </w:pPr>
            <w:r>
              <w:rPr>
                <w:rFonts w:cs="Arial"/>
                <w:b/>
                <w:bCs/>
                <w:color w:val="000000"/>
                <w:sz w:val="20"/>
                <w:szCs w:val="20"/>
              </w:rPr>
              <w:t>-£ 132</w:t>
            </w:r>
          </w:p>
        </w:tc>
      </w:tr>
      <w:tr w:rsidRPr="00434030" w:rsidR="00906D94" w:rsidTr="00906D94" w14:paraId="4FD29BEE"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39E4754F" w14:textId="77777777">
            <w:pPr>
              <w:jc w:val="center"/>
              <w:rPr>
                <w:rFonts w:cs="Arial"/>
                <w:b/>
                <w:bCs/>
                <w:sz w:val="20"/>
                <w:szCs w:val="20"/>
                <w:lang w:eastAsia="en-GB"/>
              </w:rPr>
            </w:pPr>
            <w:r w:rsidRPr="00451F33">
              <w:rPr>
                <w:rFonts w:cs="Arial"/>
                <w:b/>
                <w:bCs/>
                <w:sz w:val="20"/>
                <w:szCs w:val="20"/>
                <w:lang w:eastAsia="en-GB"/>
              </w:rPr>
              <w:t>2033</w:t>
            </w:r>
          </w:p>
        </w:tc>
        <w:tc>
          <w:tcPr>
            <w:tcW w:w="988" w:type="dxa"/>
            <w:tcBorders>
              <w:top w:val="nil"/>
              <w:left w:val="nil"/>
              <w:bottom w:val="nil"/>
              <w:right w:val="nil"/>
            </w:tcBorders>
          </w:tcPr>
          <w:p w:rsidR="00FD5FF6" w:rsidP="00971C29" w:rsidRDefault="00FD5FF6" w14:paraId="2520CB63" w14:textId="0D857C1C">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064AF4B3" w14:textId="572442BA">
            <w:pPr>
              <w:jc w:val="center"/>
              <w:rPr>
                <w:rFonts w:cs="Arial"/>
                <w:sz w:val="20"/>
                <w:szCs w:val="20"/>
                <w:lang w:eastAsia="en-GB"/>
              </w:rPr>
            </w:pPr>
            <w:r>
              <w:rPr>
                <w:rFonts w:cs="Arial"/>
                <w:sz w:val="20"/>
                <w:szCs w:val="20"/>
              </w:rPr>
              <w:t xml:space="preserve"> £ 207 </w:t>
            </w:r>
          </w:p>
        </w:tc>
        <w:tc>
          <w:tcPr>
            <w:tcW w:w="1276" w:type="dxa"/>
            <w:tcBorders>
              <w:top w:val="nil"/>
              <w:left w:val="nil"/>
              <w:bottom w:val="nil"/>
              <w:right w:val="nil"/>
            </w:tcBorders>
            <w:shd w:val="clear" w:color="auto" w:fill="auto"/>
            <w:noWrap/>
            <w:vAlign w:val="bottom"/>
          </w:tcPr>
          <w:p w:rsidRPr="00451F33" w:rsidR="00971C29" w:rsidP="00971C29" w:rsidRDefault="00971C29" w14:paraId="049A18E6" w14:textId="4F54183D">
            <w:pPr>
              <w:jc w:val="center"/>
              <w:rPr>
                <w:rFonts w:cs="Arial"/>
                <w:sz w:val="20"/>
                <w:szCs w:val="20"/>
                <w:lang w:eastAsia="en-GB"/>
              </w:rPr>
            </w:pPr>
            <w:r>
              <w:rPr>
                <w:rFonts w:cs="Arial"/>
                <w:sz w:val="20"/>
                <w:szCs w:val="20"/>
              </w:rPr>
              <w:t xml:space="preserve">-£ 2 </w:t>
            </w:r>
          </w:p>
        </w:tc>
        <w:tc>
          <w:tcPr>
            <w:tcW w:w="1422" w:type="dxa"/>
            <w:tcBorders>
              <w:top w:val="nil"/>
              <w:left w:val="nil"/>
              <w:bottom w:val="nil"/>
              <w:right w:val="nil"/>
            </w:tcBorders>
            <w:shd w:val="clear" w:color="auto" w:fill="auto"/>
            <w:noWrap/>
            <w:vAlign w:val="bottom"/>
          </w:tcPr>
          <w:p w:rsidRPr="00451F33" w:rsidR="00971C29" w:rsidP="00971C29" w:rsidRDefault="00971C29" w14:paraId="26B9E6EE" w14:textId="6832A956">
            <w:pPr>
              <w:jc w:val="center"/>
              <w:rPr>
                <w:rFonts w:cs="Arial"/>
                <w:sz w:val="20"/>
                <w:szCs w:val="20"/>
                <w:lang w:eastAsia="en-GB"/>
              </w:rPr>
            </w:pPr>
            <w:r>
              <w:rPr>
                <w:rFonts w:cs="Arial"/>
                <w:sz w:val="20"/>
                <w:szCs w:val="20"/>
              </w:rPr>
              <w:t xml:space="preserve"> £ 250 </w:t>
            </w:r>
          </w:p>
        </w:tc>
        <w:tc>
          <w:tcPr>
            <w:tcW w:w="1418" w:type="dxa"/>
            <w:tcBorders>
              <w:top w:val="nil"/>
              <w:left w:val="nil"/>
              <w:bottom w:val="nil"/>
              <w:right w:val="nil"/>
            </w:tcBorders>
            <w:shd w:val="clear" w:color="auto" w:fill="auto"/>
            <w:noWrap/>
            <w:vAlign w:val="bottom"/>
          </w:tcPr>
          <w:p w:rsidRPr="00451F33" w:rsidR="00971C29" w:rsidP="00971C29" w:rsidRDefault="00971C29" w14:paraId="44DCF4DA" w14:textId="7A972586">
            <w:pPr>
              <w:jc w:val="center"/>
              <w:rPr>
                <w:rFonts w:cs="Arial"/>
                <w:sz w:val="20"/>
                <w:szCs w:val="20"/>
                <w:lang w:eastAsia="en-GB"/>
              </w:rPr>
            </w:pPr>
            <w:r>
              <w:rPr>
                <w:rFonts w:cs="Arial"/>
                <w:sz w:val="20"/>
                <w:szCs w:val="20"/>
              </w:rPr>
              <w:t xml:space="preserve">-£ 213 </w:t>
            </w:r>
          </w:p>
        </w:tc>
        <w:tc>
          <w:tcPr>
            <w:tcW w:w="1129" w:type="dxa"/>
            <w:tcBorders>
              <w:top w:val="nil"/>
              <w:left w:val="nil"/>
              <w:bottom w:val="nil"/>
              <w:right w:val="nil"/>
            </w:tcBorders>
            <w:shd w:val="clear" w:color="auto" w:fill="auto"/>
            <w:noWrap/>
            <w:vAlign w:val="bottom"/>
          </w:tcPr>
          <w:p w:rsidRPr="00451F33" w:rsidR="00971C29" w:rsidP="00971C29" w:rsidRDefault="00971C29" w14:paraId="6BAA3878" w14:textId="13878B5B">
            <w:pPr>
              <w:jc w:val="center"/>
              <w:rPr>
                <w:rFonts w:cs="Arial"/>
                <w:sz w:val="20"/>
                <w:szCs w:val="20"/>
                <w:lang w:eastAsia="en-GB"/>
              </w:rPr>
            </w:pPr>
            <w:r>
              <w:rPr>
                <w:rFonts w:cs="Arial"/>
                <w:sz w:val="20"/>
                <w:szCs w:val="20"/>
              </w:rPr>
              <w:t xml:space="preserve"> £ 38 </w:t>
            </w:r>
          </w:p>
        </w:tc>
        <w:tc>
          <w:tcPr>
            <w:tcW w:w="1055" w:type="dxa"/>
            <w:tcBorders>
              <w:top w:val="nil"/>
              <w:left w:val="nil"/>
              <w:bottom w:val="nil"/>
              <w:right w:val="nil"/>
            </w:tcBorders>
            <w:shd w:val="clear" w:color="auto" w:fill="auto"/>
            <w:noWrap/>
            <w:vAlign w:val="bottom"/>
          </w:tcPr>
          <w:p w:rsidRPr="00451F33" w:rsidR="00971C29" w:rsidP="00971C29" w:rsidRDefault="00971C29" w14:paraId="7C45354C" w14:textId="031100D3">
            <w:pPr>
              <w:jc w:val="center"/>
              <w:rPr>
                <w:rFonts w:cs="Arial"/>
                <w:sz w:val="20"/>
                <w:szCs w:val="20"/>
                <w:lang w:eastAsia="en-GB"/>
              </w:rPr>
            </w:pPr>
            <w:r>
              <w:rPr>
                <w:rFonts w:cs="Arial"/>
                <w:sz w:val="20"/>
                <w:szCs w:val="20"/>
              </w:rPr>
              <w:t>-£ 76</w:t>
            </w:r>
          </w:p>
        </w:tc>
        <w:tc>
          <w:tcPr>
            <w:tcW w:w="1360" w:type="dxa"/>
            <w:tcBorders>
              <w:top w:val="nil"/>
              <w:left w:val="nil"/>
              <w:bottom w:val="nil"/>
              <w:right w:val="nil"/>
            </w:tcBorders>
            <w:shd w:val="clear" w:color="auto" w:fill="auto"/>
            <w:noWrap/>
            <w:vAlign w:val="bottom"/>
          </w:tcPr>
          <w:p w:rsidRPr="00451F33" w:rsidR="00971C29" w:rsidP="00971C29" w:rsidRDefault="00971C29" w14:paraId="061A9F6C" w14:textId="7A7447D0">
            <w:pPr>
              <w:jc w:val="center"/>
              <w:rPr>
                <w:rFonts w:cs="Arial"/>
                <w:sz w:val="20"/>
                <w:szCs w:val="20"/>
                <w:lang w:eastAsia="en-GB"/>
              </w:rPr>
            </w:pPr>
            <w:r>
              <w:rPr>
                <w:rFonts w:cs="Arial"/>
                <w:sz w:val="20"/>
                <w:szCs w:val="20"/>
              </w:rPr>
              <w:t xml:space="preserve"> £ 126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46629A9F" w14:textId="3E593E1F">
            <w:pPr>
              <w:jc w:val="center"/>
              <w:rPr>
                <w:rFonts w:cs="Arial"/>
                <w:b/>
                <w:bCs/>
                <w:color w:val="000000"/>
                <w:sz w:val="20"/>
                <w:szCs w:val="20"/>
                <w:lang w:eastAsia="en-GB"/>
              </w:rPr>
            </w:pPr>
            <w:r>
              <w:rPr>
                <w:rFonts w:cs="Arial"/>
                <w:b/>
                <w:bCs/>
                <w:color w:val="000000"/>
                <w:sz w:val="20"/>
                <w:szCs w:val="20"/>
              </w:rPr>
              <w:t>£ 78</w:t>
            </w:r>
          </w:p>
        </w:tc>
      </w:tr>
      <w:tr w:rsidRPr="00434030" w:rsidR="00906D94" w:rsidTr="00906D94" w14:paraId="6EC48D18"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5DB4CEF4" w14:textId="77777777">
            <w:pPr>
              <w:jc w:val="center"/>
              <w:rPr>
                <w:rFonts w:cs="Arial"/>
                <w:b/>
                <w:bCs/>
                <w:sz w:val="20"/>
                <w:szCs w:val="20"/>
                <w:lang w:eastAsia="en-GB"/>
              </w:rPr>
            </w:pPr>
            <w:r w:rsidRPr="00451F33">
              <w:rPr>
                <w:rFonts w:cs="Arial"/>
                <w:b/>
                <w:bCs/>
                <w:sz w:val="20"/>
                <w:szCs w:val="20"/>
                <w:lang w:eastAsia="en-GB"/>
              </w:rPr>
              <w:t>2034</w:t>
            </w:r>
          </w:p>
        </w:tc>
        <w:tc>
          <w:tcPr>
            <w:tcW w:w="988" w:type="dxa"/>
            <w:tcBorders>
              <w:top w:val="nil"/>
              <w:left w:val="nil"/>
              <w:bottom w:val="nil"/>
              <w:right w:val="nil"/>
            </w:tcBorders>
          </w:tcPr>
          <w:p w:rsidR="00FD5FF6" w:rsidP="00971C29" w:rsidRDefault="00FD5FF6" w14:paraId="5AE61C5E" w14:textId="0F813167">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144D4FAD" w14:textId="06EA059D">
            <w:pPr>
              <w:jc w:val="center"/>
              <w:rPr>
                <w:rFonts w:cs="Arial"/>
                <w:sz w:val="20"/>
                <w:szCs w:val="20"/>
                <w:lang w:eastAsia="en-GB"/>
              </w:rPr>
            </w:pPr>
            <w:r>
              <w:rPr>
                <w:rFonts w:cs="Arial"/>
                <w:sz w:val="20"/>
                <w:szCs w:val="20"/>
              </w:rPr>
              <w:t xml:space="preserve"> £ 7 </w:t>
            </w:r>
          </w:p>
        </w:tc>
        <w:tc>
          <w:tcPr>
            <w:tcW w:w="1276" w:type="dxa"/>
            <w:tcBorders>
              <w:top w:val="nil"/>
              <w:left w:val="nil"/>
              <w:bottom w:val="nil"/>
              <w:right w:val="nil"/>
            </w:tcBorders>
            <w:shd w:val="clear" w:color="auto" w:fill="auto"/>
            <w:noWrap/>
            <w:vAlign w:val="bottom"/>
          </w:tcPr>
          <w:p w:rsidRPr="00451F33" w:rsidR="00971C29" w:rsidP="00971C29" w:rsidRDefault="00971C29" w14:paraId="74F6586A" w14:textId="5E74D05A">
            <w:pPr>
              <w:jc w:val="center"/>
              <w:rPr>
                <w:rFonts w:cs="Arial"/>
                <w:sz w:val="20"/>
                <w:szCs w:val="20"/>
                <w:lang w:eastAsia="en-GB"/>
              </w:rPr>
            </w:pPr>
            <w:r>
              <w:rPr>
                <w:rFonts w:cs="Arial"/>
                <w:sz w:val="20"/>
                <w:szCs w:val="20"/>
              </w:rPr>
              <w:t xml:space="preserve">-£ 1 </w:t>
            </w:r>
          </w:p>
        </w:tc>
        <w:tc>
          <w:tcPr>
            <w:tcW w:w="1422" w:type="dxa"/>
            <w:tcBorders>
              <w:top w:val="nil"/>
              <w:left w:val="nil"/>
              <w:bottom w:val="nil"/>
              <w:right w:val="nil"/>
            </w:tcBorders>
            <w:shd w:val="clear" w:color="auto" w:fill="auto"/>
            <w:noWrap/>
            <w:vAlign w:val="bottom"/>
          </w:tcPr>
          <w:p w:rsidRPr="00451F33" w:rsidR="00971C29" w:rsidP="00971C29" w:rsidRDefault="00971C29" w14:paraId="29AAE008" w14:textId="4269F06D">
            <w:pPr>
              <w:jc w:val="center"/>
              <w:rPr>
                <w:rFonts w:cs="Arial"/>
                <w:sz w:val="20"/>
                <w:szCs w:val="20"/>
                <w:lang w:eastAsia="en-GB"/>
              </w:rPr>
            </w:pPr>
            <w:r>
              <w:rPr>
                <w:rFonts w:cs="Arial"/>
                <w:sz w:val="20"/>
                <w:szCs w:val="20"/>
              </w:rPr>
              <w:t xml:space="preserve"> £ 251 </w:t>
            </w:r>
          </w:p>
        </w:tc>
        <w:tc>
          <w:tcPr>
            <w:tcW w:w="1418" w:type="dxa"/>
            <w:tcBorders>
              <w:top w:val="nil"/>
              <w:left w:val="nil"/>
              <w:bottom w:val="nil"/>
              <w:right w:val="nil"/>
            </w:tcBorders>
            <w:shd w:val="clear" w:color="auto" w:fill="auto"/>
            <w:noWrap/>
            <w:vAlign w:val="bottom"/>
          </w:tcPr>
          <w:p w:rsidRPr="00451F33" w:rsidR="00971C29" w:rsidP="00971C29" w:rsidRDefault="00971C29" w14:paraId="1B6160C2" w14:textId="7539565E">
            <w:pPr>
              <w:jc w:val="center"/>
              <w:rPr>
                <w:rFonts w:cs="Arial"/>
                <w:sz w:val="20"/>
                <w:szCs w:val="20"/>
                <w:lang w:eastAsia="en-GB"/>
              </w:rPr>
            </w:pPr>
            <w:r>
              <w:rPr>
                <w:rFonts w:cs="Arial"/>
                <w:sz w:val="20"/>
                <w:szCs w:val="20"/>
              </w:rPr>
              <w:t xml:space="preserve">-£ 213 </w:t>
            </w:r>
          </w:p>
        </w:tc>
        <w:tc>
          <w:tcPr>
            <w:tcW w:w="1129" w:type="dxa"/>
            <w:tcBorders>
              <w:top w:val="nil"/>
              <w:left w:val="nil"/>
              <w:bottom w:val="nil"/>
              <w:right w:val="nil"/>
            </w:tcBorders>
            <w:shd w:val="clear" w:color="auto" w:fill="auto"/>
            <w:noWrap/>
            <w:vAlign w:val="bottom"/>
          </w:tcPr>
          <w:p w:rsidRPr="00451F33" w:rsidR="00971C29" w:rsidP="00971C29" w:rsidRDefault="00971C29" w14:paraId="01C9C1C1" w14:textId="33B34D02">
            <w:pPr>
              <w:jc w:val="center"/>
              <w:rPr>
                <w:rFonts w:cs="Arial"/>
                <w:sz w:val="20"/>
                <w:szCs w:val="20"/>
                <w:lang w:eastAsia="en-GB"/>
              </w:rPr>
            </w:pPr>
            <w:r>
              <w:rPr>
                <w:rFonts w:cs="Arial"/>
                <w:sz w:val="20"/>
                <w:szCs w:val="20"/>
              </w:rPr>
              <w:t xml:space="preserve"> £ 38 </w:t>
            </w:r>
          </w:p>
        </w:tc>
        <w:tc>
          <w:tcPr>
            <w:tcW w:w="1055" w:type="dxa"/>
            <w:tcBorders>
              <w:top w:val="nil"/>
              <w:left w:val="nil"/>
              <w:bottom w:val="nil"/>
              <w:right w:val="nil"/>
            </w:tcBorders>
            <w:shd w:val="clear" w:color="auto" w:fill="auto"/>
            <w:noWrap/>
            <w:vAlign w:val="bottom"/>
          </w:tcPr>
          <w:p w:rsidRPr="00451F33" w:rsidR="00971C29" w:rsidP="00971C29" w:rsidRDefault="00971C29" w14:paraId="341AC355" w14:textId="00B11032">
            <w:pPr>
              <w:jc w:val="center"/>
              <w:rPr>
                <w:rFonts w:cs="Arial"/>
                <w:sz w:val="20"/>
                <w:szCs w:val="20"/>
                <w:lang w:eastAsia="en-GB"/>
              </w:rPr>
            </w:pPr>
            <w:r>
              <w:rPr>
                <w:rFonts w:cs="Arial"/>
                <w:sz w:val="20"/>
                <w:szCs w:val="20"/>
              </w:rPr>
              <w:t>-£ 76</w:t>
            </w:r>
          </w:p>
        </w:tc>
        <w:tc>
          <w:tcPr>
            <w:tcW w:w="1360" w:type="dxa"/>
            <w:tcBorders>
              <w:top w:val="nil"/>
              <w:left w:val="nil"/>
              <w:bottom w:val="nil"/>
              <w:right w:val="nil"/>
            </w:tcBorders>
            <w:shd w:val="clear" w:color="auto" w:fill="auto"/>
            <w:noWrap/>
            <w:vAlign w:val="bottom"/>
          </w:tcPr>
          <w:p w:rsidRPr="00451F33" w:rsidR="00971C29" w:rsidP="00971C29" w:rsidRDefault="00971C29" w14:paraId="01C472E5" w14:textId="5BD1E761">
            <w:pPr>
              <w:jc w:val="center"/>
              <w:rPr>
                <w:rFonts w:cs="Arial"/>
                <w:sz w:val="20"/>
                <w:szCs w:val="20"/>
                <w:lang w:eastAsia="en-GB"/>
              </w:rPr>
            </w:pPr>
            <w:r>
              <w:rPr>
                <w:rFonts w:cs="Arial"/>
                <w:sz w:val="20"/>
                <w:szCs w:val="20"/>
              </w:rPr>
              <w:t xml:space="preserve"> £ 127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68786B98" w14:textId="23C70BFB">
            <w:pPr>
              <w:jc w:val="center"/>
              <w:rPr>
                <w:rFonts w:cs="Arial"/>
                <w:b/>
                <w:bCs/>
                <w:color w:val="000000"/>
                <w:sz w:val="20"/>
                <w:szCs w:val="20"/>
                <w:lang w:eastAsia="en-GB"/>
              </w:rPr>
            </w:pPr>
            <w:r>
              <w:rPr>
                <w:rFonts w:cs="Arial"/>
                <w:b/>
                <w:bCs/>
                <w:color w:val="000000"/>
                <w:sz w:val="20"/>
                <w:szCs w:val="20"/>
              </w:rPr>
              <w:t>-£</w:t>
            </w:r>
            <w:r w:rsidR="00EE081D">
              <w:rPr>
                <w:rFonts w:cs="Arial"/>
                <w:b/>
                <w:bCs/>
                <w:color w:val="000000"/>
                <w:sz w:val="20"/>
                <w:szCs w:val="20"/>
              </w:rPr>
              <w:t xml:space="preserve"> </w:t>
            </w:r>
            <w:r>
              <w:rPr>
                <w:rFonts w:cs="Arial"/>
                <w:b/>
                <w:bCs/>
                <w:color w:val="000000"/>
                <w:sz w:val="20"/>
                <w:szCs w:val="20"/>
              </w:rPr>
              <w:t>122</w:t>
            </w:r>
          </w:p>
        </w:tc>
      </w:tr>
      <w:tr w:rsidRPr="00434030" w:rsidR="00906D94" w:rsidTr="00906D94" w14:paraId="18D7D116" w14:textId="77777777">
        <w:trPr>
          <w:trHeight w:val="61"/>
          <w:jc w:val="center"/>
        </w:trPr>
        <w:tc>
          <w:tcPr>
            <w:tcW w:w="713" w:type="dxa"/>
            <w:tcBorders>
              <w:top w:val="nil"/>
              <w:left w:val="single" w:color="auto" w:sz="4" w:space="0"/>
              <w:bottom w:val="nil"/>
              <w:right w:val="single" w:color="auto" w:sz="4" w:space="0"/>
            </w:tcBorders>
            <w:shd w:val="clear" w:color="auto" w:fill="auto"/>
            <w:noWrap/>
            <w:vAlign w:val="center"/>
            <w:hideMark/>
          </w:tcPr>
          <w:p w:rsidRPr="00451F33" w:rsidR="00971C29" w:rsidP="00971C29" w:rsidRDefault="00971C29" w14:paraId="0565D1A0" w14:textId="77777777">
            <w:pPr>
              <w:jc w:val="center"/>
              <w:rPr>
                <w:rFonts w:cs="Arial"/>
                <w:b/>
                <w:bCs/>
                <w:sz w:val="20"/>
                <w:szCs w:val="20"/>
                <w:lang w:eastAsia="en-GB"/>
              </w:rPr>
            </w:pPr>
            <w:r w:rsidRPr="00451F33">
              <w:rPr>
                <w:rFonts w:cs="Arial"/>
                <w:b/>
                <w:bCs/>
                <w:sz w:val="20"/>
                <w:szCs w:val="20"/>
                <w:lang w:eastAsia="en-GB"/>
              </w:rPr>
              <w:t>2035</w:t>
            </w:r>
          </w:p>
        </w:tc>
        <w:tc>
          <w:tcPr>
            <w:tcW w:w="988" w:type="dxa"/>
            <w:tcBorders>
              <w:top w:val="nil"/>
              <w:left w:val="nil"/>
              <w:bottom w:val="nil"/>
              <w:right w:val="nil"/>
            </w:tcBorders>
          </w:tcPr>
          <w:p w:rsidR="00FD5FF6" w:rsidP="00971C29" w:rsidRDefault="00FD5FF6" w14:paraId="3202B3AC" w14:textId="7A35F9BE">
            <w:pPr>
              <w:jc w:val="center"/>
              <w:rPr>
                <w:rFonts w:cs="Arial"/>
                <w:sz w:val="20"/>
                <w:szCs w:val="20"/>
              </w:rPr>
            </w:pPr>
            <w:r>
              <w:rPr>
                <w:rFonts w:cs="Arial"/>
                <w:sz w:val="20"/>
                <w:szCs w:val="20"/>
              </w:rPr>
              <w:t>£0</w:t>
            </w:r>
          </w:p>
        </w:tc>
        <w:tc>
          <w:tcPr>
            <w:tcW w:w="992" w:type="dxa"/>
            <w:tcBorders>
              <w:top w:val="nil"/>
              <w:left w:val="nil"/>
              <w:bottom w:val="nil"/>
              <w:right w:val="nil"/>
            </w:tcBorders>
            <w:shd w:val="clear" w:color="auto" w:fill="auto"/>
            <w:noWrap/>
            <w:vAlign w:val="bottom"/>
          </w:tcPr>
          <w:p w:rsidRPr="00451F33" w:rsidR="00971C29" w:rsidP="00971C29" w:rsidRDefault="00971C29" w14:paraId="40BED37B" w14:textId="5CB54AC8">
            <w:pPr>
              <w:jc w:val="center"/>
              <w:rPr>
                <w:rFonts w:cs="Arial"/>
                <w:sz w:val="20"/>
                <w:szCs w:val="20"/>
                <w:lang w:eastAsia="en-GB"/>
              </w:rPr>
            </w:pPr>
            <w:r>
              <w:rPr>
                <w:rFonts w:cs="Arial"/>
                <w:sz w:val="20"/>
                <w:szCs w:val="20"/>
              </w:rPr>
              <w:t xml:space="preserve"> £ 18 </w:t>
            </w:r>
          </w:p>
        </w:tc>
        <w:tc>
          <w:tcPr>
            <w:tcW w:w="1276" w:type="dxa"/>
            <w:tcBorders>
              <w:top w:val="nil"/>
              <w:left w:val="nil"/>
              <w:bottom w:val="nil"/>
              <w:right w:val="nil"/>
            </w:tcBorders>
            <w:shd w:val="clear" w:color="auto" w:fill="auto"/>
            <w:noWrap/>
            <w:vAlign w:val="bottom"/>
          </w:tcPr>
          <w:p w:rsidRPr="00451F33" w:rsidR="00971C29" w:rsidP="00971C29" w:rsidRDefault="00971C29" w14:paraId="73C3DE49" w14:textId="0A2B6214">
            <w:pPr>
              <w:jc w:val="center"/>
              <w:rPr>
                <w:rFonts w:cs="Arial"/>
                <w:sz w:val="20"/>
                <w:szCs w:val="20"/>
                <w:lang w:eastAsia="en-GB"/>
              </w:rPr>
            </w:pPr>
            <w:r>
              <w:rPr>
                <w:rFonts w:cs="Arial"/>
                <w:sz w:val="20"/>
                <w:szCs w:val="20"/>
              </w:rPr>
              <w:t xml:space="preserve">-£ 1 </w:t>
            </w:r>
          </w:p>
        </w:tc>
        <w:tc>
          <w:tcPr>
            <w:tcW w:w="1422" w:type="dxa"/>
            <w:tcBorders>
              <w:top w:val="nil"/>
              <w:left w:val="nil"/>
              <w:bottom w:val="nil"/>
              <w:right w:val="nil"/>
            </w:tcBorders>
            <w:shd w:val="clear" w:color="auto" w:fill="auto"/>
            <w:noWrap/>
            <w:vAlign w:val="bottom"/>
          </w:tcPr>
          <w:p w:rsidRPr="00451F33" w:rsidR="00971C29" w:rsidP="00971C29" w:rsidRDefault="00971C29" w14:paraId="3C339719" w14:textId="3D5E5B94">
            <w:pPr>
              <w:jc w:val="center"/>
              <w:rPr>
                <w:rFonts w:cs="Arial"/>
                <w:sz w:val="20"/>
                <w:szCs w:val="20"/>
                <w:lang w:eastAsia="en-GB"/>
              </w:rPr>
            </w:pPr>
            <w:r>
              <w:rPr>
                <w:rFonts w:cs="Arial"/>
                <w:sz w:val="20"/>
                <w:szCs w:val="20"/>
              </w:rPr>
              <w:t xml:space="preserve"> £ 252 </w:t>
            </w:r>
          </w:p>
        </w:tc>
        <w:tc>
          <w:tcPr>
            <w:tcW w:w="1418" w:type="dxa"/>
            <w:tcBorders>
              <w:top w:val="nil"/>
              <w:left w:val="nil"/>
              <w:bottom w:val="nil"/>
              <w:right w:val="nil"/>
            </w:tcBorders>
            <w:shd w:val="clear" w:color="auto" w:fill="auto"/>
            <w:noWrap/>
            <w:vAlign w:val="bottom"/>
          </w:tcPr>
          <w:p w:rsidRPr="00451F33" w:rsidR="00971C29" w:rsidP="00971C29" w:rsidRDefault="00971C29" w14:paraId="2238683C" w14:textId="67EC0D16">
            <w:pPr>
              <w:jc w:val="center"/>
              <w:rPr>
                <w:rFonts w:cs="Arial"/>
                <w:sz w:val="20"/>
                <w:szCs w:val="20"/>
                <w:lang w:eastAsia="en-GB"/>
              </w:rPr>
            </w:pPr>
            <w:r>
              <w:rPr>
                <w:rFonts w:cs="Arial"/>
                <w:sz w:val="20"/>
                <w:szCs w:val="20"/>
              </w:rPr>
              <w:t xml:space="preserve">-£ 213 </w:t>
            </w:r>
          </w:p>
        </w:tc>
        <w:tc>
          <w:tcPr>
            <w:tcW w:w="1129" w:type="dxa"/>
            <w:tcBorders>
              <w:top w:val="nil"/>
              <w:left w:val="nil"/>
              <w:bottom w:val="nil"/>
              <w:right w:val="nil"/>
            </w:tcBorders>
            <w:shd w:val="clear" w:color="auto" w:fill="auto"/>
            <w:noWrap/>
            <w:vAlign w:val="bottom"/>
          </w:tcPr>
          <w:p w:rsidRPr="00451F33" w:rsidR="00971C29" w:rsidP="00971C29" w:rsidRDefault="00971C29" w14:paraId="69038A94" w14:textId="65BEFA67">
            <w:pPr>
              <w:jc w:val="center"/>
              <w:rPr>
                <w:rFonts w:cs="Arial"/>
                <w:sz w:val="20"/>
                <w:szCs w:val="20"/>
                <w:lang w:eastAsia="en-GB"/>
              </w:rPr>
            </w:pPr>
            <w:r>
              <w:rPr>
                <w:rFonts w:cs="Arial"/>
                <w:sz w:val="20"/>
                <w:szCs w:val="20"/>
              </w:rPr>
              <w:t xml:space="preserve"> £ 38 </w:t>
            </w:r>
          </w:p>
        </w:tc>
        <w:tc>
          <w:tcPr>
            <w:tcW w:w="1055" w:type="dxa"/>
            <w:tcBorders>
              <w:top w:val="nil"/>
              <w:left w:val="nil"/>
              <w:bottom w:val="nil"/>
              <w:right w:val="nil"/>
            </w:tcBorders>
            <w:shd w:val="clear" w:color="auto" w:fill="auto"/>
            <w:noWrap/>
            <w:vAlign w:val="bottom"/>
          </w:tcPr>
          <w:p w:rsidRPr="00451F33" w:rsidR="00971C29" w:rsidP="00971C29" w:rsidRDefault="00971C29" w14:paraId="47E8463A" w14:textId="26237068">
            <w:pPr>
              <w:jc w:val="center"/>
              <w:rPr>
                <w:rFonts w:cs="Arial"/>
                <w:sz w:val="20"/>
                <w:szCs w:val="20"/>
                <w:lang w:eastAsia="en-GB"/>
              </w:rPr>
            </w:pPr>
            <w:r>
              <w:rPr>
                <w:rFonts w:cs="Arial"/>
                <w:sz w:val="20"/>
                <w:szCs w:val="20"/>
              </w:rPr>
              <w:t>-£ 75</w:t>
            </w:r>
          </w:p>
        </w:tc>
        <w:tc>
          <w:tcPr>
            <w:tcW w:w="1360" w:type="dxa"/>
            <w:tcBorders>
              <w:top w:val="nil"/>
              <w:left w:val="nil"/>
              <w:bottom w:val="nil"/>
              <w:right w:val="nil"/>
            </w:tcBorders>
            <w:shd w:val="clear" w:color="auto" w:fill="auto"/>
            <w:noWrap/>
            <w:vAlign w:val="bottom"/>
          </w:tcPr>
          <w:p w:rsidRPr="00451F33" w:rsidR="00971C29" w:rsidP="00971C29" w:rsidRDefault="00971C29" w14:paraId="34DAFF94" w14:textId="54404861">
            <w:pPr>
              <w:jc w:val="center"/>
              <w:rPr>
                <w:rFonts w:cs="Arial"/>
                <w:sz w:val="20"/>
                <w:szCs w:val="20"/>
                <w:lang w:eastAsia="en-GB"/>
              </w:rPr>
            </w:pPr>
            <w:r>
              <w:rPr>
                <w:rFonts w:cs="Arial"/>
                <w:sz w:val="20"/>
                <w:szCs w:val="20"/>
              </w:rPr>
              <w:t xml:space="preserve"> £ 128 </w:t>
            </w:r>
          </w:p>
        </w:tc>
        <w:tc>
          <w:tcPr>
            <w:tcW w:w="1417" w:type="dxa"/>
            <w:tcBorders>
              <w:top w:val="nil"/>
              <w:left w:val="single" w:color="auto" w:sz="4" w:space="0"/>
              <w:bottom w:val="nil"/>
              <w:right w:val="single" w:color="auto" w:sz="4" w:space="0"/>
            </w:tcBorders>
            <w:shd w:val="clear" w:color="auto" w:fill="auto"/>
            <w:noWrap/>
            <w:vAlign w:val="bottom"/>
          </w:tcPr>
          <w:p w:rsidRPr="005A4FDC" w:rsidR="00971C29" w:rsidP="00971C29" w:rsidRDefault="00971C29" w14:paraId="508BA8CE" w14:textId="389C0B0E">
            <w:pPr>
              <w:jc w:val="center"/>
              <w:rPr>
                <w:rFonts w:cs="Arial"/>
                <w:b/>
                <w:bCs/>
                <w:color w:val="000000"/>
                <w:sz w:val="20"/>
                <w:szCs w:val="20"/>
                <w:lang w:eastAsia="en-GB"/>
              </w:rPr>
            </w:pPr>
            <w:r>
              <w:rPr>
                <w:rFonts w:cs="Arial"/>
                <w:b/>
                <w:bCs/>
                <w:color w:val="000000"/>
                <w:sz w:val="20"/>
                <w:szCs w:val="20"/>
              </w:rPr>
              <w:t>-£</w:t>
            </w:r>
            <w:r w:rsidR="00EE081D">
              <w:rPr>
                <w:rFonts w:cs="Arial"/>
                <w:b/>
                <w:bCs/>
                <w:color w:val="000000"/>
                <w:sz w:val="20"/>
                <w:szCs w:val="20"/>
              </w:rPr>
              <w:t xml:space="preserve"> </w:t>
            </w:r>
            <w:r>
              <w:rPr>
                <w:rFonts w:cs="Arial"/>
                <w:b/>
                <w:bCs/>
                <w:color w:val="000000"/>
                <w:sz w:val="20"/>
                <w:szCs w:val="20"/>
              </w:rPr>
              <w:t>110</w:t>
            </w:r>
          </w:p>
        </w:tc>
      </w:tr>
      <w:tr w:rsidRPr="00434030" w:rsidR="00906D94" w:rsidTr="00906D94" w14:paraId="75C103D5" w14:textId="77777777">
        <w:trPr>
          <w:trHeight w:val="61"/>
          <w:jc w:val="center"/>
        </w:trPr>
        <w:tc>
          <w:tcPr>
            <w:tcW w:w="713"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51F33" w:rsidR="00971C29" w:rsidP="00971C29" w:rsidRDefault="00971C29" w14:paraId="2A7D0233" w14:textId="77777777">
            <w:pPr>
              <w:jc w:val="center"/>
              <w:rPr>
                <w:rFonts w:cs="Arial"/>
                <w:b/>
                <w:bCs/>
                <w:sz w:val="20"/>
                <w:szCs w:val="20"/>
                <w:lang w:eastAsia="en-GB"/>
              </w:rPr>
            </w:pPr>
          </w:p>
        </w:tc>
        <w:tc>
          <w:tcPr>
            <w:tcW w:w="988" w:type="dxa"/>
            <w:tcBorders>
              <w:top w:val="single" w:color="auto" w:sz="4" w:space="0"/>
              <w:left w:val="nil"/>
              <w:bottom w:val="single" w:color="auto" w:sz="4" w:space="0"/>
              <w:right w:val="nil"/>
            </w:tcBorders>
          </w:tcPr>
          <w:p w:rsidR="00F31A10" w:rsidP="00971C29" w:rsidRDefault="00F31A10" w14:paraId="799F8252" w14:textId="410407AF">
            <w:pPr>
              <w:jc w:val="center"/>
              <w:rPr>
                <w:rFonts w:cs="Arial"/>
                <w:b/>
                <w:bCs/>
                <w:sz w:val="20"/>
                <w:szCs w:val="20"/>
              </w:rPr>
            </w:pPr>
            <w:r>
              <w:rPr>
                <w:rFonts w:cs="Arial"/>
                <w:b/>
                <w:bCs/>
                <w:sz w:val="20"/>
                <w:szCs w:val="20"/>
              </w:rPr>
              <w:t>£0.2</w:t>
            </w:r>
          </w:p>
        </w:tc>
        <w:tc>
          <w:tcPr>
            <w:tcW w:w="992"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1DCAC363" w14:textId="01A387DB">
            <w:pPr>
              <w:jc w:val="center"/>
              <w:rPr>
                <w:rFonts w:cs="Arial"/>
                <w:b/>
                <w:bCs/>
                <w:sz w:val="20"/>
                <w:szCs w:val="20"/>
                <w:lang w:eastAsia="en-GB"/>
              </w:rPr>
            </w:pPr>
            <w:r w:rsidRPr="005A4FDC">
              <w:rPr>
                <w:rFonts w:cs="Arial"/>
                <w:b/>
                <w:bCs/>
                <w:sz w:val="20"/>
                <w:szCs w:val="20"/>
              </w:rPr>
              <w:t xml:space="preserve"> £ 437 </w:t>
            </w:r>
          </w:p>
        </w:tc>
        <w:tc>
          <w:tcPr>
            <w:tcW w:w="1276"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06B674C0" w14:textId="1F0113E4">
            <w:pPr>
              <w:jc w:val="center"/>
              <w:rPr>
                <w:rFonts w:cs="Arial"/>
                <w:b/>
                <w:bCs/>
                <w:sz w:val="20"/>
                <w:szCs w:val="20"/>
                <w:lang w:eastAsia="en-GB"/>
              </w:rPr>
            </w:pPr>
            <w:r w:rsidRPr="005A4FDC">
              <w:rPr>
                <w:rFonts w:cs="Arial"/>
                <w:b/>
                <w:bCs/>
                <w:sz w:val="20"/>
                <w:szCs w:val="20"/>
              </w:rPr>
              <w:t xml:space="preserve"> £ 262 </w:t>
            </w:r>
          </w:p>
        </w:tc>
        <w:tc>
          <w:tcPr>
            <w:tcW w:w="1422"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20A99DAD" w14:textId="0764C396">
            <w:pPr>
              <w:jc w:val="center"/>
              <w:rPr>
                <w:rFonts w:cs="Arial"/>
                <w:b/>
                <w:bCs/>
                <w:sz w:val="20"/>
                <w:szCs w:val="20"/>
                <w:lang w:eastAsia="en-GB"/>
              </w:rPr>
            </w:pPr>
            <w:r w:rsidRPr="005A4FDC">
              <w:rPr>
                <w:rFonts w:cs="Arial"/>
                <w:b/>
                <w:bCs/>
                <w:sz w:val="20"/>
                <w:szCs w:val="20"/>
              </w:rPr>
              <w:t xml:space="preserve"> £ 2,375 </w:t>
            </w:r>
          </w:p>
        </w:tc>
        <w:tc>
          <w:tcPr>
            <w:tcW w:w="1418"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2612CAF8" w14:textId="3FAFF5FC">
            <w:pPr>
              <w:jc w:val="center"/>
              <w:rPr>
                <w:rFonts w:cs="Arial"/>
                <w:b/>
                <w:bCs/>
                <w:sz w:val="20"/>
                <w:szCs w:val="20"/>
                <w:lang w:eastAsia="en-GB"/>
              </w:rPr>
            </w:pPr>
            <w:r w:rsidRPr="005A4FDC">
              <w:rPr>
                <w:rFonts w:cs="Arial"/>
                <w:b/>
                <w:bCs/>
                <w:sz w:val="20"/>
                <w:szCs w:val="20"/>
              </w:rPr>
              <w:t xml:space="preserve">-£2,022 </w:t>
            </w:r>
          </w:p>
        </w:tc>
        <w:tc>
          <w:tcPr>
            <w:tcW w:w="1129"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3A014CC2" w14:textId="5C7C89A1">
            <w:pPr>
              <w:jc w:val="center"/>
              <w:rPr>
                <w:rFonts w:cs="Arial"/>
                <w:b/>
                <w:bCs/>
                <w:sz w:val="20"/>
                <w:szCs w:val="20"/>
                <w:lang w:eastAsia="en-GB"/>
              </w:rPr>
            </w:pPr>
            <w:r w:rsidRPr="005A4FDC">
              <w:rPr>
                <w:rFonts w:cs="Arial"/>
                <w:b/>
                <w:bCs/>
                <w:sz w:val="20"/>
                <w:szCs w:val="20"/>
              </w:rPr>
              <w:t xml:space="preserve"> £ 504 </w:t>
            </w:r>
          </w:p>
        </w:tc>
        <w:tc>
          <w:tcPr>
            <w:tcW w:w="1055"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5EEA7EF3" w14:textId="5560DBEF">
            <w:pPr>
              <w:jc w:val="center"/>
              <w:rPr>
                <w:rFonts w:cs="Arial"/>
                <w:b/>
                <w:bCs/>
                <w:sz w:val="20"/>
                <w:szCs w:val="20"/>
                <w:lang w:eastAsia="en-GB"/>
              </w:rPr>
            </w:pPr>
            <w:r>
              <w:rPr>
                <w:rFonts w:cs="Arial"/>
                <w:sz w:val="20"/>
                <w:szCs w:val="20"/>
              </w:rPr>
              <w:t>-£624</w:t>
            </w:r>
          </w:p>
        </w:tc>
        <w:tc>
          <w:tcPr>
            <w:tcW w:w="1360" w:type="dxa"/>
            <w:tcBorders>
              <w:top w:val="single" w:color="auto" w:sz="4" w:space="0"/>
              <w:left w:val="nil"/>
              <w:bottom w:val="single" w:color="auto" w:sz="4" w:space="0"/>
              <w:right w:val="nil"/>
            </w:tcBorders>
            <w:shd w:val="clear" w:color="auto" w:fill="auto"/>
            <w:noWrap/>
            <w:vAlign w:val="bottom"/>
          </w:tcPr>
          <w:p w:rsidRPr="005A4FDC" w:rsidR="00971C29" w:rsidP="00971C29" w:rsidRDefault="00971C29" w14:paraId="65150D43" w14:textId="5FA2694F">
            <w:pPr>
              <w:jc w:val="center"/>
              <w:rPr>
                <w:rFonts w:cs="Arial"/>
                <w:b/>
                <w:bCs/>
                <w:sz w:val="20"/>
                <w:szCs w:val="20"/>
                <w:lang w:eastAsia="en-GB"/>
              </w:rPr>
            </w:pPr>
            <w:r w:rsidRPr="005A4FDC">
              <w:rPr>
                <w:rFonts w:cs="Arial"/>
                <w:b/>
                <w:bCs/>
                <w:sz w:val="20"/>
                <w:szCs w:val="20"/>
              </w:rPr>
              <w:t xml:space="preserve"> £1,250 </w:t>
            </w: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5A4FDC" w:rsidR="00971C29" w:rsidP="00971C29" w:rsidRDefault="00971C29" w14:paraId="73AAAD23" w14:textId="7FE238B0">
            <w:pPr>
              <w:jc w:val="center"/>
              <w:rPr>
                <w:rFonts w:cs="Arial"/>
                <w:b/>
                <w:bCs/>
                <w:sz w:val="20"/>
                <w:szCs w:val="20"/>
                <w:lang w:eastAsia="en-GB"/>
              </w:rPr>
            </w:pPr>
            <w:r>
              <w:rPr>
                <w:rFonts w:cs="Arial"/>
                <w:b/>
                <w:bCs/>
                <w:sz w:val="20"/>
                <w:szCs w:val="20"/>
              </w:rPr>
              <w:t>-£</w:t>
            </w:r>
            <w:r w:rsidR="00EE081D">
              <w:rPr>
                <w:rFonts w:cs="Arial"/>
                <w:b/>
                <w:bCs/>
                <w:sz w:val="20"/>
                <w:szCs w:val="20"/>
              </w:rPr>
              <w:t xml:space="preserve"> </w:t>
            </w:r>
            <w:r>
              <w:rPr>
                <w:rFonts w:cs="Arial"/>
                <w:b/>
                <w:bCs/>
                <w:sz w:val="20"/>
                <w:szCs w:val="20"/>
              </w:rPr>
              <w:t>318</w:t>
            </w:r>
          </w:p>
        </w:tc>
      </w:tr>
    </w:tbl>
    <w:p w:rsidRPr="006E5B64" w:rsidR="00554C21" w:rsidP="00554C21" w:rsidRDefault="00554C21" w14:paraId="08BD06C8" w14:textId="3ADC7754">
      <w:pPr>
        <w:spacing w:after="160" w:line="259"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w:t>
      </w:r>
    </w:p>
    <w:p w:rsidRPr="006D08CA" w:rsidR="00554C21" w:rsidP="00554C21" w:rsidRDefault="00554C21" w14:paraId="56B9D8A2" w14:textId="77777777">
      <w:pPr>
        <w:pStyle w:val="Heading4"/>
        <w:rPr>
          <w:rFonts w:eastAsia="Arial"/>
          <w:b w:val="0"/>
          <w:bCs w:val="0"/>
          <w:sz w:val="24"/>
          <w:szCs w:val="24"/>
        </w:rPr>
      </w:pPr>
      <w:r w:rsidRPr="006D08CA">
        <w:rPr>
          <w:rFonts w:eastAsia="Arial"/>
          <w:sz w:val="24"/>
          <w:szCs w:val="24"/>
        </w:rPr>
        <w:t>Option 3M: Option 1nhm (micro firms exempt)</w:t>
      </w:r>
    </w:p>
    <w:p w:rsidRPr="00451F33" w:rsidR="00554C21" w:rsidP="00554C21" w:rsidRDefault="00554C21" w14:paraId="32B89E9C" w14:textId="0CF1F41F">
      <w:pPr>
        <w:spacing w:after="160" w:line="259" w:lineRule="auto"/>
        <w:jc w:val="both"/>
        <w:rPr>
          <w:rFonts w:eastAsia="Arial" w:cs="Arial"/>
        </w:rPr>
      </w:pPr>
      <w:r w:rsidRPr="00451F33">
        <w:rPr>
          <w:rFonts w:eastAsia="Arial" w:cs="Arial"/>
        </w:rPr>
        <w:t>Option 3M has the same non-household option as Option 1M (i.e.</w:t>
      </w:r>
      <w:r>
        <w:rPr>
          <w:rFonts w:eastAsia="Arial" w:cs="Arial"/>
        </w:rPr>
        <w:t>,</w:t>
      </w:r>
      <w:r w:rsidRPr="00451F33">
        <w:rPr>
          <w:rFonts w:eastAsia="Arial" w:cs="Arial"/>
        </w:rPr>
        <w:t xml:space="preserve"> Option 1nhm), with the following monetised </w:t>
      </w:r>
      <w:r w:rsidRPr="00451F33">
        <w:rPr>
          <w:rFonts w:eastAsia="Arial" w:cs="Arial"/>
          <w:szCs w:val="22"/>
        </w:rPr>
        <w:t>costs and benefits to the NHM sector:</w:t>
      </w:r>
    </w:p>
    <w:p w:rsidRPr="00451F33" w:rsidR="00554C21" w:rsidP="00554C21" w:rsidRDefault="00554C21" w14:paraId="6FA9A5C1" w14:textId="0E05E7BB">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 xml:space="preserve">Familiarisation costs to </w:t>
      </w:r>
      <w:r w:rsidRPr="00451F33" w:rsidR="00022D32">
        <w:rPr>
          <w:rFonts w:eastAsia="Arial" w:cs="Arial"/>
        </w:rPr>
        <w:t>businesses</w:t>
      </w:r>
      <w:r w:rsidR="00022D32">
        <w:rPr>
          <w:rFonts w:eastAsia="Arial" w:cs="Arial"/>
        </w:rPr>
        <w:t>;</w:t>
      </w:r>
    </w:p>
    <w:p w:rsidRPr="00451F33" w:rsidR="00554C21" w:rsidP="00554C21" w:rsidRDefault="00554C21" w14:paraId="5A48CA35" w14:textId="50E8D9ED">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Costs to waste management companies</w:t>
      </w:r>
      <w:r w:rsidR="00630CC2">
        <w:rPr>
          <w:rFonts w:eastAsia="Arial" w:cs="Arial"/>
        </w:rPr>
        <w:t xml:space="preserve"> </w:t>
      </w:r>
      <w:r w:rsidR="00153A63">
        <w:rPr>
          <w:rFonts w:eastAsia="Arial" w:cs="Arial"/>
        </w:rPr>
        <w:t xml:space="preserve">including costs </w:t>
      </w:r>
      <w:r w:rsidR="00630CC2">
        <w:rPr>
          <w:rFonts w:eastAsia="Arial" w:cs="Arial"/>
        </w:rPr>
        <w:t>to produce written assessments</w:t>
      </w:r>
      <w:r w:rsidR="00C74C9D">
        <w:rPr>
          <w:rFonts w:eastAsia="Arial" w:cs="Arial"/>
        </w:rPr>
        <w:t>,</w:t>
      </w:r>
    </w:p>
    <w:p w:rsidRPr="00451F33" w:rsidR="00554C21" w:rsidP="00554C21" w:rsidRDefault="00554C21" w14:paraId="35823F14" w14:textId="33520818">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Waste management costs to businesses</w:t>
      </w:r>
      <w:r w:rsidR="00022D32">
        <w:rPr>
          <w:rFonts w:eastAsia="Arial" w:cs="Arial"/>
        </w:rPr>
        <w:t>;</w:t>
      </w:r>
    </w:p>
    <w:p w:rsidRPr="00451F33" w:rsidR="00554C21" w:rsidP="00554C21" w:rsidRDefault="00554C21" w14:paraId="60BAA45A" w14:textId="32750759">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DRS net effect; and</w:t>
      </w:r>
    </w:p>
    <w:p w:rsidRPr="00451F33" w:rsidR="00554C21" w:rsidP="00554C21" w:rsidRDefault="00554C21" w14:paraId="733FF279" w14:textId="3B68A35E">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 xml:space="preserve">Savings to waste management companies associated with landfill tax </w:t>
      </w:r>
      <w:r w:rsidRPr="00451F33" w:rsidR="00022D32">
        <w:rPr>
          <w:rFonts w:eastAsia="Arial" w:cs="Arial"/>
        </w:rPr>
        <w:t>payments</w:t>
      </w:r>
      <w:r w:rsidR="00022D32">
        <w:rPr>
          <w:rFonts w:eastAsia="Arial" w:cs="Arial"/>
        </w:rPr>
        <w:t>.</w:t>
      </w:r>
    </w:p>
    <w:p w:rsidR="006D08CA" w:rsidP="00554C21" w:rsidRDefault="006D08CA" w14:paraId="5C4EFD10" w14:textId="77777777">
      <w:pPr>
        <w:spacing w:line="257" w:lineRule="auto"/>
        <w:jc w:val="both"/>
        <w:rPr>
          <w:rFonts w:eastAsia="Arial" w:cs="Arial"/>
        </w:rPr>
      </w:pPr>
    </w:p>
    <w:p w:rsidRPr="00451F33" w:rsidR="00554C21" w:rsidP="00554C21" w:rsidRDefault="00554C21" w14:paraId="5589AFD9" w14:textId="5ACE08C8">
      <w:pPr>
        <w:spacing w:line="257" w:lineRule="auto"/>
        <w:jc w:val="both"/>
        <w:rPr>
          <w:rFonts w:eastAsia="Arial" w:cs="Arial"/>
        </w:rPr>
      </w:pPr>
      <w:r w:rsidRPr="00451F33">
        <w:rPr>
          <w:rFonts w:eastAsia="Arial" w:cs="Arial"/>
        </w:rPr>
        <w:t>The familiarisation, waste management costs and DRS net effect to businesses are the same as per Option 1M (i.e</w:t>
      </w:r>
      <w:r>
        <w:rPr>
          <w:rFonts w:eastAsia="Arial" w:cs="Arial"/>
        </w:rPr>
        <w:t>.,</w:t>
      </w:r>
      <w:r w:rsidRPr="00451F33">
        <w:rPr>
          <w:rFonts w:eastAsia="Arial" w:cs="Arial"/>
        </w:rPr>
        <w:t xml:space="preserve"> Option 1nhm). </w:t>
      </w:r>
      <w:r w:rsidR="006C068D">
        <w:rPr>
          <w:rFonts w:eastAsia="Arial" w:cs="Arial"/>
        </w:rPr>
        <w:t xml:space="preserve">The costs to </w:t>
      </w:r>
      <w:r w:rsidR="00444B90">
        <w:rPr>
          <w:rFonts w:eastAsia="Arial" w:cs="Arial"/>
        </w:rPr>
        <w:t>WMCs</w:t>
      </w:r>
      <w:r w:rsidR="006C068D">
        <w:rPr>
          <w:rFonts w:eastAsia="Arial" w:cs="Arial"/>
        </w:rPr>
        <w:t xml:space="preserve"> to produce written assessments are also the same as per Option 1M. </w:t>
      </w:r>
      <w:r w:rsidRPr="00451F33">
        <w:rPr>
          <w:rFonts w:eastAsia="Arial" w:cs="Arial"/>
        </w:rPr>
        <w:t xml:space="preserve">For further detail regarding these costs please refer to Option 1M description. </w:t>
      </w:r>
    </w:p>
    <w:p w:rsidRPr="00451F33" w:rsidR="00554C21" w:rsidP="00554C21" w:rsidRDefault="00554C21" w14:paraId="1E2C0DD9" w14:textId="77777777">
      <w:pPr>
        <w:spacing w:line="257" w:lineRule="auto"/>
        <w:jc w:val="both"/>
        <w:rPr>
          <w:rFonts w:eastAsia="Arial" w:cs="Arial"/>
        </w:rPr>
      </w:pPr>
    </w:p>
    <w:p w:rsidR="00554C21" w:rsidP="00554C21" w:rsidRDefault="00554C21" w14:paraId="1B1BF488" w14:textId="7A528739">
      <w:pPr>
        <w:spacing w:line="257" w:lineRule="auto"/>
        <w:jc w:val="both"/>
        <w:rPr>
          <w:rFonts w:eastAsia="Arial" w:cs="Arial"/>
          <w:b/>
          <w:sz w:val="22"/>
        </w:rPr>
      </w:pPr>
      <w:r w:rsidRPr="00451F33">
        <w:rPr>
          <w:rFonts w:eastAsia="Arial" w:cs="Arial"/>
        </w:rPr>
        <w:t>The only difference is related to the savings to waste management companies concerning landfill tax payments. This is because changes in one sector have implications to shared infrastructure. Under Option 1M, the household sector has a higher recycling rate compared to Option 3M. This means there is more capacity, for example, to treat residual waste in a EfW plant rather than sending to landfill. As such, the NHM landfill tax savings are estimated to be £</w:t>
      </w:r>
      <w:r w:rsidR="0031346C">
        <w:rPr>
          <w:rFonts w:eastAsia="Arial" w:cs="Arial"/>
        </w:rPr>
        <w:t>4,915</w:t>
      </w:r>
      <w:r w:rsidRPr="00451F33">
        <w:rPr>
          <w:rFonts w:eastAsia="Arial" w:cs="Arial"/>
        </w:rPr>
        <w:t>m and £4,</w:t>
      </w:r>
      <w:r w:rsidR="0031346C">
        <w:rPr>
          <w:rFonts w:eastAsia="Arial" w:cs="Arial"/>
        </w:rPr>
        <w:t>281</w:t>
      </w:r>
      <w:r w:rsidRPr="00451F33">
        <w:rPr>
          <w:rFonts w:eastAsia="Arial" w:cs="Arial"/>
        </w:rPr>
        <w:t>m for Option 1M and Option 3M, respectively.</w:t>
      </w:r>
    </w:p>
    <w:p w:rsidR="00441E1D" w:rsidP="00554C21" w:rsidRDefault="00441E1D" w14:paraId="40F00D92" w14:textId="77777777">
      <w:pPr>
        <w:spacing w:line="257" w:lineRule="auto"/>
        <w:jc w:val="both"/>
        <w:rPr>
          <w:rFonts w:eastAsia="Arial" w:cs="Arial"/>
          <w:b/>
          <w:sz w:val="22"/>
        </w:rPr>
      </w:pPr>
    </w:p>
    <w:p w:rsidRPr="006D08CA" w:rsidR="00554C21" w:rsidP="00AC7B1C" w:rsidRDefault="00554C21" w14:paraId="5AB12033" w14:textId="67C2E297">
      <w:pPr>
        <w:rPr>
          <w:rFonts w:eastAsia="Arial" w:cs="Arial"/>
          <w:b/>
          <w:szCs w:val="28"/>
        </w:rPr>
      </w:pPr>
      <w:r w:rsidRPr="006D08CA">
        <w:rPr>
          <w:rFonts w:eastAsia="Arial" w:cs="Arial"/>
          <w:b/>
          <w:szCs w:val="28"/>
        </w:rPr>
        <w:t>Table 2</w:t>
      </w:r>
      <w:r w:rsidR="006D08CA">
        <w:rPr>
          <w:rFonts w:eastAsia="Arial" w:cs="Arial"/>
          <w:b/>
          <w:szCs w:val="28"/>
        </w:rPr>
        <w:t>4</w:t>
      </w:r>
      <w:r w:rsidRPr="006D08CA">
        <w:rPr>
          <w:rFonts w:eastAsia="Arial" w:cs="Arial"/>
          <w:b/>
          <w:szCs w:val="28"/>
        </w:rPr>
        <w:t>: Modelled net costs (+) and savings (-) of Option 1nhm (micro</w:t>
      </w:r>
      <w:r w:rsidR="00FF1D17">
        <w:rPr>
          <w:rFonts w:eastAsia="Arial" w:cs="Arial"/>
          <w:b/>
          <w:szCs w:val="28"/>
        </w:rPr>
        <w:t xml:space="preserve"> </w:t>
      </w:r>
      <w:r w:rsidRPr="006D08CA">
        <w:rPr>
          <w:rFonts w:eastAsia="Arial" w:cs="Arial"/>
          <w:b/>
          <w:szCs w:val="28"/>
        </w:rPr>
        <w:t xml:space="preserve">firms exempt), £ millions, undiscounted  </w:t>
      </w:r>
    </w:p>
    <w:tbl>
      <w:tblPr>
        <w:tblW w:w="10126" w:type="dxa"/>
        <w:jc w:val="center"/>
        <w:tblLook w:val="04A0" w:firstRow="1" w:lastRow="0" w:firstColumn="1" w:lastColumn="0" w:noHBand="0" w:noVBand="1"/>
      </w:tblPr>
      <w:tblGrid>
        <w:gridCol w:w="1260"/>
        <w:gridCol w:w="1530"/>
        <w:gridCol w:w="1463"/>
        <w:gridCol w:w="1463"/>
        <w:gridCol w:w="1463"/>
        <w:gridCol w:w="1484"/>
        <w:gridCol w:w="1463"/>
      </w:tblGrid>
      <w:tr w:rsidR="008205CD" w:rsidTr="009E7A40" w14:paraId="56AF3480" w14:textId="77777777">
        <w:trPr>
          <w:trHeight w:val="588"/>
          <w:jc w:val="center"/>
        </w:trPr>
        <w:tc>
          <w:tcPr>
            <w:tcW w:w="1260" w:type="dxa"/>
            <w:tcBorders>
              <w:top w:val="single" w:color="auto" w:sz="4" w:space="0"/>
              <w:left w:val="single" w:color="auto" w:sz="4" w:space="0"/>
              <w:bottom w:val="single" w:color="auto" w:sz="4" w:space="0"/>
              <w:right w:val="nil"/>
            </w:tcBorders>
            <w:noWrap/>
            <w:vAlign w:val="center"/>
            <w:hideMark/>
          </w:tcPr>
          <w:p w:rsidRPr="009D3AEB" w:rsidR="008205CD" w:rsidP="001862D1" w:rsidRDefault="008205CD" w14:paraId="582D22DC" w14:textId="77777777">
            <w:pPr>
              <w:rPr>
                <w:rFonts w:cs="Arial"/>
                <w:sz w:val="20"/>
                <w:szCs w:val="20"/>
              </w:rPr>
            </w:pPr>
          </w:p>
        </w:tc>
        <w:tc>
          <w:tcPr>
            <w:tcW w:w="1530" w:type="dxa"/>
            <w:tcBorders>
              <w:top w:val="single" w:color="auto" w:sz="4" w:space="0"/>
              <w:left w:val="single" w:color="auto" w:sz="4" w:space="0"/>
              <w:bottom w:val="single" w:color="auto" w:sz="4" w:space="0"/>
              <w:right w:val="nil"/>
            </w:tcBorders>
            <w:vAlign w:val="center"/>
            <w:hideMark/>
          </w:tcPr>
          <w:p w:rsidRPr="00451F33" w:rsidR="008205CD" w:rsidP="001862D1" w:rsidRDefault="008205CD" w14:paraId="569F460F" w14:textId="77777777">
            <w:pPr>
              <w:jc w:val="center"/>
              <w:rPr>
                <w:rFonts w:cs="Arial"/>
                <w:color w:val="000000"/>
                <w:sz w:val="20"/>
                <w:szCs w:val="20"/>
                <w:lang w:eastAsia="en-GB"/>
              </w:rPr>
            </w:pPr>
            <w:r w:rsidRPr="00451F33">
              <w:rPr>
                <w:rFonts w:cs="Arial"/>
                <w:color w:val="000000"/>
                <w:sz w:val="20"/>
                <w:szCs w:val="20"/>
                <w:lang w:eastAsia="en-GB"/>
              </w:rPr>
              <w:t>NHM Familiarisation</w:t>
            </w:r>
          </w:p>
        </w:tc>
        <w:tc>
          <w:tcPr>
            <w:tcW w:w="1463" w:type="dxa"/>
            <w:tcBorders>
              <w:top w:val="single" w:color="auto" w:sz="4" w:space="0"/>
              <w:left w:val="nil"/>
              <w:bottom w:val="single" w:color="auto" w:sz="4" w:space="0"/>
              <w:right w:val="nil"/>
            </w:tcBorders>
          </w:tcPr>
          <w:p w:rsidR="001C0C9D" w:rsidP="001862D1" w:rsidRDefault="001C0C9D" w14:paraId="13A22677" w14:textId="4C9AC59B">
            <w:pPr>
              <w:jc w:val="center"/>
              <w:rPr>
                <w:rFonts w:cs="Arial"/>
                <w:color w:val="000000"/>
                <w:sz w:val="20"/>
                <w:szCs w:val="20"/>
                <w:lang w:eastAsia="en-GB"/>
              </w:rPr>
            </w:pPr>
            <w:r>
              <w:rPr>
                <w:rFonts w:cs="Arial"/>
                <w:color w:val="000000"/>
                <w:sz w:val="20"/>
                <w:szCs w:val="20"/>
                <w:lang w:eastAsia="en-GB"/>
              </w:rPr>
              <w:t>NHM TEEP Policy Cost</w:t>
            </w:r>
          </w:p>
        </w:tc>
        <w:tc>
          <w:tcPr>
            <w:tcW w:w="1463" w:type="dxa"/>
            <w:tcBorders>
              <w:top w:val="single" w:color="auto" w:sz="4" w:space="0"/>
              <w:left w:val="nil"/>
              <w:bottom w:val="single" w:color="auto" w:sz="4" w:space="0"/>
              <w:right w:val="nil"/>
            </w:tcBorders>
            <w:vAlign w:val="center"/>
            <w:hideMark/>
          </w:tcPr>
          <w:p w:rsidRPr="00451F33" w:rsidR="008205CD" w:rsidP="001862D1" w:rsidRDefault="008205CD" w14:paraId="04250F9B" w14:textId="7BB2C0FA">
            <w:pPr>
              <w:jc w:val="center"/>
              <w:rPr>
                <w:rFonts w:cs="Arial"/>
                <w:color w:val="000000"/>
                <w:sz w:val="20"/>
                <w:szCs w:val="20"/>
                <w:lang w:eastAsia="en-GB"/>
              </w:rPr>
            </w:pPr>
            <w:r w:rsidRPr="00451F33">
              <w:rPr>
                <w:rFonts w:cs="Arial"/>
                <w:color w:val="000000"/>
                <w:sz w:val="20"/>
                <w:szCs w:val="20"/>
                <w:lang w:eastAsia="en-GB"/>
              </w:rPr>
              <w:t>Waste management costs</w:t>
            </w:r>
          </w:p>
        </w:tc>
        <w:tc>
          <w:tcPr>
            <w:tcW w:w="1463" w:type="dxa"/>
            <w:tcBorders>
              <w:top w:val="single" w:color="auto" w:sz="4" w:space="0"/>
              <w:left w:val="nil"/>
              <w:bottom w:val="single" w:color="auto" w:sz="4" w:space="0"/>
              <w:right w:val="nil"/>
            </w:tcBorders>
            <w:vAlign w:val="center"/>
            <w:hideMark/>
          </w:tcPr>
          <w:p w:rsidRPr="00451F33" w:rsidR="008205CD" w:rsidP="001862D1" w:rsidRDefault="008205CD" w14:paraId="1CD46595" w14:textId="77777777">
            <w:pPr>
              <w:jc w:val="center"/>
              <w:rPr>
                <w:rFonts w:cs="Arial"/>
                <w:color w:val="000000"/>
                <w:sz w:val="20"/>
                <w:szCs w:val="20"/>
                <w:lang w:eastAsia="en-GB"/>
              </w:rPr>
            </w:pPr>
            <w:r w:rsidRPr="00451F33">
              <w:rPr>
                <w:rFonts w:cs="Arial"/>
                <w:color w:val="000000"/>
                <w:sz w:val="20"/>
                <w:szCs w:val="20"/>
                <w:lang w:eastAsia="en-GB"/>
              </w:rPr>
              <w:t>DRS effect</w:t>
            </w:r>
          </w:p>
        </w:tc>
        <w:tc>
          <w:tcPr>
            <w:tcW w:w="1484" w:type="dxa"/>
            <w:tcBorders>
              <w:top w:val="single" w:color="auto" w:sz="4" w:space="0"/>
              <w:left w:val="nil"/>
              <w:bottom w:val="single" w:color="auto" w:sz="4" w:space="0"/>
              <w:right w:val="single" w:color="auto" w:sz="4" w:space="0"/>
            </w:tcBorders>
            <w:vAlign w:val="center"/>
            <w:hideMark/>
          </w:tcPr>
          <w:p w:rsidRPr="00451F33" w:rsidR="008205CD" w:rsidP="001862D1" w:rsidRDefault="008205CD" w14:paraId="1B49C86B" w14:textId="77777777">
            <w:pPr>
              <w:jc w:val="center"/>
              <w:rPr>
                <w:rFonts w:cs="Arial"/>
                <w:color w:val="000000"/>
                <w:sz w:val="20"/>
                <w:szCs w:val="20"/>
                <w:lang w:eastAsia="en-GB"/>
              </w:rPr>
            </w:pPr>
            <w:r w:rsidRPr="00451F33">
              <w:rPr>
                <w:rFonts w:cs="Arial"/>
                <w:color w:val="000000"/>
                <w:sz w:val="20"/>
                <w:szCs w:val="20"/>
                <w:lang w:eastAsia="en-GB"/>
              </w:rPr>
              <w:t>NHM Landfill tax saving</w:t>
            </w:r>
          </w:p>
        </w:tc>
        <w:tc>
          <w:tcPr>
            <w:tcW w:w="1463" w:type="dxa"/>
            <w:tcBorders>
              <w:top w:val="single" w:color="auto" w:sz="4" w:space="0"/>
              <w:left w:val="nil"/>
              <w:bottom w:val="single" w:color="auto" w:sz="4" w:space="0"/>
              <w:right w:val="single" w:color="auto" w:sz="4" w:space="0"/>
            </w:tcBorders>
            <w:vAlign w:val="center"/>
            <w:hideMark/>
          </w:tcPr>
          <w:p w:rsidRPr="00451F33" w:rsidR="008205CD" w:rsidP="001862D1" w:rsidRDefault="008205CD" w14:paraId="789A68B1" w14:textId="77777777">
            <w:pPr>
              <w:jc w:val="center"/>
              <w:rPr>
                <w:rFonts w:cs="Arial"/>
                <w:b/>
                <w:bCs/>
                <w:color w:val="000000"/>
                <w:sz w:val="20"/>
                <w:szCs w:val="20"/>
                <w:lang w:eastAsia="en-GB"/>
              </w:rPr>
            </w:pPr>
            <w:r w:rsidRPr="00451F33">
              <w:rPr>
                <w:rFonts w:cs="Arial"/>
                <w:b/>
                <w:bCs/>
                <w:color w:val="000000"/>
                <w:sz w:val="20"/>
                <w:szCs w:val="20"/>
                <w:lang w:eastAsia="en-GB"/>
              </w:rPr>
              <w:t>Total service cost (+) / saving (-)</w:t>
            </w:r>
          </w:p>
        </w:tc>
      </w:tr>
      <w:tr w:rsidR="009646F8" w:rsidTr="009E7A40" w14:paraId="53B925B5" w14:textId="77777777">
        <w:trPr>
          <w:trHeight w:val="245"/>
          <w:jc w:val="center"/>
        </w:trPr>
        <w:tc>
          <w:tcPr>
            <w:tcW w:w="1260" w:type="dxa"/>
            <w:tcBorders>
              <w:top w:val="single" w:color="auto" w:sz="4" w:space="0"/>
              <w:left w:val="single" w:color="auto" w:sz="4" w:space="0"/>
              <w:bottom w:val="nil"/>
              <w:right w:val="single" w:color="auto" w:sz="4" w:space="0"/>
            </w:tcBorders>
            <w:noWrap/>
            <w:vAlign w:val="center"/>
            <w:hideMark/>
          </w:tcPr>
          <w:p w:rsidRPr="00451F33" w:rsidR="009646F8" w:rsidP="009646F8" w:rsidRDefault="009646F8" w14:paraId="3F175B9A" w14:textId="77777777">
            <w:pPr>
              <w:jc w:val="center"/>
              <w:rPr>
                <w:rFonts w:cs="Arial"/>
                <w:b/>
                <w:bCs/>
                <w:sz w:val="20"/>
                <w:szCs w:val="20"/>
                <w:lang w:eastAsia="en-GB"/>
              </w:rPr>
            </w:pPr>
            <w:r w:rsidRPr="00451F33">
              <w:rPr>
                <w:rFonts w:cs="Arial"/>
                <w:b/>
                <w:bCs/>
                <w:sz w:val="20"/>
                <w:szCs w:val="20"/>
                <w:lang w:eastAsia="en-GB"/>
              </w:rPr>
              <w:t>2024</w:t>
            </w:r>
          </w:p>
        </w:tc>
        <w:tc>
          <w:tcPr>
            <w:tcW w:w="1530" w:type="dxa"/>
            <w:tcBorders>
              <w:top w:val="single" w:color="auto" w:sz="4" w:space="0"/>
            </w:tcBorders>
            <w:noWrap/>
            <w:vAlign w:val="bottom"/>
            <w:hideMark/>
          </w:tcPr>
          <w:p w:rsidRPr="00451F33" w:rsidR="009646F8" w:rsidP="009646F8" w:rsidRDefault="009646F8" w14:paraId="7E220BC4" w14:textId="610F2368">
            <w:pPr>
              <w:jc w:val="center"/>
              <w:rPr>
                <w:rFonts w:cs="Arial"/>
                <w:sz w:val="20"/>
                <w:szCs w:val="20"/>
                <w:lang w:eastAsia="en-GB"/>
              </w:rPr>
            </w:pPr>
            <w:r>
              <w:rPr>
                <w:rFonts w:cs="Arial"/>
                <w:sz w:val="20"/>
                <w:szCs w:val="20"/>
              </w:rPr>
              <w:t>£110</w:t>
            </w:r>
          </w:p>
        </w:tc>
        <w:tc>
          <w:tcPr>
            <w:tcW w:w="1463" w:type="dxa"/>
            <w:tcBorders>
              <w:top w:val="single" w:color="auto" w:sz="4" w:space="0"/>
            </w:tcBorders>
          </w:tcPr>
          <w:p w:rsidR="001C0C9D" w:rsidP="009646F8" w:rsidRDefault="001C0C9D" w14:paraId="2D655888" w14:textId="7759891F">
            <w:pPr>
              <w:jc w:val="center"/>
              <w:rPr>
                <w:rFonts w:cs="Arial"/>
                <w:sz w:val="20"/>
                <w:szCs w:val="20"/>
              </w:rPr>
            </w:pPr>
            <w:r>
              <w:rPr>
                <w:rFonts w:cs="Arial"/>
                <w:sz w:val="20"/>
                <w:szCs w:val="20"/>
              </w:rPr>
              <w:t>£</w:t>
            </w:r>
            <w:r w:rsidR="00FC779A">
              <w:rPr>
                <w:rFonts w:cs="Arial"/>
                <w:sz w:val="20"/>
                <w:szCs w:val="20"/>
              </w:rPr>
              <w:t>1</w:t>
            </w:r>
          </w:p>
        </w:tc>
        <w:tc>
          <w:tcPr>
            <w:tcW w:w="1463" w:type="dxa"/>
            <w:tcBorders>
              <w:top w:val="single" w:color="auto" w:sz="4" w:space="0"/>
            </w:tcBorders>
            <w:noWrap/>
            <w:vAlign w:val="bottom"/>
            <w:hideMark/>
          </w:tcPr>
          <w:p w:rsidRPr="00451F33" w:rsidR="009646F8" w:rsidP="009646F8" w:rsidRDefault="009646F8" w14:paraId="241E25FA" w14:textId="18F295B1">
            <w:pPr>
              <w:jc w:val="center"/>
              <w:rPr>
                <w:rFonts w:cs="Arial"/>
                <w:sz w:val="20"/>
                <w:szCs w:val="20"/>
                <w:lang w:eastAsia="en-GB"/>
              </w:rPr>
            </w:pPr>
            <w:r>
              <w:rPr>
                <w:rFonts w:cs="Arial"/>
                <w:sz w:val="20"/>
                <w:szCs w:val="20"/>
              </w:rPr>
              <w:t>£0</w:t>
            </w:r>
          </w:p>
        </w:tc>
        <w:tc>
          <w:tcPr>
            <w:tcW w:w="1463" w:type="dxa"/>
            <w:tcBorders>
              <w:top w:val="single" w:color="auto" w:sz="4" w:space="0"/>
            </w:tcBorders>
            <w:noWrap/>
            <w:vAlign w:val="bottom"/>
            <w:hideMark/>
          </w:tcPr>
          <w:p w:rsidRPr="00451F33" w:rsidR="009646F8" w:rsidP="009646F8" w:rsidRDefault="009646F8" w14:paraId="33A39BE6" w14:textId="0148F4DA">
            <w:pPr>
              <w:jc w:val="center"/>
              <w:rPr>
                <w:rFonts w:cs="Arial"/>
                <w:sz w:val="20"/>
                <w:szCs w:val="20"/>
                <w:lang w:eastAsia="en-GB"/>
              </w:rPr>
            </w:pPr>
            <w:r>
              <w:rPr>
                <w:rFonts w:cs="Arial"/>
                <w:sz w:val="20"/>
                <w:szCs w:val="20"/>
              </w:rPr>
              <w:t>£0</w:t>
            </w:r>
          </w:p>
        </w:tc>
        <w:tc>
          <w:tcPr>
            <w:tcW w:w="1484" w:type="dxa"/>
            <w:tcBorders>
              <w:top w:val="single" w:color="auto" w:sz="4" w:space="0"/>
              <w:left w:val="nil"/>
              <w:bottom w:val="nil"/>
              <w:right w:val="single" w:color="auto" w:sz="4" w:space="0"/>
            </w:tcBorders>
            <w:noWrap/>
            <w:vAlign w:val="bottom"/>
            <w:hideMark/>
          </w:tcPr>
          <w:p w:rsidRPr="00451F33" w:rsidR="009646F8" w:rsidP="009646F8" w:rsidRDefault="009646F8" w14:paraId="26A08340" w14:textId="66E5F927">
            <w:pPr>
              <w:jc w:val="center"/>
              <w:rPr>
                <w:rFonts w:cs="Arial"/>
                <w:sz w:val="20"/>
                <w:szCs w:val="20"/>
                <w:lang w:eastAsia="en-GB"/>
              </w:rPr>
            </w:pPr>
            <w:r>
              <w:rPr>
                <w:rFonts w:cs="Arial"/>
                <w:sz w:val="20"/>
                <w:szCs w:val="20"/>
              </w:rPr>
              <w:t>£0</w:t>
            </w:r>
          </w:p>
        </w:tc>
        <w:tc>
          <w:tcPr>
            <w:tcW w:w="1463" w:type="dxa"/>
            <w:tcBorders>
              <w:top w:val="single" w:color="auto" w:sz="4" w:space="0"/>
              <w:left w:val="nil"/>
              <w:bottom w:val="nil"/>
              <w:right w:val="single" w:color="auto" w:sz="4" w:space="0"/>
            </w:tcBorders>
            <w:noWrap/>
            <w:vAlign w:val="bottom"/>
            <w:hideMark/>
          </w:tcPr>
          <w:p w:rsidRPr="008E4DD2" w:rsidR="009646F8" w:rsidP="009646F8" w:rsidRDefault="001C0C9D" w14:paraId="76D7E6AB" w14:textId="5EBBBCAC">
            <w:pPr>
              <w:jc w:val="center"/>
              <w:rPr>
                <w:rFonts w:cs="Arial"/>
                <w:b/>
                <w:bCs/>
                <w:sz w:val="20"/>
                <w:szCs w:val="20"/>
                <w:lang w:eastAsia="en-GB"/>
              </w:rPr>
            </w:pPr>
            <w:r>
              <w:rPr>
                <w:rFonts w:cs="Arial"/>
                <w:sz w:val="20"/>
                <w:szCs w:val="20"/>
              </w:rPr>
              <w:t>£11</w:t>
            </w:r>
            <w:r w:rsidR="00FC779A">
              <w:rPr>
                <w:rFonts w:cs="Arial"/>
                <w:sz w:val="20"/>
                <w:szCs w:val="20"/>
              </w:rPr>
              <w:t>1</w:t>
            </w:r>
          </w:p>
        </w:tc>
      </w:tr>
      <w:tr w:rsidR="009646F8" w:rsidTr="009E7A40" w14:paraId="0E191A12"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00E866B3" w14:textId="77777777">
            <w:pPr>
              <w:jc w:val="center"/>
              <w:rPr>
                <w:rFonts w:cs="Arial"/>
                <w:b/>
                <w:bCs/>
                <w:sz w:val="20"/>
                <w:szCs w:val="20"/>
                <w:lang w:eastAsia="en-GB"/>
              </w:rPr>
            </w:pPr>
            <w:r w:rsidRPr="00451F33">
              <w:rPr>
                <w:rFonts w:cs="Arial"/>
                <w:b/>
                <w:bCs/>
                <w:sz w:val="20"/>
                <w:szCs w:val="20"/>
                <w:lang w:eastAsia="en-GB"/>
              </w:rPr>
              <w:t>2025</w:t>
            </w:r>
          </w:p>
        </w:tc>
        <w:tc>
          <w:tcPr>
            <w:tcW w:w="1530" w:type="dxa"/>
            <w:noWrap/>
            <w:vAlign w:val="bottom"/>
            <w:hideMark/>
          </w:tcPr>
          <w:p w:rsidRPr="00451F33" w:rsidR="009646F8" w:rsidP="009646F8" w:rsidRDefault="009646F8" w14:paraId="6EB8A19D" w14:textId="302A3FB4">
            <w:pPr>
              <w:jc w:val="center"/>
              <w:rPr>
                <w:rFonts w:cs="Arial"/>
                <w:sz w:val="20"/>
                <w:szCs w:val="20"/>
                <w:lang w:eastAsia="en-GB"/>
              </w:rPr>
            </w:pPr>
            <w:r>
              <w:rPr>
                <w:rFonts w:cs="Arial"/>
                <w:sz w:val="20"/>
                <w:szCs w:val="20"/>
              </w:rPr>
              <w:t>£12</w:t>
            </w:r>
          </w:p>
        </w:tc>
        <w:tc>
          <w:tcPr>
            <w:tcW w:w="1463" w:type="dxa"/>
          </w:tcPr>
          <w:p w:rsidR="001C0C9D" w:rsidP="009646F8" w:rsidRDefault="001C0C9D" w14:paraId="15203F3F" w14:textId="2AF47DB7">
            <w:pPr>
              <w:jc w:val="center"/>
              <w:rPr>
                <w:rFonts w:cs="Arial"/>
                <w:sz w:val="20"/>
                <w:szCs w:val="20"/>
              </w:rPr>
            </w:pPr>
            <w:r>
              <w:rPr>
                <w:rFonts w:cs="Arial"/>
                <w:sz w:val="20"/>
                <w:szCs w:val="20"/>
              </w:rPr>
              <w:t>£1</w:t>
            </w:r>
          </w:p>
        </w:tc>
        <w:tc>
          <w:tcPr>
            <w:tcW w:w="1463" w:type="dxa"/>
            <w:noWrap/>
            <w:vAlign w:val="bottom"/>
            <w:hideMark/>
          </w:tcPr>
          <w:p w:rsidRPr="00451F33" w:rsidR="009646F8" w:rsidP="009646F8" w:rsidRDefault="009646F8" w14:paraId="3DC5D1A4" w14:textId="2B271368">
            <w:pPr>
              <w:jc w:val="center"/>
              <w:rPr>
                <w:rFonts w:cs="Arial"/>
                <w:sz w:val="20"/>
                <w:szCs w:val="20"/>
                <w:lang w:eastAsia="en-GB"/>
              </w:rPr>
            </w:pPr>
            <w:r>
              <w:rPr>
                <w:rFonts w:cs="Arial"/>
                <w:sz w:val="20"/>
                <w:szCs w:val="20"/>
              </w:rPr>
              <w:t>-£139</w:t>
            </w:r>
          </w:p>
        </w:tc>
        <w:tc>
          <w:tcPr>
            <w:tcW w:w="1463" w:type="dxa"/>
            <w:noWrap/>
            <w:vAlign w:val="bottom"/>
            <w:hideMark/>
          </w:tcPr>
          <w:p w:rsidRPr="00451F33" w:rsidR="009646F8" w:rsidP="009646F8" w:rsidRDefault="009646F8" w14:paraId="6908498E" w14:textId="2D61AB6C">
            <w:pPr>
              <w:jc w:val="center"/>
              <w:rPr>
                <w:rFonts w:cs="Arial"/>
                <w:sz w:val="20"/>
                <w:szCs w:val="20"/>
                <w:lang w:eastAsia="en-GB"/>
              </w:rPr>
            </w:pPr>
            <w:r>
              <w:rPr>
                <w:rFonts w:cs="Arial"/>
                <w:sz w:val="20"/>
                <w:szCs w:val="20"/>
              </w:rPr>
              <w:t>£0</w:t>
            </w:r>
          </w:p>
        </w:tc>
        <w:tc>
          <w:tcPr>
            <w:tcW w:w="1484" w:type="dxa"/>
            <w:tcBorders>
              <w:top w:val="nil"/>
              <w:left w:val="nil"/>
              <w:bottom w:val="nil"/>
              <w:right w:val="single" w:color="auto" w:sz="4" w:space="0"/>
            </w:tcBorders>
            <w:noWrap/>
            <w:vAlign w:val="bottom"/>
            <w:hideMark/>
          </w:tcPr>
          <w:p w:rsidRPr="00451F33" w:rsidR="009646F8" w:rsidP="009646F8" w:rsidRDefault="009646F8" w14:paraId="7DFAC9A3" w14:textId="16FA2288">
            <w:pPr>
              <w:jc w:val="center"/>
              <w:rPr>
                <w:rFonts w:cs="Arial"/>
                <w:sz w:val="20"/>
                <w:szCs w:val="20"/>
                <w:lang w:eastAsia="en-GB"/>
              </w:rPr>
            </w:pPr>
            <w:r>
              <w:rPr>
                <w:rFonts w:cs="Arial"/>
                <w:sz w:val="20"/>
                <w:szCs w:val="20"/>
              </w:rPr>
              <w:t>£301</w:t>
            </w:r>
          </w:p>
        </w:tc>
        <w:tc>
          <w:tcPr>
            <w:tcW w:w="1463" w:type="dxa"/>
            <w:tcBorders>
              <w:top w:val="nil"/>
              <w:left w:val="nil"/>
              <w:bottom w:val="nil"/>
              <w:right w:val="single" w:color="auto" w:sz="4" w:space="0"/>
            </w:tcBorders>
            <w:noWrap/>
            <w:vAlign w:val="bottom"/>
            <w:hideMark/>
          </w:tcPr>
          <w:p w:rsidRPr="008E4DD2" w:rsidR="009646F8" w:rsidP="009646F8" w:rsidRDefault="009646F8" w14:paraId="1916787D" w14:textId="6341F65D">
            <w:pPr>
              <w:jc w:val="center"/>
              <w:rPr>
                <w:rFonts w:cs="Arial"/>
                <w:b/>
                <w:bCs/>
                <w:sz w:val="20"/>
                <w:szCs w:val="20"/>
                <w:lang w:eastAsia="en-GB"/>
              </w:rPr>
            </w:pPr>
            <w:r>
              <w:rPr>
                <w:rFonts w:cs="Arial"/>
                <w:sz w:val="20"/>
                <w:szCs w:val="20"/>
              </w:rPr>
              <w:t>-£</w:t>
            </w:r>
            <w:r w:rsidR="001C0C9D">
              <w:rPr>
                <w:rFonts w:cs="Arial"/>
                <w:sz w:val="20"/>
                <w:szCs w:val="20"/>
              </w:rPr>
              <w:t>42</w:t>
            </w:r>
            <w:r w:rsidR="00FC779A">
              <w:rPr>
                <w:rFonts w:cs="Arial"/>
                <w:sz w:val="20"/>
                <w:szCs w:val="20"/>
              </w:rPr>
              <w:t>7</w:t>
            </w:r>
          </w:p>
        </w:tc>
      </w:tr>
      <w:tr w:rsidR="009646F8" w:rsidTr="009E7A40" w14:paraId="5F17FA2C"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7409E307" w14:textId="77777777">
            <w:pPr>
              <w:jc w:val="center"/>
              <w:rPr>
                <w:rFonts w:cs="Arial"/>
                <w:b/>
                <w:bCs/>
                <w:sz w:val="20"/>
                <w:szCs w:val="20"/>
                <w:lang w:eastAsia="en-GB"/>
              </w:rPr>
            </w:pPr>
            <w:r w:rsidRPr="00451F33">
              <w:rPr>
                <w:rFonts w:cs="Arial"/>
                <w:b/>
                <w:bCs/>
                <w:sz w:val="20"/>
                <w:szCs w:val="20"/>
                <w:lang w:eastAsia="en-GB"/>
              </w:rPr>
              <w:t>2026</w:t>
            </w:r>
          </w:p>
        </w:tc>
        <w:tc>
          <w:tcPr>
            <w:tcW w:w="1530" w:type="dxa"/>
            <w:noWrap/>
            <w:vAlign w:val="bottom"/>
            <w:hideMark/>
          </w:tcPr>
          <w:p w:rsidRPr="00451F33" w:rsidR="009646F8" w:rsidP="009646F8" w:rsidRDefault="009646F8" w14:paraId="3A57701D" w14:textId="64AA85CF">
            <w:pPr>
              <w:jc w:val="center"/>
              <w:rPr>
                <w:rFonts w:cs="Arial"/>
                <w:sz w:val="20"/>
                <w:szCs w:val="20"/>
                <w:lang w:eastAsia="en-GB"/>
              </w:rPr>
            </w:pPr>
            <w:r>
              <w:rPr>
                <w:rFonts w:cs="Arial"/>
                <w:sz w:val="20"/>
                <w:szCs w:val="20"/>
              </w:rPr>
              <w:t>£12</w:t>
            </w:r>
          </w:p>
        </w:tc>
        <w:tc>
          <w:tcPr>
            <w:tcW w:w="1463" w:type="dxa"/>
          </w:tcPr>
          <w:p w:rsidR="001C0C9D" w:rsidP="009646F8" w:rsidRDefault="001C0C9D" w14:paraId="59EE8461" w14:textId="0015A072">
            <w:pPr>
              <w:jc w:val="center"/>
              <w:rPr>
                <w:rFonts w:cs="Arial"/>
                <w:sz w:val="20"/>
                <w:szCs w:val="20"/>
              </w:rPr>
            </w:pPr>
            <w:r>
              <w:rPr>
                <w:rFonts w:cs="Arial"/>
                <w:sz w:val="20"/>
                <w:szCs w:val="20"/>
              </w:rPr>
              <w:t>£</w:t>
            </w:r>
            <w:r w:rsidR="00FC779A">
              <w:rPr>
                <w:rFonts w:cs="Arial"/>
                <w:sz w:val="20"/>
                <w:szCs w:val="20"/>
              </w:rPr>
              <w:t>0</w:t>
            </w:r>
          </w:p>
        </w:tc>
        <w:tc>
          <w:tcPr>
            <w:tcW w:w="1463" w:type="dxa"/>
            <w:noWrap/>
            <w:vAlign w:val="bottom"/>
            <w:hideMark/>
          </w:tcPr>
          <w:p w:rsidRPr="00451F33" w:rsidR="009646F8" w:rsidP="009646F8" w:rsidRDefault="009646F8" w14:paraId="6B42815A" w14:textId="57866571">
            <w:pPr>
              <w:jc w:val="center"/>
              <w:rPr>
                <w:rFonts w:cs="Arial"/>
                <w:sz w:val="20"/>
                <w:szCs w:val="20"/>
                <w:lang w:eastAsia="en-GB"/>
              </w:rPr>
            </w:pPr>
            <w:r>
              <w:rPr>
                <w:rFonts w:cs="Arial"/>
                <w:sz w:val="20"/>
                <w:szCs w:val="20"/>
              </w:rPr>
              <w:t>-£139</w:t>
            </w:r>
          </w:p>
        </w:tc>
        <w:tc>
          <w:tcPr>
            <w:tcW w:w="1463" w:type="dxa"/>
            <w:noWrap/>
            <w:vAlign w:val="bottom"/>
            <w:hideMark/>
          </w:tcPr>
          <w:p w:rsidRPr="00451F33" w:rsidR="009646F8" w:rsidP="009646F8" w:rsidRDefault="009646F8" w14:paraId="71695B18" w14:textId="2FF8ACF8">
            <w:pPr>
              <w:jc w:val="center"/>
              <w:rPr>
                <w:rFonts w:cs="Arial"/>
                <w:sz w:val="20"/>
                <w:szCs w:val="20"/>
                <w:lang w:eastAsia="en-GB"/>
              </w:rPr>
            </w:pPr>
            <w:r>
              <w:rPr>
                <w:rFonts w:cs="Arial"/>
                <w:sz w:val="20"/>
                <w:szCs w:val="20"/>
              </w:rPr>
              <w:t>£0</w:t>
            </w:r>
          </w:p>
        </w:tc>
        <w:tc>
          <w:tcPr>
            <w:tcW w:w="1484" w:type="dxa"/>
            <w:tcBorders>
              <w:top w:val="nil"/>
              <w:left w:val="nil"/>
              <w:bottom w:val="nil"/>
              <w:right w:val="single" w:color="auto" w:sz="4" w:space="0"/>
            </w:tcBorders>
            <w:noWrap/>
            <w:vAlign w:val="bottom"/>
            <w:hideMark/>
          </w:tcPr>
          <w:p w:rsidRPr="00451F33" w:rsidR="009646F8" w:rsidP="009646F8" w:rsidRDefault="009646F8" w14:paraId="71D89C3B" w14:textId="72106A0D">
            <w:pPr>
              <w:jc w:val="center"/>
              <w:rPr>
                <w:rFonts w:cs="Arial"/>
                <w:sz w:val="20"/>
                <w:szCs w:val="20"/>
                <w:lang w:eastAsia="en-GB"/>
              </w:rPr>
            </w:pPr>
            <w:r>
              <w:rPr>
                <w:rFonts w:cs="Arial"/>
                <w:sz w:val="20"/>
                <w:szCs w:val="20"/>
              </w:rPr>
              <w:t>£386</w:t>
            </w:r>
          </w:p>
        </w:tc>
        <w:tc>
          <w:tcPr>
            <w:tcW w:w="1463" w:type="dxa"/>
            <w:tcBorders>
              <w:top w:val="nil"/>
              <w:left w:val="nil"/>
              <w:bottom w:val="nil"/>
              <w:right w:val="single" w:color="auto" w:sz="4" w:space="0"/>
            </w:tcBorders>
            <w:noWrap/>
            <w:vAlign w:val="bottom"/>
            <w:hideMark/>
          </w:tcPr>
          <w:p w:rsidRPr="008E4DD2" w:rsidR="009646F8" w:rsidP="009646F8" w:rsidRDefault="009646F8" w14:paraId="1DEE6EA9" w14:textId="7AC16B42">
            <w:pPr>
              <w:jc w:val="center"/>
              <w:rPr>
                <w:rFonts w:cs="Arial"/>
                <w:b/>
                <w:bCs/>
                <w:sz w:val="20"/>
                <w:szCs w:val="20"/>
                <w:lang w:eastAsia="en-GB"/>
              </w:rPr>
            </w:pPr>
            <w:r>
              <w:rPr>
                <w:rFonts w:cs="Arial"/>
                <w:sz w:val="20"/>
                <w:szCs w:val="20"/>
              </w:rPr>
              <w:t>-£513</w:t>
            </w:r>
          </w:p>
        </w:tc>
      </w:tr>
      <w:tr w:rsidR="009646F8" w:rsidTr="009E7A40" w14:paraId="538077BB"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35E54D57" w14:textId="77777777">
            <w:pPr>
              <w:jc w:val="center"/>
              <w:rPr>
                <w:rFonts w:cs="Arial"/>
                <w:b/>
                <w:bCs/>
                <w:sz w:val="20"/>
                <w:szCs w:val="20"/>
                <w:lang w:eastAsia="en-GB"/>
              </w:rPr>
            </w:pPr>
            <w:r w:rsidRPr="00451F33">
              <w:rPr>
                <w:rFonts w:cs="Arial"/>
                <w:b/>
                <w:bCs/>
                <w:sz w:val="20"/>
                <w:szCs w:val="20"/>
                <w:lang w:eastAsia="en-GB"/>
              </w:rPr>
              <w:t>2027</w:t>
            </w:r>
          </w:p>
        </w:tc>
        <w:tc>
          <w:tcPr>
            <w:tcW w:w="1530" w:type="dxa"/>
            <w:noWrap/>
            <w:vAlign w:val="bottom"/>
            <w:hideMark/>
          </w:tcPr>
          <w:p w:rsidRPr="00451F33" w:rsidR="009646F8" w:rsidP="009646F8" w:rsidRDefault="009646F8" w14:paraId="38D4D6E7" w14:textId="2B6D04C8">
            <w:pPr>
              <w:jc w:val="center"/>
              <w:rPr>
                <w:rFonts w:cs="Arial"/>
                <w:sz w:val="20"/>
                <w:szCs w:val="20"/>
                <w:lang w:eastAsia="en-GB"/>
              </w:rPr>
            </w:pPr>
            <w:r>
              <w:rPr>
                <w:rFonts w:cs="Arial"/>
                <w:sz w:val="20"/>
                <w:szCs w:val="20"/>
              </w:rPr>
              <w:t>£0</w:t>
            </w:r>
          </w:p>
        </w:tc>
        <w:tc>
          <w:tcPr>
            <w:tcW w:w="1463" w:type="dxa"/>
          </w:tcPr>
          <w:p w:rsidR="001C0C9D" w:rsidP="009646F8" w:rsidRDefault="001C0C9D" w14:paraId="2D865580" w14:textId="458FB190">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6E693078" w14:textId="5BB79970">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54756AD2" w14:textId="5769B7E0">
            <w:pPr>
              <w:jc w:val="center"/>
              <w:rPr>
                <w:rFonts w:cs="Arial"/>
                <w:sz w:val="20"/>
                <w:szCs w:val="20"/>
                <w:lang w:eastAsia="en-GB"/>
              </w:rPr>
            </w:pPr>
            <w:r>
              <w:rPr>
                <w:rFonts w:cs="Arial"/>
                <w:sz w:val="20"/>
                <w:szCs w:val="20"/>
              </w:rPr>
              <w:t>£11</w:t>
            </w:r>
          </w:p>
        </w:tc>
        <w:tc>
          <w:tcPr>
            <w:tcW w:w="1484" w:type="dxa"/>
            <w:tcBorders>
              <w:top w:val="nil"/>
              <w:left w:val="nil"/>
              <w:bottom w:val="nil"/>
              <w:right w:val="single" w:color="auto" w:sz="4" w:space="0"/>
            </w:tcBorders>
            <w:noWrap/>
            <w:vAlign w:val="bottom"/>
            <w:hideMark/>
          </w:tcPr>
          <w:p w:rsidRPr="00451F33" w:rsidR="009646F8" w:rsidP="009646F8" w:rsidRDefault="009646F8" w14:paraId="378FE49D" w14:textId="0DBFF5BA">
            <w:pPr>
              <w:jc w:val="center"/>
              <w:rPr>
                <w:rFonts w:cs="Arial"/>
                <w:sz w:val="20"/>
                <w:szCs w:val="20"/>
                <w:lang w:eastAsia="en-GB"/>
              </w:rPr>
            </w:pPr>
            <w:r>
              <w:rPr>
                <w:rFonts w:cs="Arial"/>
                <w:sz w:val="20"/>
                <w:szCs w:val="20"/>
              </w:rPr>
              <w:t>£395</w:t>
            </w:r>
          </w:p>
        </w:tc>
        <w:tc>
          <w:tcPr>
            <w:tcW w:w="1463" w:type="dxa"/>
            <w:tcBorders>
              <w:top w:val="nil"/>
              <w:left w:val="nil"/>
              <w:bottom w:val="nil"/>
              <w:right w:val="single" w:color="auto" w:sz="4" w:space="0"/>
            </w:tcBorders>
            <w:noWrap/>
            <w:vAlign w:val="bottom"/>
            <w:hideMark/>
          </w:tcPr>
          <w:p w:rsidRPr="008E4DD2" w:rsidR="009646F8" w:rsidP="009646F8" w:rsidRDefault="009646F8" w14:paraId="26422B36" w14:textId="1842A2E2">
            <w:pPr>
              <w:jc w:val="center"/>
              <w:rPr>
                <w:rFonts w:cs="Arial"/>
                <w:b/>
                <w:bCs/>
                <w:sz w:val="20"/>
                <w:szCs w:val="20"/>
                <w:lang w:eastAsia="en-GB"/>
              </w:rPr>
            </w:pPr>
            <w:r>
              <w:rPr>
                <w:rFonts w:cs="Arial"/>
                <w:sz w:val="20"/>
                <w:szCs w:val="20"/>
              </w:rPr>
              <w:t>-£466</w:t>
            </w:r>
          </w:p>
        </w:tc>
      </w:tr>
      <w:tr w:rsidR="009646F8" w:rsidTr="009E7A40" w14:paraId="5A976301"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027E14DB" w14:textId="77777777">
            <w:pPr>
              <w:jc w:val="center"/>
              <w:rPr>
                <w:rFonts w:cs="Arial"/>
                <w:b/>
                <w:bCs/>
                <w:sz w:val="20"/>
                <w:szCs w:val="20"/>
                <w:lang w:eastAsia="en-GB"/>
              </w:rPr>
            </w:pPr>
            <w:r w:rsidRPr="00451F33">
              <w:rPr>
                <w:rFonts w:cs="Arial"/>
                <w:b/>
                <w:bCs/>
                <w:sz w:val="20"/>
                <w:szCs w:val="20"/>
                <w:lang w:eastAsia="en-GB"/>
              </w:rPr>
              <w:t>2028</w:t>
            </w:r>
          </w:p>
        </w:tc>
        <w:tc>
          <w:tcPr>
            <w:tcW w:w="1530" w:type="dxa"/>
            <w:noWrap/>
            <w:vAlign w:val="bottom"/>
            <w:hideMark/>
          </w:tcPr>
          <w:p w:rsidRPr="00451F33" w:rsidR="009646F8" w:rsidP="009646F8" w:rsidRDefault="009646F8" w14:paraId="39F2D9D2" w14:textId="105D3BB5">
            <w:pPr>
              <w:jc w:val="center"/>
              <w:rPr>
                <w:rFonts w:cs="Arial"/>
                <w:sz w:val="20"/>
                <w:szCs w:val="20"/>
                <w:lang w:eastAsia="en-GB"/>
              </w:rPr>
            </w:pPr>
            <w:r>
              <w:rPr>
                <w:rFonts w:cs="Arial"/>
                <w:sz w:val="20"/>
                <w:szCs w:val="20"/>
              </w:rPr>
              <w:t>£0</w:t>
            </w:r>
          </w:p>
        </w:tc>
        <w:tc>
          <w:tcPr>
            <w:tcW w:w="1463" w:type="dxa"/>
          </w:tcPr>
          <w:p w:rsidR="001C0C9D" w:rsidP="009646F8" w:rsidRDefault="001C0C9D" w14:paraId="02EF7884" w14:textId="037FEFEA">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3C33C874" w14:textId="54B01A58">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299DD67F" w14:textId="04D18CA7">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273A7D23" w14:textId="760D87FB">
            <w:pPr>
              <w:jc w:val="center"/>
              <w:rPr>
                <w:rFonts w:cs="Arial"/>
                <w:sz w:val="20"/>
                <w:szCs w:val="20"/>
                <w:lang w:eastAsia="en-GB"/>
              </w:rPr>
            </w:pPr>
            <w:r>
              <w:rPr>
                <w:rFonts w:cs="Arial"/>
                <w:sz w:val="20"/>
                <w:szCs w:val="20"/>
              </w:rPr>
              <w:t>£398</w:t>
            </w:r>
          </w:p>
        </w:tc>
        <w:tc>
          <w:tcPr>
            <w:tcW w:w="1463" w:type="dxa"/>
            <w:tcBorders>
              <w:top w:val="nil"/>
              <w:left w:val="nil"/>
              <w:bottom w:val="nil"/>
              <w:right w:val="single" w:color="auto" w:sz="4" w:space="0"/>
            </w:tcBorders>
            <w:noWrap/>
            <w:vAlign w:val="bottom"/>
            <w:hideMark/>
          </w:tcPr>
          <w:p w:rsidRPr="008E4DD2" w:rsidR="009646F8" w:rsidP="009646F8" w:rsidRDefault="009646F8" w14:paraId="09DF67A2" w14:textId="0026938F">
            <w:pPr>
              <w:jc w:val="center"/>
              <w:rPr>
                <w:rFonts w:cs="Arial"/>
                <w:b/>
                <w:bCs/>
                <w:sz w:val="20"/>
                <w:szCs w:val="20"/>
                <w:lang w:eastAsia="en-GB"/>
              </w:rPr>
            </w:pPr>
            <w:r>
              <w:rPr>
                <w:rFonts w:cs="Arial"/>
                <w:sz w:val="20"/>
                <w:szCs w:val="20"/>
              </w:rPr>
              <w:t>-£435</w:t>
            </w:r>
          </w:p>
        </w:tc>
      </w:tr>
      <w:tr w:rsidR="009646F8" w:rsidTr="009E7A40" w14:paraId="2F19B0BD"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7CBDFD31" w14:textId="77777777">
            <w:pPr>
              <w:jc w:val="center"/>
              <w:rPr>
                <w:rFonts w:cs="Arial"/>
                <w:b/>
                <w:bCs/>
                <w:sz w:val="20"/>
                <w:szCs w:val="20"/>
                <w:lang w:eastAsia="en-GB"/>
              </w:rPr>
            </w:pPr>
            <w:r w:rsidRPr="00451F33">
              <w:rPr>
                <w:rFonts w:cs="Arial"/>
                <w:b/>
                <w:bCs/>
                <w:sz w:val="20"/>
                <w:szCs w:val="20"/>
                <w:lang w:eastAsia="en-GB"/>
              </w:rPr>
              <w:t>2029</w:t>
            </w:r>
          </w:p>
        </w:tc>
        <w:tc>
          <w:tcPr>
            <w:tcW w:w="1530" w:type="dxa"/>
            <w:noWrap/>
            <w:vAlign w:val="bottom"/>
            <w:hideMark/>
          </w:tcPr>
          <w:p w:rsidRPr="00451F33" w:rsidR="009646F8" w:rsidP="009646F8" w:rsidRDefault="009646F8" w14:paraId="1FA74D38" w14:textId="63C85A6E">
            <w:pPr>
              <w:jc w:val="center"/>
              <w:rPr>
                <w:rFonts w:cs="Arial"/>
                <w:sz w:val="20"/>
                <w:szCs w:val="20"/>
                <w:lang w:eastAsia="en-GB"/>
              </w:rPr>
            </w:pPr>
            <w:r>
              <w:rPr>
                <w:rFonts w:cs="Arial"/>
                <w:sz w:val="20"/>
                <w:szCs w:val="20"/>
              </w:rPr>
              <w:t>£0</w:t>
            </w:r>
          </w:p>
        </w:tc>
        <w:tc>
          <w:tcPr>
            <w:tcW w:w="1463" w:type="dxa"/>
          </w:tcPr>
          <w:p w:rsidR="00FC779A" w:rsidP="009646F8" w:rsidRDefault="00FC779A" w14:paraId="09D61FC2" w14:textId="212D70F2">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66BE7F94" w14:textId="2C13ACBA">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35312D9A" w14:textId="4EE8BBDF">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3AAF48CF" w14:textId="517C3D71">
            <w:pPr>
              <w:jc w:val="center"/>
              <w:rPr>
                <w:rFonts w:cs="Arial"/>
                <w:sz w:val="20"/>
                <w:szCs w:val="20"/>
                <w:lang w:eastAsia="en-GB"/>
              </w:rPr>
            </w:pPr>
            <w:r>
              <w:rPr>
                <w:rFonts w:cs="Arial"/>
                <w:sz w:val="20"/>
                <w:szCs w:val="20"/>
              </w:rPr>
              <w:t>£400</w:t>
            </w:r>
          </w:p>
        </w:tc>
        <w:tc>
          <w:tcPr>
            <w:tcW w:w="1463" w:type="dxa"/>
            <w:tcBorders>
              <w:top w:val="nil"/>
              <w:left w:val="nil"/>
              <w:bottom w:val="nil"/>
              <w:right w:val="single" w:color="auto" w:sz="4" w:space="0"/>
            </w:tcBorders>
            <w:noWrap/>
            <w:vAlign w:val="bottom"/>
            <w:hideMark/>
          </w:tcPr>
          <w:p w:rsidRPr="008E4DD2" w:rsidR="009646F8" w:rsidP="009646F8" w:rsidRDefault="009646F8" w14:paraId="7188FB32" w14:textId="264DF351">
            <w:pPr>
              <w:jc w:val="center"/>
              <w:rPr>
                <w:rFonts w:cs="Arial"/>
                <w:b/>
                <w:bCs/>
                <w:sz w:val="20"/>
                <w:szCs w:val="20"/>
                <w:lang w:eastAsia="en-GB"/>
              </w:rPr>
            </w:pPr>
            <w:r>
              <w:rPr>
                <w:rFonts w:cs="Arial"/>
                <w:sz w:val="20"/>
                <w:szCs w:val="20"/>
              </w:rPr>
              <w:t>-£437</w:t>
            </w:r>
          </w:p>
        </w:tc>
      </w:tr>
      <w:tr w:rsidR="009646F8" w:rsidTr="009E7A40" w14:paraId="277A8172"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079E1B01" w14:textId="77777777">
            <w:pPr>
              <w:jc w:val="center"/>
              <w:rPr>
                <w:rFonts w:cs="Arial"/>
                <w:b/>
                <w:bCs/>
                <w:sz w:val="20"/>
                <w:szCs w:val="20"/>
                <w:lang w:eastAsia="en-GB"/>
              </w:rPr>
            </w:pPr>
            <w:r w:rsidRPr="00451F33">
              <w:rPr>
                <w:rFonts w:cs="Arial"/>
                <w:b/>
                <w:bCs/>
                <w:sz w:val="20"/>
                <w:szCs w:val="20"/>
                <w:lang w:eastAsia="en-GB"/>
              </w:rPr>
              <w:t>2030</w:t>
            </w:r>
          </w:p>
        </w:tc>
        <w:tc>
          <w:tcPr>
            <w:tcW w:w="1530" w:type="dxa"/>
            <w:noWrap/>
            <w:vAlign w:val="bottom"/>
            <w:hideMark/>
          </w:tcPr>
          <w:p w:rsidRPr="00451F33" w:rsidR="009646F8" w:rsidP="009646F8" w:rsidRDefault="009646F8" w14:paraId="577EAEC2" w14:textId="18421956">
            <w:pPr>
              <w:jc w:val="center"/>
              <w:rPr>
                <w:rFonts w:cs="Arial"/>
                <w:sz w:val="20"/>
                <w:szCs w:val="20"/>
                <w:lang w:eastAsia="en-GB"/>
              </w:rPr>
            </w:pPr>
            <w:r>
              <w:rPr>
                <w:rFonts w:cs="Arial"/>
                <w:sz w:val="20"/>
                <w:szCs w:val="20"/>
              </w:rPr>
              <w:t>£0</w:t>
            </w:r>
          </w:p>
        </w:tc>
        <w:tc>
          <w:tcPr>
            <w:tcW w:w="1463" w:type="dxa"/>
          </w:tcPr>
          <w:p w:rsidR="00FC779A" w:rsidP="009646F8" w:rsidRDefault="00FC779A" w14:paraId="15C006C9" w14:textId="34667048">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3E11860C" w14:textId="197AC40E">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41503FD1" w14:textId="10F2A8D1">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3EAD1D60" w14:textId="484308E8">
            <w:pPr>
              <w:jc w:val="center"/>
              <w:rPr>
                <w:rFonts w:cs="Arial"/>
                <w:sz w:val="20"/>
                <w:szCs w:val="20"/>
                <w:lang w:eastAsia="en-GB"/>
              </w:rPr>
            </w:pPr>
            <w:r>
              <w:rPr>
                <w:rFonts w:cs="Arial"/>
                <w:sz w:val="20"/>
                <w:szCs w:val="20"/>
              </w:rPr>
              <w:t>£400</w:t>
            </w:r>
          </w:p>
        </w:tc>
        <w:tc>
          <w:tcPr>
            <w:tcW w:w="1463" w:type="dxa"/>
            <w:tcBorders>
              <w:top w:val="nil"/>
              <w:left w:val="nil"/>
              <w:bottom w:val="nil"/>
              <w:right w:val="single" w:color="auto" w:sz="4" w:space="0"/>
            </w:tcBorders>
            <w:noWrap/>
            <w:vAlign w:val="bottom"/>
            <w:hideMark/>
          </w:tcPr>
          <w:p w:rsidRPr="008E4DD2" w:rsidR="009646F8" w:rsidP="009646F8" w:rsidRDefault="009646F8" w14:paraId="124CCDA9" w14:textId="4EB981D9">
            <w:pPr>
              <w:jc w:val="center"/>
              <w:rPr>
                <w:rFonts w:cs="Arial"/>
                <w:b/>
                <w:bCs/>
                <w:sz w:val="20"/>
                <w:szCs w:val="20"/>
                <w:lang w:eastAsia="en-GB"/>
              </w:rPr>
            </w:pPr>
            <w:r>
              <w:rPr>
                <w:rFonts w:cs="Arial"/>
                <w:sz w:val="20"/>
                <w:szCs w:val="20"/>
              </w:rPr>
              <w:t>-£438</w:t>
            </w:r>
          </w:p>
        </w:tc>
      </w:tr>
      <w:tr w:rsidR="009646F8" w:rsidTr="009E7A40" w14:paraId="131F316E"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21C4BCF8" w14:textId="77777777">
            <w:pPr>
              <w:jc w:val="center"/>
              <w:rPr>
                <w:rFonts w:cs="Arial"/>
                <w:b/>
                <w:bCs/>
                <w:sz w:val="20"/>
                <w:szCs w:val="20"/>
                <w:lang w:eastAsia="en-GB"/>
              </w:rPr>
            </w:pPr>
            <w:r w:rsidRPr="00451F33">
              <w:rPr>
                <w:rFonts w:cs="Arial"/>
                <w:b/>
                <w:bCs/>
                <w:sz w:val="20"/>
                <w:szCs w:val="20"/>
                <w:lang w:eastAsia="en-GB"/>
              </w:rPr>
              <w:t>2031</w:t>
            </w:r>
          </w:p>
        </w:tc>
        <w:tc>
          <w:tcPr>
            <w:tcW w:w="1530" w:type="dxa"/>
            <w:noWrap/>
            <w:vAlign w:val="bottom"/>
            <w:hideMark/>
          </w:tcPr>
          <w:p w:rsidRPr="00451F33" w:rsidR="009646F8" w:rsidP="009646F8" w:rsidRDefault="009646F8" w14:paraId="139245AC" w14:textId="3AD2B6E2">
            <w:pPr>
              <w:jc w:val="center"/>
              <w:rPr>
                <w:rFonts w:cs="Arial"/>
                <w:sz w:val="20"/>
                <w:szCs w:val="20"/>
                <w:lang w:eastAsia="en-GB"/>
              </w:rPr>
            </w:pPr>
            <w:r>
              <w:rPr>
                <w:rFonts w:cs="Arial"/>
                <w:sz w:val="20"/>
                <w:szCs w:val="20"/>
              </w:rPr>
              <w:t>£0</w:t>
            </w:r>
          </w:p>
        </w:tc>
        <w:tc>
          <w:tcPr>
            <w:tcW w:w="1463" w:type="dxa"/>
          </w:tcPr>
          <w:p w:rsidR="00FC779A" w:rsidP="009646F8" w:rsidRDefault="00FC779A" w14:paraId="22749EE4" w14:textId="4F62C573">
            <w:pPr>
              <w:jc w:val="center"/>
              <w:rPr>
                <w:rFonts w:cs="Arial"/>
                <w:sz w:val="20"/>
                <w:szCs w:val="20"/>
              </w:rPr>
            </w:pPr>
            <w:r>
              <w:rPr>
                <w:rFonts w:cs="Arial"/>
                <w:sz w:val="20"/>
                <w:szCs w:val="20"/>
              </w:rPr>
              <w:t>£1</w:t>
            </w:r>
          </w:p>
        </w:tc>
        <w:tc>
          <w:tcPr>
            <w:tcW w:w="1463" w:type="dxa"/>
            <w:noWrap/>
            <w:vAlign w:val="bottom"/>
            <w:hideMark/>
          </w:tcPr>
          <w:p w:rsidRPr="00451F33" w:rsidR="009646F8" w:rsidP="009646F8" w:rsidRDefault="009646F8" w14:paraId="035B1782" w14:textId="0BCBBF40">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58A1977D" w14:textId="3BF72A72">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4A3D7844" w14:textId="142436A7">
            <w:pPr>
              <w:jc w:val="center"/>
              <w:rPr>
                <w:rFonts w:cs="Arial"/>
                <w:sz w:val="20"/>
                <w:szCs w:val="20"/>
                <w:lang w:eastAsia="en-GB"/>
              </w:rPr>
            </w:pPr>
            <w:r>
              <w:rPr>
                <w:rFonts w:cs="Arial"/>
                <w:sz w:val="20"/>
                <w:szCs w:val="20"/>
              </w:rPr>
              <w:t>£400</w:t>
            </w:r>
          </w:p>
        </w:tc>
        <w:tc>
          <w:tcPr>
            <w:tcW w:w="1463" w:type="dxa"/>
            <w:tcBorders>
              <w:top w:val="nil"/>
              <w:left w:val="nil"/>
              <w:bottom w:val="nil"/>
              <w:right w:val="single" w:color="auto" w:sz="4" w:space="0"/>
            </w:tcBorders>
            <w:noWrap/>
            <w:vAlign w:val="bottom"/>
            <w:hideMark/>
          </w:tcPr>
          <w:p w:rsidRPr="008E4DD2" w:rsidR="009646F8" w:rsidP="009646F8" w:rsidRDefault="009646F8" w14:paraId="333BAB16" w14:textId="74952C7E">
            <w:pPr>
              <w:jc w:val="center"/>
              <w:rPr>
                <w:rFonts w:cs="Arial"/>
                <w:b/>
                <w:bCs/>
                <w:sz w:val="20"/>
                <w:szCs w:val="20"/>
                <w:lang w:eastAsia="en-GB"/>
              </w:rPr>
            </w:pPr>
            <w:r>
              <w:rPr>
                <w:rFonts w:cs="Arial"/>
                <w:sz w:val="20"/>
                <w:szCs w:val="20"/>
              </w:rPr>
              <w:t>-£</w:t>
            </w:r>
            <w:r w:rsidR="001C0C9D">
              <w:rPr>
                <w:rFonts w:cs="Arial"/>
                <w:sz w:val="20"/>
                <w:szCs w:val="20"/>
              </w:rPr>
              <w:t>43</w:t>
            </w:r>
            <w:r w:rsidR="00FC779A">
              <w:rPr>
                <w:rFonts w:cs="Arial"/>
                <w:sz w:val="20"/>
                <w:szCs w:val="20"/>
              </w:rPr>
              <w:t>7</w:t>
            </w:r>
          </w:p>
        </w:tc>
      </w:tr>
      <w:tr w:rsidR="009646F8" w:rsidTr="009E7A40" w14:paraId="69D948BE"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2EB7F28C" w14:textId="77777777">
            <w:pPr>
              <w:jc w:val="center"/>
              <w:rPr>
                <w:rFonts w:cs="Arial"/>
                <w:b/>
                <w:bCs/>
                <w:sz w:val="20"/>
                <w:szCs w:val="20"/>
                <w:lang w:eastAsia="en-GB"/>
              </w:rPr>
            </w:pPr>
            <w:r w:rsidRPr="00451F33">
              <w:rPr>
                <w:rFonts w:cs="Arial"/>
                <w:b/>
                <w:bCs/>
                <w:sz w:val="20"/>
                <w:szCs w:val="20"/>
                <w:lang w:eastAsia="en-GB"/>
              </w:rPr>
              <w:t>2032</w:t>
            </w:r>
          </w:p>
        </w:tc>
        <w:tc>
          <w:tcPr>
            <w:tcW w:w="1530" w:type="dxa"/>
            <w:noWrap/>
            <w:vAlign w:val="bottom"/>
            <w:hideMark/>
          </w:tcPr>
          <w:p w:rsidRPr="00451F33" w:rsidR="009646F8" w:rsidP="009646F8" w:rsidRDefault="009646F8" w14:paraId="61E0B76E" w14:textId="40BED03F">
            <w:pPr>
              <w:jc w:val="center"/>
              <w:rPr>
                <w:rFonts w:cs="Arial"/>
                <w:sz w:val="20"/>
                <w:szCs w:val="20"/>
                <w:lang w:eastAsia="en-GB"/>
              </w:rPr>
            </w:pPr>
            <w:r>
              <w:rPr>
                <w:rFonts w:cs="Arial"/>
                <w:sz w:val="20"/>
                <w:szCs w:val="20"/>
              </w:rPr>
              <w:t>£0</w:t>
            </w:r>
          </w:p>
        </w:tc>
        <w:tc>
          <w:tcPr>
            <w:tcW w:w="1463" w:type="dxa"/>
          </w:tcPr>
          <w:p w:rsidR="00FC779A" w:rsidP="009646F8" w:rsidRDefault="00FC779A" w14:paraId="17584670" w14:textId="32B6C337">
            <w:pPr>
              <w:jc w:val="center"/>
              <w:rPr>
                <w:rFonts w:cs="Arial"/>
                <w:sz w:val="20"/>
                <w:szCs w:val="20"/>
              </w:rPr>
            </w:pPr>
            <w:r>
              <w:rPr>
                <w:rFonts w:cs="Arial"/>
                <w:sz w:val="20"/>
                <w:szCs w:val="20"/>
              </w:rPr>
              <w:t>£1</w:t>
            </w:r>
          </w:p>
        </w:tc>
        <w:tc>
          <w:tcPr>
            <w:tcW w:w="1463" w:type="dxa"/>
            <w:noWrap/>
            <w:vAlign w:val="bottom"/>
            <w:hideMark/>
          </w:tcPr>
          <w:p w:rsidRPr="00451F33" w:rsidR="009646F8" w:rsidP="009646F8" w:rsidRDefault="009646F8" w14:paraId="19F34F06" w14:textId="0575E82A">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262B696E" w14:textId="13668879">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6A78690A" w14:textId="5F8E3E55">
            <w:pPr>
              <w:jc w:val="center"/>
              <w:rPr>
                <w:rFonts w:cs="Arial"/>
                <w:sz w:val="20"/>
                <w:szCs w:val="20"/>
                <w:lang w:eastAsia="en-GB"/>
              </w:rPr>
            </w:pPr>
            <w:r>
              <w:rPr>
                <w:rFonts w:cs="Arial"/>
                <w:sz w:val="20"/>
                <w:szCs w:val="20"/>
              </w:rPr>
              <w:t>£401</w:t>
            </w:r>
          </w:p>
        </w:tc>
        <w:tc>
          <w:tcPr>
            <w:tcW w:w="1463" w:type="dxa"/>
            <w:tcBorders>
              <w:top w:val="nil"/>
              <w:left w:val="nil"/>
              <w:bottom w:val="nil"/>
              <w:right w:val="single" w:color="auto" w:sz="4" w:space="0"/>
            </w:tcBorders>
            <w:noWrap/>
            <w:vAlign w:val="bottom"/>
            <w:hideMark/>
          </w:tcPr>
          <w:p w:rsidRPr="008E4DD2" w:rsidR="009646F8" w:rsidP="009646F8" w:rsidRDefault="009646F8" w14:paraId="28629ACC" w14:textId="19D8CE65">
            <w:pPr>
              <w:jc w:val="center"/>
              <w:rPr>
                <w:rFonts w:cs="Arial"/>
                <w:b/>
                <w:bCs/>
                <w:sz w:val="20"/>
                <w:szCs w:val="20"/>
                <w:lang w:eastAsia="en-GB"/>
              </w:rPr>
            </w:pPr>
            <w:r>
              <w:rPr>
                <w:rFonts w:cs="Arial"/>
                <w:sz w:val="20"/>
                <w:szCs w:val="20"/>
              </w:rPr>
              <w:t>-£</w:t>
            </w:r>
            <w:r w:rsidR="001C0C9D">
              <w:rPr>
                <w:rFonts w:cs="Arial"/>
                <w:sz w:val="20"/>
                <w:szCs w:val="20"/>
              </w:rPr>
              <w:t>43</w:t>
            </w:r>
            <w:r w:rsidR="00FC779A">
              <w:rPr>
                <w:rFonts w:cs="Arial"/>
                <w:sz w:val="20"/>
                <w:szCs w:val="20"/>
              </w:rPr>
              <w:t>7</w:t>
            </w:r>
          </w:p>
        </w:tc>
      </w:tr>
      <w:tr w:rsidR="009646F8" w:rsidTr="009E7A40" w14:paraId="0ECCF077"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4FC8898C" w14:textId="77777777">
            <w:pPr>
              <w:jc w:val="center"/>
              <w:rPr>
                <w:rFonts w:cs="Arial"/>
                <w:b/>
                <w:bCs/>
                <w:sz w:val="20"/>
                <w:szCs w:val="20"/>
                <w:lang w:eastAsia="en-GB"/>
              </w:rPr>
            </w:pPr>
            <w:r w:rsidRPr="00451F33">
              <w:rPr>
                <w:rFonts w:cs="Arial"/>
                <w:b/>
                <w:bCs/>
                <w:sz w:val="20"/>
                <w:szCs w:val="20"/>
                <w:lang w:eastAsia="en-GB"/>
              </w:rPr>
              <w:t>2033</w:t>
            </w:r>
          </w:p>
        </w:tc>
        <w:tc>
          <w:tcPr>
            <w:tcW w:w="1530" w:type="dxa"/>
            <w:noWrap/>
            <w:vAlign w:val="bottom"/>
            <w:hideMark/>
          </w:tcPr>
          <w:p w:rsidRPr="00451F33" w:rsidR="009646F8" w:rsidP="009646F8" w:rsidRDefault="009646F8" w14:paraId="5B51A89C" w14:textId="7347DA0C">
            <w:pPr>
              <w:jc w:val="center"/>
              <w:rPr>
                <w:rFonts w:cs="Arial"/>
                <w:sz w:val="20"/>
                <w:szCs w:val="20"/>
                <w:lang w:eastAsia="en-GB"/>
              </w:rPr>
            </w:pPr>
            <w:r>
              <w:rPr>
                <w:rFonts w:cs="Arial"/>
                <w:sz w:val="20"/>
                <w:szCs w:val="20"/>
              </w:rPr>
              <w:t>£0</w:t>
            </w:r>
          </w:p>
        </w:tc>
        <w:tc>
          <w:tcPr>
            <w:tcW w:w="1463" w:type="dxa"/>
          </w:tcPr>
          <w:p w:rsidR="00FC779A" w:rsidP="009646F8" w:rsidRDefault="00FC779A" w14:paraId="6ED854B4" w14:textId="17B5119C">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2BA8B1A9" w14:textId="51EC3C76">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01B46C73" w14:textId="5203E947">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01B13945" w14:textId="7B19179D">
            <w:pPr>
              <w:jc w:val="center"/>
              <w:rPr>
                <w:rFonts w:cs="Arial"/>
                <w:sz w:val="20"/>
                <w:szCs w:val="20"/>
                <w:lang w:eastAsia="en-GB"/>
              </w:rPr>
            </w:pPr>
            <w:r>
              <w:rPr>
                <w:rFonts w:cs="Arial"/>
                <w:sz w:val="20"/>
                <w:szCs w:val="20"/>
              </w:rPr>
              <w:t>£401</w:t>
            </w:r>
          </w:p>
        </w:tc>
        <w:tc>
          <w:tcPr>
            <w:tcW w:w="1463" w:type="dxa"/>
            <w:tcBorders>
              <w:top w:val="nil"/>
              <w:left w:val="nil"/>
              <w:bottom w:val="nil"/>
              <w:right w:val="single" w:color="auto" w:sz="4" w:space="0"/>
            </w:tcBorders>
            <w:noWrap/>
            <w:vAlign w:val="bottom"/>
            <w:hideMark/>
          </w:tcPr>
          <w:p w:rsidRPr="008E4DD2" w:rsidR="009646F8" w:rsidP="009646F8" w:rsidRDefault="009646F8" w14:paraId="06EEB61B" w14:textId="0CABE58A">
            <w:pPr>
              <w:jc w:val="center"/>
              <w:rPr>
                <w:rFonts w:cs="Arial"/>
                <w:b/>
                <w:bCs/>
                <w:sz w:val="20"/>
                <w:szCs w:val="20"/>
                <w:lang w:eastAsia="en-GB"/>
              </w:rPr>
            </w:pPr>
            <w:r>
              <w:rPr>
                <w:rFonts w:cs="Arial"/>
                <w:sz w:val="20"/>
                <w:szCs w:val="20"/>
              </w:rPr>
              <w:t>-£438</w:t>
            </w:r>
          </w:p>
        </w:tc>
      </w:tr>
      <w:tr w:rsidR="009646F8" w:rsidTr="009E7A40" w14:paraId="52EFEF4C"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6731BC18" w14:textId="77777777">
            <w:pPr>
              <w:jc w:val="center"/>
              <w:rPr>
                <w:rFonts w:cs="Arial"/>
                <w:b/>
                <w:bCs/>
                <w:sz w:val="20"/>
                <w:szCs w:val="20"/>
                <w:lang w:eastAsia="en-GB"/>
              </w:rPr>
            </w:pPr>
            <w:r w:rsidRPr="00451F33">
              <w:rPr>
                <w:rFonts w:cs="Arial"/>
                <w:b/>
                <w:bCs/>
                <w:sz w:val="20"/>
                <w:szCs w:val="20"/>
                <w:lang w:eastAsia="en-GB"/>
              </w:rPr>
              <w:t>2034</w:t>
            </w:r>
          </w:p>
        </w:tc>
        <w:tc>
          <w:tcPr>
            <w:tcW w:w="1530" w:type="dxa"/>
            <w:noWrap/>
            <w:vAlign w:val="bottom"/>
            <w:hideMark/>
          </w:tcPr>
          <w:p w:rsidRPr="00451F33" w:rsidR="009646F8" w:rsidP="009646F8" w:rsidRDefault="009646F8" w14:paraId="7A09DB92" w14:textId="26850468">
            <w:pPr>
              <w:jc w:val="center"/>
              <w:rPr>
                <w:rFonts w:cs="Arial"/>
                <w:sz w:val="20"/>
                <w:szCs w:val="20"/>
                <w:lang w:eastAsia="en-GB"/>
              </w:rPr>
            </w:pPr>
            <w:r>
              <w:rPr>
                <w:rFonts w:cs="Arial"/>
                <w:sz w:val="20"/>
                <w:szCs w:val="20"/>
              </w:rPr>
              <w:t>£0</w:t>
            </w:r>
          </w:p>
        </w:tc>
        <w:tc>
          <w:tcPr>
            <w:tcW w:w="1463" w:type="dxa"/>
          </w:tcPr>
          <w:p w:rsidR="00FC779A" w:rsidP="009646F8" w:rsidRDefault="00FC779A" w14:paraId="6EB5FD1E" w14:textId="5D241CE5">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20DEB458" w14:textId="4FC90AF3">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1AB96472" w14:textId="1F704AD5">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554F2009" w14:textId="31F3819B">
            <w:pPr>
              <w:jc w:val="center"/>
              <w:rPr>
                <w:rFonts w:cs="Arial"/>
                <w:sz w:val="20"/>
                <w:szCs w:val="20"/>
                <w:lang w:eastAsia="en-GB"/>
              </w:rPr>
            </w:pPr>
            <w:r>
              <w:rPr>
                <w:rFonts w:cs="Arial"/>
                <w:sz w:val="20"/>
                <w:szCs w:val="20"/>
              </w:rPr>
              <w:t>£400</w:t>
            </w:r>
          </w:p>
        </w:tc>
        <w:tc>
          <w:tcPr>
            <w:tcW w:w="1463" w:type="dxa"/>
            <w:tcBorders>
              <w:top w:val="nil"/>
              <w:left w:val="nil"/>
              <w:bottom w:val="nil"/>
              <w:right w:val="single" w:color="auto" w:sz="4" w:space="0"/>
            </w:tcBorders>
            <w:noWrap/>
            <w:vAlign w:val="bottom"/>
            <w:hideMark/>
          </w:tcPr>
          <w:p w:rsidRPr="008E4DD2" w:rsidR="009646F8" w:rsidP="009646F8" w:rsidRDefault="009646F8" w14:paraId="578CE311" w14:textId="65BFE1EF">
            <w:pPr>
              <w:jc w:val="center"/>
              <w:rPr>
                <w:rFonts w:cs="Arial"/>
                <w:b/>
                <w:bCs/>
                <w:sz w:val="20"/>
                <w:szCs w:val="20"/>
                <w:lang w:eastAsia="en-GB"/>
              </w:rPr>
            </w:pPr>
            <w:r>
              <w:rPr>
                <w:rFonts w:cs="Arial"/>
                <w:sz w:val="20"/>
                <w:szCs w:val="20"/>
              </w:rPr>
              <w:t>-£438</w:t>
            </w:r>
          </w:p>
        </w:tc>
      </w:tr>
      <w:tr w:rsidR="009646F8" w:rsidTr="009E7A40" w14:paraId="044F2A9D" w14:textId="77777777">
        <w:trPr>
          <w:trHeight w:val="245"/>
          <w:jc w:val="center"/>
        </w:trPr>
        <w:tc>
          <w:tcPr>
            <w:tcW w:w="1260" w:type="dxa"/>
            <w:tcBorders>
              <w:top w:val="nil"/>
              <w:left w:val="single" w:color="auto" w:sz="4" w:space="0"/>
              <w:bottom w:val="nil"/>
              <w:right w:val="single" w:color="auto" w:sz="4" w:space="0"/>
            </w:tcBorders>
            <w:noWrap/>
            <w:vAlign w:val="center"/>
            <w:hideMark/>
          </w:tcPr>
          <w:p w:rsidRPr="00451F33" w:rsidR="009646F8" w:rsidP="009646F8" w:rsidRDefault="009646F8" w14:paraId="59BC1491" w14:textId="77777777">
            <w:pPr>
              <w:jc w:val="center"/>
              <w:rPr>
                <w:rFonts w:cs="Arial"/>
                <w:b/>
                <w:bCs/>
                <w:sz w:val="20"/>
                <w:szCs w:val="20"/>
                <w:lang w:eastAsia="en-GB"/>
              </w:rPr>
            </w:pPr>
            <w:r w:rsidRPr="00451F33">
              <w:rPr>
                <w:rFonts w:cs="Arial"/>
                <w:b/>
                <w:bCs/>
                <w:sz w:val="20"/>
                <w:szCs w:val="20"/>
                <w:lang w:eastAsia="en-GB"/>
              </w:rPr>
              <w:t>2035</w:t>
            </w:r>
          </w:p>
        </w:tc>
        <w:tc>
          <w:tcPr>
            <w:tcW w:w="1530" w:type="dxa"/>
            <w:noWrap/>
            <w:vAlign w:val="bottom"/>
            <w:hideMark/>
          </w:tcPr>
          <w:p w:rsidRPr="00451F33" w:rsidR="009646F8" w:rsidP="009646F8" w:rsidRDefault="009646F8" w14:paraId="1F6DF657" w14:textId="5806E1F9">
            <w:pPr>
              <w:jc w:val="center"/>
              <w:rPr>
                <w:rFonts w:cs="Arial"/>
                <w:sz w:val="20"/>
                <w:szCs w:val="20"/>
                <w:lang w:eastAsia="en-GB"/>
              </w:rPr>
            </w:pPr>
            <w:r>
              <w:rPr>
                <w:rFonts w:cs="Arial"/>
                <w:sz w:val="20"/>
                <w:szCs w:val="20"/>
              </w:rPr>
              <w:t>£0</w:t>
            </w:r>
          </w:p>
        </w:tc>
        <w:tc>
          <w:tcPr>
            <w:tcW w:w="1463" w:type="dxa"/>
          </w:tcPr>
          <w:p w:rsidR="00FC779A" w:rsidP="009646F8" w:rsidRDefault="00FC779A" w14:paraId="3653EF5D" w14:textId="2DDE787A">
            <w:pPr>
              <w:jc w:val="center"/>
              <w:rPr>
                <w:rFonts w:cs="Arial"/>
                <w:sz w:val="20"/>
                <w:szCs w:val="20"/>
              </w:rPr>
            </w:pPr>
            <w:r>
              <w:rPr>
                <w:rFonts w:cs="Arial"/>
                <w:sz w:val="20"/>
                <w:szCs w:val="20"/>
              </w:rPr>
              <w:t>£0</w:t>
            </w:r>
          </w:p>
        </w:tc>
        <w:tc>
          <w:tcPr>
            <w:tcW w:w="1463" w:type="dxa"/>
            <w:noWrap/>
            <w:vAlign w:val="bottom"/>
            <w:hideMark/>
          </w:tcPr>
          <w:p w:rsidRPr="00451F33" w:rsidR="009646F8" w:rsidP="009646F8" w:rsidRDefault="009646F8" w14:paraId="2BE1A100" w14:textId="22C3384F">
            <w:pPr>
              <w:jc w:val="center"/>
              <w:rPr>
                <w:rFonts w:cs="Arial"/>
                <w:sz w:val="20"/>
                <w:szCs w:val="20"/>
                <w:lang w:eastAsia="en-GB"/>
              </w:rPr>
            </w:pPr>
            <w:r>
              <w:rPr>
                <w:rFonts w:cs="Arial"/>
                <w:sz w:val="20"/>
                <w:szCs w:val="20"/>
              </w:rPr>
              <w:t>-£83</w:t>
            </w:r>
          </w:p>
        </w:tc>
        <w:tc>
          <w:tcPr>
            <w:tcW w:w="1463" w:type="dxa"/>
            <w:noWrap/>
            <w:vAlign w:val="bottom"/>
            <w:hideMark/>
          </w:tcPr>
          <w:p w:rsidRPr="00451F33" w:rsidR="009646F8" w:rsidP="009646F8" w:rsidRDefault="009646F8" w14:paraId="09EA46E2" w14:textId="2615F9E8">
            <w:pPr>
              <w:jc w:val="center"/>
              <w:rPr>
                <w:rFonts w:cs="Arial"/>
                <w:sz w:val="20"/>
                <w:szCs w:val="20"/>
                <w:lang w:eastAsia="en-GB"/>
              </w:rPr>
            </w:pPr>
            <w:r>
              <w:rPr>
                <w:rFonts w:cs="Arial"/>
                <w:sz w:val="20"/>
                <w:szCs w:val="20"/>
              </w:rPr>
              <w:t>£46</w:t>
            </w:r>
          </w:p>
        </w:tc>
        <w:tc>
          <w:tcPr>
            <w:tcW w:w="1484" w:type="dxa"/>
            <w:tcBorders>
              <w:top w:val="nil"/>
              <w:left w:val="nil"/>
              <w:bottom w:val="nil"/>
              <w:right w:val="single" w:color="auto" w:sz="4" w:space="0"/>
            </w:tcBorders>
            <w:noWrap/>
            <w:vAlign w:val="bottom"/>
            <w:hideMark/>
          </w:tcPr>
          <w:p w:rsidRPr="00451F33" w:rsidR="009646F8" w:rsidP="009646F8" w:rsidRDefault="009646F8" w14:paraId="7BAE0352" w14:textId="3421082F">
            <w:pPr>
              <w:jc w:val="center"/>
              <w:rPr>
                <w:rFonts w:cs="Arial"/>
                <w:sz w:val="20"/>
                <w:szCs w:val="20"/>
                <w:lang w:eastAsia="en-GB"/>
              </w:rPr>
            </w:pPr>
            <w:r>
              <w:rPr>
                <w:rFonts w:cs="Arial"/>
                <w:sz w:val="20"/>
                <w:szCs w:val="20"/>
              </w:rPr>
              <w:t>£400</w:t>
            </w:r>
          </w:p>
        </w:tc>
        <w:tc>
          <w:tcPr>
            <w:tcW w:w="1463" w:type="dxa"/>
            <w:tcBorders>
              <w:top w:val="nil"/>
              <w:left w:val="nil"/>
              <w:bottom w:val="nil"/>
              <w:right w:val="single" w:color="auto" w:sz="4" w:space="0"/>
            </w:tcBorders>
            <w:noWrap/>
            <w:vAlign w:val="bottom"/>
            <w:hideMark/>
          </w:tcPr>
          <w:p w:rsidRPr="008E4DD2" w:rsidR="009646F8" w:rsidP="009646F8" w:rsidRDefault="009646F8" w14:paraId="5DC25BF8" w14:textId="7243B0D0">
            <w:pPr>
              <w:jc w:val="center"/>
              <w:rPr>
                <w:rFonts w:cs="Arial"/>
                <w:b/>
                <w:bCs/>
                <w:sz w:val="20"/>
                <w:szCs w:val="20"/>
                <w:lang w:eastAsia="en-GB"/>
              </w:rPr>
            </w:pPr>
            <w:r>
              <w:rPr>
                <w:rFonts w:cs="Arial"/>
                <w:sz w:val="20"/>
                <w:szCs w:val="20"/>
              </w:rPr>
              <w:t>-£438</w:t>
            </w:r>
          </w:p>
        </w:tc>
      </w:tr>
      <w:tr w:rsidR="009646F8" w:rsidTr="009E7A40" w14:paraId="316C6E01" w14:textId="77777777">
        <w:trPr>
          <w:trHeight w:val="245"/>
          <w:jc w:val="center"/>
        </w:trPr>
        <w:tc>
          <w:tcPr>
            <w:tcW w:w="1260" w:type="dxa"/>
            <w:tcBorders>
              <w:top w:val="single" w:color="auto" w:sz="4" w:space="0"/>
              <w:left w:val="single" w:color="auto" w:sz="4" w:space="0"/>
              <w:bottom w:val="single" w:color="auto" w:sz="4" w:space="0"/>
              <w:right w:val="single" w:color="auto" w:sz="4" w:space="0"/>
            </w:tcBorders>
            <w:noWrap/>
            <w:vAlign w:val="center"/>
            <w:hideMark/>
          </w:tcPr>
          <w:p w:rsidRPr="00451F33" w:rsidR="009646F8" w:rsidP="009646F8" w:rsidRDefault="009646F8" w14:paraId="6C2283A0" w14:textId="77777777">
            <w:pPr>
              <w:rPr>
                <w:rFonts w:cs="Arial"/>
                <w:sz w:val="20"/>
                <w:szCs w:val="20"/>
                <w:lang w:eastAsia="en-GB"/>
              </w:rPr>
            </w:pPr>
          </w:p>
        </w:tc>
        <w:tc>
          <w:tcPr>
            <w:tcW w:w="1530" w:type="dxa"/>
            <w:tcBorders>
              <w:top w:val="single" w:color="auto" w:sz="4" w:space="0"/>
              <w:left w:val="nil"/>
              <w:bottom w:val="single" w:color="auto" w:sz="4" w:space="0"/>
              <w:right w:val="nil"/>
            </w:tcBorders>
            <w:noWrap/>
            <w:vAlign w:val="bottom"/>
            <w:hideMark/>
          </w:tcPr>
          <w:p w:rsidRPr="00451F33" w:rsidR="009646F8" w:rsidP="009646F8" w:rsidRDefault="009646F8" w14:paraId="032092FB" w14:textId="1B17DF48">
            <w:pPr>
              <w:jc w:val="center"/>
              <w:rPr>
                <w:rFonts w:cs="Arial"/>
                <w:b/>
                <w:bCs/>
                <w:sz w:val="20"/>
                <w:szCs w:val="20"/>
                <w:lang w:eastAsia="en-GB"/>
              </w:rPr>
            </w:pPr>
            <w:r>
              <w:rPr>
                <w:rFonts w:cs="Arial"/>
                <w:b/>
                <w:bCs/>
                <w:sz w:val="20"/>
                <w:szCs w:val="20"/>
              </w:rPr>
              <w:t>£133</w:t>
            </w:r>
          </w:p>
        </w:tc>
        <w:tc>
          <w:tcPr>
            <w:tcW w:w="1463" w:type="dxa"/>
            <w:tcBorders>
              <w:top w:val="single" w:color="auto" w:sz="4" w:space="0"/>
              <w:left w:val="nil"/>
              <w:bottom w:val="single" w:color="auto" w:sz="4" w:space="0"/>
              <w:right w:val="nil"/>
            </w:tcBorders>
          </w:tcPr>
          <w:p w:rsidR="00FC779A" w:rsidP="009646F8" w:rsidRDefault="00FC779A" w14:paraId="5D842161" w14:textId="7C36C73A">
            <w:pPr>
              <w:jc w:val="center"/>
              <w:rPr>
                <w:rFonts w:cs="Arial"/>
                <w:b/>
                <w:bCs/>
                <w:sz w:val="20"/>
                <w:szCs w:val="20"/>
              </w:rPr>
            </w:pPr>
            <w:r>
              <w:rPr>
                <w:rFonts w:cs="Arial"/>
                <w:b/>
                <w:bCs/>
                <w:sz w:val="20"/>
                <w:szCs w:val="20"/>
              </w:rPr>
              <w:t>£4</w:t>
            </w:r>
          </w:p>
        </w:tc>
        <w:tc>
          <w:tcPr>
            <w:tcW w:w="1463" w:type="dxa"/>
            <w:tcBorders>
              <w:top w:val="single" w:color="auto" w:sz="4" w:space="0"/>
              <w:left w:val="nil"/>
              <w:bottom w:val="single" w:color="auto" w:sz="4" w:space="0"/>
              <w:right w:val="nil"/>
            </w:tcBorders>
            <w:noWrap/>
            <w:vAlign w:val="bottom"/>
            <w:hideMark/>
          </w:tcPr>
          <w:p w:rsidRPr="00451F33" w:rsidR="009646F8" w:rsidP="009646F8" w:rsidRDefault="009646F8" w14:paraId="616DA54B" w14:textId="3A11F22B">
            <w:pPr>
              <w:jc w:val="center"/>
              <w:rPr>
                <w:rFonts w:cs="Arial"/>
                <w:b/>
                <w:bCs/>
                <w:sz w:val="20"/>
                <w:szCs w:val="20"/>
                <w:lang w:eastAsia="en-GB"/>
              </w:rPr>
            </w:pPr>
            <w:r>
              <w:rPr>
                <w:rFonts w:cs="Arial"/>
                <w:b/>
                <w:bCs/>
                <w:sz w:val="20"/>
                <w:szCs w:val="20"/>
              </w:rPr>
              <w:t>-£1,028</w:t>
            </w:r>
          </w:p>
        </w:tc>
        <w:tc>
          <w:tcPr>
            <w:tcW w:w="1463" w:type="dxa"/>
            <w:tcBorders>
              <w:top w:val="single" w:color="auto" w:sz="4" w:space="0"/>
              <w:left w:val="nil"/>
              <w:bottom w:val="single" w:color="auto" w:sz="4" w:space="0"/>
              <w:right w:val="nil"/>
            </w:tcBorders>
            <w:noWrap/>
            <w:vAlign w:val="bottom"/>
            <w:hideMark/>
          </w:tcPr>
          <w:p w:rsidRPr="00451F33" w:rsidR="009646F8" w:rsidP="009646F8" w:rsidRDefault="009646F8" w14:paraId="466B1798" w14:textId="06CA15AE">
            <w:pPr>
              <w:jc w:val="center"/>
              <w:rPr>
                <w:rFonts w:cs="Arial"/>
                <w:b/>
                <w:bCs/>
                <w:sz w:val="20"/>
                <w:szCs w:val="20"/>
                <w:lang w:eastAsia="en-GB"/>
              </w:rPr>
            </w:pPr>
            <w:r>
              <w:rPr>
                <w:rFonts w:cs="Arial"/>
                <w:b/>
                <w:bCs/>
                <w:sz w:val="20"/>
                <w:szCs w:val="20"/>
              </w:rPr>
              <w:t>£379</w:t>
            </w:r>
          </w:p>
        </w:tc>
        <w:tc>
          <w:tcPr>
            <w:tcW w:w="1484" w:type="dxa"/>
            <w:tcBorders>
              <w:top w:val="single" w:color="auto" w:sz="4" w:space="0"/>
              <w:left w:val="nil"/>
              <w:bottom w:val="single" w:color="auto" w:sz="4" w:space="0"/>
              <w:right w:val="single" w:color="auto" w:sz="4" w:space="0"/>
            </w:tcBorders>
            <w:noWrap/>
            <w:vAlign w:val="bottom"/>
            <w:hideMark/>
          </w:tcPr>
          <w:p w:rsidRPr="00451F33" w:rsidR="009646F8" w:rsidP="009646F8" w:rsidRDefault="009646F8" w14:paraId="15750AE6" w14:textId="11AE7002">
            <w:pPr>
              <w:jc w:val="center"/>
              <w:rPr>
                <w:rFonts w:cs="Arial"/>
                <w:b/>
                <w:bCs/>
                <w:sz w:val="20"/>
                <w:szCs w:val="20"/>
                <w:lang w:eastAsia="en-GB"/>
              </w:rPr>
            </w:pPr>
            <w:r>
              <w:rPr>
                <w:rFonts w:cs="Arial"/>
                <w:b/>
                <w:bCs/>
                <w:sz w:val="20"/>
                <w:szCs w:val="20"/>
              </w:rPr>
              <w:t>£4,281</w:t>
            </w:r>
          </w:p>
        </w:tc>
        <w:tc>
          <w:tcPr>
            <w:tcW w:w="1463" w:type="dxa"/>
            <w:tcBorders>
              <w:top w:val="single" w:color="auto" w:sz="4" w:space="0"/>
              <w:left w:val="nil"/>
              <w:bottom w:val="single" w:color="auto" w:sz="4" w:space="0"/>
              <w:right w:val="single" w:color="auto" w:sz="4" w:space="0"/>
            </w:tcBorders>
            <w:noWrap/>
            <w:vAlign w:val="bottom"/>
            <w:hideMark/>
          </w:tcPr>
          <w:p w:rsidRPr="00D05BEF" w:rsidR="009646F8" w:rsidP="009646F8" w:rsidRDefault="009646F8" w14:paraId="462FC384" w14:textId="2D72AC78">
            <w:pPr>
              <w:jc w:val="center"/>
              <w:rPr>
                <w:rFonts w:cs="Arial"/>
                <w:b/>
                <w:bCs/>
                <w:sz w:val="20"/>
                <w:szCs w:val="20"/>
                <w:lang w:eastAsia="en-GB"/>
              </w:rPr>
            </w:pPr>
            <w:r>
              <w:rPr>
                <w:rFonts w:cs="Arial"/>
                <w:b/>
                <w:bCs/>
                <w:sz w:val="20"/>
                <w:szCs w:val="20"/>
              </w:rPr>
              <w:t>-£4,</w:t>
            </w:r>
            <w:r w:rsidR="001C0C9D">
              <w:rPr>
                <w:rFonts w:cs="Arial"/>
                <w:b/>
                <w:bCs/>
                <w:sz w:val="20"/>
                <w:szCs w:val="20"/>
              </w:rPr>
              <w:t>79</w:t>
            </w:r>
            <w:r w:rsidR="00FC779A">
              <w:rPr>
                <w:rFonts w:cs="Arial"/>
                <w:b/>
                <w:bCs/>
                <w:sz w:val="20"/>
                <w:szCs w:val="20"/>
              </w:rPr>
              <w:t>3</w:t>
            </w:r>
          </w:p>
        </w:tc>
      </w:tr>
    </w:tbl>
    <w:p w:rsidR="00554C21" w:rsidP="006D08CA" w:rsidRDefault="00554C21" w14:paraId="4806B301" w14:textId="216F4B33">
      <w:pPr>
        <w:spacing w:line="257"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 </w:t>
      </w:r>
    </w:p>
    <w:p w:rsidRPr="006D08CA" w:rsidR="00942003" w:rsidP="006D08CA" w:rsidRDefault="00942003" w14:paraId="64488E13" w14:textId="77777777">
      <w:pPr>
        <w:spacing w:line="257" w:lineRule="auto"/>
        <w:rPr>
          <w:rFonts w:eastAsia="Arial" w:cs="Arial"/>
          <w:sz w:val="22"/>
          <w:szCs w:val="22"/>
        </w:rPr>
      </w:pPr>
    </w:p>
    <w:p w:rsidRPr="006D08CA" w:rsidR="00554C21" w:rsidP="00554C21" w:rsidRDefault="00554C21" w14:paraId="440E125E" w14:textId="77777777">
      <w:pPr>
        <w:pStyle w:val="Heading4"/>
        <w:rPr>
          <w:rFonts w:eastAsia="Arial"/>
          <w:b w:val="0"/>
          <w:bCs w:val="0"/>
          <w:sz w:val="24"/>
          <w:szCs w:val="24"/>
        </w:rPr>
      </w:pPr>
      <w:r w:rsidRPr="006D08CA">
        <w:rPr>
          <w:rFonts w:eastAsia="Arial"/>
          <w:sz w:val="24"/>
          <w:szCs w:val="24"/>
        </w:rPr>
        <w:t>Option 3M: municipal-wide impacts</w:t>
      </w:r>
    </w:p>
    <w:p w:rsidRPr="00451F33" w:rsidR="00554C21" w:rsidP="00554C21" w:rsidRDefault="00554C21" w14:paraId="32F13A69" w14:textId="77777777">
      <w:pPr>
        <w:spacing w:line="257" w:lineRule="auto"/>
        <w:jc w:val="both"/>
        <w:rPr>
          <w:rFonts w:eastAsia="Arial" w:cs="Arial"/>
          <w:szCs w:val="22"/>
        </w:rPr>
      </w:pPr>
      <w:r w:rsidRPr="00451F33">
        <w:rPr>
          <w:rFonts w:eastAsia="Arial" w:cs="Arial"/>
          <w:szCs w:val="22"/>
        </w:rPr>
        <w:t>Option 3M has the following municipal-wide impacts include:</w:t>
      </w:r>
    </w:p>
    <w:p w:rsidRPr="00451F33" w:rsidR="00554C21" w:rsidP="00554C21" w:rsidRDefault="00554C21" w14:paraId="6B5AADFA"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Impacts on the municipal recycling rate</w:t>
      </w:r>
    </w:p>
    <w:p w:rsidRPr="00451F33" w:rsidR="00554C21" w:rsidP="00554C21" w:rsidRDefault="00554C21" w14:paraId="10D135E0"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Environmental benefits </w:t>
      </w:r>
    </w:p>
    <w:p w:rsidRPr="00451F33" w:rsidR="00554C21" w:rsidP="00554C21" w:rsidRDefault="00554C21" w14:paraId="450C9523"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Policy support costs including compliance and enforcement </w:t>
      </w:r>
    </w:p>
    <w:p w:rsidRPr="00451F33" w:rsidR="00554C21" w:rsidP="00554C21" w:rsidRDefault="00554C21" w14:paraId="0EC2337D" w14:textId="77777777">
      <w:pPr>
        <w:spacing w:line="257" w:lineRule="auto"/>
        <w:jc w:val="both"/>
        <w:rPr>
          <w:rFonts w:cs="Arial"/>
          <w:b/>
        </w:rPr>
      </w:pPr>
    </w:p>
    <w:p w:rsidRPr="00451F33" w:rsidR="00554C21" w:rsidP="00554C21" w:rsidRDefault="00554C21" w14:paraId="4B3DF8BC" w14:textId="21BD8CFC">
      <w:pPr>
        <w:spacing w:after="160" w:line="259" w:lineRule="auto"/>
        <w:jc w:val="both"/>
        <w:rPr>
          <w:rFonts w:eastAsia="Arial" w:cs="Arial"/>
          <w:bCs/>
        </w:rPr>
      </w:pPr>
      <w:r w:rsidRPr="00451F33">
        <w:rPr>
          <w:rFonts w:eastAsia="Arial" w:cs="Arial"/>
          <w:bCs/>
        </w:rPr>
        <w:t xml:space="preserve">Given the combination of household and non-household options underpinning Option 3M, we estimate it can achieve an increase in the municipal recycling rate of </w:t>
      </w:r>
      <w:r w:rsidR="0031346C">
        <w:rPr>
          <w:rFonts w:eastAsia="Arial" w:cs="Arial"/>
          <w:bCs/>
        </w:rPr>
        <w:t>8.9</w:t>
      </w:r>
      <w:r w:rsidRPr="00451F33">
        <w:rPr>
          <w:rFonts w:eastAsia="Arial" w:cs="Arial"/>
          <w:bCs/>
        </w:rPr>
        <w:t xml:space="preserve"> percentage points (i.e.</w:t>
      </w:r>
      <w:r>
        <w:rPr>
          <w:rFonts w:eastAsia="Arial" w:cs="Arial"/>
          <w:bCs/>
        </w:rPr>
        <w:t xml:space="preserve">, </w:t>
      </w:r>
      <w:r w:rsidRPr="00451F33">
        <w:rPr>
          <w:rFonts w:eastAsia="Arial" w:cs="Arial"/>
          <w:bCs/>
        </w:rPr>
        <w:t xml:space="preserve">the total rate of </w:t>
      </w:r>
      <w:r w:rsidRPr="00451F33" w:rsidR="008B5661">
        <w:rPr>
          <w:rFonts w:eastAsia="Arial" w:cs="Arial"/>
          <w:bCs/>
        </w:rPr>
        <w:t>5</w:t>
      </w:r>
      <w:r w:rsidR="008B5661">
        <w:rPr>
          <w:rFonts w:eastAsia="Arial" w:cs="Arial"/>
          <w:bCs/>
        </w:rPr>
        <w:t>1</w:t>
      </w:r>
      <w:r w:rsidR="003C430A">
        <w:rPr>
          <w:rFonts w:eastAsia="Arial" w:cs="Arial"/>
          <w:bCs/>
        </w:rPr>
        <w:t>.</w:t>
      </w:r>
      <w:r w:rsidR="0031346C">
        <w:rPr>
          <w:rFonts w:eastAsia="Arial" w:cs="Arial"/>
          <w:bCs/>
        </w:rPr>
        <w:t>2</w:t>
      </w:r>
      <w:r w:rsidRPr="00451F33">
        <w:rPr>
          <w:rFonts w:eastAsia="Arial" w:cs="Arial"/>
          <w:bCs/>
        </w:rPr>
        <w:t xml:space="preserve">% by 2035). </w:t>
      </w:r>
    </w:p>
    <w:p w:rsidRPr="00451F33" w:rsidR="00554C21" w:rsidP="00554C21" w:rsidRDefault="00554C21" w14:paraId="237C1239" w14:textId="1728CFEE">
      <w:pPr>
        <w:spacing w:after="160" w:line="259" w:lineRule="auto"/>
        <w:jc w:val="both"/>
        <w:rPr>
          <w:rFonts w:eastAsia="Arial" w:cs="Arial"/>
          <w:bCs/>
        </w:rPr>
      </w:pPr>
      <w:r w:rsidRPr="00451F33">
        <w:rPr>
          <w:rFonts w:eastAsia="Arial" w:cs="Arial"/>
          <w:bCs/>
        </w:rPr>
        <w:t>For Option 3M, the carbon savings are estimated to be £9</w:t>
      </w:r>
      <w:r w:rsidR="00675C94">
        <w:rPr>
          <w:rFonts w:eastAsia="Arial" w:cs="Arial"/>
          <w:bCs/>
        </w:rPr>
        <w:t>,</w:t>
      </w:r>
      <w:r w:rsidR="0031346C">
        <w:rPr>
          <w:rFonts w:eastAsia="Arial" w:cs="Arial"/>
          <w:bCs/>
        </w:rPr>
        <w:t>16</w:t>
      </w:r>
      <w:r w:rsidR="00B80358">
        <w:rPr>
          <w:rFonts w:eastAsia="Arial" w:cs="Arial"/>
          <w:bCs/>
        </w:rPr>
        <w:t>5</w:t>
      </w:r>
      <w:r w:rsidR="00675C94">
        <w:rPr>
          <w:rFonts w:eastAsia="Arial" w:cs="Arial"/>
          <w:bCs/>
        </w:rPr>
        <w:t>m</w:t>
      </w:r>
      <w:r w:rsidRPr="00451F33">
        <w:rPr>
          <w:rFonts w:eastAsia="Arial" w:cs="Arial"/>
          <w:bCs/>
        </w:rPr>
        <w:t xml:space="preserve"> (i.e.</w:t>
      </w:r>
      <w:r>
        <w:rPr>
          <w:rFonts w:eastAsia="Arial" w:cs="Arial"/>
          <w:bCs/>
        </w:rPr>
        <w:t>,</w:t>
      </w:r>
      <w:r w:rsidRPr="00451F33">
        <w:rPr>
          <w:rFonts w:eastAsia="Arial" w:cs="Arial"/>
          <w:bCs/>
        </w:rPr>
        <w:t xml:space="preserve"> </w:t>
      </w:r>
      <w:r w:rsidRPr="009D3AEB">
        <w:rPr>
          <w:rFonts w:eastAsia="Arial" w:cs="Arial"/>
        </w:rPr>
        <w:t>3</w:t>
      </w:r>
      <w:r w:rsidR="0031346C">
        <w:rPr>
          <w:rFonts w:eastAsia="Arial" w:cs="Arial"/>
        </w:rPr>
        <w:t>2.3</w:t>
      </w:r>
      <w:r w:rsidRPr="00451F33">
        <w:rPr>
          <w:rFonts w:eastAsia="Arial" w:cs="Arial"/>
        </w:rPr>
        <w:t>Mt</w:t>
      </w:r>
      <w:r w:rsidRPr="00451F33">
        <w:rPr>
          <w:rFonts w:eastAsia="Arial" w:cs="Arial"/>
          <w:bCs/>
        </w:rPr>
        <w:t xml:space="preserve"> CO</w:t>
      </w:r>
      <w:r w:rsidRPr="00451F33">
        <w:rPr>
          <w:rFonts w:eastAsia="Arial" w:cs="Arial"/>
          <w:vertAlign w:val="subscript"/>
        </w:rPr>
        <w:t>2</w:t>
      </w:r>
      <w:r w:rsidRPr="00451F33">
        <w:rPr>
          <w:rFonts w:eastAsia="Arial" w:cs="Arial"/>
          <w:bCs/>
        </w:rPr>
        <w:t xml:space="preserve">e) over the appraisal period.  </w:t>
      </w:r>
    </w:p>
    <w:p w:rsidR="00A24C13" w:rsidP="00554C21" w:rsidRDefault="00554C21" w14:paraId="77042CAD" w14:textId="6F7A38F7">
      <w:pPr>
        <w:spacing w:after="160" w:line="259" w:lineRule="auto"/>
        <w:jc w:val="both"/>
        <w:rPr>
          <w:rFonts w:eastAsia="Arial" w:cs="Arial"/>
          <w:bCs/>
        </w:rPr>
      </w:pPr>
      <w:r w:rsidRPr="00451F33">
        <w:rPr>
          <w:rFonts w:eastAsia="Arial" w:cs="Arial"/>
          <w:bCs/>
        </w:rPr>
        <w:t>Option 3M has the same policy support costs as Option 1M and 2M. They are estimated at £</w:t>
      </w:r>
      <w:r w:rsidR="00A07D8E">
        <w:rPr>
          <w:rFonts w:eastAsia="Arial" w:cs="Arial"/>
          <w:bCs/>
        </w:rPr>
        <w:t>7</w:t>
      </w:r>
      <w:r w:rsidR="00A1578B">
        <w:rPr>
          <w:rFonts w:eastAsia="Arial" w:cs="Arial"/>
          <w:bCs/>
        </w:rPr>
        <w:t>8</w:t>
      </w:r>
      <w:r w:rsidRPr="00451F33">
        <w:rPr>
          <w:rFonts w:eastAsia="Arial" w:cs="Arial"/>
          <w:bCs/>
        </w:rPr>
        <w:t xml:space="preserve">m over the appraisal period. </w:t>
      </w:r>
    </w:p>
    <w:p w:rsidRPr="006D08CA" w:rsidR="00554C21" w:rsidP="006D08CA" w:rsidRDefault="00554C21" w14:paraId="01E948BE" w14:textId="374E404A">
      <w:pPr>
        <w:spacing w:after="160" w:line="259" w:lineRule="auto"/>
        <w:rPr>
          <w:rFonts w:eastAsia="Arial" w:cs="Arial"/>
          <w:b/>
        </w:rPr>
      </w:pPr>
      <w:r w:rsidRPr="006D08CA">
        <w:rPr>
          <w:rFonts w:eastAsia="Arial" w:cs="Arial"/>
          <w:b/>
        </w:rPr>
        <w:t>Table 2</w:t>
      </w:r>
      <w:r w:rsidRPr="006D08CA" w:rsidR="006D08CA">
        <w:rPr>
          <w:rFonts w:eastAsia="Arial" w:cs="Arial"/>
          <w:b/>
        </w:rPr>
        <w:t>5</w:t>
      </w:r>
      <w:r w:rsidRPr="006D08CA">
        <w:rPr>
          <w:rFonts w:eastAsia="Arial" w:cs="Arial"/>
          <w:b/>
        </w:rPr>
        <w:t xml:space="preserve">: Modelled net municipal impacts of implementing Option </w:t>
      </w:r>
      <w:r w:rsidRPr="006D08CA">
        <w:rPr>
          <w:rFonts w:eastAsia="Arial" w:cs="Arial"/>
          <w:b/>
          <w:bCs/>
        </w:rPr>
        <w:t>3M</w:t>
      </w:r>
      <w:r w:rsidRPr="006D08CA">
        <w:rPr>
          <w:rFonts w:eastAsia="Arial" w:cs="Arial"/>
          <w:b/>
        </w:rPr>
        <w:t>, £millions, 202</w:t>
      </w:r>
      <w:r w:rsidR="006D1B8D">
        <w:rPr>
          <w:rFonts w:eastAsia="Arial" w:cs="Arial"/>
          <w:b/>
        </w:rPr>
        <w:t>4</w:t>
      </w:r>
      <w:r w:rsidRPr="006D08CA">
        <w:rPr>
          <w:rFonts w:eastAsia="Arial" w:cs="Arial"/>
          <w:b/>
        </w:rPr>
        <w:t xml:space="preserve"> to 2035 </w:t>
      </w:r>
    </w:p>
    <w:tbl>
      <w:tblPr>
        <w:tblW w:w="9780" w:type="dxa"/>
        <w:tblLook w:val="04A0" w:firstRow="1" w:lastRow="0" w:firstColumn="1" w:lastColumn="0" w:noHBand="0" w:noVBand="1"/>
      </w:tblPr>
      <w:tblGrid>
        <w:gridCol w:w="1413"/>
        <w:gridCol w:w="2977"/>
        <w:gridCol w:w="2126"/>
        <w:gridCol w:w="3264"/>
      </w:tblGrid>
      <w:tr w:rsidRPr="006D08CA" w:rsidR="00554C21" w:rsidTr="001862D1" w14:paraId="4AE672D4" w14:textId="77777777">
        <w:trPr>
          <w:trHeight w:val="484"/>
        </w:trPr>
        <w:tc>
          <w:tcPr>
            <w:tcW w:w="1413"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6D08CA" w:rsidR="00554C21" w:rsidP="001862D1" w:rsidRDefault="00554C21" w14:paraId="6D985A0B" w14:textId="77777777">
            <w:pPr>
              <w:jc w:val="center"/>
              <w:rPr>
                <w:rFonts w:cs="Arial"/>
                <w:sz w:val="22"/>
                <w:szCs w:val="22"/>
                <w:lang w:eastAsia="en-GB"/>
              </w:rPr>
            </w:pPr>
          </w:p>
        </w:tc>
        <w:tc>
          <w:tcPr>
            <w:tcW w:w="2977" w:type="dxa"/>
            <w:tcBorders>
              <w:top w:val="single" w:color="auto" w:sz="4" w:space="0"/>
              <w:left w:val="nil"/>
              <w:bottom w:val="single" w:color="auto" w:sz="4" w:space="0"/>
              <w:right w:val="nil"/>
            </w:tcBorders>
            <w:shd w:val="clear" w:color="auto" w:fill="auto"/>
            <w:vAlign w:val="center"/>
            <w:hideMark/>
          </w:tcPr>
          <w:p w:rsidRPr="006D08CA" w:rsidR="00554C21" w:rsidP="001862D1" w:rsidRDefault="00554C21" w14:paraId="08C33A9C" w14:textId="77777777">
            <w:pPr>
              <w:jc w:val="center"/>
              <w:rPr>
                <w:rFonts w:cs="Arial"/>
                <w:color w:val="000000"/>
                <w:sz w:val="22"/>
                <w:szCs w:val="22"/>
                <w:lang w:eastAsia="en-GB"/>
              </w:rPr>
            </w:pPr>
            <w:r w:rsidRPr="006D08CA">
              <w:rPr>
                <w:rFonts w:cs="Arial"/>
                <w:color w:val="000000"/>
                <w:sz w:val="22"/>
                <w:szCs w:val="22"/>
                <w:lang w:eastAsia="en-GB"/>
              </w:rPr>
              <w:t>Government policy support costs</w:t>
            </w:r>
          </w:p>
        </w:tc>
        <w:tc>
          <w:tcPr>
            <w:tcW w:w="2126" w:type="dxa"/>
            <w:tcBorders>
              <w:top w:val="single" w:color="auto" w:sz="4" w:space="0"/>
              <w:left w:val="nil"/>
              <w:bottom w:val="single" w:color="auto" w:sz="4" w:space="0"/>
              <w:right w:val="nil"/>
            </w:tcBorders>
            <w:shd w:val="clear" w:color="auto" w:fill="auto"/>
            <w:vAlign w:val="center"/>
            <w:hideMark/>
          </w:tcPr>
          <w:p w:rsidRPr="006D08CA" w:rsidR="00554C21" w:rsidP="001862D1" w:rsidRDefault="00554C21" w14:paraId="44AC185C" w14:textId="77021080">
            <w:pPr>
              <w:jc w:val="center"/>
              <w:rPr>
                <w:rFonts w:cs="Arial"/>
                <w:color w:val="000000"/>
                <w:sz w:val="22"/>
                <w:szCs w:val="22"/>
                <w:lang w:eastAsia="en-GB"/>
              </w:rPr>
            </w:pPr>
            <w:r w:rsidRPr="006D08CA">
              <w:rPr>
                <w:rFonts w:cs="Arial"/>
                <w:color w:val="000000"/>
                <w:sz w:val="22"/>
                <w:szCs w:val="22"/>
                <w:lang w:eastAsia="en-GB"/>
              </w:rPr>
              <w:t>GHG emissions savings</w:t>
            </w:r>
          </w:p>
        </w:tc>
        <w:tc>
          <w:tcPr>
            <w:tcW w:w="3264" w:type="dxa"/>
            <w:tcBorders>
              <w:top w:val="single" w:color="auto" w:sz="4" w:space="0"/>
              <w:left w:val="nil"/>
              <w:bottom w:val="single" w:color="auto" w:sz="4" w:space="0"/>
              <w:right w:val="single" w:color="auto" w:sz="4" w:space="0"/>
            </w:tcBorders>
            <w:shd w:val="clear" w:color="auto" w:fill="auto"/>
            <w:vAlign w:val="center"/>
            <w:hideMark/>
          </w:tcPr>
          <w:p w:rsidRPr="006D08CA" w:rsidR="00554C21" w:rsidP="001862D1" w:rsidRDefault="00554C21" w14:paraId="192F6946" w14:textId="680E5B9D">
            <w:pPr>
              <w:jc w:val="center"/>
              <w:rPr>
                <w:rFonts w:cs="Arial"/>
                <w:color w:val="000000"/>
                <w:sz w:val="22"/>
                <w:szCs w:val="22"/>
                <w:lang w:eastAsia="en-GB"/>
              </w:rPr>
            </w:pPr>
            <w:r w:rsidRPr="006D08CA">
              <w:rPr>
                <w:rFonts w:cs="Arial"/>
                <w:color w:val="000000" w:themeColor="text1"/>
                <w:sz w:val="22"/>
                <w:szCs w:val="22"/>
                <w:lang w:eastAsia="en-GB"/>
              </w:rPr>
              <w:t>Net impact on municipal recycling rate</w:t>
            </w:r>
          </w:p>
        </w:tc>
      </w:tr>
      <w:tr w:rsidRPr="006D08CA" w:rsidR="008841BE" w:rsidTr="00336B19" w14:paraId="2DD3F35D" w14:textId="77777777">
        <w:trPr>
          <w:trHeight w:val="125"/>
        </w:trPr>
        <w:tc>
          <w:tcPr>
            <w:tcW w:w="1413" w:type="dxa"/>
            <w:tcBorders>
              <w:top w:val="single" w:color="auto" w:sz="4" w:space="0"/>
              <w:left w:val="single" w:color="auto" w:sz="4" w:space="0"/>
              <w:bottom w:val="nil"/>
              <w:right w:val="single" w:color="auto" w:sz="4" w:space="0"/>
            </w:tcBorders>
            <w:shd w:val="clear" w:color="auto" w:fill="auto"/>
            <w:noWrap/>
            <w:vAlign w:val="center"/>
            <w:hideMark/>
          </w:tcPr>
          <w:p w:rsidRPr="006D08CA" w:rsidR="008841BE" w:rsidP="008841BE" w:rsidRDefault="008841BE" w14:paraId="38EFA786" w14:textId="77777777">
            <w:pPr>
              <w:jc w:val="center"/>
              <w:rPr>
                <w:rFonts w:cs="Arial"/>
                <w:b/>
                <w:bCs/>
                <w:sz w:val="22"/>
                <w:szCs w:val="22"/>
                <w:lang w:eastAsia="en-GB"/>
              </w:rPr>
            </w:pPr>
            <w:r w:rsidRPr="006D08CA">
              <w:rPr>
                <w:rFonts w:cs="Arial"/>
                <w:b/>
                <w:bCs/>
                <w:sz w:val="22"/>
                <w:szCs w:val="22"/>
                <w:lang w:eastAsia="en-GB"/>
              </w:rPr>
              <w:t>2024</w:t>
            </w:r>
          </w:p>
        </w:tc>
        <w:tc>
          <w:tcPr>
            <w:tcW w:w="2977" w:type="dxa"/>
            <w:tcBorders>
              <w:top w:val="single" w:color="auto" w:sz="4" w:space="0"/>
              <w:left w:val="nil"/>
              <w:bottom w:val="nil"/>
              <w:right w:val="nil"/>
            </w:tcBorders>
            <w:shd w:val="clear" w:color="auto" w:fill="auto"/>
            <w:noWrap/>
            <w:vAlign w:val="bottom"/>
            <w:hideMark/>
          </w:tcPr>
          <w:p w:rsidRPr="006D08CA" w:rsidR="008841BE" w:rsidP="008841BE" w:rsidRDefault="008841BE" w14:paraId="5CFA8DC1" w14:textId="32282133">
            <w:pPr>
              <w:jc w:val="center"/>
              <w:rPr>
                <w:rFonts w:cs="Arial"/>
                <w:sz w:val="22"/>
                <w:szCs w:val="22"/>
                <w:lang w:eastAsia="en-GB"/>
              </w:rPr>
            </w:pPr>
            <w:r>
              <w:rPr>
                <w:rFonts w:cs="Arial"/>
                <w:sz w:val="20"/>
                <w:szCs w:val="20"/>
              </w:rPr>
              <w:t>£</w:t>
            </w:r>
            <w:r w:rsidR="00FC779A">
              <w:rPr>
                <w:rFonts w:cs="Arial"/>
                <w:sz w:val="20"/>
                <w:szCs w:val="20"/>
              </w:rPr>
              <w:t>6</w:t>
            </w:r>
          </w:p>
        </w:tc>
        <w:tc>
          <w:tcPr>
            <w:tcW w:w="2126" w:type="dxa"/>
            <w:tcBorders>
              <w:top w:val="single" w:color="auto" w:sz="4" w:space="0"/>
              <w:left w:val="nil"/>
              <w:bottom w:val="nil"/>
              <w:right w:val="nil"/>
            </w:tcBorders>
            <w:shd w:val="clear" w:color="auto" w:fill="auto"/>
            <w:noWrap/>
            <w:vAlign w:val="bottom"/>
            <w:hideMark/>
          </w:tcPr>
          <w:p w:rsidRPr="006D08CA" w:rsidR="008841BE" w:rsidP="008841BE" w:rsidRDefault="008841BE" w14:paraId="131D094C" w14:textId="57C4BA46">
            <w:pPr>
              <w:jc w:val="center"/>
              <w:rPr>
                <w:rFonts w:cs="Arial"/>
                <w:color w:val="000000"/>
                <w:sz w:val="22"/>
                <w:szCs w:val="22"/>
                <w:lang w:eastAsia="en-GB"/>
              </w:rPr>
            </w:pPr>
            <w:r>
              <w:rPr>
                <w:rFonts w:cs="Arial"/>
                <w:color w:val="000000"/>
                <w:sz w:val="20"/>
                <w:szCs w:val="20"/>
              </w:rPr>
              <w:t>£0</w:t>
            </w:r>
          </w:p>
        </w:tc>
        <w:tc>
          <w:tcPr>
            <w:tcW w:w="3264" w:type="dxa"/>
            <w:tcBorders>
              <w:top w:val="single" w:color="auto" w:sz="4" w:space="0"/>
              <w:left w:val="nil"/>
              <w:bottom w:val="nil"/>
              <w:right w:val="single" w:color="auto" w:sz="4" w:space="0"/>
            </w:tcBorders>
            <w:shd w:val="clear" w:color="auto" w:fill="auto"/>
            <w:noWrap/>
            <w:vAlign w:val="bottom"/>
          </w:tcPr>
          <w:p w:rsidRPr="006D08CA" w:rsidR="008841BE" w:rsidP="008841BE" w:rsidRDefault="008841BE" w14:paraId="5BFA5677" w14:textId="312AFD80">
            <w:pPr>
              <w:jc w:val="center"/>
              <w:rPr>
                <w:rFonts w:cs="Arial"/>
                <w:sz w:val="22"/>
                <w:szCs w:val="22"/>
                <w:lang w:eastAsia="en-GB"/>
              </w:rPr>
            </w:pPr>
            <w:r w:rsidRPr="006D08CA">
              <w:rPr>
                <w:rFonts w:cs="Arial"/>
                <w:color w:val="000000"/>
                <w:sz w:val="22"/>
                <w:szCs w:val="22"/>
              </w:rPr>
              <w:t>0.</w:t>
            </w:r>
            <w:r>
              <w:rPr>
                <w:rFonts w:cs="Arial"/>
                <w:color w:val="000000"/>
                <w:sz w:val="22"/>
                <w:szCs w:val="22"/>
              </w:rPr>
              <w:t>0</w:t>
            </w:r>
            <w:r w:rsidRPr="006D08CA">
              <w:rPr>
                <w:rFonts w:cs="Arial"/>
                <w:color w:val="000000"/>
                <w:sz w:val="22"/>
                <w:szCs w:val="22"/>
              </w:rPr>
              <w:t>%</w:t>
            </w:r>
          </w:p>
        </w:tc>
      </w:tr>
      <w:tr w:rsidRPr="006D08CA" w:rsidR="008841BE" w:rsidTr="001862D1" w14:paraId="62719ACF"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372C1259" w14:textId="77777777">
            <w:pPr>
              <w:jc w:val="center"/>
              <w:rPr>
                <w:rFonts w:cs="Arial"/>
                <w:b/>
                <w:bCs/>
                <w:sz w:val="22"/>
                <w:szCs w:val="22"/>
                <w:lang w:eastAsia="en-GB"/>
              </w:rPr>
            </w:pPr>
            <w:r w:rsidRPr="006D08CA">
              <w:rPr>
                <w:rFonts w:cs="Arial"/>
                <w:b/>
                <w:bCs/>
                <w:sz w:val="22"/>
                <w:szCs w:val="22"/>
                <w:lang w:eastAsia="en-GB"/>
              </w:rPr>
              <w:t>2025</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30C8B8D3" w14:textId="488E7140">
            <w:pPr>
              <w:jc w:val="center"/>
              <w:rPr>
                <w:rFonts w:cs="Arial"/>
                <w:sz w:val="22"/>
                <w:szCs w:val="22"/>
                <w:lang w:eastAsia="en-GB"/>
              </w:rPr>
            </w:pPr>
            <w:r>
              <w:rPr>
                <w:rFonts w:cs="Arial"/>
                <w:sz w:val="20"/>
                <w:szCs w:val="20"/>
              </w:rPr>
              <w:t>£</w:t>
            </w:r>
            <w:r w:rsidR="00FC779A">
              <w:rPr>
                <w:rFonts w:cs="Arial"/>
                <w:sz w:val="20"/>
                <w:szCs w:val="20"/>
              </w:rPr>
              <w:t>5</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1F673DFD" w14:textId="48FAA8A9">
            <w:pPr>
              <w:jc w:val="center"/>
              <w:rPr>
                <w:rFonts w:cs="Arial"/>
                <w:color w:val="000000"/>
                <w:sz w:val="22"/>
                <w:szCs w:val="22"/>
                <w:lang w:eastAsia="en-GB"/>
              </w:rPr>
            </w:pPr>
            <w:r>
              <w:rPr>
                <w:rFonts w:cs="Arial"/>
                <w:color w:val="000000"/>
                <w:sz w:val="20"/>
                <w:szCs w:val="20"/>
              </w:rPr>
              <w:t>£350</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56C1C363" w14:textId="5325269F">
            <w:pPr>
              <w:jc w:val="center"/>
              <w:rPr>
                <w:rFonts w:cs="Arial"/>
                <w:sz w:val="22"/>
                <w:szCs w:val="22"/>
                <w:lang w:eastAsia="en-GB"/>
              </w:rPr>
            </w:pPr>
            <w:r w:rsidRPr="006D08CA">
              <w:rPr>
                <w:rFonts w:cs="Arial"/>
                <w:color w:val="000000"/>
                <w:sz w:val="22"/>
                <w:szCs w:val="22"/>
              </w:rPr>
              <w:t>8.</w:t>
            </w:r>
            <w:r>
              <w:rPr>
                <w:rFonts w:cs="Arial"/>
                <w:color w:val="000000"/>
                <w:sz w:val="22"/>
                <w:szCs w:val="22"/>
              </w:rPr>
              <w:t>1</w:t>
            </w:r>
            <w:r w:rsidRPr="006D08CA">
              <w:rPr>
                <w:rFonts w:cs="Arial"/>
                <w:color w:val="000000"/>
                <w:sz w:val="22"/>
                <w:szCs w:val="22"/>
              </w:rPr>
              <w:t>%</w:t>
            </w:r>
          </w:p>
        </w:tc>
      </w:tr>
      <w:tr w:rsidRPr="006D08CA" w:rsidR="008841BE" w:rsidTr="001862D1" w14:paraId="5020D1BC"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3B4CDBFA" w14:textId="77777777">
            <w:pPr>
              <w:jc w:val="center"/>
              <w:rPr>
                <w:rFonts w:cs="Arial"/>
                <w:b/>
                <w:bCs/>
                <w:sz w:val="22"/>
                <w:szCs w:val="22"/>
                <w:lang w:eastAsia="en-GB"/>
              </w:rPr>
            </w:pPr>
            <w:r w:rsidRPr="006D08CA">
              <w:rPr>
                <w:rFonts w:cs="Arial"/>
                <w:b/>
                <w:bCs/>
                <w:sz w:val="22"/>
                <w:szCs w:val="22"/>
                <w:lang w:eastAsia="en-GB"/>
              </w:rPr>
              <w:t>2026</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0E9FEB6D" w14:textId="534789B0">
            <w:pPr>
              <w:jc w:val="center"/>
              <w:rPr>
                <w:rFonts w:cs="Arial"/>
                <w:sz w:val="22"/>
                <w:szCs w:val="22"/>
                <w:lang w:eastAsia="en-GB"/>
              </w:rPr>
            </w:pPr>
            <w:r>
              <w:rPr>
                <w:rFonts w:cs="Arial"/>
                <w:sz w:val="20"/>
                <w:szCs w:val="20"/>
              </w:rPr>
              <w:t>£8</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281773C4" w14:textId="1558E202">
            <w:pPr>
              <w:jc w:val="center"/>
              <w:rPr>
                <w:rFonts w:cs="Arial"/>
                <w:color w:val="000000"/>
                <w:sz w:val="22"/>
                <w:szCs w:val="22"/>
                <w:lang w:eastAsia="en-GB"/>
              </w:rPr>
            </w:pPr>
            <w:r>
              <w:rPr>
                <w:rFonts w:cs="Arial"/>
                <w:color w:val="000000"/>
                <w:sz w:val="20"/>
                <w:szCs w:val="20"/>
              </w:rPr>
              <w:t>£53</w:t>
            </w:r>
            <w:r w:rsidR="005A0CDF">
              <w:rPr>
                <w:rFonts w:cs="Arial"/>
                <w:color w:val="000000"/>
                <w:sz w:val="20"/>
                <w:szCs w:val="20"/>
              </w:rPr>
              <w:t>3</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26C0DE67" w14:textId="6ECC36AA">
            <w:pPr>
              <w:jc w:val="center"/>
              <w:rPr>
                <w:rFonts w:cs="Arial"/>
                <w:sz w:val="22"/>
                <w:szCs w:val="22"/>
                <w:lang w:eastAsia="en-GB"/>
              </w:rPr>
            </w:pPr>
            <w:r w:rsidRPr="006D08CA">
              <w:rPr>
                <w:rFonts w:cs="Arial"/>
                <w:color w:val="000000"/>
                <w:sz w:val="22"/>
                <w:szCs w:val="22"/>
              </w:rPr>
              <w:t>8.</w:t>
            </w:r>
            <w:r>
              <w:rPr>
                <w:rFonts w:cs="Arial"/>
                <w:color w:val="000000"/>
                <w:sz w:val="22"/>
                <w:szCs w:val="22"/>
              </w:rPr>
              <w:t>6</w:t>
            </w:r>
            <w:r w:rsidRPr="006D08CA">
              <w:rPr>
                <w:rFonts w:cs="Arial"/>
                <w:color w:val="000000"/>
                <w:sz w:val="22"/>
                <w:szCs w:val="22"/>
              </w:rPr>
              <w:t>%</w:t>
            </w:r>
          </w:p>
        </w:tc>
      </w:tr>
      <w:tr w:rsidRPr="006D08CA" w:rsidR="008841BE" w:rsidTr="001862D1" w14:paraId="2F06F3F8"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161AFB9B" w14:textId="77777777">
            <w:pPr>
              <w:jc w:val="center"/>
              <w:rPr>
                <w:rFonts w:cs="Arial"/>
                <w:b/>
                <w:bCs/>
                <w:sz w:val="22"/>
                <w:szCs w:val="22"/>
                <w:lang w:eastAsia="en-GB"/>
              </w:rPr>
            </w:pPr>
            <w:r w:rsidRPr="006D08CA">
              <w:rPr>
                <w:rFonts w:cs="Arial"/>
                <w:b/>
                <w:bCs/>
                <w:sz w:val="22"/>
                <w:szCs w:val="22"/>
                <w:lang w:eastAsia="en-GB"/>
              </w:rPr>
              <w:t>2027</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243328C6" w14:textId="2B5A06E1">
            <w:pPr>
              <w:jc w:val="center"/>
              <w:rPr>
                <w:rFonts w:cs="Arial"/>
                <w:sz w:val="22"/>
                <w:szCs w:val="22"/>
                <w:lang w:eastAsia="en-GB"/>
              </w:rPr>
            </w:pPr>
            <w:r>
              <w:rPr>
                <w:rFonts w:cs="Arial"/>
                <w:sz w:val="20"/>
                <w:szCs w:val="20"/>
              </w:rPr>
              <w:t>£8</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59B007FF" w14:textId="57B8DF10">
            <w:pPr>
              <w:jc w:val="center"/>
              <w:rPr>
                <w:rFonts w:cs="Arial"/>
                <w:color w:val="000000"/>
                <w:sz w:val="22"/>
                <w:szCs w:val="22"/>
                <w:lang w:eastAsia="en-GB"/>
              </w:rPr>
            </w:pPr>
            <w:r>
              <w:rPr>
                <w:rFonts w:cs="Arial"/>
                <w:color w:val="000000"/>
                <w:sz w:val="20"/>
                <w:szCs w:val="20"/>
              </w:rPr>
              <w:t>£640</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512FBA32" w14:textId="6A52589A">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656A167C"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38CA48D6" w14:textId="77777777">
            <w:pPr>
              <w:jc w:val="center"/>
              <w:rPr>
                <w:rFonts w:cs="Arial"/>
                <w:b/>
                <w:bCs/>
                <w:sz w:val="22"/>
                <w:szCs w:val="22"/>
                <w:lang w:eastAsia="en-GB"/>
              </w:rPr>
            </w:pPr>
            <w:r w:rsidRPr="006D08CA">
              <w:rPr>
                <w:rFonts w:cs="Arial"/>
                <w:b/>
                <w:bCs/>
                <w:sz w:val="22"/>
                <w:szCs w:val="22"/>
                <w:lang w:eastAsia="en-GB"/>
              </w:rPr>
              <w:t>2028</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4359081E" w14:textId="741E0C72">
            <w:pPr>
              <w:jc w:val="center"/>
              <w:rPr>
                <w:rFonts w:cs="Arial"/>
                <w:sz w:val="22"/>
                <w:szCs w:val="22"/>
                <w:lang w:eastAsia="en-GB"/>
              </w:rPr>
            </w:pPr>
            <w:r>
              <w:rPr>
                <w:rFonts w:cs="Arial"/>
                <w:sz w:val="20"/>
                <w:szCs w:val="20"/>
              </w:rPr>
              <w:t>£7</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49994096" w14:textId="6CCA28E4">
            <w:pPr>
              <w:jc w:val="center"/>
              <w:rPr>
                <w:rFonts w:cs="Arial"/>
                <w:color w:val="000000"/>
                <w:sz w:val="22"/>
                <w:szCs w:val="22"/>
                <w:lang w:eastAsia="en-GB"/>
              </w:rPr>
            </w:pPr>
            <w:r>
              <w:rPr>
                <w:rFonts w:cs="Arial"/>
                <w:color w:val="000000"/>
                <w:sz w:val="20"/>
                <w:szCs w:val="20"/>
              </w:rPr>
              <w:t>£729</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174FA498" w14:textId="228FB4FB">
            <w:pPr>
              <w:jc w:val="center"/>
              <w:rPr>
                <w:rFonts w:cs="Arial"/>
                <w:sz w:val="22"/>
                <w:szCs w:val="22"/>
                <w:lang w:eastAsia="en-GB"/>
              </w:rPr>
            </w:pPr>
            <w:r>
              <w:rPr>
                <w:rFonts w:cs="Arial"/>
                <w:color w:val="000000"/>
                <w:sz w:val="22"/>
                <w:szCs w:val="22"/>
              </w:rPr>
              <w:t>8.8</w:t>
            </w:r>
            <w:r w:rsidRPr="006D08CA">
              <w:rPr>
                <w:rFonts w:cs="Arial"/>
                <w:color w:val="000000"/>
                <w:sz w:val="22"/>
                <w:szCs w:val="22"/>
              </w:rPr>
              <w:t>%</w:t>
            </w:r>
          </w:p>
        </w:tc>
      </w:tr>
      <w:tr w:rsidRPr="006D08CA" w:rsidR="008841BE" w:rsidTr="001862D1" w14:paraId="3BDD8486"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31ED86E3" w14:textId="77777777">
            <w:pPr>
              <w:jc w:val="center"/>
              <w:rPr>
                <w:rFonts w:cs="Arial"/>
                <w:b/>
                <w:bCs/>
                <w:sz w:val="22"/>
                <w:szCs w:val="22"/>
                <w:lang w:eastAsia="en-GB"/>
              </w:rPr>
            </w:pPr>
            <w:r w:rsidRPr="006D08CA">
              <w:rPr>
                <w:rFonts w:cs="Arial"/>
                <w:b/>
                <w:bCs/>
                <w:sz w:val="22"/>
                <w:szCs w:val="22"/>
                <w:lang w:eastAsia="en-GB"/>
              </w:rPr>
              <w:t>2029</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005C8544" w14:textId="7E1EC849">
            <w:pPr>
              <w:jc w:val="center"/>
              <w:rPr>
                <w:rFonts w:cs="Arial"/>
                <w:sz w:val="22"/>
                <w:szCs w:val="22"/>
                <w:lang w:eastAsia="en-GB"/>
              </w:rPr>
            </w:pPr>
            <w:r>
              <w:rPr>
                <w:rFonts w:cs="Arial"/>
                <w:sz w:val="20"/>
                <w:szCs w:val="20"/>
              </w:rPr>
              <w:t>£7</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78712A29" w14:textId="7D4FE019">
            <w:pPr>
              <w:jc w:val="center"/>
              <w:rPr>
                <w:rFonts w:cs="Arial"/>
                <w:color w:val="000000"/>
                <w:sz w:val="22"/>
                <w:szCs w:val="22"/>
                <w:lang w:eastAsia="en-GB"/>
              </w:rPr>
            </w:pPr>
            <w:r>
              <w:rPr>
                <w:rFonts w:cs="Arial"/>
                <w:color w:val="000000"/>
                <w:sz w:val="20"/>
                <w:szCs w:val="20"/>
              </w:rPr>
              <w:t>£806</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286B6A66" w14:textId="7C55164A">
            <w:pPr>
              <w:jc w:val="center"/>
              <w:rPr>
                <w:rFonts w:cs="Arial"/>
                <w:sz w:val="22"/>
                <w:szCs w:val="22"/>
                <w:lang w:eastAsia="en-GB"/>
              </w:rPr>
            </w:pPr>
            <w:r>
              <w:rPr>
                <w:rFonts w:cs="Arial"/>
                <w:color w:val="000000"/>
                <w:sz w:val="22"/>
                <w:szCs w:val="22"/>
              </w:rPr>
              <w:t>8.8</w:t>
            </w:r>
            <w:r w:rsidRPr="006D08CA">
              <w:rPr>
                <w:rFonts w:cs="Arial"/>
                <w:color w:val="000000"/>
                <w:sz w:val="22"/>
                <w:szCs w:val="22"/>
              </w:rPr>
              <w:t>%</w:t>
            </w:r>
          </w:p>
        </w:tc>
      </w:tr>
      <w:tr w:rsidRPr="006D08CA" w:rsidR="008841BE" w:rsidTr="001862D1" w14:paraId="1ABAE16E"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3C31EEBC" w14:textId="77777777">
            <w:pPr>
              <w:jc w:val="center"/>
              <w:rPr>
                <w:rFonts w:cs="Arial"/>
                <w:b/>
                <w:bCs/>
                <w:sz w:val="22"/>
                <w:szCs w:val="22"/>
                <w:lang w:eastAsia="en-GB"/>
              </w:rPr>
            </w:pPr>
            <w:r w:rsidRPr="006D08CA">
              <w:rPr>
                <w:rFonts w:cs="Arial"/>
                <w:b/>
                <w:bCs/>
                <w:sz w:val="22"/>
                <w:szCs w:val="22"/>
                <w:lang w:eastAsia="en-GB"/>
              </w:rPr>
              <w:t>2030</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62A064E8" w14:textId="674514C9">
            <w:pPr>
              <w:jc w:val="center"/>
              <w:rPr>
                <w:rFonts w:cs="Arial"/>
                <w:sz w:val="22"/>
                <w:szCs w:val="22"/>
                <w:lang w:eastAsia="en-GB"/>
              </w:rPr>
            </w:pPr>
            <w:r>
              <w:rPr>
                <w:rFonts w:cs="Arial"/>
                <w:sz w:val="20"/>
                <w:szCs w:val="20"/>
              </w:rPr>
              <w:t>£7</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3E4C047A" w14:textId="0DE3249F">
            <w:pPr>
              <w:jc w:val="center"/>
              <w:rPr>
                <w:rFonts w:cs="Arial"/>
                <w:color w:val="000000"/>
                <w:sz w:val="22"/>
                <w:szCs w:val="22"/>
                <w:lang w:eastAsia="en-GB"/>
              </w:rPr>
            </w:pPr>
            <w:r>
              <w:rPr>
                <w:rFonts w:cs="Arial"/>
                <w:color w:val="000000"/>
                <w:sz w:val="20"/>
                <w:szCs w:val="20"/>
              </w:rPr>
              <w:t>£87</w:t>
            </w:r>
            <w:r w:rsidR="005A0CDF">
              <w:rPr>
                <w:rFonts w:cs="Arial"/>
                <w:color w:val="000000"/>
                <w:sz w:val="20"/>
                <w:szCs w:val="20"/>
              </w:rPr>
              <w:t>6</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0554A141" w14:textId="61BF5262">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4263191C"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0E66EFE3" w14:textId="77777777">
            <w:pPr>
              <w:jc w:val="center"/>
              <w:rPr>
                <w:rFonts w:cs="Arial"/>
                <w:b/>
                <w:bCs/>
                <w:sz w:val="22"/>
                <w:szCs w:val="22"/>
                <w:lang w:eastAsia="en-GB"/>
              </w:rPr>
            </w:pPr>
            <w:r w:rsidRPr="006D08CA">
              <w:rPr>
                <w:rFonts w:cs="Arial"/>
                <w:b/>
                <w:bCs/>
                <w:sz w:val="22"/>
                <w:szCs w:val="22"/>
                <w:lang w:eastAsia="en-GB"/>
              </w:rPr>
              <w:t>2031</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1E0D906A" w14:textId="03C86E1E">
            <w:pPr>
              <w:jc w:val="center"/>
              <w:rPr>
                <w:rFonts w:cs="Arial"/>
                <w:sz w:val="22"/>
                <w:szCs w:val="22"/>
                <w:lang w:eastAsia="en-GB"/>
              </w:rPr>
            </w:pPr>
            <w:r>
              <w:rPr>
                <w:rFonts w:cs="Arial"/>
                <w:sz w:val="20"/>
                <w:szCs w:val="20"/>
              </w:rPr>
              <w:t>£6</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0969E7C9" w14:textId="5E009C96">
            <w:pPr>
              <w:jc w:val="center"/>
              <w:rPr>
                <w:rFonts w:cs="Arial"/>
                <w:color w:val="000000"/>
                <w:sz w:val="22"/>
                <w:szCs w:val="22"/>
                <w:lang w:eastAsia="en-GB"/>
              </w:rPr>
            </w:pPr>
            <w:r>
              <w:rPr>
                <w:rFonts w:cs="Arial"/>
                <w:color w:val="000000"/>
                <w:sz w:val="20"/>
                <w:szCs w:val="20"/>
              </w:rPr>
              <w:t>£93</w:t>
            </w:r>
            <w:r w:rsidR="00B80358">
              <w:rPr>
                <w:rFonts w:cs="Arial"/>
                <w:color w:val="000000"/>
                <w:sz w:val="20"/>
                <w:szCs w:val="20"/>
              </w:rPr>
              <w:t>8</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3EEDC31E" w14:textId="46BE6450">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1F576F46"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6EC71E63" w14:textId="77777777">
            <w:pPr>
              <w:jc w:val="center"/>
              <w:rPr>
                <w:rFonts w:cs="Arial"/>
                <w:b/>
                <w:bCs/>
                <w:sz w:val="22"/>
                <w:szCs w:val="22"/>
                <w:lang w:eastAsia="en-GB"/>
              </w:rPr>
            </w:pPr>
            <w:r w:rsidRPr="006D08CA">
              <w:rPr>
                <w:rFonts w:cs="Arial"/>
                <w:b/>
                <w:bCs/>
                <w:sz w:val="22"/>
                <w:szCs w:val="22"/>
                <w:lang w:eastAsia="en-GB"/>
              </w:rPr>
              <w:t>2032</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67E5A649" w14:textId="111B3B50">
            <w:pPr>
              <w:jc w:val="center"/>
              <w:rPr>
                <w:rFonts w:cs="Arial"/>
                <w:sz w:val="22"/>
                <w:szCs w:val="22"/>
                <w:lang w:eastAsia="en-GB"/>
              </w:rPr>
            </w:pPr>
            <w:r>
              <w:rPr>
                <w:rFonts w:cs="Arial"/>
                <w:sz w:val="20"/>
                <w:szCs w:val="20"/>
              </w:rPr>
              <w:t>£6</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70293521" w14:textId="67E72684">
            <w:pPr>
              <w:jc w:val="center"/>
              <w:rPr>
                <w:rFonts w:cs="Arial"/>
                <w:color w:val="000000"/>
                <w:sz w:val="22"/>
                <w:szCs w:val="22"/>
                <w:lang w:eastAsia="en-GB"/>
              </w:rPr>
            </w:pPr>
            <w:r>
              <w:rPr>
                <w:rFonts w:cs="Arial"/>
                <w:color w:val="000000"/>
                <w:sz w:val="20"/>
                <w:szCs w:val="20"/>
              </w:rPr>
              <w:t>£995</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77E8216E" w14:textId="29BD8419">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31512464"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7854A313" w14:textId="77777777">
            <w:pPr>
              <w:jc w:val="center"/>
              <w:rPr>
                <w:rFonts w:cs="Arial"/>
                <w:b/>
                <w:bCs/>
                <w:sz w:val="22"/>
                <w:szCs w:val="22"/>
                <w:lang w:eastAsia="en-GB"/>
              </w:rPr>
            </w:pPr>
            <w:r w:rsidRPr="006D08CA">
              <w:rPr>
                <w:rFonts w:cs="Arial"/>
                <w:b/>
                <w:bCs/>
                <w:sz w:val="22"/>
                <w:szCs w:val="22"/>
                <w:lang w:eastAsia="en-GB"/>
              </w:rPr>
              <w:t>2033</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6200F727" w14:textId="66818D5E">
            <w:pPr>
              <w:jc w:val="center"/>
              <w:rPr>
                <w:rFonts w:cs="Arial"/>
                <w:sz w:val="22"/>
                <w:szCs w:val="22"/>
                <w:lang w:eastAsia="en-GB"/>
              </w:rPr>
            </w:pPr>
            <w:r>
              <w:rPr>
                <w:rFonts w:cs="Arial"/>
                <w:sz w:val="20"/>
                <w:szCs w:val="20"/>
              </w:rPr>
              <w:t>£6</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5A1678B2" w14:textId="571B3D6D">
            <w:pPr>
              <w:jc w:val="center"/>
              <w:rPr>
                <w:rFonts w:cs="Arial"/>
                <w:color w:val="000000"/>
                <w:sz w:val="22"/>
                <w:szCs w:val="22"/>
                <w:lang w:eastAsia="en-GB"/>
              </w:rPr>
            </w:pPr>
            <w:r>
              <w:rPr>
                <w:rFonts w:cs="Arial"/>
                <w:color w:val="000000"/>
                <w:sz w:val="20"/>
                <w:szCs w:val="20"/>
              </w:rPr>
              <w:t>£1,049</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2B21233A" w14:textId="4B105B95">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39F81CA6"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10EDCC46" w14:textId="77777777">
            <w:pPr>
              <w:jc w:val="center"/>
              <w:rPr>
                <w:rFonts w:cs="Arial"/>
                <w:b/>
                <w:bCs/>
                <w:sz w:val="22"/>
                <w:szCs w:val="22"/>
                <w:lang w:eastAsia="en-GB"/>
              </w:rPr>
            </w:pPr>
            <w:r w:rsidRPr="006D08CA">
              <w:rPr>
                <w:rFonts w:cs="Arial"/>
                <w:b/>
                <w:bCs/>
                <w:sz w:val="22"/>
                <w:szCs w:val="22"/>
                <w:lang w:eastAsia="en-GB"/>
              </w:rPr>
              <w:t>2034</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0DC258E6" w14:textId="4D964CED">
            <w:pPr>
              <w:jc w:val="center"/>
              <w:rPr>
                <w:rFonts w:cs="Arial"/>
                <w:sz w:val="22"/>
                <w:szCs w:val="22"/>
                <w:lang w:eastAsia="en-GB"/>
              </w:rPr>
            </w:pPr>
            <w:r>
              <w:rPr>
                <w:rFonts w:cs="Arial"/>
                <w:sz w:val="20"/>
                <w:szCs w:val="20"/>
              </w:rPr>
              <w:t>£6</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73D91D42" w14:textId="58A4E7A2">
            <w:pPr>
              <w:jc w:val="center"/>
              <w:rPr>
                <w:rFonts w:cs="Arial"/>
                <w:color w:val="000000"/>
                <w:sz w:val="22"/>
                <w:szCs w:val="22"/>
                <w:lang w:eastAsia="en-GB"/>
              </w:rPr>
            </w:pPr>
            <w:r>
              <w:rPr>
                <w:rFonts w:cs="Arial"/>
                <w:color w:val="000000"/>
                <w:sz w:val="20"/>
                <w:szCs w:val="20"/>
              </w:rPr>
              <w:t>£1,100</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6B446589" w14:textId="49570EC3">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63DF9C42" w14:textId="77777777">
        <w:trPr>
          <w:trHeight w:val="125"/>
        </w:trPr>
        <w:tc>
          <w:tcPr>
            <w:tcW w:w="1413" w:type="dxa"/>
            <w:tcBorders>
              <w:top w:val="nil"/>
              <w:left w:val="single" w:color="auto" w:sz="4" w:space="0"/>
              <w:bottom w:val="nil"/>
              <w:right w:val="single" w:color="auto" w:sz="4" w:space="0"/>
            </w:tcBorders>
            <w:shd w:val="clear" w:color="auto" w:fill="auto"/>
            <w:noWrap/>
            <w:vAlign w:val="center"/>
            <w:hideMark/>
          </w:tcPr>
          <w:p w:rsidRPr="006D08CA" w:rsidR="008841BE" w:rsidP="008841BE" w:rsidRDefault="008841BE" w14:paraId="7E6FEB16" w14:textId="77777777">
            <w:pPr>
              <w:jc w:val="center"/>
              <w:rPr>
                <w:rFonts w:cs="Arial"/>
                <w:b/>
                <w:bCs/>
                <w:sz w:val="22"/>
                <w:szCs w:val="22"/>
                <w:lang w:eastAsia="en-GB"/>
              </w:rPr>
            </w:pPr>
            <w:r w:rsidRPr="006D08CA">
              <w:rPr>
                <w:rFonts w:cs="Arial"/>
                <w:b/>
                <w:bCs/>
                <w:sz w:val="22"/>
                <w:szCs w:val="22"/>
                <w:lang w:eastAsia="en-GB"/>
              </w:rPr>
              <w:t>2035</w:t>
            </w:r>
          </w:p>
        </w:tc>
        <w:tc>
          <w:tcPr>
            <w:tcW w:w="2977" w:type="dxa"/>
            <w:tcBorders>
              <w:top w:val="nil"/>
              <w:left w:val="nil"/>
              <w:bottom w:val="nil"/>
              <w:right w:val="nil"/>
            </w:tcBorders>
            <w:shd w:val="clear" w:color="auto" w:fill="auto"/>
            <w:noWrap/>
            <w:vAlign w:val="bottom"/>
            <w:hideMark/>
          </w:tcPr>
          <w:p w:rsidRPr="006D08CA" w:rsidR="008841BE" w:rsidP="008841BE" w:rsidRDefault="008841BE" w14:paraId="269AA294" w14:textId="2BDE31AC">
            <w:pPr>
              <w:jc w:val="center"/>
              <w:rPr>
                <w:rFonts w:cs="Arial"/>
                <w:sz w:val="22"/>
                <w:szCs w:val="22"/>
                <w:lang w:eastAsia="en-GB"/>
              </w:rPr>
            </w:pPr>
            <w:r>
              <w:rPr>
                <w:rFonts w:cs="Arial"/>
                <w:sz w:val="20"/>
                <w:szCs w:val="20"/>
              </w:rPr>
              <w:t>£6</w:t>
            </w:r>
          </w:p>
        </w:tc>
        <w:tc>
          <w:tcPr>
            <w:tcW w:w="2126" w:type="dxa"/>
            <w:tcBorders>
              <w:top w:val="nil"/>
              <w:left w:val="nil"/>
              <w:bottom w:val="nil"/>
              <w:right w:val="nil"/>
            </w:tcBorders>
            <w:shd w:val="clear" w:color="auto" w:fill="auto"/>
            <w:noWrap/>
            <w:vAlign w:val="bottom"/>
            <w:hideMark/>
          </w:tcPr>
          <w:p w:rsidRPr="006D08CA" w:rsidR="008841BE" w:rsidP="008841BE" w:rsidRDefault="008841BE" w14:paraId="155BDDB6" w14:textId="7C7B8F54">
            <w:pPr>
              <w:jc w:val="center"/>
              <w:rPr>
                <w:rFonts w:cs="Arial"/>
                <w:color w:val="000000"/>
                <w:sz w:val="22"/>
                <w:szCs w:val="22"/>
                <w:lang w:eastAsia="en-GB"/>
              </w:rPr>
            </w:pPr>
            <w:r>
              <w:rPr>
                <w:rFonts w:cs="Arial"/>
                <w:color w:val="000000"/>
                <w:sz w:val="20"/>
                <w:szCs w:val="20"/>
              </w:rPr>
              <w:t>£1,148</w:t>
            </w:r>
          </w:p>
        </w:tc>
        <w:tc>
          <w:tcPr>
            <w:tcW w:w="3264" w:type="dxa"/>
            <w:tcBorders>
              <w:top w:val="nil"/>
              <w:left w:val="nil"/>
              <w:bottom w:val="nil"/>
              <w:right w:val="single" w:color="auto" w:sz="4" w:space="0"/>
            </w:tcBorders>
            <w:shd w:val="clear" w:color="auto" w:fill="auto"/>
            <w:noWrap/>
            <w:vAlign w:val="bottom"/>
          </w:tcPr>
          <w:p w:rsidRPr="006D08CA" w:rsidR="008841BE" w:rsidP="008841BE" w:rsidRDefault="008841BE" w14:paraId="00554FB6" w14:textId="2B367B09">
            <w:pPr>
              <w:jc w:val="center"/>
              <w:rPr>
                <w:rFonts w:cs="Arial"/>
                <w:sz w:val="22"/>
                <w:szCs w:val="22"/>
                <w:lang w:eastAsia="en-GB"/>
              </w:rPr>
            </w:pPr>
            <w:r w:rsidRPr="006D08CA">
              <w:rPr>
                <w:rFonts w:cs="Arial"/>
                <w:color w:val="000000"/>
                <w:sz w:val="22"/>
                <w:szCs w:val="22"/>
              </w:rPr>
              <w:t>8.</w:t>
            </w:r>
            <w:r>
              <w:rPr>
                <w:rFonts w:cs="Arial"/>
                <w:color w:val="000000"/>
                <w:sz w:val="22"/>
                <w:szCs w:val="22"/>
              </w:rPr>
              <w:t>8</w:t>
            </w:r>
            <w:r w:rsidRPr="006D08CA">
              <w:rPr>
                <w:rFonts w:cs="Arial"/>
                <w:color w:val="000000"/>
                <w:sz w:val="22"/>
                <w:szCs w:val="22"/>
              </w:rPr>
              <w:t>%</w:t>
            </w:r>
          </w:p>
        </w:tc>
      </w:tr>
      <w:tr w:rsidRPr="006D08CA" w:rsidR="008841BE" w:rsidTr="001862D1" w14:paraId="4FA58B0D" w14:textId="77777777">
        <w:trPr>
          <w:trHeight w:val="109"/>
        </w:trPr>
        <w:tc>
          <w:tcPr>
            <w:tcW w:w="1413" w:type="dxa"/>
            <w:tcBorders>
              <w:top w:val="single" w:color="auto" w:sz="4" w:space="0"/>
              <w:left w:val="single" w:color="auto" w:sz="4" w:space="0"/>
              <w:bottom w:val="single" w:color="auto" w:sz="4" w:space="0"/>
              <w:right w:val="nil"/>
            </w:tcBorders>
            <w:shd w:val="clear" w:color="auto" w:fill="auto"/>
            <w:noWrap/>
            <w:vAlign w:val="center"/>
            <w:hideMark/>
          </w:tcPr>
          <w:p w:rsidRPr="006D08CA" w:rsidR="008841BE" w:rsidP="008841BE" w:rsidRDefault="008841BE" w14:paraId="147A7117" w14:textId="77777777">
            <w:pPr>
              <w:jc w:val="center"/>
              <w:rPr>
                <w:rFonts w:cs="Arial"/>
                <w:sz w:val="22"/>
                <w:szCs w:val="22"/>
                <w:lang w:eastAsia="en-GB"/>
              </w:rPr>
            </w:pPr>
          </w:p>
        </w:tc>
        <w:tc>
          <w:tcPr>
            <w:tcW w:w="2977" w:type="dxa"/>
            <w:tcBorders>
              <w:top w:val="single" w:color="auto" w:sz="4" w:space="0"/>
              <w:left w:val="single" w:color="auto" w:sz="4" w:space="0"/>
              <w:bottom w:val="single" w:color="auto" w:sz="4" w:space="0"/>
              <w:right w:val="nil"/>
            </w:tcBorders>
            <w:shd w:val="clear" w:color="auto" w:fill="auto"/>
            <w:noWrap/>
            <w:vAlign w:val="bottom"/>
            <w:hideMark/>
          </w:tcPr>
          <w:p w:rsidRPr="006D08CA" w:rsidR="008841BE" w:rsidP="008841BE" w:rsidRDefault="008841BE" w14:paraId="38512A71" w14:textId="1B9B8848">
            <w:pPr>
              <w:jc w:val="center"/>
              <w:rPr>
                <w:rFonts w:cs="Arial"/>
                <w:b/>
                <w:bCs/>
                <w:sz w:val="22"/>
                <w:szCs w:val="22"/>
                <w:lang w:eastAsia="en-GB"/>
              </w:rPr>
            </w:pPr>
            <w:r>
              <w:rPr>
                <w:rFonts w:cs="Arial"/>
                <w:b/>
                <w:bCs/>
                <w:sz w:val="20"/>
                <w:szCs w:val="20"/>
              </w:rPr>
              <w:t>£7</w:t>
            </w:r>
            <w:r w:rsidR="00FC779A">
              <w:rPr>
                <w:rFonts w:cs="Arial"/>
                <w:b/>
                <w:bCs/>
                <w:sz w:val="20"/>
                <w:szCs w:val="20"/>
              </w:rPr>
              <w:t>8</w:t>
            </w:r>
          </w:p>
        </w:tc>
        <w:tc>
          <w:tcPr>
            <w:tcW w:w="2126" w:type="dxa"/>
            <w:tcBorders>
              <w:top w:val="single" w:color="auto" w:sz="4" w:space="0"/>
              <w:left w:val="nil"/>
              <w:bottom w:val="single" w:color="auto" w:sz="4" w:space="0"/>
              <w:right w:val="nil"/>
            </w:tcBorders>
            <w:shd w:val="clear" w:color="auto" w:fill="auto"/>
            <w:noWrap/>
            <w:vAlign w:val="bottom"/>
            <w:hideMark/>
          </w:tcPr>
          <w:p w:rsidRPr="006D08CA" w:rsidR="008841BE" w:rsidP="008841BE" w:rsidRDefault="008841BE" w14:paraId="1CD5F58A" w14:textId="58840281">
            <w:pPr>
              <w:jc w:val="center"/>
              <w:rPr>
                <w:rFonts w:cs="Arial"/>
                <w:b/>
                <w:bCs/>
                <w:sz w:val="22"/>
                <w:szCs w:val="22"/>
                <w:lang w:eastAsia="en-GB"/>
              </w:rPr>
            </w:pPr>
            <w:r>
              <w:rPr>
                <w:rFonts w:cs="Arial"/>
                <w:b/>
                <w:bCs/>
                <w:sz w:val="20"/>
                <w:szCs w:val="20"/>
              </w:rPr>
              <w:t>£9,16</w:t>
            </w:r>
            <w:r w:rsidR="005A0CDF">
              <w:rPr>
                <w:rFonts w:cs="Arial"/>
                <w:b/>
                <w:bCs/>
                <w:sz w:val="20"/>
                <w:szCs w:val="20"/>
              </w:rPr>
              <w:t>5</w:t>
            </w:r>
          </w:p>
        </w:tc>
        <w:tc>
          <w:tcPr>
            <w:tcW w:w="3264" w:type="dxa"/>
            <w:tcBorders>
              <w:top w:val="single" w:color="auto" w:sz="4" w:space="0"/>
              <w:left w:val="nil"/>
              <w:bottom w:val="single" w:color="auto" w:sz="4" w:space="0"/>
              <w:right w:val="single" w:color="auto" w:sz="4" w:space="0"/>
            </w:tcBorders>
            <w:shd w:val="clear" w:color="auto" w:fill="auto"/>
            <w:noWrap/>
            <w:vAlign w:val="bottom"/>
            <w:hideMark/>
          </w:tcPr>
          <w:p w:rsidRPr="006D08CA" w:rsidR="008841BE" w:rsidP="008841BE" w:rsidRDefault="00C64C9D" w14:paraId="5739635B" w14:textId="61B3C011">
            <w:pPr>
              <w:jc w:val="center"/>
              <w:rPr>
                <w:rFonts w:cs="Arial"/>
                <w:b/>
                <w:bCs/>
                <w:sz w:val="22"/>
                <w:szCs w:val="22"/>
                <w:lang w:eastAsia="en-GB"/>
              </w:rPr>
            </w:pPr>
            <w:r>
              <w:rPr>
                <w:rFonts w:cs="Arial"/>
                <w:b/>
                <w:bCs/>
                <w:sz w:val="22"/>
                <w:szCs w:val="22"/>
              </w:rPr>
              <w:t>-</w:t>
            </w:r>
            <w:r w:rsidRPr="006D08CA" w:rsidR="008841BE">
              <w:rPr>
                <w:rFonts w:cs="Arial"/>
                <w:b/>
                <w:bCs/>
                <w:sz w:val="22"/>
                <w:szCs w:val="22"/>
              </w:rPr>
              <w:t> </w:t>
            </w:r>
          </w:p>
        </w:tc>
      </w:tr>
    </w:tbl>
    <w:p w:rsidR="00554C21" w:rsidP="00554C21" w:rsidRDefault="00554C21" w14:paraId="1CD44844" w14:textId="32AB5CB8">
      <w:pPr>
        <w:spacing w:line="257" w:lineRule="auto"/>
        <w:jc w:val="both"/>
        <w:rPr>
          <w:rFonts w:cs="Arial"/>
          <w:bCs/>
          <w:sz w:val="22"/>
          <w:szCs w:val="22"/>
        </w:rPr>
      </w:pPr>
      <w:r w:rsidRPr="00451F33">
        <w:rPr>
          <w:rFonts w:cs="Arial"/>
          <w:bCs/>
          <w:sz w:val="22"/>
          <w:szCs w:val="22"/>
        </w:rPr>
        <w:t>Source: Defra</w:t>
      </w:r>
      <w:r w:rsidR="00641A00">
        <w:rPr>
          <w:rFonts w:cs="Arial"/>
          <w:bCs/>
          <w:sz w:val="22"/>
          <w:szCs w:val="22"/>
        </w:rPr>
        <w:t>’s</w:t>
      </w:r>
      <w:r w:rsidRPr="00451F33">
        <w:rPr>
          <w:rFonts w:cs="Arial"/>
          <w:bCs/>
          <w:sz w:val="22"/>
          <w:szCs w:val="22"/>
        </w:rPr>
        <w:t xml:space="preserve"> analysis </w:t>
      </w:r>
    </w:p>
    <w:p w:rsidRPr="00451F33" w:rsidR="00641A00" w:rsidP="00554C21" w:rsidRDefault="00641A00" w14:paraId="7310CA4B" w14:textId="77777777">
      <w:pPr>
        <w:spacing w:line="257" w:lineRule="auto"/>
        <w:jc w:val="both"/>
        <w:rPr>
          <w:rFonts w:cs="Arial"/>
          <w:bCs/>
          <w:sz w:val="22"/>
          <w:szCs w:val="22"/>
        </w:rPr>
      </w:pPr>
    </w:p>
    <w:p w:rsidR="00AC7B1C" w:rsidP="001D739B" w:rsidRDefault="00554C21" w14:paraId="354B9C93" w14:textId="32291B16">
      <w:pPr>
        <w:spacing w:line="257" w:lineRule="auto"/>
        <w:jc w:val="both"/>
        <w:rPr>
          <w:rFonts w:eastAsia="Arial" w:cs="Arial"/>
        </w:rPr>
      </w:pPr>
      <w:bookmarkStart w:name="_Hlk93258622" w:id="116"/>
      <w:r w:rsidRPr="00451F33">
        <w:rPr>
          <w:rFonts w:cs="Arial"/>
          <w:bCs/>
        </w:rPr>
        <w:t xml:space="preserve">Table </w:t>
      </w:r>
      <w:r>
        <w:rPr>
          <w:rFonts w:cs="Arial"/>
          <w:bCs/>
        </w:rPr>
        <w:t>2</w:t>
      </w:r>
      <w:r w:rsidR="006D08CA">
        <w:rPr>
          <w:rFonts w:cs="Arial"/>
          <w:bCs/>
        </w:rPr>
        <w:t>6</w:t>
      </w:r>
      <w:r w:rsidRPr="00451F33">
        <w:rPr>
          <w:rFonts w:cs="Arial"/>
          <w:bCs/>
        </w:rPr>
        <w:t xml:space="preserve"> shows the net municipal costs and benefits associated with implementing Option 3M. This option has the highest NPV of £6.</w:t>
      </w:r>
      <w:r w:rsidR="00E842C0">
        <w:rPr>
          <w:rFonts w:cs="Arial"/>
          <w:bCs/>
        </w:rPr>
        <w:t>7</w:t>
      </w:r>
      <w:r w:rsidRPr="00451F33">
        <w:rPr>
          <w:rFonts w:cs="Arial"/>
          <w:bCs/>
        </w:rPr>
        <w:t>bn (out of all options presented in this impact assessment). Option 3M</w:t>
      </w:r>
      <w:r w:rsidRPr="00451F33">
        <w:rPr>
          <w:rFonts w:cs="Arial"/>
        </w:rPr>
        <w:t xml:space="preserve"> demonstrates that allowing </w:t>
      </w:r>
      <w:r w:rsidR="00D97548">
        <w:rPr>
          <w:rFonts w:cs="Arial"/>
        </w:rPr>
        <w:t>local auth</w:t>
      </w:r>
      <w:r w:rsidRPr="00451F33">
        <w:rPr>
          <w:rFonts w:cs="Arial"/>
        </w:rPr>
        <w:t>orities to charge for garden waste collections delivers a better economic value compared to a free collection (i.e.</w:t>
      </w:r>
      <w:r>
        <w:rPr>
          <w:rFonts w:cs="Arial"/>
        </w:rPr>
        <w:t>,</w:t>
      </w:r>
      <w:r w:rsidRPr="00451F33">
        <w:rPr>
          <w:rFonts w:cs="Arial"/>
        </w:rPr>
        <w:t xml:space="preserve"> Option 1hh). Furthermore, it avoids additional net costs to the NHM sector by exempting micro firms from the new requirements (i.e.</w:t>
      </w:r>
      <w:r>
        <w:rPr>
          <w:rFonts w:cs="Arial"/>
        </w:rPr>
        <w:t>,</w:t>
      </w:r>
      <w:r w:rsidRPr="00451F33">
        <w:rPr>
          <w:rFonts w:cs="Arial"/>
        </w:rPr>
        <w:t xml:space="preserve"> Option 1nhm). </w:t>
      </w:r>
      <w:bookmarkEnd w:id="116"/>
    </w:p>
    <w:p w:rsidR="00C20AB4" w:rsidP="00554C21" w:rsidRDefault="00C20AB4" w14:paraId="4153CCBD" w14:textId="77777777">
      <w:pPr>
        <w:spacing w:after="160" w:line="259" w:lineRule="auto"/>
        <w:jc w:val="both"/>
        <w:rPr>
          <w:rFonts w:eastAsia="Arial" w:cs="Arial"/>
          <w:b/>
        </w:rPr>
      </w:pPr>
    </w:p>
    <w:p w:rsidR="00C20AB4" w:rsidP="00554C21" w:rsidRDefault="00C20AB4" w14:paraId="6F4107FC" w14:textId="77777777">
      <w:pPr>
        <w:spacing w:after="160" w:line="259" w:lineRule="auto"/>
        <w:jc w:val="both"/>
        <w:rPr>
          <w:rFonts w:eastAsia="Arial" w:cs="Arial"/>
          <w:b/>
        </w:rPr>
      </w:pPr>
    </w:p>
    <w:p w:rsidR="00C20AB4" w:rsidP="00554C21" w:rsidRDefault="00C20AB4" w14:paraId="1767944C" w14:textId="77777777">
      <w:pPr>
        <w:spacing w:after="160" w:line="259" w:lineRule="auto"/>
        <w:jc w:val="both"/>
        <w:rPr>
          <w:rFonts w:eastAsia="Arial" w:cs="Arial"/>
          <w:b/>
        </w:rPr>
      </w:pPr>
    </w:p>
    <w:p w:rsidR="00C20AB4" w:rsidP="00554C21" w:rsidRDefault="00C20AB4" w14:paraId="4D193269" w14:textId="77777777">
      <w:pPr>
        <w:spacing w:after="160" w:line="259" w:lineRule="auto"/>
        <w:jc w:val="both"/>
        <w:rPr>
          <w:rFonts w:eastAsia="Arial" w:cs="Arial"/>
          <w:b/>
        </w:rPr>
      </w:pPr>
    </w:p>
    <w:p w:rsidR="00C20AB4" w:rsidP="00554C21" w:rsidRDefault="00C20AB4" w14:paraId="24732C10" w14:textId="77777777">
      <w:pPr>
        <w:spacing w:after="160" w:line="259" w:lineRule="auto"/>
        <w:jc w:val="both"/>
        <w:rPr>
          <w:rFonts w:eastAsia="Arial" w:cs="Arial"/>
          <w:b/>
        </w:rPr>
      </w:pPr>
    </w:p>
    <w:p w:rsidR="00C20AB4" w:rsidP="00554C21" w:rsidRDefault="00C20AB4" w14:paraId="2C524E95" w14:textId="77777777">
      <w:pPr>
        <w:spacing w:after="160" w:line="259" w:lineRule="auto"/>
        <w:jc w:val="both"/>
        <w:rPr>
          <w:rFonts w:eastAsia="Arial" w:cs="Arial"/>
          <w:b/>
        </w:rPr>
      </w:pPr>
    </w:p>
    <w:p w:rsidR="00C20AB4" w:rsidP="00554C21" w:rsidRDefault="00C20AB4" w14:paraId="71E8123F" w14:textId="77777777">
      <w:pPr>
        <w:spacing w:after="160" w:line="259" w:lineRule="auto"/>
        <w:jc w:val="both"/>
        <w:rPr>
          <w:rFonts w:eastAsia="Arial" w:cs="Arial"/>
          <w:b/>
        </w:rPr>
      </w:pPr>
    </w:p>
    <w:p w:rsidR="00C20AB4" w:rsidP="00554C21" w:rsidRDefault="00C20AB4" w14:paraId="76F99011" w14:textId="77777777">
      <w:pPr>
        <w:spacing w:after="160" w:line="259" w:lineRule="auto"/>
        <w:jc w:val="both"/>
        <w:rPr>
          <w:rFonts w:eastAsia="Arial" w:cs="Arial"/>
          <w:b/>
        </w:rPr>
      </w:pPr>
    </w:p>
    <w:p w:rsidR="00C20AB4" w:rsidP="00554C21" w:rsidRDefault="00C20AB4" w14:paraId="59243777" w14:textId="77777777">
      <w:pPr>
        <w:spacing w:after="160" w:line="259" w:lineRule="auto"/>
        <w:jc w:val="both"/>
        <w:rPr>
          <w:rFonts w:eastAsia="Arial" w:cs="Arial"/>
          <w:b/>
        </w:rPr>
      </w:pPr>
    </w:p>
    <w:p w:rsidR="00C20AB4" w:rsidP="00554C21" w:rsidRDefault="00C20AB4" w14:paraId="47D453B8" w14:textId="77777777">
      <w:pPr>
        <w:spacing w:after="160" w:line="259" w:lineRule="auto"/>
        <w:jc w:val="both"/>
        <w:rPr>
          <w:rFonts w:eastAsia="Arial" w:cs="Arial"/>
          <w:b/>
        </w:rPr>
      </w:pPr>
    </w:p>
    <w:p w:rsidR="00C20AB4" w:rsidP="00554C21" w:rsidRDefault="00C20AB4" w14:paraId="0AB56AF3" w14:textId="77777777">
      <w:pPr>
        <w:spacing w:after="160" w:line="259" w:lineRule="auto"/>
        <w:jc w:val="both"/>
        <w:rPr>
          <w:rFonts w:eastAsia="Arial" w:cs="Arial"/>
          <w:b/>
        </w:rPr>
      </w:pPr>
    </w:p>
    <w:p w:rsidR="00C20AB4" w:rsidP="00554C21" w:rsidRDefault="00C20AB4" w14:paraId="36E9FF4A" w14:textId="77777777">
      <w:pPr>
        <w:spacing w:after="160" w:line="259" w:lineRule="auto"/>
        <w:jc w:val="both"/>
        <w:rPr>
          <w:rFonts w:eastAsia="Arial" w:cs="Arial"/>
          <w:b/>
        </w:rPr>
      </w:pPr>
    </w:p>
    <w:p w:rsidR="00C20AB4" w:rsidP="00554C21" w:rsidRDefault="00C20AB4" w14:paraId="216E26C2" w14:textId="77777777">
      <w:pPr>
        <w:spacing w:after="160" w:line="259" w:lineRule="auto"/>
        <w:jc w:val="both"/>
        <w:rPr>
          <w:rFonts w:eastAsia="Arial" w:cs="Arial"/>
          <w:b/>
        </w:rPr>
      </w:pPr>
    </w:p>
    <w:p w:rsidR="00C20AB4" w:rsidP="00554C21" w:rsidRDefault="00C20AB4" w14:paraId="1C7597A7" w14:textId="77777777">
      <w:pPr>
        <w:spacing w:after="160" w:line="259" w:lineRule="auto"/>
        <w:jc w:val="both"/>
        <w:rPr>
          <w:rFonts w:eastAsia="Arial" w:cs="Arial"/>
          <w:b/>
        </w:rPr>
      </w:pPr>
    </w:p>
    <w:p w:rsidR="00C20AB4" w:rsidP="00554C21" w:rsidRDefault="00C20AB4" w14:paraId="67700D3A" w14:textId="77777777">
      <w:pPr>
        <w:spacing w:after="160" w:line="259" w:lineRule="auto"/>
        <w:jc w:val="both"/>
        <w:rPr>
          <w:rFonts w:eastAsia="Arial" w:cs="Arial"/>
          <w:b/>
        </w:rPr>
      </w:pPr>
    </w:p>
    <w:p w:rsidRPr="006D08CA" w:rsidR="00554C21" w:rsidP="00554C21" w:rsidRDefault="00554C21" w14:paraId="6FB0296E" w14:textId="6647B177">
      <w:pPr>
        <w:spacing w:after="160" w:line="259" w:lineRule="auto"/>
        <w:jc w:val="both"/>
        <w:rPr>
          <w:rFonts w:eastAsia="Arial" w:cs="Arial"/>
          <w:b/>
        </w:rPr>
      </w:pPr>
      <w:r w:rsidRPr="006D08CA">
        <w:rPr>
          <w:rFonts w:eastAsia="Arial" w:cs="Arial"/>
          <w:b/>
        </w:rPr>
        <w:t>Table 2</w:t>
      </w:r>
      <w:r w:rsidRPr="006D08CA" w:rsidR="006D08CA">
        <w:rPr>
          <w:rFonts w:eastAsia="Arial" w:cs="Arial"/>
          <w:b/>
        </w:rPr>
        <w:t>6</w:t>
      </w:r>
      <w:r w:rsidRPr="006D08CA">
        <w:rPr>
          <w:rFonts w:eastAsia="Arial" w:cs="Arial"/>
          <w:b/>
        </w:rPr>
        <w:t>: Modelled net costs and benefits of municipal Option 3M, £ millions, 202</w:t>
      </w:r>
      <w:r w:rsidR="007C40F7">
        <w:rPr>
          <w:rFonts w:eastAsia="Arial" w:cs="Arial"/>
          <w:b/>
        </w:rPr>
        <w:t>4</w:t>
      </w:r>
      <w:r w:rsidRPr="006D08CA">
        <w:rPr>
          <w:rFonts w:eastAsia="Arial" w:cs="Arial"/>
          <w:b/>
        </w:rPr>
        <w:t xml:space="preserve"> to 2035 </w:t>
      </w:r>
    </w:p>
    <w:tbl>
      <w:tblPr>
        <w:tblW w:w="11497" w:type="dxa"/>
        <w:jc w:val="center"/>
        <w:tblLayout w:type="fixed"/>
        <w:tblLook w:val="04A0" w:firstRow="1" w:lastRow="0" w:firstColumn="1" w:lastColumn="0" w:noHBand="0" w:noVBand="1"/>
      </w:tblPr>
      <w:tblGrid>
        <w:gridCol w:w="704"/>
        <w:gridCol w:w="992"/>
        <w:gridCol w:w="1418"/>
        <w:gridCol w:w="992"/>
        <w:gridCol w:w="1418"/>
        <w:gridCol w:w="1417"/>
        <w:gridCol w:w="1276"/>
        <w:gridCol w:w="992"/>
        <w:gridCol w:w="284"/>
        <w:gridCol w:w="992"/>
        <w:gridCol w:w="1012"/>
      </w:tblGrid>
      <w:tr w:rsidRPr="00E77428" w:rsidR="00C8230B" w:rsidTr="0061377B" w14:paraId="55B5EE2F" w14:textId="77777777">
        <w:trPr>
          <w:trHeight w:val="277"/>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C8230B" w:rsidP="00515D07" w:rsidRDefault="00C8230B" w14:paraId="154C10A7" w14:textId="77777777">
            <w:pPr>
              <w:rPr>
                <w:rFonts w:cs="Arial"/>
                <w:color w:val="000000"/>
                <w:sz w:val="20"/>
                <w:szCs w:val="20"/>
                <w:lang w:eastAsia="en-GB"/>
              </w:rPr>
            </w:pPr>
            <w:r w:rsidRPr="00E77428">
              <w:rPr>
                <w:rFonts w:cs="Arial"/>
                <w:color w:val="000000"/>
                <w:sz w:val="20"/>
                <w:szCs w:val="20"/>
                <w:lang w:eastAsia="en-GB"/>
              </w:rPr>
              <w:t> </w:t>
            </w:r>
          </w:p>
        </w:tc>
        <w:tc>
          <w:tcPr>
            <w:tcW w:w="3402" w:type="dxa"/>
            <w:gridSpan w:val="3"/>
            <w:tcBorders>
              <w:top w:val="single" w:color="auto" w:sz="4" w:space="0"/>
              <w:left w:val="single" w:color="auto" w:sz="4" w:space="0"/>
              <w:bottom w:val="single" w:color="auto" w:sz="4" w:space="0"/>
              <w:right w:val="single" w:color="000000" w:themeColor="text1" w:sz="4" w:space="0"/>
            </w:tcBorders>
            <w:shd w:val="clear" w:color="auto" w:fill="auto"/>
            <w:noWrap/>
            <w:vAlign w:val="center"/>
            <w:hideMark/>
          </w:tcPr>
          <w:p w:rsidRPr="00E77428" w:rsidR="00C8230B" w:rsidP="00515D07" w:rsidRDefault="00C8230B" w14:paraId="276B14E9" w14:textId="77777777">
            <w:pPr>
              <w:jc w:val="center"/>
              <w:rPr>
                <w:rFonts w:cs="Arial"/>
                <w:color w:val="000000"/>
                <w:sz w:val="20"/>
                <w:szCs w:val="20"/>
                <w:lang w:eastAsia="en-GB"/>
              </w:rPr>
            </w:pPr>
            <w:r w:rsidRPr="00E77428">
              <w:rPr>
                <w:rFonts w:cs="Arial"/>
                <w:color w:val="000000"/>
                <w:sz w:val="20"/>
                <w:szCs w:val="20"/>
                <w:lang w:eastAsia="en-GB"/>
              </w:rPr>
              <w:t>Benefits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5387" w:type="dxa"/>
            <w:gridSpan w:val="5"/>
            <w:tcBorders>
              <w:top w:val="single" w:color="auto" w:sz="4" w:space="0"/>
              <w:left w:val="single" w:color="auto" w:sz="4" w:space="0"/>
              <w:bottom w:val="single" w:color="auto" w:sz="4" w:space="0"/>
              <w:right w:val="single" w:color="000000" w:themeColor="text1" w:sz="4" w:space="0"/>
            </w:tcBorders>
            <w:shd w:val="clear" w:color="auto" w:fill="auto"/>
            <w:vAlign w:val="center"/>
          </w:tcPr>
          <w:p w:rsidRPr="00E77428" w:rsidR="00C8230B" w:rsidP="00515D07" w:rsidRDefault="00C8230B" w14:paraId="63446F98" w14:textId="44B323A4">
            <w:pPr>
              <w:jc w:val="center"/>
              <w:rPr>
                <w:rFonts w:cs="Arial"/>
                <w:color w:val="000000"/>
                <w:sz w:val="20"/>
                <w:szCs w:val="20"/>
                <w:lang w:eastAsia="en-GB"/>
              </w:rPr>
            </w:pPr>
            <w:r w:rsidRPr="00E77428">
              <w:rPr>
                <w:rFonts w:cs="Arial"/>
                <w:color w:val="000000"/>
                <w:sz w:val="20"/>
                <w:szCs w:val="20"/>
                <w:lang w:eastAsia="en-GB"/>
              </w:rPr>
              <w:t>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992" w:type="dxa"/>
            <w:vMerge w:val="restart"/>
            <w:tcBorders>
              <w:top w:val="single" w:color="auto" w:sz="4" w:space="0"/>
              <w:left w:val="single" w:color="auto" w:sz="4" w:space="0"/>
              <w:bottom w:val="single" w:color="000000" w:themeColor="text1" w:sz="4" w:space="0"/>
              <w:right w:val="single" w:color="auto" w:sz="4" w:space="0"/>
            </w:tcBorders>
            <w:shd w:val="clear" w:color="auto" w:fill="auto"/>
            <w:vAlign w:val="center"/>
            <w:hideMark/>
          </w:tcPr>
          <w:p w:rsidRPr="00E77428" w:rsidR="00C8230B" w:rsidP="00515D07" w:rsidRDefault="00C8230B" w14:paraId="5379F7CE" w14:textId="77777777">
            <w:pPr>
              <w:rPr>
                <w:rFonts w:cs="Arial"/>
                <w:b/>
                <w:bCs/>
                <w:color w:val="000000"/>
                <w:sz w:val="20"/>
                <w:szCs w:val="20"/>
                <w:lang w:eastAsia="en-GB"/>
              </w:rPr>
            </w:pPr>
            <w:r w:rsidRPr="00E77428">
              <w:rPr>
                <w:rFonts w:cs="Arial"/>
                <w:b/>
                <w:bCs/>
                <w:color w:val="000000"/>
                <w:sz w:val="20"/>
                <w:szCs w:val="20"/>
                <w:lang w:eastAsia="en-GB"/>
              </w:rPr>
              <w:t>Total net costs (-) / savings (+)</w:t>
            </w:r>
          </w:p>
        </w:tc>
        <w:tc>
          <w:tcPr>
            <w:tcW w:w="1012"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E77428" w:rsidR="00C8230B" w:rsidP="00515D07" w:rsidRDefault="00C8230B" w14:paraId="09246EA9" w14:textId="77777777">
            <w:pPr>
              <w:rPr>
                <w:rFonts w:cs="Arial"/>
                <w:b/>
                <w:bCs/>
                <w:color w:val="000000"/>
                <w:sz w:val="20"/>
                <w:szCs w:val="20"/>
                <w:lang w:eastAsia="en-GB"/>
              </w:rPr>
            </w:pPr>
            <w:r w:rsidRPr="00E77428">
              <w:rPr>
                <w:rFonts w:cs="Arial"/>
                <w:b/>
                <w:bCs/>
                <w:color w:val="000000"/>
                <w:sz w:val="20"/>
                <w:szCs w:val="20"/>
                <w:lang w:eastAsia="en-GB"/>
              </w:rPr>
              <w:t>Net present value costs (-) / savings (+)</w:t>
            </w:r>
          </w:p>
        </w:tc>
      </w:tr>
      <w:tr w:rsidRPr="00E77428" w:rsidR="0061377B" w:rsidTr="0061377B" w14:paraId="1ECA91C5" w14:textId="77777777">
        <w:trPr>
          <w:trHeight w:val="875"/>
          <w:jc w:val="center"/>
        </w:trPr>
        <w:tc>
          <w:tcPr>
            <w:tcW w:w="704" w:type="dxa"/>
            <w:tcBorders>
              <w:top w:val="nil"/>
              <w:left w:val="single" w:color="auto" w:sz="4" w:space="0"/>
              <w:bottom w:val="single" w:color="auto" w:sz="4" w:space="0"/>
              <w:right w:val="nil"/>
            </w:tcBorders>
            <w:shd w:val="clear" w:color="auto" w:fill="auto"/>
            <w:noWrap/>
            <w:vAlign w:val="bottom"/>
            <w:hideMark/>
          </w:tcPr>
          <w:p w:rsidRPr="00E77428" w:rsidR="001B1D90" w:rsidP="001B1D90" w:rsidRDefault="001B1D90" w14:paraId="3F7F6208"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vAlign w:val="center"/>
            <w:hideMark/>
          </w:tcPr>
          <w:p w:rsidRPr="00E77428" w:rsidR="001B1D90" w:rsidP="001B1D90" w:rsidRDefault="001B1D90" w14:paraId="14E0A866" w14:textId="77777777">
            <w:pPr>
              <w:rPr>
                <w:rFonts w:cs="Arial"/>
                <w:color w:val="000000"/>
                <w:sz w:val="20"/>
                <w:szCs w:val="20"/>
                <w:lang w:eastAsia="en-GB"/>
              </w:rPr>
            </w:pPr>
            <w:r w:rsidRPr="00E77428">
              <w:rPr>
                <w:rFonts w:cs="Arial"/>
                <w:color w:val="000000"/>
                <w:sz w:val="20"/>
                <w:szCs w:val="20"/>
                <w:lang w:eastAsia="en-GB"/>
              </w:rPr>
              <w:t>HH's: savings from free garden waste</w:t>
            </w:r>
          </w:p>
        </w:tc>
        <w:tc>
          <w:tcPr>
            <w:tcW w:w="1418" w:type="dxa"/>
            <w:tcBorders>
              <w:top w:val="nil"/>
              <w:left w:val="nil"/>
              <w:bottom w:val="single" w:color="auto" w:sz="4" w:space="0"/>
              <w:right w:val="nil"/>
            </w:tcBorders>
            <w:shd w:val="clear" w:color="auto" w:fill="auto"/>
            <w:vAlign w:val="center"/>
            <w:hideMark/>
          </w:tcPr>
          <w:p w:rsidRPr="00E77428" w:rsidR="001B1D90" w:rsidP="001B1D90" w:rsidRDefault="001B1D90" w14:paraId="09A8FC38" w14:textId="253FEB4C">
            <w:pPr>
              <w:rPr>
                <w:rFonts w:cs="Arial"/>
                <w:color w:val="000000"/>
                <w:sz w:val="20"/>
                <w:szCs w:val="20"/>
                <w:lang w:eastAsia="en-GB"/>
              </w:rPr>
            </w:pPr>
            <w:r w:rsidRPr="00E77428">
              <w:rPr>
                <w:rFonts w:cs="Arial"/>
                <w:color w:val="000000"/>
                <w:sz w:val="20"/>
                <w:szCs w:val="20"/>
                <w:lang w:eastAsia="en-GB"/>
              </w:rPr>
              <w:t xml:space="preserve">Greenhouse gas emission savings </w:t>
            </w:r>
          </w:p>
        </w:tc>
        <w:tc>
          <w:tcPr>
            <w:tcW w:w="992" w:type="dxa"/>
            <w:tcBorders>
              <w:top w:val="nil"/>
              <w:left w:val="nil"/>
              <w:bottom w:val="single" w:color="auto" w:sz="4" w:space="0"/>
              <w:right w:val="single" w:color="auto" w:sz="4" w:space="0"/>
            </w:tcBorders>
            <w:shd w:val="clear" w:color="auto" w:fill="auto"/>
            <w:vAlign w:val="center"/>
            <w:hideMark/>
          </w:tcPr>
          <w:p w:rsidRPr="00E77428" w:rsidR="001B1D90" w:rsidP="001B1D90" w:rsidRDefault="001B1D90" w14:paraId="32E0956F" w14:textId="77777777">
            <w:pPr>
              <w:rPr>
                <w:rFonts w:cs="Arial"/>
                <w:color w:val="000000"/>
                <w:sz w:val="20"/>
                <w:szCs w:val="20"/>
                <w:lang w:eastAsia="en-GB"/>
              </w:rPr>
            </w:pPr>
            <w:r w:rsidRPr="00E77428">
              <w:rPr>
                <w:rFonts w:cs="Arial"/>
                <w:color w:val="000000"/>
                <w:sz w:val="20"/>
                <w:szCs w:val="20"/>
                <w:lang w:eastAsia="en-GB"/>
              </w:rPr>
              <w:t>Landfill tax revenue losses</w:t>
            </w:r>
          </w:p>
        </w:tc>
        <w:tc>
          <w:tcPr>
            <w:tcW w:w="1418" w:type="dxa"/>
            <w:tcBorders>
              <w:top w:val="nil"/>
              <w:left w:val="nil"/>
              <w:bottom w:val="single" w:color="auto" w:sz="4" w:space="0"/>
              <w:right w:val="nil"/>
            </w:tcBorders>
            <w:shd w:val="clear" w:color="auto" w:fill="auto"/>
            <w:hideMark/>
          </w:tcPr>
          <w:p w:rsidRPr="00E77428" w:rsidR="001B1D90" w:rsidP="001B1D90" w:rsidRDefault="001B1D90" w14:paraId="6CD199CA" w14:textId="7313350F">
            <w:pPr>
              <w:rPr>
                <w:rFonts w:cs="Arial"/>
                <w:color w:val="000000"/>
                <w:sz w:val="20"/>
                <w:szCs w:val="20"/>
                <w:lang w:eastAsia="en-GB"/>
              </w:rPr>
            </w:pPr>
            <w:r w:rsidRPr="00E77428">
              <w:rPr>
                <w:rFonts w:cs="Arial"/>
                <w:color w:val="000000"/>
                <w:sz w:val="20"/>
                <w:szCs w:val="20"/>
                <w:lang w:eastAsia="en-GB"/>
              </w:rPr>
              <w:t xml:space="preserve">NHM: Waste </w:t>
            </w:r>
            <w:r>
              <w:rPr>
                <w:rFonts w:cs="Arial"/>
                <w:color w:val="000000"/>
                <w:sz w:val="20"/>
                <w:szCs w:val="20"/>
                <w:lang w:eastAsia="en-GB"/>
              </w:rPr>
              <w:t>managemen</w:t>
            </w:r>
            <w:r w:rsidRPr="00E77428">
              <w:rPr>
                <w:rFonts w:cs="Arial"/>
                <w:color w:val="000000"/>
                <w:sz w:val="20"/>
                <w:szCs w:val="20"/>
                <w:lang w:eastAsia="en-GB"/>
              </w:rPr>
              <w:t>t cost</w:t>
            </w:r>
            <w:r w:rsidRPr="00E77428">
              <w:rPr>
                <w:rStyle w:val="FootnoteReference"/>
                <w:rFonts w:cs="Arial"/>
                <w:color w:val="000000"/>
                <w:sz w:val="20"/>
                <w:szCs w:val="20"/>
                <w:lang w:eastAsia="en-GB"/>
              </w:rPr>
              <w:footnoteReference w:id="276"/>
            </w:r>
          </w:p>
        </w:tc>
        <w:tc>
          <w:tcPr>
            <w:tcW w:w="1417" w:type="dxa"/>
            <w:tcBorders>
              <w:top w:val="nil"/>
              <w:left w:val="nil"/>
              <w:bottom w:val="single" w:color="auto" w:sz="4" w:space="0"/>
              <w:right w:val="nil"/>
            </w:tcBorders>
            <w:shd w:val="clear" w:color="auto" w:fill="auto"/>
            <w:hideMark/>
          </w:tcPr>
          <w:p w:rsidRPr="00E77428" w:rsidR="001B1D90" w:rsidP="001B1D90" w:rsidRDefault="001B1D90" w14:paraId="4005CBC0" w14:textId="77777777">
            <w:pPr>
              <w:rPr>
                <w:rFonts w:cs="Arial"/>
                <w:color w:val="000000"/>
                <w:sz w:val="20"/>
                <w:szCs w:val="20"/>
                <w:lang w:eastAsia="en-GB"/>
              </w:rPr>
            </w:pPr>
            <w:r w:rsidRPr="00E77428">
              <w:rPr>
                <w:rFonts w:cs="Arial"/>
                <w:color w:val="000000"/>
                <w:sz w:val="20"/>
                <w:szCs w:val="20"/>
                <w:lang w:eastAsia="en-GB"/>
              </w:rPr>
              <w:t>LA's: Waste management cost</w:t>
            </w:r>
            <w:r w:rsidRPr="00E77428">
              <w:rPr>
                <w:rStyle w:val="FootnoteReference"/>
                <w:rFonts w:cs="Arial"/>
                <w:color w:val="000000"/>
                <w:sz w:val="20"/>
                <w:szCs w:val="20"/>
                <w:lang w:eastAsia="en-GB"/>
              </w:rPr>
              <w:footnoteReference w:id="277"/>
            </w:r>
          </w:p>
        </w:tc>
        <w:tc>
          <w:tcPr>
            <w:tcW w:w="1276" w:type="dxa"/>
            <w:tcBorders>
              <w:top w:val="nil"/>
              <w:left w:val="nil"/>
              <w:bottom w:val="single" w:color="auto" w:sz="4" w:space="0"/>
              <w:right w:val="nil"/>
            </w:tcBorders>
            <w:shd w:val="clear" w:color="auto" w:fill="auto"/>
            <w:hideMark/>
          </w:tcPr>
          <w:p w:rsidRPr="00E77428" w:rsidR="001B1D90" w:rsidP="001B1D90" w:rsidRDefault="001B1D90" w14:paraId="396657D9" w14:textId="77777777">
            <w:pPr>
              <w:rPr>
                <w:rFonts w:cs="Arial"/>
                <w:color w:val="000000"/>
                <w:sz w:val="20"/>
                <w:szCs w:val="20"/>
                <w:lang w:eastAsia="en-GB"/>
              </w:rPr>
            </w:pPr>
            <w:r w:rsidRPr="00E77428">
              <w:rPr>
                <w:rFonts w:cs="Arial"/>
                <w:color w:val="000000"/>
                <w:sz w:val="20"/>
                <w:szCs w:val="20"/>
              </w:rPr>
              <w:t>Policy costs to government</w:t>
            </w:r>
          </w:p>
        </w:tc>
        <w:tc>
          <w:tcPr>
            <w:tcW w:w="992" w:type="dxa"/>
            <w:tcBorders>
              <w:top w:val="nil"/>
              <w:left w:val="nil"/>
              <w:bottom w:val="single" w:color="auto" w:sz="4" w:space="0"/>
              <w:right w:val="nil"/>
            </w:tcBorders>
          </w:tcPr>
          <w:p w:rsidR="00A16632" w:rsidP="001B1D90" w:rsidRDefault="0061377B" w14:paraId="1903A5C0" w14:textId="41B44BF9">
            <w:pPr>
              <w:rPr>
                <w:rFonts w:cs="Arial"/>
                <w:color w:val="000000"/>
                <w:sz w:val="20"/>
                <w:szCs w:val="20"/>
                <w:lang w:eastAsia="en-GB"/>
              </w:rPr>
            </w:pPr>
            <w:r>
              <w:rPr>
                <w:rFonts w:cs="Arial"/>
                <w:color w:val="000000"/>
                <w:sz w:val="20"/>
                <w:szCs w:val="20"/>
                <w:lang w:eastAsia="en-GB"/>
              </w:rPr>
              <w:t xml:space="preserve">          </w:t>
            </w:r>
            <w:r w:rsidR="00A16632">
              <w:rPr>
                <w:rFonts w:cs="Arial"/>
                <w:color w:val="000000"/>
                <w:sz w:val="20"/>
                <w:szCs w:val="20"/>
                <w:lang w:eastAsia="en-GB"/>
              </w:rPr>
              <w:t xml:space="preserve">Policy </w:t>
            </w:r>
            <w:r>
              <w:rPr>
                <w:rFonts w:cs="Arial"/>
                <w:color w:val="000000"/>
                <w:sz w:val="20"/>
                <w:szCs w:val="20"/>
                <w:lang w:eastAsia="en-GB"/>
              </w:rPr>
              <w:t xml:space="preserve">       </w:t>
            </w:r>
            <w:r w:rsidR="00A16632">
              <w:rPr>
                <w:rFonts w:cs="Arial"/>
                <w:color w:val="000000"/>
                <w:sz w:val="20"/>
                <w:szCs w:val="20"/>
                <w:lang w:eastAsia="en-GB"/>
              </w:rPr>
              <w:t>Costs: TEEP</w:t>
            </w:r>
          </w:p>
        </w:tc>
        <w:tc>
          <w:tcPr>
            <w:tcW w:w="284" w:type="dxa"/>
            <w:tcBorders>
              <w:top w:val="nil"/>
              <w:left w:val="nil"/>
              <w:bottom w:val="single" w:color="auto" w:sz="4" w:space="0"/>
              <w:right w:val="single" w:color="auto" w:sz="4" w:space="0"/>
            </w:tcBorders>
            <w:shd w:val="clear" w:color="auto" w:fill="auto"/>
          </w:tcPr>
          <w:p w:rsidRPr="00E77428" w:rsidR="001B1D90" w:rsidP="001B1D90" w:rsidRDefault="001B1D90" w14:paraId="2644E42B" w14:textId="3B4D214F">
            <w:pPr>
              <w:rPr>
                <w:rFonts w:cs="Arial"/>
                <w:color w:val="000000"/>
                <w:sz w:val="20"/>
                <w:szCs w:val="20"/>
                <w:lang w:eastAsia="en-GB"/>
              </w:rPr>
            </w:pPr>
          </w:p>
        </w:tc>
        <w:tc>
          <w:tcPr>
            <w:tcW w:w="992" w:type="dxa"/>
            <w:vMerge/>
            <w:tcBorders>
              <w:right w:val="single" w:color="auto" w:sz="4" w:space="0"/>
            </w:tcBorders>
            <w:vAlign w:val="center"/>
            <w:hideMark/>
          </w:tcPr>
          <w:p w:rsidRPr="00E77428" w:rsidR="001B1D90" w:rsidP="001B1D90" w:rsidRDefault="001B1D90" w14:paraId="3BF21246" w14:textId="77777777">
            <w:pPr>
              <w:rPr>
                <w:rFonts w:cs="Arial"/>
                <w:b/>
                <w:bCs/>
                <w:color w:val="000000"/>
                <w:sz w:val="20"/>
                <w:szCs w:val="20"/>
                <w:lang w:eastAsia="en-GB"/>
              </w:rPr>
            </w:pPr>
          </w:p>
        </w:tc>
        <w:tc>
          <w:tcPr>
            <w:tcW w:w="1012" w:type="dxa"/>
            <w:vMerge/>
            <w:tcBorders>
              <w:left w:val="single" w:color="auto" w:sz="4" w:space="0"/>
              <w:bottom w:val="single" w:color="auto" w:sz="4" w:space="0"/>
              <w:right w:val="single" w:color="auto" w:sz="4" w:space="0"/>
            </w:tcBorders>
            <w:vAlign w:val="center"/>
            <w:hideMark/>
          </w:tcPr>
          <w:p w:rsidRPr="00E77428" w:rsidR="001B1D90" w:rsidP="001B1D90" w:rsidRDefault="001B1D90" w14:paraId="50B3DA4D" w14:textId="77777777">
            <w:pPr>
              <w:rPr>
                <w:rFonts w:cs="Arial"/>
                <w:b/>
                <w:bCs/>
                <w:color w:val="000000"/>
                <w:sz w:val="20"/>
                <w:szCs w:val="20"/>
                <w:lang w:eastAsia="en-GB"/>
              </w:rPr>
            </w:pPr>
          </w:p>
        </w:tc>
      </w:tr>
      <w:tr w:rsidRPr="00E77428" w:rsidR="0061377B" w:rsidTr="0061377B" w14:paraId="6D466227" w14:textId="77777777">
        <w:trPr>
          <w:trHeight w:val="264"/>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1B1D90" w:rsidP="001B1D90" w:rsidRDefault="001B1D90" w14:paraId="6F6AA529" w14:textId="77777777">
            <w:pPr>
              <w:jc w:val="right"/>
              <w:rPr>
                <w:rFonts w:cs="Arial"/>
                <w:color w:val="000000"/>
                <w:sz w:val="20"/>
                <w:szCs w:val="20"/>
                <w:lang w:eastAsia="en-GB"/>
              </w:rPr>
            </w:pPr>
            <w:r w:rsidRPr="00E77428">
              <w:rPr>
                <w:rFonts w:cs="Arial"/>
                <w:color w:val="000000"/>
                <w:sz w:val="20"/>
                <w:szCs w:val="20"/>
                <w:lang w:eastAsia="en-GB"/>
              </w:rPr>
              <w:t>2024</w:t>
            </w:r>
          </w:p>
        </w:tc>
        <w:tc>
          <w:tcPr>
            <w:tcW w:w="992" w:type="dxa"/>
            <w:tcBorders>
              <w:top w:val="single" w:color="auto" w:sz="4" w:space="0"/>
              <w:left w:val="single" w:color="auto" w:sz="4" w:space="0"/>
              <w:bottom w:val="nil"/>
              <w:right w:val="nil"/>
            </w:tcBorders>
            <w:shd w:val="clear" w:color="auto" w:fill="auto"/>
            <w:noWrap/>
            <w:vAlign w:val="bottom"/>
            <w:hideMark/>
          </w:tcPr>
          <w:p w:rsidRPr="00E77428" w:rsidR="001B1D90" w:rsidP="001B1D90" w:rsidRDefault="001B1D90" w14:paraId="694F1ABD" w14:textId="54BADFF7">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hideMark/>
          </w:tcPr>
          <w:p w:rsidRPr="00E77428" w:rsidR="001B1D90" w:rsidP="001B1D90" w:rsidRDefault="001B1D90" w14:paraId="1AC1C6D0" w14:textId="202EDACD">
            <w:pPr>
              <w:jc w:val="right"/>
              <w:rPr>
                <w:rFonts w:cs="Arial"/>
                <w:color w:val="000000"/>
                <w:sz w:val="20"/>
                <w:szCs w:val="20"/>
                <w:lang w:eastAsia="en-GB"/>
              </w:rPr>
            </w:pPr>
            <w:r>
              <w:rPr>
                <w:rFonts w:cs="Arial"/>
                <w:color w:val="000000"/>
                <w:sz w:val="20"/>
                <w:szCs w:val="20"/>
              </w:rPr>
              <w:t>£0</w:t>
            </w:r>
          </w:p>
        </w:tc>
        <w:tc>
          <w:tcPr>
            <w:tcW w:w="992" w:type="dxa"/>
            <w:tcBorders>
              <w:top w:val="single" w:color="auto" w:sz="4" w:space="0"/>
              <w:left w:val="nil"/>
              <w:bottom w:val="nil"/>
              <w:right w:val="single" w:color="auto" w:sz="4" w:space="0"/>
            </w:tcBorders>
            <w:shd w:val="clear" w:color="auto" w:fill="auto"/>
            <w:noWrap/>
            <w:vAlign w:val="bottom"/>
            <w:hideMark/>
          </w:tcPr>
          <w:p w:rsidRPr="00E77428" w:rsidR="001B1D90" w:rsidP="001B1D90" w:rsidRDefault="001B1D90" w14:paraId="16F4E099" w14:textId="408CBCAB">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hideMark/>
          </w:tcPr>
          <w:p w:rsidRPr="00E77428" w:rsidR="001B1D90" w:rsidP="001B1D90" w:rsidRDefault="001B1D90" w14:paraId="4B59088D" w14:textId="5B60EACD">
            <w:pPr>
              <w:jc w:val="right"/>
              <w:rPr>
                <w:rFonts w:cs="Arial"/>
                <w:color w:val="000000"/>
                <w:sz w:val="20"/>
                <w:szCs w:val="20"/>
                <w:lang w:eastAsia="en-GB"/>
              </w:rPr>
            </w:pPr>
            <w:r>
              <w:rPr>
                <w:rFonts w:cs="Arial"/>
                <w:color w:val="000000"/>
                <w:sz w:val="20"/>
                <w:szCs w:val="20"/>
              </w:rPr>
              <w:t>£110</w:t>
            </w:r>
          </w:p>
        </w:tc>
        <w:tc>
          <w:tcPr>
            <w:tcW w:w="1417" w:type="dxa"/>
            <w:tcBorders>
              <w:top w:val="single" w:color="auto" w:sz="4" w:space="0"/>
              <w:left w:val="nil"/>
              <w:bottom w:val="nil"/>
              <w:right w:val="nil"/>
            </w:tcBorders>
            <w:shd w:val="clear" w:color="auto" w:fill="auto"/>
            <w:noWrap/>
            <w:vAlign w:val="bottom"/>
            <w:hideMark/>
          </w:tcPr>
          <w:p w:rsidRPr="00E77428" w:rsidR="001B1D90" w:rsidP="001B1D90" w:rsidRDefault="001B1D90" w14:paraId="31A9E131" w14:textId="301C8F71">
            <w:pPr>
              <w:jc w:val="right"/>
              <w:rPr>
                <w:rFonts w:cs="Arial"/>
                <w:color w:val="000000"/>
                <w:sz w:val="20"/>
                <w:szCs w:val="20"/>
                <w:lang w:eastAsia="en-GB"/>
              </w:rPr>
            </w:pPr>
            <w:r>
              <w:rPr>
                <w:rFonts w:cs="Arial"/>
                <w:color w:val="000000"/>
                <w:sz w:val="20"/>
                <w:szCs w:val="20"/>
              </w:rPr>
              <w:t>£0</w:t>
            </w:r>
          </w:p>
        </w:tc>
        <w:tc>
          <w:tcPr>
            <w:tcW w:w="1276" w:type="dxa"/>
            <w:tcBorders>
              <w:top w:val="single" w:color="auto" w:sz="4" w:space="0"/>
              <w:left w:val="nil"/>
              <w:bottom w:val="nil"/>
              <w:right w:val="nil"/>
            </w:tcBorders>
            <w:shd w:val="clear" w:color="auto" w:fill="auto"/>
            <w:noWrap/>
            <w:vAlign w:val="bottom"/>
            <w:hideMark/>
          </w:tcPr>
          <w:p w:rsidRPr="00E77428" w:rsidR="001B1D90" w:rsidP="001B1D90" w:rsidRDefault="001B1D90" w14:paraId="5D30D1B7" w14:textId="38C7F871">
            <w:pPr>
              <w:jc w:val="right"/>
              <w:rPr>
                <w:rFonts w:cs="Arial"/>
                <w:color w:val="000000"/>
                <w:sz w:val="20"/>
                <w:szCs w:val="20"/>
                <w:lang w:eastAsia="en-GB"/>
              </w:rPr>
            </w:pPr>
            <w:r>
              <w:rPr>
                <w:rFonts w:cs="Arial"/>
                <w:color w:val="000000"/>
                <w:sz w:val="20"/>
                <w:szCs w:val="20"/>
              </w:rPr>
              <w:t>£</w:t>
            </w:r>
            <w:r w:rsidR="001A69E6">
              <w:rPr>
                <w:rFonts w:cs="Arial"/>
                <w:color w:val="000000"/>
                <w:sz w:val="20"/>
                <w:szCs w:val="20"/>
              </w:rPr>
              <w:t>6</w:t>
            </w:r>
          </w:p>
        </w:tc>
        <w:tc>
          <w:tcPr>
            <w:tcW w:w="992" w:type="dxa"/>
            <w:tcBorders>
              <w:top w:val="nil"/>
              <w:left w:val="nil"/>
              <w:bottom w:val="nil"/>
              <w:right w:val="nil"/>
            </w:tcBorders>
            <w:shd w:val="clear" w:color="auto" w:fill="auto"/>
          </w:tcPr>
          <w:p w:rsidR="0007180C" w:rsidP="001B1D90" w:rsidRDefault="00C21499" w14:paraId="3C1003FD" w14:textId="3D95D386">
            <w:pPr>
              <w:jc w:val="right"/>
              <w:rPr>
                <w:rFonts w:cs="Arial"/>
                <w:color w:val="000000"/>
                <w:sz w:val="20"/>
                <w:szCs w:val="20"/>
                <w:lang w:eastAsia="en-GB"/>
              </w:rPr>
            </w:pPr>
            <w:r>
              <w:rPr>
                <w:rFonts w:cs="Arial"/>
                <w:color w:val="000000"/>
                <w:sz w:val="20"/>
                <w:szCs w:val="20"/>
                <w:lang w:eastAsia="en-GB"/>
              </w:rPr>
              <w:t xml:space="preserve">    </w:t>
            </w:r>
            <w:r w:rsidR="0007180C">
              <w:rPr>
                <w:rFonts w:cs="Arial"/>
                <w:color w:val="000000"/>
                <w:sz w:val="20"/>
                <w:szCs w:val="20"/>
                <w:lang w:eastAsia="en-GB"/>
              </w:rPr>
              <w:t>£1</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34EA4D2C" w14:textId="5C90DA35">
            <w:pPr>
              <w:jc w:val="right"/>
              <w:rPr>
                <w:rFonts w:cs="Arial"/>
                <w:color w:val="000000"/>
                <w:sz w:val="20"/>
                <w:szCs w:val="20"/>
                <w:lang w:eastAsia="en-GB"/>
              </w:rPr>
            </w:pPr>
          </w:p>
        </w:tc>
        <w:tc>
          <w:tcPr>
            <w:tcW w:w="992" w:type="dxa"/>
            <w:tcBorders>
              <w:top w:val="single" w:color="auto" w:sz="4" w:space="0"/>
              <w:left w:val="nil"/>
              <w:bottom w:val="nil"/>
              <w:right w:val="single" w:color="auto" w:sz="4" w:space="0"/>
            </w:tcBorders>
            <w:shd w:val="clear" w:color="auto" w:fill="auto"/>
            <w:noWrap/>
            <w:vAlign w:val="bottom"/>
            <w:hideMark/>
          </w:tcPr>
          <w:p w:rsidRPr="00E77428" w:rsidR="001B1D90" w:rsidP="001B1D90" w:rsidRDefault="001B1D90" w14:paraId="1B9F55D9" w14:textId="6A92C90F">
            <w:pPr>
              <w:jc w:val="right"/>
              <w:rPr>
                <w:rFonts w:cs="Arial"/>
                <w:b/>
                <w:bCs/>
                <w:color w:val="000000"/>
                <w:sz w:val="20"/>
                <w:szCs w:val="20"/>
                <w:lang w:eastAsia="en-GB"/>
              </w:rPr>
            </w:pPr>
            <w:r>
              <w:rPr>
                <w:rFonts w:cs="Arial"/>
                <w:b/>
                <w:bCs/>
                <w:color w:val="000000"/>
                <w:sz w:val="20"/>
                <w:szCs w:val="20"/>
              </w:rPr>
              <w:t>-£</w:t>
            </w:r>
            <w:r w:rsidR="00FC779A">
              <w:rPr>
                <w:rFonts w:cs="Arial"/>
                <w:b/>
                <w:bCs/>
                <w:color w:val="000000"/>
                <w:sz w:val="20"/>
                <w:szCs w:val="20"/>
              </w:rPr>
              <w:t>11</w:t>
            </w:r>
            <w:r w:rsidR="0007180C">
              <w:rPr>
                <w:rFonts w:cs="Arial"/>
                <w:b/>
                <w:bCs/>
                <w:color w:val="000000"/>
                <w:sz w:val="20"/>
                <w:szCs w:val="20"/>
              </w:rPr>
              <w:t>6</w:t>
            </w:r>
          </w:p>
        </w:tc>
        <w:tc>
          <w:tcPr>
            <w:tcW w:w="1012" w:type="dxa"/>
            <w:tcBorders>
              <w:top w:val="single" w:color="auto" w:sz="4" w:space="0"/>
              <w:left w:val="nil"/>
              <w:bottom w:val="nil"/>
              <w:right w:val="single" w:color="auto" w:sz="4" w:space="0"/>
            </w:tcBorders>
            <w:noWrap/>
            <w:vAlign w:val="bottom"/>
            <w:hideMark/>
          </w:tcPr>
          <w:p w:rsidRPr="00E77428" w:rsidR="001B1D90" w:rsidP="001B1D90" w:rsidRDefault="001B1D90" w14:paraId="4AAD1689" w14:textId="1C3845A1">
            <w:pPr>
              <w:jc w:val="right"/>
              <w:rPr>
                <w:rFonts w:cs="Arial"/>
                <w:b/>
                <w:bCs/>
                <w:color w:val="000000"/>
                <w:sz w:val="20"/>
                <w:szCs w:val="20"/>
                <w:lang w:eastAsia="en-GB"/>
              </w:rPr>
            </w:pPr>
            <w:r>
              <w:rPr>
                <w:rFonts w:cs="Arial"/>
                <w:b/>
                <w:bCs/>
                <w:color w:val="000000"/>
                <w:sz w:val="20"/>
                <w:szCs w:val="20"/>
              </w:rPr>
              <w:t>-£</w:t>
            </w:r>
            <w:r w:rsidR="00FC779A">
              <w:rPr>
                <w:rFonts w:cs="Arial"/>
                <w:b/>
                <w:bCs/>
                <w:color w:val="000000"/>
                <w:sz w:val="20"/>
                <w:szCs w:val="20"/>
              </w:rPr>
              <w:t>11</w:t>
            </w:r>
            <w:r w:rsidR="00225C6C">
              <w:rPr>
                <w:rFonts w:cs="Arial"/>
                <w:b/>
                <w:bCs/>
                <w:color w:val="000000"/>
                <w:sz w:val="20"/>
                <w:szCs w:val="20"/>
              </w:rPr>
              <w:t>6</w:t>
            </w:r>
          </w:p>
        </w:tc>
      </w:tr>
      <w:tr w:rsidRPr="00E77428" w:rsidR="0061377B" w:rsidTr="0061377B" w14:paraId="5AC8C25E"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403070F2" w14:textId="77777777">
            <w:pPr>
              <w:jc w:val="right"/>
              <w:rPr>
                <w:rFonts w:cs="Arial"/>
                <w:color w:val="000000"/>
                <w:sz w:val="20"/>
                <w:szCs w:val="20"/>
                <w:lang w:eastAsia="en-GB"/>
              </w:rPr>
            </w:pPr>
            <w:r w:rsidRPr="00E77428">
              <w:rPr>
                <w:rFonts w:cs="Arial"/>
                <w:color w:val="000000"/>
                <w:sz w:val="20"/>
                <w:szCs w:val="20"/>
                <w:lang w:eastAsia="en-GB"/>
              </w:rPr>
              <w:t>2025</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1D69DAA5" w14:textId="72110A4F">
            <w:pPr>
              <w:jc w:val="right"/>
              <w:rPr>
                <w:rFonts w:cs="Arial"/>
                <w:color w:val="000000"/>
                <w:sz w:val="20"/>
                <w:szCs w:val="20"/>
                <w:lang w:eastAsia="en-GB"/>
              </w:rPr>
            </w:pPr>
            <w:r>
              <w:rPr>
                <w:rFonts w:cs="Arial"/>
                <w:color w:val="000000"/>
                <w:sz w:val="20"/>
                <w:szCs w:val="20"/>
              </w:rPr>
              <w:t>£0</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00F5A08C" w14:textId="422A43FC">
            <w:pPr>
              <w:jc w:val="right"/>
              <w:rPr>
                <w:rFonts w:cs="Arial"/>
                <w:color w:val="000000"/>
                <w:sz w:val="20"/>
                <w:szCs w:val="20"/>
                <w:lang w:eastAsia="en-GB"/>
              </w:rPr>
            </w:pPr>
            <w:r>
              <w:rPr>
                <w:rFonts w:cs="Arial"/>
                <w:color w:val="000000"/>
                <w:sz w:val="20"/>
                <w:szCs w:val="20"/>
              </w:rPr>
              <w:t>£350</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6A1CBB9A" w14:textId="36976307">
            <w:pPr>
              <w:jc w:val="right"/>
              <w:rPr>
                <w:rFonts w:cs="Arial"/>
                <w:color w:val="000000"/>
                <w:sz w:val="20"/>
                <w:szCs w:val="20"/>
                <w:lang w:eastAsia="en-GB"/>
              </w:rPr>
            </w:pPr>
            <w:r>
              <w:rPr>
                <w:rFonts w:cs="Arial"/>
                <w:color w:val="000000"/>
                <w:sz w:val="20"/>
                <w:szCs w:val="20"/>
              </w:rPr>
              <w:t>-£301</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6B55EB3F" w14:textId="6A7EE519">
            <w:pPr>
              <w:jc w:val="right"/>
              <w:rPr>
                <w:rFonts w:cs="Arial"/>
                <w:color w:val="000000"/>
                <w:sz w:val="20"/>
                <w:szCs w:val="20"/>
                <w:lang w:eastAsia="en-GB"/>
              </w:rPr>
            </w:pPr>
            <w:r>
              <w:rPr>
                <w:rFonts w:cs="Arial"/>
                <w:color w:val="000000"/>
                <w:sz w:val="20"/>
                <w:szCs w:val="20"/>
              </w:rPr>
              <w:t>-£429</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5A2EAF32" w14:textId="2127E605">
            <w:pPr>
              <w:jc w:val="right"/>
              <w:rPr>
                <w:rFonts w:cs="Arial"/>
                <w:color w:val="000000"/>
                <w:sz w:val="20"/>
                <w:szCs w:val="20"/>
                <w:lang w:eastAsia="en-GB"/>
              </w:rPr>
            </w:pPr>
            <w:r>
              <w:rPr>
                <w:rFonts w:cs="Arial"/>
                <w:color w:val="000000"/>
                <w:sz w:val="20"/>
                <w:szCs w:val="20"/>
              </w:rPr>
              <w:t>£6</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4C03ECCD" w14:textId="35D3EAA9">
            <w:pPr>
              <w:jc w:val="right"/>
              <w:rPr>
                <w:rFonts w:cs="Arial"/>
                <w:color w:val="000000"/>
                <w:sz w:val="20"/>
                <w:szCs w:val="20"/>
                <w:lang w:eastAsia="en-GB"/>
              </w:rPr>
            </w:pPr>
            <w:r>
              <w:rPr>
                <w:rFonts w:cs="Arial"/>
                <w:color w:val="000000"/>
                <w:sz w:val="20"/>
                <w:szCs w:val="20"/>
              </w:rPr>
              <w:t>£</w:t>
            </w:r>
            <w:r w:rsidR="001A69E6">
              <w:rPr>
                <w:rFonts w:cs="Arial"/>
                <w:color w:val="000000"/>
                <w:sz w:val="20"/>
                <w:szCs w:val="20"/>
              </w:rPr>
              <w:t>5</w:t>
            </w:r>
          </w:p>
        </w:tc>
        <w:tc>
          <w:tcPr>
            <w:tcW w:w="992" w:type="dxa"/>
            <w:tcBorders>
              <w:top w:val="nil"/>
              <w:left w:val="nil"/>
              <w:bottom w:val="nil"/>
              <w:right w:val="nil"/>
            </w:tcBorders>
          </w:tcPr>
          <w:p w:rsidR="0007180C" w:rsidP="001B1D90" w:rsidRDefault="0007180C" w14:paraId="6903FD3D" w14:textId="613814C2">
            <w:pPr>
              <w:jc w:val="right"/>
              <w:rPr>
                <w:rFonts w:cs="Arial"/>
                <w:color w:val="000000"/>
                <w:sz w:val="20"/>
                <w:szCs w:val="20"/>
                <w:lang w:eastAsia="en-GB"/>
              </w:rPr>
            </w:pPr>
            <w:r>
              <w:rPr>
                <w:rFonts w:cs="Arial"/>
                <w:color w:val="000000"/>
                <w:sz w:val="20"/>
                <w:szCs w:val="20"/>
                <w:lang w:eastAsia="en-GB"/>
              </w:rPr>
              <w:t>£1</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4DA053EE" w14:textId="6A6CBFB9">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FC779A" w14:paraId="1AC0BB0A" w14:textId="1DDE1F93">
            <w:pPr>
              <w:jc w:val="right"/>
              <w:rPr>
                <w:rFonts w:cs="Arial"/>
                <w:b/>
                <w:bCs/>
                <w:color w:val="000000"/>
                <w:sz w:val="20"/>
                <w:szCs w:val="20"/>
                <w:lang w:eastAsia="en-GB"/>
              </w:rPr>
            </w:pPr>
            <w:r>
              <w:rPr>
                <w:rFonts w:cs="Arial"/>
                <w:b/>
                <w:bCs/>
                <w:color w:val="000000"/>
                <w:sz w:val="20"/>
                <w:szCs w:val="20"/>
              </w:rPr>
              <w:t>£46</w:t>
            </w:r>
            <w:r w:rsidR="0007180C">
              <w:rPr>
                <w:rFonts w:cs="Arial"/>
                <w:b/>
                <w:bCs/>
                <w:color w:val="000000"/>
                <w:sz w:val="20"/>
                <w:szCs w:val="20"/>
              </w:rPr>
              <w:t>6</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FC779A" w14:paraId="6ED41F7C" w14:textId="6D6E1D7F">
            <w:pPr>
              <w:jc w:val="right"/>
              <w:rPr>
                <w:rFonts w:cs="Arial"/>
                <w:b/>
                <w:bCs/>
                <w:color w:val="000000"/>
                <w:sz w:val="20"/>
                <w:szCs w:val="20"/>
                <w:lang w:eastAsia="en-GB"/>
              </w:rPr>
            </w:pPr>
            <w:r>
              <w:rPr>
                <w:rFonts w:cs="Arial"/>
                <w:b/>
                <w:bCs/>
                <w:color w:val="000000"/>
                <w:sz w:val="20"/>
                <w:szCs w:val="20"/>
              </w:rPr>
              <w:t>£45</w:t>
            </w:r>
            <w:r w:rsidR="00225C6C">
              <w:rPr>
                <w:rFonts w:cs="Arial"/>
                <w:b/>
                <w:bCs/>
                <w:color w:val="000000"/>
                <w:sz w:val="20"/>
                <w:szCs w:val="20"/>
              </w:rPr>
              <w:t>0</w:t>
            </w:r>
          </w:p>
        </w:tc>
      </w:tr>
      <w:tr w:rsidRPr="00E77428" w:rsidR="0061377B" w:rsidTr="0061377B" w14:paraId="1350BD2C"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62D586C2" w14:textId="77777777">
            <w:pPr>
              <w:jc w:val="right"/>
              <w:rPr>
                <w:rFonts w:cs="Arial"/>
                <w:color w:val="000000"/>
                <w:sz w:val="20"/>
                <w:szCs w:val="20"/>
                <w:lang w:eastAsia="en-GB"/>
              </w:rPr>
            </w:pPr>
            <w:r w:rsidRPr="00E77428">
              <w:rPr>
                <w:rFonts w:cs="Arial"/>
                <w:color w:val="000000"/>
                <w:sz w:val="20"/>
                <w:szCs w:val="20"/>
                <w:lang w:eastAsia="en-GB"/>
              </w:rPr>
              <w:t>2026</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349FAEEC" w14:textId="6DD2AA6B">
            <w:pPr>
              <w:jc w:val="right"/>
              <w:rPr>
                <w:rFonts w:cs="Arial"/>
                <w:color w:val="000000"/>
                <w:sz w:val="20"/>
                <w:szCs w:val="20"/>
                <w:lang w:eastAsia="en-GB"/>
              </w:rPr>
            </w:pPr>
            <w:r>
              <w:rPr>
                <w:rFonts w:cs="Arial"/>
                <w:color w:val="000000"/>
                <w:sz w:val="20"/>
                <w:szCs w:val="20"/>
              </w:rPr>
              <w:t>-£122</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6D066388" w14:textId="6402093F">
            <w:pPr>
              <w:jc w:val="right"/>
              <w:rPr>
                <w:rFonts w:cs="Arial"/>
                <w:color w:val="000000"/>
                <w:sz w:val="20"/>
                <w:szCs w:val="20"/>
                <w:lang w:eastAsia="en-GB"/>
              </w:rPr>
            </w:pPr>
            <w:r>
              <w:rPr>
                <w:rFonts w:cs="Arial"/>
                <w:color w:val="000000"/>
                <w:sz w:val="20"/>
                <w:szCs w:val="20"/>
              </w:rPr>
              <w:t>£533</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29254368" w14:textId="5AA217D2">
            <w:pPr>
              <w:jc w:val="right"/>
              <w:rPr>
                <w:rFonts w:cs="Arial"/>
                <w:color w:val="000000"/>
                <w:sz w:val="20"/>
                <w:szCs w:val="20"/>
                <w:lang w:eastAsia="en-GB"/>
              </w:rPr>
            </w:pPr>
            <w:r>
              <w:rPr>
                <w:rFonts w:cs="Arial"/>
                <w:color w:val="000000"/>
                <w:sz w:val="20"/>
                <w:szCs w:val="20"/>
              </w:rPr>
              <w:t>-£404</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1597AEF2" w14:textId="3D2997BE">
            <w:pPr>
              <w:jc w:val="right"/>
              <w:rPr>
                <w:rFonts w:cs="Arial"/>
                <w:color w:val="000000"/>
                <w:sz w:val="20"/>
                <w:szCs w:val="20"/>
                <w:lang w:eastAsia="en-GB"/>
              </w:rPr>
            </w:pPr>
            <w:r>
              <w:rPr>
                <w:rFonts w:cs="Arial"/>
                <w:color w:val="000000"/>
                <w:sz w:val="20"/>
                <w:szCs w:val="20"/>
              </w:rPr>
              <w:t>-£514</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771F3C4C" w14:textId="7FAF3667">
            <w:pPr>
              <w:jc w:val="right"/>
              <w:rPr>
                <w:rFonts w:cs="Arial"/>
                <w:color w:val="000000"/>
                <w:sz w:val="20"/>
                <w:szCs w:val="20"/>
                <w:lang w:eastAsia="en-GB"/>
              </w:rPr>
            </w:pPr>
            <w:r>
              <w:rPr>
                <w:rFonts w:cs="Arial"/>
                <w:color w:val="000000"/>
                <w:sz w:val="20"/>
                <w:szCs w:val="20"/>
              </w:rPr>
              <w:t>£356</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04592D45" w14:textId="068BAB66">
            <w:pPr>
              <w:jc w:val="right"/>
              <w:rPr>
                <w:rFonts w:cs="Arial"/>
                <w:color w:val="000000"/>
                <w:sz w:val="20"/>
                <w:szCs w:val="20"/>
                <w:lang w:eastAsia="en-GB"/>
              </w:rPr>
            </w:pPr>
            <w:r>
              <w:rPr>
                <w:rFonts w:cs="Arial"/>
                <w:color w:val="000000"/>
                <w:sz w:val="20"/>
                <w:szCs w:val="20"/>
              </w:rPr>
              <w:t>£8</w:t>
            </w:r>
          </w:p>
        </w:tc>
        <w:tc>
          <w:tcPr>
            <w:tcW w:w="992" w:type="dxa"/>
            <w:tcBorders>
              <w:top w:val="nil"/>
              <w:left w:val="nil"/>
              <w:bottom w:val="nil"/>
              <w:right w:val="nil"/>
            </w:tcBorders>
          </w:tcPr>
          <w:p w:rsidR="0007180C" w:rsidP="001B1D90" w:rsidRDefault="0007180C" w14:paraId="585FC5EB" w14:textId="06AC6B65">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6C2A54B4" w14:textId="13FC7D4E">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2F0076C7" w14:textId="7FC6FA36">
            <w:pPr>
              <w:jc w:val="right"/>
              <w:rPr>
                <w:rFonts w:cs="Arial"/>
                <w:b/>
                <w:bCs/>
                <w:color w:val="000000"/>
                <w:sz w:val="20"/>
                <w:szCs w:val="20"/>
                <w:lang w:eastAsia="en-GB"/>
              </w:rPr>
            </w:pPr>
            <w:r>
              <w:rPr>
                <w:rFonts w:cs="Arial"/>
                <w:b/>
                <w:bCs/>
                <w:color w:val="000000"/>
                <w:sz w:val="20"/>
                <w:szCs w:val="20"/>
              </w:rPr>
              <w:t>£156</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1B1D90" w14:paraId="3FD96DA9" w14:textId="0F79DFEF">
            <w:pPr>
              <w:jc w:val="right"/>
              <w:rPr>
                <w:rFonts w:cs="Arial"/>
                <w:b/>
                <w:bCs/>
                <w:color w:val="000000"/>
                <w:sz w:val="20"/>
                <w:szCs w:val="20"/>
                <w:lang w:eastAsia="en-GB"/>
              </w:rPr>
            </w:pPr>
            <w:r>
              <w:rPr>
                <w:rFonts w:cs="Arial"/>
                <w:b/>
                <w:bCs/>
                <w:color w:val="000000"/>
                <w:sz w:val="20"/>
                <w:szCs w:val="20"/>
              </w:rPr>
              <w:t>£146</w:t>
            </w:r>
          </w:p>
        </w:tc>
      </w:tr>
      <w:tr w:rsidRPr="00E77428" w:rsidR="0061377B" w:rsidTr="0061377B" w14:paraId="0BA4DED1"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1B75ED1F" w14:textId="77777777">
            <w:pPr>
              <w:jc w:val="right"/>
              <w:rPr>
                <w:rFonts w:cs="Arial"/>
                <w:color w:val="000000"/>
                <w:sz w:val="20"/>
                <w:szCs w:val="20"/>
                <w:lang w:eastAsia="en-GB"/>
              </w:rPr>
            </w:pPr>
            <w:r w:rsidRPr="00E77428">
              <w:rPr>
                <w:rFonts w:cs="Arial"/>
                <w:color w:val="000000"/>
                <w:sz w:val="20"/>
                <w:szCs w:val="20"/>
                <w:lang w:eastAsia="en-GB"/>
              </w:rPr>
              <w:t>2027</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16167137" w14:textId="47EB88CE">
            <w:pPr>
              <w:jc w:val="right"/>
              <w:rPr>
                <w:rFonts w:cs="Arial"/>
                <w:color w:val="000000"/>
                <w:sz w:val="20"/>
                <w:szCs w:val="20"/>
                <w:lang w:eastAsia="en-GB"/>
              </w:rPr>
            </w:pPr>
            <w:r>
              <w:rPr>
                <w:rFonts w:cs="Arial"/>
                <w:color w:val="000000"/>
                <w:sz w:val="20"/>
                <w:szCs w:val="20"/>
              </w:rPr>
              <w:t>-£123</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7602123C" w14:textId="5190801B">
            <w:pPr>
              <w:jc w:val="right"/>
              <w:rPr>
                <w:rFonts w:cs="Arial"/>
                <w:color w:val="000000"/>
                <w:sz w:val="20"/>
                <w:szCs w:val="20"/>
                <w:lang w:eastAsia="en-GB"/>
              </w:rPr>
            </w:pPr>
            <w:r>
              <w:rPr>
                <w:rFonts w:cs="Arial"/>
                <w:color w:val="000000"/>
                <w:sz w:val="20"/>
                <w:szCs w:val="20"/>
              </w:rPr>
              <w:t>£640</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48827E09" w14:textId="4A6681C1">
            <w:pPr>
              <w:jc w:val="right"/>
              <w:rPr>
                <w:rFonts w:cs="Arial"/>
                <w:color w:val="000000"/>
                <w:sz w:val="20"/>
                <w:szCs w:val="20"/>
                <w:lang w:eastAsia="en-GB"/>
              </w:rPr>
            </w:pPr>
            <w:r>
              <w:rPr>
                <w:rFonts w:cs="Arial"/>
                <w:color w:val="000000"/>
                <w:sz w:val="20"/>
                <w:szCs w:val="20"/>
              </w:rPr>
              <w:t>-£413</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5129EB05" w14:textId="2F8F7310">
            <w:pPr>
              <w:jc w:val="right"/>
              <w:rPr>
                <w:rFonts w:cs="Arial"/>
                <w:color w:val="000000"/>
                <w:sz w:val="20"/>
                <w:szCs w:val="20"/>
                <w:lang w:eastAsia="en-GB"/>
              </w:rPr>
            </w:pPr>
            <w:r>
              <w:rPr>
                <w:rFonts w:cs="Arial"/>
                <w:color w:val="000000"/>
                <w:sz w:val="20"/>
                <w:szCs w:val="20"/>
              </w:rPr>
              <w:t>-£466</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502A1128" w14:textId="2D3DEBD4">
            <w:pPr>
              <w:jc w:val="right"/>
              <w:rPr>
                <w:rFonts w:cs="Arial"/>
                <w:color w:val="000000"/>
                <w:sz w:val="20"/>
                <w:szCs w:val="20"/>
                <w:lang w:eastAsia="en-GB"/>
              </w:rPr>
            </w:pPr>
            <w:r>
              <w:rPr>
                <w:rFonts w:cs="Arial"/>
                <w:color w:val="000000"/>
                <w:sz w:val="20"/>
                <w:szCs w:val="20"/>
              </w:rPr>
              <w:t>£14</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78E10C69" w14:textId="61AB8EB6">
            <w:pPr>
              <w:jc w:val="right"/>
              <w:rPr>
                <w:rFonts w:cs="Arial"/>
                <w:color w:val="000000"/>
                <w:sz w:val="20"/>
                <w:szCs w:val="20"/>
                <w:lang w:eastAsia="en-GB"/>
              </w:rPr>
            </w:pPr>
            <w:r>
              <w:rPr>
                <w:rFonts w:cs="Arial"/>
                <w:color w:val="000000"/>
                <w:sz w:val="20"/>
                <w:szCs w:val="20"/>
              </w:rPr>
              <w:t>£8</w:t>
            </w:r>
          </w:p>
        </w:tc>
        <w:tc>
          <w:tcPr>
            <w:tcW w:w="992" w:type="dxa"/>
            <w:tcBorders>
              <w:top w:val="nil"/>
              <w:left w:val="nil"/>
              <w:bottom w:val="nil"/>
              <w:right w:val="nil"/>
            </w:tcBorders>
          </w:tcPr>
          <w:p w:rsidR="0007180C" w:rsidP="001B1D90" w:rsidRDefault="0007180C" w14:paraId="7227AE6E" w14:textId="66A3CA2C">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6CA61306" w14:textId="4811E915">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FC779A" w14:paraId="3A34C930" w14:textId="346E7BD6">
            <w:pPr>
              <w:jc w:val="right"/>
              <w:rPr>
                <w:rFonts w:cs="Arial"/>
                <w:b/>
                <w:bCs/>
                <w:color w:val="000000"/>
                <w:sz w:val="20"/>
                <w:szCs w:val="20"/>
                <w:lang w:eastAsia="en-GB"/>
              </w:rPr>
            </w:pPr>
            <w:r>
              <w:rPr>
                <w:rFonts w:cs="Arial"/>
                <w:b/>
                <w:bCs/>
                <w:color w:val="000000"/>
                <w:sz w:val="20"/>
                <w:szCs w:val="20"/>
              </w:rPr>
              <w:t>£54</w:t>
            </w:r>
            <w:r w:rsidR="0007180C">
              <w:rPr>
                <w:rFonts w:cs="Arial"/>
                <w:b/>
                <w:bCs/>
                <w:color w:val="000000"/>
                <w:sz w:val="20"/>
                <w:szCs w:val="20"/>
              </w:rPr>
              <w:t>8</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1B1D90" w14:paraId="16170198" w14:textId="2991FC24">
            <w:pPr>
              <w:jc w:val="right"/>
              <w:rPr>
                <w:rFonts w:cs="Arial"/>
                <w:b/>
                <w:bCs/>
                <w:color w:val="000000"/>
                <w:sz w:val="20"/>
                <w:szCs w:val="20"/>
                <w:lang w:eastAsia="en-GB"/>
              </w:rPr>
            </w:pPr>
            <w:r>
              <w:rPr>
                <w:rFonts w:cs="Arial"/>
                <w:b/>
                <w:bCs/>
                <w:color w:val="000000"/>
                <w:sz w:val="20"/>
                <w:szCs w:val="20"/>
              </w:rPr>
              <w:t>£495</w:t>
            </w:r>
          </w:p>
        </w:tc>
      </w:tr>
      <w:tr w:rsidRPr="00E77428" w:rsidR="0061377B" w:rsidTr="0061377B" w14:paraId="6D68D4C0"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4F04AD0D" w14:textId="77777777">
            <w:pPr>
              <w:jc w:val="right"/>
              <w:rPr>
                <w:rFonts w:cs="Arial"/>
                <w:color w:val="000000"/>
                <w:sz w:val="20"/>
                <w:szCs w:val="20"/>
                <w:lang w:eastAsia="en-GB"/>
              </w:rPr>
            </w:pPr>
            <w:r w:rsidRPr="00E77428">
              <w:rPr>
                <w:rFonts w:cs="Arial"/>
                <w:color w:val="000000"/>
                <w:sz w:val="20"/>
                <w:szCs w:val="20"/>
                <w:lang w:eastAsia="en-GB"/>
              </w:rPr>
              <w:t>2028</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016F9D40" w14:textId="2D55EF19">
            <w:pPr>
              <w:jc w:val="right"/>
              <w:rPr>
                <w:rFonts w:cs="Arial"/>
                <w:color w:val="000000"/>
                <w:sz w:val="20"/>
                <w:szCs w:val="20"/>
                <w:lang w:eastAsia="en-GB"/>
              </w:rPr>
            </w:pPr>
            <w:r>
              <w:rPr>
                <w:rFonts w:cs="Arial"/>
                <w:color w:val="000000"/>
                <w:sz w:val="20"/>
                <w:szCs w:val="20"/>
              </w:rPr>
              <w:t>-£124</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31F04557" w14:textId="6082AC45">
            <w:pPr>
              <w:jc w:val="right"/>
              <w:rPr>
                <w:rFonts w:cs="Arial"/>
                <w:color w:val="000000"/>
                <w:sz w:val="20"/>
                <w:szCs w:val="20"/>
                <w:lang w:eastAsia="en-GB"/>
              </w:rPr>
            </w:pPr>
            <w:r>
              <w:rPr>
                <w:rFonts w:cs="Arial"/>
                <w:color w:val="000000"/>
                <w:sz w:val="20"/>
                <w:szCs w:val="20"/>
              </w:rPr>
              <w:t>£729</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69A0F112" w14:textId="31D4248A">
            <w:pPr>
              <w:jc w:val="right"/>
              <w:rPr>
                <w:rFonts w:cs="Arial"/>
                <w:color w:val="000000"/>
                <w:sz w:val="20"/>
                <w:szCs w:val="20"/>
                <w:lang w:eastAsia="en-GB"/>
              </w:rPr>
            </w:pPr>
            <w:r>
              <w:rPr>
                <w:rFonts w:cs="Arial"/>
                <w:color w:val="000000"/>
                <w:sz w:val="20"/>
                <w:szCs w:val="20"/>
              </w:rPr>
              <w:t>-£416</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5E4D3C68" w14:textId="1017BFF1">
            <w:pPr>
              <w:jc w:val="right"/>
              <w:rPr>
                <w:rFonts w:cs="Arial"/>
                <w:color w:val="000000"/>
                <w:sz w:val="20"/>
                <w:szCs w:val="20"/>
                <w:lang w:eastAsia="en-GB"/>
              </w:rPr>
            </w:pPr>
            <w:r>
              <w:rPr>
                <w:rFonts w:cs="Arial"/>
                <w:color w:val="000000"/>
                <w:sz w:val="20"/>
                <w:szCs w:val="20"/>
              </w:rPr>
              <w:t>-£435</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5413437D" w14:textId="7A2B311A">
            <w:pPr>
              <w:jc w:val="right"/>
              <w:rPr>
                <w:rFonts w:cs="Arial"/>
                <w:color w:val="000000"/>
                <w:sz w:val="20"/>
                <w:szCs w:val="20"/>
                <w:lang w:eastAsia="en-GB"/>
              </w:rPr>
            </w:pPr>
            <w:r>
              <w:rPr>
                <w:rFonts w:cs="Arial"/>
                <w:color w:val="000000"/>
                <w:sz w:val="20"/>
                <w:szCs w:val="20"/>
              </w:rPr>
              <w:t>-£62</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0210E6DC" w14:textId="553EF7E1">
            <w:pPr>
              <w:jc w:val="right"/>
              <w:rPr>
                <w:rFonts w:cs="Arial"/>
                <w:color w:val="000000"/>
                <w:sz w:val="20"/>
                <w:szCs w:val="20"/>
                <w:lang w:eastAsia="en-GB"/>
              </w:rPr>
            </w:pPr>
            <w:r>
              <w:rPr>
                <w:rFonts w:cs="Arial"/>
                <w:color w:val="000000"/>
                <w:sz w:val="20"/>
                <w:szCs w:val="20"/>
              </w:rPr>
              <w:t>£7</w:t>
            </w:r>
          </w:p>
        </w:tc>
        <w:tc>
          <w:tcPr>
            <w:tcW w:w="992" w:type="dxa"/>
            <w:tcBorders>
              <w:top w:val="nil"/>
              <w:left w:val="nil"/>
              <w:bottom w:val="nil"/>
              <w:right w:val="nil"/>
            </w:tcBorders>
          </w:tcPr>
          <w:p w:rsidR="0007180C" w:rsidP="001B1D90" w:rsidRDefault="0007180C" w14:paraId="30B70A81" w14:textId="7E650B6B">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5D752E3B" w14:textId="6F01BCDB">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737B82FF" w14:textId="6607A742">
            <w:pPr>
              <w:jc w:val="right"/>
              <w:rPr>
                <w:rFonts w:cs="Arial"/>
                <w:b/>
                <w:bCs/>
                <w:color w:val="000000"/>
                <w:sz w:val="20"/>
                <w:szCs w:val="20"/>
                <w:lang w:eastAsia="en-GB"/>
              </w:rPr>
            </w:pPr>
            <w:r>
              <w:rPr>
                <w:rFonts w:cs="Arial"/>
                <w:b/>
                <w:bCs/>
                <w:color w:val="000000"/>
                <w:sz w:val="20"/>
                <w:szCs w:val="20"/>
              </w:rPr>
              <w:t>£679</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1B1D90" w14:paraId="645D6141" w14:textId="4EA86FB5">
            <w:pPr>
              <w:jc w:val="right"/>
              <w:rPr>
                <w:rFonts w:cs="Arial"/>
                <w:b/>
                <w:bCs/>
                <w:color w:val="000000"/>
                <w:sz w:val="20"/>
                <w:szCs w:val="20"/>
                <w:lang w:eastAsia="en-GB"/>
              </w:rPr>
            </w:pPr>
            <w:r>
              <w:rPr>
                <w:rFonts w:cs="Arial"/>
                <w:b/>
                <w:bCs/>
                <w:color w:val="000000"/>
                <w:sz w:val="20"/>
                <w:szCs w:val="20"/>
              </w:rPr>
              <w:t>£591</w:t>
            </w:r>
          </w:p>
        </w:tc>
      </w:tr>
      <w:tr w:rsidRPr="00E77428" w:rsidR="0061377B" w:rsidTr="0061377B" w14:paraId="310C625D"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69B6B74B" w14:textId="77777777">
            <w:pPr>
              <w:jc w:val="right"/>
              <w:rPr>
                <w:rFonts w:cs="Arial"/>
                <w:color w:val="000000"/>
                <w:sz w:val="20"/>
                <w:szCs w:val="20"/>
                <w:lang w:eastAsia="en-GB"/>
              </w:rPr>
            </w:pPr>
            <w:r w:rsidRPr="00E77428">
              <w:rPr>
                <w:rFonts w:cs="Arial"/>
                <w:color w:val="000000"/>
                <w:sz w:val="20"/>
                <w:szCs w:val="20"/>
                <w:lang w:eastAsia="en-GB"/>
              </w:rPr>
              <w:t>2029</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21A2A7AB" w14:textId="45A61E95">
            <w:pPr>
              <w:jc w:val="right"/>
              <w:rPr>
                <w:rFonts w:cs="Arial"/>
                <w:color w:val="000000"/>
                <w:sz w:val="20"/>
                <w:szCs w:val="20"/>
                <w:lang w:eastAsia="en-GB"/>
              </w:rPr>
            </w:pPr>
            <w:r>
              <w:rPr>
                <w:rFonts w:cs="Arial"/>
                <w:color w:val="000000"/>
                <w:sz w:val="20"/>
                <w:szCs w:val="20"/>
              </w:rPr>
              <w:t>-£124</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7807026A" w14:textId="2ED25FB3">
            <w:pPr>
              <w:jc w:val="right"/>
              <w:rPr>
                <w:rFonts w:cs="Arial"/>
                <w:color w:val="000000"/>
                <w:sz w:val="20"/>
                <w:szCs w:val="20"/>
                <w:lang w:eastAsia="en-GB"/>
              </w:rPr>
            </w:pPr>
            <w:r>
              <w:rPr>
                <w:rFonts w:cs="Arial"/>
                <w:color w:val="000000"/>
                <w:sz w:val="20"/>
                <w:szCs w:val="20"/>
              </w:rPr>
              <w:t>£806</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3FF49EA9" w14:textId="66EA0F5D">
            <w:pPr>
              <w:jc w:val="right"/>
              <w:rPr>
                <w:rFonts w:cs="Arial"/>
                <w:color w:val="000000"/>
                <w:sz w:val="20"/>
                <w:szCs w:val="20"/>
                <w:lang w:eastAsia="en-GB"/>
              </w:rPr>
            </w:pPr>
            <w:r>
              <w:rPr>
                <w:rFonts w:cs="Arial"/>
                <w:color w:val="000000"/>
                <w:sz w:val="20"/>
                <w:szCs w:val="20"/>
              </w:rPr>
              <w:t>-£418</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26778081" w14:textId="57AE33E9">
            <w:pPr>
              <w:jc w:val="right"/>
              <w:rPr>
                <w:rFonts w:cs="Arial"/>
                <w:color w:val="000000"/>
                <w:sz w:val="20"/>
                <w:szCs w:val="20"/>
                <w:lang w:eastAsia="en-GB"/>
              </w:rPr>
            </w:pPr>
            <w:r>
              <w:rPr>
                <w:rFonts w:cs="Arial"/>
                <w:color w:val="000000"/>
                <w:sz w:val="20"/>
                <w:szCs w:val="20"/>
              </w:rPr>
              <w:t>-£437</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518996CD" w14:textId="510A6256">
            <w:pPr>
              <w:jc w:val="right"/>
              <w:rPr>
                <w:rFonts w:cs="Arial"/>
                <w:color w:val="000000"/>
                <w:sz w:val="20"/>
                <w:szCs w:val="20"/>
                <w:lang w:eastAsia="en-GB"/>
              </w:rPr>
            </w:pPr>
            <w:r>
              <w:rPr>
                <w:rFonts w:cs="Arial"/>
                <w:color w:val="000000"/>
                <w:sz w:val="20"/>
                <w:szCs w:val="20"/>
              </w:rPr>
              <w:t>-£88</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266B0A52" w14:textId="299B9585">
            <w:pPr>
              <w:jc w:val="right"/>
              <w:rPr>
                <w:rFonts w:cs="Arial"/>
                <w:color w:val="000000"/>
                <w:sz w:val="20"/>
                <w:szCs w:val="20"/>
                <w:lang w:eastAsia="en-GB"/>
              </w:rPr>
            </w:pPr>
            <w:r>
              <w:rPr>
                <w:rFonts w:cs="Arial"/>
                <w:color w:val="000000"/>
                <w:sz w:val="20"/>
                <w:szCs w:val="20"/>
              </w:rPr>
              <w:t>£7</w:t>
            </w:r>
          </w:p>
        </w:tc>
        <w:tc>
          <w:tcPr>
            <w:tcW w:w="992" w:type="dxa"/>
            <w:tcBorders>
              <w:top w:val="nil"/>
              <w:left w:val="nil"/>
              <w:bottom w:val="nil"/>
              <w:right w:val="nil"/>
            </w:tcBorders>
          </w:tcPr>
          <w:p w:rsidR="0007180C" w:rsidP="001B1D90" w:rsidRDefault="0007180C" w14:paraId="53D33A36" w14:textId="1E4FE0DA">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7377A914" w14:textId="11AA783B">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FC779A" w14:paraId="509E546F" w14:textId="0D918D66">
            <w:pPr>
              <w:jc w:val="right"/>
              <w:rPr>
                <w:rFonts w:cs="Arial"/>
                <w:b/>
                <w:bCs/>
                <w:color w:val="000000"/>
                <w:sz w:val="20"/>
                <w:szCs w:val="20"/>
                <w:lang w:eastAsia="en-GB"/>
              </w:rPr>
            </w:pPr>
            <w:r>
              <w:rPr>
                <w:rFonts w:cs="Arial"/>
                <w:b/>
                <w:bCs/>
                <w:color w:val="000000"/>
                <w:sz w:val="20"/>
                <w:szCs w:val="20"/>
              </w:rPr>
              <w:t>£78</w:t>
            </w:r>
            <w:r w:rsidR="0007180C">
              <w:rPr>
                <w:rFonts w:cs="Arial"/>
                <w:b/>
                <w:bCs/>
                <w:color w:val="000000"/>
                <w:sz w:val="20"/>
                <w:szCs w:val="20"/>
              </w:rPr>
              <w:t>1</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1B1D90" w14:paraId="6519FD04" w14:textId="300C85E3">
            <w:pPr>
              <w:jc w:val="right"/>
              <w:rPr>
                <w:rFonts w:cs="Arial"/>
                <w:b/>
                <w:bCs/>
                <w:color w:val="000000"/>
                <w:sz w:val="20"/>
                <w:szCs w:val="20"/>
                <w:lang w:eastAsia="en-GB"/>
              </w:rPr>
            </w:pPr>
            <w:r>
              <w:rPr>
                <w:rFonts w:cs="Arial"/>
                <w:b/>
                <w:bCs/>
                <w:color w:val="000000"/>
                <w:sz w:val="20"/>
                <w:szCs w:val="20"/>
              </w:rPr>
              <w:t>£658</w:t>
            </w:r>
          </w:p>
        </w:tc>
      </w:tr>
      <w:tr w:rsidRPr="00E77428" w:rsidR="0061377B" w:rsidTr="0061377B" w14:paraId="740048CB"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43265071" w14:textId="77777777">
            <w:pPr>
              <w:jc w:val="right"/>
              <w:rPr>
                <w:rFonts w:cs="Arial"/>
                <w:color w:val="000000"/>
                <w:sz w:val="20"/>
                <w:szCs w:val="20"/>
                <w:lang w:eastAsia="en-GB"/>
              </w:rPr>
            </w:pPr>
            <w:r w:rsidRPr="00E77428">
              <w:rPr>
                <w:rFonts w:cs="Arial"/>
                <w:color w:val="000000"/>
                <w:sz w:val="20"/>
                <w:szCs w:val="20"/>
                <w:lang w:eastAsia="en-GB"/>
              </w:rPr>
              <w:t>2030</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2FE8E3E8" w14:textId="65873911">
            <w:pPr>
              <w:jc w:val="right"/>
              <w:rPr>
                <w:rFonts w:cs="Arial"/>
                <w:color w:val="000000"/>
                <w:sz w:val="20"/>
                <w:szCs w:val="20"/>
                <w:lang w:eastAsia="en-GB"/>
              </w:rPr>
            </w:pPr>
            <w:r>
              <w:rPr>
                <w:rFonts w:cs="Arial"/>
                <w:color w:val="000000"/>
                <w:sz w:val="20"/>
                <w:szCs w:val="20"/>
              </w:rPr>
              <w:t>-£125</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147C017E" w14:textId="6B7922DD">
            <w:pPr>
              <w:jc w:val="right"/>
              <w:rPr>
                <w:rFonts w:cs="Arial"/>
                <w:color w:val="000000"/>
                <w:sz w:val="20"/>
                <w:szCs w:val="20"/>
                <w:lang w:eastAsia="en-GB"/>
              </w:rPr>
            </w:pPr>
            <w:r>
              <w:rPr>
                <w:rFonts w:cs="Arial"/>
                <w:color w:val="000000"/>
                <w:sz w:val="20"/>
                <w:szCs w:val="20"/>
              </w:rPr>
              <w:t>£876</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7451F9D0" w14:textId="4F1F2FA9">
            <w:pPr>
              <w:jc w:val="right"/>
              <w:rPr>
                <w:rFonts w:cs="Arial"/>
                <w:color w:val="000000"/>
                <w:sz w:val="20"/>
                <w:szCs w:val="20"/>
                <w:lang w:eastAsia="en-GB"/>
              </w:rPr>
            </w:pPr>
            <w:r>
              <w:rPr>
                <w:rFonts w:cs="Arial"/>
                <w:color w:val="000000"/>
                <w:sz w:val="20"/>
                <w:szCs w:val="20"/>
              </w:rPr>
              <w:t>-£419</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07E9A5DD" w14:textId="213B6A7A">
            <w:pPr>
              <w:jc w:val="right"/>
              <w:rPr>
                <w:rFonts w:cs="Arial"/>
                <w:color w:val="000000"/>
                <w:sz w:val="20"/>
                <w:szCs w:val="20"/>
                <w:lang w:eastAsia="en-GB"/>
              </w:rPr>
            </w:pPr>
            <w:r>
              <w:rPr>
                <w:rFonts w:cs="Arial"/>
                <w:color w:val="000000"/>
                <w:sz w:val="20"/>
                <w:szCs w:val="20"/>
              </w:rPr>
              <w:t>-£438</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298CC828" w14:textId="7F709D43">
            <w:pPr>
              <w:jc w:val="right"/>
              <w:rPr>
                <w:rFonts w:cs="Arial"/>
                <w:color w:val="000000"/>
                <w:sz w:val="20"/>
                <w:szCs w:val="20"/>
                <w:lang w:eastAsia="en-GB"/>
              </w:rPr>
            </w:pPr>
            <w:r>
              <w:rPr>
                <w:rFonts w:cs="Arial"/>
                <w:color w:val="000000"/>
                <w:sz w:val="20"/>
                <w:szCs w:val="20"/>
              </w:rPr>
              <w:t>-£129</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18E77B34" w14:textId="7F16E1C0">
            <w:pPr>
              <w:jc w:val="right"/>
              <w:rPr>
                <w:rFonts w:cs="Arial"/>
                <w:color w:val="000000"/>
                <w:sz w:val="20"/>
                <w:szCs w:val="20"/>
                <w:lang w:eastAsia="en-GB"/>
              </w:rPr>
            </w:pPr>
            <w:r>
              <w:rPr>
                <w:rFonts w:cs="Arial"/>
                <w:color w:val="000000"/>
                <w:sz w:val="20"/>
                <w:szCs w:val="20"/>
              </w:rPr>
              <w:t>£7</w:t>
            </w:r>
          </w:p>
        </w:tc>
        <w:tc>
          <w:tcPr>
            <w:tcW w:w="992" w:type="dxa"/>
            <w:tcBorders>
              <w:top w:val="nil"/>
              <w:left w:val="nil"/>
              <w:bottom w:val="nil"/>
              <w:right w:val="nil"/>
            </w:tcBorders>
          </w:tcPr>
          <w:p w:rsidR="0007180C" w:rsidP="001B1D90" w:rsidRDefault="0007180C" w14:paraId="39C531AE" w14:textId="05AF8F03">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036E371C" w14:textId="20536137">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3644F002" w14:textId="1E4E1677">
            <w:pPr>
              <w:jc w:val="right"/>
              <w:rPr>
                <w:rFonts w:cs="Arial"/>
                <w:b/>
                <w:bCs/>
                <w:color w:val="000000"/>
                <w:sz w:val="20"/>
                <w:szCs w:val="20"/>
                <w:lang w:eastAsia="en-GB"/>
              </w:rPr>
            </w:pPr>
            <w:r>
              <w:rPr>
                <w:rFonts w:cs="Arial"/>
                <w:b/>
                <w:bCs/>
                <w:color w:val="000000"/>
                <w:sz w:val="20"/>
                <w:szCs w:val="20"/>
              </w:rPr>
              <w:t>£892</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FC779A" w14:paraId="0DB85778" w14:textId="23EA2E90">
            <w:pPr>
              <w:jc w:val="right"/>
              <w:rPr>
                <w:rFonts w:cs="Arial"/>
                <w:b/>
                <w:bCs/>
                <w:color w:val="000000"/>
                <w:sz w:val="20"/>
                <w:szCs w:val="20"/>
                <w:lang w:eastAsia="en-GB"/>
              </w:rPr>
            </w:pPr>
            <w:r>
              <w:rPr>
                <w:rFonts w:cs="Arial"/>
                <w:b/>
                <w:bCs/>
                <w:color w:val="000000"/>
                <w:sz w:val="20"/>
                <w:szCs w:val="20"/>
              </w:rPr>
              <w:t>£72</w:t>
            </w:r>
            <w:r w:rsidR="00225C6C">
              <w:rPr>
                <w:rFonts w:cs="Arial"/>
                <w:b/>
                <w:bCs/>
                <w:color w:val="000000"/>
                <w:sz w:val="20"/>
                <w:szCs w:val="20"/>
              </w:rPr>
              <w:t>5</w:t>
            </w:r>
          </w:p>
        </w:tc>
      </w:tr>
      <w:tr w:rsidRPr="00E77428" w:rsidR="0061377B" w:rsidTr="0061377B" w14:paraId="7791239F"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49F58869" w14:textId="77777777">
            <w:pPr>
              <w:jc w:val="right"/>
              <w:rPr>
                <w:rFonts w:cs="Arial"/>
                <w:color w:val="000000"/>
                <w:sz w:val="20"/>
                <w:szCs w:val="20"/>
                <w:lang w:eastAsia="en-GB"/>
              </w:rPr>
            </w:pPr>
            <w:r w:rsidRPr="00E77428">
              <w:rPr>
                <w:rFonts w:cs="Arial"/>
                <w:color w:val="000000"/>
                <w:sz w:val="20"/>
                <w:szCs w:val="20"/>
                <w:lang w:eastAsia="en-GB"/>
              </w:rPr>
              <w:t>2031</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6B7EF6F0" w14:textId="5F368308">
            <w:pPr>
              <w:jc w:val="right"/>
              <w:rPr>
                <w:rFonts w:cs="Arial"/>
                <w:color w:val="000000"/>
                <w:sz w:val="20"/>
                <w:szCs w:val="20"/>
                <w:lang w:eastAsia="en-GB"/>
              </w:rPr>
            </w:pPr>
            <w:r>
              <w:rPr>
                <w:rFonts w:cs="Arial"/>
                <w:color w:val="000000"/>
                <w:sz w:val="20"/>
                <w:szCs w:val="20"/>
              </w:rPr>
              <w:t>-£125</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00D44A61" w14:textId="5E04657C">
            <w:pPr>
              <w:jc w:val="right"/>
              <w:rPr>
                <w:rFonts w:cs="Arial"/>
                <w:color w:val="000000"/>
                <w:sz w:val="20"/>
                <w:szCs w:val="20"/>
                <w:lang w:eastAsia="en-GB"/>
              </w:rPr>
            </w:pPr>
            <w:r>
              <w:rPr>
                <w:rFonts w:cs="Arial"/>
                <w:color w:val="000000"/>
                <w:sz w:val="20"/>
                <w:szCs w:val="20"/>
              </w:rPr>
              <w:t>£938</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6B362202" w14:textId="43B1FAFF">
            <w:pPr>
              <w:jc w:val="right"/>
              <w:rPr>
                <w:rFonts w:cs="Arial"/>
                <w:color w:val="000000"/>
                <w:sz w:val="20"/>
                <w:szCs w:val="20"/>
                <w:lang w:eastAsia="en-GB"/>
              </w:rPr>
            </w:pPr>
            <w:r>
              <w:rPr>
                <w:rFonts w:cs="Arial"/>
                <w:color w:val="000000"/>
                <w:sz w:val="20"/>
                <w:szCs w:val="20"/>
              </w:rPr>
              <w:t>-£419</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16C39E77" w14:textId="69B64101">
            <w:pPr>
              <w:jc w:val="right"/>
              <w:rPr>
                <w:rFonts w:cs="Arial"/>
                <w:color w:val="000000"/>
                <w:sz w:val="20"/>
                <w:szCs w:val="20"/>
                <w:lang w:eastAsia="en-GB"/>
              </w:rPr>
            </w:pPr>
            <w:r>
              <w:rPr>
                <w:rFonts w:cs="Arial"/>
                <w:color w:val="000000"/>
                <w:sz w:val="20"/>
                <w:szCs w:val="20"/>
              </w:rPr>
              <w:t>-£438</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69A30449" w14:textId="0FE89FFA">
            <w:pPr>
              <w:jc w:val="right"/>
              <w:rPr>
                <w:rFonts w:cs="Arial"/>
                <w:color w:val="000000"/>
                <w:sz w:val="20"/>
                <w:szCs w:val="20"/>
                <w:lang w:eastAsia="en-GB"/>
              </w:rPr>
            </w:pPr>
            <w:r>
              <w:rPr>
                <w:rFonts w:cs="Arial"/>
                <w:color w:val="000000"/>
                <w:sz w:val="20"/>
                <w:szCs w:val="20"/>
              </w:rPr>
              <w:t>-£130</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2DE8422E" w14:textId="126DCEE7">
            <w:pPr>
              <w:jc w:val="right"/>
              <w:rPr>
                <w:rFonts w:cs="Arial"/>
                <w:color w:val="000000"/>
                <w:sz w:val="20"/>
                <w:szCs w:val="20"/>
                <w:lang w:eastAsia="en-GB"/>
              </w:rPr>
            </w:pPr>
            <w:r>
              <w:rPr>
                <w:rFonts w:cs="Arial"/>
                <w:color w:val="000000"/>
                <w:sz w:val="20"/>
                <w:szCs w:val="20"/>
              </w:rPr>
              <w:t>£6</w:t>
            </w:r>
          </w:p>
        </w:tc>
        <w:tc>
          <w:tcPr>
            <w:tcW w:w="992" w:type="dxa"/>
            <w:tcBorders>
              <w:top w:val="nil"/>
              <w:left w:val="nil"/>
              <w:bottom w:val="nil"/>
              <w:right w:val="nil"/>
            </w:tcBorders>
          </w:tcPr>
          <w:p w:rsidR="0007180C" w:rsidP="001B1D90" w:rsidRDefault="0007180C" w14:paraId="3E247C16" w14:textId="49073AD6">
            <w:pPr>
              <w:jc w:val="right"/>
              <w:rPr>
                <w:rFonts w:cs="Arial"/>
                <w:color w:val="000000"/>
                <w:sz w:val="20"/>
                <w:szCs w:val="20"/>
                <w:lang w:eastAsia="en-GB"/>
              </w:rPr>
            </w:pPr>
            <w:r>
              <w:rPr>
                <w:rFonts w:cs="Arial"/>
                <w:color w:val="000000"/>
                <w:sz w:val="20"/>
                <w:szCs w:val="20"/>
                <w:lang w:eastAsia="en-GB"/>
              </w:rPr>
              <w:t>£1</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423FBA80" w14:textId="5793049A">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FC779A" w14:paraId="21E28789" w14:textId="6A09201A">
            <w:pPr>
              <w:jc w:val="right"/>
              <w:rPr>
                <w:rFonts w:cs="Arial"/>
                <w:b/>
                <w:bCs/>
                <w:color w:val="000000"/>
                <w:sz w:val="20"/>
                <w:szCs w:val="20"/>
                <w:lang w:eastAsia="en-GB"/>
              </w:rPr>
            </w:pPr>
            <w:r>
              <w:rPr>
                <w:rFonts w:cs="Arial"/>
                <w:b/>
                <w:bCs/>
                <w:color w:val="000000"/>
                <w:sz w:val="20"/>
                <w:szCs w:val="20"/>
              </w:rPr>
              <w:t>£95</w:t>
            </w:r>
            <w:r w:rsidR="0007180C">
              <w:rPr>
                <w:rFonts w:cs="Arial"/>
                <w:b/>
                <w:bCs/>
                <w:color w:val="000000"/>
                <w:sz w:val="20"/>
                <w:szCs w:val="20"/>
              </w:rPr>
              <w:t>4</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FC779A" w14:paraId="0A764DBE" w14:textId="7B2184D2">
            <w:pPr>
              <w:jc w:val="right"/>
              <w:rPr>
                <w:rFonts w:cs="Arial"/>
                <w:b/>
                <w:bCs/>
                <w:color w:val="000000"/>
                <w:sz w:val="20"/>
                <w:szCs w:val="20"/>
                <w:lang w:eastAsia="en-GB"/>
              </w:rPr>
            </w:pPr>
            <w:r>
              <w:rPr>
                <w:rFonts w:cs="Arial"/>
                <w:b/>
                <w:bCs/>
                <w:color w:val="000000"/>
                <w:sz w:val="20"/>
                <w:szCs w:val="20"/>
              </w:rPr>
              <w:t>£75</w:t>
            </w:r>
            <w:r w:rsidR="00225C6C">
              <w:rPr>
                <w:rFonts w:cs="Arial"/>
                <w:b/>
                <w:bCs/>
                <w:color w:val="000000"/>
                <w:sz w:val="20"/>
                <w:szCs w:val="20"/>
              </w:rPr>
              <w:t>0</w:t>
            </w:r>
          </w:p>
        </w:tc>
      </w:tr>
      <w:tr w:rsidRPr="00E77428" w:rsidR="0061377B" w:rsidTr="0061377B" w14:paraId="201E5A66"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16109468" w14:textId="77777777">
            <w:pPr>
              <w:jc w:val="right"/>
              <w:rPr>
                <w:rFonts w:cs="Arial"/>
                <w:color w:val="000000"/>
                <w:sz w:val="20"/>
                <w:szCs w:val="20"/>
                <w:lang w:eastAsia="en-GB"/>
              </w:rPr>
            </w:pPr>
            <w:r w:rsidRPr="00E77428">
              <w:rPr>
                <w:rFonts w:cs="Arial"/>
                <w:color w:val="000000"/>
                <w:sz w:val="20"/>
                <w:szCs w:val="20"/>
                <w:lang w:eastAsia="en-GB"/>
              </w:rPr>
              <w:t>2032</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151A272F" w14:textId="35159121">
            <w:pPr>
              <w:jc w:val="right"/>
              <w:rPr>
                <w:rFonts w:cs="Arial"/>
                <w:color w:val="000000"/>
                <w:sz w:val="20"/>
                <w:szCs w:val="20"/>
                <w:lang w:eastAsia="en-GB"/>
              </w:rPr>
            </w:pPr>
            <w:r>
              <w:rPr>
                <w:rFonts w:cs="Arial"/>
                <w:color w:val="000000"/>
                <w:sz w:val="20"/>
                <w:szCs w:val="20"/>
              </w:rPr>
              <w:t>-£126</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275E01E7" w14:textId="5C6C851E">
            <w:pPr>
              <w:jc w:val="right"/>
              <w:rPr>
                <w:rFonts w:cs="Arial"/>
                <w:color w:val="000000"/>
                <w:sz w:val="20"/>
                <w:szCs w:val="20"/>
                <w:lang w:eastAsia="en-GB"/>
              </w:rPr>
            </w:pPr>
            <w:r>
              <w:rPr>
                <w:rFonts w:cs="Arial"/>
                <w:color w:val="000000"/>
                <w:sz w:val="20"/>
                <w:szCs w:val="20"/>
              </w:rPr>
              <w:t>£995</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5C7BCDDD" w14:textId="5993DECC">
            <w:pPr>
              <w:jc w:val="right"/>
              <w:rPr>
                <w:rFonts w:cs="Arial"/>
                <w:color w:val="000000"/>
                <w:sz w:val="20"/>
                <w:szCs w:val="20"/>
                <w:lang w:eastAsia="en-GB"/>
              </w:rPr>
            </w:pPr>
            <w:r>
              <w:rPr>
                <w:rFonts w:cs="Arial"/>
                <w:color w:val="000000"/>
                <w:sz w:val="20"/>
                <w:szCs w:val="20"/>
              </w:rPr>
              <w:t>-£419</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1495740D" w14:textId="4A3BB2CE">
            <w:pPr>
              <w:jc w:val="right"/>
              <w:rPr>
                <w:rFonts w:cs="Arial"/>
                <w:color w:val="000000"/>
                <w:sz w:val="20"/>
                <w:szCs w:val="20"/>
                <w:lang w:eastAsia="en-GB"/>
              </w:rPr>
            </w:pPr>
            <w:r>
              <w:rPr>
                <w:rFonts w:cs="Arial"/>
                <w:color w:val="000000"/>
                <w:sz w:val="20"/>
                <w:szCs w:val="20"/>
              </w:rPr>
              <w:t>-£438</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4491C541" w14:textId="6F4759AE">
            <w:pPr>
              <w:jc w:val="right"/>
              <w:rPr>
                <w:rFonts w:cs="Arial"/>
                <w:color w:val="000000"/>
                <w:sz w:val="20"/>
                <w:szCs w:val="20"/>
                <w:lang w:eastAsia="en-GB"/>
              </w:rPr>
            </w:pPr>
            <w:r>
              <w:rPr>
                <w:rFonts w:cs="Arial"/>
                <w:color w:val="000000"/>
                <w:sz w:val="20"/>
                <w:szCs w:val="20"/>
              </w:rPr>
              <w:t>-£132</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274920BD" w14:textId="0F184A83">
            <w:pPr>
              <w:jc w:val="right"/>
              <w:rPr>
                <w:rFonts w:cs="Arial"/>
                <w:color w:val="000000"/>
                <w:sz w:val="20"/>
                <w:szCs w:val="20"/>
                <w:lang w:eastAsia="en-GB"/>
              </w:rPr>
            </w:pPr>
            <w:r>
              <w:rPr>
                <w:rFonts w:cs="Arial"/>
                <w:color w:val="000000"/>
                <w:sz w:val="20"/>
                <w:szCs w:val="20"/>
              </w:rPr>
              <w:t>£6</w:t>
            </w:r>
          </w:p>
        </w:tc>
        <w:tc>
          <w:tcPr>
            <w:tcW w:w="992" w:type="dxa"/>
            <w:tcBorders>
              <w:top w:val="nil"/>
              <w:left w:val="nil"/>
              <w:bottom w:val="nil"/>
              <w:right w:val="nil"/>
            </w:tcBorders>
          </w:tcPr>
          <w:p w:rsidR="0007180C" w:rsidP="001B1D90" w:rsidRDefault="0007180C" w14:paraId="0B874D51" w14:textId="6F6DE723">
            <w:pPr>
              <w:jc w:val="right"/>
              <w:rPr>
                <w:rFonts w:cs="Arial"/>
                <w:color w:val="000000"/>
                <w:sz w:val="20"/>
                <w:szCs w:val="20"/>
                <w:lang w:eastAsia="en-GB"/>
              </w:rPr>
            </w:pPr>
            <w:r>
              <w:rPr>
                <w:rFonts w:cs="Arial"/>
                <w:color w:val="000000"/>
                <w:sz w:val="20"/>
                <w:szCs w:val="20"/>
                <w:lang w:eastAsia="en-GB"/>
              </w:rPr>
              <w:t>£1</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3B79A922" w14:textId="039523B3">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455A5937" w14:textId="4FF16466">
            <w:pPr>
              <w:jc w:val="right"/>
              <w:rPr>
                <w:rFonts w:cs="Arial"/>
                <w:b/>
                <w:bCs/>
                <w:color w:val="000000"/>
                <w:sz w:val="20"/>
                <w:szCs w:val="20"/>
                <w:lang w:eastAsia="en-GB"/>
              </w:rPr>
            </w:pPr>
            <w:r>
              <w:rPr>
                <w:rFonts w:cs="Arial"/>
                <w:b/>
                <w:bCs/>
                <w:color w:val="000000"/>
                <w:sz w:val="20"/>
                <w:szCs w:val="20"/>
              </w:rPr>
              <w:t>£1,</w:t>
            </w:r>
            <w:r w:rsidR="00FC779A">
              <w:rPr>
                <w:rFonts w:cs="Arial"/>
                <w:b/>
                <w:bCs/>
                <w:color w:val="000000"/>
                <w:sz w:val="20"/>
                <w:szCs w:val="20"/>
              </w:rPr>
              <w:t>01</w:t>
            </w:r>
            <w:r w:rsidR="0007180C">
              <w:rPr>
                <w:rFonts w:cs="Arial"/>
                <w:b/>
                <w:bCs/>
                <w:color w:val="000000"/>
                <w:sz w:val="20"/>
                <w:szCs w:val="20"/>
              </w:rPr>
              <w:t>3</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FC779A" w14:paraId="361D60FB" w14:textId="7AA57D7C">
            <w:pPr>
              <w:jc w:val="right"/>
              <w:rPr>
                <w:rFonts w:cs="Arial"/>
                <w:b/>
                <w:bCs/>
                <w:color w:val="000000"/>
                <w:sz w:val="20"/>
                <w:szCs w:val="20"/>
                <w:lang w:eastAsia="en-GB"/>
              </w:rPr>
            </w:pPr>
            <w:r>
              <w:rPr>
                <w:rFonts w:cs="Arial"/>
                <w:b/>
                <w:bCs/>
                <w:color w:val="000000"/>
                <w:sz w:val="20"/>
                <w:szCs w:val="20"/>
              </w:rPr>
              <w:t>£7</w:t>
            </w:r>
            <w:r w:rsidR="00225C6C">
              <w:rPr>
                <w:rFonts w:cs="Arial"/>
                <w:b/>
                <w:bCs/>
                <w:color w:val="000000"/>
                <w:sz w:val="20"/>
                <w:szCs w:val="20"/>
              </w:rPr>
              <w:t>69</w:t>
            </w:r>
          </w:p>
        </w:tc>
      </w:tr>
      <w:tr w:rsidRPr="00E77428" w:rsidR="0061377B" w:rsidTr="0061377B" w14:paraId="3803E45E"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477EAD08" w14:textId="77777777">
            <w:pPr>
              <w:jc w:val="right"/>
              <w:rPr>
                <w:rFonts w:cs="Arial"/>
                <w:color w:val="000000"/>
                <w:sz w:val="20"/>
                <w:szCs w:val="20"/>
                <w:lang w:eastAsia="en-GB"/>
              </w:rPr>
            </w:pPr>
            <w:r w:rsidRPr="00E77428">
              <w:rPr>
                <w:rFonts w:cs="Arial"/>
                <w:color w:val="000000"/>
                <w:sz w:val="20"/>
                <w:szCs w:val="20"/>
                <w:lang w:eastAsia="en-GB"/>
              </w:rPr>
              <w:t>2033</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61C0EBAA" w14:textId="4E8CB4F6">
            <w:pPr>
              <w:jc w:val="right"/>
              <w:rPr>
                <w:rFonts w:cs="Arial"/>
                <w:color w:val="000000"/>
                <w:sz w:val="20"/>
                <w:szCs w:val="20"/>
                <w:lang w:eastAsia="en-GB"/>
              </w:rPr>
            </w:pPr>
            <w:r>
              <w:rPr>
                <w:rFonts w:cs="Arial"/>
                <w:color w:val="000000"/>
                <w:sz w:val="20"/>
                <w:szCs w:val="20"/>
              </w:rPr>
              <w:t>-£126</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411DB7D8" w14:textId="2C807864">
            <w:pPr>
              <w:jc w:val="right"/>
              <w:rPr>
                <w:rFonts w:cs="Arial"/>
                <w:color w:val="000000"/>
                <w:sz w:val="20"/>
                <w:szCs w:val="20"/>
                <w:lang w:eastAsia="en-GB"/>
              </w:rPr>
            </w:pPr>
            <w:r>
              <w:rPr>
                <w:rFonts w:cs="Arial"/>
                <w:color w:val="000000"/>
                <w:sz w:val="20"/>
                <w:szCs w:val="20"/>
              </w:rPr>
              <w:t>£1,049</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2C22A034" w14:textId="357DBF82">
            <w:pPr>
              <w:jc w:val="right"/>
              <w:rPr>
                <w:rFonts w:cs="Arial"/>
                <w:color w:val="000000"/>
                <w:sz w:val="20"/>
                <w:szCs w:val="20"/>
                <w:lang w:eastAsia="en-GB"/>
              </w:rPr>
            </w:pPr>
            <w:r>
              <w:rPr>
                <w:rFonts w:cs="Arial"/>
                <w:color w:val="000000"/>
                <w:sz w:val="20"/>
                <w:szCs w:val="20"/>
              </w:rPr>
              <w:t>-£419</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4768B059" w14:textId="57975870">
            <w:pPr>
              <w:jc w:val="right"/>
              <w:rPr>
                <w:rFonts w:cs="Arial"/>
                <w:color w:val="000000"/>
                <w:sz w:val="20"/>
                <w:szCs w:val="20"/>
                <w:lang w:eastAsia="en-GB"/>
              </w:rPr>
            </w:pPr>
            <w:r>
              <w:rPr>
                <w:rFonts w:cs="Arial"/>
                <w:color w:val="000000"/>
                <w:sz w:val="20"/>
                <w:szCs w:val="20"/>
              </w:rPr>
              <w:t>-£438</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16422EC9" w14:textId="64289ECC">
            <w:pPr>
              <w:jc w:val="right"/>
              <w:rPr>
                <w:rFonts w:cs="Arial"/>
                <w:color w:val="000000"/>
                <w:sz w:val="20"/>
                <w:szCs w:val="20"/>
                <w:lang w:eastAsia="en-GB"/>
              </w:rPr>
            </w:pPr>
            <w:r>
              <w:rPr>
                <w:rFonts w:cs="Arial"/>
                <w:color w:val="000000"/>
                <w:sz w:val="20"/>
                <w:szCs w:val="20"/>
              </w:rPr>
              <w:t>£78</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04099071" w14:textId="7A3B8238">
            <w:pPr>
              <w:jc w:val="right"/>
              <w:rPr>
                <w:rFonts w:cs="Arial"/>
                <w:color w:val="000000"/>
                <w:sz w:val="20"/>
                <w:szCs w:val="20"/>
                <w:lang w:eastAsia="en-GB"/>
              </w:rPr>
            </w:pPr>
            <w:r>
              <w:rPr>
                <w:rFonts w:cs="Arial"/>
                <w:color w:val="000000"/>
                <w:sz w:val="20"/>
                <w:szCs w:val="20"/>
              </w:rPr>
              <w:t>£6</w:t>
            </w:r>
          </w:p>
        </w:tc>
        <w:tc>
          <w:tcPr>
            <w:tcW w:w="992" w:type="dxa"/>
            <w:tcBorders>
              <w:top w:val="nil"/>
              <w:left w:val="nil"/>
              <w:bottom w:val="nil"/>
              <w:right w:val="nil"/>
            </w:tcBorders>
          </w:tcPr>
          <w:p w:rsidR="0007180C" w:rsidP="001B1D90" w:rsidRDefault="0007180C" w14:paraId="72ADEEDF" w14:textId="1AEDDFE3">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7DF6F419" w14:textId="2D1751E8">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05FF5401" w14:textId="0560D759">
            <w:pPr>
              <w:jc w:val="right"/>
              <w:rPr>
                <w:rFonts w:cs="Arial"/>
                <w:b/>
                <w:bCs/>
                <w:color w:val="000000"/>
                <w:sz w:val="20"/>
                <w:szCs w:val="20"/>
                <w:lang w:eastAsia="en-GB"/>
              </w:rPr>
            </w:pPr>
            <w:r>
              <w:rPr>
                <w:rFonts w:cs="Arial"/>
                <w:b/>
                <w:bCs/>
                <w:color w:val="000000"/>
                <w:sz w:val="20"/>
                <w:szCs w:val="20"/>
              </w:rPr>
              <w:t>£858</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1B1D90" w14:paraId="2F4653A6" w14:textId="6F321FA3">
            <w:pPr>
              <w:jc w:val="right"/>
              <w:rPr>
                <w:rFonts w:cs="Arial"/>
                <w:b/>
                <w:bCs/>
                <w:color w:val="000000"/>
                <w:sz w:val="20"/>
                <w:szCs w:val="20"/>
                <w:lang w:eastAsia="en-GB"/>
              </w:rPr>
            </w:pPr>
            <w:r>
              <w:rPr>
                <w:rFonts w:cs="Arial"/>
                <w:b/>
                <w:bCs/>
                <w:color w:val="000000"/>
                <w:sz w:val="20"/>
                <w:szCs w:val="20"/>
              </w:rPr>
              <w:t>£629</w:t>
            </w:r>
          </w:p>
        </w:tc>
      </w:tr>
      <w:tr w:rsidRPr="00E77428" w:rsidR="0061377B" w:rsidTr="0061377B" w14:paraId="09EB858C"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085CB48E" w14:textId="77777777">
            <w:pPr>
              <w:jc w:val="right"/>
              <w:rPr>
                <w:rFonts w:cs="Arial"/>
                <w:color w:val="000000"/>
                <w:sz w:val="20"/>
                <w:szCs w:val="20"/>
                <w:lang w:eastAsia="en-GB"/>
              </w:rPr>
            </w:pPr>
            <w:r w:rsidRPr="00E77428">
              <w:rPr>
                <w:rFonts w:cs="Arial"/>
                <w:color w:val="000000"/>
                <w:sz w:val="20"/>
                <w:szCs w:val="20"/>
                <w:lang w:eastAsia="en-GB"/>
              </w:rPr>
              <w:t>2034</w:t>
            </w:r>
          </w:p>
        </w:tc>
        <w:tc>
          <w:tcPr>
            <w:tcW w:w="992" w:type="dxa"/>
            <w:tcBorders>
              <w:top w:val="nil"/>
              <w:left w:val="single" w:color="auto" w:sz="4" w:space="0"/>
              <w:bottom w:val="nil"/>
              <w:right w:val="nil"/>
            </w:tcBorders>
            <w:shd w:val="clear" w:color="auto" w:fill="auto"/>
            <w:noWrap/>
            <w:vAlign w:val="bottom"/>
            <w:hideMark/>
          </w:tcPr>
          <w:p w:rsidRPr="00E77428" w:rsidR="001B1D90" w:rsidP="001B1D90" w:rsidRDefault="001B1D90" w14:paraId="67876D39" w14:textId="2910C1E0">
            <w:pPr>
              <w:jc w:val="right"/>
              <w:rPr>
                <w:rFonts w:cs="Arial"/>
                <w:color w:val="000000"/>
                <w:sz w:val="20"/>
                <w:szCs w:val="20"/>
                <w:lang w:eastAsia="en-GB"/>
              </w:rPr>
            </w:pPr>
            <w:r>
              <w:rPr>
                <w:rFonts w:cs="Arial"/>
                <w:color w:val="000000"/>
                <w:sz w:val="20"/>
                <w:szCs w:val="20"/>
              </w:rPr>
              <w:t>-£127</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5176020A" w14:textId="70F493CB">
            <w:pPr>
              <w:jc w:val="right"/>
              <w:rPr>
                <w:rFonts w:cs="Arial"/>
                <w:color w:val="000000"/>
                <w:sz w:val="20"/>
                <w:szCs w:val="20"/>
                <w:lang w:eastAsia="en-GB"/>
              </w:rPr>
            </w:pPr>
            <w:r>
              <w:rPr>
                <w:rFonts w:cs="Arial"/>
                <w:color w:val="000000"/>
                <w:sz w:val="20"/>
                <w:szCs w:val="20"/>
              </w:rPr>
              <w:t>£1,100</w:t>
            </w: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37392DC6" w14:textId="7A6CF82B">
            <w:pPr>
              <w:jc w:val="right"/>
              <w:rPr>
                <w:rFonts w:cs="Arial"/>
                <w:color w:val="000000"/>
                <w:sz w:val="20"/>
                <w:szCs w:val="20"/>
                <w:lang w:eastAsia="en-GB"/>
              </w:rPr>
            </w:pPr>
            <w:r>
              <w:rPr>
                <w:rFonts w:cs="Arial"/>
                <w:color w:val="000000"/>
                <w:sz w:val="20"/>
                <w:szCs w:val="20"/>
              </w:rPr>
              <w:t>-£419</w:t>
            </w:r>
          </w:p>
        </w:tc>
        <w:tc>
          <w:tcPr>
            <w:tcW w:w="1418" w:type="dxa"/>
            <w:tcBorders>
              <w:top w:val="nil"/>
              <w:left w:val="nil"/>
              <w:bottom w:val="nil"/>
              <w:right w:val="nil"/>
            </w:tcBorders>
            <w:shd w:val="clear" w:color="auto" w:fill="auto"/>
            <w:noWrap/>
            <w:vAlign w:val="bottom"/>
            <w:hideMark/>
          </w:tcPr>
          <w:p w:rsidRPr="00E77428" w:rsidR="001B1D90" w:rsidP="001B1D90" w:rsidRDefault="001B1D90" w14:paraId="279DCD3D" w14:textId="71D6BC05">
            <w:pPr>
              <w:jc w:val="right"/>
              <w:rPr>
                <w:rFonts w:cs="Arial"/>
                <w:color w:val="000000"/>
                <w:sz w:val="20"/>
                <w:szCs w:val="20"/>
                <w:lang w:eastAsia="en-GB"/>
              </w:rPr>
            </w:pPr>
            <w:r>
              <w:rPr>
                <w:rFonts w:cs="Arial"/>
                <w:color w:val="000000"/>
                <w:sz w:val="20"/>
                <w:szCs w:val="20"/>
              </w:rPr>
              <w:t>-£438</w:t>
            </w:r>
          </w:p>
        </w:tc>
        <w:tc>
          <w:tcPr>
            <w:tcW w:w="1417" w:type="dxa"/>
            <w:tcBorders>
              <w:top w:val="nil"/>
              <w:left w:val="nil"/>
              <w:bottom w:val="nil"/>
              <w:right w:val="nil"/>
            </w:tcBorders>
            <w:shd w:val="clear" w:color="auto" w:fill="auto"/>
            <w:noWrap/>
            <w:vAlign w:val="bottom"/>
            <w:hideMark/>
          </w:tcPr>
          <w:p w:rsidRPr="00E77428" w:rsidR="001B1D90" w:rsidP="001B1D90" w:rsidRDefault="001B1D90" w14:paraId="6BD75B80" w14:textId="55F7ED99">
            <w:pPr>
              <w:jc w:val="right"/>
              <w:rPr>
                <w:rFonts w:cs="Arial"/>
                <w:color w:val="000000"/>
                <w:sz w:val="20"/>
                <w:szCs w:val="20"/>
                <w:lang w:eastAsia="en-GB"/>
              </w:rPr>
            </w:pPr>
            <w:r>
              <w:rPr>
                <w:rFonts w:cs="Arial"/>
                <w:color w:val="000000"/>
                <w:sz w:val="20"/>
                <w:szCs w:val="20"/>
              </w:rPr>
              <w:t>-£122</w:t>
            </w:r>
          </w:p>
        </w:tc>
        <w:tc>
          <w:tcPr>
            <w:tcW w:w="1276" w:type="dxa"/>
            <w:tcBorders>
              <w:top w:val="nil"/>
              <w:left w:val="nil"/>
              <w:bottom w:val="nil"/>
              <w:right w:val="nil"/>
            </w:tcBorders>
            <w:shd w:val="clear" w:color="auto" w:fill="auto"/>
            <w:noWrap/>
            <w:vAlign w:val="bottom"/>
            <w:hideMark/>
          </w:tcPr>
          <w:p w:rsidRPr="00E77428" w:rsidR="001B1D90" w:rsidP="001B1D90" w:rsidRDefault="001B1D90" w14:paraId="3FDE1C23" w14:textId="11EABF6D">
            <w:pPr>
              <w:jc w:val="right"/>
              <w:rPr>
                <w:rFonts w:cs="Arial"/>
                <w:color w:val="000000"/>
                <w:sz w:val="20"/>
                <w:szCs w:val="20"/>
                <w:lang w:eastAsia="en-GB"/>
              </w:rPr>
            </w:pPr>
            <w:r>
              <w:rPr>
                <w:rFonts w:cs="Arial"/>
                <w:color w:val="000000"/>
                <w:sz w:val="20"/>
                <w:szCs w:val="20"/>
              </w:rPr>
              <w:t>£6</w:t>
            </w:r>
          </w:p>
        </w:tc>
        <w:tc>
          <w:tcPr>
            <w:tcW w:w="992" w:type="dxa"/>
            <w:tcBorders>
              <w:top w:val="nil"/>
              <w:left w:val="nil"/>
              <w:bottom w:val="nil"/>
              <w:right w:val="nil"/>
            </w:tcBorders>
          </w:tcPr>
          <w:p w:rsidR="0007180C" w:rsidP="001B1D90" w:rsidRDefault="0007180C" w14:paraId="0315115A" w14:textId="62644DA8">
            <w:pPr>
              <w:jc w:val="right"/>
              <w:rPr>
                <w:rFonts w:cs="Arial"/>
                <w:color w:val="000000"/>
                <w:sz w:val="20"/>
                <w:szCs w:val="20"/>
                <w:lang w:eastAsia="en-GB"/>
              </w:rPr>
            </w:pPr>
            <w:r>
              <w:rPr>
                <w:rFonts w:cs="Arial"/>
                <w:color w:val="000000"/>
                <w:sz w:val="20"/>
                <w:szCs w:val="20"/>
                <w:lang w:eastAsia="en-GB"/>
              </w:rPr>
              <w:t>£0</w:t>
            </w:r>
          </w:p>
        </w:tc>
        <w:tc>
          <w:tcPr>
            <w:tcW w:w="284" w:type="dxa"/>
            <w:tcBorders>
              <w:top w:val="nil"/>
              <w:left w:val="nil"/>
              <w:bottom w:val="nil"/>
              <w:right w:val="single" w:color="auto" w:sz="4" w:space="0"/>
            </w:tcBorders>
            <w:shd w:val="clear" w:color="auto" w:fill="auto"/>
            <w:noWrap/>
            <w:vAlign w:val="bottom"/>
          </w:tcPr>
          <w:p w:rsidRPr="00E77428" w:rsidR="001B1D90" w:rsidP="001B1D90" w:rsidRDefault="001B1D90" w14:paraId="46EA2E13" w14:textId="7C5FD255">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1B1D90" w:rsidP="001B1D90" w:rsidRDefault="001B1D90" w14:paraId="20F6740F" w14:textId="2362E212">
            <w:pPr>
              <w:jc w:val="right"/>
              <w:rPr>
                <w:rFonts w:cs="Arial"/>
                <w:b/>
                <w:bCs/>
                <w:color w:val="000000"/>
                <w:sz w:val="20"/>
                <w:szCs w:val="20"/>
                <w:lang w:eastAsia="en-GB"/>
              </w:rPr>
            </w:pPr>
            <w:r>
              <w:rPr>
                <w:rFonts w:cs="Arial"/>
                <w:b/>
                <w:bCs/>
                <w:color w:val="000000"/>
                <w:sz w:val="20"/>
                <w:szCs w:val="20"/>
              </w:rPr>
              <w:t>£1,107</w:t>
            </w:r>
          </w:p>
        </w:tc>
        <w:tc>
          <w:tcPr>
            <w:tcW w:w="1012" w:type="dxa"/>
            <w:tcBorders>
              <w:top w:val="nil"/>
              <w:left w:val="nil"/>
              <w:bottom w:val="nil"/>
              <w:right w:val="single" w:color="auto" w:sz="4" w:space="0"/>
            </w:tcBorders>
            <w:shd w:val="clear" w:color="auto" w:fill="auto"/>
            <w:noWrap/>
            <w:vAlign w:val="bottom"/>
            <w:hideMark/>
          </w:tcPr>
          <w:p w:rsidRPr="00E77428" w:rsidR="001B1D90" w:rsidP="001B1D90" w:rsidRDefault="001B1D90" w14:paraId="29CF1F2B" w14:textId="23879E10">
            <w:pPr>
              <w:jc w:val="right"/>
              <w:rPr>
                <w:rFonts w:cs="Arial"/>
                <w:b/>
                <w:bCs/>
                <w:color w:val="000000"/>
                <w:sz w:val="20"/>
                <w:szCs w:val="20"/>
                <w:lang w:eastAsia="en-GB"/>
              </w:rPr>
            </w:pPr>
            <w:r>
              <w:rPr>
                <w:rFonts w:cs="Arial"/>
                <w:b/>
                <w:bCs/>
                <w:color w:val="000000"/>
                <w:sz w:val="20"/>
                <w:szCs w:val="20"/>
              </w:rPr>
              <w:t>£785</w:t>
            </w:r>
          </w:p>
        </w:tc>
      </w:tr>
      <w:tr w:rsidRPr="00E77428" w:rsidR="0061377B" w:rsidTr="0061377B" w14:paraId="183F3FCE" w14:textId="77777777">
        <w:trPr>
          <w:trHeight w:val="264"/>
          <w:jc w:val="center"/>
        </w:trPr>
        <w:tc>
          <w:tcPr>
            <w:tcW w:w="704" w:type="dxa"/>
            <w:tcBorders>
              <w:top w:val="nil"/>
              <w:left w:val="single" w:color="auto" w:sz="4" w:space="0"/>
              <w:bottom w:val="nil"/>
              <w:right w:val="nil"/>
            </w:tcBorders>
            <w:shd w:val="clear" w:color="auto" w:fill="auto"/>
            <w:noWrap/>
            <w:vAlign w:val="bottom"/>
            <w:hideMark/>
          </w:tcPr>
          <w:p w:rsidRPr="00E77428" w:rsidR="001B1D90" w:rsidP="001B1D90" w:rsidRDefault="001B1D90" w14:paraId="2B6F05EE" w14:textId="77777777">
            <w:pPr>
              <w:jc w:val="right"/>
              <w:rPr>
                <w:rFonts w:cs="Arial"/>
                <w:color w:val="000000"/>
                <w:sz w:val="20"/>
                <w:szCs w:val="20"/>
                <w:lang w:eastAsia="en-GB"/>
              </w:rPr>
            </w:pPr>
            <w:r w:rsidRPr="00E77428">
              <w:rPr>
                <w:rFonts w:cs="Arial"/>
                <w:color w:val="000000"/>
                <w:sz w:val="20"/>
                <w:szCs w:val="20"/>
                <w:lang w:eastAsia="en-GB"/>
              </w:rPr>
              <w:t>2035</w:t>
            </w:r>
          </w:p>
        </w:tc>
        <w:tc>
          <w:tcPr>
            <w:tcW w:w="992" w:type="dxa"/>
            <w:tcBorders>
              <w:top w:val="nil"/>
              <w:left w:val="single" w:color="auto" w:sz="4" w:space="0"/>
              <w:bottom w:val="single" w:color="auto" w:sz="4" w:space="0"/>
              <w:right w:val="nil"/>
            </w:tcBorders>
            <w:shd w:val="clear" w:color="auto" w:fill="auto"/>
            <w:noWrap/>
            <w:vAlign w:val="bottom"/>
            <w:hideMark/>
          </w:tcPr>
          <w:p w:rsidRPr="00E77428" w:rsidR="001B1D90" w:rsidP="001B1D90" w:rsidRDefault="001B1D90" w14:paraId="5D434C88" w14:textId="2264DC40">
            <w:pPr>
              <w:jc w:val="right"/>
              <w:rPr>
                <w:rFonts w:cs="Arial"/>
                <w:color w:val="000000"/>
                <w:sz w:val="20"/>
                <w:szCs w:val="20"/>
                <w:lang w:eastAsia="en-GB"/>
              </w:rPr>
            </w:pPr>
            <w:r>
              <w:rPr>
                <w:rFonts w:cs="Arial"/>
                <w:color w:val="000000"/>
                <w:sz w:val="20"/>
                <w:szCs w:val="20"/>
              </w:rPr>
              <w:t>-£128</w:t>
            </w:r>
          </w:p>
        </w:tc>
        <w:tc>
          <w:tcPr>
            <w:tcW w:w="1418" w:type="dxa"/>
            <w:tcBorders>
              <w:top w:val="nil"/>
              <w:left w:val="nil"/>
              <w:bottom w:val="single" w:color="auto" w:sz="4" w:space="0"/>
              <w:right w:val="nil"/>
            </w:tcBorders>
            <w:shd w:val="clear" w:color="auto" w:fill="auto"/>
            <w:noWrap/>
            <w:vAlign w:val="bottom"/>
            <w:hideMark/>
          </w:tcPr>
          <w:p w:rsidRPr="00E77428" w:rsidR="001B1D90" w:rsidP="001B1D90" w:rsidRDefault="001B1D90" w14:paraId="79DBEBC6" w14:textId="24C79744">
            <w:pPr>
              <w:jc w:val="right"/>
              <w:rPr>
                <w:rFonts w:cs="Arial"/>
                <w:color w:val="000000"/>
                <w:sz w:val="20"/>
                <w:szCs w:val="20"/>
                <w:lang w:eastAsia="en-GB"/>
              </w:rPr>
            </w:pPr>
            <w:r>
              <w:rPr>
                <w:rFonts w:cs="Arial"/>
                <w:color w:val="000000"/>
                <w:sz w:val="20"/>
                <w:szCs w:val="20"/>
              </w:rPr>
              <w:t>£1,148</w:t>
            </w: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1B1D90" w:rsidP="001B1D90" w:rsidRDefault="001B1D90" w14:paraId="04F0FA21" w14:textId="5E2D7FFB">
            <w:pPr>
              <w:jc w:val="right"/>
              <w:rPr>
                <w:rFonts w:cs="Arial"/>
                <w:color w:val="000000"/>
                <w:sz w:val="20"/>
                <w:szCs w:val="20"/>
                <w:lang w:eastAsia="en-GB"/>
              </w:rPr>
            </w:pPr>
            <w:r>
              <w:rPr>
                <w:rFonts w:cs="Arial"/>
                <w:color w:val="000000"/>
                <w:sz w:val="20"/>
                <w:szCs w:val="20"/>
              </w:rPr>
              <w:t>-£419</w:t>
            </w:r>
          </w:p>
        </w:tc>
        <w:tc>
          <w:tcPr>
            <w:tcW w:w="1418" w:type="dxa"/>
            <w:tcBorders>
              <w:top w:val="nil"/>
              <w:left w:val="nil"/>
              <w:bottom w:val="single" w:color="auto" w:sz="4" w:space="0"/>
              <w:right w:val="nil"/>
            </w:tcBorders>
            <w:shd w:val="clear" w:color="auto" w:fill="auto"/>
            <w:noWrap/>
            <w:vAlign w:val="bottom"/>
            <w:hideMark/>
          </w:tcPr>
          <w:p w:rsidRPr="00E77428" w:rsidR="001B1D90" w:rsidP="001B1D90" w:rsidRDefault="001B1D90" w14:paraId="2BB86662" w14:textId="1802E22C">
            <w:pPr>
              <w:jc w:val="right"/>
              <w:rPr>
                <w:rFonts w:cs="Arial"/>
                <w:color w:val="000000"/>
                <w:sz w:val="20"/>
                <w:szCs w:val="20"/>
                <w:lang w:eastAsia="en-GB"/>
              </w:rPr>
            </w:pPr>
            <w:r>
              <w:rPr>
                <w:rFonts w:cs="Arial"/>
                <w:color w:val="000000"/>
                <w:sz w:val="20"/>
                <w:szCs w:val="20"/>
              </w:rPr>
              <w:t>-£438</w:t>
            </w:r>
          </w:p>
        </w:tc>
        <w:tc>
          <w:tcPr>
            <w:tcW w:w="1417" w:type="dxa"/>
            <w:tcBorders>
              <w:top w:val="nil"/>
              <w:left w:val="nil"/>
              <w:bottom w:val="single" w:color="auto" w:sz="4" w:space="0"/>
              <w:right w:val="nil"/>
            </w:tcBorders>
            <w:shd w:val="clear" w:color="auto" w:fill="auto"/>
            <w:noWrap/>
            <w:vAlign w:val="bottom"/>
            <w:hideMark/>
          </w:tcPr>
          <w:p w:rsidRPr="00E77428" w:rsidR="001B1D90" w:rsidP="001B1D90" w:rsidRDefault="001B1D90" w14:paraId="5C3C7F63" w14:textId="41AB7CFD">
            <w:pPr>
              <w:jc w:val="right"/>
              <w:rPr>
                <w:rFonts w:cs="Arial"/>
                <w:color w:val="000000"/>
                <w:sz w:val="20"/>
                <w:szCs w:val="20"/>
                <w:lang w:eastAsia="en-GB"/>
              </w:rPr>
            </w:pPr>
            <w:r>
              <w:rPr>
                <w:rFonts w:cs="Arial"/>
                <w:color w:val="000000"/>
                <w:sz w:val="20"/>
                <w:szCs w:val="20"/>
              </w:rPr>
              <w:t>-£110</w:t>
            </w:r>
          </w:p>
        </w:tc>
        <w:tc>
          <w:tcPr>
            <w:tcW w:w="1276" w:type="dxa"/>
            <w:tcBorders>
              <w:top w:val="nil"/>
              <w:left w:val="nil"/>
              <w:bottom w:val="single" w:color="auto" w:sz="4" w:space="0"/>
              <w:right w:val="nil"/>
            </w:tcBorders>
            <w:shd w:val="clear" w:color="auto" w:fill="auto"/>
            <w:noWrap/>
            <w:vAlign w:val="bottom"/>
            <w:hideMark/>
          </w:tcPr>
          <w:p w:rsidRPr="00E77428" w:rsidR="001B1D90" w:rsidP="001B1D90" w:rsidRDefault="001B1D90" w14:paraId="17EFE53D" w14:textId="58EB1817">
            <w:pPr>
              <w:jc w:val="right"/>
              <w:rPr>
                <w:rFonts w:cs="Arial"/>
                <w:color w:val="000000"/>
                <w:sz w:val="20"/>
                <w:szCs w:val="20"/>
                <w:lang w:eastAsia="en-GB"/>
              </w:rPr>
            </w:pPr>
            <w:r>
              <w:rPr>
                <w:rFonts w:cs="Arial"/>
                <w:color w:val="000000"/>
                <w:sz w:val="20"/>
                <w:szCs w:val="20"/>
              </w:rPr>
              <w:t>£6</w:t>
            </w:r>
          </w:p>
        </w:tc>
        <w:tc>
          <w:tcPr>
            <w:tcW w:w="992" w:type="dxa"/>
            <w:tcBorders>
              <w:top w:val="nil"/>
              <w:left w:val="nil"/>
              <w:bottom w:val="single" w:color="auto" w:sz="4" w:space="0"/>
              <w:right w:val="nil"/>
            </w:tcBorders>
            <w:shd w:val="clear" w:color="auto" w:fill="auto"/>
          </w:tcPr>
          <w:p w:rsidR="0007180C" w:rsidP="00FC779A" w:rsidRDefault="00C21499" w14:paraId="0EFE43B2" w14:textId="7210408D">
            <w:pPr>
              <w:jc w:val="center"/>
              <w:rPr>
                <w:rFonts w:cs="Arial"/>
                <w:color w:val="000000"/>
                <w:sz w:val="20"/>
                <w:szCs w:val="20"/>
                <w:lang w:eastAsia="en-GB"/>
              </w:rPr>
            </w:pPr>
            <w:r>
              <w:rPr>
                <w:rFonts w:cs="Arial"/>
                <w:color w:val="000000"/>
                <w:sz w:val="20"/>
                <w:szCs w:val="20"/>
                <w:lang w:eastAsia="en-GB"/>
              </w:rPr>
              <w:t xml:space="preserve">         </w:t>
            </w:r>
            <w:r w:rsidR="0007180C">
              <w:rPr>
                <w:rFonts w:cs="Arial"/>
                <w:color w:val="000000"/>
                <w:sz w:val="20"/>
                <w:szCs w:val="20"/>
                <w:lang w:eastAsia="en-GB"/>
              </w:rPr>
              <w:t>£0</w:t>
            </w:r>
          </w:p>
        </w:tc>
        <w:tc>
          <w:tcPr>
            <w:tcW w:w="284" w:type="dxa"/>
            <w:tcBorders>
              <w:top w:val="nil"/>
              <w:left w:val="nil"/>
              <w:bottom w:val="single" w:color="auto" w:sz="4" w:space="0"/>
              <w:right w:val="single" w:color="auto" w:sz="4" w:space="0"/>
            </w:tcBorders>
            <w:shd w:val="clear" w:color="auto" w:fill="auto"/>
            <w:noWrap/>
            <w:vAlign w:val="bottom"/>
          </w:tcPr>
          <w:p w:rsidRPr="00E77428" w:rsidR="001B1D90" w:rsidP="009E7A40" w:rsidRDefault="001B1D90" w14:paraId="693A1AB1" w14:textId="6944C9CA">
            <w:pPr>
              <w:jc w:val="center"/>
              <w:rPr>
                <w:rFonts w:cs="Arial"/>
                <w:color w:val="000000"/>
                <w:sz w:val="20"/>
                <w:szCs w:val="20"/>
                <w:lang w:eastAsia="en-GB"/>
              </w:rPr>
            </w:pP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1B1D90" w:rsidP="001B1D90" w:rsidRDefault="001B1D90" w14:paraId="751EE7B7" w14:textId="6AE6C8EE">
            <w:pPr>
              <w:jc w:val="right"/>
              <w:rPr>
                <w:rFonts w:cs="Arial"/>
                <w:b/>
                <w:bCs/>
                <w:color w:val="000000"/>
                <w:sz w:val="20"/>
                <w:szCs w:val="20"/>
                <w:lang w:eastAsia="en-GB"/>
              </w:rPr>
            </w:pPr>
            <w:r>
              <w:rPr>
                <w:rFonts w:cs="Arial"/>
                <w:b/>
                <w:bCs/>
                <w:color w:val="000000"/>
                <w:sz w:val="20"/>
                <w:szCs w:val="20"/>
              </w:rPr>
              <w:t>£1,144</w:t>
            </w:r>
          </w:p>
        </w:tc>
        <w:tc>
          <w:tcPr>
            <w:tcW w:w="1012" w:type="dxa"/>
            <w:tcBorders>
              <w:top w:val="nil"/>
              <w:left w:val="nil"/>
              <w:bottom w:val="single" w:color="auto" w:sz="4" w:space="0"/>
              <w:right w:val="single" w:color="auto" w:sz="4" w:space="0"/>
            </w:tcBorders>
            <w:noWrap/>
            <w:vAlign w:val="bottom"/>
            <w:hideMark/>
          </w:tcPr>
          <w:p w:rsidRPr="00E77428" w:rsidR="001B1D90" w:rsidP="001B1D90" w:rsidRDefault="001B1D90" w14:paraId="3DAC5B81" w14:textId="32B73631">
            <w:pPr>
              <w:jc w:val="right"/>
              <w:rPr>
                <w:rFonts w:cs="Arial"/>
                <w:b/>
                <w:bCs/>
                <w:color w:val="000000"/>
                <w:sz w:val="20"/>
                <w:szCs w:val="20"/>
                <w:lang w:eastAsia="en-GB"/>
              </w:rPr>
            </w:pPr>
            <w:r>
              <w:rPr>
                <w:rFonts w:cs="Arial"/>
                <w:b/>
                <w:bCs/>
                <w:color w:val="000000"/>
                <w:sz w:val="20"/>
                <w:szCs w:val="20"/>
              </w:rPr>
              <w:t>£783</w:t>
            </w:r>
          </w:p>
        </w:tc>
      </w:tr>
      <w:tr w:rsidRPr="00E77428" w:rsidR="0061377B" w:rsidTr="0061377B" w14:paraId="05C17F12" w14:textId="77777777">
        <w:trPr>
          <w:trHeight w:val="264"/>
          <w:jc w:val="center"/>
        </w:trPr>
        <w:tc>
          <w:tcPr>
            <w:tcW w:w="704" w:type="dxa"/>
            <w:tcBorders>
              <w:top w:val="single" w:color="auto" w:sz="4" w:space="0"/>
              <w:left w:val="single" w:color="auto" w:sz="4" w:space="0"/>
              <w:bottom w:val="single" w:color="auto" w:sz="4" w:space="0"/>
              <w:right w:val="nil"/>
            </w:tcBorders>
            <w:shd w:val="clear" w:color="auto" w:fill="auto"/>
            <w:noWrap/>
            <w:vAlign w:val="bottom"/>
            <w:hideMark/>
          </w:tcPr>
          <w:p w:rsidRPr="00E77428" w:rsidR="001B1D90" w:rsidP="001B1D90" w:rsidRDefault="001B1D90" w14:paraId="4D7F7071"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noWrap/>
            <w:vAlign w:val="bottom"/>
            <w:hideMark/>
          </w:tcPr>
          <w:p w:rsidRPr="00E77428" w:rsidR="001B1D90" w:rsidP="001B1D90" w:rsidRDefault="001B1D90" w14:paraId="2D097824" w14:textId="23780B8C">
            <w:pPr>
              <w:jc w:val="right"/>
              <w:rPr>
                <w:rFonts w:cs="Arial"/>
                <w:color w:val="000000"/>
                <w:sz w:val="20"/>
                <w:szCs w:val="20"/>
                <w:lang w:eastAsia="en-GB"/>
              </w:rPr>
            </w:pPr>
            <w:r>
              <w:rPr>
                <w:rFonts w:cs="Arial"/>
                <w:color w:val="000000"/>
                <w:sz w:val="20"/>
                <w:szCs w:val="20"/>
              </w:rPr>
              <w:t>-£1,250</w:t>
            </w:r>
          </w:p>
        </w:tc>
        <w:tc>
          <w:tcPr>
            <w:tcW w:w="1418" w:type="dxa"/>
            <w:tcBorders>
              <w:top w:val="nil"/>
              <w:left w:val="nil"/>
              <w:bottom w:val="single" w:color="auto" w:sz="4" w:space="0"/>
              <w:right w:val="nil"/>
            </w:tcBorders>
            <w:shd w:val="clear" w:color="auto" w:fill="auto"/>
            <w:noWrap/>
            <w:vAlign w:val="bottom"/>
            <w:hideMark/>
          </w:tcPr>
          <w:p w:rsidRPr="00E77428" w:rsidR="001B1D90" w:rsidP="001B1D90" w:rsidRDefault="001B1D90" w14:paraId="5F52D5CB" w14:textId="39A6C6A6">
            <w:pPr>
              <w:jc w:val="right"/>
              <w:rPr>
                <w:rFonts w:cs="Arial"/>
                <w:color w:val="000000"/>
                <w:sz w:val="20"/>
                <w:szCs w:val="20"/>
                <w:lang w:eastAsia="en-GB"/>
              </w:rPr>
            </w:pPr>
            <w:r>
              <w:rPr>
                <w:rFonts w:cs="Arial"/>
                <w:color w:val="000000"/>
                <w:sz w:val="20"/>
                <w:szCs w:val="20"/>
              </w:rPr>
              <w:t>£9,165</w:t>
            </w: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1B1D90" w:rsidP="001B1D90" w:rsidRDefault="001B1D90" w14:paraId="07E0A8FD" w14:textId="57551A7B">
            <w:pPr>
              <w:jc w:val="right"/>
              <w:rPr>
                <w:rFonts w:cs="Arial"/>
                <w:color w:val="000000"/>
                <w:sz w:val="20"/>
                <w:szCs w:val="20"/>
                <w:lang w:eastAsia="en-GB"/>
              </w:rPr>
            </w:pPr>
            <w:r>
              <w:rPr>
                <w:rFonts w:cs="Arial"/>
                <w:color w:val="000000"/>
                <w:sz w:val="20"/>
                <w:szCs w:val="20"/>
              </w:rPr>
              <w:t>-£4,467</w:t>
            </w:r>
          </w:p>
        </w:tc>
        <w:tc>
          <w:tcPr>
            <w:tcW w:w="1418" w:type="dxa"/>
            <w:tcBorders>
              <w:top w:val="nil"/>
              <w:left w:val="nil"/>
              <w:bottom w:val="single" w:color="auto" w:sz="4" w:space="0"/>
              <w:right w:val="nil"/>
            </w:tcBorders>
            <w:shd w:val="clear" w:color="auto" w:fill="auto"/>
            <w:noWrap/>
            <w:vAlign w:val="bottom"/>
            <w:hideMark/>
          </w:tcPr>
          <w:p w:rsidRPr="00E77428" w:rsidR="001B1D90" w:rsidP="001B1D90" w:rsidRDefault="001B1D90" w14:paraId="50BF9606" w14:textId="4E1FA7C5">
            <w:pPr>
              <w:jc w:val="right"/>
              <w:rPr>
                <w:rFonts w:cs="Arial"/>
                <w:color w:val="000000"/>
                <w:sz w:val="20"/>
                <w:szCs w:val="20"/>
                <w:lang w:eastAsia="en-GB"/>
              </w:rPr>
            </w:pPr>
            <w:r>
              <w:rPr>
                <w:rFonts w:cs="Arial"/>
                <w:color w:val="000000"/>
                <w:sz w:val="20"/>
                <w:szCs w:val="20"/>
              </w:rPr>
              <w:t>-£4,798</w:t>
            </w:r>
          </w:p>
        </w:tc>
        <w:tc>
          <w:tcPr>
            <w:tcW w:w="1417" w:type="dxa"/>
            <w:tcBorders>
              <w:top w:val="nil"/>
              <w:left w:val="nil"/>
              <w:bottom w:val="single" w:color="auto" w:sz="4" w:space="0"/>
              <w:right w:val="nil"/>
            </w:tcBorders>
            <w:shd w:val="clear" w:color="auto" w:fill="auto"/>
            <w:noWrap/>
            <w:vAlign w:val="bottom"/>
            <w:hideMark/>
          </w:tcPr>
          <w:p w:rsidRPr="00E77428" w:rsidR="001B1D90" w:rsidP="001B1D90" w:rsidRDefault="001B1D90" w14:paraId="60EB5326" w14:textId="2F7405C3">
            <w:pPr>
              <w:jc w:val="right"/>
              <w:rPr>
                <w:rFonts w:cs="Arial"/>
                <w:color w:val="000000"/>
                <w:sz w:val="20"/>
                <w:szCs w:val="20"/>
                <w:lang w:eastAsia="en-GB"/>
              </w:rPr>
            </w:pPr>
            <w:r>
              <w:rPr>
                <w:rFonts w:cs="Arial"/>
                <w:color w:val="000000"/>
                <w:sz w:val="20"/>
                <w:szCs w:val="20"/>
              </w:rPr>
              <w:t>-£318</w:t>
            </w:r>
          </w:p>
        </w:tc>
        <w:tc>
          <w:tcPr>
            <w:tcW w:w="1276" w:type="dxa"/>
            <w:tcBorders>
              <w:top w:val="nil"/>
              <w:left w:val="nil"/>
              <w:bottom w:val="single" w:color="auto" w:sz="4" w:space="0"/>
              <w:right w:val="nil"/>
            </w:tcBorders>
            <w:shd w:val="clear" w:color="auto" w:fill="auto"/>
            <w:noWrap/>
            <w:vAlign w:val="bottom"/>
            <w:hideMark/>
          </w:tcPr>
          <w:p w:rsidRPr="00E77428" w:rsidR="001B1D90" w:rsidP="001B1D90" w:rsidRDefault="001B1D90" w14:paraId="3EE1B305" w14:textId="39CBF57C">
            <w:pPr>
              <w:jc w:val="right"/>
              <w:rPr>
                <w:rFonts w:cs="Arial"/>
                <w:color w:val="000000"/>
                <w:sz w:val="20"/>
                <w:szCs w:val="20"/>
                <w:lang w:eastAsia="en-GB"/>
              </w:rPr>
            </w:pPr>
            <w:r>
              <w:rPr>
                <w:rFonts w:cs="Arial"/>
                <w:color w:val="000000"/>
                <w:sz w:val="20"/>
                <w:szCs w:val="20"/>
              </w:rPr>
              <w:t>£</w:t>
            </w:r>
            <w:r w:rsidR="00FC779A">
              <w:rPr>
                <w:rFonts w:cs="Arial"/>
                <w:color w:val="000000"/>
                <w:sz w:val="20"/>
                <w:szCs w:val="20"/>
              </w:rPr>
              <w:t>7</w:t>
            </w:r>
            <w:r w:rsidR="001A69E6">
              <w:rPr>
                <w:rFonts w:cs="Arial"/>
                <w:color w:val="000000"/>
                <w:sz w:val="20"/>
                <w:szCs w:val="20"/>
              </w:rPr>
              <w:t>8</w:t>
            </w:r>
          </w:p>
        </w:tc>
        <w:tc>
          <w:tcPr>
            <w:tcW w:w="992" w:type="dxa"/>
            <w:tcBorders>
              <w:top w:val="single" w:color="auto" w:sz="4" w:space="0"/>
              <w:left w:val="nil"/>
              <w:bottom w:val="single" w:color="auto" w:sz="4" w:space="0"/>
              <w:right w:val="nil"/>
            </w:tcBorders>
          </w:tcPr>
          <w:p w:rsidR="0007180C" w:rsidP="001B1D90" w:rsidRDefault="0007180C" w14:paraId="79E42735" w14:textId="64FE8015">
            <w:pPr>
              <w:jc w:val="right"/>
              <w:rPr>
                <w:rFonts w:cs="Arial"/>
                <w:color w:val="000000"/>
                <w:sz w:val="20"/>
                <w:szCs w:val="20"/>
                <w:lang w:eastAsia="en-GB"/>
              </w:rPr>
            </w:pPr>
            <w:r>
              <w:rPr>
                <w:rFonts w:cs="Arial"/>
                <w:color w:val="000000"/>
                <w:sz w:val="20"/>
                <w:szCs w:val="20"/>
                <w:lang w:eastAsia="en-GB"/>
              </w:rPr>
              <w:t>£4</w:t>
            </w:r>
          </w:p>
        </w:tc>
        <w:tc>
          <w:tcPr>
            <w:tcW w:w="284" w:type="dxa"/>
            <w:tcBorders>
              <w:top w:val="single" w:color="auto" w:sz="4" w:space="0"/>
              <w:left w:val="nil"/>
              <w:bottom w:val="single" w:color="auto" w:sz="4" w:space="0"/>
              <w:right w:val="single" w:color="auto" w:sz="4" w:space="0"/>
            </w:tcBorders>
            <w:shd w:val="clear" w:color="auto" w:fill="auto"/>
            <w:noWrap/>
            <w:vAlign w:val="bottom"/>
          </w:tcPr>
          <w:p w:rsidRPr="00E77428" w:rsidR="001B1D90" w:rsidP="001B1D90" w:rsidRDefault="001B1D90" w14:paraId="739D94F7" w14:textId="1D9F0DE1">
            <w:pPr>
              <w:jc w:val="right"/>
              <w:rPr>
                <w:rFonts w:cs="Arial"/>
                <w:color w:val="000000"/>
                <w:sz w:val="20"/>
                <w:szCs w:val="20"/>
                <w:lang w:eastAsia="en-GB"/>
              </w:rPr>
            </w:pP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1B1D90" w:rsidP="001B1D90" w:rsidRDefault="001B1D90" w14:paraId="7F68B2E0" w14:textId="60955E33">
            <w:pPr>
              <w:jc w:val="right"/>
              <w:rPr>
                <w:rFonts w:cs="Arial"/>
                <w:b/>
                <w:bCs/>
                <w:color w:val="000000"/>
                <w:sz w:val="20"/>
                <w:szCs w:val="20"/>
                <w:lang w:eastAsia="en-GB"/>
              </w:rPr>
            </w:pPr>
            <w:r>
              <w:rPr>
                <w:rFonts w:cs="Arial"/>
                <w:b/>
                <w:bCs/>
                <w:color w:val="000000"/>
                <w:sz w:val="20"/>
                <w:szCs w:val="20"/>
              </w:rPr>
              <w:t>£8,</w:t>
            </w:r>
            <w:r w:rsidR="00FC779A">
              <w:rPr>
                <w:rFonts w:cs="Arial"/>
                <w:b/>
                <w:bCs/>
                <w:color w:val="000000"/>
                <w:sz w:val="20"/>
                <w:szCs w:val="20"/>
              </w:rPr>
              <w:t>48</w:t>
            </w:r>
            <w:r w:rsidR="00225C6C">
              <w:rPr>
                <w:rFonts w:cs="Arial"/>
                <w:b/>
                <w:bCs/>
                <w:color w:val="000000"/>
                <w:sz w:val="20"/>
                <w:szCs w:val="20"/>
              </w:rPr>
              <w:t>1</w:t>
            </w:r>
          </w:p>
        </w:tc>
        <w:tc>
          <w:tcPr>
            <w:tcW w:w="1012" w:type="dxa"/>
            <w:tcBorders>
              <w:top w:val="nil"/>
              <w:left w:val="nil"/>
              <w:bottom w:val="single" w:color="auto" w:sz="4" w:space="0"/>
              <w:right w:val="single" w:color="auto" w:sz="4" w:space="0"/>
            </w:tcBorders>
            <w:shd w:val="clear" w:color="auto" w:fill="auto"/>
            <w:noWrap/>
            <w:vAlign w:val="bottom"/>
            <w:hideMark/>
          </w:tcPr>
          <w:p w:rsidRPr="00E77428" w:rsidR="001B1D90" w:rsidP="001B1D90" w:rsidRDefault="00FC779A" w14:paraId="6EA331FC" w14:textId="5D4BC7A8">
            <w:pPr>
              <w:jc w:val="right"/>
              <w:rPr>
                <w:rFonts w:cs="Arial"/>
                <w:b/>
                <w:bCs/>
                <w:color w:val="000000"/>
                <w:sz w:val="20"/>
                <w:szCs w:val="20"/>
                <w:lang w:eastAsia="en-GB"/>
              </w:rPr>
            </w:pPr>
            <w:r>
              <w:rPr>
                <w:rFonts w:cs="Arial"/>
                <w:b/>
                <w:bCs/>
                <w:color w:val="000000"/>
                <w:sz w:val="20"/>
                <w:szCs w:val="20"/>
              </w:rPr>
              <w:t>£6,6</w:t>
            </w:r>
            <w:r w:rsidR="00DE3F5A">
              <w:rPr>
                <w:rFonts w:cs="Arial"/>
                <w:b/>
                <w:bCs/>
                <w:color w:val="000000"/>
                <w:sz w:val="20"/>
                <w:szCs w:val="20"/>
              </w:rPr>
              <w:t>64.5</w:t>
            </w:r>
          </w:p>
        </w:tc>
      </w:tr>
    </w:tbl>
    <w:p w:rsidRPr="00451F33" w:rsidR="00554C21" w:rsidP="00554C21" w:rsidRDefault="00554C21" w14:paraId="6E330BA2" w14:textId="118EEBA8">
      <w:pPr>
        <w:spacing w:after="160" w:line="259" w:lineRule="auto"/>
        <w:rPr>
          <w:rFonts w:cs="Arial"/>
          <w:b/>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w:t>
      </w:r>
      <w:bookmarkEnd w:id="115"/>
    </w:p>
    <w:p w:rsidRPr="00451F33" w:rsidR="00554C21" w:rsidP="00554C21" w:rsidRDefault="00554C21" w14:paraId="37522BAE" w14:textId="77777777">
      <w:pPr>
        <w:pStyle w:val="Heading3"/>
        <w:rPr>
          <w:b w:val="0"/>
        </w:rPr>
      </w:pPr>
      <w:r w:rsidRPr="00451F33">
        <w:t xml:space="preserve">Option 4M: household option with charged garden waste and NHM option with micro firms phased </w:t>
      </w:r>
    </w:p>
    <w:p w:rsidRPr="006D08CA" w:rsidR="00554C21" w:rsidP="00554C21" w:rsidRDefault="00554C21" w14:paraId="6662865A" w14:textId="77777777">
      <w:pPr>
        <w:pStyle w:val="Heading4"/>
        <w:rPr>
          <w:rFonts w:eastAsia="Arial"/>
          <w:b w:val="0"/>
          <w:bCs w:val="0"/>
          <w:sz w:val="24"/>
          <w:szCs w:val="24"/>
        </w:rPr>
      </w:pPr>
      <w:r w:rsidRPr="006D08CA">
        <w:rPr>
          <w:rFonts w:eastAsia="Arial"/>
          <w:sz w:val="24"/>
          <w:szCs w:val="24"/>
        </w:rPr>
        <w:t>Option 4M: Option 2hh (charged garden waste)</w:t>
      </w:r>
      <w:r w:rsidRPr="006D08CA">
        <w:rPr>
          <w:rFonts w:eastAsia="Arial"/>
          <w:b w:val="0"/>
          <w:bCs w:val="0"/>
          <w:sz w:val="24"/>
          <w:szCs w:val="24"/>
        </w:rPr>
        <w:t xml:space="preserve"> </w:t>
      </w:r>
    </w:p>
    <w:p w:rsidRPr="006D08CA" w:rsidR="00554C21" w:rsidP="00554C21" w:rsidRDefault="00554C21" w14:paraId="6CC92A39" w14:textId="777D4BF7">
      <w:pPr>
        <w:spacing w:line="257" w:lineRule="auto"/>
        <w:jc w:val="both"/>
        <w:rPr>
          <w:rFonts w:eastAsia="Arial" w:cs="Arial"/>
        </w:rPr>
      </w:pPr>
      <w:r w:rsidRPr="006D08CA">
        <w:rPr>
          <w:rFonts w:eastAsia="Arial" w:cs="Arial"/>
        </w:rPr>
        <w:t>Option 4M has the same household option as Option 3M (i.e., Option 2hh). This means that the following costs and benefits</w:t>
      </w:r>
      <w:r w:rsidR="00100750">
        <w:rPr>
          <w:rFonts w:eastAsia="Arial" w:cs="Arial"/>
        </w:rPr>
        <w:t xml:space="preserve"> are the same</w:t>
      </w:r>
      <w:r w:rsidRPr="006D08CA">
        <w:rPr>
          <w:rFonts w:eastAsia="Arial" w:cs="Arial"/>
        </w:rPr>
        <w:t>:</w:t>
      </w:r>
    </w:p>
    <w:p w:rsidRPr="006D08CA" w:rsidR="00554C21" w:rsidP="00554C21" w:rsidRDefault="00554C21" w14:paraId="7C65AC63" w14:textId="0EB5DA32">
      <w:pPr>
        <w:pStyle w:val="ListParagraph"/>
        <w:numPr>
          <w:ilvl w:val="0"/>
          <w:numId w:val="42"/>
        </w:numPr>
        <w:autoSpaceDE w:val="0"/>
        <w:autoSpaceDN w:val="0"/>
        <w:adjustRightInd w:val="0"/>
        <w:spacing w:line="257" w:lineRule="auto"/>
        <w:jc w:val="both"/>
        <w:rPr>
          <w:rFonts w:eastAsia="Arial" w:cs="Arial"/>
        </w:rPr>
      </w:pPr>
      <w:r w:rsidRPr="006D08CA">
        <w:rPr>
          <w:rFonts w:eastAsia="Arial" w:cs="Arial"/>
        </w:rPr>
        <w:t xml:space="preserve">Transition costs to </w:t>
      </w:r>
      <w:r w:rsidR="00D97548">
        <w:rPr>
          <w:rFonts w:eastAsia="Arial" w:cs="Arial"/>
        </w:rPr>
        <w:t>local auth</w:t>
      </w:r>
      <w:r w:rsidRPr="006D08CA">
        <w:rPr>
          <w:rFonts w:eastAsia="Arial" w:cs="Arial"/>
        </w:rPr>
        <w:t>orities</w:t>
      </w:r>
    </w:p>
    <w:p w:rsidRPr="006D08CA" w:rsidR="00554C21" w:rsidP="00554C21" w:rsidRDefault="00554C21" w14:paraId="63935084" w14:textId="08D326D2">
      <w:pPr>
        <w:pStyle w:val="ListParagraph"/>
        <w:numPr>
          <w:ilvl w:val="0"/>
          <w:numId w:val="42"/>
        </w:numPr>
        <w:autoSpaceDE w:val="0"/>
        <w:autoSpaceDN w:val="0"/>
        <w:adjustRightInd w:val="0"/>
        <w:spacing w:line="257" w:lineRule="auto"/>
        <w:jc w:val="both"/>
        <w:rPr>
          <w:rFonts w:eastAsia="Arial" w:cs="Arial"/>
        </w:rPr>
      </w:pPr>
      <w:r w:rsidRPr="006D08CA">
        <w:rPr>
          <w:rFonts w:eastAsia="Arial" w:cs="Arial"/>
        </w:rPr>
        <w:t xml:space="preserve">Waste management costs to </w:t>
      </w:r>
      <w:r w:rsidR="00D97548">
        <w:rPr>
          <w:rFonts w:eastAsia="Arial" w:cs="Arial"/>
        </w:rPr>
        <w:t>local auth</w:t>
      </w:r>
      <w:r w:rsidRPr="006D08CA">
        <w:rPr>
          <w:rFonts w:eastAsia="Arial" w:cs="Arial"/>
        </w:rPr>
        <w:t>orities (including DRS effect</w:t>
      </w:r>
      <w:r w:rsidR="00B10F7B">
        <w:rPr>
          <w:rFonts w:eastAsia="Arial" w:cs="Arial"/>
        </w:rPr>
        <w:t>, written assessment costs and landfill tax savings</w:t>
      </w:r>
      <w:r w:rsidRPr="006D08CA">
        <w:rPr>
          <w:rFonts w:eastAsia="Arial" w:cs="Arial"/>
        </w:rPr>
        <w:t>)</w:t>
      </w:r>
    </w:p>
    <w:p w:rsidRPr="006D08CA" w:rsidR="00554C21" w:rsidP="00554C21" w:rsidRDefault="00554C21" w14:paraId="2584D037" w14:textId="77777777">
      <w:pPr>
        <w:pStyle w:val="ListParagraph"/>
        <w:numPr>
          <w:ilvl w:val="0"/>
          <w:numId w:val="42"/>
        </w:numPr>
        <w:autoSpaceDE w:val="0"/>
        <w:autoSpaceDN w:val="0"/>
        <w:adjustRightInd w:val="0"/>
        <w:spacing w:line="257" w:lineRule="auto"/>
        <w:jc w:val="both"/>
        <w:rPr>
          <w:rFonts w:eastAsia="Arial" w:cs="Arial"/>
        </w:rPr>
      </w:pPr>
      <w:r w:rsidRPr="006D08CA">
        <w:rPr>
          <w:rFonts w:eastAsia="Arial" w:cs="Arial"/>
        </w:rPr>
        <w:t xml:space="preserve">Savings to households from free garden waste collection </w:t>
      </w:r>
    </w:p>
    <w:p w:rsidRPr="006D08CA" w:rsidR="00554C21" w:rsidP="00554C21" w:rsidRDefault="00554C21" w14:paraId="733495E9" w14:textId="77777777">
      <w:pPr>
        <w:spacing w:line="257" w:lineRule="auto"/>
        <w:jc w:val="both"/>
        <w:rPr>
          <w:rFonts w:eastAsia="Arial" w:cs="Arial"/>
          <w:b/>
        </w:rPr>
      </w:pPr>
    </w:p>
    <w:p w:rsidRPr="006D08CA" w:rsidR="00554C21" w:rsidP="00554C21" w:rsidRDefault="00554C21" w14:paraId="4367F3DF" w14:textId="77777777">
      <w:pPr>
        <w:spacing w:line="257" w:lineRule="auto"/>
        <w:jc w:val="both"/>
        <w:rPr>
          <w:rFonts w:eastAsia="Arial" w:cs="Arial"/>
        </w:rPr>
      </w:pPr>
      <w:r w:rsidRPr="006D08CA">
        <w:rPr>
          <w:rFonts w:eastAsia="Arial" w:cs="Arial"/>
        </w:rPr>
        <w:t xml:space="preserve">For further details regarding these costs and benefits please refer to Option 3M description.  </w:t>
      </w:r>
    </w:p>
    <w:p w:rsidRPr="006D08CA" w:rsidR="00554C21" w:rsidP="00554C21" w:rsidRDefault="00554C21" w14:paraId="06037EF8" w14:textId="77777777">
      <w:pPr>
        <w:pStyle w:val="Heading4"/>
        <w:rPr>
          <w:rFonts w:eastAsia="Arial"/>
          <w:b w:val="0"/>
          <w:bCs w:val="0"/>
          <w:sz w:val="24"/>
          <w:szCs w:val="24"/>
        </w:rPr>
      </w:pPr>
      <w:r w:rsidRPr="006D08CA">
        <w:rPr>
          <w:rFonts w:eastAsia="Arial"/>
          <w:sz w:val="24"/>
          <w:szCs w:val="24"/>
        </w:rPr>
        <w:t>Option 4M: Option 2nhm (micro firms phased)</w:t>
      </w:r>
    </w:p>
    <w:p w:rsidRPr="00451F33" w:rsidR="00554C21" w:rsidP="00554C21" w:rsidRDefault="00554C21" w14:paraId="4F2A921C" w14:textId="403CF575">
      <w:pPr>
        <w:spacing w:line="257" w:lineRule="auto"/>
        <w:jc w:val="both"/>
        <w:rPr>
          <w:rFonts w:eastAsia="Arial" w:cs="Arial"/>
          <w:szCs w:val="22"/>
        </w:rPr>
      </w:pPr>
      <w:r w:rsidRPr="00451F33">
        <w:rPr>
          <w:rFonts w:eastAsia="Arial" w:cs="Arial"/>
          <w:szCs w:val="22"/>
        </w:rPr>
        <w:t>Option 4M has the same non-household option as Option 2M (i.e.</w:t>
      </w:r>
      <w:r>
        <w:rPr>
          <w:rFonts w:eastAsia="Arial" w:cs="Arial"/>
          <w:szCs w:val="22"/>
        </w:rPr>
        <w:t>,</w:t>
      </w:r>
      <w:r w:rsidRPr="00451F33">
        <w:rPr>
          <w:rFonts w:eastAsia="Arial" w:cs="Arial"/>
          <w:szCs w:val="22"/>
        </w:rPr>
        <w:t xml:space="preserve"> Option 2nhm), with the following monetised costs and benefits to the NHM sector:</w:t>
      </w:r>
    </w:p>
    <w:p w:rsidRPr="00451F33" w:rsidR="00554C21" w:rsidP="00554C21" w:rsidRDefault="00554C21" w14:paraId="2F3427D8" w14:textId="2694E0A0">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Familiarisation costs to businesses</w:t>
      </w:r>
      <w:r w:rsidR="00022D32">
        <w:rPr>
          <w:rFonts w:eastAsia="Arial" w:cs="Arial"/>
        </w:rPr>
        <w:t>;</w:t>
      </w:r>
      <w:r w:rsidRPr="00451F33" w:rsidR="00022D32">
        <w:rPr>
          <w:rFonts w:eastAsia="Arial" w:cs="Arial"/>
        </w:rPr>
        <w:t xml:space="preserve"> </w:t>
      </w:r>
    </w:p>
    <w:p w:rsidRPr="00451F33" w:rsidR="00554C21" w:rsidP="00554C21" w:rsidRDefault="00554C21" w14:paraId="7EE963FB" w14:textId="5EBA0766">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Costs to waste management companies</w:t>
      </w:r>
      <w:r w:rsidR="008E6894">
        <w:rPr>
          <w:rFonts w:eastAsia="Arial" w:cs="Arial"/>
        </w:rPr>
        <w:t xml:space="preserve"> </w:t>
      </w:r>
      <w:r w:rsidR="00B9219E">
        <w:rPr>
          <w:rFonts w:eastAsia="Arial" w:cs="Arial"/>
        </w:rPr>
        <w:t xml:space="preserve">including </w:t>
      </w:r>
      <w:r w:rsidR="008E6894">
        <w:rPr>
          <w:rFonts w:eastAsia="Arial" w:cs="Arial"/>
        </w:rPr>
        <w:t>to produce written assessments</w:t>
      </w:r>
      <w:r w:rsidR="00962C06">
        <w:rPr>
          <w:rFonts w:eastAsia="Arial" w:cs="Arial"/>
        </w:rPr>
        <w:t>;</w:t>
      </w:r>
    </w:p>
    <w:p w:rsidRPr="00451F33" w:rsidR="00554C21" w:rsidP="00554C21" w:rsidRDefault="00554C21" w14:paraId="5AAD7E35" w14:textId="2BF17712">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Waste management costs to businesses</w:t>
      </w:r>
      <w:r w:rsidR="00022D32">
        <w:rPr>
          <w:rFonts w:eastAsia="Arial" w:cs="Arial"/>
        </w:rPr>
        <w:t>;</w:t>
      </w:r>
    </w:p>
    <w:p w:rsidRPr="00451F33" w:rsidR="00554C21" w:rsidP="00554C21" w:rsidRDefault="00554C21" w14:paraId="4CCF91FE" w14:textId="77777777">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DRS net effect; and</w:t>
      </w:r>
    </w:p>
    <w:p w:rsidRPr="00451F33" w:rsidR="00554C21" w:rsidP="00554C21" w:rsidRDefault="00554C21" w14:paraId="522095D7" w14:textId="4FCF6A6B">
      <w:pPr>
        <w:pStyle w:val="ListParagraph"/>
        <w:numPr>
          <w:ilvl w:val="0"/>
          <w:numId w:val="40"/>
        </w:numPr>
        <w:autoSpaceDE w:val="0"/>
        <w:autoSpaceDN w:val="0"/>
        <w:adjustRightInd w:val="0"/>
        <w:spacing w:line="257" w:lineRule="auto"/>
        <w:jc w:val="both"/>
        <w:rPr>
          <w:rFonts w:eastAsia="Arial" w:cs="Arial"/>
        </w:rPr>
      </w:pPr>
      <w:r w:rsidRPr="00451F33">
        <w:rPr>
          <w:rFonts w:eastAsia="Arial" w:cs="Arial"/>
        </w:rPr>
        <w:t xml:space="preserve">Savings to waste management companies associated with landfill tax </w:t>
      </w:r>
      <w:r w:rsidRPr="00451F33" w:rsidR="00022D32">
        <w:rPr>
          <w:rFonts w:eastAsia="Arial" w:cs="Arial"/>
        </w:rPr>
        <w:t>payments</w:t>
      </w:r>
      <w:r w:rsidR="00022D32">
        <w:rPr>
          <w:rFonts w:eastAsia="Arial" w:cs="Arial"/>
        </w:rPr>
        <w:t>.</w:t>
      </w:r>
    </w:p>
    <w:p w:rsidRPr="00451F33" w:rsidR="00554C21" w:rsidP="00554C21" w:rsidRDefault="00554C21" w14:paraId="47212768" w14:textId="77777777">
      <w:pPr>
        <w:spacing w:line="257" w:lineRule="auto"/>
        <w:jc w:val="both"/>
        <w:rPr>
          <w:rFonts w:eastAsia="Arial" w:cs="Arial"/>
        </w:rPr>
      </w:pPr>
    </w:p>
    <w:p w:rsidRPr="00451F33" w:rsidR="00554C21" w:rsidP="00554C21" w:rsidRDefault="00554C21" w14:paraId="5DF19380" w14:textId="50F5C913">
      <w:pPr>
        <w:spacing w:line="257" w:lineRule="auto"/>
        <w:jc w:val="both"/>
        <w:rPr>
          <w:rFonts w:eastAsia="Arial" w:cs="Arial"/>
        </w:rPr>
      </w:pPr>
      <w:r w:rsidRPr="00451F33">
        <w:rPr>
          <w:rFonts w:eastAsia="Arial" w:cs="Arial"/>
        </w:rPr>
        <w:t>The familiarisation, waste management costs and DRS net effect to businesses are the same as per Option 2M (i.e</w:t>
      </w:r>
      <w:r>
        <w:rPr>
          <w:rFonts w:eastAsia="Arial" w:cs="Arial"/>
        </w:rPr>
        <w:t>.,</w:t>
      </w:r>
      <w:r w:rsidRPr="00451F33">
        <w:rPr>
          <w:rFonts w:eastAsia="Arial" w:cs="Arial"/>
        </w:rPr>
        <w:t xml:space="preserve"> Option 2nhm). </w:t>
      </w:r>
      <w:r w:rsidR="001951AF">
        <w:rPr>
          <w:rFonts w:eastAsia="Arial" w:cs="Arial"/>
        </w:rPr>
        <w:t xml:space="preserve">The costs to waste management companies to produce written assessments are also the same as per Option 2M. </w:t>
      </w:r>
      <w:r w:rsidRPr="00451F33">
        <w:rPr>
          <w:rFonts w:eastAsia="Arial" w:cs="Arial"/>
        </w:rPr>
        <w:t xml:space="preserve">For further detail regarding these costs please refer to Option 2M description. </w:t>
      </w:r>
    </w:p>
    <w:p w:rsidRPr="00451F33" w:rsidR="00554C21" w:rsidP="00554C21" w:rsidRDefault="00554C21" w14:paraId="17B483B9" w14:textId="77777777">
      <w:pPr>
        <w:spacing w:line="257" w:lineRule="auto"/>
        <w:jc w:val="both"/>
        <w:rPr>
          <w:rFonts w:eastAsia="Arial" w:cs="Arial"/>
        </w:rPr>
      </w:pPr>
    </w:p>
    <w:p w:rsidRPr="00AD1EB9" w:rsidR="00554C21" w:rsidP="00AD1EB9" w:rsidRDefault="00554C21" w14:paraId="186CB572" w14:textId="499F9F1C">
      <w:pPr>
        <w:spacing w:after="160" w:line="259" w:lineRule="auto"/>
        <w:jc w:val="both"/>
        <w:rPr>
          <w:rFonts w:eastAsia="Arial" w:cs="Arial"/>
        </w:rPr>
      </w:pPr>
      <w:r w:rsidRPr="00451F33">
        <w:rPr>
          <w:rFonts w:eastAsia="Arial" w:cs="Arial"/>
        </w:rPr>
        <w:t>The only difference is related to the savings to waste management companies concerning landfill tax payments. This is because changes in one sector have implications to shared infrastructure.  Under Option 2M, the household sector has a higher recycling rate compared to Option 4M. This means there is more capacity, for example, to treat NHM residual waste in a EfW plant rather than sending to landfill. As such, the NHM landfill tax savings are estimated to be £</w:t>
      </w:r>
      <w:r w:rsidR="00DF36D9">
        <w:rPr>
          <w:rFonts w:eastAsia="Arial" w:cs="Arial"/>
        </w:rPr>
        <w:t>6,918</w:t>
      </w:r>
      <w:r w:rsidRPr="00451F33">
        <w:rPr>
          <w:rFonts w:eastAsia="Arial" w:cs="Arial"/>
        </w:rPr>
        <w:t>m and £6,</w:t>
      </w:r>
      <w:r w:rsidR="00DF36D9">
        <w:rPr>
          <w:rFonts w:eastAsia="Arial" w:cs="Arial"/>
        </w:rPr>
        <w:t>284</w:t>
      </w:r>
      <w:r w:rsidRPr="00451F33">
        <w:rPr>
          <w:rFonts w:eastAsia="Arial" w:cs="Arial"/>
        </w:rPr>
        <w:t>m for Option 2M and Option 4M, respectively.</w:t>
      </w:r>
    </w:p>
    <w:p w:rsidRPr="00AD1EB9" w:rsidR="00554C21" w:rsidP="00554C21" w:rsidRDefault="00554C21" w14:paraId="1D799775" w14:textId="430F2A79">
      <w:pPr>
        <w:spacing w:line="257" w:lineRule="auto"/>
        <w:jc w:val="both"/>
        <w:rPr>
          <w:rFonts w:eastAsia="Arial" w:cs="Arial"/>
          <w:b/>
          <w:szCs w:val="28"/>
        </w:rPr>
      </w:pPr>
      <w:r w:rsidRPr="00AD1EB9">
        <w:rPr>
          <w:rFonts w:eastAsia="Arial" w:cs="Arial"/>
          <w:b/>
          <w:szCs w:val="28"/>
        </w:rPr>
        <w:t>Table 2</w:t>
      </w:r>
      <w:r w:rsidR="00AD1EB9">
        <w:rPr>
          <w:rFonts w:eastAsia="Arial" w:cs="Arial"/>
          <w:b/>
          <w:szCs w:val="28"/>
        </w:rPr>
        <w:t>7</w:t>
      </w:r>
      <w:r w:rsidRPr="00AD1EB9">
        <w:rPr>
          <w:rFonts w:eastAsia="Arial" w:cs="Arial"/>
          <w:b/>
          <w:szCs w:val="28"/>
        </w:rPr>
        <w:t>: Modelled net costs (+) and savings of Option 2nhm (micro</w:t>
      </w:r>
      <w:r w:rsidR="00FF1D17">
        <w:rPr>
          <w:rFonts w:eastAsia="Arial" w:cs="Arial"/>
          <w:b/>
          <w:szCs w:val="28"/>
        </w:rPr>
        <w:t xml:space="preserve"> </w:t>
      </w:r>
      <w:r w:rsidRPr="00AD1EB9">
        <w:rPr>
          <w:rFonts w:eastAsia="Arial" w:cs="Arial"/>
          <w:b/>
          <w:szCs w:val="28"/>
        </w:rPr>
        <w:t xml:space="preserve">firms phased), £ millions, undiscounted  </w:t>
      </w:r>
    </w:p>
    <w:tbl>
      <w:tblPr>
        <w:tblW w:w="10126" w:type="dxa"/>
        <w:jc w:val="center"/>
        <w:tblLook w:val="04A0" w:firstRow="1" w:lastRow="0" w:firstColumn="1" w:lastColumn="0" w:noHBand="0" w:noVBand="1"/>
      </w:tblPr>
      <w:tblGrid>
        <w:gridCol w:w="1260"/>
        <w:gridCol w:w="1530"/>
        <w:gridCol w:w="1463"/>
        <w:gridCol w:w="1463"/>
        <w:gridCol w:w="1463"/>
        <w:gridCol w:w="1484"/>
        <w:gridCol w:w="1463"/>
      </w:tblGrid>
      <w:tr w:rsidRPr="00434030" w:rsidR="00DF36D9" w:rsidTr="009E7A40" w14:paraId="4D91B59D" w14:textId="77777777">
        <w:trPr>
          <w:trHeight w:val="588"/>
          <w:jc w:val="center"/>
        </w:trPr>
        <w:tc>
          <w:tcPr>
            <w:tcW w:w="1260" w:type="dxa"/>
            <w:tcBorders>
              <w:top w:val="single" w:color="auto" w:sz="4" w:space="0"/>
              <w:left w:val="single" w:color="auto" w:sz="4" w:space="0"/>
              <w:bottom w:val="single" w:color="auto" w:sz="4" w:space="0"/>
              <w:right w:val="nil"/>
            </w:tcBorders>
            <w:shd w:val="clear" w:color="auto" w:fill="auto"/>
            <w:noWrap/>
            <w:vAlign w:val="center"/>
            <w:hideMark/>
          </w:tcPr>
          <w:p w:rsidRPr="00451F33" w:rsidR="00DF36D9" w:rsidP="001862D1" w:rsidRDefault="00DF36D9" w14:paraId="5CB42118" w14:textId="77777777">
            <w:pPr>
              <w:jc w:val="center"/>
              <w:rPr>
                <w:rFonts w:cs="Arial"/>
                <w:sz w:val="20"/>
                <w:szCs w:val="20"/>
                <w:lang w:eastAsia="en-GB"/>
              </w:rPr>
            </w:pPr>
          </w:p>
        </w:tc>
        <w:tc>
          <w:tcPr>
            <w:tcW w:w="1530" w:type="dxa"/>
            <w:tcBorders>
              <w:top w:val="single" w:color="auto" w:sz="4" w:space="0"/>
              <w:left w:val="single" w:color="auto" w:sz="4" w:space="0"/>
              <w:bottom w:val="single" w:color="auto" w:sz="4" w:space="0"/>
              <w:right w:val="nil"/>
            </w:tcBorders>
            <w:shd w:val="clear" w:color="auto" w:fill="auto"/>
            <w:vAlign w:val="center"/>
            <w:hideMark/>
          </w:tcPr>
          <w:p w:rsidRPr="00451F33" w:rsidR="00DF36D9" w:rsidP="001862D1" w:rsidRDefault="00DF36D9" w14:paraId="05667B66" w14:textId="77777777">
            <w:pPr>
              <w:jc w:val="center"/>
              <w:rPr>
                <w:rFonts w:cs="Arial"/>
                <w:color w:val="000000"/>
                <w:sz w:val="20"/>
                <w:szCs w:val="20"/>
                <w:lang w:eastAsia="en-GB"/>
              </w:rPr>
            </w:pPr>
            <w:r w:rsidRPr="00451F33">
              <w:rPr>
                <w:rFonts w:cs="Arial"/>
                <w:color w:val="000000"/>
                <w:sz w:val="20"/>
                <w:szCs w:val="20"/>
                <w:lang w:eastAsia="en-GB"/>
              </w:rPr>
              <w:t>NHM Familiarisation</w:t>
            </w:r>
          </w:p>
        </w:tc>
        <w:tc>
          <w:tcPr>
            <w:tcW w:w="1463" w:type="dxa"/>
            <w:tcBorders>
              <w:top w:val="single" w:color="auto" w:sz="4" w:space="0"/>
              <w:left w:val="nil"/>
              <w:bottom w:val="single" w:color="auto" w:sz="4" w:space="0"/>
              <w:right w:val="nil"/>
            </w:tcBorders>
          </w:tcPr>
          <w:p w:rsidR="00FC020B" w:rsidP="001862D1" w:rsidRDefault="00FC020B" w14:paraId="69C69830" w14:textId="29DEE2C9">
            <w:pPr>
              <w:jc w:val="center"/>
              <w:rPr>
                <w:rFonts w:cs="Arial"/>
                <w:color w:val="000000"/>
                <w:sz w:val="20"/>
                <w:szCs w:val="20"/>
                <w:lang w:eastAsia="en-GB"/>
              </w:rPr>
            </w:pPr>
            <w:r>
              <w:rPr>
                <w:rFonts w:cs="Arial"/>
                <w:color w:val="000000"/>
                <w:sz w:val="20"/>
                <w:szCs w:val="20"/>
                <w:lang w:eastAsia="en-GB"/>
              </w:rPr>
              <w:t>NHM TEEP Policy cost</w:t>
            </w:r>
          </w:p>
        </w:tc>
        <w:tc>
          <w:tcPr>
            <w:tcW w:w="1463" w:type="dxa"/>
            <w:tcBorders>
              <w:top w:val="single" w:color="auto" w:sz="4" w:space="0"/>
              <w:left w:val="nil"/>
              <w:bottom w:val="single" w:color="auto" w:sz="4" w:space="0"/>
              <w:right w:val="nil"/>
            </w:tcBorders>
            <w:shd w:val="clear" w:color="auto" w:fill="auto"/>
            <w:vAlign w:val="center"/>
            <w:hideMark/>
          </w:tcPr>
          <w:p w:rsidRPr="00451F33" w:rsidR="00DF36D9" w:rsidP="001862D1" w:rsidRDefault="00DF36D9" w14:paraId="49C511E0" w14:textId="3C036857">
            <w:pPr>
              <w:jc w:val="center"/>
              <w:rPr>
                <w:rFonts w:cs="Arial"/>
                <w:color w:val="000000"/>
                <w:sz w:val="20"/>
                <w:szCs w:val="20"/>
                <w:lang w:eastAsia="en-GB"/>
              </w:rPr>
            </w:pPr>
            <w:r w:rsidRPr="00451F33">
              <w:rPr>
                <w:rFonts w:cs="Arial"/>
                <w:color w:val="000000"/>
                <w:sz w:val="20"/>
                <w:szCs w:val="20"/>
                <w:lang w:eastAsia="en-GB"/>
              </w:rPr>
              <w:t>Waste management costs</w:t>
            </w:r>
          </w:p>
        </w:tc>
        <w:tc>
          <w:tcPr>
            <w:tcW w:w="1463" w:type="dxa"/>
            <w:tcBorders>
              <w:top w:val="single" w:color="auto" w:sz="4" w:space="0"/>
              <w:left w:val="nil"/>
              <w:bottom w:val="single" w:color="auto" w:sz="4" w:space="0"/>
              <w:right w:val="nil"/>
            </w:tcBorders>
            <w:shd w:val="clear" w:color="auto" w:fill="auto"/>
            <w:vAlign w:val="center"/>
            <w:hideMark/>
          </w:tcPr>
          <w:p w:rsidRPr="00451F33" w:rsidR="00DF36D9" w:rsidP="001862D1" w:rsidRDefault="00DF36D9" w14:paraId="284BA16F" w14:textId="77777777">
            <w:pPr>
              <w:jc w:val="center"/>
              <w:rPr>
                <w:rFonts w:cs="Arial"/>
                <w:color w:val="000000"/>
                <w:sz w:val="20"/>
                <w:szCs w:val="20"/>
                <w:lang w:eastAsia="en-GB"/>
              </w:rPr>
            </w:pPr>
            <w:r w:rsidRPr="00451F33">
              <w:rPr>
                <w:rFonts w:cs="Arial"/>
                <w:color w:val="000000"/>
                <w:sz w:val="20"/>
                <w:szCs w:val="20"/>
                <w:lang w:eastAsia="en-GB"/>
              </w:rPr>
              <w:t>DRS effect</w:t>
            </w:r>
          </w:p>
        </w:tc>
        <w:tc>
          <w:tcPr>
            <w:tcW w:w="1484" w:type="dxa"/>
            <w:tcBorders>
              <w:top w:val="single" w:color="auto" w:sz="4" w:space="0"/>
              <w:left w:val="nil"/>
              <w:bottom w:val="single" w:color="auto" w:sz="4" w:space="0"/>
              <w:right w:val="single" w:color="auto" w:sz="4" w:space="0"/>
            </w:tcBorders>
            <w:shd w:val="clear" w:color="auto" w:fill="auto"/>
            <w:vAlign w:val="center"/>
            <w:hideMark/>
          </w:tcPr>
          <w:p w:rsidRPr="00451F33" w:rsidR="00DF36D9" w:rsidP="001862D1" w:rsidRDefault="00DF36D9" w14:paraId="787CD7BE" w14:textId="77777777">
            <w:pPr>
              <w:jc w:val="center"/>
              <w:rPr>
                <w:rFonts w:cs="Arial"/>
                <w:color w:val="000000"/>
                <w:sz w:val="20"/>
                <w:szCs w:val="20"/>
                <w:lang w:eastAsia="en-GB"/>
              </w:rPr>
            </w:pPr>
            <w:r w:rsidRPr="00451F33">
              <w:rPr>
                <w:rFonts w:cs="Arial"/>
                <w:color w:val="000000"/>
                <w:sz w:val="20"/>
                <w:szCs w:val="20"/>
                <w:lang w:eastAsia="en-GB"/>
              </w:rPr>
              <w:t>NHM Landfill tax saving</w:t>
            </w:r>
          </w:p>
        </w:tc>
        <w:tc>
          <w:tcPr>
            <w:tcW w:w="1463" w:type="dxa"/>
            <w:tcBorders>
              <w:top w:val="single" w:color="auto" w:sz="4" w:space="0"/>
              <w:left w:val="nil"/>
              <w:bottom w:val="single" w:color="auto" w:sz="4" w:space="0"/>
              <w:right w:val="single" w:color="auto" w:sz="4" w:space="0"/>
            </w:tcBorders>
            <w:shd w:val="clear" w:color="auto" w:fill="auto"/>
            <w:vAlign w:val="center"/>
            <w:hideMark/>
          </w:tcPr>
          <w:p w:rsidRPr="00451F33" w:rsidR="00DF36D9" w:rsidP="001862D1" w:rsidRDefault="00DF36D9" w14:paraId="686D8B9B" w14:textId="77777777">
            <w:pPr>
              <w:jc w:val="center"/>
              <w:rPr>
                <w:rFonts w:cs="Arial"/>
                <w:b/>
                <w:bCs/>
                <w:color w:val="000000"/>
                <w:sz w:val="20"/>
                <w:szCs w:val="20"/>
                <w:lang w:eastAsia="en-GB"/>
              </w:rPr>
            </w:pPr>
            <w:r w:rsidRPr="00451F33">
              <w:rPr>
                <w:rFonts w:cs="Arial"/>
                <w:b/>
                <w:bCs/>
                <w:color w:val="000000"/>
                <w:sz w:val="20"/>
                <w:szCs w:val="20"/>
                <w:lang w:eastAsia="en-GB"/>
              </w:rPr>
              <w:t>Total service cost (+) / saving (-)</w:t>
            </w:r>
          </w:p>
        </w:tc>
      </w:tr>
      <w:tr w:rsidRPr="00434030" w:rsidR="00ED0B68" w:rsidTr="009E7A40" w14:paraId="591E2B8E" w14:textId="77777777">
        <w:trPr>
          <w:trHeight w:val="245"/>
          <w:jc w:val="center"/>
        </w:trPr>
        <w:tc>
          <w:tcPr>
            <w:tcW w:w="1260" w:type="dxa"/>
            <w:tcBorders>
              <w:top w:val="single" w:color="auto" w:sz="4" w:space="0"/>
              <w:left w:val="single" w:color="auto" w:sz="4" w:space="0"/>
              <w:bottom w:val="nil"/>
              <w:right w:val="single" w:color="auto" w:sz="4" w:space="0"/>
            </w:tcBorders>
            <w:shd w:val="clear" w:color="auto" w:fill="auto"/>
            <w:noWrap/>
            <w:vAlign w:val="center"/>
            <w:hideMark/>
          </w:tcPr>
          <w:p w:rsidRPr="00451F33" w:rsidR="00ED0B68" w:rsidP="00ED0B68" w:rsidRDefault="00ED0B68" w14:paraId="183FC954" w14:textId="77777777">
            <w:pPr>
              <w:jc w:val="center"/>
              <w:rPr>
                <w:rFonts w:cs="Arial"/>
                <w:b/>
                <w:bCs/>
                <w:sz w:val="20"/>
                <w:szCs w:val="20"/>
                <w:lang w:eastAsia="en-GB"/>
              </w:rPr>
            </w:pPr>
            <w:r w:rsidRPr="00451F33">
              <w:rPr>
                <w:rFonts w:cs="Arial"/>
                <w:b/>
                <w:bCs/>
                <w:sz w:val="20"/>
                <w:szCs w:val="20"/>
                <w:lang w:eastAsia="en-GB"/>
              </w:rPr>
              <w:t>2024</w:t>
            </w:r>
          </w:p>
        </w:tc>
        <w:tc>
          <w:tcPr>
            <w:tcW w:w="1530" w:type="dxa"/>
            <w:tcBorders>
              <w:top w:val="single" w:color="auto" w:sz="4" w:space="0"/>
              <w:left w:val="nil"/>
              <w:bottom w:val="nil"/>
              <w:right w:val="nil"/>
            </w:tcBorders>
            <w:shd w:val="clear" w:color="auto" w:fill="auto"/>
            <w:noWrap/>
            <w:vAlign w:val="bottom"/>
          </w:tcPr>
          <w:p w:rsidRPr="00451F33" w:rsidR="00ED0B68" w:rsidP="00ED0B68" w:rsidRDefault="00ED0B68" w14:paraId="621B54FC" w14:textId="213FB56B">
            <w:pPr>
              <w:jc w:val="center"/>
              <w:rPr>
                <w:rFonts w:cs="Arial"/>
                <w:sz w:val="20"/>
                <w:szCs w:val="20"/>
                <w:lang w:eastAsia="en-GB"/>
              </w:rPr>
            </w:pPr>
            <w:r>
              <w:rPr>
                <w:rFonts w:cs="Arial"/>
                <w:sz w:val="20"/>
                <w:szCs w:val="20"/>
              </w:rPr>
              <w:t>£110</w:t>
            </w:r>
          </w:p>
        </w:tc>
        <w:tc>
          <w:tcPr>
            <w:tcW w:w="1463" w:type="dxa"/>
            <w:tcBorders>
              <w:top w:val="single" w:color="auto" w:sz="4" w:space="0"/>
              <w:left w:val="nil"/>
              <w:bottom w:val="nil"/>
              <w:right w:val="nil"/>
            </w:tcBorders>
          </w:tcPr>
          <w:p w:rsidR="00FC020B" w:rsidP="00ED0B68" w:rsidRDefault="00FC020B" w14:paraId="1A4905F1" w14:textId="4C8BBF26">
            <w:pPr>
              <w:jc w:val="center"/>
              <w:rPr>
                <w:rFonts w:cs="Arial"/>
                <w:sz w:val="20"/>
                <w:szCs w:val="20"/>
              </w:rPr>
            </w:pPr>
            <w:r>
              <w:rPr>
                <w:rFonts w:cs="Arial"/>
                <w:sz w:val="20"/>
                <w:szCs w:val="20"/>
              </w:rPr>
              <w:t>£1</w:t>
            </w:r>
          </w:p>
        </w:tc>
        <w:tc>
          <w:tcPr>
            <w:tcW w:w="1463" w:type="dxa"/>
            <w:tcBorders>
              <w:top w:val="single" w:color="auto" w:sz="4" w:space="0"/>
              <w:left w:val="nil"/>
              <w:bottom w:val="nil"/>
              <w:right w:val="nil"/>
            </w:tcBorders>
            <w:shd w:val="clear" w:color="auto" w:fill="auto"/>
            <w:noWrap/>
            <w:vAlign w:val="bottom"/>
          </w:tcPr>
          <w:p w:rsidRPr="00451F33" w:rsidR="00ED0B68" w:rsidP="00ED0B68" w:rsidRDefault="00ED0B68" w14:paraId="621A2F8E" w14:textId="745920B7">
            <w:pPr>
              <w:jc w:val="center"/>
              <w:rPr>
                <w:rFonts w:cs="Arial"/>
                <w:sz w:val="20"/>
                <w:szCs w:val="20"/>
                <w:lang w:eastAsia="en-GB"/>
              </w:rPr>
            </w:pPr>
            <w:r w:rsidRPr="00451F33">
              <w:rPr>
                <w:rFonts w:cs="Arial"/>
                <w:sz w:val="20"/>
                <w:szCs w:val="20"/>
              </w:rPr>
              <w:t>£0</w:t>
            </w:r>
          </w:p>
        </w:tc>
        <w:tc>
          <w:tcPr>
            <w:tcW w:w="1463" w:type="dxa"/>
            <w:tcBorders>
              <w:top w:val="single" w:color="auto" w:sz="4" w:space="0"/>
              <w:left w:val="nil"/>
              <w:bottom w:val="nil"/>
              <w:right w:val="nil"/>
            </w:tcBorders>
            <w:shd w:val="clear" w:color="auto" w:fill="auto"/>
            <w:noWrap/>
            <w:vAlign w:val="bottom"/>
          </w:tcPr>
          <w:p w:rsidRPr="00451F33" w:rsidR="00ED0B68" w:rsidP="00ED0B68" w:rsidRDefault="00ED0B68" w14:paraId="219F46C9" w14:textId="77777777">
            <w:pPr>
              <w:jc w:val="center"/>
              <w:rPr>
                <w:rFonts w:cs="Arial"/>
                <w:sz w:val="20"/>
                <w:szCs w:val="20"/>
                <w:lang w:eastAsia="en-GB"/>
              </w:rPr>
            </w:pPr>
            <w:r w:rsidRPr="00451F33">
              <w:rPr>
                <w:rFonts w:cs="Arial"/>
                <w:sz w:val="20"/>
                <w:szCs w:val="20"/>
              </w:rPr>
              <w:t>£0</w:t>
            </w:r>
          </w:p>
        </w:tc>
        <w:tc>
          <w:tcPr>
            <w:tcW w:w="1484" w:type="dxa"/>
            <w:tcBorders>
              <w:top w:val="single" w:color="auto" w:sz="4" w:space="0"/>
              <w:left w:val="nil"/>
              <w:bottom w:val="nil"/>
              <w:right w:val="single" w:color="auto" w:sz="4" w:space="0"/>
            </w:tcBorders>
            <w:shd w:val="clear" w:color="auto" w:fill="auto"/>
            <w:noWrap/>
            <w:vAlign w:val="bottom"/>
          </w:tcPr>
          <w:p w:rsidRPr="00451F33" w:rsidR="00ED0B68" w:rsidP="00ED0B68" w:rsidRDefault="00ED0B68" w14:paraId="766B4B95" w14:textId="75557637">
            <w:pPr>
              <w:jc w:val="center"/>
              <w:rPr>
                <w:rFonts w:cs="Arial"/>
                <w:sz w:val="20"/>
                <w:szCs w:val="20"/>
                <w:lang w:eastAsia="en-GB"/>
              </w:rPr>
            </w:pPr>
            <w:r w:rsidRPr="00451F33">
              <w:rPr>
                <w:rFonts w:cs="Arial"/>
                <w:sz w:val="20"/>
                <w:szCs w:val="20"/>
              </w:rPr>
              <w:t>£</w:t>
            </w:r>
            <w:r>
              <w:rPr>
                <w:rFonts w:cs="Arial"/>
                <w:sz w:val="20"/>
                <w:szCs w:val="20"/>
              </w:rPr>
              <w:t>0</w:t>
            </w:r>
          </w:p>
        </w:tc>
        <w:tc>
          <w:tcPr>
            <w:tcW w:w="1463" w:type="dxa"/>
            <w:tcBorders>
              <w:top w:val="single" w:color="auto" w:sz="4" w:space="0"/>
              <w:left w:val="nil"/>
              <w:bottom w:val="nil"/>
              <w:right w:val="single" w:color="auto" w:sz="4" w:space="0"/>
            </w:tcBorders>
            <w:shd w:val="clear" w:color="auto" w:fill="auto"/>
            <w:noWrap/>
            <w:vAlign w:val="bottom"/>
          </w:tcPr>
          <w:p w:rsidRPr="00451F33" w:rsidR="00ED0B68" w:rsidP="00ED0B68" w:rsidRDefault="00FC020B" w14:paraId="0D3F86AC" w14:textId="3F375EE8">
            <w:pPr>
              <w:jc w:val="center"/>
              <w:rPr>
                <w:rFonts w:cs="Arial"/>
                <w:sz w:val="20"/>
                <w:szCs w:val="20"/>
                <w:lang w:eastAsia="en-GB"/>
              </w:rPr>
            </w:pPr>
            <w:r>
              <w:rPr>
                <w:rFonts w:cs="Arial"/>
                <w:sz w:val="20"/>
                <w:szCs w:val="20"/>
              </w:rPr>
              <w:t>£111</w:t>
            </w:r>
          </w:p>
        </w:tc>
      </w:tr>
      <w:tr w:rsidRPr="00434030" w:rsidR="00ED0B68" w:rsidTr="009E7A40" w14:paraId="7410CF56"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7579D3D4" w14:textId="77777777">
            <w:pPr>
              <w:jc w:val="center"/>
              <w:rPr>
                <w:rFonts w:cs="Arial"/>
                <w:b/>
                <w:bCs/>
                <w:sz w:val="20"/>
                <w:szCs w:val="20"/>
                <w:lang w:eastAsia="en-GB"/>
              </w:rPr>
            </w:pPr>
            <w:r w:rsidRPr="00451F33">
              <w:rPr>
                <w:rFonts w:cs="Arial"/>
                <w:b/>
                <w:bCs/>
                <w:sz w:val="20"/>
                <w:szCs w:val="20"/>
                <w:lang w:eastAsia="en-GB"/>
              </w:rPr>
              <w:t>2025</w:t>
            </w:r>
          </w:p>
        </w:tc>
        <w:tc>
          <w:tcPr>
            <w:tcW w:w="1530" w:type="dxa"/>
            <w:tcBorders>
              <w:top w:val="nil"/>
              <w:left w:val="nil"/>
              <w:bottom w:val="nil"/>
              <w:right w:val="nil"/>
            </w:tcBorders>
            <w:shd w:val="clear" w:color="auto" w:fill="auto"/>
            <w:noWrap/>
            <w:vAlign w:val="bottom"/>
          </w:tcPr>
          <w:p w:rsidRPr="00451F33" w:rsidR="00ED0B68" w:rsidP="00ED0B68" w:rsidRDefault="00ED0B68" w14:paraId="5DC065C6" w14:textId="696B963B">
            <w:pPr>
              <w:jc w:val="center"/>
              <w:rPr>
                <w:rFonts w:cs="Arial"/>
                <w:sz w:val="20"/>
                <w:szCs w:val="20"/>
                <w:lang w:eastAsia="en-GB"/>
              </w:rPr>
            </w:pPr>
            <w:r>
              <w:rPr>
                <w:rFonts w:cs="Arial"/>
                <w:sz w:val="20"/>
                <w:szCs w:val="20"/>
              </w:rPr>
              <w:t>£12</w:t>
            </w:r>
          </w:p>
        </w:tc>
        <w:tc>
          <w:tcPr>
            <w:tcW w:w="1463" w:type="dxa"/>
            <w:tcBorders>
              <w:top w:val="nil"/>
              <w:left w:val="nil"/>
              <w:bottom w:val="nil"/>
              <w:right w:val="nil"/>
            </w:tcBorders>
          </w:tcPr>
          <w:p w:rsidR="00FC020B" w:rsidP="00ED0B68" w:rsidRDefault="00FC020B" w14:paraId="7E32AB8F" w14:textId="2E0054CD">
            <w:pPr>
              <w:jc w:val="center"/>
              <w:rPr>
                <w:rFonts w:cs="Arial"/>
                <w:sz w:val="20"/>
                <w:szCs w:val="20"/>
              </w:rPr>
            </w:pPr>
            <w:r>
              <w:rPr>
                <w:rFonts w:cs="Arial"/>
                <w:sz w:val="20"/>
                <w:szCs w:val="20"/>
              </w:rPr>
              <w:t>£1</w:t>
            </w:r>
          </w:p>
        </w:tc>
        <w:tc>
          <w:tcPr>
            <w:tcW w:w="1463" w:type="dxa"/>
            <w:tcBorders>
              <w:top w:val="nil"/>
              <w:left w:val="nil"/>
              <w:bottom w:val="nil"/>
              <w:right w:val="nil"/>
            </w:tcBorders>
            <w:shd w:val="clear" w:color="auto" w:fill="auto"/>
            <w:noWrap/>
            <w:vAlign w:val="bottom"/>
          </w:tcPr>
          <w:p w:rsidRPr="00451F33" w:rsidR="00ED0B68" w:rsidP="00ED0B68" w:rsidRDefault="00ED0B68" w14:paraId="4BF22A1E" w14:textId="59326AA9">
            <w:pPr>
              <w:jc w:val="center"/>
              <w:rPr>
                <w:rFonts w:cs="Arial"/>
                <w:sz w:val="20"/>
                <w:szCs w:val="20"/>
                <w:lang w:eastAsia="en-GB"/>
              </w:rPr>
            </w:pPr>
            <w:r w:rsidRPr="00451F33">
              <w:rPr>
                <w:rFonts w:cs="Arial"/>
                <w:sz w:val="20"/>
                <w:szCs w:val="20"/>
              </w:rPr>
              <w:t>-£139</w:t>
            </w:r>
          </w:p>
        </w:tc>
        <w:tc>
          <w:tcPr>
            <w:tcW w:w="1463" w:type="dxa"/>
            <w:tcBorders>
              <w:top w:val="nil"/>
              <w:left w:val="nil"/>
              <w:bottom w:val="nil"/>
              <w:right w:val="nil"/>
            </w:tcBorders>
            <w:shd w:val="clear" w:color="auto" w:fill="auto"/>
            <w:noWrap/>
            <w:vAlign w:val="bottom"/>
          </w:tcPr>
          <w:p w:rsidRPr="00451F33" w:rsidR="00ED0B68" w:rsidP="00ED0B68" w:rsidRDefault="00ED0B68" w14:paraId="24469126" w14:textId="344C7CBA">
            <w:pPr>
              <w:jc w:val="center"/>
              <w:rPr>
                <w:rFonts w:cs="Arial"/>
                <w:sz w:val="20"/>
                <w:szCs w:val="20"/>
                <w:lang w:eastAsia="en-GB"/>
              </w:rPr>
            </w:pPr>
            <w:r>
              <w:rPr>
                <w:rFonts w:cs="Arial"/>
                <w:sz w:val="20"/>
                <w:szCs w:val="20"/>
              </w:rPr>
              <w:t>£0</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423B26E3" w14:textId="0F9E02D4">
            <w:pPr>
              <w:jc w:val="center"/>
              <w:rPr>
                <w:rFonts w:cs="Arial"/>
                <w:sz w:val="20"/>
                <w:szCs w:val="20"/>
                <w:lang w:eastAsia="en-GB"/>
              </w:rPr>
            </w:pPr>
            <w:r>
              <w:rPr>
                <w:rFonts w:cs="Arial"/>
                <w:sz w:val="20"/>
                <w:szCs w:val="20"/>
              </w:rPr>
              <w:t>£301</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724FA243" w14:textId="4A40D32E">
            <w:pPr>
              <w:jc w:val="center"/>
              <w:rPr>
                <w:rFonts w:cs="Arial"/>
                <w:sz w:val="20"/>
                <w:szCs w:val="20"/>
                <w:lang w:eastAsia="en-GB"/>
              </w:rPr>
            </w:pPr>
            <w:r>
              <w:rPr>
                <w:rFonts w:cs="Arial"/>
                <w:sz w:val="20"/>
                <w:szCs w:val="20"/>
              </w:rPr>
              <w:t>-£</w:t>
            </w:r>
            <w:r w:rsidR="00FC020B">
              <w:rPr>
                <w:rFonts w:cs="Arial"/>
                <w:sz w:val="20"/>
                <w:szCs w:val="20"/>
              </w:rPr>
              <w:t>428</w:t>
            </w:r>
          </w:p>
        </w:tc>
      </w:tr>
      <w:tr w:rsidRPr="00434030" w:rsidR="00ED0B68" w:rsidTr="009E7A40" w14:paraId="03357F37"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43EEFEC4" w14:textId="77777777">
            <w:pPr>
              <w:jc w:val="center"/>
              <w:rPr>
                <w:rFonts w:cs="Arial"/>
                <w:b/>
                <w:bCs/>
                <w:sz w:val="20"/>
                <w:szCs w:val="20"/>
                <w:lang w:eastAsia="en-GB"/>
              </w:rPr>
            </w:pPr>
            <w:r w:rsidRPr="00451F33">
              <w:rPr>
                <w:rFonts w:cs="Arial"/>
                <w:b/>
                <w:bCs/>
                <w:sz w:val="20"/>
                <w:szCs w:val="20"/>
                <w:lang w:eastAsia="en-GB"/>
              </w:rPr>
              <w:t>2026</w:t>
            </w:r>
          </w:p>
        </w:tc>
        <w:tc>
          <w:tcPr>
            <w:tcW w:w="1530" w:type="dxa"/>
            <w:tcBorders>
              <w:top w:val="nil"/>
              <w:left w:val="nil"/>
              <w:bottom w:val="nil"/>
              <w:right w:val="nil"/>
            </w:tcBorders>
            <w:shd w:val="clear" w:color="auto" w:fill="auto"/>
            <w:noWrap/>
            <w:vAlign w:val="bottom"/>
          </w:tcPr>
          <w:p w:rsidRPr="00451F33" w:rsidR="00ED0B68" w:rsidP="00ED0B68" w:rsidRDefault="00ED0B68" w14:paraId="42B08E07" w14:textId="4BC81050">
            <w:pPr>
              <w:jc w:val="center"/>
              <w:rPr>
                <w:rFonts w:cs="Arial"/>
                <w:sz w:val="20"/>
                <w:szCs w:val="20"/>
                <w:lang w:eastAsia="en-GB"/>
              </w:rPr>
            </w:pPr>
            <w:r>
              <w:rPr>
                <w:rFonts w:cs="Arial"/>
                <w:sz w:val="20"/>
                <w:szCs w:val="20"/>
              </w:rPr>
              <w:t>£245</w:t>
            </w:r>
          </w:p>
        </w:tc>
        <w:tc>
          <w:tcPr>
            <w:tcW w:w="1463" w:type="dxa"/>
            <w:tcBorders>
              <w:top w:val="nil"/>
              <w:left w:val="nil"/>
              <w:bottom w:val="nil"/>
              <w:right w:val="nil"/>
            </w:tcBorders>
          </w:tcPr>
          <w:p w:rsidR="00FC020B" w:rsidP="00ED0B68" w:rsidRDefault="00FC020B" w14:paraId="5B36935D" w14:textId="3C8C2AD9">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276B25A5" w14:textId="02ED0DC9">
            <w:pPr>
              <w:jc w:val="center"/>
              <w:rPr>
                <w:rFonts w:cs="Arial"/>
                <w:sz w:val="20"/>
                <w:szCs w:val="20"/>
                <w:lang w:eastAsia="en-GB"/>
              </w:rPr>
            </w:pPr>
            <w:r w:rsidRPr="00451F33">
              <w:rPr>
                <w:rFonts w:cs="Arial"/>
                <w:sz w:val="20"/>
                <w:szCs w:val="20"/>
              </w:rPr>
              <w:t>-£139</w:t>
            </w:r>
          </w:p>
        </w:tc>
        <w:tc>
          <w:tcPr>
            <w:tcW w:w="1463" w:type="dxa"/>
            <w:tcBorders>
              <w:top w:val="nil"/>
              <w:left w:val="nil"/>
              <w:bottom w:val="nil"/>
              <w:right w:val="nil"/>
            </w:tcBorders>
            <w:shd w:val="clear" w:color="auto" w:fill="auto"/>
            <w:noWrap/>
            <w:vAlign w:val="bottom"/>
          </w:tcPr>
          <w:p w:rsidRPr="00451F33" w:rsidR="00ED0B68" w:rsidP="00ED0B68" w:rsidRDefault="00ED0B68" w14:paraId="548FF75E" w14:textId="7E78483B">
            <w:pPr>
              <w:jc w:val="center"/>
              <w:rPr>
                <w:rFonts w:cs="Arial"/>
                <w:sz w:val="20"/>
                <w:szCs w:val="20"/>
                <w:lang w:eastAsia="en-GB"/>
              </w:rPr>
            </w:pPr>
            <w:r>
              <w:rPr>
                <w:rFonts w:cs="Arial"/>
                <w:sz w:val="20"/>
                <w:szCs w:val="20"/>
              </w:rPr>
              <w:t>£0</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3211B57B" w14:textId="67780DDF">
            <w:pPr>
              <w:jc w:val="center"/>
              <w:rPr>
                <w:rFonts w:cs="Arial"/>
                <w:sz w:val="20"/>
                <w:szCs w:val="20"/>
                <w:lang w:eastAsia="en-GB"/>
              </w:rPr>
            </w:pPr>
            <w:r>
              <w:rPr>
                <w:rFonts w:cs="Arial"/>
                <w:sz w:val="20"/>
                <w:szCs w:val="20"/>
              </w:rPr>
              <w:t>£386</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6C6BEB79" w14:textId="03B90965">
            <w:pPr>
              <w:jc w:val="center"/>
              <w:rPr>
                <w:rFonts w:cs="Arial"/>
                <w:sz w:val="20"/>
                <w:szCs w:val="20"/>
                <w:lang w:eastAsia="en-GB"/>
              </w:rPr>
            </w:pPr>
            <w:r>
              <w:rPr>
                <w:rFonts w:cs="Arial"/>
                <w:sz w:val="20"/>
                <w:szCs w:val="20"/>
              </w:rPr>
              <w:t>-£280</w:t>
            </w:r>
          </w:p>
        </w:tc>
      </w:tr>
      <w:tr w:rsidRPr="00434030" w:rsidR="00ED0B68" w:rsidTr="009E7A40" w14:paraId="1A2F29D2"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365E1701" w14:textId="77777777">
            <w:pPr>
              <w:jc w:val="center"/>
              <w:rPr>
                <w:rFonts w:cs="Arial"/>
                <w:b/>
                <w:bCs/>
                <w:sz w:val="20"/>
                <w:szCs w:val="20"/>
                <w:lang w:eastAsia="en-GB"/>
              </w:rPr>
            </w:pPr>
            <w:r w:rsidRPr="00451F33">
              <w:rPr>
                <w:rFonts w:cs="Arial"/>
                <w:b/>
                <w:bCs/>
                <w:sz w:val="20"/>
                <w:szCs w:val="20"/>
                <w:lang w:eastAsia="en-GB"/>
              </w:rPr>
              <w:t>2027</w:t>
            </w:r>
          </w:p>
        </w:tc>
        <w:tc>
          <w:tcPr>
            <w:tcW w:w="1530" w:type="dxa"/>
            <w:tcBorders>
              <w:top w:val="nil"/>
              <w:left w:val="nil"/>
              <w:bottom w:val="nil"/>
              <w:right w:val="nil"/>
            </w:tcBorders>
            <w:shd w:val="clear" w:color="auto" w:fill="auto"/>
            <w:noWrap/>
            <w:vAlign w:val="bottom"/>
          </w:tcPr>
          <w:p w:rsidRPr="00451F33" w:rsidR="00ED0B68" w:rsidP="00ED0B68" w:rsidRDefault="00ED0B68" w14:paraId="52A559C8" w14:textId="44BE7608">
            <w:pPr>
              <w:jc w:val="center"/>
              <w:rPr>
                <w:rFonts w:cs="Arial"/>
                <w:sz w:val="20"/>
                <w:szCs w:val="20"/>
                <w:lang w:eastAsia="en-GB"/>
              </w:rPr>
            </w:pPr>
            <w:r>
              <w:rPr>
                <w:rFonts w:cs="Arial"/>
                <w:sz w:val="20"/>
                <w:szCs w:val="20"/>
              </w:rPr>
              <w:t>£2</w:t>
            </w:r>
          </w:p>
        </w:tc>
        <w:tc>
          <w:tcPr>
            <w:tcW w:w="1463" w:type="dxa"/>
            <w:tcBorders>
              <w:top w:val="nil"/>
              <w:left w:val="nil"/>
              <w:bottom w:val="nil"/>
              <w:right w:val="nil"/>
            </w:tcBorders>
          </w:tcPr>
          <w:p w:rsidR="00FC020B" w:rsidP="00ED0B68" w:rsidRDefault="00FC020B" w14:paraId="17C59C91" w14:textId="5B96C4F5">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32032914" w14:textId="06A58AAC">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3E4BAC32" w14:textId="6CAA11F3">
            <w:pPr>
              <w:jc w:val="center"/>
              <w:rPr>
                <w:rFonts w:cs="Arial"/>
                <w:sz w:val="20"/>
                <w:szCs w:val="20"/>
                <w:lang w:eastAsia="en-GB"/>
              </w:rPr>
            </w:pPr>
            <w:r>
              <w:rPr>
                <w:rFonts w:cs="Arial"/>
                <w:sz w:val="20"/>
                <w:szCs w:val="20"/>
              </w:rPr>
              <w:t>£37</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7819E263" w14:textId="537F8233">
            <w:pPr>
              <w:jc w:val="center"/>
              <w:rPr>
                <w:rFonts w:cs="Arial"/>
                <w:sz w:val="20"/>
                <w:szCs w:val="20"/>
                <w:lang w:eastAsia="en-GB"/>
              </w:rPr>
            </w:pPr>
            <w:r>
              <w:rPr>
                <w:rFonts w:cs="Arial"/>
                <w:sz w:val="20"/>
                <w:szCs w:val="20"/>
              </w:rPr>
              <w:t>£617</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140EE335" w14:textId="5DB2C028">
            <w:pPr>
              <w:jc w:val="center"/>
              <w:rPr>
                <w:rFonts w:cs="Arial"/>
                <w:sz w:val="20"/>
                <w:szCs w:val="20"/>
                <w:lang w:eastAsia="en-GB"/>
              </w:rPr>
            </w:pPr>
            <w:r>
              <w:rPr>
                <w:rFonts w:cs="Arial"/>
                <w:sz w:val="20"/>
                <w:szCs w:val="20"/>
              </w:rPr>
              <w:t>-£229</w:t>
            </w:r>
          </w:p>
        </w:tc>
      </w:tr>
      <w:tr w:rsidRPr="00434030" w:rsidR="00ED0B68" w:rsidTr="009E7A40" w14:paraId="524CBF05"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1E640E4B" w14:textId="77777777">
            <w:pPr>
              <w:jc w:val="center"/>
              <w:rPr>
                <w:rFonts w:cs="Arial"/>
                <w:b/>
                <w:bCs/>
                <w:sz w:val="20"/>
                <w:szCs w:val="20"/>
                <w:lang w:eastAsia="en-GB"/>
              </w:rPr>
            </w:pPr>
            <w:r w:rsidRPr="00451F33">
              <w:rPr>
                <w:rFonts w:cs="Arial"/>
                <w:b/>
                <w:bCs/>
                <w:sz w:val="20"/>
                <w:szCs w:val="20"/>
                <w:lang w:eastAsia="en-GB"/>
              </w:rPr>
              <w:t>2028</w:t>
            </w:r>
          </w:p>
        </w:tc>
        <w:tc>
          <w:tcPr>
            <w:tcW w:w="1530" w:type="dxa"/>
            <w:tcBorders>
              <w:top w:val="nil"/>
              <w:left w:val="nil"/>
              <w:bottom w:val="nil"/>
              <w:right w:val="nil"/>
            </w:tcBorders>
            <w:shd w:val="clear" w:color="auto" w:fill="auto"/>
            <w:noWrap/>
            <w:vAlign w:val="bottom"/>
          </w:tcPr>
          <w:p w:rsidRPr="00451F33" w:rsidR="00ED0B68" w:rsidP="00ED0B68" w:rsidRDefault="00ED0B68" w14:paraId="7F852524" w14:textId="59C2F5E9">
            <w:pPr>
              <w:jc w:val="center"/>
              <w:rPr>
                <w:rFonts w:cs="Arial"/>
                <w:sz w:val="20"/>
                <w:szCs w:val="20"/>
                <w:lang w:eastAsia="en-GB"/>
              </w:rPr>
            </w:pPr>
            <w:r>
              <w:rPr>
                <w:rFonts w:cs="Arial"/>
                <w:sz w:val="20"/>
                <w:szCs w:val="20"/>
              </w:rPr>
              <w:t>£2</w:t>
            </w:r>
          </w:p>
        </w:tc>
        <w:tc>
          <w:tcPr>
            <w:tcW w:w="1463" w:type="dxa"/>
            <w:tcBorders>
              <w:top w:val="nil"/>
              <w:left w:val="nil"/>
              <w:bottom w:val="nil"/>
              <w:right w:val="nil"/>
            </w:tcBorders>
          </w:tcPr>
          <w:p w:rsidR="00FC020B" w:rsidP="00ED0B68" w:rsidRDefault="00FC020B" w14:paraId="7B12C8F1" w14:textId="2120A6A2">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2FF058BD" w14:textId="0DAE8436">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3289178A" w14:textId="2D82B25F">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5058CA8B" w14:textId="0A01B950">
            <w:pPr>
              <w:jc w:val="center"/>
              <w:rPr>
                <w:rFonts w:cs="Arial"/>
                <w:sz w:val="20"/>
                <w:szCs w:val="20"/>
                <w:lang w:eastAsia="en-GB"/>
              </w:rPr>
            </w:pPr>
            <w:r>
              <w:rPr>
                <w:rFonts w:cs="Arial"/>
                <w:sz w:val="20"/>
                <w:szCs w:val="20"/>
              </w:rPr>
              <w:t>£620</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795F2649" w14:textId="7F2EDA85">
            <w:pPr>
              <w:jc w:val="center"/>
              <w:rPr>
                <w:rFonts w:cs="Arial"/>
                <w:sz w:val="20"/>
                <w:szCs w:val="20"/>
                <w:lang w:eastAsia="en-GB"/>
              </w:rPr>
            </w:pPr>
            <w:r>
              <w:rPr>
                <w:rFonts w:cs="Arial"/>
                <w:sz w:val="20"/>
                <w:szCs w:val="20"/>
              </w:rPr>
              <w:t>-£121</w:t>
            </w:r>
          </w:p>
        </w:tc>
      </w:tr>
      <w:tr w:rsidRPr="00434030" w:rsidR="00ED0B68" w:rsidTr="009E7A40" w14:paraId="530F12E3"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6549106F" w14:textId="77777777">
            <w:pPr>
              <w:jc w:val="center"/>
              <w:rPr>
                <w:rFonts w:cs="Arial"/>
                <w:b/>
                <w:bCs/>
                <w:sz w:val="20"/>
                <w:szCs w:val="20"/>
                <w:lang w:eastAsia="en-GB"/>
              </w:rPr>
            </w:pPr>
            <w:r w:rsidRPr="00451F33">
              <w:rPr>
                <w:rFonts w:cs="Arial"/>
                <w:b/>
                <w:bCs/>
                <w:sz w:val="20"/>
                <w:szCs w:val="20"/>
                <w:lang w:eastAsia="en-GB"/>
              </w:rPr>
              <w:t>2029</w:t>
            </w:r>
          </w:p>
        </w:tc>
        <w:tc>
          <w:tcPr>
            <w:tcW w:w="1530" w:type="dxa"/>
            <w:tcBorders>
              <w:top w:val="nil"/>
              <w:left w:val="nil"/>
              <w:bottom w:val="nil"/>
              <w:right w:val="nil"/>
            </w:tcBorders>
            <w:shd w:val="clear" w:color="auto" w:fill="auto"/>
            <w:noWrap/>
            <w:vAlign w:val="bottom"/>
          </w:tcPr>
          <w:p w:rsidRPr="00451F33" w:rsidR="00ED0B68" w:rsidP="00ED0B68" w:rsidRDefault="00ED0B68" w14:paraId="3F086890" w14:textId="2760BFCA">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7346CF42" w14:textId="18A3CAFA">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5B282069" w14:textId="755259AA">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2D704545" w14:textId="438223D1">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471E3BD6" w14:textId="72A4DA5F">
            <w:pPr>
              <w:jc w:val="center"/>
              <w:rPr>
                <w:rFonts w:cs="Arial"/>
                <w:sz w:val="20"/>
                <w:szCs w:val="20"/>
                <w:lang w:eastAsia="en-GB"/>
              </w:rPr>
            </w:pPr>
            <w:r>
              <w:rPr>
                <w:rFonts w:cs="Arial"/>
                <w:sz w:val="20"/>
                <w:szCs w:val="20"/>
              </w:rPr>
              <w:t>£622</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6DEA5D6D" w14:textId="395A595C">
            <w:pPr>
              <w:jc w:val="center"/>
              <w:rPr>
                <w:rFonts w:cs="Arial"/>
                <w:sz w:val="20"/>
                <w:szCs w:val="20"/>
                <w:lang w:eastAsia="en-GB"/>
              </w:rPr>
            </w:pPr>
            <w:r>
              <w:rPr>
                <w:rFonts w:cs="Arial"/>
                <w:sz w:val="20"/>
                <w:szCs w:val="20"/>
              </w:rPr>
              <w:t>-£125</w:t>
            </w:r>
          </w:p>
        </w:tc>
      </w:tr>
      <w:tr w:rsidRPr="00434030" w:rsidR="00ED0B68" w:rsidTr="009E7A40" w14:paraId="531C6192"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045464B6" w14:textId="77777777">
            <w:pPr>
              <w:jc w:val="center"/>
              <w:rPr>
                <w:rFonts w:cs="Arial"/>
                <w:b/>
                <w:bCs/>
                <w:sz w:val="20"/>
                <w:szCs w:val="20"/>
                <w:lang w:eastAsia="en-GB"/>
              </w:rPr>
            </w:pPr>
            <w:r w:rsidRPr="00451F33">
              <w:rPr>
                <w:rFonts w:cs="Arial"/>
                <w:b/>
                <w:bCs/>
                <w:sz w:val="20"/>
                <w:szCs w:val="20"/>
                <w:lang w:eastAsia="en-GB"/>
              </w:rPr>
              <w:t>2030</w:t>
            </w:r>
          </w:p>
        </w:tc>
        <w:tc>
          <w:tcPr>
            <w:tcW w:w="1530" w:type="dxa"/>
            <w:tcBorders>
              <w:top w:val="nil"/>
              <w:left w:val="nil"/>
              <w:bottom w:val="nil"/>
              <w:right w:val="nil"/>
            </w:tcBorders>
            <w:shd w:val="clear" w:color="auto" w:fill="auto"/>
            <w:noWrap/>
            <w:vAlign w:val="bottom"/>
          </w:tcPr>
          <w:p w:rsidRPr="00451F33" w:rsidR="00ED0B68" w:rsidP="00ED0B68" w:rsidRDefault="00ED0B68" w14:paraId="34A85037" w14:textId="45AA818C">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304136FA" w14:textId="6E837D78">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5F4B2B64" w14:textId="007C010E">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61CC76AA" w14:textId="5A22F929">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7BF141B4" w14:textId="0ABD7277">
            <w:pPr>
              <w:jc w:val="center"/>
              <w:rPr>
                <w:rFonts w:cs="Arial"/>
                <w:sz w:val="20"/>
                <w:szCs w:val="20"/>
                <w:lang w:eastAsia="en-GB"/>
              </w:rPr>
            </w:pPr>
            <w:r>
              <w:rPr>
                <w:rFonts w:cs="Arial"/>
                <w:sz w:val="20"/>
                <w:szCs w:val="20"/>
              </w:rPr>
              <w:t>£623</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71729072" w14:textId="20DCE72B">
            <w:pPr>
              <w:jc w:val="center"/>
              <w:rPr>
                <w:rFonts w:cs="Arial"/>
                <w:sz w:val="20"/>
                <w:szCs w:val="20"/>
                <w:lang w:eastAsia="en-GB"/>
              </w:rPr>
            </w:pPr>
            <w:r>
              <w:rPr>
                <w:rFonts w:cs="Arial"/>
                <w:sz w:val="20"/>
                <w:szCs w:val="20"/>
              </w:rPr>
              <w:t>-£126</w:t>
            </w:r>
          </w:p>
        </w:tc>
      </w:tr>
      <w:tr w:rsidRPr="00434030" w:rsidR="00ED0B68" w:rsidTr="009E7A40" w14:paraId="38EB76EA"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02D7F722" w14:textId="77777777">
            <w:pPr>
              <w:jc w:val="center"/>
              <w:rPr>
                <w:rFonts w:cs="Arial"/>
                <w:b/>
                <w:bCs/>
                <w:sz w:val="20"/>
                <w:szCs w:val="20"/>
                <w:lang w:eastAsia="en-GB"/>
              </w:rPr>
            </w:pPr>
            <w:r w:rsidRPr="00451F33">
              <w:rPr>
                <w:rFonts w:cs="Arial"/>
                <w:b/>
                <w:bCs/>
                <w:sz w:val="20"/>
                <w:szCs w:val="20"/>
                <w:lang w:eastAsia="en-GB"/>
              </w:rPr>
              <w:t>2031</w:t>
            </w:r>
          </w:p>
        </w:tc>
        <w:tc>
          <w:tcPr>
            <w:tcW w:w="1530" w:type="dxa"/>
            <w:tcBorders>
              <w:top w:val="nil"/>
              <w:left w:val="nil"/>
              <w:bottom w:val="nil"/>
              <w:right w:val="nil"/>
            </w:tcBorders>
            <w:shd w:val="clear" w:color="auto" w:fill="auto"/>
            <w:noWrap/>
            <w:vAlign w:val="bottom"/>
          </w:tcPr>
          <w:p w:rsidRPr="00451F33" w:rsidR="00ED0B68" w:rsidP="00ED0B68" w:rsidRDefault="00ED0B68" w14:paraId="323085B4" w14:textId="3938B78B">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78EDD297" w14:textId="3E2754C8">
            <w:pPr>
              <w:jc w:val="center"/>
              <w:rPr>
                <w:rFonts w:cs="Arial"/>
                <w:sz w:val="20"/>
                <w:szCs w:val="20"/>
              </w:rPr>
            </w:pPr>
            <w:r>
              <w:rPr>
                <w:rFonts w:cs="Arial"/>
                <w:sz w:val="20"/>
                <w:szCs w:val="20"/>
              </w:rPr>
              <w:t>£1</w:t>
            </w:r>
          </w:p>
        </w:tc>
        <w:tc>
          <w:tcPr>
            <w:tcW w:w="1463" w:type="dxa"/>
            <w:tcBorders>
              <w:top w:val="nil"/>
              <w:left w:val="nil"/>
              <w:bottom w:val="nil"/>
              <w:right w:val="nil"/>
            </w:tcBorders>
            <w:shd w:val="clear" w:color="auto" w:fill="auto"/>
            <w:noWrap/>
            <w:vAlign w:val="bottom"/>
          </w:tcPr>
          <w:p w:rsidRPr="00451F33" w:rsidR="00ED0B68" w:rsidP="00ED0B68" w:rsidRDefault="00ED0B68" w14:paraId="5784CFF8" w14:textId="01B0DBD3">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1D2B4300" w14:textId="559D2F57">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1FB60BAD" w14:textId="0A2E0AD4">
            <w:pPr>
              <w:jc w:val="center"/>
              <w:rPr>
                <w:rFonts w:cs="Arial"/>
                <w:sz w:val="20"/>
                <w:szCs w:val="20"/>
                <w:lang w:eastAsia="en-GB"/>
              </w:rPr>
            </w:pPr>
            <w:r>
              <w:rPr>
                <w:rFonts w:cs="Arial"/>
                <w:sz w:val="20"/>
                <w:szCs w:val="20"/>
              </w:rPr>
              <w:t>£623</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25EAB9ED" w14:textId="33F270F1">
            <w:pPr>
              <w:jc w:val="center"/>
              <w:rPr>
                <w:rFonts w:cs="Arial"/>
                <w:sz w:val="20"/>
                <w:szCs w:val="20"/>
                <w:lang w:eastAsia="en-GB"/>
              </w:rPr>
            </w:pPr>
            <w:r>
              <w:rPr>
                <w:rFonts w:cs="Arial"/>
                <w:sz w:val="20"/>
                <w:szCs w:val="20"/>
              </w:rPr>
              <w:t>-£</w:t>
            </w:r>
            <w:r w:rsidR="00FC020B">
              <w:rPr>
                <w:rFonts w:cs="Arial"/>
                <w:sz w:val="20"/>
                <w:szCs w:val="20"/>
              </w:rPr>
              <w:t>125</w:t>
            </w:r>
          </w:p>
        </w:tc>
      </w:tr>
      <w:tr w:rsidRPr="00434030" w:rsidR="00ED0B68" w:rsidTr="009E7A40" w14:paraId="0BE4F4FA"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3C3DC33A" w14:textId="77777777">
            <w:pPr>
              <w:jc w:val="center"/>
              <w:rPr>
                <w:rFonts w:cs="Arial"/>
                <w:b/>
                <w:bCs/>
                <w:sz w:val="20"/>
                <w:szCs w:val="20"/>
                <w:lang w:eastAsia="en-GB"/>
              </w:rPr>
            </w:pPr>
            <w:r w:rsidRPr="00451F33">
              <w:rPr>
                <w:rFonts w:cs="Arial"/>
                <w:b/>
                <w:bCs/>
                <w:sz w:val="20"/>
                <w:szCs w:val="20"/>
                <w:lang w:eastAsia="en-GB"/>
              </w:rPr>
              <w:t>2032</w:t>
            </w:r>
          </w:p>
        </w:tc>
        <w:tc>
          <w:tcPr>
            <w:tcW w:w="1530" w:type="dxa"/>
            <w:tcBorders>
              <w:top w:val="nil"/>
              <w:left w:val="nil"/>
              <w:bottom w:val="nil"/>
              <w:right w:val="nil"/>
            </w:tcBorders>
            <w:shd w:val="clear" w:color="auto" w:fill="auto"/>
            <w:noWrap/>
            <w:vAlign w:val="bottom"/>
          </w:tcPr>
          <w:p w:rsidRPr="00451F33" w:rsidR="00ED0B68" w:rsidP="00ED0B68" w:rsidRDefault="00ED0B68" w14:paraId="28776834" w14:textId="4FE6279C">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03919288" w14:textId="3877A1AB">
            <w:pPr>
              <w:jc w:val="center"/>
              <w:rPr>
                <w:rFonts w:cs="Arial"/>
                <w:sz w:val="20"/>
                <w:szCs w:val="20"/>
              </w:rPr>
            </w:pPr>
            <w:r>
              <w:rPr>
                <w:rFonts w:cs="Arial"/>
                <w:sz w:val="20"/>
                <w:szCs w:val="20"/>
              </w:rPr>
              <w:t>£1</w:t>
            </w:r>
          </w:p>
        </w:tc>
        <w:tc>
          <w:tcPr>
            <w:tcW w:w="1463" w:type="dxa"/>
            <w:tcBorders>
              <w:top w:val="nil"/>
              <w:left w:val="nil"/>
              <w:bottom w:val="nil"/>
              <w:right w:val="nil"/>
            </w:tcBorders>
            <w:shd w:val="clear" w:color="auto" w:fill="auto"/>
            <w:noWrap/>
            <w:vAlign w:val="bottom"/>
          </w:tcPr>
          <w:p w:rsidRPr="00451F33" w:rsidR="00ED0B68" w:rsidP="00ED0B68" w:rsidRDefault="00ED0B68" w14:paraId="07CB30A2" w14:textId="2887FA14">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19157E30" w14:textId="06BBB8A5">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6896A7EA" w14:textId="6AA752FA">
            <w:pPr>
              <w:jc w:val="center"/>
              <w:rPr>
                <w:rFonts w:cs="Arial"/>
                <w:sz w:val="20"/>
                <w:szCs w:val="20"/>
                <w:lang w:eastAsia="en-GB"/>
              </w:rPr>
            </w:pPr>
            <w:r>
              <w:rPr>
                <w:rFonts w:cs="Arial"/>
                <w:sz w:val="20"/>
                <w:szCs w:val="20"/>
              </w:rPr>
              <w:t>£623</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76B4A9DA" w14:textId="76E3903C">
            <w:pPr>
              <w:jc w:val="center"/>
              <w:rPr>
                <w:rFonts w:cs="Arial"/>
                <w:sz w:val="20"/>
                <w:szCs w:val="20"/>
                <w:lang w:eastAsia="en-GB"/>
              </w:rPr>
            </w:pPr>
            <w:r>
              <w:rPr>
                <w:rFonts w:cs="Arial"/>
                <w:sz w:val="20"/>
                <w:szCs w:val="20"/>
              </w:rPr>
              <w:t>-£</w:t>
            </w:r>
            <w:r w:rsidR="00FC020B">
              <w:rPr>
                <w:rFonts w:cs="Arial"/>
                <w:sz w:val="20"/>
                <w:szCs w:val="20"/>
              </w:rPr>
              <w:t>12</w:t>
            </w:r>
            <w:r w:rsidR="00066191">
              <w:rPr>
                <w:rFonts w:cs="Arial"/>
                <w:sz w:val="20"/>
                <w:szCs w:val="20"/>
              </w:rPr>
              <w:t>5</w:t>
            </w:r>
          </w:p>
        </w:tc>
      </w:tr>
      <w:tr w:rsidRPr="00434030" w:rsidR="00ED0B68" w:rsidTr="009E7A40" w14:paraId="32A5477E"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6996DA22" w14:textId="77777777">
            <w:pPr>
              <w:jc w:val="center"/>
              <w:rPr>
                <w:rFonts w:cs="Arial"/>
                <w:b/>
                <w:bCs/>
                <w:sz w:val="20"/>
                <w:szCs w:val="20"/>
                <w:lang w:eastAsia="en-GB"/>
              </w:rPr>
            </w:pPr>
            <w:r w:rsidRPr="00451F33">
              <w:rPr>
                <w:rFonts w:cs="Arial"/>
                <w:b/>
                <w:bCs/>
                <w:sz w:val="20"/>
                <w:szCs w:val="20"/>
                <w:lang w:eastAsia="en-GB"/>
              </w:rPr>
              <w:t>2033</w:t>
            </w:r>
          </w:p>
        </w:tc>
        <w:tc>
          <w:tcPr>
            <w:tcW w:w="1530" w:type="dxa"/>
            <w:tcBorders>
              <w:top w:val="nil"/>
              <w:left w:val="nil"/>
              <w:bottom w:val="nil"/>
              <w:right w:val="nil"/>
            </w:tcBorders>
            <w:shd w:val="clear" w:color="auto" w:fill="auto"/>
            <w:noWrap/>
            <w:vAlign w:val="bottom"/>
          </w:tcPr>
          <w:p w:rsidRPr="00451F33" w:rsidR="00ED0B68" w:rsidP="00ED0B68" w:rsidRDefault="00ED0B68" w14:paraId="5B3B36D9" w14:textId="4B8A7CE3">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20E502B7" w14:textId="7BC9B19B">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5908231F" w14:textId="472CE89F">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28383B0C" w14:textId="6B07EB18">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103E0C96" w14:textId="29D2E364">
            <w:pPr>
              <w:jc w:val="center"/>
              <w:rPr>
                <w:rFonts w:cs="Arial"/>
                <w:sz w:val="20"/>
                <w:szCs w:val="20"/>
                <w:lang w:eastAsia="en-GB"/>
              </w:rPr>
            </w:pPr>
            <w:r>
              <w:rPr>
                <w:rFonts w:cs="Arial"/>
                <w:sz w:val="20"/>
                <w:szCs w:val="20"/>
              </w:rPr>
              <w:t>£623</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37758613" w14:textId="1A6A4DEB">
            <w:pPr>
              <w:jc w:val="center"/>
              <w:rPr>
                <w:rFonts w:cs="Arial"/>
                <w:sz w:val="20"/>
                <w:szCs w:val="20"/>
                <w:lang w:eastAsia="en-GB"/>
              </w:rPr>
            </w:pPr>
            <w:r>
              <w:rPr>
                <w:rFonts w:cs="Arial"/>
                <w:sz w:val="20"/>
                <w:szCs w:val="20"/>
              </w:rPr>
              <w:t>-£126</w:t>
            </w:r>
          </w:p>
        </w:tc>
      </w:tr>
      <w:tr w:rsidRPr="00434030" w:rsidR="00ED0B68" w:rsidTr="009E7A40" w14:paraId="6A11416A"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09B47648" w14:textId="77777777">
            <w:pPr>
              <w:jc w:val="center"/>
              <w:rPr>
                <w:rFonts w:cs="Arial"/>
                <w:b/>
                <w:bCs/>
                <w:sz w:val="20"/>
                <w:szCs w:val="20"/>
                <w:lang w:eastAsia="en-GB"/>
              </w:rPr>
            </w:pPr>
            <w:r w:rsidRPr="00451F33">
              <w:rPr>
                <w:rFonts w:cs="Arial"/>
                <w:b/>
                <w:bCs/>
                <w:sz w:val="20"/>
                <w:szCs w:val="20"/>
                <w:lang w:eastAsia="en-GB"/>
              </w:rPr>
              <w:t>2034</w:t>
            </w:r>
          </w:p>
        </w:tc>
        <w:tc>
          <w:tcPr>
            <w:tcW w:w="1530" w:type="dxa"/>
            <w:tcBorders>
              <w:top w:val="nil"/>
              <w:left w:val="nil"/>
              <w:bottom w:val="nil"/>
              <w:right w:val="nil"/>
            </w:tcBorders>
            <w:shd w:val="clear" w:color="auto" w:fill="auto"/>
            <w:noWrap/>
            <w:vAlign w:val="bottom"/>
          </w:tcPr>
          <w:p w:rsidRPr="00451F33" w:rsidR="00ED0B68" w:rsidP="00ED0B68" w:rsidRDefault="00ED0B68" w14:paraId="6B2A62E6" w14:textId="1AE5FBEA">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12450100" w14:textId="39A4F22C">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1049388B" w14:textId="419F2B18">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640AD94D" w14:textId="7B3BFAFF">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0F3F50A4" w14:textId="4719058B">
            <w:pPr>
              <w:jc w:val="center"/>
              <w:rPr>
                <w:rFonts w:cs="Arial"/>
                <w:sz w:val="20"/>
                <w:szCs w:val="20"/>
                <w:lang w:eastAsia="en-GB"/>
              </w:rPr>
            </w:pPr>
            <w:r>
              <w:rPr>
                <w:rFonts w:cs="Arial"/>
                <w:sz w:val="20"/>
                <w:szCs w:val="20"/>
              </w:rPr>
              <w:t>£623</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0B056C1D" w14:textId="25F6778B">
            <w:pPr>
              <w:jc w:val="center"/>
              <w:rPr>
                <w:rFonts w:cs="Arial"/>
                <w:sz w:val="20"/>
                <w:szCs w:val="20"/>
                <w:lang w:eastAsia="en-GB"/>
              </w:rPr>
            </w:pPr>
            <w:r>
              <w:rPr>
                <w:rFonts w:cs="Arial"/>
                <w:sz w:val="20"/>
                <w:szCs w:val="20"/>
              </w:rPr>
              <w:t>-£126</w:t>
            </w:r>
          </w:p>
        </w:tc>
      </w:tr>
      <w:tr w:rsidRPr="00434030" w:rsidR="00ED0B68" w:rsidTr="009E7A40" w14:paraId="3DC7981A" w14:textId="77777777">
        <w:trPr>
          <w:trHeight w:val="245"/>
          <w:jc w:val="center"/>
        </w:trPr>
        <w:tc>
          <w:tcPr>
            <w:tcW w:w="1260" w:type="dxa"/>
            <w:tcBorders>
              <w:top w:val="nil"/>
              <w:left w:val="single" w:color="auto" w:sz="4" w:space="0"/>
              <w:bottom w:val="nil"/>
              <w:right w:val="single" w:color="auto" w:sz="4" w:space="0"/>
            </w:tcBorders>
            <w:shd w:val="clear" w:color="auto" w:fill="auto"/>
            <w:noWrap/>
            <w:vAlign w:val="center"/>
            <w:hideMark/>
          </w:tcPr>
          <w:p w:rsidRPr="00451F33" w:rsidR="00ED0B68" w:rsidP="00ED0B68" w:rsidRDefault="00ED0B68" w14:paraId="33077825" w14:textId="77777777">
            <w:pPr>
              <w:jc w:val="center"/>
              <w:rPr>
                <w:rFonts w:cs="Arial"/>
                <w:b/>
                <w:bCs/>
                <w:sz w:val="20"/>
                <w:szCs w:val="20"/>
                <w:lang w:eastAsia="en-GB"/>
              </w:rPr>
            </w:pPr>
            <w:r w:rsidRPr="00451F33">
              <w:rPr>
                <w:rFonts w:cs="Arial"/>
                <w:b/>
                <w:bCs/>
                <w:sz w:val="20"/>
                <w:szCs w:val="20"/>
                <w:lang w:eastAsia="en-GB"/>
              </w:rPr>
              <w:t>2035</w:t>
            </w:r>
          </w:p>
        </w:tc>
        <w:tc>
          <w:tcPr>
            <w:tcW w:w="1530" w:type="dxa"/>
            <w:tcBorders>
              <w:top w:val="nil"/>
              <w:left w:val="nil"/>
              <w:bottom w:val="nil"/>
              <w:right w:val="nil"/>
            </w:tcBorders>
            <w:shd w:val="clear" w:color="auto" w:fill="auto"/>
            <w:noWrap/>
            <w:vAlign w:val="bottom"/>
          </w:tcPr>
          <w:p w:rsidRPr="00451F33" w:rsidR="00ED0B68" w:rsidP="00ED0B68" w:rsidRDefault="00ED0B68" w14:paraId="4098E7DA" w14:textId="03FE059F">
            <w:pPr>
              <w:jc w:val="center"/>
              <w:rPr>
                <w:rFonts w:cs="Arial"/>
                <w:sz w:val="20"/>
                <w:szCs w:val="20"/>
                <w:lang w:eastAsia="en-GB"/>
              </w:rPr>
            </w:pPr>
            <w:r>
              <w:rPr>
                <w:rFonts w:cs="Arial"/>
                <w:sz w:val="20"/>
                <w:szCs w:val="20"/>
              </w:rPr>
              <w:t>£0</w:t>
            </w:r>
          </w:p>
        </w:tc>
        <w:tc>
          <w:tcPr>
            <w:tcW w:w="1463" w:type="dxa"/>
            <w:tcBorders>
              <w:top w:val="nil"/>
              <w:left w:val="nil"/>
              <w:bottom w:val="nil"/>
              <w:right w:val="nil"/>
            </w:tcBorders>
          </w:tcPr>
          <w:p w:rsidR="00FC020B" w:rsidP="00ED0B68" w:rsidRDefault="00FC020B" w14:paraId="7D4E40E4" w14:textId="0DC42FFA">
            <w:pPr>
              <w:jc w:val="center"/>
              <w:rPr>
                <w:rFonts w:cs="Arial"/>
                <w:sz w:val="20"/>
                <w:szCs w:val="20"/>
              </w:rPr>
            </w:pPr>
            <w:r>
              <w:rPr>
                <w:rFonts w:cs="Arial"/>
                <w:sz w:val="20"/>
                <w:szCs w:val="20"/>
              </w:rPr>
              <w:t>£0</w:t>
            </w:r>
          </w:p>
        </w:tc>
        <w:tc>
          <w:tcPr>
            <w:tcW w:w="1463" w:type="dxa"/>
            <w:tcBorders>
              <w:top w:val="nil"/>
              <w:left w:val="nil"/>
              <w:bottom w:val="nil"/>
              <w:right w:val="nil"/>
            </w:tcBorders>
            <w:shd w:val="clear" w:color="auto" w:fill="auto"/>
            <w:noWrap/>
            <w:vAlign w:val="bottom"/>
          </w:tcPr>
          <w:p w:rsidRPr="00451F33" w:rsidR="00ED0B68" w:rsidP="00ED0B68" w:rsidRDefault="00ED0B68" w14:paraId="2EFF45AD" w14:textId="7B3A0E94">
            <w:pPr>
              <w:jc w:val="center"/>
              <w:rPr>
                <w:rFonts w:cs="Arial"/>
                <w:sz w:val="20"/>
                <w:szCs w:val="20"/>
                <w:lang w:eastAsia="en-GB"/>
              </w:rPr>
            </w:pPr>
            <w:r w:rsidRPr="00451F33">
              <w:rPr>
                <w:rFonts w:cs="Arial"/>
                <w:sz w:val="20"/>
                <w:szCs w:val="20"/>
              </w:rPr>
              <w:t>£348</w:t>
            </w:r>
          </w:p>
        </w:tc>
        <w:tc>
          <w:tcPr>
            <w:tcW w:w="1463" w:type="dxa"/>
            <w:tcBorders>
              <w:top w:val="nil"/>
              <w:left w:val="nil"/>
              <w:bottom w:val="nil"/>
              <w:right w:val="nil"/>
            </w:tcBorders>
            <w:shd w:val="clear" w:color="auto" w:fill="auto"/>
            <w:noWrap/>
            <w:vAlign w:val="bottom"/>
          </w:tcPr>
          <w:p w:rsidRPr="00451F33" w:rsidR="00ED0B68" w:rsidP="00ED0B68" w:rsidRDefault="00ED0B68" w14:paraId="1220D405" w14:textId="7B54E55C">
            <w:pPr>
              <w:jc w:val="center"/>
              <w:rPr>
                <w:rFonts w:cs="Arial"/>
                <w:sz w:val="20"/>
                <w:szCs w:val="20"/>
                <w:lang w:eastAsia="en-GB"/>
              </w:rPr>
            </w:pPr>
            <w:r>
              <w:rPr>
                <w:rFonts w:cs="Arial"/>
                <w:sz w:val="20"/>
                <w:szCs w:val="20"/>
              </w:rPr>
              <w:t>£149</w:t>
            </w:r>
          </w:p>
        </w:tc>
        <w:tc>
          <w:tcPr>
            <w:tcW w:w="1484" w:type="dxa"/>
            <w:tcBorders>
              <w:top w:val="nil"/>
              <w:left w:val="nil"/>
              <w:bottom w:val="nil"/>
              <w:right w:val="single" w:color="auto" w:sz="4" w:space="0"/>
            </w:tcBorders>
            <w:shd w:val="clear" w:color="auto" w:fill="auto"/>
            <w:noWrap/>
            <w:vAlign w:val="bottom"/>
          </w:tcPr>
          <w:p w:rsidRPr="00451F33" w:rsidR="00ED0B68" w:rsidP="00ED0B68" w:rsidRDefault="00ED0B68" w14:paraId="107272F3" w14:textId="02F000C6">
            <w:pPr>
              <w:jc w:val="center"/>
              <w:rPr>
                <w:rFonts w:cs="Arial"/>
                <w:sz w:val="20"/>
                <w:szCs w:val="20"/>
                <w:lang w:eastAsia="en-GB"/>
              </w:rPr>
            </w:pPr>
            <w:r>
              <w:rPr>
                <w:rFonts w:cs="Arial"/>
                <w:sz w:val="20"/>
                <w:szCs w:val="20"/>
              </w:rPr>
              <w:t>£623</w:t>
            </w:r>
          </w:p>
        </w:tc>
        <w:tc>
          <w:tcPr>
            <w:tcW w:w="1463" w:type="dxa"/>
            <w:tcBorders>
              <w:top w:val="nil"/>
              <w:left w:val="nil"/>
              <w:bottom w:val="nil"/>
              <w:right w:val="single" w:color="auto" w:sz="4" w:space="0"/>
            </w:tcBorders>
            <w:shd w:val="clear" w:color="auto" w:fill="auto"/>
            <w:noWrap/>
            <w:vAlign w:val="bottom"/>
          </w:tcPr>
          <w:p w:rsidRPr="00451F33" w:rsidR="00ED0B68" w:rsidP="00ED0B68" w:rsidRDefault="00ED0B68" w14:paraId="11B0916C" w14:textId="4C5A5344">
            <w:pPr>
              <w:jc w:val="center"/>
              <w:rPr>
                <w:rFonts w:cs="Arial"/>
                <w:sz w:val="20"/>
                <w:szCs w:val="20"/>
                <w:lang w:eastAsia="en-GB"/>
              </w:rPr>
            </w:pPr>
            <w:r>
              <w:rPr>
                <w:rFonts w:cs="Arial"/>
                <w:sz w:val="20"/>
                <w:szCs w:val="20"/>
              </w:rPr>
              <w:t>-£126</w:t>
            </w:r>
          </w:p>
        </w:tc>
      </w:tr>
      <w:tr w:rsidRPr="00434030" w:rsidR="00ED0B68" w:rsidTr="009E7A40" w14:paraId="52B83F3E" w14:textId="77777777">
        <w:trPr>
          <w:trHeight w:val="245"/>
          <w:jc w:val="center"/>
        </w:trPr>
        <w:tc>
          <w:tcPr>
            <w:tcW w:w="12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51F33" w:rsidR="00ED0B68" w:rsidP="00ED0B68" w:rsidRDefault="00ED0B68" w14:paraId="2D22FC4E" w14:textId="77777777">
            <w:pPr>
              <w:jc w:val="center"/>
              <w:rPr>
                <w:rFonts w:cs="Arial"/>
                <w:sz w:val="20"/>
                <w:szCs w:val="20"/>
                <w:lang w:eastAsia="en-GB"/>
              </w:rPr>
            </w:pPr>
          </w:p>
        </w:tc>
        <w:tc>
          <w:tcPr>
            <w:tcW w:w="1530" w:type="dxa"/>
            <w:tcBorders>
              <w:top w:val="single" w:color="auto" w:sz="4" w:space="0"/>
              <w:left w:val="nil"/>
              <w:bottom w:val="single" w:color="auto" w:sz="4" w:space="0"/>
              <w:right w:val="nil"/>
            </w:tcBorders>
            <w:shd w:val="clear" w:color="auto" w:fill="auto"/>
            <w:noWrap/>
            <w:vAlign w:val="bottom"/>
          </w:tcPr>
          <w:p w:rsidRPr="00451F33" w:rsidR="00ED0B68" w:rsidP="00ED0B68" w:rsidRDefault="00ED0B68" w14:paraId="32361487" w14:textId="432A4E6C">
            <w:pPr>
              <w:jc w:val="center"/>
              <w:rPr>
                <w:rFonts w:cs="Arial"/>
                <w:b/>
                <w:bCs/>
                <w:sz w:val="20"/>
                <w:szCs w:val="20"/>
                <w:lang w:eastAsia="en-GB"/>
              </w:rPr>
            </w:pPr>
            <w:r>
              <w:rPr>
                <w:rFonts w:cs="Arial"/>
                <w:b/>
                <w:bCs/>
                <w:sz w:val="20"/>
                <w:szCs w:val="20"/>
              </w:rPr>
              <w:t>£371</w:t>
            </w:r>
          </w:p>
        </w:tc>
        <w:tc>
          <w:tcPr>
            <w:tcW w:w="1463" w:type="dxa"/>
            <w:tcBorders>
              <w:top w:val="single" w:color="auto" w:sz="4" w:space="0"/>
              <w:left w:val="nil"/>
              <w:bottom w:val="single" w:color="auto" w:sz="4" w:space="0"/>
              <w:right w:val="nil"/>
            </w:tcBorders>
          </w:tcPr>
          <w:p w:rsidR="00FC020B" w:rsidP="00ED0B68" w:rsidRDefault="00FC020B" w14:paraId="0AAF2056" w14:textId="0088A489">
            <w:pPr>
              <w:jc w:val="center"/>
              <w:rPr>
                <w:rFonts w:cs="Arial"/>
                <w:b/>
                <w:bCs/>
                <w:sz w:val="20"/>
                <w:szCs w:val="20"/>
              </w:rPr>
            </w:pPr>
            <w:r>
              <w:rPr>
                <w:rFonts w:cs="Arial"/>
                <w:b/>
                <w:bCs/>
                <w:sz w:val="20"/>
                <w:szCs w:val="20"/>
              </w:rPr>
              <w:t>£4</w:t>
            </w:r>
          </w:p>
        </w:tc>
        <w:tc>
          <w:tcPr>
            <w:tcW w:w="1463" w:type="dxa"/>
            <w:tcBorders>
              <w:top w:val="single" w:color="auto" w:sz="4" w:space="0"/>
              <w:left w:val="nil"/>
              <w:bottom w:val="single" w:color="auto" w:sz="4" w:space="0"/>
              <w:right w:val="nil"/>
            </w:tcBorders>
            <w:shd w:val="clear" w:color="auto" w:fill="auto"/>
            <w:noWrap/>
            <w:vAlign w:val="bottom"/>
          </w:tcPr>
          <w:p w:rsidRPr="00451F33" w:rsidR="00ED0B68" w:rsidP="00ED0B68" w:rsidRDefault="00ED0B68" w14:paraId="2331159D" w14:textId="688D2AC8">
            <w:pPr>
              <w:jc w:val="center"/>
              <w:rPr>
                <w:rFonts w:cs="Arial"/>
                <w:b/>
                <w:bCs/>
                <w:sz w:val="20"/>
                <w:szCs w:val="20"/>
                <w:lang w:eastAsia="en-GB"/>
              </w:rPr>
            </w:pPr>
            <w:r w:rsidRPr="00451F33">
              <w:rPr>
                <w:rFonts w:cs="Arial"/>
                <w:b/>
                <w:bCs/>
                <w:sz w:val="20"/>
                <w:szCs w:val="20"/>
              </w:rPr>
              <w:t>£2,856</w:t>
            </w:r>
          </w:p>
        </w:tc>
        <w:tc>
          <w:tcPr>
            <w:tcW w:w="1463" w:type="dxa"/>
            <w:tcBorders>
              <w:top w:val="single" w:color="auto" w:sz="4" w:space="0"/>
              <w:left w:val="nil"/>
              <w:bottom w:val="single" w:color="auto" w:sz="4" w:space="0"/>
              <w:right w:val="nil"/>
            </w:tcBorders>
            <w:shd w:val="clear" w:color="auto" w:fill="auto"/>
            <w:noWrap/>
            <w:vAlign w:val="bottom"/>
          </w:tcPr>
          <w:p w:rsidRPr="00451F33" w:rsidR="00ED0B68" w:rsidP="00ED0B68" w:rsidRDefault="00ED0B68" w14:paraId="2D16EE05" w14:textId="40393F68">
            <w:pPr>
              <w:jc w:val="center"/>
              <w:rPr>
                <w:rFonts w:cs="Arial"/>
                <w:b/>
                <w:bCs/>
                <w:sz w:val="20"/>
                <w:szCs w:val="20"/>
                <w:lang w:eastAsia="en-GB"/>
              </w:rPr>
            </w:pPr>
            <w:r>
              <w:rPr>
                <w:rFonts w:cs="Arial"/>
                <w:b/>
                <w:bCs/>
                <w:sz w:val="20"/>
                <w:szCs w:val="20"/>
              </w:rPr>
              <w:t>£1,226</w:t>
            </w:r>
          </w:p>
        </w:tc>
        <w:tc>
          <w:tcPr>
            <w:tcW w:w="1484" w:type="dxa"/>
            <w:tcBorders>
              <w:top w:val="single" w:color="auto" w:sz="4" w:space="0"/>
              <w:left w:val="nil"/>
              <w:bottom w:val="single" w:color="auto" w:sz="4" w:space="0"/>
              <w:right w:val="single" w:color="auto" w:sz="4" w:space="0"/>
            </w:tcBorders>
            <w:shd w:val="clear" w:color="auto" w:fill="auto"/>
            <w:noWrap/>
            <w:vAlign w:val="bottom"/>
          </w:tcPr>
          <w:p w:rsidRPr="00451F33" w:rsidR="00ED0B68" w:rsidP="00ED0B68" w:rsidRDefault="00ED0B68" w14:paraId="63B60251" w14:textId="6F42523E">
            <w:pPr>
              <w:jc w:val="center"/>
              <w:rPr>
                <w:rFonts w:cs="Arial"/>
                <w:b/>
                <w:bCs/>
                <w:sz w:val="20"/>
                <w:szCs w:val="20"/>
                <w:lang w:eastAsia="en-GB"/>
              </w:rPr>
            </w:pPr>
            <w:r>
              <w:rPr>
                <w:rFonts w:cs="Arial"/>
                <w:b/>
                <w:bCs/>
                <w:sz w:val="20"/>
                <w:szCs w:val="20"/>
              </w:rPr>
              <w:t>£6,284</w:t>
            </w:r>
          </w:p>
        </w:tc>
        <w:tc>
          <w:tcPr>
            <w:tcW w:w="1463" w:type="dxa"/>
            <w:tcBorders>
              <w:top w:val="single" w:color="auto" w:sz="4" w:space="0"/>
              <w:left w:val="nil"/>
              <w:bottom w:val="single" w:color="auto" w:sz="4" w:space="0"/>
              <w:right w:val="single" w:color="auto" w:sz="4" w:space="0"/>
            </w:tcBorders>
            <w:shd w:val="clear" w:color="auto" w:fill="auto"/>
            <w:noWrap/>
            <w:vAlign w:val="bottom"/>
          </w:tcPr>
          <w:p w:rsidRPr="00451F33" w:rsidR="00ED0B68" w:rsidP="00ED0B68" w:rsidRDefault="00ED0B68" w14:paraId="5883C8B9" w14:textId="132140F7">
            <w:pPr>
              <w:jc w:val="center"/>
              <w:rPr>
                <w:rFonts w:cs="Arial"/>
                <w:b/>
                <w:bCs/>
                <w:sz w:val="20"/>
                <w:szCs w:val="20"/>
                <w:lang w:eastAsia="en-GB"/>
              </w:rPr>
            </w:pPr>
            <w:r>
              <w:rPr>
                <w:rFonts w:cs="Arial"/>
                <w:b/>
                <w:bCs/>
                <w:sz w:val="20"/>
                <w:szCs w:val="20"/>
              </w:rPr>
              <w:t>-£1,</w:t>
            </w:r>
            <w:r w:rsidR="00FC020B">
              <w:rPr>
                <w:rFonts w:cs="Arial"/>
                <w:b/>
                <w:bCs/>
                <w:sz w:val="20"/>
                <w:szCs w:val="20"/>
              </w:rPr>
              <w:t>8</w:t>
            </w:r>
            <w:r w:rsidR="00066191">
              <w:rPr>
                <w:rFonts w:cs="Arial"/>
                <w:b/>
                <w:bCs/>
                <w:sz w:val="20"/>
                <w:szCs w:val="20"/>
              </w:rPr>
              <w:t>27</w:t>
            </w:r>
          </w:p>
        </w:tc>
      </w:tr>
    </w:tbl>
    <w:p w:rsidRPr="00861F7D" w:rsidR="00554C21" w:rsidP="00554C21" w:rsidRDefault="00554C21" w14:paraId="015F05CB" w14:textId="460C8859">
      <w:pPr>
        <w:spacing w:line="257"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 </w:t>
      </w:r>
    </w:p>
    <w:p w:rsidRPr="00AD1EB9" w:rsidR="00554C21" w:rsidP="00554C21" w:rsidRDefault="00554C21" w14:paraId="356DEF2C" w14:textId="77777777">
      <w:pPr>
        <w:pStyle w:val="Heading4"/>
        <w:rPr>
          <w:rFonts w:eastAsia="Arial"/>
          <w:b w:val="0"/>
          <w:bCs w:val="0"/>
          <w:sz w:val="24"/>
          <w:szCs w:val="24"/>
        </w:rPr>
      </w:pPr>
      <w:r w:rsidRPr="00AD1EB9">
        <w:rPr>
          <w:rFonts w:eastAsia="Arial"/>
          <w:sz w:val="24"/>
          <w:szCs w:val="24"/>
        </w:rPr>
        <w:t>Option 4M: municipal-wide impacts</w:t>
      </w:r>
    </w:p>
    <w:p w:rsidRPr="00451F33" w:rsidR="00554C21" w:rsidP="00554C21" w:rsidRDefault="00554C21" w14:paraId="557D4E31" w14:textId="77777777">
      <w:pPr>
        <w:spacing w:line="257" w:lineRule="auto"/>
        <w:jc w:val="both"/>
        <w:rPr>
          <w:rFonts w:eastAsia="Arial" w:cs="Arial"/>
          <w:szCs w:val="22"/>
        </w:rPr>
      </w:pPr>
      <w:r w:rsidRPr="00451F33">
        <w:rPr>
          <w:rFonts w:eastAsia="Arial" w:cs="Arial"/>
          <w:szCs w:val="22"/>
        </w:rPr>
        <w:t>Municipal-wide impacts include:</w:t>
      </w:r>
    </w:p>
    <w:p w:rsidRPr="00451F33" w:rsidR="00554C21" w:rsidP="00554C21" w:rsidRDefault="00554C21" w14:paraId="432D7F9F"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Impacts on the municipal recycling rate</w:t>
      </w:r>
    </w:p>
    <w:p w:rsidRPr="00451F33" w:rsidR="00554C21" w:rsidP="00554C21" w:rsidRDefault="00554C21" w14:paraId="4385DE17"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Environmental benefits </w:t>
      </w:r>
    </w:p>
    <w:p w:rsidRPr="00451F33" w:rsidR="00554C21" w:rsidP="00554C21" w:rsidRDefault="00554C21" w14:paraId="01A5DE58" w14:textId="77777777">
      <w:pPr>
        <w:pStyle w:val="ListParagraph"/>
        <w:numPr>
          <w:ilvl w:val="0"/>
          <w:numId w:val="41"/>
        </w:numPr>
        <w:autoSpaceDE w:val="0"/>
        <w:autoSpaceDN w:val="0"/>
        <w:adjustRightInd w:val="0"/>
        <w:spacing w:line="257" w:lineRule="auto"/>
        <w:jc w:val="both"/>
        <w:rPr>
          <w:rFonts w:eastAsia="Arial" w:cs="Arial"/>
        </w:rPr>
      </w:pPr>
      <w:r w:rsidRPr="00451F33">
        <w:rPr>
          <w:rFonts w:eastAsia="Arial" w:cs="Arial"/>
        </w:rPr>
        <w:t xml:space="preserve">Policy support costs including compliance and enforcement </w:t>
      </w:r>
    </w:p>
    <w:p w:rsidRPr="00451F33" w:rsidR="00554C21" w:rsidP="00554C21" w:rsidRDefault="00554C21" w14:paraId="534F7C1B" w14:textId="77777777">
      <w:pPr>
        <w:spacing w:line="257" w:lineRule="auto"/>
        <w:jc w:val="both"/>
        <w:rPr>
          <w:rFonts w:eastAsia="Arial" w:cs="Arial"/>
        </w:rPr>
      </w:pPr>
    </w:p>
    <w:p w:rsidRPr="00451F33" w:rsidR="00554C21" w:rsidP="00554C21" w:rsidRDefault="00554C21" w14:paraId="2B59031C" w14:textId="42C68547">
      <w:pPr>
        <w:spacing w:line="257" w:lineRule="auto"/>
        <w:jc w:val="both"/>
        <w:rPr>
          <w:rFonts w:eastAsia="Arial" w:cs="Arial"/>
        </w:rPr>
      </w:pPr>
      <w:r w:rsidRPr="00451F33">
        <w:rPr>
          <w:rFonts w:eastAsia="Arial" w:cs="Arial"/>
        </w:rPr>
        <w:t>The combination of changes in the household and NHM sector outcomes leads to an increase of 13.</w:t>
      </w:r>
      <w:r w:rsidR="00DF36D9">
        <w:rPr>
          <w:rFonts w:eastAsia="Arial" w:cs="Arial"/>
        </w:rPr>
        <w:t>6</w:t>
      </w:r>
      <w:r w:rsidRPr="00451F33">
        <w:rPr>
          <w:rFonts w:eastAsia="Arial" w:cs="Arial"/>
        </w:rPr>
        <w:t xml:space="preserve"> percentage points in the municipal recycling rate (i.e.</w:t>
      </w:r>
      <w:r>
        <w:rPr>
          <w:rFonts w:eastAsia="Arial" w:cs="Arial"/>
        </w:rPr>
        <w:t>,</w:t>
      </w:r>
      <w:r w:rsidRPr="00451F33">
        <w:rPr>
          <w:rFonts w:eastAsia="Arial" w:cs="Arial"/>
        </w:rPr>
        <w:t xml:space="preserve"> from 4</w:t>
      </w:r>
      <w:r w:rsidR="005C427F">
        <w:rPr>
          <w:rFonts w:eastAsia="Arial" w:cs="Arial"/>
        </w:rPr>
        <w:t>2.3</w:t>
      </w:r>
      <w:r w:rsidRPr="00451F33">
        <w:rPr>
          <w:rFonts w:eastAsia="Arial" w:cs="Arial"/>
        </w:rPr>
        <w:t>% to 5</w:t>
      </w:r>
      <w:r w:rsidR="00DF36D9">
        <w:rPr>
          <w:rFonts w:eastAsia="Arial" w:cs="Arial"/>
        </w:rPr>
        <w:t>5.9</w:t>
      </w:r>
      <w:r w:rsidRPr="00451F33">
        <w:rPr>
          <w:rFonts w:eastAsia="Arial" w:cs="Arial"/>
        </w:rPr>
        <w:t>%).</w:t>
      </w:r>
    </w:p>
    <w:p w:rsidRPr="00451F33" w:rsidR="00554C21" w:rsidP="00554C21" w:rsidRDefault="00554C21" w14:paraId="10D90C50" w14:textId="77777777">
      <w:pPr>
        <w:spacing w:line="257" w:lineRule="auto"/>
        <w:jc w:val="both"/>
        <w:rPr>
          <w:rFonts w:eastAsia="Arial" w:cs="Arial"/>
        </w:rPr>
      </w:pPr>
    </w:p>
    <w:p w:rsidRPr="00451F33" w:rsidR="00554C21" w:rsidP="00554C21" w:rsidRDefault="00554C21" w14:paraId="71BA02F2" w14:textId="4B1A8713">
      <w:pPr>
        <w:spacing w:line="257" w:lineRule="auto"/>
        <w:jc w:val="both"/>
        <w:rPr>
          <w:rFonts w:eastAsia="Arial" w:cs="Arial"/>
        </w:rPr>
      </w:pPr>
      <w:r w:rsidRPr="00451F33">
        <w:rPr>
          <w:rFonts w:eastAsia="Arial" w:cs="Arial"/>
        </w:rPr>
        <w:t>We estimate that the changes in the recycl</w:t>
      </w:r>
      <w:r w:rsidR="001E6C45">
        <w:rPr>
          <w:rFonts w:eastAsia="Arial" w:cs="Arial"/>
        </w:rPr>
        <w:t>ing</w:t>
      </w:r>
      <w:r w:rsidRPr="00451F33">
        <w:rPr>
          <w:rFonts w:eastAsia="Arial" w:cs="Arial"/>
        </w:rPr>
        <w:t xml:space="preserve"> rate deliver carbon savings of £13</w:t>
      </w:r>
      <w:r w:rsidR="003C430A">
        <w:rPr>
          <w:rFonts w:eastAsia="Arial" w:cs="Arial"/>
        </w:rPr>
        <w:t>,</w:t>
      </w:r>
      <w:r w:rsidR="007F4728">
        <w:rPr>
          <w:rFonts w:eastAsia="Arial" w:cs="Arial"/>
        </w:rPr>
        <w:t>300</w:t>
      </w:r>
      <w:r w:rsidR="003C430A">
        <w:rPr>
          <w:rFonts w:eastAsia="Arial" w:cs="Arial"/>
        </w:rPr>
        <w:t>m</w:t>
      </w:r>
      <w:r w:rsidRPr="00451F33">
        <w:rPr>
          <w:rFonts w:eastAsia="Arial" w:cs="Arial"/>
        </w:rPr>
        <w:t xml:space="preserve"> over the total appraisal (undiscounted). This is based on 4</w:t>
      </w:r>
      <w:r w:rsidR="00DF36D9">
        <w:rPr>
          <w:rFonts w:eastAsia="Arial" w:cs="Arial"/>
        </w:rPr>
        <w:t>6.7</w:t>
      </w:r>
      <w:r w:rsidRPr="00451F33">
        <w:rPr>
          <w:rFonts w:eastAsia="Arial" w:cs="Arial"/>
        </w:rPr>
        <w:t>Mt CO</w:t>
      </w:r>
      <w:r w:rsidRPr="00451F33">
        <w:rPr>
          <w:rFonts w:eastAsia="Arial" w:cs="Arial"/>
          <w:vertAlign w:val="subscript"/>
        </w:rPr>
        <w:t>2</w:t>
      </w:r>
      <w:r w:rsidRPr="00451F33">
        <w:rPr>
          <w:rFonts w:eastAsia="Arial" w:cs="Arial"/>
        </w:rPr>
        <w:t xml:space="preserve">e saved over the total appraisal. </w:t>
      </w:r>
      <w:r w:rsidRPr="00E8425C">
        <w:rPr>
          <w:rFonts w:eastAsia="Arial" w:cs="Arial"/>
        </w:rPr>
        <w:t>For further detail see Annex C</w:t>
      </w:r>
      <w:r w:rsidRPr="00451F33">
        <w:rPr>
          <w:rFonts w:eastAsia="Arial" w:cs="Arial"/>
        </w:rPr>
        <w:t xml:space="preserve">. </w:t>
      </w:r>
    </w:p>
    <w:p w:rsidRPr="00451F33" w:rsidR="00554C21" w:rsidP="00554C21" w:rsidRDefault="00554C21" w14:paraId="080FEC5D" w14:textId="77777777">
      <w:pPr>
        <w:spacing w:line="257" w:lineRule="auto"/>
        <w:jc w:val="both"/>
        <w:rPr>
          <w:rFonts w:eastAsia="Arial" w:cs="Arial"/>
        </w:rPr>
      </w:pPr>
    </w:p>
    <w:p w:rsidRPr="00451F33" w:rsidR="00554C21" w:rsidP="00554C21" w:rsidRDefault="00554C21" w14:paraId="65EB555E" w14:textId="2FB7B1C5">
      <w:pPr>
        <w:spacing w:line="257" w:lineRule="auto"/>
        <w:jc w:val="both"/>
        <w:rPr>
          <w:rFonts w:eastAsia="Arial" w:cs="Arial"/>
        </w:rPr>
      </w:pPr>
      <w:r w:rsidRPr="00451F33">
        <w:rPr>
          <w:rFonts w:eastAsia="Arial" w:cs="Arial"/>
        </w:rPr>
        <w:t>The total policy support costs paid by government are estimated to be £</w:t>
      </w:r>
      <w:r w:rsidR="00DF36D9">
        <w:rPr>
          <w:rFonts w:eastAsia="Arial" w:cs="Arial"/>
        </w:rPr>
        <w:t>7</w:t>
      </w:r>
      <w:r w:rsidR="00A1578B">
        <w:rPr>
          <w:rFonts w:eastAsia="Arial" w:cs="Arial"/>
        </w:rPr>
        <w:t>8</w:t>
      </w:r>
      <w:r w:rsidRPr="00451F33">
        <w:rPr>
          <w:rFonts w:eastAsia="Arial" w:cs="Arial"/>
        </w:rPr>
        <w:t>m over the total appraisal period. These costs include set up, compliance and enforcement costs to the Environment Agency</w:t>
      </w:r>
      <w:r w:rsidR="00A1578B">
        <w:rPr>
          <w:rFonts w:eastAsia="Arial" w:cs="Arial"/>
        </w:rPr>
        <w:t xml:space="preserve">, and the building and running of the </w:t>
      </w:r>
      <w:r w:rsidR="002873A1">
        <w:rPr>
          <w:rFonts w:eastAsia="Arial" w:cs="Arial"/>
        </w:rPr>
        <w:t>online</w:t>
      </w:r>
      <w:r w:rsidR="00A1578B">
        <w:rPr>
          <w:rFonts w:eastAsia="Arial" w:cs="Arial"/>
        </w:rPr>
        <w:t xml:space="preserve"> tool used for written assessments</w:t>
      </w:r>
      <w:r w:rsidRPr="00451F33" w:rsidR="00A1578B">
        <w:rPr>
          <w:rFonts w:eastAsia="Arial" w:cs="Arial"/>
        </w:rPr>
        <w:t>.</w:t>
      </w:r>
      <w:r w:rsidRPr="00451F33">
        <w:rPr>
          <w:rFonts w:eastAsia="Arial" w:cs="Arial"/>
        </w:rPr>
        <w:t xml:space="preserve"> They also include household policy support activity (non-binding performance indicators, direct council support and national communications campaigns) and NHM policy support activity (outreach and tools activities, and national guidance). </w:t>
      </w:r>
    </w:p>
    <w:p w:rsidRPr="00451F33" w:rsidR="00E95F6D" w:rsidP="00554C21" w:rsidRDefault="00E95F6D" w14:paraId="5A3092B3" w14:textId="77777777">
      <w:pPr>
        <w:spacing w:line="257" w:lineRule="auto"/>
        <w:jc w:val="both"/>
        <w:rPr>
          <w:rFonts w:eastAsia="Arial" w:cs="Arial"/>
        </w:rPr>
      </w:pPr>
    </w:p>
    <w:p w:rsidR="004D7F33" w:rsidP="00554C21" w:rsidRDefault="004D7F33" w14:paraId="2B35D448" w14:textId="77777777">
      <w:pPr>
        <w:spacing w:after="160" w:line="259" w:lineRule="auto"/>
        <w:rPr>
          <w:rFonts w:eastAsia="Arial" w:cs="Arial"/>
          <w:b/>
        </w:rPr>
      </w:pPr>
    </w:p>
    <w:p w:rsidR="004D7F33" w:rsidP="00554C21" w:rsidRDefault="004D7F33" w14:paraId="4B6F570F" w14:textId="77777777">
      <w:pPr>
        <w:spacing w:after="160" w:line="259" w:lineRule="auto"/>
        <w:rPr>
          <w:rFonts w:eastAsia="Arial" w:cs="Arial"/>
          <w:b/>
        </w:rPr>
      </w:pPr>
    </w:p>
    <w:p w:rsidR="004D7F33" w:rsidP="00554C21" w:rsidRDefault="004D7F33" w14:paraId="0488A5B4" w14:textId="77777777">
      <w:pPr>
        <w:spacing w:after="160" w:line="259" w:lineRule="auto"/>
        <w:rPr>
          <w:rFonts w:eastAsia="Arial" w:cs="Arial"/>
          <w:b/>
        </w:rPr>
      </w:pPr>
    </w:p>
    <w:p w:rsidR="004D7F33" w:rsidP="00554C21" w:rsidRDefault="004D7F33" w14:paraId="69EC2BCA" w14:textId="77777777">
      <w:pPr>
        <w:spacing w:after="160" w:line="259" w:lineRule="auto"/>
        <w:rPr>
          <w:rFonts w:eastAsia="Arial" w:cs="Arial"/>
          <w:b/>
        </w:rPr>
      </w:pPr>
    </w:p>
    <w:p w:rsidRPr="00336B19" w:rsidR="00554C21" w:rsidP="00554C21" w:rsidRDefault="00554C21" w14:paraId="26A535EA" w14:textId="0949A92F">
      <w:pPr>
        <w:spacing w:after="160" w:line="259" w:lineRule="auto"/>
        <w:rPr>
          <w:rFonts w:eastAsia="Arial" w:cs="Arial"/>
          <w:b/>
        </w:rPr>
      </w:pPr>
      <w:r w:rsidRPr="00AD1EB9">
        <w:rPr>
          <w:rFonts w:eastAsia="Arial" w:cs="Arial"/>
          <w:b/>
        </w:rPr>
        <w:t>Table 2</w:t>
      </w:r>
      <w:r w:rsidRPr="00AD1EB9" w:rsidR="00AD1EB9">
        <w:rPr>
          <w:rFonts w:eastAsia="Arial" w:cs="Arial"/>
          <w:b/>
        </w:rPr>
        <w:t>8</w:t>
      </w:r>
      <w:r w:rsidRPr="00AD1EB9">
        <w:rPr>
          <w:rFonts w:eastAsia="Arial" w:cs="Arial"/>
          <w:b/>
        </w:rPr>
        <w:t>: Modelled net municipal impacts of implementing Option 4M, £ millions, 202</w:t>
      </w:r>
      <w:r w:rsidR="00603998">
        <w:rPr>
          <w:rFonts w:eastAsia="Arial" w:cs="Arial"/>
          <w:b/>
        </w:rPr>
        <w:t>4</w:t>
      </w:r>
      <w:r w:rsidRPr="00AD1EB9">
        <w:rPr>
          <w:rFonts w:eastAsia="Arial" w:cs="Arial"/>
          <w:b/>
        </w:rPr>
        <w:t xml:space="preserve"> to 2035 </w:t>
      </w:r>
    </w:p>
    <w:tbl>
      <w:tblPr>
        <w:tblW w:w="9980" w:type="dxa"/>
        <w:jc w:val="center"/>
        <w:tblLook w:val="04A0" w:firstRow="1" w:lastRow="0" w:firstColumn="1" w:lastColumn="0" w:noHBand="0" w:noVBand="1"/>
      </w:tblPr>
      <w:tblGrid>
        <w:gridCol w:w="2225"/>
        <w:gridCol w:w="2585"/>
        <w:gridCol w:w="2585"/>
        <w:gridCol w:w="2585"/>
      </w:tblGrid>
      <w:tr w:rsidRPr="00AD1EB9" w:rsidR="00554C21" w:rsidTr="00AD1EB9" w14:paraId="011540CD" w14:textId="77777777">
        <w:trPr>
          <w:trHeight w:val="137"/>
          <w:jc w:val="center"/>
        </w:trPr>
        <w:tc>
          <w:tcPr>
            <w:tcW w:w="222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AD1EB9" w:rsidR="00554C21" w:rsidP="001862D1" w:rsidRDefault="00554C21" w14:paraId="2B121525" w14:textId="77777777">
            <w:pPr>
              <w:jc w:val="center"/>
              <w:rPr>
                <w:rFonts w:cs="Arial"/>
                <w:sz w:val="22"/>
                <w:szCs w:val="22"/>
                <w:lang w:eastAsia="en-GB"/>
              </w:rPr>
            </w:pPr>
          </w:p>
        </w:tc>
        <w:tc>
          <w:tcPr>
            <w:tcW w:w="2585" w:type="dxa"/>
            <w:tcBorders>
              <w:top w:val="single" w:color="auto" w:sz="4" w:space="0"/>
              <w:left w:val="nil"/>
              <w:bottom w:val="single" w:color="auto" w:sz="4" w:space="0"/>
              <w:right w:val="nil"/>
            </w:tcBorders>
            <w:shd w:val="clear" w:color="auto" w:fill="auto"/>
            <w:vAlign w:val="center"/>
            <w:hideMark/>
          </w:tcPr>
          <w:p w:rsidRPr="00AD1EB9" w:rsidR="00554C21" w:rsidP="001862D1" w:rsidRDefault="00554C21" w14:paraId="6FC1FCB0" w14:textId="77777777">
            <w:pPr>
              <w:jc w:val="center"/>
              <w:rPr>
                <w:rFonts w:cs="Arial"/>
                <w:color w:val="000000"/>
                <w:sz w:val="22"/>
                <w:szCs w:val="22"/>
                <w:lang w:eastAsia="en-GB"/>
              </w:rPr>
            </w:pPr>
            <w:r w:rsidRPr="00AD1EB9">
              <w:rPr>
                <w:rFonts w:cs="Arial"/>
                <w:color w:val="000000"/>
                <w:sz w:val="22"/>
                <w:szCs w:val="22"/>
                <w:lang w:eastAsia="en-GB"/>
              </w:rPr>
              <w:t>Government policy support costs</w:t>
            </w:r>
          </w:p>
        </w:tc>
        <w:tc>
          <w:tcPr>
            <w:tcW w:w="2585" w:type="dxa"/>
            <w:tcBorders>
              <w:top w:val="single" w:color="auto" w:sz="4" w:space="0"/>
              <w:left w:val="nil"/>
              <w:bottom w:val="single" w:color="auto" w:sz="4" w:space="0"/>
              <w:right w:val="nil"/>
            </w:tcBorders>
            <w:shd w:val="clear" w:color="auto" w:fill="auto"/>
            <w:vAlign w:val="center"/>
            <w:hideMark/>
          </w:tcPr>
          <w:p w:rsidRPr="00AD1EB9" w:rsidR="00554C21" w:rsidP="001862D1" w:rsidRDefault="00554C21" w14:paraId="0007DA63" w14:textId="2032928F">
            <w:pPr>
              <w:jc w:val="center"/>
              <w:rPr>
                <w:rFonts w:cs="Arial"/>
                <w:color w:val="000000"/>
                <w:sz w:val="22"/>
                <w:szCs w:val="22"/>
                <w:lang w:eastAsia="en-GB"/>
              </w:rPr>
            </w:pPr>
            <w:r w:rsidRPr="00AD1EB9">
              <w:rPr>
                <w:rFonts w:cs="Arial"/>
                <w:color w:val="000000"/>
                <w:sz w:val="22"/>
                <w:szCs w:val="22"/>
                <w:lang w:eastAsia="en-GB"/>
              </w:rPr>
              <w:t>GHG emissions savings</w:t>
            </w:r>
          </w:p>
        </w:tc>
        <w:tc>
          <w:tcPr>
            <w:tcW w:w="2585" w:type="dxa"/>
            <w:tcBorders>
              <w:top w:val="single" w:color="auto" w:sz="4" w:space="0"/>
              <w:left w:val="nil"/>
              <w:bottom w:val="single" w:color="auto" w:sz="4" w:space="0"/>
              <w:right w:val="single" w:color="auto" w:sz="4" w:space="0"/>
            </w:tcBorders>
            <w:shd w:val="clear" w:color="auto" w:fill="auto"/>
            <w:vAlign w:val="center"/>
            <w:hideMark/>
          </w:tcPr>
          <w:p w:rsidRPr="00AD1EB9" w:rsidR="00554C21" w:rsidP="001862D1" w:rsidRDefault="00554C21" w14:paraId="4851B18D" w14:textId="0ED0EC5A">
            <w:pPr>
              <w:jc w:val="center"/>
              <w:rPr>
                <w:rFonts w:cs="Arial"/>
                <w:color w:val="000000"/>
                <w:sz w:val="22"/>
                <w:szCs w:val="22"/>
                <w:lang w:eastAsia="en-GB"/>
              </w:rPr>
            </w:pPr>
            <w:r w:rsidRPr="00AD1EB9">
              <w:rPr>
                <w:rFonts w:cs="Arial"/>
                <w:color w:val="000000" w:themeColor="text1"/>
                <w:sz w:val="22"/>
                <w:szCs w:val="22"/>
                <w:lang w:eastAsia="en-GB"/>
              </w:rPr>
              <w:t>Net impact on municipal recycling rate</w:t>
            </w:r>
          </w:p>
        </w:tc>
      </w:tr>
      <w:tr w:rsidRPr="00AD1EB9" w:rsidR="00DF36D9" w:rsidTr="00336B19" w14:paraId="0018CC85" w14:textId="77777777">
        <w:trPr>
          <w:trHeight w:val="90"/>
          <w:jc w:val="center"/>
        </w:trPr>
        <w:tc>
          <w:tcPr>
            <w:tcW w:w="2225" w:type="dxa"/>
            <w:tcBorders>
              <w:top w:val="single" w:color="auto" w:sz="4" w:space="0"/>
              <w:left w:val="single" w:color="auto" w:sz="4" w:space="0"/>
              <w:bottom w:val="nil"/>
              <w:right w:val="single" w:color="auto" w:sz="4" w:space="0"/>
            </w:tcBorders>
            <w:shd w:val="clear" w:color="auto" w:fill="auto"/>
            <w:noWrap/>
            <w:vAlign w:val="center"/>
            <w:hideMark/>
          </w:tcPr>
          <w:p w:rsidRPr="00AD1EB9" w:rsidR="00DF36D9" w:rsidP="00DF36D9" w:rsidRDefault="00DF36D9" w14:paraId="51DB7AFD" w14:textId="77777777">
            <w:pPr>
              <w:jc w:val="center"/>
              <w:rPr>
                <w:rFonts w:cs="Arial"/>
                <w:b/>
                <w:bCs/>
                <w:sz w:val="22"/>
                <w:szCs w:val="22"/>
                <w:lang w:eastAsia="en-GB"/>
              </w:rPr>
            </w:pPr>
            <w:r w:rsidRPr="00AD1EB9">
              <w:rPr>
                <w:rFonts w:cs="Arial"/>
                <w:b/>
                <w:bCs/>
                <w:sz w:val="22"/>
                <w:szCs w:val="22"/>
                <w:lang w:eastAsia="en-GB"/>
              </w:rPr>
              <w:t>2024</w:t>
            </w:r>
          </w:p>
        </w:tc>
        <w:tc>
          <w:tcPr>
            <w:tcW w:w="2585" w:type="dxa"/>
            <w:tcBorders>
              <w:top w:val="single" w:color="auto" w:sz="4" w:space="0"/>
              <w:left w:val="nil"/>
              <w:bottom w:val="nil"/>
              <w:right w:val="nil"/>
            </w:tcBorders>
            <w:shd w:val="clear" w:color="auto" w:fill="auto"/>
            <w:noWrap/>
            <w:vAlign w:val="bottom"/>
            <w:hideMark/>
          </w:tcPr>
          <w:p w:rsidRPr="00DF36D9" w:rsidR="00DF36D9" w:rsidP="00DF36D9" w:rsidRDefault="00DF36D9" w14:paraId="6C0A0B8E" w14:textId="352BA836">
            <w:pPr>
              <w:jc w:val="center"/>
              <w:rPr>
                <w:rFonts w:cs="Arial"/>
                <w:sz w:val="22"/>
                <w:szCs w:val="22"/>
                <w:lang w:eastAsia="en-GB"/>
              </w:rPr>
            </w:pPr>
            <w:r w:rsidRPr="005A4FDC">
              <w:rPr>
                <w:rFonts w:cs="Arial"/>
                <w:sz w:val="22"/>
                <w:szCs w:val="22"/>
              </w:rPr>
              <w:t>£</w:t>
            </w:r>
            <w:r w:rsidR="00066191">
              <w:rPr>
                <w:rFonts w:cs="Arial"/>
                <w:sz w:val="22"/>
                <w:szCs w:val="22"/>
              </w:rPr>
              <w:t>6</w:t>
            </w:r>
          </w:p>
        </w:tc>
        <w:tc>
          <w:tcPr>
            <w:tcW w:w="2585" w:type="dxa"/>
            <w:tcBorders>
              <w:top w:val="single" w:color="auto" w:sz="4" w:space="0"/>
              <w:left w:val="nil"/>
              <w:bottom w:val="nil"/>
              <w:right w:val="nil"/>
            </w:tcBorders>
            <w:shd w:val="clear" w:color="auto" w:fill="auto"/>
            <w:noWrap/>
            <w:vAlign w:val="bottom"/>
            <w:hideMark/>
          </w:tcPr>
          <w:p w:rsidRPr="00DF36D9" w:rsidR="00DF36D9" w:rsidP="00DF36D9" w:rsidRDefault="00DF36D9" w14:paraId="586A4A02" w14:textId="5145A524">
            <w:pPr>
              <w:jc w:val="center"/>
              <w:rPr>
                <w:rFonts w:cs="Arial"/>
                <w:color w:val="000000"/>
                <w:sz w:val="22"/>
                <w:szCs w:val="22"/>
                <w:lang w:eastAsia="en-GB"/>
              </w:rPr>
            </w:pPr>
            <w:r w:rsidRPr="005A4FDC">
              <w:rPr>
                <w:rFonts w:cs="Arial"/>
                <w:color w:val="000000"/>
                <w:sz w:val="22"/>
                <w:szCs w:val="22"/>
              </w:rPr>
              <w:t>£0</w:t>
            </w:r>
          </w:p>
        </w:tc>
        <w:tc>
          <w:tcPr>
            <w:tcW w:w="2585" w:type="dxa"/>
            <w:tcBorders>
              <w:top w:val="single" w:color="auto" w:sz="4" w:space="0"/>
              <w:left w:val="nil"/>
              <w:bottom w:val="nil"/>
              <w:right w:val="single" w:color="auto" w:sz="4" w:space="0"/>
            </w:tcBorders>
            <w:shd w:val="clear" w:color="auto" w:fill="auto"/>
            <w:noWrap/>
            <w:vAlign w:val="bottom"/>
          </w:tcPr>
          <w:p w:rsidRPr="00AD1EB9" w:rsidR="00DF36D9" w:rsidP="00DF36D9" w:rsidRDefault="00DF36D9" w14:paraId="00A61FA6" w14:textId="77DD3C0D">
            <w:pPr>
              <w:jc w:val="center"/>
              <w:rPr>
                <w:rFonts w:cs="Arial"/>
                <w:sz w:val="22"/>
                <w:szCs w:val="22"/>
                <w:lang w:eastAsia="en-GB"/>
              </w:rPr>
            </w:pPr>
            <w:r w:rsidRPr="00AD1EB9">
              <w:rPr>
                <w:rFonts w:cs="Arial"/>
                <w:color w:val="000000"/>
                <w:sz w:val="22"/>
                <w:szCs w:val="22"/>
              </w:rPr>
              <w:t>0</w:t>
            </w:r>
            <w:r>
              <w:rPr>
                <w:rFonts w:cs="Arial"/>
                <w:color w:val="000000"/>
                <w:sz w:val="22"/>
                <w:szCs w:val="22"/>
              </w:rPr>
              <w:t>.0</w:t>
            </w:r>
            <w:r w:rsidRPr="00AD1EB9">
              <w:rPr>
                <w:rFonts w:cs="Arial"/>
                <w:color w:val="000000"/>
                <w:sz w:val="22"/>
                <w:szCs w:val="22"/>
              </w:rPr>
              <w:t>%</w:t>
            </w:r>
          </w:p>
        </w:tc>
      </w:tr>
      <w:tr w:rsidRPr="00AD1EB9" w:rsidR="007F4728" w:rsidTr="00AD1EB9" w14:paraId="79F3C28D"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526ABA0C" w14:textId="77777777">
            <w:pPr>
              <w:jc w:val="center"/>
              <w:rPr>
                <w:rFonts w:cs="Arial"/>
                <w:b/>
                <w:bCs/>
                <w:sz w:val="22"/>
                <w:szCs w:val="22"/>
                <w:lang w:eastAsia="en-GB"/>
              </w:rPr>
            </w:pPr>
            <w:r w:rsidRPr="00AD1EB9">
              <w:rPr>
                <w:rFonts w:cs="Arial"/>
                <w:b/>
                <w:bCs/>
                <w:sz w:val="22"/>
                <w:szCs w:val="22"/>
                <w:lang w:eastAsia="en-GB"/>
              </w:rPr>
              <w:t>2025</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63703862" w14:textId="66E0EAB1">
            <w:pPr>
              <w:jc w:val="center"/>
              <w:rPr>
                <w:rFonts w:cs="Arial"/>
                <w:sz w:val="22"/>
                <w:szCs w:val="22"/>
                <w:lang w:eastAsia="en-GB"/>
              </w:rPr>
            </w:pPr>
            <w:r w:rsidRPr="005A4FDC">
              <w:rPr>
                <w:rFonts w:cs="Arial"/>
                <w:sz w:val="22"/>
                <w:szCs w:val="22"/>
              </w:rPr>
              <w:t>£</w:t>
            </w:r>
            <w:r w:rsidR="00066191">
              <w:rPr>
                <w:rFonts w:cs="Arial"/>
                <w:sz w:val="22"/>
                <w:szCs w:val="22"/>
              </w:rPr>
              <w:t>5</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632FE902" w14:textId="32CE37E0">
            <w:pPr>
              <w:jc w:val="center"/>
              <w:rPr>
                <w:rFonts w:cs="Arial"/>
                <w:color w:val="000000"/>
                <w:sz w:val="22"/>
                <w:szCs w:val="22"/>
                <w:lang w:eastAsia="en-GB"/>
              </w:rPr>
            </w:pPr>
            <w:r w:rsidRPr="008E4DD2">
              <w:rPr>
                <w:rFonts w:cs="Arial"/>
                <w:color w:val="000000"/>
                <w:sz w:val="22"/>
                <w:szCs w:val="22"/>
              </w:rPr>
              <w:t>£350</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400AD0A9" w14:textId="4008A64C">
            <w:pPr>
              <w:jc w:val="center"/>
              <w:rPr>
                <w:rFonts w:cs="Arial"/>
                <w:sz w:val="22"/>
                <w:szCs w:val="22"/>
                <w:lang w:eastAsia="en-GB"/>
              </w:rPr>
            </w:pPr>
            <w:r w:rsidRPr="00AD1EB9">
              <w:rPr>
                <w:rFonts w:cs="Arial"/>
                <w:color w:val="000000"/>
                <w:sz w:val="22"/>
                <w:szCs w:val="22"/>
              </w:rPr>
              <w:t>8.</w:t>
            </w:r>
            <w:r>
              <w:rPr>
                <w:rFonts w:cs="Arial"/>
                <w:color w:val="000000"/>
                <w:sz w:val="22"/>
                <w:szCs w:val="22"/>
              </w:rPr>
              <w:t>2</w:t>
            </w:r>
            <w:r w:rsidRPr="00AD1EB9">
              <w:rPr>
                <w:rFonts w:cs="Arial"/>
                <w:color w:val="000000"/>
                <w:sz w:val="22"/>
                <w:szCs w:val="22"/>
              </w:rPr>
              <w:t>%</w:t>
            </w:r>
          </w:p>
        </w:tc>
      </w:tr>
      <w:tr w:rsidRPr="00AD1EB9" w:rsidR="007F4728" w:rsidTr="00AD1EB9" w14:paraId="356B141D"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177B8F4A" w14:textId="77777777">
            <w:pPr>
              <w:jc w:val="center"/>
              <w:rPr>
                <w:rFonts w:cs="Arial"/>
                <w:b/>
                <w:bCs/>
                <w:sz w:val="22"/>
                <w:szCs w:val="22"/>
                <w:lang w:eastAsia="en-GB"/>
              </w:rPr>
            </w:pPr>
            <w:r w:rsidRPr="00AD1EB9">
              <w:rPr>
                <w:rFonts w:cs="Arial"/>
                <w:b/>
                <w:bCs/>
                <w:sz w:val="22"/>
                <w:szCs w:val="22"/>
                <w:lang w:eastAsia="en-GB"/>
              </w:rPr>
              <w:t>2026</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7A34CB4B" w14:textId="26E08F6C">
            <w:pPr>
              <w:jc w:val="center"/>
              <w:rPr>
                <w:rFonts w:cs="Arial"/>
                <w:sz w:val="22"/>
                <w:szCs w:val="22"/>
                <w:lang w:eastAsia="en-GB"/>
              </w:rPr>
            </w:pPr>
            <w:r w:rsidRPr="005A4FDC">
              <w:rPr>
                <w:rFonts w:cs="Arial"/>
                <w:sz w:val="22"/>
                <w:szCs w:val="22"/>
              </w:rPr>
              <w:t>£8</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5667EC0A" w14:textId="2C426085">
            <w:pPr>
              <w:jc w:val="center"/>
              <w:rPr>
                <w:rFonts w:cs="Arial"/>
                <w:color w:val="000000"/>
                <w:sz w:val="22"/>
                <w:szCs w:val="22"/>
                <w:lang w:eastAsia="en-GB"/>
              </w:rPr>
            </w:pPr>
            <w:r w:rsidRPr="008E4DD2">
              <w:rPr>
                <w:rFonts w:cs="Arial"/>
                <w:color w:val="000000"/>
                <w:sz w:val="22"/>
                <w:szCs w:val="22"/>
              </w:rPr>
              <w:t>£533</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6BD715C5" w14:textId="04EE0325">
            <w:pPr>
              <w:jc w:val="center"/>
              <w:rPr>
                <w:rFonts w:cs="Arial"/>
                <w:sz w:val="22"/>
                <w:szCs w:val="22"/>
                <w:lang w:eastAsia="en-GB"/>
              </w:rPr>
            </w:pPr>
            <w:r w:rsidRPr="00AD1EB9">
              <w:rPr>
                <w:rFonts w:cs="Arial"/>
                <w:color w:val="000000"/>
                <w:sz w:val="22"/>
                <w:szCs w:val="22"/>
              </w:rPr>
              <w:t>8.</w:t>
            </w:r>
            <w:r>
              <w:rPr>
                <w:rFonts w:cs="Arial"/>
                <w:color w:val="000000"/>
                <w:sz w:val="22"/>
                <w:szCs w:val="22"/>
              </w:rPr>
              <w:t>6</w:t>
            </w:r>
            <w:r w:rsidRPr="00AD1EB9">
              <w:rPr>
                <w:rFonts w:cs="Arial"/>
                <w:color w:val="000000"/>
                <w:sz w:val="22"/>
                <w:szCs w:val="22"/>
              </w:rPr>
              <w:t>%</w:t>
            </w:r>
          </w:p>
        </w:tc>
      </w:tr>
      <w:tr w:rsidRPr="00AD1EB9" w:rsidR="007F4728" w:rsidTr="00AD1EB9" w14:paraId="02B8206C"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67EF6597" w14:textId="77777777">
            <w:pPr>
              <w:jc w:val="center"/>
              <w:rPr>
                <w:rFonts w:cs="Arial"/>
                <w:b/>
                <w:bCs/>
                <w:sz w:val="22"/>
                <w:szCs w:val="22"/>
                <w:lang w:eastAsia="en-GB"/>
              </w:rPr>
            </w:pPr>
            <w:r w:rsidRPr="00AD1EB9">
              <w:rPr>
                <w:rFonts w:cs="Arial"/>
                <w:b/>
                <w:bCs/>
                <w:sz w:val="22"/>
                <w:szCs w:val="22"/>
                <w:lang w:eastAsia="en-GB"/>
              </w:rPr>
              <w:t>2027</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66192F84" w14:textId="39FB5C83">
            <w:pPr>
              <w:jc w:val="center"/>
              <w:rPr>
                <w:rFonts w:cs="Arial"/>
                <w:sz w:val="22"/>
                <w:szCs w:val="22"/>
                <w:lang w:eastAsia="en-GB"/>
              </w:rPr>
            </w:pPr>
            <w:r w:rsidRPr="005A4FDC">
              <w:rPr>
                <w:rFonts w:cs="Arial"/>
                <w:sz w:val="22"/>
                <w:szCs w:val="22"/>
              </w:rPr>
              <w:t>£8</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6F40B6BD" w14:textId="097DA77C">
            <w:pPr>
              <w:jc w:val="center"/>
              <w:rPr>
                <w:rFonts w:cs="Arial"/>
                <w:color w:val="000000"/>
                <w:sz w:val="22"/>
                <w:szCs w:val="22"/>
                <w:lang w:eastAsia="en-GB"/>
              </w:rPr>
            </w:pPr>
            <w:r w:rsidRPr="008E4DD2">
              <w:rPr>
                <w:rFonts w:cs="Arial"/>
                <w:color w:val="000000"/>
                <w:sz w:val="22"/>
                <w:szCs w:val="22"/>
              </w:rPr>
              <w:t>£914</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20AF5E0F" w14:textId="1843E8E6">
            <w:pPr>
              <w:jc w:val="center"/>
              <w:rPr>
                <w:rFonts w:cs="Arial"/>
                <w:sz w:val="22"/>
                <w:szCs w:val="22"/>
                <w:lang w:eastAsia="en-GB"/>
              </w:rPr>
            </w:pPr>
            <w:r w:rsidRPr="00AD1EB9">
              <w:rPr>
                <w:rFonts w:cs="Arial"/>
                <w:color w:val="000000"/>
                <w:sz w:val="22"/>
                <w:szCs w:val="22"/>
              </w:rPr>
              <w:t>13.</w:t>
            </w:r>
            <w:r>
              <w:rPr>
                <w:rFonts w:cs="Arial"/>
                <w:color w:val="000000"/>
                <w:sz w:val="22"/>
                <w:szCs w:val="22"/>
              </w:rPr>
              <w:t>6</w:t>
            </w:r>
            <w:r w:rsidRPr="00AD1EB9">
              <w:rPr>
                <w:rFonts w:cs="Arial"/>
                <w:color w:val="000000"/>
                <w:sz w:val="22"/>
                <w:szCs w:val="22"/>
              </w:rPr>
              <w:t>%</w:t>
            </w:r>
          </w:p>
        </w:tc>
      </w:tr>
      <w:tr w:rsidRPr="00AD1EB9" w:rsidR="007F4728" w:rsidTr="00AD1EB9" w14:paraId="3892337E"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6CC080D6" w14:textId="77777777">
            <w:pPr>
              <w:jc w:val="center"/>
              <w:rPr>
                <w:rFonts w:cs="Arial"/>
                <w:b/>
                <w:bCs/>
                <w:sz w:val="22"/>
                <w:szCs w:val="22"/>
                <w:lang w:eastAsia="en-GB"/>
              </w:rPr>
            </w:pPr>
            <w:r w:rsidRPr="00AD1EB9">
              <w:rPr>
                <w:rFonts w:cs="Arial"/>
                <w:b/>
                <w:bCs/>
                <w:sz w:val="22"/>
                <w:szCs w:val="22"/>
                <w:lang w:eastAsia="en-GB"/>
              </w:rPr>
              <w:t>2028</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301B7507" w14:textId="004A7D3A">
            <w:pPr>
              <w:jc w:val="center"/>
              <w:rPr>
                <w:rFonts w:cs="Arial"/>
                <w:sz w:val="22"/>
                <w:szCs w:val="22"/>
                <w:lang w:eastAsia="en-GB"/>
              </w:rPr>
            </w:pPr>
            <w:r w:rsidRPr="005A4FDC">
              <w:rPr>
                <w:rFonts w:cs="Arial"/>
                <w:sz w:val="22"/>
                <w:szCs w:val="22"/>
              </w:rPr>
              <w:t>£7</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28654B83" w14:textId="348EF95E">
            <w:pPr>
              <w:jc w:val="center"/>
              <w:rPr>
                <w:rFonts w:cs="Arial"/>
                <w:color w:val="000000"/>
                <w:sz w:val="22"/>
                <w:szCs w:val="22"/>
                <w:lang w:eastAsia="en-GB"/>
              </w:rPr>
            </w:pPr>
            <w:r w:rsidRPr="008E4DD2">
              <w:rPr>
                <w:rFonts w:cs="Arial"/>
                <w:color w:val="000000"/>
                <w:sz w:val="22"/>
                <w:szCs w:val="22"/>
              </w:rPr>
              <w:t>£1,066</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510E9C62" w14:textId="7DFEC194">
            <w:pPr>
              <w:jc w:val="center"/>
              <w:rPr>
                <w:rFonts w:cs="Arial"/>
                <w:sz w:val="22"/>
                <w:szCs w:val="22"/>
                <w:lang w:eastAsia="en-GB"/>
              </w:rPr>
            </w:pPr>
            <w:r w:rsidRPr="00AD1EB9">
              <w:rPr>
                <w:rFonts w:cs="Arial"/>
                <w:color w:val="000000"/>
                <w:sz w:val="22"/>
                <w:szCs w:val="22"/>
              </w:rPr>
              <w:t>13.</w:t>
            </w:r>
            <w:r>
              <w:rPr>
                <w:rFonts w:cs="Arial"/>
                <w:color w:val="000000"/>
                <w:sz w:val="22"/>
                <w:szCs w:val="22"/>
              </w:rPr>
              <w:t>6</w:t>
            </w:r>
            <w:r w:rsidRPr="00AD1EB9">
              <w:rPr>
                <w:rFonts w:cs="Arial"/>
                <w:color w:val="000000"/>
                <w:sz w:val="22"/>
                <w:szCs w:val="22"/>
              </w:rPr>
              <w:t>%</w:t>
            </w:r>
          </w:p>
        </w:tc>
      </w:tr>
      <w:tr w:rsidRPr="00AD1EB9" w:rsidR="007F4728" w:rsidTr="00AD1EB9" w14:paraId="45619F0D"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5BCE4515" w14:textId="77777777">
            <w:pPr>
              <w:jc w:val="center"/>
              <w:rPr>
                <w:rFonts w:cs="Arial"/>
                <w:b/>
                <w:bCs/>
                <w:sz w:val="22"/>
                <w:szCs w:val="22"/>
                <w:lang w:eastAsia="en-GB"/>
              </w:rPr>
            </w:pPr>
            <w:r w:rsidRPr="00AD1EB9">
              <w:rPr>
                <w:rFonts w:cs="Arial"/>
                <w:b/>
                <w:bCs/>
                <w:sz w:val="22"/>
                <w:szCs w:val="22"/>
                <w:lang w:eastAsia="en-GB"/>
              </w:rPr>
              <w:t>2029</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133D2E71" w14:textId="315549C5">
            <w:pPr>
              <w:jc w:val="center"/>
              <w:rPr>
                <w:rFonts w:cs="Arial"/>
                <w:sz w:val="22"/>
                <w:szCs w:val="22"/>
                <w:lang w:eastAsia="en-GB"/>
              </w:rPr>
            </w:pPr>
            <w:r w:rsidRPr="005A4FDC">
              <w:rPr>
                <w:rFonts w:cs="Arial"/>
                <w:sz w:val="22"/>
                <w:szCs w:val="22"/>
              </w:rPr>
              <w:t>£7</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2D2B6989" w14:textId="6C016343">
            <w:pPr>
              <w:jc w:val="center"/>
              <w:rPr>
                <w:rFonts w:cs="Arial"/>
                <w:color w:val="000000"/>
                <w:sz w:val="22"/>
                <w:szCs w:val="22"/>
                <w:lang w:eastAsia="en-GB"/>
              </w:rPr>
            </w:pPr>
            <w:r w:rsidRPr="008E4DD2">
              <w:rPr>
                <w:rFonts w:cs="Arial"/>
                <w:color w:val="000000"/>
                <w:sz w:val="22"/>
                <w:szCs w:val="22"/>
              </w:rPr>
              <w:t>£1,194</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757C875B" w14:textId="6C5F258A">
            <w:pPr>
              <w:jc w:val="center"/>
              <w:rPr>
                <w:rFonts w:cs="Arial"/>
                <w:sz w:val="22"/>
                <w:szCs w:val="22"/>
                <w:lang w:eastAsia="en-GB"/>
              </w:rPr>
            </w:pPr>
            <w:r w:rsidRPr="00AD1EB9">
              <w:rPr>
                <w:rFonts w:cs="Arial"/>
                <w:color w:val="000000"/>
                <w:sz w:val="22"/>
                <w:szCs w:val="22"/>
              </w:rPr>
              <w:t>13.</w:t>
            </w:r>
            <w:r>
              <w:rPr>
                <w:rFonts w:cs="Arial"/>
                <w:color w:val="000000"/>
                <w:sz w:val="22"/>
                <w:szCs w:val="22"/>
              </w:rPr>
              <w:t>6</w:t>
            </w:r>
            <w:r w:rsidRPr="00AD1EB9">
              <w:rPr>
                <w:rFonts w:cs="Arial"/>
                <w:color w:val="000000"/>
                <w:sz w:val="22"/>
                <w:szCs w:val="22"/>
              </w:rPr>
              <w:t>%</w:t>
            </w:r>
          </w:p>
        </w:tc>
      </w:tr>
      <w:tr w:rsidRPr="00AD1EB9" w:rsidR="007F4728" w:rsidTr="00AD1EB9" w14:paraId="60366F06"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4D1F8C44" w14:textId="77777777">
            <w:pPr>
              <w:jc w:val="center"/>
              <w:rPr>
                <w:rFonts w:cs="Arial"/>
                <w:b/>
                <w:bCs/>
                <w:sz w:val="22"/>
                <w:szCs w:val="22"/>
                <w:lang w:eastAsia="en-GB"/>
              </w:rPr>
            </w:pPr>
            <w:r w:rsidRPr="00AD1EB9">
              <w:rPr>
                <w:rFonts w:cs="Arial"/>
                <w:b/>
                <w:bCs/>
                <w:sz w:val="22"/>
                <w:szCs w:val="22"/>
                <w:lang w:eastAsia="en-GB"/>
              </w:rPr>
              <w:t>2030</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4E54DEAD" w14:textId="19300556">
            <w:pPr>
              <w:jc w:val="center"/>
              <w:rPr>
                <w:rFonts w:cs="Arial"/>
                <w:sz w:val="22"/>
                <w:szCs w:val="22"/>
                <w:lang w:eastAsia="en-GB"/>
              </w:rPr>
            </w:pPr>
            <w:r w:rsidRPr="005A4FDC">
              <w:rPr>
                <w:rFonts w:cs="Arial"/>
                <w:sz w:val="22"/>
                <w:szCs w:val="22"/>
              </w:rPr>
              <w:t>£7</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28EF61C0" w14:textId="0C49F28F">
            <w:pPr>
              <w:jc w:val="center"/>
              <w:rPr>
                <w:rFonts w:cs="Arial"/>
                <w:color w:val="000000"/>
                <w:sz w:val="22"/>
                <w:szCs w:val="22"/>
                <w:lang w:eastAsia="en-GB"/>
              </w:rPr>
            </w:pPr>
            <w:r w:rsidRPr="008E4DD2">
              <w:rPr>
                <w:rFonts w:cs="Arial"/>
                <w:color w:val="000000"/>
                <w:sz w:val="22"/>
                <w:szCs w:val="22"/>
              </w:rPr>
              <w:t>£1,308</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0285C07F" w14:textId="36F590DE">
            <w:pPr>
              <w:jc w:val="center"/>
              <w:rPr>
                <w:rFonts w:cs="Arial"/>
                <w:sz w:val="22"/>
                <w:szCs w:val="22"/>
                <w:lang w:eastAsia="en-GB"/>
              </w:rPr>
            </w:pPr>
            <w:r w:rsidRPr="00AD1EB9">
              <w:rPr>
                <w:rFonts w:cs="Arial"/>
                <w:color w:val="000000"/>
                <w:sz w:val="22"/>
                <w:szCs w:val="22"/>
              </w:rPr>
              <w:t>13.</w:t>
            </w:r>
            <w:r>
              <w:rPr>
                <w:rFonts w:cs="Arial"/>
                <w:color w:val="000000"/>
                <w:sz w:val="22"/>
                <w:szCs w:val="22"/>
              </w:rPr>
              <w:t>5</w:t>
            </w:r>
            <w:r w:rsidRPr="00AD1EB9">
              <w:rPr>
                <w:rFonts w:cs="Arial"/>
                <w:color w:val="000000"/>
                <w:sz w:val="22"/>
                <w:szCs w:val="22"/>
              </w:rPr>
              <w:t>%</w:t>
            </w:r>
          </w:p>
        </w:tc>
      </w:tr>
      <w:tr w:rsidRPr="00AD1EB9" w:rsidR="007F4728" w:rsidTr="00AD1EB9" w14:paraId="45B1F752"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234E1D70" w14:textId="77777777">
            <w:pPr>
              <w:jc w:val="center"/>
              <w:rPr>
                <w:rFonts w:cs="Arial"/>
                <w:b/>
                <w:bCs/>
                <w:sz w:val="22"/>
                <w:szCs w:val="22"/>
                <w:lang w:eastAsia="en-GB"/>
              </w:rPr>
            </w:pPr>
            <w:r w:rsidRPr="00AD1EB9">
              <w:rPr>
                <w:rFonts w:cs="Arial"/>
                <w:b/>
                <w:bCs/>
                <w:sz w:val="22"/>
                <w:szCs w:val="22"/>
                <w:lang w:eastAsia="en-GB"/>
              </w:rPr>
              <w:t>2031</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06CC1D85" w14:textId="05C36F17">
            <w:pPr>
              <w:jc w:val="center"/>
              <w:rPr>
                <w:rFonts w:cs="Arial"/>
                <w:sz w:val="22"/>
                <w:szCs w:val="22"/>
                <w:lang w:eastAsia="en-GB"/>
              </w:rPr>
            </w:pPr>
            <w:r w:rsidRPr="005A4FDC">
              <w:rPr>
                <w:rFonts w:cs="Arial"/>
                <w:sz w:val="22"/>
                <w:szCs w:val="22"/>
              </w:rPr>
              <w:t>£6</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5F9523E6" w14:textId="0BEB1D1D">
            <w:pPr>
              <w:jc w:val="center"/>
              <w:rPr>
                <w:rFonts w:cs="Arial"/>
                <w:color w:val="000000"/>
                <w:sz w:val="22"/>
                <w:szCs w:val="22"/>
                <w:lang w:eastAsia="en-GB"/>
              </w:rPr>
            </w:pPr>
            <w:r w:rsidRPr="008E4DD2">
              <w:rPr>
                <w:rFonts w:cs="Arial"/>
                <w:color w:val="000000"/>
                <w:sz w:val="22"/>
                <w:szCs w:val="22"/>
              </w:rPr>
              <w:t>£1,410</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778F0B50" w14:textId="717C88B3">
            <w:pPr>
              <w:jc w:val="center"/>
              <w:rPr>
                <w:rFonts w:cs="Arial"/>
                <w:sz w:val="22"/>
                <w:szCs w:val="22"/>
                <w:lang w:eastAsia="en-GB"/>
              </w:rPr>
            </w:pPr>
            <w:r w:rsidRPr="00AD1EB9">
              <w:rPr>
                <w:rFonts w:cs="Arial"/>
                <w:color w:val="000000"/>
                <w:sz w:val="22"/>
                <w:szCs w:val="22"/>
              </w:rPr>
              <w:t>13.</w:t>
            </w:r>
            <w:r>
              <w:rPr>
                <w:rFonts w:cs="Arial"/>
                <w:color w:val="000000"/>
                <w:sz w:val="22"/>
                <w:szCs w:val="22"/>
              </w:rPr>
              <w:t>5</w:t>
            </w:r>
            <w:r w:rsidRPr="00AD1EB9">
              <w:rPr>
                <w:rFonts w:cs="Arial"/>
                <w:color w:val="000000"/>
                <w:sz w:val="22"/>
                <w:szCs w:val="22"/>
              </w:rPr>
              <w:t>%</w:t>
            </w:r>
          </w:p>
        </w:tc>
      </w:tr>
      <w:tr w:rsidRPr="00AD1EB9" w:rsidR="007F4728" w:rsidTr="00AD1EB9" w14:paraId="2EE007A7"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5769D6FC" w14:textId="77777777">
            <w:pPr>
              <w:jc w:val="center"/>
              <w:rPr>
                <w:rFonts w:cs="Arial"/>
                <w:b/>
                <w:bCs/>
                <w:sz w:val="22"/>
                <w:szCs w:val="22"/>
                <w:lang w:eastAsia="en-GB"/>
              </w:rPr>
            </w:pPr>
            <w:r w:rsidRPr="00AD1EB9">
              <w:rPr>
                <w:rFonts w:cs="Arial"/>
                <w:b/>
                <w:bCs/>
                <w:sz w:val="22"/>
                <w:szCs w:val="22"/>
                <w:lang w:eastAsia="en-GB"/>
              </w:rPr>
              <w:t>2032</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1269655B" w14:textId="519521FA">
            <w:pPr>
              <w:jc w:val="center"/>
              <w:rPr>
                <w:rFonts w:cs="Arial"/>
                <w:sz w:val="22"/>
                <w:szCs w:val="22"/>
                <w:lang w:eastAsia="en-GB"/>
              </w:rPr>
            </w:pPr>
            <w:r w:rsidRPr="005A4FDC">
              <w:rPr>
                <w:rFonts w:cs="Arial"/>
                <w:sz w:val="22"/>
                <w:szCs w:val="22"/>
              </w:rPr>
              <w:t>£6</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7062056F" w14:textId="55C887BF">
            <w:pPr>
              <w:jc w:val="center"/>
              <w:rPr>
                <w:rFonts w:cs="Arial"/>
                <w:color w:val="000000"/>
                <w:sz w:val="22"/>
                <w:szCs w:val="22"/>
                <w:lang w:eastAsia="en-GB"/>
              </w:rPr>
            </w:pPr>
            <w:r w:rsidRPr="008E4DD2">
              <w:rPr>
                <w:rFonts w:cs="Arial"/>
                <w:color w:val="000000"/>
                <w:sz w:val="22"/>
                <w:szCs w:val="22"/>
              </w:rPr>
              <w:t>£1,504</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7B77680F" w14:textId="1FBB83EC">
            <w:pPr>
              <w:jc w:val="center"/>
              <w:rPr>
                <w:rFonts w:cs="Arial"/>
                <w:sz w:val="22"/>
                <w:szCs w:val="22"/>
                <w:lang w:eastAsia="en-GB"/>
              </w:rPr>
            </w:pPr>
            <w:r w:rsidRPr="00AD1EB9">
              <w:rPr>
                <w:rFonts w:cs="Arial"/>
                <w:color w:val="000000"/>
                <w:sz w:val="22"/>
                <w:szCs w:val="22"/>
              </w:rPr>
              <w:t>13.</w:t>
            </w:r>
            <w:r>
              <w:rPr>
                <w:rFonts w:cs="Arial"/>
                <w:color w:val="000000"/>
                <w:sz w:val="22"/>
                <w:szCs w:val="22"/>
              </w:rPr>
              <w:t>5</w:t>
            </w:r>
            <w:r w:rsidRPr="00AD1EB9">
              <w:rPr>
                <w:rFonts w:cs="Arial"/>
                <w:color w:val="000000"/>
                <w:sz w:val="22"/>
                <w:szCs w:val="22"/>
              </w:rPr>
              <w:t>%</w:t>
            </w:r>
          </w:p>
        </w:tc>
      </w:tr>
      <w:tr w:rsidRPr="00AD1EB9" w:rsidR="007F4728" w:rsidTr="00AD1EB9" w14:paraId="69849CFB"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6392636A" w14:textId="77777777">
            <w:pPr>
              <w:jc w:val="center"/>
              <w:rPr>
                <w:rFonts w:cs="Arial"/>
                <w:b/>
                <w:bCs/>
                <w:sz w:val="22"/>
                <w:szCs w:val="22"/>
                <w:lang w:eastAsia="en-GB"/>
              </w:rPr>
            </w:pPr>
            <w:r w:rsidRPr="00AD1EB9">
              <w:rPr>
                <w:rFonts w:cs="Arial"/>
                <w:b/>
                <w:bCs/>
                <w:sz w:val="22"/>
                <w:szCs w:val="22"/>
                <w:lang w:eastAsia="en-GB"/>
              </w:rPr>
              <w:t>2033</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01FCB9DF" w14:textId="77C0B9E4">
            <w:pPr>
              <w:jc w:val="center"/>
              <w:rPr>
                <w:rFonts w:cs="Arial"/>
                <w:sz w:val="22"/>
                <w:szCs w:val="22"/>
                <w:lang w:eastAsia="en-GB"/>
              </w:rPr>
            </w:pPr>
            <w:r w:rsidRPr="005A4FDC">
              <w:rPr>
                <w:rFonts w:cs="Arial"/>
                <w:sz w:val="22"/>
                <w:szCs w:val="22"/>
              </w:rPr>
              <w:t>£6</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577343C0" w14:textId="090C9CA8">
            <w:pPr>
              <w:jc w:val="center"/>
              <w:rPr>
                <w:rFonts w:cs="Arial"/>
                <w:color w:val="000000"/>
                <w:sz w:val="22"/>
                <w:szCs w:val="22"/>
                <w:lang w:eastAsia="en-GB"/>
              </w:rPr>
            </w:pPr>
            <w:r w:rsidRPr="008E4DD2">
              <w:rPr>
                <w:rFonts w:cs="Arial"/>
                <w:color w:val="000000"/>
                <w:sz w:val="22"/>
                <w:szCs w:val="22"/>
              </w:rPr>
              <w:t>£1,592</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7BFB0F3D" w14:textId="12DEBBA7">
            <w:pPr>
              <w:jc w:val="center"/>
              <w:rPr>
                <w:rFonts w:cs="Arial"/>
                <w:sz w:val="22"/>
                <w:szCs w:val="22"/>
                <w:lang w:eastAsia="en-GB"/>
              </w:rPr>
            </w:pPr>
            <w:r w:rsidRPr="00AD1EB9">
              <w:rPr>
                <w:rFonts w:cs="Arial"/>
                <w:color w:val="000000"/>
                <w:sz w:val="22"/>
                <w:szCs w:val="22"/>
              </w:rPr>
              <w:t>13.</w:t>
            </w:r>
            <w:r>
              <w:rPr>
                <w:rFonts w:cs="Arial"/>
                <w:color w:val="000000"/>
                <w:sz w:val="22"/>
                <w:szCs w:val="22"/>
              </w:rPr>
              <w:t>5</w:t>
            </w:r>
            <w:r w:rsidRPr="00AD1EB9">
              <w:rPr>
                <w:rFonts w:cs="Arial"/>
                <w:color w:val="000000"/>
                <w:sz w:val="22"/>
                <w:szCs w:val="22"/>
              </w:rPr>
              <w:t>%</w:t>
            </w:r>
          </w:p>
        </w:tc>
      </w:tr>
      <w:tr w:rsidRPr="00AD1EB9" w:rsidR="007F4728" w:rsidTr="00AD1EB9" w14:paraId="2DB1AAD3"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1F8732E9" w14:textId="77777777">
            <w:pPr>
              <w:jc w:val="center"/>
              <w:rPr>
                <w:rFonts w:cs="Arial"/>
                <w:b/>
                <w:bCs/>
                <w:sz w:val="22"/>
                <w:szCs w:val="22"/>
                <w:lang w:eastAsia="en-GB"/>
              </w:rPr>
            </w:pPr>
            <w:r w:rsidRPr="00AD1EB9">
              <w:rPr>
                <w:rFonts w:cs="Arial"/>
                <w:b/>
                <w:bCs/>
                <w:sz w:val="22"/>
                <w:szCs w:val="22"/>
                <w:lang w:eastAsia="en-GB"/>
              </w:rPr>
              <w:t>2034</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20B8D370" w14:textId="05D1A554">
            <w:pPr>
              <w:jc w:val="center"/>
              <w:rPr>
                <w:rFonts w:cs="Arial"/>
                <w:sz w:val="22"/>
                <w:szCs w:val="22"/>
                <w:lang w:eastAsia="en-GB"/>
              </w:rPr>
            </w:pPr>
            <w:r w:rsidRPr="005A4FDC">
              <w:rPr>
                <w:rFonts w:cs="Arial"/>
                <w:sz w:val="22"/>
                <w:szCs w:val="22"/>
              </w:rPr>
              <w:t>£6</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6D942B67" w14:textId="43E28C95">
            <w:pPr>
              <w:jc w:val="center"/>
              <w:rPr>
                <w:rFonts w:cs="Arial"/>
                <w:color w:val="000000"/>
                <w:sz w:val="22"/>
                <w:szCs w:val="22"/>
                <w:lang w:eastAsia="en-GB"/>
              </w:rPr>
            </w:pPr>
            <w:r w:rsidRPr="008E4DD2">
              <w:rPr>
                <w:rFonts w:cs="Arial"/>
                <w:color w:val="000000"/>
                <w:sz w:val="22"/>
                <w:szCs w:val="22"/>
              </w:rPr>
              <w:t>£1,674</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685205B4" w14:textId="18A26117">
            <w:pPr>
              <w:jc w:val="center"/>
              <w:rPr>
                <w:rFonts w:cs="Arial"/>
                <w:sz w:val="22"/>
                <w:szCs w:val="22"/>
                <w:lang w:eastAsia="en-GB"/>
              </w:rPr>
            </w:pPr>
            <w:r w:rsidRPr="00AD1EB9">
              <w:rPr>
                <w:rFonts w:cs="Arial"/>
                <w:color w:val="000000"/>
                <w:sz w:val="22"/>
                <w:szCs w:val="22"/>
              </w:rPr>
              <w:t>13.</w:t>
            </w:r>
            <w:r>
              <w:rPr>
                <w:rFonts w:cs="Arial"/>
                <w:color w:val="000000"/>
                <w:sz w:val="22"/>
                <w:szCs w:val="22"/>
              </w:rPr>
              <w:t>5</w:t>
            </w:r>
            <w:r w:rsidRPr="00AD1EB9">
              <w:rPr>
                <w:rFonts w:cs="Arial"/>
                <w:color w:val="000000"/>
                <w:sz w:val="22"/>
                <w:szCs w:val="22"/>
              </w:rPr>
              <w:t>%</w:t>
            </w:r>
          </w:p>
        </w:tc>
      </w:tr>
      <w:tr w:rsidRPr="00AD1EB9" w:rsidR="007F4728" w:rsidTr="00AD1EB9" w14:paraId="1DAD5365" w14:textId="77777777">
        <w:trPr>
          <w:trHeight w:val="90"/>
          <w:jc w:val="center"/>
        </w:trPr>
        <w:tc>
          <w:tcPr>
            <w:tcW w:w="2225" w:type="dxa"/>
            <w:tcBorders>
              <w:top w:val="nil"/>
              <w:left w:val="single" w:color="auto" w:sz="4" w:space="0"/>
              <w:bottom w:val="nil"/>
              <w:right w:val="single" w:color="auto" w:sz="4" w:space="0"/>
            </w:tcBorders>
            <w:shd w:val="clear" w:color="auto" w:fill="auto"/>
            <w:noWrap/>
            <w:vAlign w:val="center"/>
            <w:hideMark/>
          </w:tcPr>
          <w:p w:rsidRPr="00AD1EB9" w:rsidR="007F4728" w:rsidP="007F4728" w:rsidRDefault="007F4728" w14:paraId="13F331BA" w14:textId="77777777">
            <w:pPr>
              <w:jc w:val="center"/>
              <w:rPr>
                <w:rFonts w:cs="Arial"/>
                <w:b/>
                <w:bCs/>
                <w:sz w:val="22"/>
                <w:szCs w:val="22"/>
                <w:lang w:eastAsia="en-GB"/>
              </w:rPr>
            </w:pPr>
            <w:r w:rsidRPr="00AD1EB9">
              <w:rPr>
                <w:rFonts w:cs="Arial"/>
                <w:b/>
                <w:bCs/>
                <w:sz w:val="22"/>
                <w:szCs w:val="22"/>
                <w:lang w:eastAsia="en-GB"/>
              </w:rPr>
              <w:t>2035</w:t>
            </w:r>
          </w:p>
        </w:tc>
        <w:tc>
          <w:tcPr>
            <w:tcW w:w="2585" w:type="dxa"/>
            <w:tcBorders>
              <w:top w:val="nil"/>
              <w:left w:val="nil"/>
              <w:bottom w:val="nil"/>
              <w:right w:val="nil"/>
            </w:tcBorders>
            <w:shd w:val="clear" w:color="auto" w:fill="auto"/>
            <w:noWrap/>
            <w:vAlign w:val="bottom"/>
            <w:hideMark/>
          </w:tcPr>
          <w:p w:rsidRPr="00DF36D9" w:rsidR="007F4728" w:rsidP="007F4728" w:rsidRDefault="007F4728" w14:paraId="73C77493" w14:textId="28736408">
            <w:pPr>
              <w:jc w:val="center"/>
              <w:rPr>
                <w:rFonts w:cs="Arial"/>
                <w:sz w:val="22"/>
                <w:szCs w:val="22"/>
                <w:lang w:eastAsia="en-GB"/>
              </w:rPr>
            </w:pPr>
            <w:r w:rsidRPr="005A4FDC">
              <w:rPr>
                <w:rFonts w:cs="Arial"/>
                <w:sz w:val="22"/>
                <w:szCs w:val="22"/>
              </w:rPr>
              <w:t>£6</w:t>
            </w:r>
          </w:p>
        </w:tc>
        <w:tc>
          <w:tcPr>
            <w:tcW w:w="2585" w:type="dxa"/>
            <w:tcBorders>
              <w:top w:val="nil"/>
              <w:left w:val="nil"/>
              <w:bottom w:val="nil"/>
              <w:right w:val="nil"/>
            </w:tcBorders>
            <w:shd w:val="clear" w:color="auto" w:fill="auto"/>
            <w:noWrap/>
            <w:vAlign w:val="bottom"/>
            <w:hideMark/>
          </w:tcPr>
          <w:p w:rsidRPr="007F4728" w:rsidR="007F4728" w:rsidP="007F4728" w:rsidRDefault="007F4728" w14:paraId="45D01A99" w14:textId="653808C4">
            <w:pPr>
              <w:jc w:val="center"/>
              <w:rPr>
                <w:rFonts w:cs="Arial"/>
                <w:color w:val="000000"/>
                <w:sz w:val="22"/>
                <w:szCs w:val="22"/>
                <w:lang w:eastAsia="en-GB"/>
              </w:rPr>
            </w:pPr>
            <w:r w:rsidRPr="008E4DD2">
              <w:rPr>
                <w:rFonts w:cs="Arial"/>
                <w:color w:val="000000"/>
                <w:sz w:val="22"/>
                <w:szCs w:val="22"/>
              </w:rPr>
              <w:t>£1,753</w:t>
            </w:r>
          </w:p>
        </w:tc>
        <w:tc>
          <w:tcPr>
            <w:tcW w:w="2585" w:type="dxa"/>
            <w:tcBorders>
              <w:top w:val="nil"/>
              <w:left w:val="nil"/>
              <w:bottom w:val="nil"/>
              <w:right w:val="single" w:color="auto" w:sz="4" w:space="0"/>
            </w:tcBorders>
            <w:shd w:val="clear" w:color="auto" w:fill="auto"/>
            <w:noWrap/>
            <w:vAlign w:val="bottom"/>
          </w:tcPr>
          <w:p w:rsidRPr="00AD1EB9" w:rsidR="007F4728" w:rsidP="007F4728" w:rsidRDefault="007F4728" w14:paraId="5B992856" w14:textId="3A7C075E">
            <w:pPr>
              <w:jc w:val="center"/>
              <w:rPr>
                <w:rFonts w:cs="Arial"/>
                <w:sz w:val="22"/>
                <w:szCs w:val="22"/>
                <w:lang w:eastAsia="en-GB"/>
              </w:rPr>
            </w:pPr>
            <w:r w:rsidRPr="00AD1EB9">
              <w:rPr>
                <w:rFonts w:cs="Arial"/>
                <w:color w:val="000000"/>
                <w:sz w:val="22"/>
                <w:szCs w:val="22"/>
              </w:rPr>
              <w:t>13.</w:t>
            </w:r>
            <w:r>
              <w:rPr>
                <w:rFonts w:cs="Arial"/>
                <w:color w:val="000000"/>
                <w:sz w:val="22"/>
                <w:szCs w:val="22"/>
              </w:rPr>
              <w:t>5</w:t>
            </w:r>
            <w:r w:rsidRPr="00AD1EB9">
              <w:rPr>
                <w:rFonts w:cs="Arial"/>
                <w:color w:val="000000"/>
                <w:sz w:val="22"/>
                <w:szCs w:val="22"/>
              </w:rPr>
              <w:t>%</w:t>
            </w:r>
          </w:p>
        </w:tc>
      </w:tr>
      <w:tr w:rsidRPr="00AD1EB9" w:rsidR="007F4728" w:rsidTr="00AD1EB9" w14:paraId="63124093" w14:textId="77777777">
        <w:trPr>
          <w:trHeight w:val="78"/>
          <w:jc w:val="center"/>
        </w:trPr>
        <w:tc>
          <w:tcPr>
            <w:tcW w:w="2225" w:type="dxa"/>
            <w:tcBorders>
              <w:top w:val="single" w:color="auto" w:sz="4" w:space="0"/>
              <w:left w:val="single" w:color="auto" w:sz="4" w:space="0"/>
              <w:bottom w:val="single" w:color="auto" w:sz="4" w:space="0"/>
              <w:right w:val="nil"/>
            </w:tcBorders>
            <w:shd w:val="clear" w:color="auto" w:fill="auto"/>
            <w:noWrap/>
            <w:vAlign w:val="center"/>
            <w:hideMark/>
          </w:tcPr>
          <w:p w:rsidRPr="00AD1EB9" w:rsidR="007F4728" w:rsidP="007F4728" w:rsidRDefault="007F4728" w14:paraId="1D650F9A" w14:textId="77777777">
            <w:pPr>
              <w:jc w:val="center"/>
              <w:rPr>
                <w:rFonts w:cs="Arial"/>
                <w:sz w:val="22"/>
                <w:szCs w:val="22"/>
                <w:lang w:eastAsia="en-GB"/>
              </w:rPr>
            </w:pPr>
          </w:p>
        </w:tc>
        <w:tc>
          <w:tcPr>
            <w:tcW w:w="2585" w:type="dxa"/>
            <w:tcBorders>
              <w:top w:val="single" w:color="auto" w:sz="4" w:space="0"/>
              <w:left w:val="single" w:color="auto" w:sz="4" w:space="0"/>
              <w:bottom w:val="single" w:color="auto" w:sz="4" w:space="0"/>
              <w:right w:val="nil"/>
            </w:tcBorders>
            <w:shd w:val="clear" w:color="auto" w:fill="auto"/>
            <w:noWrap/>
            <w:vAlign w:val="bottom"/>
            <w:hideMark/>
          </w:tcPr>
          <w:p w:rsidRPr="00DF36D9" w:rsidR="007F4728" w:rsidP="007F4728" w:rsidRDefault="007F4728" w14:paraId="49144C7B" w14:textId="5D9888A7">
            <w:pPr>
              <w:jc w:val="center"/>
              <w:rPr>
                <w:rFonts w:cs="Arial"/>
                <w:b/>
                <w:bCs/>
                <w:sz w:val="22"/>
                <w:szCs w:val="22"/>
                <w:lang w:eastAsia="en-GB"/>
              </w:rPr>
            </w:pPr>
            <w:r w:rsidRPr="005A4FDC">
              <w:rPr>
                <w:rFonts w:cs="Arial"/>
                <w:b/>
                <w:bCs/>
                <w:sz w:val="22"/>
                <w:szCs w:val="22"/>
              </w:rPr>
              <w:t>£7</w:t>
            </w:r>
            <w:r w:rsidR="00066191">
              <w:rPr>
                <w:rFonts w:cs="Arial"/>
                <w:b/>
                <w:bCs/>
                <w:sz w:val="22"/>
                <w:szCs w:val="22"/>
              </w:rPr>
              <w:t>8</w:t>
            </w:r>
          </w:p>
        </w:tc>
        <w:tc>
          <w:tcPr>
            <w:tcW w:w="2585" w:type="dxa"/>
            <w:tcBorders>
              <w:top w:val="single" w:color="auto" w:sz="4" w:space="0"/>
              <w:left w:val="nil"/>
              <w:bottom w:val="single" w:color="auto" w:sz="4" w:space="0"/>
              <w:right w:val="nil"/>
            </w:tcBorders>
            <w:shd w:val="clear" w:color="auto" w:fill="auto"/>
            <w:noWrap/>
            <w:vAlign w:val="bottom"/>
            <w:hideMark/>
          </w:tcPr>
          <w:p w:rsidRPr="007F4728" w:rsidR="007F4728" w:rsidP="007F4728" w:rsidRDefault="007F4728" w14:paraId="2AC6D3BE" w14:textId="31B542D6">
            <w:pPr>
              <w:jc w:val="center"/>
              <w:rPr>
                <w:rFonts w:cs="Arial"/>
                <w:b/>
                <w:bCs/>
                <w:sz w:val="22"/>
                <w:szCs w:val="22"/>
                <w:lang w:eastAsia="en-GB"/>
              </w:rPr>
            </w:pPr>
            <w:r w:rsidRPr="008E4DD2">
              <w:rPr>
                <w:rFonts w:cs="Arial"/>
                <w:b/>
                <w:bCs/>
                <w:sz w:val="22"/>
                <w:szCs w:val="22"/>
              </w:rPr>
              <w:t>£13,300</w:t>
            </w:r>
          </w:p>
        </w:tc>
        <w:tc>
          <w:tcPr>
            <w:tcW w:w="2585" w:type="dxa"/>
            <w:tcBorders>
              <w:top w:val="single" w:color="auto" w:sz="4" w:space="0"/>
              <w:left w:val="nil"/>
              <w:bottom w:val="single" w:color="auto" w:sz="4" w:space="0"/>
              <w:right w:val="single" w:color="auto" w:sz="4" w:space="0"/>
            </w:tcBorders>
            <w:shd w:val="clear" w:color="auto" w:fill="auto"/>
            <w:noWrap/>
            <w:vAlign w:val="bottom"/>
            <w:hideMark/>
          </w:tcPr>
          <w:p w:rsidRPr="00AD1EB9" w:rsidR="007F4728" w:rsidP="007F4728" w:rsidRDefault="007F4728" w14:paraId="28B5D753" w14:textId="75DE218D">
            <w:pPr>
              <w:jc w:val="center"/>
              <w:rPr>
                <w:rFonts w:cs="Arial"/>
                <w:b/>
                <w:bCs/>
                <w:sz w:val="22"/>
                <w:szCs w:val="22"/>
                <w:lang w:eastAsia="en-GB"/>
              </w:rPr>
            </w:pPr>
            <w:r w:rsidRPr="00AD1EB9">
              <w:rPr>
                <w:rFonts w:cs="Arial"/>
                <w:b/>
                <w:bCs/>
                <w:sz w:val="22"/>
                <w:szCs w:val="22"/>
              </w:rPr>
              <w:t> </w:t>
            </w:r>
            <w:r w:rsidR="005F47E9">
              <w:rPr>
                <w:rFonts w:cs="Arial"/>
                <w:b/>
                <w:bCs/>
                <w:sz w:val="22"/>
                <w:szCs w:val="22"/>
              </w:rPr>
              <w:t>-</w:t>
            </w:r>
          </w:p>
        </w:tc>
      </w:tr>
    </w:tbl>
    <w:p w:rsidRPr="00451F33" w:rsidR="00554C21" w:rsidP="00554C21" w:rsidRDefault="00554C21" w14:paraId="4E4434CC" w14:textId="29152A4E">
      <w:pPr>
        <w:spacing w:line="257" w:lineRule="auto"/>
        <w:jc w:val="both"/>
        <w:rPr>
          <w:rFonts w:cs="Arial"/>
          <w:bCs/>
          <w:sz w:val="22"/>
          <w:szCs w:val="22"/>
        </w:rPr>
      </w:pPr>
      <w:r w:rsidRPr="00451F33">
        <w:rPr>
          <w:rFonts w:cs="Arial"/>
          <w:bCs/>
          <w:sz w:val="22"/>
          <w:szCs w:val="22"/>
        </w:rPr>
        <w:t>Source: Defra</w:t>
      </w:r>
      <w:r w:rsidR="00641A00">
        <w:rPr>
          <w:rFonts w:cs="Arial"/>
          <w:bCs/>
          <w:sz w:val="22"/>
          <w:szCs w:val="22"/>
        </w:rPr>
        <w:t>’s</w:t>
      </w:r>
      <w:r w:rsidRPr="00451F33">
        <w:rPr>
          <w:rFonts w:cs="Arial"/>
          <w:bCs/>
          <w:sz w:val="22"/>
          <w:szCs w:val="22"/>
        </w:rPr>
        <w:t xml:space="preserve"> analysis </w:t>
      </w:r>
    </w:p>
    <w:p w:rsidRPr="00451F33" w:rsidR="00045A92" w:rsidP="00554C21" w:rsidRDefault="00045A92" w14:paraId="57D06658" w14:textId="77777777">
      <w:pPr>
        <w:spacing w:line="257" w:lineRule="auto"/>
        <w:jc w:val="both"/>
        <w:rPr>
          <w:rFonts w:cs="Arial"/>
          <w:b/>
        </w:rPr>
      </w:pPr>
    </w:p>
    <w:p w:rsidRPr="00451F33" w:rsidR="00554C21" w:rsidP="00554C21" w:rsidRDefault="00554C21" w14:paraId="426216BC" w14:textId="09C53F57">
      <w:pPr>
        <w:spacing w:line="257" w:lineRule="auto"/>
        <w:jc w:val="both"/>
        <w:rPr>
          <w:rFonts w:eastAsia="Arial" w:cs="Arial"/>
          <w:bCs/>
        </w:rPr>
      </w:pPr>
      <w:r w:rsidRPr="00451F33">
        <w:rPr>
          <w:rFonts w:eastAsia="Arial" w:cs="Arial"/>
          <w:bCs/>
        </w:rPr>
        <w:t>Municipal Option 4M is based on the combination of Option 2hh (charged garden waste) and Option 2nhm (</w:t>
      </w:r>
      <w:r w:rsidR="00904418">
        <w:rPr>
          <w:rFonts w:eastAsia="Arial" w:cs="Arial"/>
          <w:bCs/>
        </w:rPr>
        <w:t>m</w:t>
      </w:r>
      <w:r w:rsidRPr="00451F33">
        <w:rPr>
          <w:rFonts w:eastAsia="Arial" w:cs="Arial"/>
          <w:bCs/>
        </w:rPr>
        <w:t xml:space="preserve">icro firms phased). It is our preferred option. </w:t>
      </w:r>
      <w:r w:rsidRPr="00AD1EB9">
        <w:rPr>
          <w:rFonts w:eastAsia="Arial" w:cs="Arial"/>
          <w:bCs/>
        </w:rPr>
        <w:t>Table 2</w:t>
      </w:r>
      <w:r w:rsidRPr="00AD1EB9" w:rsidR="00AD1EB9">
        <w:rPr>
          <w:rFonts w:eastAsia="Arial" w:cs="Arial"/>
          <w:bCs/>
        </w:rPr>
        <w:t>9</w:t>
      </w:r>
      <w:r w:rsidRPr="00451F33">
        <w:rPr>
          <w:rFonts w:eastAsia="Arial" w:cs="Arial"/>
          <w:bCs/>
        </w:rPr>
        <w:t xml:space="preserve"> shows the summary of all the costs and benefits associated with this </w:t>
      </w:r>
      <w:r w:rsidR="002345DD">
        <w:rPr>
          <w:rFonts w:eastAsia="Arial" w:cs="Arial"/>
          <w:bCs/>
        </w:rPr>
        <w:t>o</w:t>
      </w:r>
      <w:r w:rsidRPr="00451F33">
        <w:rPr>
          <w:rFonts w:eastAsia="Arial" w:cs="Arial"/>
          <w:bCs/>
        </w:rPr>
        <w:t>ption.</w:t>
      </w:r>
    </w:p>
    <w:p w:rsidRPr="00451F33" w:rsidR="00554C21" w:rsidP="00554C21" w:rsidRDefault="00554C21" w14:paraId="480EF79F" w14:textId="77777777">
      <w:pPr>
        <w:spacing w:line="257" w:lineRule="auto"/>
        <w:jc w:val="both"/>
        <w:rPr>
          <w:rFonts w:eastAsia="Arial" w:cs="Arial"/>
          <w:bCs/>
        </w:rPr>
      </w:pPr>
    </w:p>
    <w:p w:rsidR="00554C21" w:rsidP="00AD1EB9" w:rsidRDefault="00554C21" w14:paraId="5FC4566C" w14:textId="292ACAF1">
      <w:pPr>
        <w:jc w:val="both"/>
        <w:rPr>
          <w:rFonts w:cs="Arial"/>
        </w:rPr>
      </w:pPr>
      <w:r w:rsidRPr="00451F33">
        <w:rPr>
          <w:rFonts w:eastAsia="Arial" w:cs="Arial"/>
          <w:bCs/>
        </w:rPr>
        <w:t>The modelled NPV for Option 4M is £5.</w:t>
      </w:r>
      <w:r w:rsidR="00813A59">
        <w:rPr>
          <w:rFonts w:eastAsia="Arial" w:cs="Arial"/>
          <w:bCs/>
        </w:rPr>
        <w:t>9</w:t>
      </w:r>
      <w:r w:rsidRPr="00451F33">
        <w:rPr>
          <w:rFonts w:eastAsia="Arial" w:cs="Arial"/>
          <w:bCs/>
        </w:rPr>
        <w:t>bn over appraisal period 202</w:t>
      </w:r>
      <w:r w:rsidR="00DF36D9">
        <w:rPr>
          <w:rFonts w:eastAsia="Arial" w:cs="Arial"/>
          <w:bCs/>
        </w:rPr>
        <w:t>4</w:t>
      </w:r>
      <w:r w:rsidRPr="00451F33">
        <w:rPr>
          <w:rFonts w:eastAsia="Arial" w:cs="Arial"/>
          <w:bCs/>
        </w:rPr>
        <w:t xml:space="preserve">-35. It has the second-best NPV out of all assessed options. </w:t>
      </w:r>
      <w:r w:rsidRPr="00451F33">
        <w:rPr>
          <w:rFonts w:cs="Arial"/>
        </w:rPr>
        <w:t>Although this option does not deliver the best NPV outcome, there was a strong support from consultation responses for micro firms to be included in the new requirements. Including micro firm</w:t>
      </w:r>
      <w:r w:rsidR="00924552">
        <w:rPr>
          <w:rFonts w:cs="Arial"/>
        </w:rPr>
        <w:t>s</w:t>
      </w:r>
      <w:r w:rsidRPr="00451F33">
        <w:rPr>
          <w:rFonts w:cs="Arial"/>
        </w:rPr>
        <w:t xml:space="preserve"> increase</w:t>
      </w:r>
      <w:r w:rsidR="00924552">
        <w:rPr>
          <w:rFonts w:cs="Arial"/>
        </w:rPr>
        <w:t>s</w:t>
      </w:r>
      <w:r w:rsidRPr="00451F33">
        <w:rPr>
          <w:rFonts w:cs="Arial"/>
        </w:rPr>
        <w:t xml:space="preserve"> </w:t>
      </w:r>
      <w:r w:rsidRPr="009D3AEB">
        <w:rPr>
          <w:rFonts w:cs="Arial"/>
        </w:rPr>
        <w:t>our recycling rate by 4.</w:t>
      </w:r>
      <w:r w:rsidR="005C427F">
        <w:rPr>
          <w:rFonts w:cs="Arial"/>
        </w:rPr>
        <w:t>7</w:t>
      </w:r>
      <w:r w:rsidRPr="009D3AEB">
        <w:rPr>
          <w:rFonts w:cs="Arial"/>
        </w:rPr>
        <w:t xml:space="preserve"> percentage points (compared to Option 3M).</w:t>
      </w:r>
      <w:r w:rsidRPr="00451F33">
        <w:rPr>
          <w:rFonts w:cs="Arial"/>
        </w:rPr>
        <w:t xml:space="preserve"> Concerning garden waste collections, we have considered value for money of using public expenditure. Additional environmental benefits and savings to households do not provide a strong </w:t>
      </w:r>
      <w:r w:rsidR="00100750">
        <w:rPr>
          <w:rFonts w:cs="Arial"/>
        </w:rPr>
        <w:t xml:space="preserve">enough </w:t>
      </w:r>
      <w:r w:rsidRPr="00451F33">
        <w:rPr>
          <w:rFonts w:cs="Arial"/>
        </w:rPr>
        <w:t xml:space="preserve">economic case to fund these services. This is given that the Government is committed to providing the new burdens required for </w:t>
      </w:r>
      <w:r w:rsidR="00D97548">
        <w:rPr>
          <w:rFonts w:cs="Arial"/>
        </w:rPr>
        <w:t>local auth</w:t>
      </w:r>
      <w:r w:rsidRPr="00451F33">
        <w:rPr>
          <w:rFonts w:cs="Arial"/>
        </w:rPr>
        <w:t xml:space="preserve">orities to deliver </w:t>
      </w:r>
      <w:r w:rsidR="00272F20">
        <w:rPr>
          <w:rFonts w:cs="Arial"/>
        </w:rPr>
        <w:t>Simpler Recycling</w:t>
      </w:r>
      <w:r w:rsidRPr="00451F33">
        <w:rPr>
          <w:rFonts w:cs="Arial"/>
        </w:rPr>
        <w:t xml:space="preserve">.  </w:t>
      </w:r>
    </w:p>
    <w:p w:rsidR="000A3ED1" w:rsidRDefault="000A3ED1" w14:paraId="47BE40E3" w14:textId="0D2BD341">
      <w:pPr>
        <w:rPr>
          <w:rFonts w:cs="Arial"/>
        </w:rPr>
      </w:pPr>
      <w:r>
        <w:rPr>
          <w:rFonts w:cs="Arial"/>
        </w:rPr>
        <w:br w:type="page"/>
      </w:r>
    </w:p>
    <w:p w:rsidRPr="00AD1EB9" w:rsidR="00AD1EB9" w:rsidP="00AD1EB9" w:rsidRDefault="00AD1EB9" w14:paraId="655423DA" w14:textId="77777777">
      <w:pPr>
        <w:jc w:val="both"/>
        <w:rPr>
          <w:rFonts w:cs="Arial"/>
        </w:rPr>
      </w:pPr>
    </w:p>
    <w:p w:rsidRPr="00AD1EB9" w:rsidR="00554C21" w:rsidP="007167D2" w:rsidRDefault="00554C21" w14:paraId="0A34511E" w14:textId="61D6D348">
      <w:pPr>
        <w:rPr>
          <w:rFonts w:eastAsia="Arial" w:cs="Arial"/>
          <w:b/>
        </w:rPr>
      </w:pPr>
      <w:r w:rsidRPr="00AD1EB9">
        <w:rPr>
          <w:rFonts w:eastAsia="Arial" w:cs="Arial"/>
          <w:b/>
        </w:rPr>
        <w:t>Table 2</w:t>
      </w:r>
      <w:r w:rsidRPr="00AD1EB9" w:rsidR="00AD1EB9">
        <w:rPr>
          <w:rFonts w:eastAsia="Arial" w:cs="Arial"/>
          <w:b/>
        </w:rPr>
        <w:t>9</w:t>
      </w:r>
      <w:r w:rsidRPr="00AD1EB9">
        <w:rPr>
          <w:rFonts w:eastAsia="Arial" w:cs="Arial"/>
          <w:b/>
        </w:rPr>
        <w:t>: Modelled net costs and benefits of municipal Option 4M, £ millions, 202</w:t>
      </w:r>
      <w:r w:rsidR="00D47031">
        <w:rPr>
          <w:rFonts w:eastAsia="Arial" w:cs="Arial"/>
          <w:b/>
        </w:rPr>
        <w:t>4</w:t>
      </w:r>
      <w:r w:rsidRPr="00AD1EB9">
        <w:rPr>
          <w:rFonts w:eastAsia="Arial" w:cs="Arial"/>
          <w:b/>
        </w:rPr>
        <w:t xml:space="preserve"> to 2035 </w:t>
      </w:r>
    </w:p>
    <w:tbl>
      <w:tblPr>
        <w:tblW w:w="11624" w:type="dxa"/>
        <w:jc w:val="center"/>
        <w:tblLayout w:type="fixed"/>
        <w:tblLook w:val="04A0" w:firstRow="1" w:lastRow="0" w:firstColumn="1" w:lastColumn="0" w:noHBand="0" w:noVBand="1"/>
      </w:tblPr>
      <w:tblGrid>
        <w:gridCol w:w="704"/>
        <w:gridCol w:w="992"/>
        <w:gridCol w:w="1418"/>
        <w:gridCol w:w="992"/>
        <w:gridCol w:w="1418"/>
        <w:gridCol w:w="1417"/>
        <w:gridCol w:w="1418"/>
        <w:gridCol w:w="856"/>
        <w:gridCol w:w="283"/>
        <w:gridCol w:w="992"/>
        <w:gridCol w:w="1134"/>
      </w:tblGrid>
      <w:tr w:rsidRPr="00E77428" w:rsidR="009B1696" w:rsidTr="00591B07" w14:paraId="72352A2F" w14:textId="77777777">
        <w:trPr>
          <w:trHeight w:val="199"/>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9B1696" w:rsidP="00515D07" w:rsidRDefault="009B1696" w14:paraId="13E19415" w14:textId="77777777">
            <w:pPr>
              <w:rPr>
                <w:rFonts w:cs="Arial"/>
                <w:color w:val="000000"/>
                <w:sz w:val="20"/>
                <w:szCs w:val="20"/>
                <w:lang w:eastAsia="en-GB"/>
              </w:rPr>
            </w:pPr>
            <w:r w:rsidRPr="00E77428">
              <w:rPr>
                <w:rFonts w:cs="Arial"/>
                <w:color w:val="000000"/>
                <w:sz w:val="20"/>
                <w:szCs w:val="20"/>
                <w:lang w:eastAsia="en-GB"/>
              </w:rPr>
              <w:t> </w:t>
            </w:r>
          </w:p>
        </w:tc>
        <w:tc>
          <w:tcPr>
            <w:tcW w:w="3402" w:type="dxa"/>
            <w:gridSpan w:val="3"/>
            <w:tcBorders>
              <w:top w:val="single" w:color="auto" w:sz="4" w:space="0"/>
              <w:left w:val="single" w:color="auto" w:sz="4" w:space="0"/>
              <w:bottom w:val="single" w:color="auto" w:sz="4" w:space="0"/>
              <w:right w:val="single" w:color="000000" w:themeColor="text1" w:sz="4" w:space="0"/>
            </w:tcBorders>
            <w:shd w:val="clear" w:color="auto" w:fill="auto"/>
            <w:noWrap/>
            <w:vAlign w:val="center"/>
            <w:hideMark/>
          </w:tcPr>
          <w:p w:rsidRPr="00E77428" w:rsidR="009B1696" w:rsidP="00515D07" w:rsidRDefault="009B1696" w14:paraId="75C6D5AA" w14:textId="77777777">
            <w:pPr>
              <w:jc w:val="center"/>
              <w:rPr>
                <w:rFonts w:cs="Arial"/>
                <w:color w:val="000000"/>
                <w:sz w:val="20"/>
                <w:szCs w:val="20"/>
                <w:lang w:eastAsia="en-GB"/>
              </w:rPr>
            </w:pPr>
            <w:r w:rsidRPr="00E77428">
              <w:rPr>
                <w:rFonts w:cs="Arial"/>
                <w:color w:val="000000"/>
                <w:sz w:val="20"/>
                <w:szCs w:val="20"/>
                <w:lang w:eastAsia="en-GB"/>
              </w:rPr>
              <w:t>Benefits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5392" w:type="dxa"/>
            <w:gridSpan w:val="5"/>
            <w:tcBorders>
              <w:top w:val="single" w:color="auto" w:sz="4" w:space="0"/>
              <w:left w:val="single" w:color="auto" w:sz="4" w:space="0"/>
              <w:bottom w:val="single" w:color="auto" w:sz="4" w:space="0"/>
              <w:right w:val="single" w:color="000000" w:themeColor="text1" w:sz="4" w:space="0"/>
            </w:tcBorders>
            <w:shd w:val="clear" w:color="auto" w:fill="auto"/>
            <w:vAlign w:val="center"/>
          </w:tcPr>
          <w:p w:rsidRPr="00E77428" w:rsidR="009B1696" w:rsidP="00515D07" w:rsidRDefault="009B1696" w14:paraId="5DEB1526" w14:textId="0A518E25">
            <w:pPr>
              <w:jc w:val="center"/>
              <w:rPr>
                <w:rFonts w:cs="Arial"/>
                <w:color w:val="000000"/>
                <w:sz w:val="20"/>
                <w:szCs w:val="20"/>
                <w:lang w:eastAsia="en-GB"/>
              </w:rPr>
            </w:pPr>
            <w:r w:rsidRPr="00E77428">
              <w:rPr>
                <w:rFonts w:cs="Arial"/>
                <w:color w:val="000000"/>
                <w:sz w:val="20"/>
                <w:szCs w:val="20"/>
                <w:lang w:eastAsia="en-GB"/>
              </w:rPr>
              <w:t>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costs, -</w:t>
            </w:r>
            <w:proofErr w:type="spellStart"/>
            <w:r w:rsidRPr="00E77428">
              <w:rPr>
                <w:rFonts w:cs="Arial"/>
                <w:color w:val="000000"/>
                <w:sz w:val="20"/>
                <w:szCs w:val="20"/>
                <w:lang w:eastAsia="en-GB"/>
              </w:rPr>
              <w:t>ve</w:t>
            </w:r>
            <w:proofErr w:type="spellEnd"/>
            <w:r w:rsidRPr="00E77428">
              <w:rPr>
                <w:rFonts w:cs="Arial"/>
                <w:color w:val="000000"/>
                <w:sz w:val="20"/>
                <w:szCs w:val="20"/>
                <w:lang w:eastAsia="en-GB"/>
              </w:rPr>
              <w:t>, saving)</w:t>
            </w:r>
          </w:p>
        </w:tc>
        <w:tc>
          <w:tcPr>
            <w:tcW w:w="992" w:type="dxa"/>
            <w:vMerge w:val="restart"/>
            <w:tcBorders>
              <w:top w:val="single" w:color="auto" w:sz="4" w:space="0"/>
              <w:left w:val="single" w:color="auto" w:sz="4" w:space="0"/>
              <w:right w:val="single" w:color="auto" w:sz="4" w:space="0"/>
            </w:tcBorders>
            <w:shd w:val="clear" w:color="auto" w:fill="auto"/>
            <w:vAlign w:val="center"/>
            <w:hideMark/>
          </w:tcPr>
          <w:p w:rsidRPr="00E77428" w:rsidR="009B1696" w:rsidP="00515D07" w:rsidRDefault="009B1696" w14:paraId="1E97436D" w14:textId="77777777">
            <w:pPr>
              <w:rPr>
                <w:rFonts w:cs="Arial"/>
                <w:b/>
                <w:bCs/>
                <w:color w:val="000000"/>
                <w:sz w:val="20"/>
                <w:szCs w:val="20"/>
                <w:lang w:eastAsia="en-GB"/>
              </w:rPr>
            </w:pPr>
            <w:r w:rsidRPr="00E77428">
              <w:rPr>
                <w:rFonts w:cs="Arial"/>
                <w:b/>
                <w:bCs/>
                <w:color w:val="000000"/>
                <w:sz w:val="20"/>
                <w:szCs w:val="20"/>
                <w:lang w:eastAsia="en-GB"/>
              </w:rPr>
              <w:t>Total net costs (-) / savings (+)</w:t>
            </w:r>
          </w:p>
        </w:tc>
        <w:tc>
          <w:tcPr>
            <w:tcW w:w="1134" w:type="dxa"/>
            <w:vMerge w:val="restart"/>
            <w:tcBorders>
              <w:top w:val="single" w:color="auto" w:sz="4" w:space="0"/>
              <w:left w:val="single" w:color="auto" w:sz="4" w:space="0"/>
              <w:right w:val="single" w:color="auto" w:sz="4" w:space="0"/>
            </w:tcBorders>
            <w:shd w:val="clear" w:color="auto" w:fill="auto"/>
            <w:vAlign w:val="center"/>
            <w:hideMark/>
          </w:tcPr>
          <w:p w:rsidRPr="00E77428" w:rsidR="009B1696" w:rsidP="00515D07" w:rsidRDefault="009B1696" w14:paraId="2C02604D" w14:textId="77777777">
            <w:pPr>
              <w:rPr>
                <w:rFonts w:cs="Arial"/>
                <w:b/>
                <w:bCs/>
                <w:color w:val="000000"/>
                <w:sz w:val="20"/>
                <w:szCs w:val="20"/>
                <w:lang w:eastAsia="en-GB"/>
              </w:rPr>
            </w:pPr>
            <w:r w:rsidRPr="00E77428">
              <w:rPr>
                <w:rFonts w:cs="Arial"/>
                <w:b/>
                <w:bCs/>
                <w:color w:val="000000"/>
                <w:sz w:val="20"/>
                <w:szCs w:val="20"/>
                <w:lang w:eastAsia="en-GB"/>
              </w:rPr>
              <w:t>Net present value costs (-) / savings (+)</w:t>
            </w:r>
          </w:p>
        </w:tc>
      </w:tr>
      <w:tr w:rsidRPr="00E77428" w:rsidR="00591B07" w:rsidTr="00591B07" w14:paraId="2FF5D3B5" w14:textId="77777777">
        <w:trPr>
          <w:trHeight w:val="1054"/>
          <w:jc w:val="center"/>
        </w:trPr>
        <w:tc>
          <w:tcPr>
            <w:tcW w:w="704" w:type="dxa"/>
            <w:tcBorders>
              <w:top w:val="nil"/>
              <w:left w:val="single" w:color="auto" w:sz="4" w:space="0"/>
              <w:bottom w:val="single" w:color="auto" w:sz="4" w:space="0"/>
              <w:right w:val="nil"/>
            </w:tcBorders>
            <w:shd w:val="clear" w:color="auto" w:fill="auto"/>
            <w:noWrap/>
            <w:vAlign w:val="bottom"/>
            <w:hideMark/>
          </w:tcPr>
          <w:p w:rsidRPr="00E77428" w:rsidR="002C0944" w:rsidP="00515D07" w:rsidRDefault="002C0944" w14:paraId="7CA04076"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vAlign w:val="center"/>
            <w:hideMark/>
          </w:tcPr>
          <w:p w:rsidRPr="00E77428" w:rsidR="002C0944" w:rsidP="00515D07" w:rsidRDefault="002C0944" w14:paraId="2AD5E495" w14:textId="77777777">
            <w:pPr>
              <w:rPr>
                <w:rFonts w:cs="Arial"/>
                <w:color w:val="000000"/>
                <w:sz w:val="20"/>
                <w:szCs w:val="20"/>
                <w:lang w:eastAsia="en-GB"/>
              </w:rPr>
            </w:pPr>
            <w:r w:rsidRPr="00E77428">
              <w:rPr>
                <w:rFonts w:cs="Arial"/>
                <w:color w:val="000000"/>
                <w:sz w:val="20"/>
                <w:szCs w:val="20"/>
                <w:lang w:eastAsia="en-GB"/>
              </w:rPr>
              <w:t>HH's: savings from free garden waste</w:t>
            </w:r>
          </w:p>
        </w:tc>
        <w:tc>
          <w:tcPr>
            <w:tcW w:w="1418" w:type="dxa"/>
            <w:tcBorders>
              <w:top w:val="nil"/>
              <w:left w:val="nil"/>
              <w:bottom w:val="single" w:color="auto" w:sz="4" w:space="0"/>
              <w:right w:val="nil"/>
            </w:tcBorders>
            <w:shd w:val="clear" w:color="auto" w:fill="auto"/>
            <w:vAlign w:val="center"/>
            <w:hideMark/>
          </w:tcPr>
          <w:p w:rsidRPr="00E77428" w:rsidR="002C0944" w:rsidP="00515D07" w:rsidRDefault="002C0944" w14:paraId="6AAEE964" w14:textId="56B25F9E">
            <w:pPr>
              <w:rPr>
                <w:rFonts w:cs="Arial"/>
                <w:color w:val="000000"/>
                <w:sz w:val="20"/>
                <w:szCs w:val="20"/>
                <w:lang w:eastAsia="en-GB"/>
              </w:rPr>
            </w:pPr>
            <w:r w:rsidRPr="00E77428">
              <w:rPr>
                <w:rFonts w:cs="Arial"/>
                <w:color w:val="000000"/>
                <w:sz w:val="20"/>
                <w:szCs w:val="20"/>
                <w:lang w:eastAsia="en-GB"/>
              </w:rPr>
              <w:t xml:space="preserve">Greenhouse gas emission savings </w:t>
            </w:r>
          </w:p>
        </w:tc>
        <w:tc>
          <w:tcPr>
            <w:tcW w:w="992" w:type="dxa"/>
            <w:tcBorders>
              <w:top w:val="nil"/>
              <w:left w:val="nil"/>
              <w:bottom w:val="single" w:color="auto" w:sz="4" w:space="0"/>
              <w:right w:val="single" w:color="auto" w:sz="4" w:space="0"/>
            </w:tcBorders>
            <w:shd w:val="clear" w:color="auto" w:fill="auto"/>
            <w:vAlign w:val="center"/>
            <w:hideMark/>
          </w:tcPr>
          <w:p w:rsidRPr="00E77428" w:rsidR="002C0944" w:rsidP="00515D07" w:rsidRDefault="002C0944" w14:paraId="533C832F" w14:textId="77777777">
            <w:pPr>
              <w:rPr>
                <w:rFonts w:cs="Arial"/>
                <w:color w:val="000000"/>
                <w:sz w:val="20"/>
                <w:szCs w:val="20"/>
                <w:lang w:eastAsia="en-GB"/>
              </w:rPr>
            </w:pPr>
            <w:r w:rsidRPr="00E77428">
              <w:rPr>
                <w:rFonts w:cs="Arial"/>
                <w:color w:val="000000"/>
                <w:sz w:val="20"/>
                <w:szCs w:val="20"/>
                <w:lang w:eastAsia="en-GB"/>
              </w:rPr>
              <w:t>Landfill tax revenue losses</w:t>
            </w:r>
          </w:p>
        </w:tc>
        <w:tc>
          <w:tcPr>
            <w:tcW w:w="1418" w:type="dxa"/>
            <w:tcBorders>
              <w:top w:val="nil"/>
              <w:left w:val="nil"/>
              <w:bottom w:val="single" w:color="auto" w:sz="4" w:space="0"/>
              <w:right w:val="nil"/>
            </w:tcBorders>
            <w:shd w:val="clear" w:color="auto" w:fill="auto"/>
            <w:hideMark/>
          </w:tcPr>
          <w:p w:rsidRPr="00E77428" w:rsidR="002C0944" w:rsidP="00515D07" w:rsidRDefault="23AB6303" w14:paraId="53818474" w14:textId="77777777">
            <w:pPr>
              <w:rPr>
                <w:rFonts w:cs="Arial"/>
                <w:color w:val="000000"/>
                <w:sz w:val="20"/>
                <w:szCs w:val="20"/>
                <w:lang w:eastAsia="en-GB"/>
              </w:rPr>
            </w:pPr>
            <w:r w:rsidRPr="00E77428">
              <w:rPr>
                <w:rFonts w:cs="Arial"/>
                <w:color w:val="000000"/>
                <w:sz w:val="20"/>
                <w:szCs w:val="20"/>
                <w:lang w:eastAsia="en-GB"/>
              </w:rPr>
              <w:t>NHM: Waste management cost</w:t>
            </w:r>
            <w:r w:rsidRPr="00E77428" w:rsidR="002C0944">
              <w:rPr>
                <w:rStyle w:val="FootnoteReference"/>
                <w:rFonts w:cs="Arial"/>
                <w:color w:val="000000"/>
                <w:sz w:val="20"/>
                <w:szCs w:val="20"/>
                <w:lang w:eastAsia="en-GB"/>
              </w:rPr>
              <w:footnoteReference w:id="278"/>
            </w:r>
          </w:p>
        </w:tc>
        <w:tc>
          <w:tcPr>
            <w:tcW w:w="1417" w:type="dxa"/>
            <w:tcBorders>
              <w:top w:val="nil"/>
              <w:left w:val="nil"/>
              <w:bottom w:val="single" w:color="auto" w:sz="4" w:space="0"/>
              <w:right w:val="nil"/>
            </w:tcBorders>
            <w:shd w:val="clear" w:color="auto" w:fill="auto"/>
            <w:hideMark/>
          </w:tcPr>
          <w:p w:rsidRPr="00E77428" w:rsidR="002C0944" w:rsidP="00515D07" w:rsidRDefault="23AB6303" w14:paraId="2AC342F0" w14:textId="77777777">
            <w:pPr>
              <w:rPr>
                <w:rFonts w:cs="Arial"/>
                <w:color w:val="000000"/>
                <w:sz w:val="20"/>
                <w:szCs w:val="20"/>
                <w:lang w:eastAsia="en-GB"/>
              </w:rPr>
            </w:pPr>
            <w:r w:rsidRPr="00E77428">
              <w:rPr>
                <w:rFonts w:cs="Arial"/>
                <w:color w:val="000000"/>
                <w:sz w:val="20"/>
                <w:szCs w:val="20"/>
                <w:lang w:eastAsia="en-GB"/>
              </w:rPr>
              <w:t>LA's: Waste management cost</w:t>
            </w:r>
            <w:r w:rsidRPr="00E77428" w:rsidR="002C0944">
              <w:rPr>
                <w:rStyle w:val="FootnoteReference"/>
                <w:rFonts w:cs="Arial"/>
                <w:color w:val="000000"/>
                <w:sz w:val="20"/>
                <w:szCs w:val="20"/>
                <w:lang w:eastAsia="en-GB"/>
              </w:rPr>
              <w:footnoteReference w:id="279"/>
            </w:r>
          </w:p>
        </w:tc>
        <w:tc>
          <w:tcPr>
            <w:tcW w:w="1418" w:type="dxa"/>
            <w:tcBorders>
              <w:top w:val="nil"/>
              <w:left w:val="nil"/>
              <w:bottom w:val="single" w:color="auto" w:sz="4" w:space="0"/>
              <w:right w:val="nil"/>
            </w:tcBorders>
            <w:shd w:val="clear" w:color="auto" w:fill="auto"/>
            <w:hideMark/>
          </w:tcPr>
          <w:p w:rsidRPr="00E77428" w:rsidR="002C0944" w:rsidP="00515D07" w:rsidRDefault="002C0944" w14:paraId="1FEBC123" w14:textId="6CFDEC96">
            <w:pPr>
              <w:rPr>
                <w:rFonts w:cs="Arial"/>
                <w:color w:val="000000"/>
                <w:sz w:val="20"/>
                <w:szCs w:val="20"/>
                <w:lang w:eastAsia="en-GB"/>
              </w:rPr>
            </w:pPr>
            <w:r w:rsidRPr="00E77428">
              <w:rPr>
                <w:rFonts w:cs="Arial"/>
                <w:color w:val="000000"/>
                <w:sz w:val="20"/>
                <w:szCs w:val="20"/>
              </w:rPr>
              <w:t>Policy costs to government</w:t>
            </w:r>
          </w:p>
        </w:tc>
        <w:tc>
          <w:tcPr>
            <w:tcW w:w="856" w:type="dxa"/>
            <w:tcBorders>
              <w:top w:val="nil"/>
              <w:left w:val="nil"/>
              <w:bottom w:val="single" w:color="auto" w:sz="4" w:space="0"/>
              <w:right w:val="nil"/>
            </w:tcBorders>
          </w:tcPr>
          <w:p w:rsidR="00750502" w:rsidP="00515D07" w:rsidRDefault="00750502" w14:paraId="5C66F1A1" w14:textId="0D5692A6">
            <w:pPr>
              <w:rPr>
                <w:rFonts w:cs="Arial"/>
                <w:color w:val="000000"/>
                <w:sz w:val="20"/>
                <w:szCs w:val="20"/>
                <w:lang w:eastAsia="en-GB"/>
              </w:rPr>
            </w:pPr>
            <w:r>
              <w:rPr>
                <w:rFonts w:cs="Arial"/>
                <w:color w:val="000000"/>
                <w:sz w:val="20"/>
                <w:szCs w:val="20"/>
                <w:lang w:eastAsia="en-GB"/>
              </w:rPr>
              <w:t>Policy Costs: TEEP</w:t>
            </w:r>
          </w:p>
        </w:tc>
        <w:tc>
          <w:tcPr>
            <w:tcW w:w="283" w:type="dxa"/>
            <w:tcBorders>
              <w:top w:val="nil"/>
              <w:left w:val="nil"/>
              <w:bottom w:val="single" w:color="auto" w:sz="4" w:space="0"/>
              <w:right w:val="single" w:color="auto" w:sz="4" w:space="0"/>
            </w:tcBorders>
            <w:shd w:val="clear" w:color="auto" w:fill="auto"/>
          </w:tcPr>
          <w:p w:rsidRPr="00E77428" w:rsidR="002C0944" w:rsidP="00515D07" w:rsidRDefault="002C0944" w14:paraId="325D2E49" w14:textId="164E7EE6">
            <w:pPr>
              <w:rPr>
                <w:rFonts w:cs="Arial"/>
                <w:color w:val="000000"/>
                <w:sz w:val="20"/>
                <w:szCs w:val="20"/>
                <w:lang w:eastAsia="en-GB"/>
              </w:rPr>
            </w:pPr>
          </w:p>
        </w:tc>
        <w:tc>
          <w:tcPr>
            <w:tcW w:w="992" w:type="dxa"/>
            <w:vMerge/>
            <w:tcBorders>
              <w:right w:val="single" w:color="auto" w:sz="4" w:space="0"/>
            </w:tcBorders>
            <w:vAlign w:val="center"/>
            <w:hideMark/>
          </w:tcPr>
          <w:p w:rsidRPr="00E77428" w:rsidR="002C0944" w:rsidP="00515D07" w:rsidRDefault="002C0944" w14:paraId="3BC586CE" w14:textId="77777777">
            <w:pPr>
              <w:rPr>
                <w:rFonts w:cs="Arial"/>
                <w:b/>
                <w:bCs/>
                <w:color w:val="000000"/>
                <w:sz w:val="20"/>
                <w:szCs w:val="20"/>
                <w:lang w:eastAsia="en-GB"/>
              </w:rPr>
            </w:pPr>
          </w:p>
        </w:tc>
        <w:tc>
          <w:tcPr>
            <w:tcW w:w="1134" w:type="dxa"/>
            <w:vMerge/>
            <w:tcBorders>
              <w:left w:val="single" w:color="auto" w:sz="4" w:space="0"/>
              <w:right w:val="single" w:color="auto" w:sz="4" w:space="0"/>
            </w:tcBorders>
            <w:vAlign w:val="center"/>
            <w:hideMark/>
          </w:tcPr>
          <w:p w:rsidRPr="00E77428" w:rsidR="002C0944" w:rsidP="00515D07" w:rsidRDefault="002C0944" w14:paraId="23D14FF9" w14:textId="77777777">
            <w:pPr>
              <w:rPr>
                <w:rFonts w:cs="Arial"/>
                <w:b/>
                <w:bCs/>
                <w:color w:val="000000"/>
                <w:sz w:val="20"/>
                <w:szCs w:val="20"/>
                <w:lang w:eastAsia="en-GB"/>
              </w:rPr>
            </w:pPr>
          </w:p>
        </w:tc>
      </w:tr>
      <w:tr w:rsidRPr="00E77428" w:rsidR="00591B07" w:rsidTr="00591B07" w14:paraId="457311C2" w14:textId="77777777">
        <w:trPr>
          <w:trHeight w:val="189"/>
          <w:jc w:val="center"/>
        </w:trPr>
        <w:tc>
          <w:tcPr>
            <w:tcW w:w="704" w:type="dxa"/>
            <w:tcBorders>
              <w:top w:val="single" w:color="auto" w:sz="4" w:space="0"/>
              <w:left w:val="single" w:color="auto" w:sz="4" w:space="0"/>
              <w:bottom w:val="nil"/>
              <w:right w:val="nil"/>
            </w:tcBorders>
            <w:shd w:val="clear" w:color="auto" w:fill="auto"/>
            <w:noWrap/>
            <w:vAlign w:val="bottom"/>
            <w:hideMark/>
          </w:tcPr>
          <w:p w:rsidRPr="00E77428" w:rsidR="00C90DA6" w:rsidP="00C90DA6" w:rsidRDefault="00C90DA6" w14:paraId="395A0339" w14:textId="77777777">
            <w:pPr>
              <w:jc w:val="right"/>
              <w:rPr>
                <w:rFonts w:cs="Arial"/>
                <w:color w:val="000000"/>
                <w:sz w:val="20"/>
                <w:szCs w:val="20"/>
                <w:lang w:eastAsia="en-GB"/>
              </w:rPr>
            </w:pPr>
            <w:r w:rsidRPr="00E77428">
              <w:rPr>
                <w:rFonts w:cs="Arial"/>
                <w:color w:val="000000"/>
                <w:sz w:val="20"/>
                <w:szCs w:val="20"/>
                <w:lang w:eastAsia="en-GB"/>
              </w:rPr>
              <w:t>2024</w:t>
            </w:r>
          </w:p>
        </w:tc>
        <w:tc>
          <w:tcPr>
            <w:tcW w:w="992" w:type="dxa"/>
            <w:tcBorders>
              <w:top w:val="single" w:color="auto" w:sz="4" w:space="0"/>
              <w:left w:val="single" w:color="auto" w:sz="4" w:space="0"/>
              <w:bottom w:val="nil"/>
              <w:right w:val="nil"/>
            </w:tcBorders>
            <w:shd w:val="clear" w:color="auto" w:fill="auto"/>
            <w:noWrap/>
            <w:vAlign w:val="bottom"/>
            <w:hideMark/>
          </w:tcPr>
          <w:p w:rsidRPr="00E77428" w:rsidR="00C90DA6" w:rsidP="00C90DA6" w:rsidRDefault="00C90DA6" w14:paraId="4D3A6405" w14:textId="477A078A">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hideMark/>
          </w:tcPr>
          <w:p w:rsidRPr="00E77428" w:rsidR="00C90DA6" w:rsidP="00C90DA6" w:rsidRDefault="00C90DA6" w14:paraId="541BE423" w14:textId="2F80045D">
            <w:pPr>
              <w:jc w:val="right"/>
              <w:rPr>
                <w:rFonts w:cs="Arial"/>
                <w:color w:val="000000"/>
                <w:sz w:val="20"/>
                <w:szCs w:val="20"/>
                <w:lang w:eastAsia="en-GB"/>
              </w:rPr>
            </w:pPr>
            <w:r>
              <w:rPr>
                <w:rFonts w:cs="Arial"/>
                <w:color w:val="000000"/>
                <w:sz w:val="20"/>
                <w:szCs w:val="20"/>
              </w:rPr>
              <w:t>£0</w:t>
            </w:r>
          </w:p>
        </w:tc>
        <w:tc>
          <w:tcPr>
            <w:tcW w:w="992" w:type="dxa"/>
            <w:tcBorders>
              <w:top w:val="single" w:color="auto" w:sz="4" w:space="0"/>
              <w:left w:val="nil"/>
              <w:bottom w:val="nil"/>
              <w:right w:val="single" w:color="auto" w:sz="4" w:space="0"/>
            </w:tcBorders>
            <w:shd w:val="clear" w:color="auto" w:fill="auto"/>
            <w:noWrap/>
            <w:vAlign w:val="bottom"/>
            <w:hideMark/>
          </w:tcPr>
          <w:p w:rsidRPr="00E77428" w:rsidR="00C90DA6" w:rsidP="00C90DA6" w:rsidRDefault="00C90DA6" w14:paraId="4D0C0821" w14:textId="5D342559">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hideMark/>
          </w:tcPr>
          <w:p w:rsidRPr="00E77428" w:rsidR="00C90DA6" w:rsidP="00C90DA6" w:rsidRDefault="00C90DA6" w14:paraId="61A0A5AA" w14:textId="3AB22A33">
            <w:pPr>
              <w:jc w:val="right"/>
              <w:rPr>
                <w:rFonts w:cs="Arial"/>
                <w:color w:val="000000"/>
                <w:sz w:val="20"/>
                <w:szCs w:val="20"/>
                <w:lang w:eastAsia="en-GB"/>
              </w:rPr>
            </w:pPr>
            <w:r>
              <w:rPr>
                <w:rFonts w:cs="Arial"/>
                <w:color w:val="000000"/>
                <w:sz w:val="20"/>
                <w:szCs w:val="20"/>
              </w:rPr>
              <w:t>£110</w:t>
            </w:r>
          </w:p>
        </w:tc>
        <w:tc>
          <w:tcPr>
            <w:tcW w:w="1417" w:type="dxa"/>
            <w:tcBorders>
              <w:top w:val="single" w:color="auto" w:sz="4" w:space="0"/>
              <w:left w:val="nil"/>
              <w:bottom w:val="nil"/>
              <w:right w:val="nil"/>
            </w:tcBorders>
            <w:shd w:val="clear" w:color="auto" w:fill="auto"/>
            <w:noWrap/>
            <w:vAlign w:val="bottom"/>
            <w:hideMark/>
          </w:tcPr>
          <w:p w:rsidRPr="00E77428" w:rsidR="00C90DA6" w:rsidP="00C90DA6" w:rsidRDefault="00C90DA6" w14:paraId="6B005621" w14:textId="6009C443">
            <w:pPr>
              <w:jc w:val="right"/>
              <w:rPr>
                <w:rFonts w:cs="Arial"/>
                <w:color w:val="000000"/>
                <w:sz w:val="20"/>
                <w:szCs w:val="20"/>
                <w:lang w:eastAsia="en-GB"/>
              </w:rPr>
            </w:pPr>
            <w:r>
              <w:rPr>
                <w:rFonts w:cs="Arial"/>
                <w:color w:val="000000"/>
                <w:sz w:val="20"/>
                <w:szCs w:val="20"/>
              </w:rPr>
              <w:t>£0</w:t>
            </w:r>
          </w:p>
        </w:tc>
        <w:tc>
          <w:tcPr>
            <w:tcW w:w="1418" w:type="dxa"/>
            <w:tcBorders>
              <w:top w:val="single" w:color="auto" w:sz="4" w:space="0"/>
              <w:left w:val="nil"/>
              <w:bottom w:val="nil"/>
              <w:right w:val="nil"/>
            </w:tcBorders>
            <w:shd w:val="clear" w:color="auto" w:fill="auto"/>
            <w:noWrap/>
            <w:vAlign w:val="bottom"/>
            <w:hideMark/>
          </w:tcPr>
          <w:p w:rsidRPr="00E77428" w:rsidR="00C90DA6" w:rsidP="00C90DA6" w:rsidRDefault="00C90DA6" w14:paraId="06F514FF" w14:textId="69B84E86">
            <w:pPr>
              <w:jc w:val="right"/>
              <w:rPr>
                <w:rFonts w:cs="Arial"/>
                <w:color w:val="000000"/>
                <w:sz w:val="20"/>
                <w:szCs w:val="20"/>
                <w:lang w:eastAsia="en-GB"/>
              </w:rPr>
            </w:pPr>
            <w:r>
              <w:rPr>
                <w:rFonts w:cs="Arial"/>
                <w:color w:val="000000"/>
                <w:sz w:val="20"/>
                <w:szCs w:val="20"/>
              </w:rPr>
              <w:t>£</w:t>
            </w:r>
            <w:r w:rsidR="000848F6">
              <w:rPr>
                <w:rFonts w:cs="Arial"/>
                <w:color w:val="000000"/>
                <w:sz w:val="20"/>
                <w:szCs w:val="20"/>
              </w:rPr>
              <w:t>6</w:t>
            </w:r>
          </w:p>
        </w:tc>
        <w:tc>
          <w:tcPr>
            <w:tcW w:w="856" w:type="dxa"/>
            <w:tcBorders>
              <w:top w:val="single" w:color="auto" w:sz="4" w:space="0"/>
              <w:left w:val="nil"/>
              <w:bottom w:val="nil"/>
              <w:right w:val="nil"/>
            </w:tcBorders>
          </w:tcPr>
          <w:p w:rsidR="00750502" w:rsidRDefault="00750502" w14:paraId="1562E90E" w14:textId="5B420A51">
            <w:pPr>
              <w:jc w:val="center"/>
              <w:rPr>
                <w:rFonts w:cs="Arial"/>
                <w:color w:val="000000"/>
                <w:sz w:val="20"/>
                <w:szCs w:val="20"/>
                <w:lang w:eastAsia="en-GB"/>
              </w:rPr>
            </w:pPr>
            <w:r>
              <w:rPr>
                <w:rFonts w:cs="Arial"/>
                <w:color w:val="000000"/>
                <w:sz w:val="20"/>
                <w:szCs w:val="20"/>
                <w:lang w:eastAsia="en-GB"/>
              </w:rPr>
              <w:t>£</w:t>
            </w:r>
            <w:r w:rsidR="000848F6">
              <w:rPr>
                <w:rFonts w:cs="Arial"/>
                <w:color w:val="000000"/>
                <w:sz w:val="20"/>
                <w:szCs w:val="20"/>
                <w:lang w:eastAsia="en-GB"/>
              </w:rPr>
              <w:t>1</w:t>
            </w:r>
          </w:p>
        </w:tc>
        <w:tc>
          <w:tcPr>
            <w:tcW w:w="283" w:type="dxa"/>
            <w:tcBorders>
              <w:top w:val="single" w:color="auto" w:sz="4" w:space="0"/>
              <w:left w:val="nil"/>
              <w:bottom w:val="nil"/>
              <w:right w:val="single" w:color="auto" w:sz="4" w:space="0"/>
            </w:tcBorders>
            <w:shd w:val="clear" w:color="auto" w:fill="auto"/>
            <w:noWrap/>
            <w:vAlign w:val="bottom"/>
          </w:tcPr>
          <w:p w:rsidRPr="00E77428" w:rsidR="00C90DA6" w:rsidP="00C90DA6" w:rsidRDefault="00C90DA6" w14:paraId="0333286C" w14:textId="3478B274">
            <w:pPr>
              <w:jc w:val="right"/>
              <w:rPr>
                <w:rFonts w:cs="Arial"/>
                <w:color w:val="000000"/>
                <w:sz w:val="20"/>
                <w:szCs w:val="20"/>
                <w:lang w:eastAsia="en-GB"/>
              </w:rPr>
            </w:pPr>
          </w:p>
        </w:tc>
        <w:tc>
          <w:tcPr>
            <w:tcW w:w="992" w:type="dxa"/>
            <w:tcBorders>
              <w:top w:val="single" w:color="auto" w:sz="4" w:space="0"/>
              <w:left w:val="nil"/>
              <w:bottom w:val="nil"/>
              <w:right w:val="single" w:color="auto" w:sz="4" w:space="0"/>
            </w:tcBorders>
            <w:shd w:val="clear" w:color="auto" w:fill="auto"/>
            <w:noWrap/>
            <w:vAlign w:val="bottom"/>
            <w:hideMark/>
          </w:tcPr>
          <w:p w:rsidRPr="00E77428" w:rsidR="00C90DA6" w:rsidP="00C90DA6" w:rsidRDefault="00C90DA6" w14:paraId="5CA26A09" w14:textId="5EA955C0">
            <w:pPr>
              <w:jc w:val="right"/>
              <w:rPr>
                <w:rFonts w:cs="Arial"/>
                <w:b/>
                <w:bCs/>
                <w:color w:val="000000"/>
                <w:sz w:val="20"/>
                <w:szCs w:val="20"/>
                <w:lang w:eastAsia="en-GB"/>
              </w:rPr>
            </w:pPr>
            <w:r>
              <w:rPr>
                <w:rFonts w:cs="Arial"/>
                <w:b/>
                <w:bCs/>
                <w:color w:val="000000"/>
                <w:sz w:val="20"/>
                <w:szCs w:val="20"/>
              </w:rPr>
              <w:t>-£</w:t>
            </w:r>
            <w:r w:rsidR="00C07153">
              <w:rPr>
                <w:rFonts w:cs="Arial"/>
                <w:b/>
                <w:bCs/>
                <w:color w:val="000000"/>
                <w:sz w:val="20"/>
                <w:szCs w:val="20"/>
              </w:rPr>
              <w:t>11</w:t>
            </w:r>
            <w:r w:rsidR="0003076C">
              <w:rPr>
                <w:rFonts w:cs="Arial"/>
                <w:b/>
                <w:bCs/>
                <w:color w:val="000000"/>
                <w:sz w:val="20"/>
                <w:szCs w:val="20"/>
              </w:rPr>
              <w:t>6</w:t>
            </w:r>
          </w:p>
        </w:tc>
        <w:tc>
          <w:tcPr>
            <w:tcW w:w="1134" w:type="dxa"/>
            <w:tcBorders>
              <w:top w:val="single" w:color="auto" w:sz="4" w:space="0"/>
              <w:left w:val="nil"/>
              <w:bottom w:val="nil"/>
              <w:right w:val="single" w:color="auto" w:sz="4" w:space="0"/>
            </w:tcBorders>
            <w:shd w:val="clear" w:color="auto" w:fill="auto"/>
            <w:noWrap/>
            <w:vAlign w:val="bottom"/>
            <w:hideMark/>
          </w:tcPr>
          <w:p w:rsidRPr="00E77428" w:rsidR="00C90DA6" w:rsidP="00C90DA6" w:rsidRDefault="00C90DA6" w14:paraId="5DCABAF4" w14:textId="214B963F">
            <w:pPr>
              <w:jc w:val="right"/>
              <w:rPr>
                <w:rFonts w:cs="Arial"/>
                <w:b/>
                <w:bCs/>
                <w:color w:val="000000"/>
                <w:sz w:val="20"/>
                <w:szCs w:val="20"/>
                <w:lang w:eastAsia="en-GB"/>
              </w:rPr>
            </w:pPr>
            <w:r>
              <w:rPr>
                <w:rFonts w:cs="Arial"/>
                <w:b/>
                <w:bCs/>
                <w:color w:val="000000"/>
                <w:sz w:val="20"/>
                <w:szCs w:val="20"/>
              </w:rPr>
              <w:t>-£</w:t>
            </w:r>
            <w:r w:rsidR="00C07153">
              <w:rPr>
                <w:rFonts w:cs="Arial"/>
                <w:b/>
                <w:bCs/>
                <w:color w:val="000000"/>
                <w:sz w:val="20"/>
                <w:szCs w:val="20"/>
              </w:rPr>
              <w:t>11</w:t>
            </w:r>
            <w:r w:rsidR="0003076C">
              <w:rPr>
                <w:rFonts w:cs="Arial"/>
                <w:b/>
                <w:bCs/>
                <w:color w:val="000000"/>
                <w:sz w:val="20"/>
                <w:szCs w:val="20"/>
              </w:rPr>
              <w:t>6</w:t>
            </w:r>
          </w:p>
        </w:tc>
      </w:tr>
      <w:tr w:rsidRPr="00E77428" w:rsidR="00591B07" w:rsidTr="00591B07" w14:paraId="7761F83B"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6A7D27A0" w14:textId="77777777">
            <w:pPr>
              <w:jc w:val="right"/>
              <w:rPr>
                <w:rFonts w:cs="Arial"/>
                <w:color w:val="000000"/>
                <w:sz w:val="20"/>
                <w:szCs w:val="20"/>
                <w:lang w:eastAsia="en-GB"/>
              </w:rPr>
            </w:pPr>
            <w:r w:rsidRPr="00E77428">
              <w:rPr>
                <w:rFonts w:cs="Arial"/>
                <w:color w:val="000000"/>
                <w:sz w:val="20"/>
                <w:szCs w:val="20"/>
                <w:lang w:eastAsia="en-GB"/>
              </w:rPr>
              <w:t>2025</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5E661165" w14:textId="0697506F">
            <w:pPr>
              <w:jc w:val="right"/>
              <w:rPr>
                <w:rFonts w:cs="Arial"/>
                <w:color w:val="000000"/>
                <w:sz w:val="20"/>
                <w:szCs w:val="20"/>
                <w:lang w:eastAsia="en-GB"/>
              </w:rPr>
            </w:pPr>
            <w:r>
              <w:rPr>
                <w:rFonts w:cs="Arial"/>
                <w:color w:val="000000"/>
                <w:sz w:val="20"/>
                <w:szCs w:val="20"/>
              </w:rPr>
              <w:t>£0</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CB63B97" w14:textId="75A1B80D">
            <w:pPr>
              <w:jc w:val="right"/>
              <w:rPr>
                <w:rFonts w:cs="Arial"/>
                <w:color w:val="000000"/>
                <w:sz w:val="20"/>
                <w:szCs w:val="20"/>
                <w:lang w:eastAsia="en-GB"/>
              </w:rPr>
            </w:pPr>
            <w:r>
              <w:rPr>
                <w:rFonts w:cs="Arial"/>
                <w:color w:val="000000"/>
                <w:sz w:val="20"/>
                <w:szCs w:val="20"/>
              </w:rPr>
              <w:t>£350</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4618D8E9" w14:textId="5A24EFC1">
            <w:pPr>
              <w:jc w:val="right"/>
              <w:rPr>
                <w:rFonts w:cs="Arial"/>
                <w:color w:val="000000"/>
                <w:sz w:val="20"/>
                <w:szCs w:val="20"/>
                <w:lang w:eastAsia="en-GB"/>
              </w:rPr>
            </w:pPr>
            <w:r>
              <w:rPr>
                <w:rFonts w:cs="Arial"/>
                <w:color w:val="000000"/>
                <w:sz w:val="20"/>
                <w:szCs w:val="20"/>
              </w:rPr>
              <w:t>-£301</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4246404E" w14:textId="581ECC7F">
            <w:pPr>
              <w:jc w:val="right"/>
              <w:rPr>
                <w:rFonts w:cs="Arial"/>
                <w:color w:val="000000"/>
                <w:sz w:val="20"/>
                <w:szCs w:val="20"/>
                <w:lang w:eastAsia="en-GB"/>
              </w:rPr>
            </w:pPr>
            <w:r>
              <w:rPr>
                <w:rFonts w:cs="Arial"/>
                <w:color w:val="000000"/>
                <w:sz w:val="20"/>
                <w:szCs w:val="20"/>
              </w:rPr>
              <w:t>-£429</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1C1DCC20" w14:textId="3098150E">
            <w:pPr>
              <w:jc w:val="right"/>
              <w:rPr>
                <w:rFonts w:cs="Arial"/>
                <w:color w:val="000000"/>
                <w:sz w:val="20"/>
                <w:szCs w:val="20"/>
                <w:lang w:eastAsia="en-GB"/>
              </w:rPr>
            </w:pPr>
            <w:r>
              <w:rPr>
                <w:rFonts w:cs="Arial"/>
                <w:color w:val="000000"/>
                <w:sz w:val="20"/>
                <w:szCs w:val="20"/>
              </w:rPr>
              <w:t>£6</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3E2CAEA8" w14:textId="6BCFAD26">
            <w:pPr>
              <w:jc w:val="right"/>
              <w:rPr>
                <w:rFonts w:cs="Arial"/>
                <w:color w:val="000000"/>
                <w:sz w:val="20"/>
                <w:szCs w:val="20"/>
                <w:lang w:eastAsia="en-GB"/>
              </w:rPr>
            </w:pPr>
            <w:r>
              <w:rPr>
                <w:rFonts w:cs="Arial"/>
                <w:color w:val="000000"/>
                <w:sz w:val="20"/>
                <w:szCs w:val="20"/>
              </w:rPr>
              <w:t>£</w:t>
            </w:r>
            <w:r w:rsidR="000848F6">
              <w:rPr>
                <w:rFonts w:cs="Arial"/>
                <w:color w:val="000000"/>
                <w:sz w:val="20"/>
                <w:szCs w:val="20"/>
              </w:rPr>
              <w:t>5</w:t>
            </w:r>
          </w:p>
        </w:tc>
        <w:tc>
          <w:tcPr>
            <w:tcW w:w="856" w:type="dxa"/>
            <w:tcBorders>
              <w:top w:val="nil"/>
              <w:left w:val="nil"/>
              <w:bottom w:val="nil"/>
              <w:right w:val="nil"/>
            </w:tcBorders>
          </w:tcPr>
          <w:p w:rsidR="000848F6" w:rsidRDefault="000848F6" w14:paraId="353C8BBF" w14:textId="7C1CCD5E">
            <w:pPr>
              <w:jc w:val="center"/>
              <w:rPr>
                <w:rFonts w:cs="Arial"/>
                <w:color w:val="000000"/>
                <w:sz w:val="20"/>
                <w:szCs w:val="20"/>
                <w:lang w:eastAsia="en-GB"/>
              </w:rPr>
            </w:pPr>
            <w:r>
              <w:rPr>
                <w:rFonts w:cs="Arial"/>
                <w:color w:val="000000"/>
                <w:sz w:val="20"/>
                <w:szCs w:val="20"/>
                <w:lang w:eastAsia="en-GB"/>
              </w:rPr>
              <w:t>£1</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5335445D" w14:textId="5DE1A9D0">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07153" w14:paraId="3D8C7BC0" w14:textId="193288D6">
            <w:pPr>
              <w:jc w:val="right"/>
              <w:rPr>
                <w:rFonts w:cs="Arial"/>
                <w:b/>
                <w:bCs/>
                <w:color w:val="000000"/>
                <w:sz w:val="20"/>
                <w:szCs w:val="20"/>
                <w:lang w:eastAsia="en-GB"/>
              </w:rPr>
            </w:pPr>
            <w:r>
              <w:rPr>
                <w:rFonts w:cs="Arial"/>
                <w:b/>
                <w:bCs/>
                <w:color w:val="000000"/>
                <w:sz w:val="20"/>
                <w:szCs w:val="20"/>
              </w:rPr>
              <w:t>£46</w:t>
            </w:r>
            <w:r w:rsidR="0003076C">
              <w:rPr>
                <w:rFonts w:cs="Arial"/>
                <w:b/>
                <w:bCs/>
                <w:color w:val="000000"/>
                <w:sz w:val="20"/>
                <w:szCs w:val="20"/>
              </w:rPr>
              <w:t>6</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07153" w14:paraId="51745807" w14:textId="42B8414D">
            <w:pPr>
              <w:jc w:val="right"/>
              <w:rPr>
                <w:rFonts w:cs="Arial"/>
                <w:b/>
                <w:bCs/>
                <w:color w:val="000000"/>
                <w:sz w:val="20"/>
                <w:szCs w:val="20"/>
                <w:lang w:eastAsia="en-GB"/>
              </w:rPr>
            </w:pPr>
            <w:r>
              <w:rPr>
                <w:rFonts w:cs="Arial"/>
                <w:b/>
                <w:bCs/>
                <w:color w:val="000000"/>
                <w:sz w:val="20"/>
                <w:szCs w:val="20"/>
              </w:rPr>
              <w:t>£45</w:t>
            </w:r>
            <w:r w:rsidR="0003076C">
              <w:rPr>
                <w:rFonts w:cs="Arial"/>
                <w:b/>
                <w:bCs/>
                <w:color w:val="000000"/>
                <w:sz w:val="20"/>
                <w:szCs w:val="20"/>
              </w:rPr>
              <w:t>0</w:t>
            </w:r>
          </w:p>
        </w:tc>
      </w:tr>
      <w:tr w:rsidRPr="00E77428" w:rsidR="00591B07" w:rsidTr="00591B07" w14:paraId="4ACAC6E2"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047CDAA9" w14:textId="77777777">
            <w:pPr>
              <w:jc w:val="right"/>
              <w:rPr>
                <w:rFonts w:cs="Arial"/>
                <w:color w:val="000000"/>
                <w:sz w:val="20"/>
                <w:szCs w:val="20"/>
                <w:lang w:eastAsia="en-GB"/>
              </w:rPr>
            </w:pPr>
            <w:r w:rsidRPr="00E77428">
              <w:rPr>
                <w:rFonts w:cs="Arial"/>
                <w:color w:val="000000"/>
                <w:sz w:val="20"/>
                <w:szCs w:val="20"/>
                <w:lang w:eastAsia="en-GB"/>
              </w:rPr>
              <w:t>2026</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44DD362C" w14:textId="38910A16">
            <w:pPr>
              <w:jc w:val="right"/>
              <w:rPr>
                <w:rFonts w:cs="Arial"/>
                <w:color w:val="000000"/>
                <w:sz w:val="20"/>
                <w:szCs w:val="20"/>
                <w:lang w:eastAsia="en-GB"/>
              </w:rPr>
            </w:pPr>
            <w:r>
              <w:rPr>
                <w:rFonts w:cs="Arial"/>
                <w:color w:val="000000"/>
                <w:sz w:val="20"/>
                <w:szCs w:val="20"/>
              </w:rPr>
              <w:t>-£122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75741956" w14:textId="0C6EFFF0">
            <w:pPr>
              <w:jc w:val="right"/>
              <w:rPr>
                <w:rFonts w:cs="Arial"/>
                <w:color w:val="000000"/>
                <w:sz w:val="20"/>
                <w:szCs w:val="20"/>
                <w:lang w:eastAsia="en-GB"/>
              </w:rPr>
            </w:pPr>
            <w:r>
              <w:rPr>
                <w:rFonts w:cs="Arial"/>
                <w:color w:val="000000"/>
                <w:sz w:val="20"/>
                <w:szCs w:val="20"/>
              </w:rPr>
              <w:t>£533</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01FCF2E7" w14:textId="46EE0907">
            <w:pPr>
              <w:jc w:val="right"/>
              <w:rPr>
                <w:rFonts w:cs="Arial"/>
                <w:color w:val="000000"/>
                <w:sz w:val="20"/>
                <w:szCs w:val="20"/>
                <w:lang w:eastAsia="en-GB"/>
              </w:rPr>
            </w:pPr>
            <w:r>
              <w:rPr>
                <w:rFonts w:cs="Arial"/>
                <w:color w:val="000000"/>
                <w:sz w:val="20"/>
                <w:szCs w:val="20"/>
              </w:rPr>
              <w:t>-£404</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5FFF48BB" w14:textId="195D5B74">
            <w:pPr>
              <w:jc w:val="right"/>
              <w:rPr>
                <w:rFonts w:cs="Arial"/>
                <w:color w:val="000000"/>
                <w:sz w:val="20"/>
                <w:szCs w:val="20"/>
                <w:lang w:eastAsia="en-GB"/>
              </w:rPr>
            </w:pPr>
            <w:r>
              <w:rPr>
                <w:rFonts w:cs="Arial"/>
                <w:color w:val="000000"/>
                <w:sz w:val="20"/>
                <w:szCs w:val="20"/>
              </w:rPr>
              <w:t>-£280</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5F960C58" w14:textId="2D8A2CA3">
            <w:pPr>
              <w:jc w:val="right"/>
              <w:rPr>
                <w:rFonts w:cs="Arial"/>
                <w:color w:val="000000"/>
                <w:sz w:val="20"/>
                <w:szCs w:val="20"/>
                <w:lang w:eastAsia="en-GB"/>
              </w:rPr>
            </w:pPr>
            <w:r>
              <w:rPr>
                <w:rFonts w:cs="Arial"/>
                <w:color w:val="000000"/>
                <w:sz w:val="20"/>
                <w:szCs w:val="20"/>
              </w:rPr>
              <w:t>£356</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1A6477B8" w14:textId="68439F7F">
            <w:pPr>
              <w:jc w:val="right"/>
              <w:rPr>
                <w:rFonts w:cs="Arial"/>
                <w:color w:val="000000"/>
                <w:sz w:val="20"/>
                <w:szCs w:val="20"/>
                <w:lang w:eastAsia="en-GB"/>
              </w:rPr>
            </w:pPr>
            <w:r>
              <w:rPr>
                <w:rFonts w:cs="Arial"/>
                <w:color w:val="000000"/>
                <w:sz w:val="20"/>
                <w:szCs w:val="20"/>
              </w:rPr>
              <w:t>£8</w:t>
            </w:r>
          </w:p>
        </w:tc>
        <w:tc>
          <w:tcPr>
            <w:tcW w:w="856" w:type="dxa"/>
            <w:tcBorders>
              <w:top w:val="nil"/>
              <w:left w:val="nil"/>
              <w:bottom w:val="nil"/>
              <w:right w:val="nil"/>
            </w:tcBorders>
          </w:tcPr>
          <w:p w:rsidR="000848F6" w:rsidRDefault="000848F6" w14:paraId="1372BCBC" w14:textId="155E6A25">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1B5188F7" w14:textId="560831FE">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22002B46" w14:textId="28DF253C">
            <w:pPr>
              <w:jc w:val="right"/>
              <w:rPr>
                <w:rFonts w:cs="Arial"/>
                <w:b/>
                <w:bCs/>
                <w:color w:val="000000"/>
                <w:sz w:val="20"/>
                <w:szCs w:val="20"/>
                <w:lang w:eastAsia="en-GB"/>
              </w:rPr>
            </w:pPr>
            <w:r>
              <w:rPr>
                <w:rFonts w:cs="Arial"/>
                <w:b/>
                <w:bCs/>
                <w:color w:val="000000"/>
                <w:sz w:val="20"/>
                <w:szCs w:val="20"/>
              </w:rPr>
              <w:t>-£77</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90DA6" w14:paraId="7B88D11A" w14:textId="13A4353C">
            <w:pPr>
              <w:jc w:val="right"/>
              <w:rPr>
                <w:rFonts w:cs="Arial"/>
                <w:b/>
                <w:bCs/>
                <w:color w:val="000000"/>
                <w:sz w:val="20"/>
                <w:szCs w:val="20"/>
                <w:lang w:eastAsia="en-GB"/>
              </w:rPr>
            </w:pPr>
            <w:r>
              <w:rPr>
                <w:rFonts w:cs="Arial"/>
                <w:b/>
                <w:bCs/>
                <w:color w:val="000000"/>
                <w:sz w:val="20"/>
                <w:szCs w:val="20"/>
              </w:rPr>
              <w:t>-£72</w:t>
            </w:r>
          </w:p>
        </w:tc>
      </w:tr>
      <w:tr w:rsidRPr="00E77428" w:rsidR="00591B07" w:rsidTr="00591B07" w14:paraId="6D9A2473"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603CB06E" w14:textId="77777777">
            <w:pPr>
              <w:jc w:val="right"/>
              <w:rPr>
                <w:rFonts w:cs="Arial"/>
                <w:color w:val="000000"/>
                <w:sz w:val="20"/>
                <w:szCs w:val="20"/>
                <w:lang w:eastAsia="en-GB"/>
              </w:rPr>
            </w:pPr>
            <w:r w:rsidRPr="00E77428">
              <w:rPr>
                <w:rFonts w:cs="Arial"/>
                <w:color w:val="000000"/>
                <w:sz w:val="20"/>
                <w:szCs w:val="20"/>
                <w:lang w:eastAsia="en-GB"/>
              </w:rPr>
              <w:t>2027</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13494E1F" w14:textId="4B92C7B5">
            <w:pPr>
              <w:jc w:val="right"/>
              <w:rPr>
                <w:rFonts w:cs="Arial"/>
                <w:color w:val="000000"/>
                <w:sz w:val="20"/>
                <w:szCs w:val="20"/>
                <w:lang w:eastAsia="en-GB"/>
              </w:rPr>
            </w:pPr>
            <w:r>
              <w:rPr>
                <w:rFonts w:cs="Arial"/>
                <w:color w:val="000000"/>
                <w:sz w:val="20"/>
                <w:szCs w:val="20"/>
              </w:rPr>
              <w:t>-£123</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7E46ACC9" w14:textId="1D9AE862">
            <w:pPr>
              <w:jc w:val="right"/>
              <w:rPr>
                <w:rFonts w:cs="Arial"/>
                <w:color w:val="000000"/>
                <w:sz w:val="20"/>
                <w:szCs w:val="20"/>
                <w:lang w:eastAsia="en-GB"/>
              </w:rPr>
            </w:pPr>
            <w:r>
              <w:rPr>
                <w:rFonts w:cs="Arial"/>
                <w:color w:val="000000"/>
                <w:sz w:val="20"/>
                <w:szCs w:val="20"/>
              </w:rPr>
              <w:t>£914</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785F9DB1" w14:textId="161B6082">
            <w:pPr>
              <w:jc w:val="right"/>
              <w:rPr>
                <w:rFonts w:cs="Arial"/>
                <w:color w:val="000000"/>
                <w:sz w:val="20"/>
                <w:szCs w:val="20"/>
                <w:lang w:eastAsia="en-GB"/>
              </w:rPr>
            </w:pPr>
            <w:r>
              <w:rPr>
                <w:rFonts w:cs="Arial"/>
                <w:color w:val="000000"/>
                <w:sz w:val="20"/>
                <w:szCs w:val="20"/>
              </w:rPr>
              <w:t>-£635</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731871D" w14:textId="5AD1CA2C">
            <w:pPr>
              <w:jc w:val="right"/>
              <w:rPr>
                <w:rFonts w:cs="Arial"/>
                <w:color w:val="000000"/>
                <w:sz w:val="20"/>
                <w:szCs w:val="20"/>
                <w:lang w:eastAsia="en-GB"/>
              </w:rPr>
            </w:pPr>
            <w:r>
              <w:rPr>
                <w:rFonts w:cs="Arial"/>
                <w:color w:val="000000"/>
                <w:sz w:val="20"/>
                <w:szCs w:val="20"/>
              </w:rPr>
              <w:t>-£229</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12192819" w14:textId="3D45DA45">
            <w:pPr>
              <w:jc w:val="right"/>
              <w:rPr>
                <w:rFonts w:cs="Arial"/>
                <w:color w:val="000000"/>
                <w:sz w:val="20"/>
                <w:szCs w:val="20"/>
                <w:lang w:eastAsia="en-GB"/>
              </w:rPr>
            </w:pPr>
            <w:r>
              <w:rPr>
                <w:rFonts w:cs="Arial"/>
                <w:color w:val="000000"/>
                <w:sz w:val="20"/>
                <w:szCs w:val="20"/>
              </w:rPr>
              <w:t>£14</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6A240246" w14:textId="78B3C31A">
            <w:pPr>
              <w:jc w:val="right"/>
              <w:rPr>
                <w:rFonts w:cs="Arial"/>
                <w:color w:val="000000"/>
                <w:sz w:val="20"/>
                <w:szCs w:val="20"/>
                <w:lang w:eastAsia="en-GB"/>
              </w:rPr>
            </w:pPr>
            <w:r>
              <w:rPr>
                <w:rFonts w:cs="Arial"/>
                <w:color w:val="000000"/>
                <w:sz w:val="20"/>
                <w:szCs w:val="20"/>
              </w:rPr>
              <w:t>£8</w:t>
            </w:r>
          </w:p>
        </w:tc>
        <w:tc>
          <w:tcPr>
            <w:tcW w:w="856" w:type="dxa"/>
            <w:tcBorders>
              <w:top w:val="nil"/>
              <w:left w:val="nil"/>
              <w:bottom w:val="nil"/>
              <w:right w:val="nil"/>
            </w:tcBorders>
          </w:tcPr>
          <w:p w:rsidR="000848F6" w:rsidRDefault="000848F6" w14:paraId="43E7910C" w14:textId="458A474F">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0278244E" w14:textId="16BBF660">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561574E3" w14:textId="3BD34C34">
            <w:pPr>
              <w:jc w:val="right"/>
              <w:rPr>
                <w:rFonts w:cs="Arial"/>
                <w:b/>
                <w:bCs/>
                <w:color w:val="000000"/>
                <w:sz w:val="20"/>
                <w:szCs w:val="20"/>
                <w:lang w:eastAsia="en-GB"/>
              </w:rPr>
            </w:pPr>
            <w:r>
              <w:rPr>
                <w:rFonts w:cs="Arial"/>
                <w:b/>
                <w:bCs/>
                <w:color w:val="000000"/>
                <w:sz w:val="20"/>
                <w:szCs w:val="20"/>
              </w:rPr>
              <w:t>£363</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90DA6" w14:paraId="10321D49" w14:textId="341F3724">
            <w:pPr>
              <w:jc w:val="right"/>
              <w:rPr>
                <w:rFonts w:cs="Arial"/>
                <w:b/>
                <w:bCs/>
                <w:color w:val="000000"/>
                <w:sz w:val="20"/>
                <w:szCs w:val="20"/>
                <w:lang w:eastAsia="en-GB"/>
              </w:rPr>
            </w:pPr>
            <w:r>
              <w:rPr>
                <w:rFonts w:cs="Arial"/>
                <w:b/>
                <w:bCs/>
                <w:color w:val="000000"/>
                <w:sz w:val="20"/>
                <w:szCs w:val="20"/>
              </w:rPr>
              <w:t>£328</w:t>
            </w:r>
          </w:p>
        </w:tc>
      </w:tr>
      <w:tr w:rsidRPr="00E77428" w:rsidR="00591B07" w:rsidTr="00591B07" w14:paraId="29025B32"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4D75530D" w14:textId="77777777">
            <w:pPr>
              <w:jc w:val="right"/>
              <w:rPr>
                <w:rFonts w:cs="Arial"/>
                <w:color w:val="000000"/>
                <w:sz w:val="20"/>
                <w:szCs w:val="20"/>
                <w:lang w:eastAsia="en-GB"/>
              </w:rPr>
            </w:pPr>
            <w:r w:rsidRPr="00E77428">
              <w:rPr>
                <w:rFonts w:cs="Arial"/>
                <w:color w:val="000000"/>
                <w:sz w:val="20"/>
                <w:szCs w:val="20"/>
                <w:lang w:eastAsia="en-GB"/>
              </w:rPr>
              <w:t>2028</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28FFFC8E" w14:textId="3830B3B4">
            <w:pPr>
              <w:jc w:val="right"/>
              <w:rPr>
                <w:rFonts w:cs="Arial"/>
                <w:color w:val="000000"/>
                <w:sz w:val="20"/>
                <w:szCs w:val="20"/>
                <w:lang w:eastAsia="en-GB"/>
              </w:rPr>
            </w:pPr>
            <w:r>
              <w:rPr>
                <w:rFonts w:cs="Arial"/>
                <w:color w:val="000000"/>
                <w:sz w:val="20"/>
                <w:szCs w:val="20"/>
              </w:rPr>
              <w:t>-£124</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7F889D76" w14:textId="2C932829">
            <w:pPr>
              <w:jc w:val="right"/>
              <w:rPr>
                <w:rFonts w:cs="Arial"/>
                <w:color w:val="000000"/>
                <w:sz w:val="20"/>
                <w:szCs w:val="20"/>
                <w:lang w:eastAsia="en-GB"/>
              </w:rPr>
            </w:pPr>
            <w:r>
              <w:rPr>
                <w:rFonts w:cs="Arial"/>
                <w:color w:val="000000"/>
                <w:sz w:val="20"/>
                <w:szCs w:val="20"/>
              </w:rPr>
              <w:t>£1,066</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370DBBD1" w14:textId="7D8E45C8">
            <w:pPr>
              <w:jc w:val="right"/>
              <w:rPr>
                <w:rFonts w:cs="Arial"/>
                <w:color w:val="000000"/>
                <w:sz w:val="20"/>
                <w:szCs w:val="20"/>
                <w:lang w:eastAsia="en-GB"/>
              </w:rPr>
            </w:pPr>
            <w:r>
              <w:rPr>
                <w:rFonts w:cs="Arial"/>
                <w:color w:val="000000"/>
                <w:sz w:val="20"/>
                <w:szCs w:val="20"/>
              </w:rPr>
              <w:t>-£639</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24EB15D2" w14:textId="24787CB2">
            <w:pPr>
              <w:jc w:val="right"/>
              <w:rPr>
                <w:rFonts w:cs="Arial"/>
                <w:color w:val="000000"/>
                <w:sz w:val="20"/>
                <w:szCs w:val="20"/>
                <w:lang w:eastAsia="en-GB"/>
              </w:rPr>
            </w:pPr>
            <w:r>
              <w:rPr>
                <w:rFonts w:cs="Arial"/>
                <w:color w:val="000000"/>
                <w:sz w:val="20"/>
                <w:szCs w:val="20"/>
              </w:rPr>
              <w:t>-£121</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69B0EB69" w14:textId="3D547D4D">
            <w:pPr>
              <w:jc w:val="right"/>
              <w:rPr>
                <w:rFonts w:cs="Arial"/>
                <w:color w:val="000000"/>
                <w:sz w:val="20"/>
                <w:szCs w:val="20"/>
                <w:lang w:eastAsia="en-GB"/>
              </w:rPr>
            </w:pPr>
            <w:r>
              <w:rPr>
                <w:rFonts w:cs="Arial"/>
                <w:color w:val="000000"/>
                <w:sz w:val="20"/>
                <w:szCs w:val="20"/>
              </w:rPr>
              <w:t>-£62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4343F7FB" w14:textId="45EB75F8">
            <w:pPr>
              <w:jc w:val="right"/>
              <w:rPr>
                <w:rFonts w:cs="Arial"/>
                <w:color w:val="000000"/>
                <w:sz w:val="20"/>
                <w:szCs w:val="20"/>
                <w:lang w:eastAsia="en-GB"/>
              </w:rPr>
            </w:pPr>
            <w:r>
              <w:rPr>
                <w:rFonts w:cs="Arial"/>
                <w:color w:val="000000"/>
                <w:sz w:val="20"/>
                <w:szCs w:val="20"/>
              </w:rPr>
              <w:t>£7</w:t>
            </w:r>
          </w:p>
        </w:tc>
        <w:tc>
          <w:tcPr>
            <w:tcW w:w="856" w:type="dxa"/>
            <w:tcBorders>
              <w:top w:val="nil"/>
              <w:left w:val="nil"/>
              <w:bottom w:val="nil"/>
              <w:right w:val="nil"/>
            </w:tcBorders>
          </w:tcPr>
          <w:p w:rsidR="000848F6" w:rsidRDefault="000848F6" w14:paraId="42FCB880" w14:textId="0E856DE6">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218D340C" w14:textId="09F2CF05">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41127E5C" w14:textId="6D57B522">
            <w:pPr>
              <w:jc w:val="right"/>
              <w:rPr>
                <w:rFonts w:cs="Arial"/>
                <w:b/>
                <w:bCs/>
                <w:color w:val="000000"/>
                <w:sz w:val="20"/>
                <w:szCs w:val="20"/>
                <w:lang w:eastAsia="en-GB"/>
              </w:rPr>
            </w:pPr>
            <w:r>
              <w:rPr>
                <w:rFonts w:cs="Arial"/>
                <w:b/>
                <w:bCs/>
                <w:color w:val="000000"/>
                <w:sz w:val="20"/>
                <w:szCs w:val="20"/>
              </w:rPr>
              <w:t>£479</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07153" w14:paraId="7D866CA1" w14:textId="31ADEC5C">
            <w:pPr>
              <w:jc w:val="right"/>
              <w:rPr>
                <w:rFonts w:cs="Arial"/>
                <w:b/>
                <w:bCs/>
                <w:color w:val="000000"/>
                <w:sz w:val="20"/>
                <w:szCs w:val="20"/>
                <w:lang w:eastAsia="en-GB"/>
              </w:rPr>
            </w:pPr>
            <w:r>
              <w:rPr>
                <w:rFonts w:cs="Arial"/>
                <w:b/>
                <w:bCs/>
                <w:color w:val="000000"/>
                <w:sz w:val="20"/>
                <w:szCs w:val="20"/>
              </w:rPr>
              <w:t>£41</w:t>
            </w:r>
            <w:r w:rsidR="0003076C">
              <w:rPr>
                <w:rFonts w:cs="Arial"/>
                <w:b/>
                <w:bCs/>
                <w:color w:val="000000"/>
                <w:sz w:val="20"/>
                <w:szCs w:val="20"/>
              </w:rPr>
              <w:t>7</w:t>
            </w:r>
          </w:p>
        </w:tc>
      </w:tr>
      <w:tr w:rsidRPr="00E77428" w:rsidR="00591B07" w:rsidTr="00591B07" w14:paraId="562A9ACC"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5A7146A2" w14:textId="77777777">
            <w:pPr>
              <w:jc w:val="right"/>
              <w:rPr>
                <w:rFonts w:cs="Arial"/>
                <w:color w:val="000000"/>
                <w:sz w:val="20"/>
                <w:szCs w:val="20"/>
                <w:lang w:eastAsia="en-GB"/>
              </w:rPr>
            </w:pPr>
            <w:r w:rsidRPr="00E77428">
              <w:rPr>
                <w:rFonts w:cs="Arial"/>
                <w:color w:val="000000"/>
                <w:sz w:val="20"/>
                <w:szCs w:val="20"/>
                <w:lang w:eastAsia="en-GB"/>
              </w:rPr>
              <w:t>2029</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46AF9AE7" w14:textId="72377924">
            <w:pPr>
              <w:jc w:val="right"/>
              <w:rPr>
                <w:rFonts w:cs="Arial"/>
                <w:color w:val="000000"/>
                <w:sz w:val="20"/>
                <w:szCs w:val="20"/>
                <w:lang w:eastAsia="en-GB"/>
              </w:rPr>
            </w:pPr>
            <w:r>
              <w:rPr>
                <w:rFonts w:cs="Arial"/>
                <w:color w:val="000000"/>
                <w:sz w:val="20"/>
                <w:szCs w:val="20"/>
              </w:rPr>
              <w:t>-£124</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59D678E4" w14:textId="423F36E3">
            <w:pPr>
              <w:jc w:val="right"/>
              <w:rPr>
                <w:rFonts w:cs="Arial"/>
                <w:color w:val="000000"/>
                <w:sz w:val="20"/>
                <w:szCs w:val="20"/>
                <w:lang w:eastAsia="en-GB"/>
              </w:rPr>
            </w:pPr>
            <w:r>
              <w:rPr>
                <w:rFonts w:cs="Arial"/>
                <w:color w:val="000000"/>
                <w:sz w:val="20"/>
                <w:szCs w:val="20"/>
              </w:rPr>
              <w:t>£1,194</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13E8AF07" w14:textId="4789AA7B">
            <w:pPr>
              <w:jc w:val="right"/>
              <w:rPr>
                <w:rFonts w:cs="Arial"/>
                <w:color w:val="000000"/>
                <w:sz w:val="20"/>
                <w:szCs w:val="20"/>
                <w:lang w:eastAsia="en-GB"/>
              </w:rPr>
            </w:pPr>
            <w:r>
              <w:rPr>
                <w:rFonts w:cs="Arial"/>
                <w:color w:val="000000"/>
                <w:sz w:val="20"/>
                <w:szCs w:val="20"/>
              </w:rPr>
              <w:t>-£641</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608F5E1B" w14:textId="0E297B55">
            <w:pPr>
              <w:jc w:val="right"/>
              <w:rPr>
                <w:rFonts w:cs="Arial"/>
                <w:color w:val="000000"/>
                <w:sz w:val="20"/>
                <w:szCs w:val="20"/>
                <w:lang w:eastAsia="en-GB"/>
              </w:rPr>
            </w:pPr>
            <w:r>
              <w:rPr>
                <w:rFonts w:cs="Arial"/>
                <w:color w:val="000000"/>
                <w:sz w:val="20"/>
                <w:szCs w:val="20"/>
              </w:rPr>
              <w:t>-£125</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771A2558" w14:textId="686D2FB0">
            <w:pPr>
              <w:jc w:val="right"/>
              <w:rPr>
                <w:rFonts w:cs="Arial"/>
                <w:color w:val="000000"/>
                <w:sz w:val="20"/>
                <w:szCs w:val="20"/>
                <w:lang w:eastAsia="en-GB"/>
              </w:rPr>
            </w:pPr>
            <w:r>
              <w:rPr>
                <w:rFonts w:cs="Arial"/>
                <w:color w:val="000000"/>
                <w:sz w:val="20"/>
                <w:szCs w:val="20"/>
              </w:rPr>
              <w:t>-£88</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4117A49E" w14:textId="68730503">
            <w:pPr>
              <w:jc w:val="right"/>
              <w:rPr>
                <w:rFonts w:cs="Arial"/>
                <w:color w:val="000000"/>
                <w:sz w:val="20"/>
                <w:szCs w:val="20"/>
                <w:lang w:eastAsia="en-GB"/>
              </w:rPr>
            </w:pPr>
            <w:r>
              <w:rPr>
                <w:rFonts w:cs="Arial"/>
                <w:color w:val="000000"/>
                <w:sz w:val="20"/>
                <w:szCs w:val="20"/>
              </w:rPr>
              <w:t>£7</w:t>
            </w:r>
          </w:p>
        </w:tc>
        <w:tc>
          <w:tcPr>
            <w:tcW w:w="856" w:type="dxa"/>
            <w:tcBorders>
              <w:top w:val="nil"/>
              <w:left w:val="nil"/>
              <w:bottom w:val="nil"/>
              <w:right w:val="nil"/>
            </w:tcBorders>
          </w:tcPr>
          <w:p w:rsidR="000848F6" w:rsidRDefault="000848F6" w14:paraId="390CAD98" w14:textId="7FDABAB5">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431320C8" w14:textId="3C483456">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4FDD7B43" w14:textId="3FCB5B8A">
            <w:pPr>
              <w:jc w:val="right"/>
              <w:rPr>
                <w:rFonts w:cs="Arial"/>
                <w:b/>
                <w:bCs/>
                <w:color w:val="000000"/>
                <w:sz w:val="20"/>
                <w:szCs w:val="20"/>
                <w:lang w:eastAsia="en-GB"/>
              </w:rPr>
            </w:pPr>
            <w:r>
              <w:rPr>
                <w:rFonts w:cs="Arial"/>
                <w:b/>
                <w:bCs/>
                <w:color w:val="000000"/>
                <w:sz w:val="20"/>
                <w:szCs w:val="20"/>
              </w:rPr>
              <w:t>£635</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90DA6" w14:paraId="7ECE94AD" w14:textId="7783867C">
            <w:pPr>
              <w:jc w:val="right"/>
              <w:rPr>
                <w:rFonts w:cs="Arial"/>
                <w:b/>
                <w:bCs/>
                <w:color w:val="000000"/>
                <w:sz w:val="20"/>
                <w:szCs w:val="20"/>
                <w:lang w:eastAsia="en-GB"/>
              </w:rPr>
            </w:pPr>
            <w:r>
              <w:rPr>
                <w:rFonts w:cs="Arial"/>
                <w:b/>
                <w:bCs/>
                <w:color w:val="000000"/>
                <w:sz w:val="20"/>
                <w:szCs w:val="20"/>
              </w:rPr>
              <w:t>£535</w:t>
            </w:r>
          </w:p>
        </w:tc>
      </w:tr>
      <w:tr w:rsidRPr="00E77428" w:rsidR="00591B07" w:rsidTr="00591B07" w14:paraId="14411918"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3B8157F4" w14:textId="77777777">
            <w:pPr>
              <w:jc w:val="right"/>
              <w:rPr>
                <w:rFonts w:cs="Arial"/>
                <w:color w:val="000000"/>
                <w:sz w:val="20"/>
                <w:szCs w:val="20"/>
                <w:lang w:eastAsia="en-GB"/>
              </w:rPr>
            </w:pPr>
            <w:r w:rsidRPr="00E77428">
              <w:rPr>
                <w:rFonts w:cs="Arial"/>
                <w:color w:val="000000"/>
                <w:sz w:val="20"/>
                <w:szCs w:val="20"/>
                <w:lang w:eastAsia="en-GB"/>
              </w:rPr>
              <w:t>2030</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6C180F4B" w14:textId="7E474FEB">
            <w:pPr>
              <w:jc w:val="right"/>
              <w:rPr>
                <w:rFonts w:cs="Arial"/>
                <w:color w:val="000000"/>
                <w:sz w:val="20"/>
                <w:szCs w:val="20"/>
                <w:lang w:eastAsia="en-GB"/>
              </w:rPr>
            </w:pPr>
            <w:r>
              <w:rPr>
                <w:rFonts w:cs="Arial"/>
                <w:color w:val="000000"/>
                <w:sz w:val="20"/>
                <w:szCs w:val="20"/>
              </w:rPr>
              <w:t>-£125</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720FA069" w14:textId="0BCB3C96">
            <w:pPr>
              <w:jc w:val="right"/>
              <w:rPr>
                <w:rFonts w:cs="Arial"/>
                <w:color w:val="000000"/>
                <w:sz w:val="20"/>
                <w:szCs w:val="20"/>
                <w:lang w:eastAsia="en-GB"/>
              </w:rPr>
            </w:pPr>
            <w:r>
              <w:rPr>
                <w:rFonts w:cs="Arial"/>
                <w:color w:val="000000"/>
                <w:sz w:val="20"/>
                <w:szCs w:val="20"/>
              </w:rPr>
              <w:t>£1,308</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5C89D933" w14:textId="6037DA1D">
            <w:pPr>
              <w:jc w:val="right"/>
              <w:rPr>
                <w:rFonts w:cs="Arial"/>
                <w:color w:val="000000"/>
                <w:sz w:val="20"/>
                <w:szCs w:val="20"/>
                <w:lang w:eastAsia="en-GB"/>
              </w:rPr>
            </w:pPr>
            <w:r>
              <w:rPr>
                <w:rFonts w:cs="Arial"/>
                <w:color w:val="000000"/>
                <w:sz w:val="20"/>
                <w:szCs w:val="20"/>
              </w:rPr>
              <w:t>-£642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2F5E5983" w14:textId="0EDFEB96">
            <w:pPr>
              <w:jc w:val="right"/>
              <w:rPr>
                <w:rFonts w:cs="Arial"/>
                <w:color w:val="000000"/>
                <w:sz w:val="20"/>
                <w:szCs w:val="20"/>
                <w:lang w:eastAsia="en-GB"/>
              </w:rPr>
            </w:pPr>
            <w:r>
              <w:rPr>
                <w:rFonts w:cs="Arial"/>
                <w:color w:val="000000"/>
                <w:sz w:val="20"/>
                <w:szCs w:val="20"/>
              </w:rPr>
              <w:t>-£126</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519CC437" w14:textId="3F5D8999">
            <w:pPr>
              <w:jc w:val="right"/>
              <w:rPr>
                <w:rFonts w:cs="Arial"/>
                <w:color w:val="000000"/>
                <w:sz w:val="20"/>
                <w:szCs w:val="20"/>
                <w:lang w:eastAsia="en-GB"/>
              </w:rPr>
            </w:pPr>
            <w:r>
              <w:rPr>
                <w:rFonts w:cs="Arial"/>
                <w:color w:val="000000"/>
                <w:sz w:val="20"/>
                <w:szCs w:val="20"/>
              </w:rPr>
              <w:t>-£129</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62052B7" w14:textId="6D4900DD">
            <w:pPr>
              <w:jc w:val="right"/>
              <w:rPr>
                <w:rFonts w:cs="Arial"/>
                <w:color w:val="000000"/>
                <w:sz w:val="20"/>
                <w:szCs w:val="20"/>
                <w:lang w:eastAsia="en-GB"/>
              </w:rPr>
            </w:pPr>
            <w:r>
              <w:rPr>
                <w:rFonts w:cs="Arial"/>
                <w:color w:val="000000"/>
                <w:sz w:val="20"/>
                <w:szCs w:val="20"/>
              </w:rPr>
              <w:t>£7</w:t>
            </w:r>
          </w:p>
        </w:tc>
        <w:tc>
          <w:tcPr>
            <w:tcW w:w="856" w:type="dxa"/>
            <w:tcBorders>
              <w:top w:val="nil"/>
              <w:left w:val="nil"/>
              <w:bottom w:val="nil"/>
              <w:right w:val="nil"/>
            </w:tcBorders>
          </w:tcPr>
          <w:p w:rsidR="000848F6" w:rsidRDefault="000848F6" w14:paraId="407FC28A" w14:textId="1D05248C">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2111FD11" w14:textId="385C1AE0">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4A262CB3" w14:textId="02747D97">
            <w:pPr>
              <w:jc w:val="right"/>
              <w:rPr>
                <w:rFonts w:cs="Arial"/>
                <w:b/>
                <w:bCs/>
                <w:color w:val="000000"/>
                <w:sz w:val="20"/>
                <w:szCs w:val="20"/>
                <w:lang w:eastAsia="en-GB"/>
              </w:rPr>
            </w:pPr>
            <w:r>
              <w:rPr>
                <w:rFonts w:cs="Arial"/>
                <w:b/>
                <w:bCs/>
                <w:color w:val="000000"/>
                <w:sz w:val="20"/>
                <w:szCs w:val="20"/>
              </w:rPr>
              <w:t>£790</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90DA6" w14:paraId="358D995B" w14:textId="4A02B683">
            <w:pPr>
              <w:jc w:val="right"/>
              <w:rPr>
                <w:rFonts w:cs="Arial"/>
                <w:b/>
                <w:bCs/>
                <w:color w:val="000000"/>
                <w:sz w:val="20"/>
                <w:szCs w:val="20"/>
                <w:lang w:eastAsia="en-GB"/>
              </w:rPr>
            </w:pPr>
            <w:r>
              <w:rPr>
                <w:rFonts w:cs="Arial"/>
                <w:b/>
                <w:bCs/>
                <w:color w:val="000000"/>
                <w:sz w:val="20"/>
                <w:szCs w:val="20"/>
              </w:rPr>
              <w:t>£643</w:t>
            </w:r>
          </w:p>
        </w:tc>
      </w:tr>
      <w:tr w:rsidRPr="00E77428" w:rsidR="00591B07" w:rsidTr="00591B07" w14:paraId="191A9A0E"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206C69D0" w14:textId="77777777">
            <w:pPr>
              <w:jc w:val="right"/>
              <w:rPr>
                <w:rFonts w:cs="Arial"/>
                <w:color w:val="000000"/>
                <w:sz w:val="20"/>
                <w:szCs w:val="20"/>
                <w:lang w:eastAsia="en-GB"/>
              </w:rPr>
            </w:pPr>
            <w:r w:rsidRPr="00E77428">
              <w:rPr>
                <w:rFonts w:cs="Arial"/>
                <w:color w:val="000000"/>
                <w:sz w:val="20"/>
                <w:szCs w:val="20"/>
                <w:lang w:eastAsia="en-GB"/>
              </w:rPr>
              <w:t>2031</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7A241DF6" w14:textId="76539812">
            <w:pPr>
              <w:jc w:val="right"/>
              <w:rPr>
                <w:rFonts w:cs="Arial"/>
                <w:color w:val="000000"/>
                <w:sz w:val="20"/>
                <w:szCs w:val="20"/>
                <w:lang w:eastAsia="en-GB"/>
              </w:rPr>
            </w:pPr>
            <w:r>
              <w:rPr>
                <w:rFonts w:cs="Arial"/>
                <w:color w:val="000000"/>
                <w:sz w:val="20"/>
                <w:szCs w:val="20"/>
              </w:rPr>
              <w:t>-£125</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569E588F" w14:textId="6520A352">
            <w:pPr>
              <w:jc w:val="right"/>
              <w:rPr>
                <w:rFonts w:cs="Arial"/>
                <w:color w:val="000000"/>
                <w:sz w:val="20"/>
                <w:szCs w:val="20"/>
                <w:lang w:eastAsia="en-GB"/>
              </w:rPr>
            </w:pPr>
            <w:r>
              <w:rPr>
                <w:rFonts w:cs="Arial"/>
                <w:color w:val="000000"/>
                <w:sz w:val="20"/>
                <w:szCs w:val="20"/>
              </w:rPr>
              <w:t>£1,410</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13B838E6" w14:textId="4837EE65">
            <w:pPr>
              <w:jc w:val="right"/>
              <w:rPr>
                <w:rFonts w:cs="Arial"/>
                <w:color w:val="000000"/>
                <w:sz w:val="20"/>
                <w:szCs w:val="20"/>
                <w:lang w:eastAsia="en-GB"/>
              </w:rPr>
            </w:pPr>
            <w:r>
              <w:rPr>
                <w:rFonts w:cs="Arial"/>
                <w:color w:val="000000"/>
                <w:sz w:val="20"/>
                <w:szCs w:val="20"/>
              </w:rPr>
              <w:t>-£642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1D6B85F4" w14:textId="30266891">
            <w:pPr>
              <w:jc w:val="right"/>
              <w:rPr>
                <w:rFonts w:cs="Arial"/>
                <w:color w:val="000000"/>
                <w:sz w:val="20"/>
                <w:szCs w:val="20"/>
                <w:lang w:eastAsia="en-GB"/>
              </w:rPr>
            </w:pPr>
            <w:r>
              <w:rPr>
                <w:rFonts w:cs="Arial"/>
                <w:color w:val="000000"/>
                <w:sz w:val="20"/>
                <w:szCs w:val="20"/>
              </w:rPr>
              <w:t>-£126</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40FEB689" w14:textId="4C864C1B">
            <w:pPr>
              <w:jc w:val="right"/>
              <w:rPr>
                <w:rFonts w:cs="Arial"/>
                <w:color w:val="000000"/>
                <w:sz w:val="20"/>
                <w:szCs w:val="20"/>
                <w:lang w:eastAsia="en-GB"/>
              </w:rPr>
            </w:pPr>
            <w:r>
              <w:rPr>
                <w:rFonts w:cs="Arial"/>
                <w:color w:val="000000"/>
                <w:sz w:val="20"/>
                <w:szCs w:val="20"/>
              </w:rPr>
              <w:t>-£130</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6AD77E5" w14:textId="050B63F9">
            <w:pPr>
              <w:jc w:val="right"/>
              <w:rPr>
                <w:rFonts w:cs="Arial"/>
                <w:color w:val="000000"/>
                <w:sz w:val="20"/>
                <w:szCs w:val="20"/>
                <w:lang w:eastAsia="en-GB"/>
              </w:rPr>
            </w:pPr>
            <w:r>
              <w:rPr>
                <w:rFonts w:cs="Arial"/>
                <w:color w:val="000000"/>
                <w:sz w:val="20"/>
                <w:szCs w:val="20"/>
              </w:rPr>
              <w:t>£6</w:t>
            </w:r>
          </w:p>
        </w:tc>
        <w:tc>
          <w:tcPr>
            <w:tcW w:w="856" w:type="dxa"/>
            <w:tcBorders>
              <w:top w:val="nil"/>
              <w:left w:val="nil"/>
              <w:bottom w:val="nil"/>
              <w:right w:val="nil"/>
            </w:tcBorders>
          </w:tcPr>
          <w:p w:rsidR="000848F6" w:rsidRDefault="000848F6" w14:paraId="6D6D989F" w14:textId="2BE0AE7E">
            <w:pPr>
              <w:jc w:val="center"/>
              <w:rPr>
                <w:rFonts w:cs="Arial"/>
                <w:color w:val="000000"/>
                <w:sz w:val="20"/>
                <w:szCs w:val="20"/>
                <w:lang w:eastAsia="en-GB"/>
              </w:rPr>
            </w:pPr>
            <w:r>
              <w:rPr>
                <w:rFonts w:cs="Arial"/>
                <w:color w:val="000000"/>
                <w:sz w:val="20"/>
                <w:szCs w:val="20"/>
                <w:lang w:eastAsia="en-GB"/>
              </w:rPr>
              <w:t>£1</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47DD42AA" w14:textId="4FB4FD7E">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07153" w14:paraId="0E534FA0" w14:textId="7851408A">
            <w:pPr>
              <w:jc w:val="right"/>
              <w:rPr>
                <w:rFonts w:cs="Arial"/>
                <w:b/>
                <w:bCs/>
                <w:color w:val="000000"/>
                <w:sz w:val="20"/>
                <w:szCs w:val="20"/>
                <w:lang w:eastAsia="en-GB"/>
              </w:rPr>
            </w:pPr>
            <w:r>
              <w:rPr>
                <w:rFonts w:cs="Arial"/>
                <w:b/>
                <w:bCs/>
                <w:color w:val="000000"/>
                <w:sz w:val="20"/>
                <w:szCs w:val="20"/>
              </w:rPr>
              <w:t>£89</w:t>
            </w:r>
            <w:r w:rsidR="0003076C">
              <w:rPr>
                <w:rFonts w:cs="Arial"/>
                <w:b/>
                <w:bCs/>
                <w:color w:val="000000"/>
                <w:sz w:val="20"/>
                <w:szCs w:val="20"/>
              </w:rPr>
              <w:t>2</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07153" w14:paraId="2D2254C3" w14:textId="6025D409">
            <w:pPr>
              <w:jc w:val="right"/>
              <w:rPr>
                <w:rFonts w:cs="Arial"/>
                <w:b/>
                <w:bCs/>
                <w:color w:val="000000"/>
                <w:sz w:val="20"/>
                <w:szCs w:val="20"/>
                <w:lang w:eastAsia="en-GB"/>
              </w:rPr>
            </w:pPr>
            <w:r>
              <w:rPr>
                <w:rFonts w:cs="Arial"/>
                <w:b/>
                <w:bCs/>
                <w:color w:val="000000"/>
                <w:sz w:val="20"/>
                <w:szCs w:val="20"/>
              </w:rPr>
              <w:t>£70</w:t>
            </w:r>
            <w:r w:rsidR="0003076C">
              <w:rPr>
                <w:rFonts w:cs="Arial"/>
                <w:b/>
                <w:bCs/>
                <w:color w:val="000000"/>
                <w:sz w:val="20"/>
                <w:szCs w:val="20"/>
              </w:rPr>
              <w:t>1</w:t>
            </w:r>
          </w:p>
        </w:tc>
      </w:tr>
      <w:tr w:rsidRPr="00E77428" w:rsidR="00591B07" w:rsidTr="00591B07" w14:paraId="2B0C4A0E"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2C94BD11" w14:textId="77777777">
            <w:pPr>
              <w:jc w:val="right"/>
              <w:rPr>
                <w:rFonts w:cs="Arial"/>
                <w:color w:val="000000"/>
                <w:sz w:val="20"/>
                <w:szCs w:val="20"/>
                <w:lang w:eastAsia="en-GB"/>
              </w:rPr>
            </w:pPr>
            <w:r w:rsidRPr="00E77428">
              <w:rPr>
                <w:rFonts w:cs="Arial"/>
                <w:color w:val="000000"/>
                <w:sz w:val="20"/>
                <w:szCs w:val="20"/>
                <w:lang w:eastAsia="en-GB"/>
              </w:rPr>
              <w:t>2032</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6125EE92" w14:textId="50A4BF8F">
            <w:pPr>
              <w:jc w:val="right"/>
              <w:rPr>
                <w:rFonts w:cs="Arial"/>
                <w:color w:val="000000"/>
                <w:sz w:val="20"/>
                <w:szCs w:val="20"/>
                <w:lang w:eastAsia="en-GB"/>
              </w:rPr>
            </w:pPr>
            <w:r>
              <w:rPr>
                <w:rFonts w:cs="Arial"/>
                <w:color w:val="000000"/>
                <w:sz w:val="20"/>
                <w:szCs w:val="20"/>
              </w:rPr>
              <w:t>-£126</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73E3620" w14:textId="6B978DC5">
            <w:pPr>
              <w:jc w:val="right"/>
              <w:rPr>
                <w:rFonts w:cs="Arial"/>
                <w:color w:val="000000"/>
                <w:sz w:val="20"/>
                <w:szCs w:val="20"/>
                <w:lang w:eastAsia="en-GB"/>
              </w:rPr>
            </w:pPr>
            <w:r>
              <w:rPr>
                <w:rFonts w:cs="Arial"/>
                <w:color w:val="000000"/>
                <w:sz w:val="20"/>
                <w:szCs w:val="20"/>
              </w:rPr>
              <w:t>£1,504</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78AF305B" w14:textId="007D3972">
            <w:pPr>
              <w:jc w:val="right"/>
              <w:rPr>
                <w:rFonts w:cs="Arial"/>
                <w:color w:val="000000"/>
                <w:sz w:val="20"/>
                <w:szCs w:val="20"/>
                <w:lang w:eastAsia="en-GB"/>
              </w:rPr>
            </w:pPr>
            <w:r>
              <w:rPr>
                <w:rFonts w:cs="Arial"/>
                <w:color w:val="000000"/>
                <w:sz w:val="20"/>
                <w:szCs w:val="20"/>
              </w:rPr>
              <w:t>-£642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73DEFEE1" w14:textId="3026B4A8">
            <w:pPr>
              <w:jc w:val="right"/>
              <w:rPr>
                <w:rFonts w:cs="Arial"/>
                <w:color w:val="000000"/>
                <w:sz w:val="20"/>
                <w:szCs w:val="20"/>
                <w:lang w:eastAsia="en-GB"/>
              </w:rPr>
            </w:pPr>
            <w:r>
              <w:rPr>
                <w:rFonts w:cs="Arial"/>
                <w:color w:val="000000"/>
                <w:sz w:val="20"/>
                <w:szCs w:val="20"/>
              </w:rPr>
              <w:t>-£126</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4CE4E643" w14:textId="57ED4EB2">
            <w:pPr>
              <w:jc w:val="right"/>
              <w:rPr>
                <w:rFonts w:cs="Arial"/>
                <w:color w:val="000000"/>
                <w:sz w:val="20"/>
                <w:szCs w:val="20"/>
                <w:lang w:eastAsia="en-GB"/>
              </w:rPr>
            </w:pPr>
            <w:r>
              <w:rPr>
                <w:rFonts w:cs="Arial"/>
                <w:color w:val="000000"/>
                <w:sz w:val="20"/>
                <w:szCs w:val="20"/>
              </w:rPr>
              <w:t>-£132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462812B" w14:textId="435988F8">
            <w:pPr>
              <w:jc w:val="right"/>
              <w:rPr>
                <w:rFonts w:cs="Arial"/>
                <w:color w:val="000000"/>
                <w:sz w:val="20"/>
                <w:szCs w:val="20"/>
                <w:lang w:eastAsia="en-GB"/>
              </w:rPr>
            </w:pPr>
            <w:r>
              <w:rPr>
                <w:rFonts w:cs="Arial"/>
                <w:color w:val="000000"/>
                <w:sz w:val="20"/>
                <w:szCs w:val="20"/>
              </w:rPr>
              <w:t>£6</w:t>
            </w:r>
          </w:p>
        </w:tc>
        <w:tc>
          <w:tcPr>
            <w:tcW w:w="856" w:type="dxa"/>
            <w:tcBorders>
              <w:top w:val="nil"/>
              <w:left w:val="nil"/>
              <w:bottom w:val="nil"/>
              <w:right w:val="nil"/>
            </w:tcBorders>
          </w:tcPr>
          <w:p w:rsidR="000848F6" w:rsidRDefault="000848F6" w14:paraId="6639169D" w14:textId="4FF88798">
            <w:pPr>
              <w:jc w:val="center"/>
              <w:rPr>
                <w:rFonts w:cs="Arial"/>
                <w:color w:val="000000"/>
                <w:sz w:val="20"/>
                <w:szCs w:val="20"/>
                <w:lang w:eastAsia="en-GB"/>
              </w:rPr>
            </w:pPr>
            <w:r>
              <w:rPr>
                <w:rFonts w:cs="Arial"/>
                <w:color w:val="000000"/>
                <w:sz w:val="20"/>
                <w:szCs w:val="20"/>
                <w:lang w:eastAsia="en-GB"/>
              </w:rPr>
              <w:t>£1</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52020684" w14:textId="1BA6B9F8">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07153" w14:paraId="32C0E320" w14:textId="2644384F">
            <w:pPr>
              <w:jc w:val="right"/>
              <w:rPr>
                <w:rFonts w:cs="Arial"/>
                <w:b/>
                <w:bCs/>
                <w:color w:val="000000"/>
                <w:sz w:val="20"/>
                <w:szCs w:val="20"/>
                <w:lang w:eastAsia="en-GB"/>
              </w:rPr>
            </w:pPr>
            <w:r>
              <w:rPr>
                <w:rFonts w:cs="Arial"/>
                <w:b/>
                <w:bCs/>
                <w:color w:val="000000"/>
                <w:sz w:val="20"/>
                <w:szCs w:val="20"/>
              </w:rPr>
              <w:t>£98</w:t>
            </w:r>
            <w:r w:rsidR="0003076C">
              <w:rPr>
                <w:rFonts w:cs="Arial"/>
                <w:b/>
                <w:bCs/>
                <w:color w:val="000000"/>
                <w:sz w:val="20"/>
                <w:szCs w:val="20"/>
              </w:rPr>
              <w:t>8</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07153" w14:paraId="2CD60F0E" w14:textId="2230FCC7">
            <w:pPr>
              <w:jc w:val="right"/>
              <w:rPr>
                <w:rFonts w:cs="Arial"/>
                <w:b/>
                <w:bCs/>
                <w:color w:val="000000"/>
                <w:sz w:val="20"/>
                <w:szCs w:val="20"/>
                <w:lang w:eastAsia="en-GB"/>
              </w:rPr>
            </w:pPr>
            <w:r>
              <w:rPr>
                <w:rFonts w:cs="Arial"/>
                <w:b/>
                <w:bCs/>
                <w:color w:val="000000"/>
                <w:sz w:val="20"/>
                <w:szCs w:val="20"/>
              </w:rPr>
              <w:t>£75</w:t>
            </w:r>
            <w:r w:rsidR="0003076C">
              <w:rPr>
                <w:rFonts w:cs="Arial"/>
                <w:b/>
                <w:bCs/>
                <w:color w:val="000000"/>
                <w:sz w:val="20"/>
                <w:szCs w:val="20"/>
              </w:rPr>
              <w:t>0</w:t>
            </w:r>
          </w:p>
        </w:tc>
      </w:tr>
      <w:tr w:rsidRPr="00E77428" w:rsidR="00591B07" w:rsidTr="00591B07" w14:paraId="384A2B95"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1181B6E2" w14:textId="77777777">
            <w:pPr>
              <w:jc w:val="right"/>
              <w:rPr>
                <w:rFonts w:cs="Arial"/>
                <w:color w:val="000000"/>
                <w:sz w:val="20"/>
                <w:szCs w:val="20"/>
                <w:lang w:eastAsia="en-GB"/>
              </w:rPr>
            </w:pPr>
            <w:r w:rsidRPr="00E77428">
              <w:rPr>
                <w:rFonts w:cs="Arial"/>
                <w:color w:val="000000"/>
                <w:sz w:val="20"/>
                <w:szCs w:val="20"/>
                <w:lang w:eastAsia="en-GB"/>
              </w:rPr>
              <w:t>2033</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3851ADA1" w14:textId="2A49A387">
            <w:pPr>
              <w:jc w:val="right"/>
              <w:rPr>
                <w:rFonts w:cs="Arial"/>
                <w:color w:val="000000"/>
                <w:sz w:val="20"/>
                <w:szCs w:val="20"/>
                <w:lang w:eastAsia="en-GB"/>
              </w:rPr>
            </w:pPr>
            <w:r>
              <w:rPr>
                <w:rFonts w:cs="Arial"/>
                <w:color w:val="000000"/>
                <w:sz w:val="20"/>
                <w:szCs w:val="20"/>
              </w:rPr>
              <w:t>-£126</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307ED5CD" w14:textId="3B05BDB7">
            <w:pPr>
              <w:jc w:val="right"/>
              <w:rPr>
                <w:rFonts w:cs="Arial"/>
                <w:color w:val="000000"/>
                <w:sz w:val="20"/>
                <w:szCs w:val="20"/>
                <w:lang w:eastAsia="en-GB"/>
              </w:rPr>
            </w:pPr>
            <w:r>
              <w:rPr>
                <w:rFonts w:cs="Arial"/>
                <w:color w:val="000000"/>
                <w:sz w:val="20"/>
                <w:szCs w:val="20"/>
              </w:rPr>
              <w:t>£1,592</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0CDCEAEC" w14:textId="1918F866">
            <w:pPr>
              <w:jc w:val="right"/>
              <w:rPr>
                <w:rFonts w:cs="Arial"/>
                <w:color w:val="000000"/>
                <w:sz w:val="20"/>
                <w:szCs w:val="20"/>
                <w:lang w:eastAsia="en-GB"/>
              </w:rPr>
            </w:pPr>
            <w:r>
              <w:rPr>
                <w:rFonts w:cs="Arial"/>
                <w:color w:val="000000"/>
                <w:sz w:val="20"/>
                <w:szCs w:val="20"/>
              </w:rPr>
              <w:t>-£642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122D2439" w14:textId="664BF503">
            <w:pPr>
              <w:jc w:val="right"/>
              <w:rPr>
                <w:rFonts w:cs="Arial"/>
                <w:color w:val="000000"/>
                <w:sz w:val="20"/>
                <w:szCs w:val="20"/>
                <w:lang w:eastAsia="en-GB"/>
              </w:rPr>
            </w:pPr>
            <w:r>
              <w:rPr>
                <w:rFonts w:cs="Arial"/>
                <w:color w:val="000000"/>
                <w:sz w:val="20"/>
                <w:szCs w:val="20"/>
              </w:rPr>
              <w:t>-£126</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68D352EE" w14:textId="0B0364A3">
            <w:pPr>
              <w:jc w:val="right"/>
              <w:rPr>
                <w:rFonts w:cs="Arial"/>
                <w:color w:val="000000"/>
                <w:sz w:val="20"/>
                <w:szCs w:val="20"/>
                <w:lang w:eastAsia="en-GB"/>
              </w:rPr>
            </w:pPr>
            <w:r>
              <w:rPr>
                <w:rFonts w:cs="Arial"/>
                <w:color w:val="000000"/>
                <w:sz w:val="20"/>
                <w:szCs w:val="20"/>
              </w:rPr>
              <w:t>£78</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0E216575" w14:textId="3C89BA11">
            <w:pPr>
              <w:jc w:val="right"/>
              <w:rPr>
                <w:rFonts w:cs="Arial"/>
                <w:color w:val="000000"/>
                <w:sz w:val="20"/>
                <w:szCs w:val="20"/>
                <w:lang w:eastAsia="en-GB"/>
              </w:rPr>
            </w:pPr>
            <w:r>
              <w:rPr>
                <w:rFonts w:cs="Arial"/>
                <w:color w:val="000000"/>
                <w:sz w:val="20"/>
                <w:szCs w:val="20"/>
              </w:rPr>
              <w:t>£6</w:t>
            </w:r>
          </w:p>
        </w:tc>
        <w:tc>
          <w:tcPr>
            <w:tcW w:w="856" w:type="dxa"/>
            <w:tcBorders>
              <w:top w:val="nil"/>
              <w:left w:val="nil"/>
              <w:bottom w:val="nil"/>
              <w:right w:val="nil"/>
            </w:tcBorders>
          </w:tcPr>
          <w:p w:rsidR="000848F6" w:rsidRDefault="000848F6" w14:paraId="3C92A3D2" w14:textId="72B58DA3">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323DE9AF" w14:textId="443B9367">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0C3AB08D" w14:textId="1C386DF3">
            <w:pPr>
              <w:jc w:val="right"/>
              <w:rPr>
                <w:rFonts w:cs="Arial"/>
                <w:b/>
                <w:bCs/>
                <w:color w:val="000000"/>
                <w:sz w:val="20"/>
                <w:szCs w:val="20"/>
                <w:lang w:eastAsia="en-GB"/>
              </w:rPr>
            </w:pPr>
            <w:r>
              <w:rPr>
                <w:rFonts w:cs="Arial"/>
                <w:b/>
                <w:bCs/>
                <w:color w:val="000000"/>
                <w:sz w:val="20"/>
                <w:szCs w:val="20"/>
              </w:rPr>
              <w:t>£866</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90DA6" w14:paraId="4293B9C2" w14:textId="3BDEC79D">
            <w:pPr>
              <w:jc w:val="right"/>
              <w:rPr>
                <w:rFonts w:cs="Arial"/>
                <w:b/>
                <w:bCs/>
                <w:color w:val="000000"/>
                <w:sz w:val="20"/>
                <w:szCs w:val="20"/>
                <w:lang w:eastAsia="en-GB"/>
              </w:rPr>
            </w:pPr>
            <w:r>
              <w:rPr>
                <w:rFonts w:cs="Arial"/>
                <w:b/>
                <w:bCs/>
                <w:color w:val="000000"/>
                <w:sz w:val="20"/>
                <w:szCs w:val="20"/>
              </w:rPr>
              <w:t>£635</w:t>
            </w:r>
          </w:p>
        </w:tc>
      </w:tr>
      <w:tr w:rsidRPr="00E77428" w:rsidR="00591B07" w:rsidTr="00591B07" w14:paraId="237A5B87"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1076C062" w14:textId="77777777">
            <w:pPr>
              <w:jc w:val="right"/>
              <w:rPr>
                <w:rFonts w:cs="Arial"/>
                <w:color w:val="000000"/>
                <w:sz w:val="20"/>
                <w:szCs w:val="20"/>
                <w:lang w:eastAsia="en-GB"/>
              </w:rPr>
            </w:pPr>
            <w:r w:rsidRPr="00E77428">
              <w:rPr>
                <w:rFonts w:cs="Arial"/>
                <w:color w:val="000000"/>
                <w:sz w:val="20"/>
                <w:szCs w:val="20"/>
                <w:lang w:eastAsia="en-GB"/>
              </w:rPr>
              <w:t>2034</w:t>
            </w:r>
          </w:p>
        </w:tc>
        <w:tc>
          <w:tcPr>
            <w:tcW w:w="992" w:type="dxa"/>
            <w:tcBorders>
              <w:top w:val="nil"/>
              <w:left w:val="single" w:color="auto" w:sz="4" w:space="0"/>
              <w:bottom w:val="nil"/>
              <w:right w:val="nil"/>
            </w:tcBorders>
            <w:shd w:val="clear" w:color="auto" w:fill="auto"/>
            <w:noWrap/>
            <w:vAlign w:val="bottom"/>
            <w:hideMark/>
          </w:tcPr>
          <w:p w:rsidRPr="00E77428" w:rsidR="00C90DA6" w:rsidP="00C90DA6" w:rsidRDefault="00C90DA6" w14:paraId="36BF2D7E" w14:textId="0F1C47FA">
            <w:pPr>
              <w:jc w:val="right"/>
              <w:rPr>
                <w:rFonts w:cs="Arial"/>
                <w:color w:val="000000"/>
                <w:sz w:val="20"/>
                <w:szCs w:val="20"/>
                <w:lang w:eastAsia="en-GB"/>
              </w:rPr>
            </w:pPr>
            <w:r>
              <w:rPr>
                <w:rFonts w:cs="Arial"/>
                <w:color w:val="000000"/>
                <w:sz w:val="20"/>
                <w:szCs w:val="20"/>
              </w:rPr>
              <w:t>-£127</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5F4115F6" w14:textId="6C9C9EAF">
            <w:pPr>
              <w:jc w:val="right"/>
              <w:rPr>
                <w:rFonts w:cs="Arial"/>
                <w:color w:val="000000"/>
                <w:sz w:val="20"/>
                <w:szCs w:val="20"/>
                <w:lang w:eastAsia="en-GB"/>
              </w:rPr>
            </w:pPr>
            <w:r>
              <w:rPr>
                <w:rFonts w:cs="Arial"/>
                <w:color w:val="000000"/>
                <w:sz w:val="20"/>
                <w:szCs w:val="20"/>
              </w:rPr>
              <w:t>£1,674</w:t>
            </w: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5EF45A61" w14:textId="6632AAF8">
            <w:pPr>
              <w:jc w:val="right"/>
              <w:rPr>
                <w:rFonts w:cs="Arial"/>
                <w:color w:val="000000"/>
                <w:sz w:val="20"/>
                <w:szCs w:val="20"/>
                <w:lang w:eastAsia="en-GB"/>
              </w:rPr>
            </w:pPr>
            <w:r>
              <w:rPr>
                <w:rFonts w:cs="Arial"/>
                <w:color w:val="000000"/>
                <w:sz w:val="20"/>
                <w:szCs w:val="20"/>
              </w:rPr>
              <w:t>-£642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5F3C172C" w14:textId="4F8098CF">
            <w:pPr>
              <w:jc w:val="right"/>
              <w:rPr>
                <w:rFonts w:cs="Arial"/>
                <w:color w:val="000000"/>
                <w:sz w:val="20"/>
                <w:szCs w:val="20"/>
                <w:lang w:eastAsia="en-GB"/>
              </w:rPr>
            </w:pPr>
            <w:r>
              <w:rPr>
                <w:rFonts w:cs="Arial"/>
                <w:color w:val="000000"/>
                <w:sz w:val="20"/>
                <w:szCs w:val="20"/>
              </w:rPr>
              <w:t>-£126</w:t>
            </w:r>
          </w:p>
        </w:tc>
        <w:tc>
          <w:tcPr>
            <w:tcW w:w="1417" w:type="dxa"/>
            <w:tcBorders>
              <w:top w:val="nil"/>
              <w:left w:val="nil"/>
              <w:bottom w:val="nil"/>
              <w:right w:val="nil"/>
            </w:tcBorders>
            <w:shd w:val="clear" w:color="auto" w:fill="auto"/>
            <w:noWrap/>
            <w:vAlign w:val="bottom"/>
            <w:hideMark/>
          </w:tcPr>
          <w:p w:rsidRPr="00E77428" w:rsidR="00C90DA6" w:rsidP="00C90DA6" w:rsidRDefault="00C90DA6" w14:paraId="1F51EE52" w14:textId="13731325">
            <w:pPr>
              <w:jc w:val="right"/>
              <w:rPr>
                <w:rFonts w:cs="Arial"/>
                <w:color w:val="000000"/>
                <w:sz w:val="20"/>
                <w:szCs w:val="20"/>
                <w:lang w:eastAsia="en-GB"/>
              </w:rPr>
            </w:pPr>
            <w:r>
              <w:rPr>
                <w:rFonts w:cs="Arial"/>
                <w:color w:val="000000"/>
                <w:sz w:val="20"/>
                <w:szCs w:val="20"/>
              </w:rPr>
              <w:t>-£122</w:t>
            </w:r>
          </w:p>
        </w:tc>
        <w:tc>
          <w:tcPr>
            <w:tcW w:w="1418" w:type="dxa"/>
            <w:tcBorders>
              <w:top w:val="nil"/>
              <w:left w:val="nil"/>
              <w:bottom w:val="nil"/>
              <w:right w:val="nil"/>
            </w:tcBorders>
            <w:shd w:val="clear" w:color="auto" w:fill="auto"/>
            <w:noWrap/>
            <w:vAlign w:val="bottom"/>
            <w:hideMark/>
          </w:tcPr>
          <w:p w:rsidRPr="00E77428" w:rsidR="00C90DA6" w:rsidP="00C90DA6" w:rsidRDefault="00C90DA6" w14:paraId="25307284" w14:textId="1C270C94">
            <w:pPr>
              <w:jc w:val="right"/>
              <w:rPr>
                <w:rFonts w:cs="Arial"/>
                <w:color w:val="000000"/>
                <w:sz w:val="20"/>
                <w:szCs w:val="20"/>
                <w:lang w:eastAsia="en-GB"/>
              </w:rPr>
            </w:pPr>
            <w:r>
              <w:rPr>
                <w:rFonts w:cs="Arial"/>
                <w:color w:val="000000"/>
                <w:sz w:val="20"/>
                <w:szCs w:val="20"/>
              </w:rPr>
              <w:t>£6</w:t>
            </w:r>
          </w:p>
        </w:tc>
        <w:tc>
          <w:tcPr>
            <w:tcW w:w="856" w:type="dxa"/>
            <w:tcBorders>
              <w:top w:val="nil"/>
              <w:left w:val="nil"/>
              <w:bottom w:val="nil"/>
              <w:right w:val="nil"/>
            </w:tcBorders>
          </w:tcPr>
          <w:p w:rsidR="000848F6" w:rsidRDefault="000848F6" w14:paraId="25F51B7B" w14:textId="6347625F">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nil"/>
              <w:right w:val="single" w:color="auto" w:sz="4" w:space="0"/>
            </w:tcBorders>
            <w:shd w:val="clear" w:color="auto" w:fill="auto"/>
            <w:noWrap/>
            <w:vAlign w:val="bottom"/>
          </w:tcPr>
          <w:p w:rsidRPr="00E77428" w:rsidR="00C90DA6" w:rsidP="00C90DA6" w:rsidRDefault="00C90DA6" w14:paraId="4EA60AAB" w14:textId="59A83B3B">
            <w:pPr>
              <w:jc w:val="right"/>
              <w:rPr>
                <w:rFonts w:cs="Arial"/>
                <w:color w:val="000000"/>
                <w:sz w:val="20"/>
                <w:szCs w:val="20"/>
                <w:lang w:eastAsia="en-GB"/>
              </w:rPr>
            </w:pPr>
          </w:p>
        </w:tc>
        <w:tc>
          <w:tcPr>
            <w:tcW w:w="992" w:type="dxa"/>
            <w:tcBorders>
              <w:top w:val="nil"/>
              <w:left w:val="nil"/>
              <w:bottom w:val="nil"/>
              <w:right w:val="single" w:color="auto" w:sz="4" w:space="0"/>
            </w:tcBorders>
            <w:shd w:val="clear" w:color="auto" w:fill="auto"/>
            <w:noWrap/>
            <w:vAlign w:val="bottom"/>
            <w:hideMark/>
          </w:tcPr>
          <w:p w:rsidRPr="00E77428" w:rsidR="00C90DA6" w:rsidP="00C90DA6" w:rsidRDefault="00C90DA6" w14:paraId="52F41E5B" w14:textId="40B23308">
            <w:pPr>
              <w:jc w:val="right"/>
              <w:rPr>
                <w:rFonts w:cs="Arial"/>
                <w:b/>
                <w:bCs/>
                <w:color w:val="000000"/>
                <w:sz w:val="20"/>
                <w:szCs w:val="20"/>
                <w:lang w:eastAsia="en-GB"/>
              </w:rPr>
            </w:pPr>
            <w:r>
              <w:rPr>
                <w:rFonts w:cs="Arial"/>
                <w:b/>
                <w:bCs/>
                <w:color w:val="000000"/>
                <w:sz w:val="20"/>
                <w:szCs w:val="20"/>
              </w:rPr>
              <w:t>£1,147</w:t>
            </w:r>
          </w:p>
        </w:tc>
        <w:tc>
          <w:tcPr>
            <w:tcW w:w="1134" w:type="dxa"/>
            <w:tcBorders>
              <w:top w:val="nil"/>
              <w:left w:val="nil"/>
              <w:bottom w:val="nil"/>
              <w:right w:val="single" w:color="auto" w:sz="4" w:space="0"/>
            </w:tcBorders>
            <w:shd w:val="clear" w:color="auto" w:fill="auto"/>
            <w:noWrap/>
            <w:vAlign w:val="bottom"/>
            <w:hideMark/>
          </w:tcPr>
          <w:p w:rsidRPr="00E77428" w:rsidR="00C90DA6" w:rsidP="00C90DA6" w:rsidRDefault="00C90DA6" w14:paraId="7A3D79E6" w14:textId="0F5C836A">
            <w:pPr>
              <w:jc w:val="right"/>
              <w:rPr>
                <w:rFonts w:cs="Arial"/>
                <w:b/>
                <w:bCs/>
                <w:color w:val="000000"/>
                <w:sz w:val="20"/>
                <w:szCs w:val="20"/>
                <w:lang w:eastAsia="en-GB"/>
              </w:rPr>
            </w:pPr>
            <w:r>
              <w:rPr>
                <w:rFonts w:cs="Arial"/>
                <w:b/>
                <w:bCs/>
                <w:color w:val="000000"/>
                <w:sz w:val="20"/>
                <w:szCs w:val="20"/>
              </w:rPr>
              <w:t>£813</w:t>
            </w:r>
          </w:p>
        </w:tc>
      </w:tr>
      <w:tr w:rsidRPr="00E77428" w:rsidR="00591B07" w:rsidTr="00591B07" w14:paraId="7D894858" w14:textId="77777777">
        <w:trPr>
          <w:trHeight w:val="189"/>
          <w:jc w:val="center"/>
        </w:trPr>
        <w:tc>
          <w:tcPr>
            <w:tcW w:w="704" w:type="dxa"/>
            <w:tcBorders>
              <w:top w:val="nil"/>
              <w:left w:val="single" w:color="auto" w:sz="4" w:space="0"/>
              <w:bottom w:val="nil"/>
              <w:right w:val="nil"/>
            </w:tcBorders>
            <w:shd w:val="clear" w:color="auto" w:fill="auto"/>
            <w:noWrap/>
            <w:vAlign w:val="bottom"/>
            <w:hideMark/>
          </w:tcPr>
          <w:p w:rsidRPr="00E77428" w:rsidR="00C90DA6" w:rsidP="00C90DA6" w:rsidRDefault="00C90DA6" w14:paraId="2815FDF8" w14:textId="77777777">
            <w:pPr>
              <w:jc w:val="right"/>
              <w:rPr>
                <w:rFonts w:cs="Arial"/>
                <w:color w:val="000000"/>
                <w:sz w:val="20"/>
                <w:szCs w:val="20"/>
                <w:lang w:eastAsia="en-GB"/>
              </w:rPr>
            </w:pPr>
            <w:r w:rsidRPr="00E77428">
              <w:rPr>
                <w:rFonts w:cs="Arial"/>
                <w:color w:val="000000"/>
                <w:sz w:val="20"/>
                <w:szCs w:val="20"/>
                <w:lang w:eastAsia="en-GB"/>
              </w:rPr>
              <w:t>2035</w:t>
            </w:r>
          </w:p>
        </w:tc>
        <w:tc>
          <w:tcPr>
            <w:tcW w:w="992" w:type="dxa"/>
            <w:tcBorders>
              <w:top w:val="nil"/>
              <w:left w:val="single" w:color="auto" w:sz="4" w:space="0"/>
              <w:bottom w:val="single" w:color="auto" w:sz="4" w:space="0"/>
              <w:right w:val="nil"/>
            </w:tcBorders>
            <w:shd w:val="clear" w:color="auto" w:fill="auto"/>
            <w:noWrap/>
            <w:vAlign w:val="bottom"/>
            <w:hideMark/>
          </w:tcPr>
          <w:p w:rsidRPr="00E77428" w:rsidR="00C90DA6" w:rsidP="00C90DA6" w:rsidRDefault="00C90DA6" w14:paraId="6EBCE836" w14:textId="3B10DAA4">
            <w:pPr>
              <w:jc w:val="right"/>
              <w:rPr>
                <w:rFonts w:cs="Arial"/>
                <w:color w:val="000000"/>
                <w:sz w:val="20"/>
                <w:szCs w:val="20"/>
                <w:lang w:eastAsia="en-GB"/>
              </w:rPr>
            </w:pPr>
            <w:r>
              <w:rPr>
                <w:rFonts w:cs="Arial"/>
                <w:color w:val="000000"/>
                <w:sz w:val="20"/>
                <w:szCs w:val="20"/>
              </w:rPr>
              <w:t>-£128</w:t>
            </w:r>
          </w:p>
        </w:tc>
        <w:tc>
          <w:tcPr>
            <w:tcW w:w="1418" w:type="dxa"/>
            <w:tcBorders>
              <w:top w:val="nil"/>
              <w:left w:val="nil"/>
              <w:bottom w:val="single" w:color="auto" w:sz="4" w:space="0"/>
              <w:right w:val="nil"/>
            </w:tcBorders>
            <w:shd w:val="clear" w:color="auto" w:fill="auto"/>
            <w:noWrap/>
            <w:vAlign w:val="bottom"/>
            <w:hideMark/>
          </w:tcPr>
          <w:p w:rsidRPr="00E77428" w:rsidR="00C90DA6" w:rsidP="00C90DA6" w:rsidRDefault="00C90DA6" w14:paraId="602546A4" w14:textId="6B2A3440">
            <w:pPr>
              <w:jc w:val="right"/>
              <w:rPr>
                <w:rFonts w:cs="Arial"/>
                <w:color w:val="000000"/>
                <w:sz w:val="20"/>
                <w:szCs w:val="20"/>
                <w:lang w:eastAsia="en-GB"/>
              </w:rPr>
            </w:pPr>
            <w:r>
              <w:rPr>
                <w:rFonts w:cs="Arial"/>
                <w:color w:val="000000"/>
                <w:sz w:val="20"/>
                <w:szCs w:val="20"/>
              </w:rPr>
              <w:t>£1,753</w:t>
            </w: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C90DA6" w:rsidP="00C90DA6" w:rsidRDefault="00C90DA6" w14:paraId="1113F87E" w14:textId="7D9A9755">
            <w:pPr>
              <w:jc w:val="right"/>
              <w:rPr>
                <w:rFonts w:cs="Arial"/>
                <w:color w:val="000000"/>
                <w:sz w:val="20"/>
                <w:szCs w:val="20"/>
                <w:lang w:eastAsia="en-GB"/>
              </w:rPr>
            </w:pPr>
            <w:r>
              <w:rPr>
                <w:rFonts w:cs="Arial"/>
                <w:color w:val="000000"/>
                <w:sz w:val="20"/>
                <w:szCs w:val="20"/>
              </w:rPr>
              <w:t>-£642</w:t>
            </w:r>
          </w:p>
        </w:tc>
        <w:tc>
          <w:tcPr>
            <w:tcW w:w="1418" w:type="dxa"/>
            <w:tcBorders>
              <w:top w:val="nil"/>
              <w:left w:val="nil"/>
              <w:bottom w:val="single" w:color="auto" w:sz="4" w:space="0"/>
              <w:right w:val="nil"/>
            </w:tcBorders>
            <w:shd w:val="clear" w:color="auto" w:fill="auto"/>
            <w:noWrap/>
            <w:vAlign w:val="bottom"/>
            <w:hideMark/>
          </w:tcPr>
          <w:p w:rsidRPr="00E77428" w:rsidR="00C90DA6" w:rsidP="00C90DA6" w:rsidRDefault="00C90DA6" w14:paraId="4630B75D" w14:textId="4D2364AC">
            <w:pPr>
              <w:jc w:val="right"/>
              <w:rPr>
                <w:rFonts w:cs="Arial"/>
                <w:color w:val="000000"/>
                <w:sz w:val="20"/>
                <w:szCs w:val="20"/>
                <w:lang w:eastAsia="en-GB"/>
              </w:rPr>
            </w:pPr>
            <w:r>
              <w:rPr>
                <w:rFonts w:cs="Arial"/>
                <w:color w:val="000000"/>
                <w:sz w:val="20"/>
                <w:szCs w:val="20"/>
              </w:rPr>
              <w:t>-£126</w:t>
            </w:r>
          </w:p>
        </w:tc>
        <w:tc>
          <w:tcPr>
            <w:tcW w:w="1417" w:type="dxa"/>
            <w:tcBorders>
              <w:top w:val="nil"/>
              <w:left w:val="nil"/>
              <w:bottom w:val="single" w:color="auto" w:sz="4" w:space="0"/>
              <w:right w:val="nil"/>
            </w:tcBorders>
            <w:shd w:val="clear" w:color="auto" w:fill="auto"/>
            <w:noWrap/>
            <w:vAlign w:val="bottom"/>
            <w:hideMark/>
          </w:tcPr>
          <w:p w:rsidRPr="00E77428" w:rsidR="00C90DA6" w:rsidP="00C90DA6" w:rsidRDefault="00C90DA6" w14:paraId="55F75076" w14:textId="61DA0A33">
            <w:pPr>
              <w:jc w:val="right"/>
              <w:rPr>
                <w:rFonts w:cs="Arial"/>
                <w:color w:val="000000"/>
                <w:sz w:val="20"/>
                <w:szCs w:val="20"/>
                <w:lang w:eastAsia="en-GB"/>
              </w:rPr>
            </w:pPr>
            <w:r>
              <w:rPr>
                <w:rFonts w:cs="Arial"/>
                <w:color w:val="000000"/>
                <w:sz w:val="20"/>
                <w:szCs w:val="20"/>
              </w:rPr>
              <w:t>-£110</w:t>
            </w:r>
          </w:p>
        </w:tc>
        <w:tc>
          <w:tcPr>
            <w:tcW w:w="1418" w:type="dxa"/>
            <w:tcBorders>
              <w:top w:val="nil"/>
              <w:left w:val="nil"/>
              <w:bottom w:val="single" w:color="auto" w:sz="4" w:space="0"/>
              <w:right w:val="nil"/>
            </w:tcBorders>
            <w:shd w:val="clear" w:color="auto" w:fill="auto"/>
            <w:noWrap/>
            <w:vAlign w:val="bottom"/>
            <w:hideMark/>
          </w:tcPr>
          <w:p w:rsidRPr="00E77428" w:rsidR="00C90DA6" w:rsidP="00C90DA6" w:rsidRDefault="00C90DA6" w14:paraId="0BD6AB5E" w14:textId="3CA5C3A3">
            <w:pPr>
              <w:jc w:val="right"/>
              <w:rPr>
                <w:rFonts w:cs="Arial"/>
                <w:color w:val="000000"/>
                <w:sz w:val="20"/>
                <w:szCs w:val="20"/>
                <w:lang w:eastAsia="en-GB"/>
              </w:rPr>
            </w:pPr>
            <w:r>
              <w:rPr>
                <w:rFonts w:cs="Arial"/>
                <w:color w:val="000000"/>
                <w:sz w:val="20"/>
                <w:szCs w:val="20"/>
              </w:rPr>
              <w:t>£6</w:t>
            </w:r>
          </w:p>
        </w:tc>
        <w:tc>
          <w:tcPr>
            <w:tcW w:w="856" w:type="dxa"/>
            <w:tcBorders>
              <w:top w:val="nil"/>
              <w:left w:val="nil"/>
              <w:bottom w:val="single" w:color="auto" w:sz="4" w:space="0"/>
              <w:right w:val="nil"/>
            </w:tcBorders>
          </w:tcPr>
          <w:p w:rsidR="000848F6" w:rsidRDefault="000848F6" w14:paraId="50F9FA3B" w14:textId="76646E74">
            <w:pPr>
              <w:jc w:val="center"/>
              <w:rPr>
                <w:rFonts w:cs="Arial"/>
                <w:color w:val="000000"/>
                <w:sz w:val="20"/>
                <w:szCs w:val="20"/>
                <w:lang w:eastAsia="en-GB"/>
              </w:rPr>
            </w:pPr>
            <w:r>
              <w:rPr>
                <w:rFonts w:cs="Arial"/>
                <w:color w:val="000000"/>
                <w:sz w:val="20"/>
                <w:szCs w:val="20"/>
                <w:lang w:eastAsia="en-GB"/>
              </w:rPr>
              <w:t>£0</w:t>
            </w:r>
          </w:p>
        </w:tc>
        <w:tc>
          <w:tcPr>
            <w:tcW w:w="283" w:type="dxa"/>
            <w:tcBorders>
              <w:top w:val="nil"/>
              <w:left w:val="nil"/>
              <w:bottom w:val="single" w:color="auto" w:sz="4" w:space="0"/>
              <w:right w:val="single" w:color="auto" w:sz="4" w:space="0"/>
            </w:tcBorders>
            <w:shd w:val="clear" w:color="auto" w:fill="auto"/>
            <w:noWrap/>
            <w:vAlign w:val="bottom"/>
          </w:tcPr>
          <w:p w:rsidRPr="00E77428" w:rsidR="00C90DA6" w:rsidP="009E7A40" w:rsidRDefault="00C90DA6" w14:paraId="4578E939" w14:textId="23CB7FFE">
            <w:pPr>
              <w:rPr>
                <w:rFonts w:cs="Arial"/>
                <w:color w:val="000000"/>
                <w:sz w:val="20"/>
                <w:szCs w:val="20"/>
                <w:lang w:eastAsia="en-GB"/>
              </w:rPr>
            </w:pP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C90DA6" w:rsidP="00C90DA6" w:rsidRDefault="00C90DA6" w14:paraId="4A9812C3" w14:textId="04C64011">
            <w:pPr>
              <w:jc w:val="right"/>
              <w:rPr>
                <w:rFonts w:cs="Arial"/>
                <w:b/>
                <w:bCs/>
                <w:color w:val="000000"/>
                <w:sz w:val="20"/>
                <w:szCs w:val="20"/>
                <w:lang w:eastAsia="en-GB"/>
              </w:rPr>
            </w:pPr>
            <w:r>
              <w:rPr>
                <w:rFonts w:cs="Arial"/>
                <w:b/>
                <w:bCs/>
                <w:color w:val="000000"/>
                <w:sz w:val="20"/>
                <w:szCs w:val="20"/>
              </w:rPr>
              <w:t>£1,214</w:t>
            </w:r>
          </w:p>
        </w:tc>
        <w:tc>
          <w:tcPr>
            <w:tcW w:w="1134" w:type="dxa"/>
            <w:tcBorders>
              <w:top w:val="nil"/>
              <w:left w:val="nil"/>
              <w:bottom w:val="single" w:color="auto" w:sz="4" w:space="0"/>
              <w:right w:val="single" w:color="auto" w:sz="4" w:space="0"/>
            </w:tcBorders>
            <w:shd w:val="clear" w:color="auto" w:fill="auto"/>
            <w:noWrap/>
            <w:vAlign w:val="bottom"/>
            <w:hideMark/>
          </w:tcPr>
          <w:p w:rsidRPr="00E77428" w:rsidR="00C90DA6" w:rsidP="00C90DA6" w:rsidRDefault="00C90DA6" w14:paraId="4714A1A0" w14:textId="4494711E">
            <w:pPr>
              <w:jc w:val="right"/>
              <w:rPr>
                <w:rFonts w:cs="Arial"/>
                <w:b/>
                <w:bCs/>
                <w:color w:val="000000"/>
                <w:sz w:val="20"/>
                <w:szCs w:val="20"/>
                <w:lang w:eastAsia="en-GB"/>
              </w:rPr>
            </w:pPr>
            <w:r>
              <w:rPr>
                <w:rFonts w:cs="Arial"/>
                <w:b/>
                <w:bCs/>
                <w:color w:val="000000"/>
                <w:sz w:val="20"/>
                <w:szCs w:val="20"/>
              </w:rPr>
              <w:t>£831</w:t>
            </w:r>
          </w:p>
        </w:tc>
      </w:tr>
      <w:tr w:rsidRPr="00E77428" w:rsidR="00591B07" w:rsidTr="00591B07" w14:paraId="78774AF5" w14:textId="77777777">
        <w:trPr>
          <w:trHeight w:val="189"/>
          <w:jc w:val="center"/>
        </w:trPr>
        <w:tc>
          <w:tcPr>
            <w:tcW w:w="704" w:type="dxa"/>
            <w:tcBorders>
              <w:top w:val="single" w:color="auto" w:sz="4" w:space="0"/>
              <w:left w:val="single" w:color="auto" w:sz="4" w:space="0"/>
              <w:bottom w:val="single" w:color="auto" w:sz="4" w:space="0"/>
              <w:right w:val="nil"/>
            </w:tcBorders>
            <w:shd w:val="clear" w:color="auto" w:fill="auto"/>
            <w:noWrap/>
            <w:vAlign w:val="bottom"/>
            <w:hideMark/>
          </w:tcPr>
          <w:p w:rsidRPr="00E77428" w:rsidR="00C90DA6" w:rsidP="00C90DA6" w:rsidRDefault="00C90DA6" w14:paraId="16A95447" w14:textId="77777777">
            <w:pPr>
              <w:rPr>
                <w:rFonts w:cs="Arial"/>
                <w:color w:val="000000"/>
                <w:sz w:val="20"/>
                <w:szCs w:val="20"/>
                <w:lang w:eastAsia="en-GB"/>
              </w:rPr>
            </w:pPr>
            <w:r w:rsidRPr="00E77428">
              <w:rPr>
                <w:rFonts w:cs="Arial"/>
                <w:color w:val="000000"/>
                <w:sz w:val="20"/>
                <w:szCs w:val="20"/>
                <w:lang w:eastAsia="en-GB"/>
              </w:rPr>
              <w:t> </w:t>
            </w:r>
          </w:p>
        </w:tc>
        <w:tc>
          <w:tcPr>
            <w:tcW w:w="992" w:type="dxa"/>
            <w:tcBorders>
              <w:top w:val="nil"/>
              <w:left w:val="single" w:color="auto" w:sz="4" w:space="0"/>
              <w:bottom w:val="single" w:color="auto" w:sz="4" w:space="0"/>
              <w:right w:val="nil"/>
            </w:tcBorders>
            <w:shd w:val="clear" w:color="auto" w:fill="auto"/>
            <w:noWrap/>
            <w:vAlign w:val="bottom"/>
            <w:hideMark/>
          </w:tcPr>
          <w:p w:rsidRPr="00E77428" w:rsidR="00C90DA6" w:rsidP="00C90DA6" w:rsidRDefault="00C90DA6" w14:paraId="7912E874" w14:textId="2495A7FF">
            <w:pPr>
              <w:jc w:val="right"/>
              <w:rPr>
                <w:rFonts w:cs="Arial"/>
                <w:color w:val="000000"/>
                <w:sz w:val="20"/>
                <w:szCs w:val="20"/>
                <w:lang w:eastAsia="en-GB"/>
              </w:rPr>
            </w:pPr>
            <w:r>
              <w:rPr>
                <w:rFonts w:cs="Arial"/>
                <w:color w:val="000000"/>
                <w:sz w:val="20"/>
                <w:szCs w:val="20"/>
              </w:rPr>
              <w:t>-£1,250</w:t>
            </w:r>
          </w:p>
        </w:tc>
        <w:tc>
          <w:tcPr>
            <w:tcW w:w="1418" w:type="dxa"/>
            <w:tcBorders>
              <w:top w:val="nil"/>
              <w:left w:val="nil"/>
              <w:bottom w:val="single" w:color="auto" w:sz="4" w:space="0"/>
              <w:right w:val="nil"/>
            </w:tcBorders>
            <w:shd w:val="clear" w:color="auto" w:fill="auto"/>
            <w:noWrap/>
            <w:vAlign w:val="bottom"/>
            <w:hideMark/>
          </w:tcPr>
          <w:p w:rsidRPr="00E77428" w:rsidR="00C90DA6" w:rsidP="00C90DA6" w:rsidRDefault="00C90DA6" w14:paraId="656CA0FA" w14:textId="0DC4546F">
            <w:pPr>
              <w:jc w:val="right"/>
              <w:rPr>
                <w:rFonts w:cs="Arial"/>
                <w:color w:val="000000"/>
                <w:sz w:val="20"/>
                <w:szCs w:val="20"/>
                <w:lang w:eastAsia="en-GB"/>
              </w:rPr>
            </w:pPr>
            <w:r>
              <w:rPr>
                <w:rFonts w:cs="Arial"/>
                <w:color w:val="000000"/>
                <w:sz w:val="20"/>
                <w:szCs w:val="20"/>
              </w:rPr>
              <w:t>£13,300</w:t>
            </w: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C90DA6" w:rsidP="00C90DA6" w:rsidRDefault="00C90DA6" w14:paraId="136873F6" w14:textId="247E57C5">
            <w:pPr>
              <w:jc w:val="right"/>
              <w:rPr>
                <w:rFonts w:cs="Arial"/>
                <w:color w:val="000000"/>
                <w:sz w:val="20"/>
                <w:szCs w:val="20"/>
                <w:lang w:eastAsia="en-GB"/>
              </w:rPr>
            </w:pPr>
            <w:r>
              <w:rPr>
                <w:rFonts w:cs="Arial"/>
                <w:color w:val="000000"/>
                <w:sz w:val="20"/>
                <w:szCs w:val="20"/>
              </w:rPr>
              <w:t>-£6,471</w:t>
            </w:r>
          </w:p>
        </w:tc>
        <w:tc>
          <w:tcPr>
            <w:tcW w:w="1418" w:type="dxa"/>
            <w:tcBorders>
              <w:top w:val="nil"/>
              <w:left w:val="nil"/>
              <w:bottom w:val="single" w:color="auto" w:sz="4" w:space="0"/>
              <w:right w:val="nil"/>
            </w:tcBorders>
            <w:shd w:val="clear" w:color="auto" w:fill="auto"/>
            <w:noWrap/>
            <w:vAlign w:val="bottom"/>
            <w:hideMark/>
          </w:tcPr>
          <w:p w:rsidRPr="00E77428" w:rsidR="00C90DA6" w:rsidP="00C90DA6" w:rsidRDefault="00C90DA6" w14:paraId="29354F61" w14:textId="3FE7D335">
            <w:pPr>
              <w:jc w:val="right"/>
              <w:rPr>
                <w:rFonts w:cs="Arial"/>
                <w:color w:val="000000"/>
                <w:sz w:val="20"/>
                <w:szCs w:val="20"/>
                <w:lang w:eastAsia="en-GB"/>
              </w:rPr>
            </w:pPr>
            <w:r>
              <w:rPr>
                <w:rFonts w:cs="Arial"/>
                <w:color w:val="000000"/>
                <w:sz w:val="20"/>
                <w:szCs w:val="20"/>
              </w:rPr>
              <w:t>-£1,831</w:t>
            </w:r>
          </w:p>
        </w:tc>
        <w:tc>
          <w:tcPr>
            <w:tcW w:w="1417" w:type="dxa"/>
            <w:tcBorders>
              <w:top w:val="nil"/>
              <w:left w:val="nil"/>
              <w:bottom w:val="single" w:color="auto" w:sz="4" w:space="0"/>
              <w:right w:val="nil"/>
            </w:tcBorders>
            <w:shd w:val="clear" w:color="auto" w:fill="auto"/>
            <w:noWrap/>
            <w:vAlign w:val="bottom"/>
            <w:hideMark/>
          </w:tcPr>
          <w:p w:rsidRPr="00E77428" w:rsidR="00C90DA6" w:rsidP="00C90DA6" w:rsidRDefault="00C90DA6" w14:paraId="7D32F9C0" w14:textId="3B9E6A87">
            <w:pPr>
              <w:jc w:val="right"/>
              <w:rPr>
                <w:rFonts w:cs="Arial"/>
                <w:color w:val="000000"/>
                <w:sz w:val="20"/>
                <w:szCs w:val="20"/>
                <w:lang w:eastAsia="en-GB"/>
              </w:rPr>
            </w:pPr>
            <w:r>
              <w:rPr>
                <w:rFonts w:cs="Arial"/>
                <w:color w:val="000000"/>
                <w:sz w:val="20"/>
                <w:szCs w:val="20"/>
              </w:rPr>
              <w:t>-£318</w:t>
            </w:r>
          </w:p>
        </w:tc>
        <w:tc>
          <w:tcPr>
            <w:tcW w:w="1418" w:type="dxa"/>
            <w:tcBorders>
              <w:top w:val="nil"/>
              <w:left w:val="nil"/>
              <w:bottom w:val="single" w:color="auto" w:sz="4" w:space="0"/>
              <w:right w:val="nil"/>
            </w:tcBorders>
            <w:shd w:val="clear" w:color="auto" w:fill="auto"/>
            <w:noWrap/>
            <w:vAlign w:val="bottom"/>
            <w:hideMark/>
          </w:tcPr>
          <w:p w:rsidRPr="00E77428" w:rsidR="00C90DA6" w:rsidP="00C90DA6" w:rsidRDefault="00C90DA6" w14:paraId="27A43FD3" w14:textId="4C5E1C1C">
            <w:pPr>
              <w:jc w:val="right"/>
              <w:rPr>
                <w:rFonts w:cs="Arial"/>
                <w:color w:val="000000"/>
                <w:sz w:val="20"/>
                <w:szCs w:val="20"/>
                <w:lang w:eastAsia="en-GB"/>
              </w:rPr>
            </w:pPr>
            <w:r>
              <w:rPr>
                <w:rFonts w:cs="Arial"/>
                <w:color w:val="000000"/>
                <w:sz w:val="20"/>
                <w:szCs w:val="20"/>
              </w:rPr>
              <w:t>£</w:t>
            </w:r>
            <w:r w:rsidR="00C07153">
              <w:rPr>
                <w:rFonts w:cs="Arial"/>
                <w:color w:val="000000"/>
                <w:sz w:val="20"/>
                <w:szCs w:val="20"/>
              </w:rPr>
              <w:t>7</w:t>
            </w:r>
            <w:r w:rsidR="0003076C">
              <w:rPr>
                <w:rFonts w:cs="Arial"/>
                <w:color w:val="000000"/>
                <w:sz w:val="20"/>
                <w:szCs w:val="20"/>
              </w:rPr>
              <w:t>8</w:t>
            </w:r>
          </w:p>
        </w:tc>
        <w:tc>
          <w:tcPr>
            <w:tcW w:w="856" w:type="dxa"/>
            <w:tcBorders>
              <w:top w:val="nil"/>
              <w:left w:val="nil"/>
              <w:bottom w:val="single" w:color="auto" w:sz="4" w:space="0"/>
              <w:right w:val="nil"/>
            </w:tcBorders>
          </w:tcPr>
          <w:p w:rsidR="000848F6" w:rsidRDefault="000848F6" w14:paraId="3B8BAD63" w14:textId="57227F4F">
            <w:pPr>
              <w:jc w:val="center"/>
              <w:rPr>
                <w:rFonts w:cs="Arial"/>
                <w:color w:val="000000"/>
                <w:sz w:val="20"/>
                <w:szCs w:val="20"/>
                <w:lang w:eastAsia="en-GB"/>
              </w:rPr>
            </w:pPr>
            <w:r>
              <w:rPr>
                <w:rFonts w:cs="Arial"/>
                <w:color w:val="000000"/>
                <w:sz w:val="20"/>
                <w:szCs w:val="20"/>
                <w:lang w:eastAsia="en-GB"/>
              </w:rPr>
              <w:t>£4</w:t>
            </w:r>
          </w:p>
        </w:tc>
        <w:tc>
          <w:tcPr>
            <w:tcW w:w="283" w:type="dxa"/>
            <w:tcBorders>
              <w:top w:val="nil"/>
              <w:left w:val="nil"/>
              <w:bottom w:val="single" w:color="auto" w:sz="4" w:space="0"/>
              <w:right w:val="single" w:color="auto" w:sz="4" w:space="0"/>
            </w:tcBorders>
            <w:shd w:val="clear" w:color="auto" w:fill="auto"/>
            <w:noWrap/>
            <w:vAlign w:val="bottom"/>
          </w:tcPr>
          <w:p w:rsidRPr="00E77428" w:rsidR="00C90DA6" w:rsidP="00C90DA6" w:rsidRDefault="00C90DA6" w14:paraId="63314BE8" w14:textId="31163212">
            <w:pPr>
              <w:jc w:val="right"/>
              <w:rPr>
                <w:rFonts w:cs="Arial"/>
                <w:color w:val="000000"/>
                <w:sz w:val="20"/>
                <w:szCs w:val="20"/>
                <w:lang w:eastAsia="en-GB"/>
              </w:rPr>
            </w:pPr>
          </w:p>
        </w:tc>
        <w:tc>
          <w:tcPr>
            <w:tcW w:w="992" w:type="dxa"/>
            <w:tcBorders>
              <w:top w:val="nil"/>
              <w:left w:val="nil"/>
              <w:bottom w:val="single" w:color="auto" w:sz="4" w:space="0"/>
              <w:right w:val="single" w:color="auto" w:sz="4" w:space="0"/>
            </w:tcBorders>
            <w:shd w:val="clear" w:color="auto" w:fill="auto"/>
            <w:noWrap/>
            <w:vAlign w:val="bottom"/>
            <w:hideMark/>
          </w:tcPr>
          <w:p w:rsidRPr="00E77428" w:rsidR="00C90DA6" w:rsidP="00C90DA6" w:rsidRDefault="00C90DA6" w14:paraId="7539DD58" w14:textId="51693264">
            <w:pPr>
              <w:jc w:val="right"/>
              <w:rPr>
                <w:rFonts w:cs="Arial"/>
                <w:b/>
                <w:bCs/>
                <w:color w:val="000000"/>
                <w:sz w:val="20"/>
                <w:szCs w:val="20"/>
                <w:lang w:eastAsia="en-GB"/>
              </w:rPr>
            </w:pPr>
            <w:r>
              <w:rPr>
                <w:rFonts w:cs="Arial"/>
                <w:b/>
                <w:bCs/>
                <w:color w:val="000000"/>
                <w:sz w:val="20"/>
                <w:szCs w:val="20"/>
              </w:rPr>
              <w:t>£7,</w:t>
            </w:r>
            <w:r w:rsidR="00C07153">
              <w:rPr>
                <w:rFonts w:cs="Arial"/>
                <w:b/>
                <w:bCs/>
                <w:color w:val="000000"/>
                <w:sz w:val="20"/>
                <w:szCs w:val="20"/>
              </w:rPr>
              <w:t>6</w:t>
            </w:r>
            <w:r w:rsidR="0003076C">
              <w:rPr>
                <w:rFonts w:cs="Arial"/>
                <w:b/>
                <w:bCs/>
                <w:color w:val="000000"/>
                <w:sz w:val="20"/>
                <w:szCs w:val="20"/>
              </w:rPr>
              <w:t>46</w:t>
            </w:r>
          </w:p>
        </w:tc>
        <w:tc>
          <w:tcPr>
            <w:tcW w:w="1134" w:type="dxa"/>
            <w:tcBorders>
              <w:top w:val="nil"/>
              <w:left w:val="nil"/>
              <w:bottom w:val="single" w:color="auto" w:sz="4" w:space="0"/>
              <w:right w:val="single" w:color="auto" w:sz="4" w:space="0"/>
            </w:tcBorders>
            <w:shd w:val="clear" w:color="auto" w:fill="auto"/>
            <w:noWrap/>
            <w:vAlign w:val="bottom"/>
            <w:hideMark/>
          </w:tcPr>
          <w:p w:rsidRPr="00E77428" w:rsidR="00C90DA6" w:rsidP="00C90DA6" w:rsidRDefault="00C07153" w14:paraId="47ED5F8C" w14:textId="4BBF0676">
            <w:pPr>
              <w:jc w:val="right"/>
              <w:rPr>
                <w:rFonts w:cs="Arial"/>
                <w:b/>
                <w:bCs/>
                <w:color w:val="000000"/>
                <w:sz w:val="20"/>
                <w:szCs w:val="20"/>
                <w:lang w:eastAsia="en-GB"/>
              </w:rPr>
            </w:pPr>
            <w:r>
              <w:rPr>
                <w:rFonts w:cs="Arial"/>
                <w:b/>
                <w:bCs/>
                <w:color w:val="000000"/>
                <w:sz w:val="20"/>
                <w:szCs w:val="20"/>
              </w:rPr>
              <w:t>£5,9</w:t>
            </w:r>
            <w:r w:rsidR="0003076C">
              <w:rPr>
                <w:rFonts w:cs="Arial"/>
                <w:b/>
                <w:bCs/>
                <w:color w:val="000000"/>
                <w:sz w:val="20"/>
                <w:szCs w:val="20"/>
              </w:rPr>
              <w:t>15.2</w:t>
            </w:r>
          </w:p>
        </w:tc>
      </w:tr>
    </w:tbl>
    <w:p w:rsidRPr="00CA1DC4" w:rsidR="00AD1EB9" w:rsidP="00554C21" w:rsidRDefault="00554C21" w14:paraId="7A010483" w14:textId="62FB6A23">
      <w:pPr>
        <w:spacing w:after="160" w:line="259" w:lineRule="auto"/>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analysis </w:t>
      </w:r>
      <w:r w:rsidR="000A2807">
        <w:rPr>
          <w:rFonts w:eastAsia="Arial" w:cs="Arial"/>
          <w:sz w:val="22"/>
          <w:szCs w:val="22"/>
        </w:rPr>
        <w:t>based on</w:t>
      </w:r>
      <w:r w:rsidRPr="00451F33">
        <w:rPr>
          <w:rFonts w:eastAsia="Arial" w:cs="Arial"/>
          <w:sz w:val="22"/>
          <w:szCs w:val="22"/>
        </w:rPr>
        <w:t xml:space="preserve"> WRAP</w:t>
      </w:r>
      <w:r w:rsidR="000A2807">
        <w:rPr>
          <w:rFonts w:eastAsia="Arial" w:cs="Arial"/>
          <w:sz w:val="22"/>
          <w:szCs w:val="22"/>
        </w:rPr>
        <w:t>’s</w:t>
      </w:r>
      <w:r w:rsidRPr="00451F33">
        <w:rPr>
          <w:rFonts w:eastAsia="Arial" w:cs="Arial"/>
          <w:sz w:val="22"/>
          <w:szCs w:val="22"/>
        </w:rPr>
        <w:t xml:space="preserve"> modelling</w:t>
      </w:r>
    </w:p>
    <w:p w:rsidRPr="00CA1DC4" w:rsidR="00964CDC" w:rsidP="00554C21" w:rsidRDefault="00964CDC" w14:paraId="739120FF" w14:textId="77777777">
      <w:pPr>
        <w:spacing w:after="160" w:line="259" w:lineRule="auto"/>
        <w:rPr>
          <w:rFonts w:eastAsia="Arial" w:cs="Arial"/>
          <w:sz w:val="22"/>
          <w:szCs w:val="22"/>
        </w:rPr>
      </w:pPr>
    </w:p>
    <w:p w:rsidR="009257A1" w:rsidRDefault="009257A1" w14:paraId="62198EF8" w14:textId="77777777">
      <w:pPr>
        <w:rPr>
          <w:rFonts w:ascii="Arial Bold" w:hAnsi="Arial Bold" w:eastAsia="Arial" w:cs="Arial"/>
          <w:bCs/>
          <w:color w:val="000000" w:themeColor="text1"/>
          <w:spacing w:val="-4"/>
          <w:kern w:val="32"/>
          <w:sz w:val="32"/>
          <w:szCs w:val="32"/>
        </w:rPr>
      </w:pPr>
      <w:r>
        <w:rPr>
          <w:rFonts w:eastAsia="Arial"/>
          <w:b/>
          <w:color w:val="000000" w:themeColor="text1"/>
        </w:rPr>
        <w:br w:type="page"/>
      </w:r>
    </w:p>
    <w:p w:rsidR="00554C21" w:rsidP="00554C21" w:rsidRDefault="00554C21" w14:paraId="68E31034" w14:textId="61C938CC">
      <w:pPr>
        <w:pStyle w:val="Heading1"/>
        <w:rPr>
          <w:rFonts w:eastAsia="Arial"/>
          <w:b w:val="0"/>
          <w:color w:val="000000" w:themeColor="text1"/>
        </w:rPr>
      </w:pPr>
      <w:r w:rsidRPr="00451F33">
        <w:rPr>
          <w:rFonts w:eastAsia="Arial"/>
          <w:b w:val="0"/>
          <w:color w:val="000000" w:themeColor="text1"/>
        </w:rPr>
        <w:t xml:space="preserve">Section </w:t>
      </w:r>
      <w:r w:rsidRPr="00AD1EB9">
        <w:rPr>
          <w:rFonts w:eastAsia="Arial"/>
          <w:b w:val="0"/>
          <w:color w:val="000000" w:themeColor="text1"/>
        </w:rPr>
        <w:t>8</w:t>
      </w:r>
      <w:r w:rsidRPr="00451F33">
        <w:rPr>
          <w:rFonts w:eastAsia="Arial"/>
          <w:b w:val="0"/>
          <w:color w:val="000000" w:themeColor="text1"/>
        </w:rPr>
        <w:t>: Small and Micro sized Business Assessment</w:t>
      </w:r>
    </w:p>
    <w:p w:rsidRPr="00BF68FD" w:rsidR="00BF68FD" w:rsidP="00BF68FD" w:rsidRDefault="00BF68FD" w14:paraId="7F94D494" w14:textId="77777777">
      <w:pPr>
        <w:rPr>
          <w:rFonts w:eastAsia="Arial"/>
        </w:rPr>
      </w:pPr>
    </w:p>
    <w:p w:rsidRPr="00451F33" w:rsidR="00554C21" w:rsidP="00554C21" w:rsidRDefault="00554C21" w14:paraId="69F1994B" w14:textId="77777777">
      <w:pPr>
        <w:jc w:val="both"/>
        <w:rPr>
          <w:rFonts w:eastAsia="Arial" w:cs="Arial"/>
          <w:lang w:eastAsia="en-GB"/>
        </w:rPr>
      </w:pPr>
      <w:r w:rsidRPr="00451F33">
        <w:rPr>
          <w:rFonts w:eastAsia="Arial" w:cs="Arial"/>
          <w:lang w:eastAsia="en-GB"/>
        </w:rPr>
        <w:t>Our small and micro sized business assessment (</w:t>
      </w:r>
      <w:proofErr w:type="spellStart"/>
      <w:r w:rsidRPr="00451F33">
        <w:rPr>
          <w:rFonts w:eastAsia="Arial" w:cs="Arial"/>
          <w:lang w:eastAsia="en-GB"/>
        </w:rPr>
        <w:t>SaMBA</w:t>
      </w:r>
      <w:proofErr w:type="spellEnd"/>
      <w:r w:rsidRPr="00451F33">
        <w:rPr>
          <w:rFonts w:eastAsia="Arial" w:cs="Arial"/>
          <w:lang w:eastAsia="en-GB"/>
        </w:rPr>
        <w:t>) includes the following sub-sections:</w:t>
      </w:r>
    </w:p>
    <w:p w:rsidRPr="009D3AEB" w:rsidR="00554C21" w:rsidP="00554C21" w:rsidRDefault="00554C21" w14:paraId="7492BC7E" w14:textId="77777777">
      <w:pPr>
        <w:pStyle w:val="ListParagraph"/>
        <w:numPr>
          <w:ilvl w:val="0"/>
          <w:numId w:val="32"/>
        </w:numPr>
        <w:jc w:val="both"/>
        <w:rPr>
          <w:rFonts w:eastAsia="Arial" w:cs="Arial"/>
          <w:lang w:eastAsia="en-GB"/>
        </w:rPr>
      </w:pPr>
      <w:r w:rsidRPr="009D3AEB">
        <w:rPr>
          <w:rFonts w:eastAsia="Arial" w:cs="Arial"/>
          <w:lang w:eastAsia="en-GB"/>
        </w:rPr>
        <w:t>Demographic of small and micro businesses in England</w:t>
      </w:r>
    </w:p>
    <w:p w:rsidRPr="009D3AEB" w:rsidR="00554C21" w:rsidP="00554C21" w:rsidRDefault="00554C21" w14:paraId="3C561D58" w14:textId="3FA56011">
      <w:pPr>
        <w:pStyle w:val="ListParagraph"/>
        <w:numPr>
          <w:ilvl w:val="0"/>
          <w:numId w:val="32"/>
        </w:numPr>
        <w:jc w:val="both"/>
        <w:rPr>
          <w:rFonts w:eastAsia="Arial" w:cs="Arial"/>
          <w:lang w:eastAsia="en-GB"/>
        </w:rPr>
      </w:pPr>
      <w:r w:rsidRPr="009D3AEB">
        <w:rPr>
          <w:rFonts w:eastAsia="Arial" w:cs="Arial"/>
          <w:lang w:eastAsia="en-GB"/>
        </w:rPr>
        <w:t xml:space="preserve">Small and </w:t>
      </w:r>
      <w:r w:rsidR="00F8161F">
        <w:rPr>
          <w:rFonts w:eastAsia="Arial" w:cs="Arial"/>
          <w:lang w:eastAsia="en-GB"/>
        </w:rPr>
        <w:t>m</w:t>
      </w:r>
      <w:r w:rsidRPr="009D3AEB">
        <w:rPr>
          <w:rFonts w:eastAsia="Arial" w:cs="Arial"/>
          <w:lang w:eastAsia="en-GB"/>
        </w:rPr>
        <w:t xml:space="preserve">icro business impacts </w:t>
      </w:r>
    </w:p>
    <w:p w:rsidRPr="009D3AEB" w:rsidR="00554C21" w:rsidP="00554C21" w:rsidRDefault="12105BE0" w14:paraId="4EB07E47" w14:textId="2E05A1EF">
      <w:pPr>
        <w:pStyle w:val="ListParagraph"/>
        <w:numPr>
          <w:ilvl w:val="0"/>
          <w:numId w:val="32"/>
        </w:numPr>
        <w:jc w:val="both"/>
        <w:rPr>
          <w:rFonts w:eastAsia="Arial" w:cs="Arial"/>
          <w:lang w:eastAsia="en-GB"/>
        </w:rPr>
      </w:pPr>
      <w:r w:rsidRPr="653E6CC7">
        <w:rPr>
          <w:rFonts w:eastAsia="Arial" w:cs="Arial"/>
          <w:lang w:eastAsia="en-GB"/>
        </w:rPr>
        <w:t>C</w:t>
      </w:r>
      <w:r w:rsidRPr="653E6CC7" w:rsidR="00554C21">
        <w:rPr>
          <w:rFonts w:eastAsia="Arial" w:cs="Arial"/>
          <w:lang w:eastAsia="en-GB"/>
        </w:rPr>
        <w:t>ost</w:t>
      </w:r>
      <w:r w:rsidRPr="009D3AEB" w:rsidR="00554C21">
        <w:rPr>
          <w:rFonts w:eastAsia="Arial" w:cs="Arial"/>
          <w:lang w:eastAsia="en-GB"/>
        </w:rPr>
        <w:t xml:space="preserve"> mitigation measures for businesses </w:t>
      </w:r>
    </w:p>
    <w:p w:rsidRPr="009D3AEB" w:rsidR="00554C21" w:rsidP="00554C21" w:rsidRDefault="00554C21" w14:paraId="63E9444E" w14:textId="77777777">
      <w:pPr>
        <w:pStyle w:val="ListParagraph"/>
        <w:numPr>
          <w:ilvl w:val="0"/>
          <w:numId w:val="32"/>
        </w:numPr>
        <w:spacing w:after="160" w:line="259" w:lineRule="auto"/>
        <w:jc w:val="both"/>
        <w:rPr>
          <w:rFonts w:eastAsia="Arial" w:cs="Arial"/>
        </w:rPr>
      </w:pPr>
      <w:r w:rsidRPr="009D3AEB">
        <w:rPr>
          <w:rFonts w:eastAsia="Arial" w:cs="Arial"/>
        </w:rPr>
        <w:t xml:space="preserve">The impact of using different business definitions: enterprise versus local business units </w:t>
      </w:r>
    </w:p>
    <w:p w:rsidRPr="00CA1DC4" w:rsidR="00554C21" w:rsidP="00554C21" w:rsidRDefault="00554C21" w14:paraId="06EE4E5D" w14:textId="232CBDFD">
      <w:pPr>
        <w:pStyle w:val="Heading3"/>
        <w:rPr>
          <w:rFonts w:eastAsia="Arial"/>
        </w:rPr>
      </w:pPr>
      <w:r w:rsidRPr="00BF4E2B">
        <w:rPr>
          <w:rFonts w:eastAsia="Arial"/>
        </w:rPr>
        <w:t xml:space="preserve">Demographic of </w:t>
      </w:r>
      <w:r w:rsidR="00FF1D17">
        <w:rPr>
          <w:rFonts w:eastAsia="Arial"/>
        </w:rPr>
        <w:t>micro firm</w:t>
      </w:r>
      <w:r w:rsidRPr="00BF4E2B">
        <w:rPr>
          <w:rFonts w:eastAsia="Arial"/>
        </w:rPr>
        <w:t xml:space="preserve">s and small businesses in England </w:t>
      </w:r>
    </w:p>
    <w:p w:rsidRPr="00451F33" w:rsidR="00554C21" w:rsidP="00554C21" w:rsidRDefault="2103847F" w14:paraId="7F40FA15" w14:textId="466335D5">
      <w:pPr>
        <w:spacing w:after="160" w:line="259" w:lineRule="auto"/>
        <w:jc w:val="both"/>
        <w:rPr>
          <w:rFonts w:eastAsia="Arial" w:cs="Arial"/>
        </w:rPr>
      </w:pPr>
      <w:r w:rsidRPr="00451F33">
        <w:rPr>
          <w:rFonts w:eastAsia="Arial" w:cs="Arial"/>
        </w:rPr>
        <w:t>In terms of the demographic of businesses in England, micro</w:t>
      </w:r>
      <w:r w:rsidR="7FEC1FF7">
        <w:rPr>
          <w:rFonts w:eastAsia="Arial" w:cs="Arial"/>
        </w:rPr>
        <w:t xml:space="preserve"> </w:t>
      </w:r>
      <w:r w:rsidRPr="00451F33">
        <w:rPr>
          <w:rFonts w:eastAsia="Arial" w:cs="Arial"/>
        </w:rPr>
        <w:t xml:space="preserve">firms and small businesses make up </w:t>
      </w:r>
      <w:r w:rsidRPr="00451F33" w:rsidR="3B88C756">
        <w:rPr>
          <w:rFonts w:eastAsia="Arial" w:cs="Arial"/>
        </w:rPr>
        <w:t>most of</w:t>
      </w:r>
      <w:r w:rsidRPr="00451F33">
        <w:rPr>
          <w:rFonts w:eastAsia="Arial" w:cs="Arial"/>
        </w:rPr>
        <w:t xml:space="preserve"> the business count, representing 96.8% of total firms according to the 2018 Business Count by Standard Industry Classification (SIC) class by employment size-band</w:t>
      </w:r>
      <w:r w:rsidRPr="00451F33" w:rsidR="00554C21">
        <w:rPr>
          <w:rStyle w:val="FootnoteReference"/>
          <w:rFonts w:eastAsia="Arial" w:cs="Arial"/>
        </w:rPr>
        <w:footnoteReference w:id="280"/>
      </w:r>
      <w:r w:rsidRPr="00451F33">
        <w:rPr>
          <w:rFonts w:eastAsia="Arial" w:cs="Arial"/>
        </w:rPr>
        <w:t>. The 2018 business data suggests of the 2.1</w:t>
      </w:r>
      <w:r>
        <w:rPr>
          <w:rFonts w:eastAsia="Arial" w:cs="Arial"/>
        </w:rPr>
        <w:t>5</w:t>
      </w:r>
      <w:r w:rsidRPr="00451F33">
        <w:rPr>
          <w:rFonts w:eastAsia="Arial" w:cs="Arial"/>
        </w:rPr>
        <w:t xml:space="preserve"> million firms, 2.09 million of them are categorized in the micro or small definition because they employ fewer than 50 people per business. Relative to the total waste arisings for the 2018 NHM sector, small businesses contribute </w:t>
      </w:r>
      <w:r w:rsidRPr="00451F33" w:rsidR="281E3CC3">
        <w:rPr>
          <w:rFonts w:eastAsia="Arial" w:cs="Arial"/>
        </w:rPr>
        <w:t>3</w:t>
      </w:r>
      <w:r w:rsidR="281E3CC3">
        <w:rPr>
          <w:rFonts w:eastAsia="Arial" w:cs="Arial"/>
        </w:rPr>
        <w:t>3.7</w:t>
      </w:r>
      <w:r w:rsidRPr="00451F33">
        <w:rPr>
          <w:rFonts w:eastAsia="Arial" w:cs="Arial"/>
        </w:rPr>
        <w:t>% (8.6 million tonnes) and micro firms contribute 2</w:t>
      </w:r>
      <w:r w:rsidR="281E3CC3">
        <w:rPr>
          <w:rFonts w:eastAsia="Arial" w:cs="Arial"/>
        </w:rPr>
        <w:t>9.8</w:t>
      </w:r>
      <w:r w:rsidRPr="00451F33">
        <w:rPr>
          <w:rFonts w:eastAsia="Arial" w:cs="Arial"/>
        </w:rPr>
        <w:t>% (7.6 million tonnes) of all NHM waste</w:t>
      </w:r>
      <w:r w:rsidRPr="00451F33" w:rsidR="00554C21">
        <w:rPr>
          <w:rStyle w:val="FootnoteReference"/>
          <w:rFonts w:eastAsia="Arial" w:cs="Arial"/>
        </w:rPr>
        <w:footnoteReference w:id="281"/>
      </w:r>
      <w:r w:rsidRPr="00451F33">
        <w:rPr>
          <w:rFonts w:eastAsia="Arial" w:cs="Arial"/>
        </w:rPr>
        <w:t>.</w:t>
      </w:r>
      <w:r w:rsidRPr="009257A1" w:rsidDel="006D310C" w:rsidR="4E52E9B0">
        <w:rPr>
          <w:rFonts w:eastAsia="Arial" w:cs="Arial"/>
        </w:rPr>
        <w:t xml:space="preserve"> </w:t>
      </w:r>
      <w:r w:rsidRPr="00451F33">
        <w:rPr>
          <w:rFonts w:eastAsia="Arial" w:cs="Arial"/>
        </w:rPr>
        <w:t>Amongst micro and small businesses, the Retail and Wholesale sub-sector produces the highest tonnages of waste arisings. Micro</w:t>
      </w:r>
      <w:r w:rsidR="7FEC1FF7">
        <w:rPr>
          <w:rFonts w:eastAsia="Arial" w:cs="Arial"/>
        </w:rPr>
        <w:t xml:space="preserve"> </w:t>
      </w:r>
      <w:r w:rsidRPr="00451F33">
        <w:rPr>
          <w:rFonts w:eastAsia="Arial" w:cs="Arial"/>
        </w:rPr>
        <w:t>firms and small businesses from this sub-sector are estimated to produce 3.30 million and 3.44 million tonnes per year respectively</w:t>
      </w:r>
      <w:r w:rsidRPr="00451F33" w:rsidR="00554C21">
        <w:rPr>
          <w:rStyle w:val="FootnoteReference"/>
          <w:rFonts w:eastAsia="Arial" w:cs="Arial"/>
        </w:rPr>
        <w:footnoteReference w:id="282"/>
      </w:r>
      <w:r w:rsidRPr="00451F33">
        <w:rPr>
          <w:rFonts w:eastAsia="Arial" w:cs="Arial"/>
        </w:rPr>
        <w:t xml:space="preserve">. Amongst medium sized businesses (those who employ between 50 and 249 employees), the Retail and Wholesale sub-sector also produces the highest tonnages of waste arisings, whereas amongst large sized businesses (those who employ over 250 employees), it is the Offices and other services sub-sector. </w:t>
      </w:r>
    </w:p>
    <w:p w:rsidRPr="00451F33" w:rsidR="00554C21" w:rsidP="00554C21" w:rsidRDefault="00554C21" w14:paraId="7AC6EF96" w14:textId="7FAFF8B9">
      <w:pPr>
        <w:spacing w:after="160" w:line="259" w:lineRule="auto"/>
        <w:jc w:val="both"/>
        <w:rPr>
          <w:rFonts w:eastAsia="Arial" w:cs="Arial"/>
        </w:rPr>
      </w:pPr>
      <w:r w:rsidRPr="00451F33">
        <w:rPr>
          <w:rFonts w:eastAsia="Arial" w:cs="Arial"/>
        </w:rPr>
        <w:t xml:space="preserve">Figure </w:t>
      </w:r>
      <w:r w:rsidR="00AD1EB9">
        <w:rPr>
          <w:rFonts w:eastAsia="Arial" w:cs="Arial"/>
        </w:rPr>
        <w:t>3</w:t>
      </w:r>
      <w:r w:rsidRPr="00451F33">
        <w:rPr>
          <w:rFonts w:eastAsia="Arial" w:cs="Arial"/>
        </w:rPr>
        <w:t xml:space="preserve">, below, presents the micro firm population against estimated waste arisings for each of the main NHM sub-sectors.   </w:t>
      </w:r>
    </w:p>
    <w:p w:rsidRPr="00451F33" w:rsidR="00554C21" w:rsidP="00554C21" w:rsidRDefault="00554C21" w14:paraId="3CE2465A" w14:textId="526259B0">
      <w:pPr>
        <w:spacing w:after="160" w:line="259" w:lineRule="auto"/>
        <w:rPr>
          <w:rFonts w:eastAsia="Arial" w:cs="Arial"/>
        </w:rPr>
      </w:pPr>
      <w:r w:rsidRPr="00451F33">
        <w:rPr>
          <w:rFonts w:eastAsia="Arial" w:cs="Arial"/>
          <w:b/>
        </w:rPr>
        <w:t xml:space="preserve">Figure </w:t>
      </w:r>
      <w:r w:rsidR="00AD1EB9">
        <w:rPr>
          <w:rFonts w:eastAsia="Arial" w:cs="Arial"/>
          <w:b/>
        </w:rPr>
        <w:t>3</w:t>
      </w:r>
      <w:r w:rsidRPr="00451F33">
        <w:rPr>
          <w:rFonts w:eastAsia="Arial" w:cs="Arial"/>
          <w:b/>
        </w:rPr>
        <w:t>: Micro firm counts, and total waste arisings, England 2018</w:t>
      </w:r>
    </w:p>
    <w:p w:rsidRPr="00451F33" w:rsidR="00554C21" w:rsidP="00554C21" w:rsidRDefault="00554C21" w14:paraId="4FB1C416" w14:textId="77777777">
      <w:pPr>
        <w:spacing w:after="160" w:line="259" w:lineRule="auto"/>
        <w:jc w:val="center"/>
        <w:rPr>
          <w:rFonts w:cs="Arial"/>
        </w:rPr>
      </w:pPr>
      <w:r w:rsidRPr="00451F33">
        <w:rPr>
          <w:rFonts w:cs="Arial"/>
          <w:noProof/>
        </w:rPr>
        <w:drawing>
          <wp:inline distT="0" distB="0" distL="0" distR="0" wp14:anchorId="057597A9" wp14:editId="27164484">
            <wp:extent cx="4324350" cy="1988289"/>
            <wp:effectExtent l="0" t="0" r="0" b="12065"/>
            <wp:docPr id="5" name="Chart 5">
              <a:extLst xmlns:a="http://schemas.openxmlformats.org/drawingml/2006/main">
                <a:ext uri="{FF2B5EF4-FFF2-40B4-BE49-F238E27FC236}">
                  <a16:creationId xmlns:a16="http://schemas.microsoft.com/office/drawing/2014/main" id="{F50E450E-4C66-4967-8498-4DF25D9C39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Pr="00451F33" w:rsidR="00554C21" w:rsidP="00554C21" w:rsidRDefault="2103847F" w14:paraId="71BC4E37" w14:textId="286DC8B5">
      <w:pPr>
        <w:spacing w:after="160" w:line="259" w:lineRule="auto"/>
        <w:rPr>
          <w:rFonts w:eastAsia="Arial" w:cs="Arial"/>
        </w:rPr>
      </w:pPr>
      <w:r w:rsidRPr="00451F33">
        <w:rPr>
          <w:rFonts w:eastAsia="Arial" w:cs="Arial"/>
          <w:sz w:val="22"/>
          <w:szCs w:val="22"/>
        </w:rPr>
        <w:t>Source: Based on WRAP</w:t>
      </w:r>
      <w:r w:rsidR="24E62BCE">
        <w:rPr>
          <w:rFonts w:eastAsia="Arial" w:cs="Arial"/>
          <w:sz w:val="22"/>
          <w:szCs w:val="22"/>
        </w:rPr>
        <w:t>’s</w:t>
      </w:r>
      <w:r w:rsidRPr="00451F33">
        <w:rPr>
          <w:rFonts w:eastAsia="Arial" w:cs="Arial"/>
          <w:sz w:val="22"/>
          <w:szCs w:val="22"/>
        </w:rPr>
        <w:t xml:space="preserve"> analysis of the NHM sector</w:t>
      </w:r>
      <w:r w:rsidRPr="00451F33" w:rsidR="00554C21">
        <w:rPr>
          <w:rStyle w:val="FootnoteReference"/>
          <w:rFonts w:eastAsia="Arial" w:cs="Arial"/>
        </w:rPr>
        <w:footnoteReference w:id="283"/>
      </w:r>
    </w:p>
    <w:p w:rsidRPr="00451F33" w:rsidR="00554C21" w:rsidP="00554C21" w:rsidRDefault="2103847F" w14:paraId="60118618" w14:textId="1572AA08">
      <w:pPr>
        <w:spacing w:after="160" w:line="259" w:lineRule="auto"/>
        <w:jc w:val="both"/>
        <w:rPr>
          <w:rFonts w:eastAsia="Arial" w:cs="Arial"/>
        </w:rPr>
      </w:pPr>
      <w:r w:rsidRPr="00451F33">
        <w:rPr>
          <w:rFonts w:eastAsia="Arial" w:cs="Arial"/>
        </w:rPr>
        <w:t xml:space="preserve">Figure </w:t>
      </w:r>
      <w:r w:rsidR="10B0410A">
        <w:rPr>
          <w:rFonts w:eastAsia="Arial" w:cs="Arial"/>
        </w:rPr>
        <w:t>3</w:t>
      </w:r>
      <w:r w:rsidRPr="00451F33">
        <w:rPr>
          <w:rFonts w:eastAsia="Arial" w:cs="Arial"/>
        </w:rPr>
        <w:t xml:space="preserve"> shows that although the highest tonnages of waste arisings are produced by the Retail and Wholesale sub-sector, the largest business count belongs to the Office and other services sub-sector who produced the third highest total waste arisings</w:t>
      </w:r>
      <w:r w:rsidRPr="00451F33" w:rsidR="00554C21">
        <w:rPr>
          <w:rStyle w:val="FootnoteReference"/>
          <w:rFonts w:eastAsia="Arial" w:cs="Arial"/>
        </w:rPr>
        <w:footnoteReference w:id="284"/>
      </w:r>
      <w:r w:rsidRPr="00451F33">
        <w:rPr>
          <w:rFonts w:eastAsia="Arial" w:cs="Arial"/>
        </w:rPr>
        <w:t>.</w:t>
      </w:r>
    </w:p>
    <w:p w:rsidRPr="00451F33" w:rsidR="00554C21" w:rsidP="00554C21" w:rsidRDefault="2103847F" w14:paraId="1B523923" w14:textId="759637BE">
      <w:pPr>
        <w:pStyle w:val="CommentText"/>
        <w:jc w:val="both"/>
        <w:rPr>
          <w:rFonts w:cs="Arial"/>
          <w:sz w:val="24"/>
          <w:szCs w:val="24"/>
        </w:rPr>
      </w:pPr>
      <w:r w:rsidRPr="00451F33">
        <w:rPr>
          <w:rFonts w:cs="Arial"/>
          <w:sz w:val="24"/>
          <w:szCs w:val="24"/>
        </w:rPr>
        <w:t xml:space="preserve">Figure </w:t>
      </w:r>
      <w:r w:rsidR="337EC96B">
        <w:rPr>
          <w:rFonts w:cs="Arial"/>
          <w:sz w:val="24"/>
          <w:szCs w:val="24"/>
        </w:rPr>
        <w:t>4</w:t>
      </w:r>
      <w:r w:rsidRPr="00451F33">
        <w:rPr>
          <w:rFonts w:cs="Arial"/>
          <w:sz w:val="24"/>
          <w:szCs w:val="24"/>
        </w:rPr>
        <w:t xml:space="preserve"> below shows that, amongst small businesses, the sub-sector that accounts for the largest business count is</w:t>
      </w:r>
      <w:r w:rsidR="2372D4F3">
        <w:rPr>
          <w:rFonts w:cs="Arial"/>
          <w:sz w:val="24"/>
          <w:szCs w:val="24"/>
        </w:rPr>
        <w:t xml:space="preserve"> also</w:t>
      </w:r>
      <w:r w:rsidRPr="00451F33">
        <w:rPr>
          <w:rFonts w:cs="Arial"/>
          <w:sz w:val="24"/>
          <w:szCs w:val="24"/>
        </w:rPr>
        <w:t xml:space="preserve"> Offices and other services. The sub-sector that produces the highest total tonnage of waste arisings is </w:t>
      </w:r>
      <w:r w:rsidR="2372D4F3">
        <w:rPr>
          <w:rFonts w:cs="Arial"/>
          <w:sz w:val="24"/>
          <w:szCs w:val="24"/>
        </w:rPr>
        <w:t xml:space="preserve">also </w:t>
      </w:r>
      <w:r w:rsidRPr="00451F33">
        <w:rPr>
          <w:rFonts w:cs="Arial"/>
          <w:sz w:val="24"/>
          <w:szCs w:val="24"/>
        </w:rPr>
        <w:t>Retail and Wholesale</w:t>
      </w:r>
      <w:r w:rsidRPr="009D3AEB" w:rsidR="00554C21">
        <w:rPr>
          <w:rStyle w:val="FootnoteReference"/>
          <w:rFonts w:eastAsia="Arial" w:cs="Arial"/>
        </w:rPr>
        <w:footnoteReference w:id="285"/>
      </w:r>
      <w:r w:rsidRPr="00451F33">
        <w:rPr>
          <w:rFonts w:cs="Arial"/>
          <w:sz w:val="24"/>
          <w:szCs w:val="24"/>
        </w:rPr>
        <w:t>. Amongst small and micro businesses, the tonnage</w:t>
      </w:r>
      <w:r w:rsidR="4F91AC37">
        <w:rPr>
          <w:rFonts w:cs="Arial"/>
          <w:sz w:val="24"/>
          <w:szCs w:val="24"/>
        </w:rPr>
        <w:t xml:space="preserve"> of waste</w:t>
      </w:r>
      <w:r w:rsidRPr="00451F33">
        <w:rPr>
          <w:rFonts w:cs="Arial"/>
          <w:sz w:val="24"/>
          <w:szCs w:val="24"/>
        </w:rPr>
        <w:t xml:space="preserve"> distribution between sub-sectors is shown to be comparable. Therefore, efforts to drive recycling rates in sub-sectors can be targeted similarly between small and micro businesses. </w:t>
      </w:r>
    </w:p>
    <w:p w:rsidRPr="009D3AEB" w:rsidR="00554C21" w:rsidP="00554C21" w:rsidRDefault="00554C21" w14:paraId="3C66B534" w14:textId="77777777">
      <w:pPr>
        <w:pStyle w:val="CommentText"/>
        <w:rPr>
          <w:rFonts w:cs="Arial"/>
        </w:rPr>
      </w:pPr>
    </w:p>
    <w:p w:rsidR="00C737D7" w:rsidP="42F3E645" w:rsidRDefault="00554C21" w14:paraId="6D17CF87" w14:textId="77777777">
      <w:pPr>
        <w:spacing w:after="160" w:line="259" w:lineRule="auto"/>
        <w:jc w:val="center"/>
        <w:rPr>
          <w:rFonts w:eastAsia="Arial" w:cs="Arial"/>
          <w:b/>
          <w:bCs/>
        </w:rPr>
      </w:pPr>
      <w:r w:rsidRPr="42F3E645">
        <w:rPr>
          <w:rFonts w:eastAsia="Arial" w:cs="Arial"/>
          <w:b/>
          <w:bCs/>
        </w:rPr>
        <w:t xml:space="preserve">Figure </w:t>
      </w:r>
      <w:r w:rsidRPr="42F3E645" w:rsidR="00AD1EB9">
        <w:rPr>
          <w:rFonts w:eastAsia="Arial" w:cs="Arial"/>
          <w:b/>
          <w:bCs/>
        </w:rPr>
        <w:t>4</w:t>
      </w:r>
      <w:r w:rsidRPr="42F3E645">
        <w:rPr>
          <w:rFonts w:eastAsia="Arial" w:cs="Arial"/>
          <w:b/>
          <w:bCs/>
        </w:rPr>
        <w:t xml:space="preserve">: Small business firm count, and total waste arisings, England 2018 </w:t>
      </w:r>
      <w:r w:rsidRPr="00451F33">
        <w:rPr>
          <w:rFonts w:cs="Arial"/>
          <w:noProof/>
        </w:rPr>
        <w:drawing>
          <wp:inline distT="0" distB="0" distL="0" distR="0" wp14:anchorId="600A15AC" wp14:editId="0D0ECAE8">
            <wp:extent cx="4422775" cy="2126512"/>
            <wp:effectExtent l="0" t="0" r="15875" b="7620"/>
            <wp:docPr id="4" name="Chart 4">
              <a:extLst xmlns:a="http://schemas.openxmlformats.org/drawingml/2006/main">
                <a:ext uri="{FF2B5EF4-FFF2-40B4-BE49-F238E27FC236}">
                  <a16:creationId xmlns:a16="http://schemas.microsoft.com/office/drawing/2014/main" id="{98EAD55A-75D9-4997-BDE2-61432B07BC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Pr="00AC5C5F" w:rsidR="00554C21" w:rsidP="00C737D7" w:rsidRDefault="2103847F" w14:paraId="38EE5D7A" w14:textId="17E6BBD4">
      <w:pPr>
        <w:spacing w:after="160" w:line="259" w:lineRule="auto"/>
        <w:rPr>
          <w:rFonts w:eastAsia="Arial" w:cs="Arial"/>
        </w:rPr>
      </w:pPr>
      <w:r w:rsidRPr="00451F33">
        <w:rPr>
          <w:rFonts w:eastAsia="Arial" w:cs="Arial"/>
          <w:sz w:val="22"/>
          <w:szCs w:val="22"/>
        </w:rPr>
        <w:t>Source: Based on WRAP</w:t>
      </w:r>
      <w:r w:rsidR="24E62BCE">
        <w:rPr>
          <w:rFonts w:eastAsia="Arial" w:cs="Arial"/>
          <w:sz w:val="22"/>
          <w:szCs w:val="22"/>
        </w:rPr>
        <w:t>’s</w:t>
      </w:r>
      <w:r w:rsidRPr="00451F33">
        <w:rPr>
          <w:rFonts w:eastAsia="Arial" w:cs="Arial"/>
          <w:sz w:val="22"/>
          <w:szCs w:val="22"/>
        </w:rPr>
        <w:t xml:space="preserve"> analysis of the NHM sector</w:t>
      </w:r>
      <w:r w:rsidRPr="00451F33" w:rsidR="00554C21">
        <w:rPr>
          <w:rStyle w:val="FootnoteReference"/>
          <w:rFonts w:eastAsia="Arial" w:cs="Arial"/>
        </w:rPr>
        <w:footnoteReference w:id="286"/>
      </w:r>
    </w:p>
    <w:p w:rsidRPr="00451F33" w:rsidR="00554C21" w:rsidP="00554C21" w:rsidRDefault="00554C21" w14:paraId="2B84D6B5" w14:textId="50F2368D">
      <w:pPr>
        <w:spacing w:after="160" w:line="259" w:lineRule="auto"/>
        <w:jc w:val="both"/>
        <w:rPr>
          <w:rFonts w:eastAsia="Arial" w:cs="Arial"/>
        </w:rPr>
      </w:pPr>
      <w:r w:rsidRPr="00451F33">
        <w:rPr>
          <w:rFonts w:eastAsia="Arial" w:cs="Arial"/>
        </w:rPr>
        <w:t xml:space="preserve">From WRAP’s own 2017/18 NHM Business Survey, the most frequently employed waste collection service for micro firms is a residual collection of all waste arisings, with little focus on recyclables. For small businesses, the most frequently employed waste collection service is a residual collection alongside a dry-mixed recyclables (DMR) collection or specialised collections on waste types. </w:t>
      </w:r>
    </w:p>
    <w:p w:rsidRPr="00451F33" w:rsidR="00E3579A" w:rsidP="00E3579A" w:rsidRDefault="00E3579A" w14:paraId="2AA87883" w14:textId="0D9F3E1D">
      <w:pPr>
        <w:spacing w:after="160" w:line="259" w:lineRule="auto"/>
        <w:jc w:val="both"/>
        <w:rPr>
          <w:rFonts w:eastAsia="Arial" w:cs="Arial"/>
        </w:rPr>
      </w:pPr>
      <w:r w:rsidRPr="00451F33">
        <w:rPr>
          <w:rFonts w:eastAsia="Arial" w:cs="Arial"/>
        </w:rPr>
        <w:t xml:space="preserve">In contrast, medium and large sized businesses are shown to employ a range of collection systems that include residual, dry mixed recyclables, food waste and separate glass. Therefore, </w:t>
      </w:r>
      <w:r>
        <w:rPr>
          <w:rFonts w:eastAsia="Arial" w:cs="Arial"/>
        </w:rPr>
        <w:t>s</w:t>
      </w:r>
      <w:r w:rsidRPr="00451F33">
        <w:rPr>
          <w:rFonts w:eastAsia="Arial" w:cs="Arial"/>
        </w:rPr>
        <w:t xml:space="preserve">mall and micro businesses are more likely to </w:t>
      </w:r>
      <w:r>
        <w:rPr>
          <w:rFonts w:eastAsia="Arial" w:cs="Arial"/>
        </w:rPr>
        <w:t xml:space="preserve">have to </w:t>
      </w:r>
      <w:r w:rsidRPr="00451F33">
        <w:rPr>
          <w:rFonts w:eastAsia="Arial" w:cs="Arial"/>
        </w:rPr>
        <w:t>make significant changes to the waste collection services that they employ</w:t>
      </w:r>
      <w:r>
        <w:rPr>
          <w:rFonts w:eastAsia="Arial" w:cs="Arial"/>
        </w:rPr>
        <w:t>. M</w:t>
      </w:r>
      <w:r w:rsidRPr="00451F33">
        <w:rPr>
          <w:rFonts w:eastAsia="Arial" w:cs="Arial"/>
        </w:rPr>
        <w:t xml:space="preserve">edium and large businesses already employ a variety of ways to recycle so the largest gains can be found in the small and micro business recycling service provisions. This is to achieve the desired policy outcome in </w:t>
      </w:r>
      <w:r>
        <w:rPr>
          <w:rFonts w:eastAsia="Arial" w:cs="Arial"/>
        </w:rPr>
        <w:t xml:space="preserve">the municipal </w:t>
      </w:r>
      <w:r w:rsidRPr="00451F33">
        <w:rPr>
          <w:rFonts w:eastAsia="Arial" w:cs="Arial"/>
        </w:rPr>
        <w:t xml:space="preserve">recycling rate. </w:t>
      </w:r>
    </w:p>
    <w:p w:rsidRPr="00451F33" w:rsidR="00554C21" w:rsidP="00554C21" w:rsidRDefault="00C737D7" w14:paraId="222D98E0" w14:textId="201DFF7F">
      <w:pPr>
        <w:spacing w:after="160" w:line="259" w:lineRule="auto"/>
        <w:rPr>
          <w:rFonts w:eastAsia="Arial" w:cs="Arial"/>
        </w:rPr>
      </w:pPr>
      <w:r>
        <w:rPr>
          <w:rFonts w:eastAsia="Arial" w:cs="Arial"/>
          <w:b/>
        </w:rPr>
        <w:t>Table</w:t>
      </w:r>
      <w:r w:rsidRPr="00451F33" w:rsidR="00554C21">
        <w:rPr>
          <w:rFonts w:eastAsia="Arial" w:cs="Arial"/>
          <w:b/>
        </w:rPr>
        <w:t xml:space="preserve"> </w:t>
      </w:r>
      <w:r>
        <w:rPr>
          <w:rFonts w:eastAsia="Arial" w:cs="Arial"/>
          <w:b/>
        </w:rPr>
        <w:t>30</w:t>
      </w:r>
      <w:r w:rsidRPr="00451F33" w:rsidR="00554C21">
        <w:rPr>
          <w:rFonts w:eastAsia="Arial" w:cs="Arial"/>
          <w:b/>
        </w:rPr>
        <w:t>: Recycling rates of NHM defined waste per local unit size</w:t>
      </w:r>
    </w:p>
    <w:tbl>
      <w:tblPr>
        <w:tblStyle w:val="TableGrid"/>
        <w:tblW w:w="6688" w:type="dxa"/>
        <w:jc w:val="center"/>
        <w:tblLook w:val="04A0" w:firstRow="1" w:lastRow="0" w:firstColumn="1" w:lastColumn="0" w:noHBand="0" w:noVBand="1"/>
      </w:tblPr>
      <w:tblGrid>
        <w:gridCol w:w="1129"/>
        <w:gridCol w:w="1276"/>
        <w:gridCol w:w="1134"/>
        <w:gridCol w:w="992"/>
        <w:gridCol w:w="2157"/>
      </w:tblGrid>
      <w:tr w:rsidRPr="00C53E5A" w:rsidR="00554C21" w:rsidTr="001862D1" w14:paraId="0A31B6C4" w14:textId="77777777">
        <w:trPr>
          <w:trHeight w:val="274"/>
          <w:jc w:val="center"/>
        </w:trPr>
        <w:tc>
          <w:tcPr>
            <w:tcW w:w="1129" w:type="dxa"/>
            <w:noWrap/>
            <w:vAlign w:val="center"/>
            <w:hideMark/>
          </w:tcPr>
          <w:p w:rsidRPr="00451F33" w:rsidR="00554C21" w:rsidP="001862D1" w:rsidRDefault="00554C21" w14:paraId="4A4E88EA" w14:textId="77777777">
            <w:pPr>
              <w:jc w:val="center"/>
              <w:rPr>
                <w:rFonts w:cs="Arial"/>
                <w:color w:val="000000"/>
                <w:sz w:val="22"/>
                <w:szCs w:val="22"/>
                <w:lang w:eastAsia="en-GB"/>
              </w:rPr>
            </w:pPr>
            <w:r w:rsidRPr="00451F33">
              <w:rPr>
                <w:rFonts w:cs="Arial"/>
                <w:color w:val="000000"/>
                <w:sz w:val="22"/>
                <w:szCs w:val="22"/>
                <w:lang w:eastAsia="en-GB"/>
              </w:rPr>
              <w:t>Micro</w:t>
            </w:r>
          </w:p>
        </w:tc>
        <w:tc>
          <w:tcPr>
            <w:tcW w:w="1276" w:type="dxa"/>
            <w:noWrap/>
            <w:vAlign w:val="center"/>
            <w:hideMark/>
          </w:tcPr>
          <w:p w:rsidRPr="00451F33" w:rsidR="00554C21" w:rsidP="001862D1" w:rsidRDefault="00554C21" w14:paraId="41E7540C" w14:textId="77777777">
            <w:pPr>
              <w:jc w:val="center"/>
              <w:rPr>
                <w:rFonts w:cs="Arial"/>
                <w:color w:val="000000"/>
                <w:sz w:val="22"/>
                <w:szCs w:val="22"/>
                <w:lang w:eastAsia="en-GB"/>
              </w:rPr>
            </w:pPr>
            <w:r w:rsidRPr="00451F33">
              <w:rPr>
                <w:rFonts w:cs="Arial"/>
                <w:color w:val="000000"/>
                <w:sz w:val="22"/>
                <w:szCs w:val="22"/>
                <w:lang w:eastAsia="en-GB"/>
              </w:rPr>
              <w:t>Small</w:t>
            </w:r>
          </w:p>
        </w:tc>
        <w:tc>
          <w:tcPr>
            <w:tcW w:w="1134" w:type="dxa"/>
            <w:noWrap/>
            <w:vAlign w:val="center"/>
            <w:hideMark/>
          </w:tcPr>
          <w:p w:rsidRPr="00451F33" w:rsidR="00554C21" w:rsidP="001862D1" w:rsidRDefault="00554C21" w14:paraId="62901E6F" w14:textId="77777777">
            <w:pPr>
              <w:jc w:val="center"/>
              <w:rPr>
                <w:rFonts w:cs="Arial"/>
                <w:color w:val="000000"/>
                <w:sz w:val="22"/>
                <w:szCs w:val="22"/>
                <w:lang w:eastAsia="en-GB"/>
              </w:rPr>
            </w:pPr>
            <w:r w:rsidRPr="00451F33">
              <w:rPr>
                <w:rFonts w:cs="Arial"/>
                <w:color w:val="000000"/>
                <w:sz w:val="22"/>
                <w:szCs w:val="22"/>
                <w:lang w:eastAsia="en-GB"/>
              </w:rPr>
              <w:t>Medium</w:t>
            </w:r>
          </w:p>
        </w:tc>
        <w:tc>
          <w:tcPr>
            <w:tcW w:w="992" w:type="dxa"/>
            <w:noWrap/>
            <w:vAlign w:val="center"/>
            <w:hideMark/>
          </w:tcPr>
          <w:p w:rsidRPr="00451F33" w:rsidR="00554C21" w:rsidP="001862D1" w:rsidRDefault="00554C21" w14:paraId="4DEC6C81" w14:textId="77777777">
            <w:pPr>
              <w:jc w:val="center"/>
              <w:rPr>
                <w:rFonts w:cs="Arial"/>
                <w:color w:val="000000"/>
                <w:sz w:val="22"/>
                <w:szCs w:val="22"/>
                <w:lang w:eastAsia="en-GB"/>
              </w:rPr>
            </w:pPr>
            <w:r w:rsidRPr="00451F33">
              <w:rPr>
                <w:rFonts w:cs="Arial"/>
                <w:color w:val="000000"/>
                <w:sz w:val="22"/>
                <w:szCs w:val="22"/>
                <w:lang w:eastAsia="en-GB"/>
              </w:rPr>
              <w:t>Large</w:t>
            </w:r>
          </w:p>
        </w:tc>
        <w:tc>
          <w:tcPr>
            <w:tcW w:w="2157" w:type="dxa"/>
            <w:noWrap/>
            <w:vAlign w:val="center"/>
            <w:hideMark/>
          </w:tcPr>
          <w:p w:rsidRPr="00451F33" w:rsidR="00554C21" w:rsidP="001862D1" w:rsidRDefault="00554C21" w14:paraId="020B6516" w14:textId="77777777">
            <w:pPr>
              <w:jc w:val="center"/>
              <w:rPr>
                <w:rFonts w:cs="Arial"/>
                <w:color w:val="000000"/>
                <w:sz w:val="22"/>
                <w:szCs w:val="22"/>
                <w:lang w:eastAsia="en-GB"/>
              </w:rPr>
            </w:pPr>
            <w:r w:rsidRPr="00451F33">
              <w:rPr>
                <w:rFonts w:cs="Arial"/>
                <w:color w:val="000000"/>
                <w:sz w:val="22"/>
                <w:szCs w:val="22"/>
                <w:lang w:eastAsia="en-GB"/>
              </w:rPr>
              <w:t>Recycled Total</w:t>
            </w:r>
          </w:p>
        </w:tc>
      </w:tr>
      <w:tr w:rsidRPr="00C53E5A" w:rsidR="00554C21" w:rsidTr="001862D1" w14:paraId="668A5161" w14:textId="77777777">
        <w:trPr>
          <w:trHeight w:val="274"/>
          <w:jc w:val="center"/>
        </w:trPr>
        <w:tc>
          <w:tcPr>
            <w:tcW w:w="1129" w:type="dxa"/>
            <w:noWrap/>
            <w:vAlign w:val="center"/>
            <w:hideMark/>
          </w:tcPr>
          <w:p w:rsidRPr="00451F33" w:rsidR="00554C21" w:rsidP="001862D1" w:rsidRDefault="00554C21" w14:paraId="303D3268" w14:textId="77777777">
            <w:pPr>
              <w:jc w:val="center"/>
              <w:rPr>
                <w:rFonts w:cs="Arial"/>
                <w:color w:val="000000"/>
                <w:sz w:val="22"/>
                <w:szCs w:val="22"/>
                <w:lang w:eastAsia="en-GB"/>
              </w:rPr>
            </w:pPr>
            <w:r w:rsidRPr="00451F33">
              <w:rPr>
                <w:rFonts w:cs="Arial"/>
                <w:color w:val="000000"/>
                <w:sz w:val="22"/>
                <w:szCs w:val="22"/>
                <w:lang w:eastAsia="en-GB"/>
              </w:rPr>
              <w:t>26%</w:t>
            </w:r>
          </w:p>
        </w:tc>
        <w:tc>
          <w:tcPr>
            <w:tcW w:w="1276" w:type="dxa"/>
            <w:noWrap/>
            <w:vAlign w:val="center"/>
            <w:hideMark/>
          </w:tcPr>
          <w:p w:rsidRPr="00451F33" w:rsidR="00554C21" w:rsidP="001862D1" w:rsidRDefault="00554C21" w14:paraId="36C388E7" w14:textId="77777777">
            <w:pPr>
              <w:jc w:val="center"/>
              <w:rPr>
                <w:rFonts w:cs="Arial"/>
                <w:color w:val="000000"/>
                <w:sz w:val="22"/>
                <w:szCs w:val="22"/>
                <w:lang w:eastAsia="en-GB"/>
              </w:rPr>
            </w:pPr>
            <w:r w:rsidRPr="00451F33">
              <w:rPr>
                <w:rFonts w:cs="Arial"/>
                <w:color w:val="000000"/>
                <w:sz w:val="22"/>
                <w:szCs w:val="22"/>
                <w:lang w:eastAsia="en-GB"/>
              </w:rPr>
              <w:t>50%</w:t>
            </w:r>
          </w:p>
        </w:tc>
        <w:tc>
          <w:tcPr>
            <w:tcW w:w="1134" w:type="dxa"/>
            <w:noWrap/>
            <w:vAlign w:val="center"/>
            <w:hideMark/>
          </w:tcPr>
          <w:p w:rsidRPr="00451F33" w:rsidR="00554C21" w:rsidP="001862D1" w:rsidRDefault="00554C21" w14:paraId="0667DB4D" w14:textId="77777777">
            <w:pPr>
              <w:jc w:val="center"/>
              <w:rPr>
                <w:rFonts w:cs="Arial"/>
                <w:color w:val="000000"/>
                <w:sz w:val="22"/>
                <w:szCs w:val="22"/>
                <w:lang w:eastAsia="en-GB"/>
              </w:rPr>
            </w:pPr>
            <w:r w:rsidRPr="00451F33">
              <w:rPr>
                <w:rFonts w:cs="Arial"/>
                <w:color w:val="000000"/>
                <w:sz w:val="22"/>
                <w:szCs w:val="22"/>
                <w:lang w:eastAsia="en-GB"/>
              </w:rPr>
              <w:t>51%</w:t>
            </w:r>
          </w:p>
        </w:tc>
        <w:tc>
          <w:tcPr>
            <w:tcW w:w="992" w:type="dxa"/>
            <w:noWrap/>
            <w:vAlign w:val="center"/>
            <w:hideMark/>
          </w:tcPr>
          <w:p w:rsidRPr="00451F33" w:rsidR="00554C21" w:rsidP="001862D1" w:rsidRDefault="00554C21" w14:paraId="5954DECE" w14:textId="77777777">
            <w:pPr>
              <w:jc w:val="center"/>
              <w:rPr>
                <w:rFonts w:cs="Arial"/>
                <w:color w:val="000000"/>
                <w:sz w:val="22"/>
                <w:szCs w:val="22"/>
                <w:lang w:eastAsia="en-GB"/>
              </w:rPr>
            </w:pPr>
            <w:r w:rsidRPr="00451F33">
              <w:rPr>
                <w:rFonts w:cs="Arial"/>
                <w:color w:val="000000"/>
                <w:sz w:val="22"/>
                <w:szCs w:val="22"/>
                <w:lang w:eastAsia="en-GB"/>
              </w:rPr>
              <w:t>52%</w:t>
            </w:r>
          </w:p>
        </w:tc>
        <w:tc>
          <w:tcPr>
            <w:tcW w:w="2157" w:type="dxa"/>
            <w:noWrap/>
            <w:vAlign w:val="center"/>
            <w:hideMark/>
          </w:tcPr>
          <w:p w:rsidRPr="00451F33" w:rsidR="00554C21" w:rsidP="001862D1" w:rsidRDefault="00554C21" w14:paraId="27F469C4" w14:textId="1EE57640">
            <w:pPr>
              <w:jc w:val="center"/>
              <w:rPr>
                <w:rFonts w:cs="Arial"/>
                <w:color w:val="000000"/>
                <w:sz w:val="22"/>
                <w:szCs w:val="22"/>
                <w:lang w:eastAsia="en-GB"/>
              </w:rPr>
            </w:pPr>
            <w:r w:rsidRPr="00451F33">
              <w:rPr>
                <w:rFonts w:cs="Arial"/>
                <w:color w:val="000000"/>
                <w:sz w:val="22"/>
                <w:szCs w:val="22"/>
                <w:lang w:eastAsia="en-GB"/>
              </w:rPr>
              <w:t>4</w:t>
            </w:r>
            <w:r w:rsidR="007409C6">
              <w:rPr>
                <w:rFonts w:cs="Arial"/>
                <w:color w:val="000000"/>
                <w:sz w:val="22"/>
                <w:szCs w:val="22"/>
                <w:lang w:eastAsia="en-GB"/>
              </w:rPr>
              <w:t>3</w:t>
            </w:r>
            <w:r w:rsidRPr="00451F33">
              <w:rPr>
                <w:rFonts w:cs="Arial"/>
                <w:color w:val="000000"/>
                <w:sz w:val="22"/>
                <w:szCs w:val="22"/>
                <w:lang w:eastAsia="en-GB"/>
              </w:rPr>
              <w:t>%</w:t>
            </w:r>
          </w:p>
        </w:tc>
      </w:tr>
    </w:tbl>
    <w:p w:rsidRPr="00451F33" w:rsidR="00350ED6" w:rsidP="00E8425C" w:rsidRDefault="00554C21" w14:paraId="038D162E" w14:textId="0A92018A">
      <w:pPr>
        <w:spacing w:after="160" w:line="259" w:lineRule="auto"/>
        <w:rPr>
          <w:rFonts w:eastAsia="Arial" w:cs="Arial"/>
        </w:rPr>
      </w:pPr>
      <w:r w:rsidRPr="00451F33">
        <w:rPr>
          <w:rFonts w:eastAsia="Arial" w:cs="Arial"/>
          <w:sz w:val="22"/>
          <w:szCs w:val="22"/>
        </w:rPr>
        <w:t>Source: WRAP</w:t>
      </w:r>
      <w:r w:rsidR="00641A00">
        <w:rPr>
          <w:rFonts w:eastAsia="Arial" w:cs="Arial"/>
          <w:sz w:val="22"/>
          <w:szCs w:val="22"/>
        </w:rPr>
        <w:t>’s</w:t>
      </w:r>
      <w:r w:rsidRPr="00451F33">
        <w:rPr>
          <w:rFonts w:eastAsia="Arial" w:cs="Arial"/>
          <w:sz w:val="22"/>
          <w:szCs w:val="22"/>
        </w:rPr>
        <w:t xml:space="preserve"> NHM Bottom-up survey</w:t>
      </w:r>
    </w:p>
    <w:p w:rsidRPr="00451F33" w:rsidR="00554C21" w:rsidP="00554C21" w:rsidRDefault="00554C21" w14:paraId="4A09B78C" w14:textId="6714F50F">
      <w:pPr>
        <w:pStyle w:val="Heading3"/>
        <w:rPr>
          <w:rFonts w:eastAsia="Arial"/>
          <w:b w:val="0"/>
          <w:bCs w:val="0"/>
        </w:rPr>
      </w:pPr>
      <w:r w:rsidRPr="00451F33">
        <w:rPr>
          <w:rFonts w:eastAsia="Arial"/>
        </w:rPr>
        <w:t xml:space="preserve">Small and </w:t>
      </w:r>
      <w:r w:rsidR="007215E1">
        <w:rPr>
          <w:rFonts w:eastAsia="Arial"/>
        </w:rPr>
        <w:t>m</w:t>
      </w:r>
      <w:r w:rsidRPr="00451F33">
        <w:rPr>
          <w:rFonts w:eastAsia="Arial"/>
        </w:rPr>
        <w:t xml:space="preserve">icro business impacts </w:t>
      </w:r>
    </w:p>
    <w:p w:rsidRPr="00451F33" w:rsidR="00554C21" w:rsidP="00554C21" w:rsidRDefault="00554C21" w14:paraId="537CEE00" w14:textId="77777777">
      <w:pPr>
        <w:spacing w:after="160" w:line="259" w:lineRule="auto"/>
        <w:jc w:val="both"/>
        <w:rPr>
          <w:rFonts w:eastAsia="Arial" w:cs="Arial"/>
          <w:bCs/>
        </w:rPr>
      </w:pPr>
      <w:r w:rsidRPr="00451F33">
        <w:rPr>
          <w:rFonts w:eastAsia="Arial" w:cs="Arial"/>
          <w:bCs/>
        </w:rPr>
        <w:t>The two NHM policy options modelled are:</w:t>
      </w:r>
    </w:p>
    <w:p w:rsidRPr="00451F33" w:rsidR="00554C21" w:rsidP="00554C21" w:rsidRDefault="00554C21" w14:paraId="7AC34D4A" w14:textId="373A6597">
      <w:pPr>
        <w:jc w:val="both"/>
        <w:textAlignment w:val="baseline"/>
        <w:rPr>
          <w:rFonts w:cs="Arial"/>
        </w:rPr>
      </w:pPr>
      <w:r w:rsidRPr="00451F33">
        <w:rPr>
          <w:rFonts w:cs="Arial"/>
          <w:i/>
          <w:iCs/>
          <w:lang w:eastAsia="en-GB"/>
        </w:rPr>
        <w:t>1nhm</w:t>
      </w:r>
      <w:r w:rsidRPr="00451F33">
        <w:rPr>
          <w:rFonts w:cs="Arial"/>
          <w:lang w:eastAsia="en-GB"/>
        </w:rPr>
        <w:t xml:space="preserve">: </w:t>
      </w:r>
      <w:r w:rsidRPr="00451F33">
        <w:rPr>
          <w:rFonts w:cs="Arial"/>
        </w:rPr>
        <w:t>Businesses separate waste to residual, mixed dry recyclables, separate glass waste</w:t>
      </w:r>
      <w:r w:rsidR="00BE1D35">
        <w:rPr>
          <w:rStyle w:val="FootnoteReference"/>
        </w:rPr>
        <w:footnoteReference w:id="287"/>
      </w:r>
      <w:r w:rsidRPr="00451F33">
        <w:rPr>
          <w:rFonts w:cs="Arial"/>
        </w:rPr>
        <w:t xml:space="preserve"> collections and separate food waste collections. Micro</w:t>
      </w:r>
      <w:r w:rsidR="00FF1D17">
        <w:rPr>
          <w:rFonts w:cs="Arial"/>
        </w:rPr>
        <w:t xml:space="preserve"> </w:t>
      </w:r>
      <w:r w:rsidRPr="00451F33">
        <w:rPr>
          <w:rFonts w:cs="Arial"/>
        </w:rPr>
        <w:t xml:space="preserve">firms, those who employ less than 10 full time equivalent employees, are exempt in this policy option to mitigate against cost pressure. </w:t>
      </w:r>
    </w:p>
    <w:p w:rsidRPr="00451F33" w:rsidR="00554C21" w:rsidP="00554C21" w:rsidRDefault="00554C21" w14:paraId="3179012D" w14:textId="77777777">
      <w:pPr>
        <w:jc w:val="both"/>
        <w:textAlignment w:val="baseline"/>
        <w:rPr>
          <w:rFonts w:cs="Arial"/>
        </w:rPr>
      </w:pPr>
    </w:p>
    <w:p w:rsidR="00221888" w:rsidP="00554C21" w:rsidRDefault="00554C21" w14:paraId="30ED222A" w14:textId="6AF9FD45">
      <w:pPr>
        <w:jc w:val="both"/>
        <w:rPr>
          <w:rFonts w:cs="Arial"/>
        </w:rPr>
      </w:pPr>
      <w:r w:rsidRPr="00451F33">
        <w:rPr>
          <w:rFonts w:cs="Arial"/>
          <w:i/>
          <w:iCs/>
        </w:rPr>
        <w:t>2nhm</w:t>
      </w:r>
      <w:r w:rsidRPr="00451F33">
        <w:rPr>
          <w:rFonts w:cs="Arial"/>
        </w:rPr>
        <w:t>: Businesses separate waste to residual, mixed dry recyclables, separate glass waste collections</w:t>
      </w:r>
      <w:r w:rsidR="00AA7C6D">
        <w:rPr>
          <w:rStyle w:val="FootnoteReference"/>
        </w:rPr>
        <w:footnoteReference w:id="288"/>
      </w:r>
      <w:r w:rsidRPr="00451F33">
        <w:rPr>
          <w:rFonts w:cs="Arial"/>
        </w:rPr>
        <w:t xml:space="preserve"> and separate food waste collections. Micro firms are included and phased into the policy </w:t>
      </w:r>
      <w:r w:rsidR="00785908">
        <w:rPr>
          <w:rFonts w:cs="Arial"/>
        </w:rPr>
        <w:t>from 31</w:t>
      </w:r>
      <w:r w:rsidRPr="00101A16" w:rsidR="00785908">
        <w:rPr>
          <w:rFonts w:cs="Arial"/>
          <w:vertAlign w:val="superscript"/>
        </w:rPr>
        <w:t>st</w:t>
      </w:r>
      <w:r w:rsidR="00785908">
        <w:rPr>
          <w:rFonts w:cs="Arial"/>
        </w:rPr>
        <w:t xml:space="preserve"> March </w:t>
      </w:r>
      <w:r w:rsidRPr="00E8425C">
        <w:rPr>
          <w:rFonts w:cs="Arial"/>
        </w:rPr>
        <w:t>202</w:t>
      </w:r>
      <w:r w:rsidR="00FB54A2">
        <w:rPr>
          <w:rFonts w:cs="Arial"/>
        </w:rPr>
        <w:t>7</w:t>
      </w:r>
      <w:r w:rsidRPr="00451F33">
        <w:rPr>
          <w:rFonts w:cs="Arial"/>
        </w:rPr>
        <w:t xml:space="preserve">, two years after implementation to allow time for businesses to account for new provisions. </w:t>
      </w:r>
    </w:p>
    <w:p w:rsidRPr="00451F33" w:rsidR="00221888" w:rsidP="00554C21" w:rsidRDefault="00221888" w14:paraId="1E9C83FF" w14:textId="77777777">
      <w:pPr>
        <w:jc w:val="both"/>
        <w:rPr>
          <w:rFonts w:cs="Arial"/>
        </w:rPr>
      </w:pPr>
    </w:p>
    <w:p w:rsidRPr="00451F33" w:rsidR="00554C21" w:rsidP="00554C21" w:rsidRDefault="2103847F" w14:paraId="1BEB63AF" w14:textId="6CDD19FD">
      <w:pPr>
        <w:spacing w:after="160" w:line="259" w:lineRule="auto"/>
        <w:jc w:val="both"/>
        <w:rPr>
          <w:rFonts w:eastAsia="Arial" w:cs="Arial"/>
        </w:rPr>
      </w:pPr>
      <w:r w:rsidRPr="00451F33">
        <w:rPr>
          <w:rFonts w:eastAsia="Arial" w:cs="Arial"/>
        </w:rPr>
        <w:t>These options are the same as in the consultation impact assessment</w:t>
      </w:r>
      <w:r w:rsidRPr="00451F33" w:rsidR="00554C21">
        <w:rPr>
          <w:rStyle w:val="FootnoteReference"/>
          <w:rFonts w:eastAsia="Arial" w:cs="Arial"/>
        </w:rPr>
        <w:footnoteReference w:id="289"/>
      </w:r>
      <w:r w:rsidR="6123D2ED">
        <w:rPr>
          <w:rFonts w:eastAsia="Arial" w:cs="Arial"/>
        </w:rPr>
        <w:t>. H</w:t>
      </w:r>
      <w:r w:rsidRPr="00451F33">
        <w:rPr>
          <w:rFonts w:eastAsia="Arial" w:cs="Arial"/>
        </w:rPr>
        <w:t xml:space="preserve">owever, the dry mixed recyclable collection stream now includes additional materials, including plastic film. </w:t>
      </w:r>
    </w:p>
    <w:p w:rsidRPr="00451F33" w:rsidR="00554C21" w:rsidP="00554C21" w:rsidRDefault="00554C21" w14:paraId="305BE03B" w14:textId="55C8061E">
      <w:pPr>
        <w:spacing w:after="160" w:line="259" w:lineRule="auto"/>
        <w:jc w:val="both"/>
        <w:rPr>
          <w:rFonts w:eastAsia="Arial" w:cs="Arial"/>
        </w:rPr>
      </w:pPr>
      <w:r w:rsidRPr="00451F33">
        <w:rPr>
          <w:rFonts w:eastAsia="Arial" w:cs="Arial"/>
        </w:rPr>
        <w:t>For micro</w:t>
      </w:r>
      <w:r w:rsidR="00FF1D17">
        <w:rPr>
          <w:rFonts w:eastAsia="Arial" w:cs="Arial"/>
        </w:rPr>
        <w:t xml:space="preserve"> </w:t>
      </w:r>
      <w:r w:rsidRPr="00451F33">
        <w:rPr>
          <w:rFonts w:eastAsia="Arial" w:cs="Arial"/>
        </w:rPr>
        <w:t>firms, Option 1</w:t>
      </w:r>
      <w:r w:rsidRPr="00451F33">
        <w:rPr>
          <w:rFonts w:eastAsia="Arial" w:cs="Arial"/>
          <w:i/>
          <w:iCs/>
        </w:rPr>
        <w:t>nhm</w:t>
      </w:r>
      <w:r w:rsidRPr="00451F33">
        <w:rPr>
          <w:rFonts w:eastAsia="Arial" w:cs="Arial"/>
        </w:rPr>
        <w:t xml:space="preserve"> will result in no change to their waste collection costs as they would be exempt from meeting the requirements outlined in the policy. This exemption would mitigate the cost increase to micro</w:t>
      </w:r>
      <w:r w:rsidR="00FF1D17">
        <w:rPr>
          <w:rFonts w:eastAsia="Arial" w:cs="Arial"/>
        </w:rPr>
        <w:t xml:space="preserve"> </w:t>
      </w:r>
      <w:r w:rsidRPr="00451F33">
        <w:rPr>
          <w:rFonts w:eastAsia="Arial" w:cs="Arial"/>
        </w:rPr>
        <w:t xml:space="preserve">firms that would otherwise be seen if they were required to change their waste collection system to comply with the new requirements. </w:t>
      </w:r>
    </w:p>
    <w:p w:rsidRPr="00451F33" w:rsidR="00554C21" w:rsidP="00554C21" w:rsidRDefault="00554C21" w14:paraId="4FB5FEFD" w14:textId="3A92288E">
      <w:pPr>
        <w:spacing w:after="160" w:line="259" w:lineRule="auto"/>
        <w:jc w:val="both"/>
        <w:rPr>
          <w:rFonts w:eastAsia="Arial" w:cs="Arial"/>
        </w:rPr>
      </w:pPr>
      <w:r w:rsidRPr="00451F33">
        <w:rPr>
          <w:rFonts w:eastAsia="Arial" w:cs="Arial"/>
        </w:rPr>
        <w:t>Option 2</w:t>
      </w:r>
      <w:r w:rsidRPr="00451F33">
        <w:rPr>
          <w:rFonts w:eastAsia="Arial" w:cs="Arial"/>
          <w:i/>
          <w:iCs/>
        </w:rPr>
        <w:t>nhm</w:t>
      </w:r>
      <w:r w:rsidRPr="00451F33">
        <w:rPr>
          <w:rFonts w:eastAsia="Arial" w:cs="Arial"/>
        </w:rPr>
        <w:t xml:space="preserve"> </w:t>
      </w:r>
      <w:r>
        <w:rPr>
          <w:rFonts w:eastAsia="Arial" w:cs="Arial"/>
        </w:rPr>
        <w:t>shows</w:t>
      </w:r>
      <w:r w:rsidRPr="00451F33">
        <w:rPr>
          <w:rFonts w:eastAsia="Arial" w:cs="Arial"/>
        </w:rPr>
        <w:t xml:space="preserve"> micro</w:t>
      </w:r>
      <w:r w:rsidR="00FF1D17">
        <w:rPr>
          <w:rFonts w:eastAsia="Arial" w:cs="Arial"/>
        </w:rPr>
        <w:t xml:space="preserve"> </w:t>
      </w:r>
      <w:r w:rsidRPr="00451F33">
        <w:rPr>
          <w:rFonts w:eastAsia="Arial" w:cs="Arial"/>
        </w:rPr>
        <w:t xml:space="preserve">firms changing to new collection services </w:t>
      </w:r>
      <w:r w:rsidRPr="00451F33" w:rsidR="00221888">
        <w:rPr>
          <w:rFonts w:eastAsia="Arial" w:cs="Arial"/>
        </w:rPr>
        <w:t>to</w:t>
      </w:r>
      <w:r w:rsidRPr="00451F33">
        <w:rPr>
          <w:rFonts w:eastAsia="Arial" w:cs="Arial"/>
        </w:rPr>
        <w:t xml:space="preserve"> be compliant with the requirements </w:t>
      </w:r>
      <w:r w:rsidR="00F02D9D">
        <w:rPr>
          <w:rFonts w:eastAsia="Arial" w:cs="Arial"/>
        </w:rPr>
        <w:t>from 31</w:t>
      </w:r>
      <w:r w:rsidRPr="00101A16" w:rsidR="00F02D9D">
        <w:rPr>
          <w:rFonts w:eastAsia="Arial" w:cs="Arial"/>
          <w:vertAlign w:val="superscript"/>
        </w:rPr>
        <w:t>st</w:t>
      </w:r>
      <w:r w:rsidR="00F02D9D">
        <w:rPr>
          <w:rFonts w:eastAsia="Arial" w:cs="Arial"/>
        </w:rPr>
        <w:t xml:space="preserve"> March </w:t>
      </w:r>
      <w:r w:rsidRPr="00451F33">
        <w:rPr>
          <w:rFonts w:eastAsia="Arial" w:cs="Arial"/>
        </w:rPr>
        <w:t>2027. This would provide micro</w:t>
      </w:r>
      <w:r w:rsidR="00FF1D17">
        <w:rPr>
          <w:rFonts w:eastAsia="Arial" w:cs="Arial"/>
        </w:rPr>
        <w:t xml:space="preserve"> </w:t>
      </w:r>
      <w:r w:rsidRPr="00451F33">
        <w:rPr>
          <w:rFonts w:eastAsia="Arial" w:cs="Arial"/>
        </w:rPr>
        <w:t xml:space="preserve">firms two years more than other businesses. This phasing period would allow more </w:t>
      </w:r>
      <w:r w:rsidR="00BB4893">
        <w:rPr>
          <w:rFonts w:eastAsia="Arial" w:cs="Arial"/>
        </w:rPr>
        <w:t xml:space="preserve">preparation </w:t>
      </w:r>
      <w:r w:rsidRPr="00451F33">
        <w:rPr>
          <w:rFonts w:eastAsia="Arial" w:cs="Arial"/>
        </w:rPr>
        <w:t>time for micro</w:t>
      </w:r>
      <w:r w:rsidR="00FF1D17">
        <w:rPr>
          <w:rFonts w:eastAsia="Arial" w:cs="Arial"/>
        </w:rPr>
        <w:t xml:space="preserve"> </w:t>
      </w:r>
      <w:r w:rsidRPr="00451F33">
        <w:rPr>
          <w:rFonts w:eastAsia="Arial" w:cs="Arial"/>
        </w:rPr>
        <w:t xml:space="preserve">firms to comply with the requirements. These preparations may include procuring new service providers, setting up the in-house systems such as new bins, communicating the changes and training the staff, and optimising the waste areas such as removing extra residual bins that will no longer be required with the introduction of recycling bins. Direct engagement with businesses has shown that larger firms </w:t>
      </w:r>
      <w:proofErr w:type="gramStart"/>
      <w:r w:rsidRPr="00451F33">
        <w:rPr>
          <w:rFonts w:eastAsia="Arial" w:cs="Arial"/>
        </w:rPr>
        <w:t>have the ability to</w:t>
      </w:r>
      <w:proofErr w:type="gramEnd"/>
      <w:r w:rsidRPr="00451F33">
        <w:rPr>
          <w:rFonts w:eastAsia="Arial" w:cs="Arial"/>
        </w:rPr>
        <w:t xml:space="preserve"> change their collection services more quickly due to the characteristics they already have in place, such as single point procurement and more space</w:t>
      </w:r>
      <w:r w:rsidR="00D64C9E">
        <w:rPr>
          <w:rFonts w:eastAsia="Arial" w:cs="Arial"/>
        </w:rPr>
        <w:t>.</w:t>
      </w:r>
      <w:r w:rsidRPr="00451F33">
        <w:rPr>
          <w:rFonts w:eastAsia="Arial" w:cs="Arial"/>
        </w:rPr>
        <w:t xml:space="preserve"> </w:t>
      </w:r>
      <w:r w:rsidR="00D64C9E">
        <w:rPr>
          <w:rFonts w:eastAsia="Arial" w:cs="Arial"/>
        </w:rPr>
        <w:t xml:space="preserve">As such, </w:t>
      </w:r>
      <w:r w:rsidRPr="00451F33">
        <w:rPr>
          <w:rFonts w:eastAsia="Arial" w:cs="Arial"/>
        </w:rPr>
        <w:t xml:space="preserve">allowing </w:t>
      </w:r>
      <w:r w:rsidR="00FF1D17">
        <w:rPr>
          <w:rFonts w:eastAsia="Arial" w:cs="Arial"/>
        </w:rPr>
        <w:t>micro firm</w:t>
      </w:r>
      <w:r w:rsidRPr="00451F33">
        <w:rPr>
          <w:rFonts w:eastAsia="Arial" w:cs="Arial"/>
        </w:rPr>
        <w:t xml:space="preserve">s more time will support them to overcome some of the barriers that they face to meeting </w:t>
      </w:r>
      <w:r w:rsidR="00D64C9E">
        <w:rPr>
          <w:rFonts w:eastAsia="Arial" w:cs="Arial"/>
        </w:rPr>
        <w:t>the new</w:t>
      </w:r>
      <w:r w:rsidRPr="00451F33">
        <w:rPr>
          <w:rFonts w:eastAsia="Arial" w:cs="Arial"/>
        </w:rPr>
        <w:t xml:space="preserve"> requirements. This will have an overall positive impact on the outcomes of the policy.</w:t>
      </w:r>
    </w:p>
    <w:p w:rsidRPr="00451F33" w:rsidR="00554C21" w:rsidP="00554C21" w:rsidRDefault="00554C21" w14:paraId="14041BA9" w14:textId="77777777">
      <w:pPr>
        <w:pStyle w:val="Heading3"/>
        <w:rPr>
          <w:rFonts w:eastAsia="Arial"/>
        </w:rPr>
      </w:pPr>
      <w:r w:rsidRPr="00451F33">
        <w:rPr>
          <w:rFonts w:eastAsia="Arial"/>
        </w:rPr>
        <w:t>Familiarisation costs to micro and small businesses</w:t>
      </w:r>
    </w:p>
    <w:p w:rsidRPr="00451F33" w:rsidR="00554C21" w:rsidP="00554C21" w:rsidRDefault="00554C21" w14:paraId="7CA5DD82" w14:textId="761F8E4D">
      <w:pPr>
        <w:spacing w:after="160" w:line="259" w:lineRule="auto"/>
        <w:jc w:val="both"/>
        <w:rPr>
          <w:rFonts w:eastAsia="Arial" w:cs="Arial"/>
          <w:bCs/>
        </w:rPr>
      </w:pPr>
      <w:r w:rsidRPr="00451F33">
        <w:rPr>
          <w:rFonts w:eastAsia="Arial" w:cs="Arial"/>
          <w:bCs/>
        </w:rPr>
        <w:t xml:space="preserve">Table </w:t>
      </w:r>
      <w:r w:rsidR="004322A2">
        <w:rPr>
          <w:rFonts w:eastAsia="Arial" w:cs="Arial"/>
          <w:bCs/>
        </w:rPr>
        <w:t>3</w:t>
      </w:r>
      <w:r w:rsidR="00C737D7">
        <w:rPr>
          <w:rFonts w:eastAsia="Arial" w:cs="Arial"/>
          <w:bCs/>
        </w:rPr>
        <w:t>1</w:t>
      </w:r>
      <w:r w:rsidRPr="00451F33">
        <w:rPr>
          <w:rFonts w:eastAsia="Arial" w:cs="Arial"/>
          <w:bCs/>
        </w:rPr>
        <w:t xml:space="preserve"> demonstrates costs that are expected to be paid by businesses </w:t>
      </w:r>
      <w:r w:rsidRPr="00451F33" w:rsidR="002F48BC">
        <w:rPr>
          <w:rFonts w:eastAsia="Arial" w:cs="Arial"/>
          <w:bCs/>
        </w:rPr>
        <w:t>to</w:t>
      </w:r>
      <w:r w:rsidRPr="00451F33">
        <w:rPr>
          <w:rFonts w:eastAsia="Arial" w:cs="Arial"/>
          <w:bCs/>
        </w:rPr>
        <w:t xml:space="preserve"> account for the time spent reading and understanding the new regulatory requirements and providing staff training</w:t>
      </w:r>
      <w:r w:rsidRPr="00C737D7">
        <w:rPr>
          <w:rFonts w:eastAsia="Arial" w:cs="Arial"/>
          <w:bCs/>
        </w:rPr>
        <w:t>. Further detail on our approach to estimating familiarisation costs can be found in Section 6.</w:t>
      </w:r>
      <w:r w:rsidRPr="00451F33">
        <w:rPr>
          <w:rFonts w:eastAsia="Arial" w:cs="Arial"/>
          <w:bCs/>
        </w:rPr>
        <w:t xml:space="preserve"> </w:t>
      </w:r>
    </w:p>
    <w:p w:rsidRPr="00451F33" w:rsidR="00554C21" w:rsidP="00554C21" w:rsidRDefault="00554C21" w14:paraId="022FD07F" w14:textId="69131234">
      <w:pPr>
        <w:spacing w:after="160" w:line="259" w:lineRule="auto"/>
        <w:rPr>
          <w:rFonts w:eastAsia="Arial" w:cs="Arial"/>
        </w:rPr>
      </w:pPr>
      <w:r w:rsidRPr="00451F33">
        <w:rPr>
          <w:rFonts w:eastAsia="Arial" w:cs="Arial"/>
          <w:b/>
        </w:rPr>
        <w:t xml:space="preserve">Table </w:t>
      </w:r>
      <w:r w:rsidR="004322A2">
        <w:rPr>
          <w:rFonts w:eastAsia="Arial" w:cs="Arial"/>
          <w:b/>
        </w:rPr>
        <w:t>3</w:t>
      </w:r>
      <w:r w:rsidR="00C737D7">
        <w:rPr>
          <w:rFonts w:eastAsia="Arial" w:cs="Arial"/>
          <w:b/>
        </w:rPr>
        <w:t>1</w:t>
      </w:r>
      <w:r w:rsidRPr="00451F33">
        <w:rPr>
          <w:rFonts w:eastAsia="Arial" w:cs="Arial"/>
          <w:b/>
        </w:rPr>
        <w:t>: Familiarisation costs for micro and small businesses to align themselves with the new waste provision requirements</w:t>
      </w:r>
      <w:r w:rsidR="00A27E8F">
        <w:rPr>
          <w:rFonts w:eastAsia="Arial" w:cs="Arial"/>
          <w:b/>
        </w:rPr>
        <w:t>, £m</w:t>
      </w:r>
      <w:r w:rsidRPr="00451F33">
        <w:rPr>
          <w:rFonts w:eastAsia="Arial" w:cs="Arial"/>
          <w:b/>
        </w:rPr>
        <w:t xml:space="preserve"> </w:t>
      </w:r>
      <w:r w:rsidR="004F4B09">
        <w:rPr>
          <w:rFonts w:eastAsia="Arial" w:cs="Arial"/>
          <w:b/>
        </w:rPr>
        <w:t>(undiscounted)</w:t>
      </w:r>
    </w:p>
    <w:tbl>
      <w:tblPr>
        <w:tblStyle w:val="TableGrid"/>
        <w:tblW w:w="9928" w:type="dxa"/>
        <w:jc w:val="center"/>
        <w:tblLook w:val="04A0" w:firstRow="1" w:lastRow="0" w:firstColumn="1" w:lastColumn="0" w:noHBand="0" w:noVBand="1"/>
      </w:tblPr>
      <w:tblGrid>
        <w:gridCol w:w="1135"/>
        <w:gridCol w:w="1768"/>
        <w:gridCol w:w="767"/>
        <w:gridCol w:w="791"/>
        <w:gridCol w:w="889"/>
        <w:gridCol w:w="851"/>
        <w:gridCol w:w="992"/>
        <w:gridCol w:w="1276"/>
        <w:gridCol w:w="1559"/>
      </w:tblGrid>
      <w:tr w:rsidRPr="004F3679" w:rsidR="003B4314" w:rsidTr="00C05BDB" w14:paraId="16796F4A" w14:textId="77777777">
        <w:trPr>
          <w:trHeight w:val="471"/>
          <w:jc w:val="center"/>
        </w:trPr>
        <w:tc>
          <w:tcPr>
            <w:tcW w:w="1135" w:type="dxa"/>
            <w:noWrap/>
            <w:vAlign w:val="center"/>
            <w:hideMark/>
          </w:tcPr>
          <w:p w:rsidRPr="00451F33" w:rsidR="00554C21" w:rsidP="001862D1" w:rsidRDefault="00554C21" w14:paraId="7F5E4CCF" w14:textId="77777777">
            <w:pPr>
              <w:jc w:val="center"/>
              <w:rPr>
                <w:rFonts w:cs="Arial"/>
                <w:sz w:val="20"/>
                <w:szCs w:val="20"/>
              </w:rPr>
            </w:pPr>
          </w:p>
        </w:tc>
        <w:tc>
          <w:tcPr>
            <w:tcW w:w="1768" w:type="dxa"/>
            <w:noWrap/>
            <w:vAlign w:val="center"/>
            <w:hideMark/>
          </w:tcPr>
          <w:p w:rsidRPr="00451F33" w:rsidR="00554C21" w:rsidP="001862D1" w:rsidRDefault="00554C21" w14:paraId="5FB595A3" w14:textId="77777777">
            <w:pPr>
              <w:jc w:val="center"/>
              <w:rPr>
                <w:rFonts w:cs="Arial"/>
                <w:b/>
                <w:bCs/>
                <w:color w:val="000000"/>
                <w:sz w:val="22"/>
                <w:szCs w:val="22"/>
              </w:rPr>
            </w:pPr>
            <w:r w:rsidRPr="00451F33">
              <w:rPr>
                <w:rFonts w:cs="Arial"/>
                <w:b/>
                <w:bCs/>
                <w:color w:val="000000"/>
                <w:sz w:val="22"/>
                <w:szCs w:val="22"/>
              </w:rPr>
              <w:t>No. of enterprises</w:t>
            </w:r>
          </w:p>
        </w:tc>
        <w:tc>
          <w:tcPr>
            <w:tcW w:w="706" w:type="dxa"/>
            <w:noWrap/>
            <w:vAlign w:val="center"/>
            <w:hideMark/>
          </w:tcPr>
          <w:p w:rsidRPr="00451F33" w:rsidR="00554C21" w:rsidP="001862D1" w:rsidRDefault="00554C21" w14:paraId="543A8979" w14:textId="77777777">
            <w:pPr>
              <w:jc w:val="center"/>
              <w:rPr>
                <w:rFonts w:cs="Arial"/>
                <w:b/>
                <w:bCs/>
                <w:color w:val="000000"/>
                <w:sz w:val="22"/>
                <w:szCs w:val="22"/>
              </w:rPr>
            </w:pPr>
            <w:r w:rsidRPr="00451F33">
              <w:rPr>
                <w:rFonts w:cs="Arial"/>
                <w:b/>
                <w:bCs/>
                <w:color w:val="000000"/>
                <w:sz w:val="22"/>
                <w:szCs w:val="22"/>
              </w:rPr>
              <w:t>2024</w:t>
            </w:r>
          </w:p>
        </w:tc>
        <w:tc>
          <w:tcPr>
            <w:tcW w:w="791" w:type="dxa"/>
            <w:noWrap/>
            <w:vAlign w:val="center"/>
            <w:hideMark/>
          </w:tcPr>
          <w:p w:rsidRPr="00451F33" w:rsidR="00554C21" w:rsidP="001862D1" w:rsidRDefault="00554C21" w14:paraId="64B8B914" w14:textId="77777777">
            <w:pPr>
              <w:jc w:val="center"/>
              <w:rPr>
                <w:rFonts w:cs="Arial"/>
                <w:b/>
                <w:bCs/>
                <w:color w:val="000000"/>
                <w:sz w:val="22"/>
                <w:szCs w:val="22"/>
              </w:rPr>
            </w:pPr>
            <w:r w:rsidRPr="00451F33">
              <w:rPr>
                <w:rFonts w:cs="Arial"/>
                <w:b/>
                <w:bCs/>
                <w:color w:val="000000"/>
                <w:sz w:val="22"/>
                <w:szCs w:val="22"/>
              </w:rPr>
              <w:t>2025</w:t>
            </w:r>
          </w:p>
        </w:tc>
        <w:tc>
          <w:tcPr>
            <w:tcW w:w="850" w:type="dxa"/>
            <w:noWrap/>
            <w:vAlign w:val="center"/>
            <w:hideMark/>
          </w:tcPr>
          <w:p w:rsidRPr="00451F33" w:rsidR="00554C21" w:rsidP="001862D1" w:rsidRDefault="00554C21" w14:paraId="1DA1111B" w14:textId="77777777">
            <w:pPr>
              <w:jc w:val="center"/>
              <w:rPr>
                <w:rFonts w:cs="Arial"/>
                <w:b/>
                <w:bCs/>
                <w:color w:val="000000"/>
                <w:sz w:val="22"/>
                <w:szCs w:val="22"/>
              </w:rPr>
            </w:pPr>
            <w:r w:rsidRPr="00451F33">
              <w:rPr>
                <w:rFonts w:cs="Arial"/>
                <w:b/>
                <w:bCs/>
                <w:color w:val="000000"/>
                <w:sz w:val="22"/>
                <w:szCs w:val="22"/>
              </w:rPr>
              <w:t>2026</w:t>
            </w:r>
          </w:p>
        </w:tc>
        <w:tc>
          <w:tcPr>
            <w:tcW w:w="851" w:type="dxa"/>
            <w:noWrap/>
            <w:vAlign w:val="center"/>
            <w:hideMark/>
          </w:tcPr>
          <w:p w:rsidRPr="00451F33" w:rsidR="00554C21" w:rsidP="001862D1" w:rsidRDefault="00554C21" w14:paraId="4719EE4F" w14:textId="77777777">
            <w:pPr>
              <w:jc w:val="center"/>
              <w:rPr>
                <w:rFonts w:cs="Arial"/>
                <w:b/>
                <w:bCs/>
                <w:color w:val="000000"/>
                <w:sz w:val="22"/>
                <w:szCs w:val="22"/>
              </w:rPr>
            </w:pPr>
            <w:r w:rsidRPr="00451F33">
              <w:rPr>
                <w:rFonts w:cs="Arial"/>
                <w:b/>
                <w:bCs/>
                <w:color w:val="000000"/>
                <w:sz w:val="22"/>
                <w:szCs w:val="22"/>
              </w:rPr>
              <w:t>2027</w:t>
            </w:r>
          </w:p>
        </w:tc>
        <w:tc>
          <w:tcPr>
            <w:tcW w:w="992" w:type="dxa"/>
            <w:noWrap/>
            <w:vAlign w:val="center"/>
            <w:hideMark/>
          </w:tcPr>
          <w:p w:rsidRPr="00451F33" w:rsidR="00554C21" w:rsidP="001862D1" w:rsidRDefault="00554C21" w14:paraId="48D81AB3" w14:textId="77777777">
            <w:pPr>
              <w:jc w:val="center"/>
              <w:rPr>
                <w:rFonts w:cs="Arial"/>
                <w:b/>
                <w:bCs/>
                <w:color w:val="000000"/>
                <w:sz w:val="22"/>
                <w:szCs w:val="22"/>
              </w:rPr>
            </w:pPr>
            <w:r w:rsidRPr="00451F33">
              <w:rPr>
                <w:rFonts w:cs="Arial"/>
                <w:b/>
                <w:bCs/>
                <w:color w:val="000000"/>
                <w:sz w:val="22"/>
                <w:szCs w:val="22"/>
              </w:rPr>
              <w:t>2028</w:t>
            </w:r>
          </w:p>
        </w:tc>
        <w:tc>
          <w:tcPr>
            <w:tcW w:w="1276" w:type="dxa"/>
            <w:noWrap/>
            <w:vAlign w:val="center"/>
            <w:hideMark/>
          </w:tcPr>
          <w:p w:rsidRPr="00451F33" w:rsidR="00554C21" w:rsidP="001862D1" w:rsidRDefault="00554C21" w14:paraId="2585223D" w14:textId="77777777">
            <w:pPr>
              <w:jc w:val="center"/>
              <w:rPr>
                <w:rFonts w:cs="Arial"/>
                <w:color w:val="000000"/>
                <w:sz w:val="22"/>
                <w:szCs w:val="22"/>
              </w:rPr>
            </w:pPr>
            <w:r w:rsidRPr="00451F33">
              <w:rPr>
                <w:rFonts w:cs="Arial"/>
                <w:color w:val="000000"/>
                <w:sz w:val="22"/>
                <w:szCs w:val="22"/>
              </w:rPr>
              <w:t>Total cost,</w:t>
            </w:r>
          </w:p>
          <w:p w:rsidRPr="00451F33" w:rsidR="00554C21" w:rsidP="001862D1" w:rsidRDefault="00554C21" w14:paraId="7F7F567F" w14:textId="77777777">
            <w:pPr>
              <w:jc w:val="center"/>
              <w:rPr>
                <w:rFonts w:cs="Arial"/>
                <w:color w:val="000000"/>
                <w:sz w:val="22"/>
                <w:szCs w:val="22"/>
              </w:rPr>
            </w:pPr>
            <w:r w:rsidRPr="00451F33">
              <w:rPr>
                <w:rFonts w:cs="Arial"/>
                <w:color w:val="000000"/>
                <w:sz w:val="22"/>
                <w:szCs w:val="22"/>
              </w:rPr>
              <w:t>£m</w:t>
            </w:r>
          </w:p>
        </w:tc>
        <w:tc>
          <w:tcPr>
            <w:tcW w:w="1559" w:type="dxa"/>
            <w:noWrap/>
            <w:vAlign w:val="center"/>
            <w:hideMark/>
          </w:tcPr>
          <w:p w:rsidRPr="00451F33" w:rsidR="00554C21" w:rsidP="001862D1" w:rsidRDefault="00554C21" w14:paraId="53264C42" w14:textId="77777777">
            <w:pPr>
              <w:jc w:val="center"/>
              <w:rPr>
                <w:rFonts w:cs="Arial"/>
                <w:color w:val="000000"/>
                <w:sz w:val="22"/>
                <w:szCs w:val="22"/>
              </w:rPr>
            </w:pPr>
            <w:r w:rsidRPr="00451F33">
              <w:rPr>
                <w:rFonts w:cs="Arial"/>
                <w:color w:val="000000"/>
                <w:sz w:val="22"/>
                <w:szCs w:val="22"/>
              </w:rPr>
              <w:t>Cost per firm,</w:t>
            </w:r>
          </w:p>
          <w:p w:rsidRPr="00451F33" w:rsidR="00554C21" w:rsidP="001862D1" w:rsidRDefault="00554C21" w14:paraId="7F485F35" w14:textId="77777777">
            <w:pPr>
              <w:jc w:val="center"/>
              <w:rPr>
                <w:rFonts w:cs="Arial"/>
                <w:color w:val="000000"/>
                <w:sz w:val="22"/>
                <w:szCs w:val="22"/>
              </w:rPr>
            </w:pPr>
            <w:r w:rsidRPr="00451F33">
              <w:rPr>
                <w:rFonts w:cs="Arial"/>
                <w:color w:val="000000"/>
                <w:sz w:val="22"/>
                <w:szCs w:val="22"/>
              </w:rPr>
              <w:t>£</w:t>
            </w:r>
          </w:p>
        </w:tc>
      </w:tr>
      <w:tr w:rsidRPr="004F3679" w:rsidR="009A7141" w:rsidTr="00AA5C5C" w14:paraId="5D57B95A" w14:textId="77777777">
        <w:trPr>
          <w:trHeight w:val="229"/>
          <w:jc w:val="center"/>
        </w:trPr>
        <w:tc>
          <w:tcPr>
            <w:tcW w:w="1135" w:type="dxa"/>
            <w:noWrap/>
            <w:vAlign w:val="center"/>
            <w:hideMark/>
          </w:tcPr>
          <w:p w:rsidRPr="00451F33" w:rsidR="00554C21" w:rsidP="001862D1" w:rsidRDefault="00554C21" w14:paraId="4BAF2740" w14:textId="77777777">
            <w:pPr>
              <w:jc w:val="center"/>
              <w:rPr>
                <w:rFonts w:cs="Arial"/>
                <w:b/>
                <w:bCs/>
                <w:color w:val="000000"/>
                <w:sz w:val="22"/>
                <w:szCs w:val="22"/>
              </w:rPr>
            </w:pPr>
            <w:r w:rsidRPr="00451F33">
              <w:rPr>
                <w:rFonts w:cs="Arial"/>
                <w:b/>
                <w:bCs/>
                <w:color w:val="000000"/>
                <w:sz w:val="22"/>
                <w:szCs w:val="22"/>
              </w:rPr>
              <w:t>Micro sector</w:t>
            </w:r>
          </w:p>
        </w:tc>
        <w:tc>
          <w:tcPr>
            <w:tcW w:w="1768" w:type="dxa"/>
            <w:noWrap/>
            <w:vAlign w:val="center"/>
            <w:hideMark/>
          </w:tcPr>
          <w:p w:rsidRPr="00451F33" w:rsidR="00554C21" w:rsidP="001862D1" w:rsidRDefault="00554C21" w14:paraId="19819306" w14:textId="77777777">
            <w:pPr>
              <w:jc w:val="center"/>
              <w:rPr>
                <w:rFonts w:cs="Arial"/>
                <w:color w:val="000000"/>
                <w:sz w:val="22"/>
                <w:szCs w:val="22"/>
              </w:rPr>
            </w:pPr>
            <w:r w:rsidRPr="00451F33">
              <w:rPr>
                <w:rFonts w:cs="Arial"/>
                <w:color w:val="000000"/>
                <w:sz w:val="22"/>
                <w:szCs w:val="22"/>
              </w:rPr>
              <w:t>2,144,175</w:t>
            </w:r>
          </w:p>
        </w:tc>
        <w:tc>
          <w:tcPr>
            <w:tcW w:w="706" w:type="dxa"/>
            <w:noWrap/>
            <w:vAlign w:val="center"/>
            <w:hideMark/>
          </w:tcPr>
          <w:p w:rsidRPr="00451F33" w:rsidR="00554C21" w:rsidP="001862D1" w:rsidRDefault="00AA5C5C" w14:paraId="1AF21FAE" w14:textId="642FABF5">
            <w:pPr>
              <w:jc w:val="center"/>
              <w:rPr>
                <w:rFonts w:cs="Arial"/>
                <w:color w:val="000000"/>
                <w:sz w:val="22"/>
                <w:szCs w:val="22"/>
              </w:rPr>
            </w:pPr>
            <w:r>
              <w:rPr>
                <w:rFonts w:cs="Arial"/>
                <w:color w:val="000000"/>
                <w:sz w:val="22"/>
                <w:szCs w:val="22"/>
              </w:rPr>
              <w:t>£0.0</w:t>
            </w:r>
          </w:p>
        </w:tc>
        <w:tc>
          <w:tcPr>
            <w:tcW w:w="791" w:type="dxa"/>
            <w:noWrap/>
            <w:vAlign w:val="center"/>
            <w:hideMark/>
          </w:tcPr>
          <w:p w:rsidRPr="00451F33" w:rsidR="00554C21" w:rsidP="001862D1" w:rsidRDefault="00AA5C5C" w14:paraId="55B60929" w14:textId="13E4B517">
            <w:pPr>
              <w:jc w:val="center"/>
              <w:rPr>
                <w:rFonts w:cs="Arial"/>
                <w:color w:val="000000"/>
                <w:sz w:val="22"/>
                <w:szCs w:val="22"/>
              </w:rPr>
            </w:pPr>
            <w:r>
              <w:rPr>
                <w:rFonts w:cs="Arial"/>
                <w:color w:val="000000"/>
                <w:sz w:val="22"/>
                <w:szCs w:val="22"/>
              </w:rPr>
              <w:t>£0.0</w:t>
            </w:r>
          </w:p>
        </w:tc>
        <w:tc>
          <w:tcPr>
            <w:tcW w:w="850" w:type="dxa"/>
            <w:noWrap/>
            <w:vAlign w:val="center"/>
            <w:hideMark/>
          </w:tcPr>
          <w:p w:rsidRPr="00451F33" w:rsidR="00554C21" w:rsidP="001862D1" w:rsidRDefault="00AA5C5C" w14:paraId="438A5784" w14:textId="4803FA16">
            <w:pPr>
              <w:jc w:val="center"/>
              <w:rPr>
                <w:rFonts w:cs="Arial"/>
                <w:color w:val="000000"/>
                <w:sz w:val="22"/>
                <w:szCs w:val="22"/>
              </w:rPr>
            </w:pPr>
            <w:r>
              <w:rPr>
                <w:rFonts w:cs="Arial"/>
                <w:color w:val="000000"/>
                <w:sz w:val="22"/>
                <w:szCs w:val="22"/>
              </w:rPr>
              <w:t>£233.5</w:t>
            </w:r>
          </w:p>
        </w:tc>
        <w:tc>
          <w:tcPr>
            <w:tcW w:w="851" w:type="dxa"/>
            <w:noWrap/>
            <w:vAlign w:val="center"/>
            <w:hideMark/>
          </w:tcPr>
          <w:p w:rsidRPr="00451F33" w:rsidR="00554C21" w:rsidP="001862D1" w:rsidRDefault="00AA5C5C" w14:paraId="2D4C32D4" w14:textId="5B9E09D0">
            <w:pPr>
              <w:jc w:val="center"/>
              <w:rPr>
                <w:rFonts w:cs="Arial"/>
                <w:color w:val="000000"/>
                <w:sz w:val="22"/>
                <w:szCs w:val="22"/>
              </w:rPr>
            </w:pPr>
            <w:r>
              <w:rPr>
                <w:rFonts w:cs="Arial"/>
                <w:color w:val="000000"/>
                <w:sz w:val="22"/>
                <w:szCs w:val="22"/>
              </w:rPr>
              <w:t>£2.2</w:t>
            </w:r>
          </w:p>
        </w:tc>
        <w:tc>
          <w:tcPr>
            <w:tcW w:w="992" w:type="dxa"/>
            <w:noWrap/>
            <w:vAlign w:val="center"/>
            <w:hideMark/>
          </w:tcPr>
          <w:p w:rsidRPr="00451F33" w:rsidR="00554C21" w:rsidP="001862D1" w:rsidRDefault="00AA5C5C" w14:paraId="5F46BA9E" w14:textId="58EB5903">
            <w:pPr>
              <w:jc w:val="center"/>
              <w:rPr>
                <w:rFonts w:cs="Arial"/>
                <w:color w:val="000000"/>
                <w:sz w:val="22"/>
                <w:szCs w:val="22"/>
              </w:rPr>
            </w:pPr>
            <w:r>
              <w:rPr>
                <w:rFonts w:cs="Arial"/>
                <w:color w:val="000000"/>
                <w:sz w:val="22"/>
                <w:szCs w:val="22"/>
              </w:rPr>
              <w:t>£2.2</w:t>
            </w:r>
          </w:p>
        </w:tc>
        <w:tc>
          <w:tcPr>
            <w:tcW w:w="1276" w:type="dxa"/>
            <w:noWrap/>
            <w:vAlign w:val="center"/>
            <w:hideMark/>
          </w:tcPr>
          <w:p w:rsidRPr="00451F33" w:rsidR="00554C21" w:rsidP="001862D1" w:rsidRDefault="00AA5C5C" w14:paraId="377223CE" w14:textId="57C2A9DF">
            <w:pPr>
              <w:jc w:val="center"/>
              <w:rPr>
                <w:rFonts w:cs="Arial"/>
                <w:color w:val="000000"/>
                <w:sz w:val="22"/>
                <w:szCs w:val="22"/>
              </w:rPr>
            </w:pPr>
            <w:r>
              <w:rPr>
                <w:rFonts w:cs="Arial"/>
                <w:color w:val="000000"/>
                <w:sz w:val="22"/>
                <w:szCs w:val="22"/>
              </w:rPr>
              <w:t>£238</w:t>
            </w:r>
          </w:p>
        </w:tc>
        <w:tc>
          <w:tcPr>
            <w:tcW w:w="1559" w:type="dxa"/>
            <w:noWrap/>
            <w:vAlign w:val="center"/>
            <w:hideMark/>
          </w:tcPr>
          <w:p w:rsidRPr="00451F33" w:rsidR="00554C21" w:rsidP="001862D1" w:rsidRDefault="00AA5C5C" w14:paraId="30D45899" w14:textId="61FBAB6C">
            <w:pPr>
              <w:jc w:val="center"/>
              <w:rPr>
                <w:rFonts w:cs="Arial"/>
                <w:color w:val="000000"/>
                <w:sz w:val="22"/>
                <w:szCs w:val="22"/>
              </w:rPr>
            </w:pPr>
            <w:r>
              <w:rPr>
                <w:rFonts w:cs="Arial"/>
                <w:color w:val="000000"/>
                <w:sz w:val="22"/>
                <w:szCs w:val="22"/>
              </w:rPr>
              <w:t>£111</w:t>
            </w:r>
          </w:p>
        </w:tc>
      </w:tr>
      <w:tr w:rsidRPr="004F3679" w:rsidR="009A7141" w:rsidTr="00AA5C5C" w14:paraId="566AA03F" w14:textId="77777777">
        <w:trPr>
          <w:trHeight w:val="229"/>
          <w:jc w:val="center"/>
        </w:trPr>
        <w:tc>
          <w:tcPr>
            <w:tcW w:w="1135" w:type="dxa"/>
            <w:noWrap/>
            <w:vAlign w:val="center"/>
            <w:hideMark/>
          </w:tcPr>
          <w:p w:rsidRPr="00451F33" w:rsidR="00554C21" w:rsidP="001862D1" w:rsidRDefault="00554C21" w14:paraId="096E8E63" w14:textId="77777777">
            <w:pPr>
              <w:jc w:val="center"/>
              <w:rPr>
                <w:rFonts w:cs="Arial"/>
                <w:b/>
                <w:bCs/>
                <w:color w:val="000000"/>
                <w:sz w:val="22"/>
                <w:szCs w:val="22"/>
              </w:rPr>
            </w:pPr>
            <w:r w:rsidRPr="00451F33">
              <w:rPr>
                <w:rFonts w:cs="Arial"/>
                <w:b/>
                <w:bCs/>
                <w:color w:val="000000"/>
                <w:sz w:val="22"/>
                <w:szCs w:val="22"/>
              </w:rPr>
              <w:t>Small sector</w:t>
            </w:r>
          </w:p>
        </w:tc>
        <w:tc>
          <w:tcPr>
            <w:tcW w:w="1768" w:type="dxa"/>
            <w:noWrap/>
            <w:vAlign w:val="center"/>
            <w:hideMark/>
          </w:tcPr>
          <w:p w:rsidRPr="00451F33" w:rsidR="00554C21" w:rsidP="001862D1" w:rsidRDefault="00554C21" w14:paraId="71591386" w14:textId="77777777">
            <w:pPr>
              <w:jc w:val="center"/>
              <w:rPr>
                <w:rFonts w:cs="Arial"/>
                <w:color w:val="000000"/>
                <w:sz w:val="22"/>
                <w:szCs w:val="22"/>
              </w:rPr>
            </w:pPr>
            <w:r w:rsidRPr="00451F33">
              <w:rPr>
                <w:rFonts w:cs="Arial"/>
                <w:color w:val="000000"/>
                <w:sz w:val="22"/>
                <w:szCs w:val="22"/>
              </w:rPr>
              <w:t>200,445</w:t>
            </w:r>
          </w:p>
        </w:tc>
        <w:tc>
          <w:tcPr>
            <w:tcW w:w="706" w:type="dxa"/>
            <w:noWrap/>
            <w:vAlign w:val="center"/>
            <w:hideMark/>
          </w:tcPr>
          <w:p w:rsidRPr="00451F33" w:rsidR="00554C21" w:rsidP="001862D1" w:rsidRDefault="00AA5C5C" w14:paraId="014EF84A" w14:textId="0EEC3F28">
            <w:pPr>
              <w:jc w:val="center"/>
              <w:rPr>
                <w:rFonts w:cs="Arial"/>
                <w:color w:val="000000"/>
                <w:sz w:val="22"/>
                <w:szCs w:val="22"/>
              </w:rPr>
            </w:pPr>
            <w:r>
              <w:rPr>
                <w:rFonts w:cs="Arial"/>
                <w:color w:val="000000"/>
                <w:sz w:val="22"/>
                <w:szCs w:val="22"/>
              </w:rPr>
              <w:t>£33.9</w:t>
            </w:r>
          </w:p>
        </w:tc>
        <w:tc>
          <w:tcPr>
            <w:tcW w:w="791" w:type="dxa"/>
            <w:noWrap/>
            <w:vAlign w:val="center"/>
            <w:hideMark/>
          </w:tcPr>
          <w:p w:rsidRPr="00451F33" w:rsidR="00554C21" w:rsidP="001862D1" w:rsidRDefault="00AA5C5C" w14:paraId="4D97E50E" w14:textId="183F8ABF">
            <w:pPr>
              <w:jc w:val="center"/>
              <w:rPr>
                <w:rFonts w:cs="Arial"/>
                <w:color w:val="000000"/>
                <w:sz w:val="22"/>
                <w:szCs w:val="22"/>
              </w:rPr>
            </w:pPr>
            <w:r>
              <w:rPr>
                <w:rFonts w:cs="Arial"/>
                <w:color w:val="000000"/>
                <w:sz w:val="22"/>
                <w:szCs w:val="22"/>
              </w:rPr>
              <w:t>£2.0</w:t>
            </w:r>
          </w:p>
        </w:tc>
        <w:tc>
          <w:tcPr>
            <w:tcW w:w="850" w:type="dxa"/>
            <w:noWrap/>
            <w:vAlign w:val="center"/>
            <w:hideMark/>
          </w:tcPr>
          <w:p w:rsidRPr="00451F33" w:rsidR="00554C21" w:rsidP="001862D1" w:rsidRDefault="00AA5C5C" w14:paraId="573B3070" w14:textId="58BA711D">
            <w:pPr>
              <w:jc w:val="center"/>
              <w:rPr>
                <w:rFonts w:cs="Arial"/>
                <w:color w:val="000000"/>
                <w:sz w:val="22"/>
                <w:szCs w:val="22"/>
              </w:rPr>
            </w:pPr>
            <w:r>
              <w:rPr>
                <w:rFonts w:cs="Arial"/>
                <w:color w:val="000000"/>
                <w:sz w:val="22"/>
                <w:szCs w:val="22"/>
              </w:rPr>
              <w:t>£2.0</w:t>
            </w:r>
          </w:p>
        </w:tc>
        <w:tc>
          <w:tcPr>
            <w:tcW w:w="851" w:type="dxa"/>
            <w:noWrap/>
            <w:vAlign w:val="center"/>
            <w:hideMark/>
          </w:tcPr>
          <w:p w:rsidRPr="00451F33" w:rsidR="00554C21" w:rsidP="001862D1" w:rsidRDefault="00AA5C5C" w14:paraId="14BE22A4" w14:textId="03925A6D">
            <w:pPr>
              <w:jc w:val="center"/>
              <w:rPr>
                <w:rFonts w:cs="Arial"/>
                <w:color w:val="000000"/>
                <w:sz w:val="22"/>
                <w:szCs w:val="22"/>
              </w:rPr>
            </w:pPr>
            <w:r>
              <w:rPr>
                <w:rFonts w:cs="Arial"/>
                <w:color w:val="000000"/>
                <w:sz w:val="22"/>
                <w:szCs w:val="22"/>
              </w:rPr>
              <w:t>£0.0</w:t>
            </w:r>
          </w:p>
        </w:tc>
        <w:tc>
          <w:tcPr>
            <w:tcW w:w="992" w:type="dxa"/>
            <w:noWrap/>
            <w:vAlign w:val="center"/>
            <w:hideMark/>
          </w:tcPr>
          <w:p w:rsidRPr="00451F33" w:rsidR="00554C21" w:rsidP="001862D1" w:rsidRDefault="00AA5C5C" w14:paraId="5D439AE9" w14:textId="20A3C8DD">
            <w:pPr>
              <w:jc w:val="center"/>
              <w:rPr>
                <w:rFonts w:cs="Arial"/>
                <w:color w:val="000000"/>
                <w:sz w:val="22"/>
                <w:szCs w:val="22"/>
              </w:rPr>
            </w:pPr>
            <w:r>
              <w:rPr>
                <w:rFonts w:cs="Arial"/>
                <w:color w:val="000000"/>
                <w:sz w:val="22"/>
                <w:szCs w:val="22"/>
              </w:rPr>
              <w:t>£0.0</w:t>
            </w:r>
          </w:p>
        </w:tc>
        <w:tc>
          <w:tcPr>
            <w:tcW w:w="1276" w:type="dxa"/>
            <w:noWrap/>
            <w:vAlign w:val="center"/>
            <w:hideMark/>
          </w:tcPr>
          <w:p w:rsidRPr="00451F33" w:rsidR="00554C21" w:rsidP="001862D1" w:rsidRDefault="00AA5C5C" w14:paraId="059AB25E" w14:textId="465D81C7">
            <w:pPr>
              <w:jc w:val="center"/>
              <w:rPr>
                <w:rFonts w:cs="Arial"/>
                <w:color w:val="000000"/>
                <w:sz w:val="22"/>
                <w:szCs w:val="22"/>
              </w:rPr>
            </w:pPr>
            <w:r>
              <w:rPr>
                <w:rFonts w:cs="Arial"/>
                <w:color w:val="000000"/>
                <w:sz w:val="22"/>
                <w:szCs w:val="22"/>
              </w:rPr>
              <w:t>£38</w:t>
            </w:r>
          </w:p>
        </w:tc>
        <w:tc>
          <w:tcPr>
            <w:tcW w:w="1559" w:type="dxa"/>
            <w:noWrap/>
            <w:vAlign w:val="center"/>
            <w:hideMark/>
          </w:tcPr>
          <w:p w:rsidRPr="00451F33" w:rsidR="00554C21" w:rsidP="001862D1" w:rsidRDefault="00AA5C5C" w14:paraId="1AB96BD6" w14:textId="0C4891AD">
            <w:pPr>
              <w:jc w:val="center"/>
              <w:rPr>
                <w:rFonts w:cs="Arial"/>
                <w:color w:val="000000"/>
                <w:sz w:val="22"/>
                <w:szCs w:val="22"/>
              </w:rPr>
            </w:pPr>
            <w:r>
              <w:rPr>
                <w:rFonts w:cs="Arial"/>
                <w:color w:val="000000"/>
                <w:sz w:val="22"/>
                <w:szCs w:val="22"/>
              </w:rPr>
              <w:t>£189</w:t>
            </w:r>
          </w:p>
        </w:tc>
      </w:tr>
    </w:tbl>
    <w:p w:rsidRPr="00451F33" w:rsidR="00554C21" w:rsidP="00554C21" w:rsidRDefault="00554C21" w14:paraId="539270DE" w14:textId="77777777">
      <w:pPr>
        <w:spacing w:after="160" w:line="259" w:lineRule="auto"/>
        <w:rPr>
          <w:rFonts w:eastAsia="Arial" w:cs="Arial"/>
        </w:rPr>
      </w:pPr>
      <w:r w:rsidRPr="00451F33">
        <w:rPr>
          <w:rFonts w:eastAsia="Arial" w:cs="Arial"/>
          <w:sz w:val="22"/>
          <w:szCs w:val="22"/>
        </w:rPr>
        <w:t>Source: Based on Defra’s analysis of the NHM sector using business surveys at consultation events</w:t>
      </w:r>
    </w:p>
    <w:p w:rsidRPr="00451F33" w:rsidR="00554C21" w:rsidP="00554C21" w:rsidRDefault="00554C21" w14:paraId="3400E8A3" w14:textId="77777777">
      <w:pPr>
        <w:pStyle w:val="Heading3"/>
        <w:rPr>
          <w:rFonts w:eastAsia="Arial"/>
        </w:rPr>
      </w:pPr>
      <w:r w:rsidRPr="00451F33">
        <w:rPr>
          <w:rFonts w:eastAsia="Arial"/>
        </w:rPr>
        <w:t>Waste management costs to micro and small businesses</w:t>
      </w:r>
    </w:p>
    <w:p w:rsidRPr="00451F33" w:rsidR="00554C21" w:rsidP="00554C21" w:rsidRDefault="00554C21" w14:paraId="21E995F3" w14:textId="7BE257BF">
      <w:pPr>
        <w:spacing w:after="160" w:line="259" w:lineRule="auto"/>
        <w:jc w:val="both"/>
        <w:rPr>
          <w:rFonts w:eastAsia="Arial" w:cs="Arial"/>
        </w:rPr>
      </w:pPr>
      <w:r w:rsidRPr="00451F33">
        <w:rPr>
          <w:rFonts w:eastAsia="Arial" w:cs="Arial"/>
        </w:rPr>
        <w:t xml:space="preserve">Option 1nhm would lead to no cost changes concerning waste management as seen below in Table </w:t>
      </w:r>
      <w:r w:rsidR="004322A2">
        <w:rPr>
          <w:rFonts w:eastAsia="Arial" w:cs="Arial"/>
        </w:rPr>
        <w:t>3</w:t>
      </w:r>
      <w:r w:rsidR="00C737D7">
        <w:rPr>
          <w:rFonts w:eastAsia="Arial" w:cs="Arial"/>
        </w:rPr>
        <w:t>2</w:t>
      </w:r>
      <w:r w:rsidRPr="00451F33">
        <w:rPr>
          <w:rFonts w:eastAsia="Arial" w:cs="Arial"/>
        </w:rPr>
        <w:t xml:space="preserve">. Under policy Option 2nhm, there are two sectors that see projected cost savings, Retail </w:t>
      </w:r>
      <w:r w:rsidRPr="00451F33">
        <w:rPr>
          <w:rFonts w:eastAsia="Arial" w:cs="Arial"/>
        </w:rPr>
        <w:t>and Wholesale and Health, whereas all other sectors see expected cost increases. Most notably, Offices and other services experience the largest net increase in costs, explained through their relatively large business count number but relatively small waste arisings. Offices and other services represent 62% of all micro</w:t>
      </w:r>
      <w:r w:rsidR="00FF1D17">
        <w:rPr>
          <w:rFonts w:eastAsia="Arial" w:cs="Arial"/>
        </w:rPr>
        <w:t xml:space="preserve"> firms</w:t>
      </w:r>
      <w:r w:rsidRPr="00451F33">
        <w:rPr>
          <w:rFonts w:eastAsia="Arial" w:cs="Arial"/>
        </w:rPr>
        <w:t xml:space="preserve"> and almost 20% of all micro</w:t>
      </w:r>
      <w:r w:rsidR="00FF1D17">
        <w:rPr>
          <w:rFonts w:eastAsia="Arial" w:cs="Arial"/>
        </w:rPr>
        <w:t xml:space="preserve"> firm</w:t>
      </w:r>
      <w:r w:rsidRPr="00451F33">
        <w:rPr>
          <w:rFonts w:eastAsia="Arial" w:cs="Arial"/>
        </w:rPr>
        <w:t xml:space="preserve"> waste. Therefore, the associated cost increase is relatively more expensive than other sectors.</w:t>
      </w:r>
    </w:p>
    <w:p w:rsidRPr="00451F33" w:rsidR="00554C21" w:rsidP="00554C21" w:rsidRDefault="00554C21" w14:paraId="192A51DD" w14:textId="45002233">
      <w:pPr>
        <w:spacing w:after="160" w:line="259" w:lineRule="auto"/>
        <w:jc w:val="both"/>
        <w:rPr>
          <w:rFonts w:eastAsia="Arial" w:cs="Arial"/>
        </w:rPr>
      </w:pPr>
      <w:r w:rsidRPr="00451F33">
        <w:rPr>
          <w:rFonts w:eastAsia="Arial" w:cs="Arial"/>
        </w:rPr>
        <w:t xml:space="preserve">The indicative net costs per firm column shows that when accounting for local unit count, Offices and other service net cost increase is still the largest across all other sectors of micro </w:t>
      </w:r>
      <w:r w:rsidR="00FF1D17">
        <w:rPr>
          <w:rFonts w:eastAsia="Arial" w:cs="Arial"/>
        </w:rPr>
        <w:t>firms</w:t>
      </w:r>
      <w:r w:rsidRPr="00451F33">
        <w:rPr>
          <w:rFonts w:eastAsia="Arial" w:cs="Arial"/>
        </w:rPr>
        <w:t xml:space="preserve">. With the phasing period described above, the actual cost changes are not expected to start until businesses start separating their wastes </w:t>
      </w:r>
      <w:r w:rsidR="00892092">
        <w:rPr>
          <w:rFonts w:eastAsia="Arial" w:cs="Arial"/>
        </w:rPr>
        <w:t>from 31</w:t>
      </w:r>
      <w:r w:rsidRPr="00101A16" w:rsidR="00892092">
        <w:rPr>
          <w:rFonts w:eastAsia="Arial" w:cs="Arial"/>
          <w:vertAlign w:val="superscript"/>
        </w:rPr>
        <w:t>st</w:t>
      </w:r>
      <w:r w:rsidR="00892092">
        <w:rPr>
          <w:rFonts w:eastAsia="Arial" w:cs="Arial"/>
        </w:rPr>
        <w:t xml:space="preserve"> March </w:t>
      </w:r>
      <w:r w:rsidRPr="00451F33">
        <w:rPr>
          <w:rFonts w:eastAsia="Arial" w:cs="Arial"/>
        </w:rPr>
        <w:t xml:space="preserve">2027. These costs would be higher if micro </w:t>
      </w:r>
      <w:r w:rsidR="00FF1D17">
        <w:rPr>
          <w:rFonts w:eastAsia="Arial" w:cs="Arial"/>
        </w:rPr>
        <w:t>firms</w:t>
      </w:r>
      <w:r w:rsidRPr="00451F33">
        <w:rPr>
          <w:rFonts w:eastAsia="Arial" w:cs="Arial"/>
        </w:rPr>
        <w:t xml:space="preserve"> were to be required to transition at the same time as all other businesses, i.e.</w:t>
      </w:r>
      <w:r>
        <w:rPr>
          <w:rFonts w:eastAsia="Arial" w:cs="Arial"/>
        </w:rPr>
        <w:t>,</w:t>
      </w:r>
      <w:r w:rsidRPr="00451F33">
        <w:rPr>
          <w:rFonts w:eastAsia="Arial" w:cs="Arial"/>
        </w:rPr>
        <w:t xml:space="preserve"> </w:t>
      </w:r>
      <w:r w:rsidR="00D76AC6">
        <w:rPr>
          <w:rFonts w:eastAsia="Arial" w:cs="Arial"/>
        </w:rPr>
        <w:t>from 31</w:t>
      </w:r>
      <w:r w:rsidRPr="00101A16" w:rsidR="00D76AC6">
        <w:rPr>
          <w:rFonts w:eastAsia="Arial" w:cs="Arial"/>
          <w:vertAlign w:val="superscript"/>
        </w:rPr>
        <w:t>st</w:t>
      </w:r>
      <w:r w:rsidR="00D76AC6">
        <w:rPr>
          <w:rFonts w:eastAsia="Arial" w:cs="Arial"/>
        </w:rPr>
        <w:t xml:space="preserve"> March </w:t>
      </w:r>
      <w:r w:rsidRPr="00451F33">
        <w:rPr>
          <w:rFonts w:eastAsia="Arial" w:cs="Arial"/>
        </w:rPr>
        <w:t xml:space="preserve">2025. </w:t>
      </w:r>
    </w:p>
    <w:p w:rsidRPr="00451F33" w:rsidR="008F014A" w:rsidP="00554C21" w:rsidRDefault="002A0B87" w14:paraId="3A82E755" w14:textId="78F1D951">
      <w:pPr>
        <w:spacing w:after="160" w:line="259" w:lineRule="auto"/>
        <w:jc w:val="both"/>
        <w:rPr>
          <w:rFonts w:eastAsia="Arial" w:cs="Arial"/>
        </w:rPr>
      </w:pPr>
      <w:r>
        <w:rPr>
          <w:rFonts w:eastAsia="Arial" w:cs="Arial"/>
        </w:rPr>
        <w:t>T</w:t>
      </w:r>
      <w:r w:rsidR="003062E3">
        <w:rPr>
          <w:rFonts w:eastAsia="Arial" w:cs="Arial"/>
        </w:rPr>
        <w:t xml:space="preserve">ables 32 </w:t>
      </w:r>
      <w:r>
        <w:rPr>
          <w:rFonts w:eastAsia="Arial" w:cs="Arial"/>
        </w:rPr>
        <w:t>and</w:t>
      </w:r>
      <w:r w:rsidR="003062E3">
        <w:rPr>
          <w:rFonts w:eastAsia="Arial" w:cs="Arial"/>
        </w:rPr>
        <w:t xml:space="preserve"> 33 </w:t>
      </w:r>
      <w:r w:rsidR="000B7458">
        <w:rPr>
          <w:rFonts w:eastAsia="Arial" w:cs="Arial"/>
        </w:rPr>
        <w:t>do</w:t>
      </w:r>
      <w:r>
        <w:rPr>
          <w:rFonts w:eastAsia="Arial" w:cs="Arial"/>
        </w:rPr>
        <w:t xml:space="preserve"> </w:t>
      </w:r>
      <w:r w:rsidR="000B7458">
        <w:rPr>
          <w:rFonts w:eastAsia="Arial" w:cs="Arial"/>
        </w:rPr>
        <w:t>n</w:t>
      </w:r>
      <w:r>
        <w:rPr>
          <w:rFonts w:eastAsia="Arial" w:cs="Arial"/>
        </w:rPr>
        <w:t>o</w:t>
      </w:r>
      <w:r w:rsidR="000B7458">
        <w:rPr>
          <w:rFonts w:eastAsia="Arial" w:cs="Arial"/>
        </w:rPr>
        <w:t>t include the cost</w:t>
      </w:r>
      <w:r w:rsidR="00FB3419">
        <w:rPr>
          <w:rFonts w:eastAsia="Arial" w:cs="Arial"/>
        </w:rPr>
        <w:t xml:space="preserve"> of completing</w:t>
      </w:r>
      <w:r w:rsidR="000B7458">
        <w:rPr>
          <w:rFonts w:eastAsia="Arial" w:cs="Arial"/>
        </w:rPr>
        <w:t xml:space="preserve"> written assessments. This is because the costs are </w:t>
      </w:r>
      <w:r w:rsidR="005E29C6">
        <w:rPr>
          <w:rFonts w:eastAsia="Arial" w:cs="Arial"/>
        </w:rPr>
        <w:t>incurred to</w:t>
      </w:r>
      <w:r w:rsidDel="005E29C6" w:rsidR="000B7458">
        <w:rPr>
          <w:rFonts w:eastAsia="Arial" w:cs="Arial"/>
        </w:rPr>
        <w:t xml:space="preserve"> </w:t>
      </w:r>
      <w:r w:rsidR="00254ED6">
        <w:rPr>
          <w:rFonts w:eastAsia="Arial" w:cs="Arial"/>
        </w:rPr>
        <w:t>WMCs,</w:t>
      </w:r>
      <w:r w:rsidR="000B7458">
        <w:rPr>
          <w:rFonts w:eastAsia="Arial" w:cs="Arial"/>
        </w:rPr>
        <w:t xml:space="preserve"> and we</w:t>
      </w:r>
      <w:r w:rsidRPr="008F014A" w:rsidR="008F014A">
        <w:rPr>
          <w:rFonts w:eastAsia="Arial" w:cs="Arial"/>
        </w:rPr>
        <w:t xml:space="preserve"> do</w:t>
      </w:r>
      <w:r w:rsidR="00802E41">
        <w:rPr>
          <w:rFonts w:eastAsia="Arial" w:cs="Arial"/>
        </w:rPr>
        <w:t xml:space="preserve"> </w:t>
      </w:r>
      <w:r w:rsidRPr="008F014A" w:rsidR="008F014A">
        <w:rPr>
          <w:rFonts w:eastAsia="Arial" w:cs="Arial"/>
        </w:rPr>
        <w:t>n</w:t>
      </w:r>
      <w:r w:rsidR="00802E41">
        <w:rPr>
          <w:rFonts w:eastAsia="Arial" w:cs="Arial"/>
        </w:rPr>
        <w:t>o</w:t>
      </w:r>
      <w:r w:rsidRPr="008F014A" w:rsidR="008F014A">
        <w:rPr>
          <w:rFonts w:eastAsia="Arial" w:cs="Arial"/>
        </w:rPr>
        <w:t xml:space="preserve">t know the extent to which these costs will be passed to </w:t>
      </w:r>
      <w:r w:rsidR="00802E41">
        <w:rPr>
          <w:rFonts w:eastAsia="Arial" w:cs="Arial"/>
        </w:rPr>
        <w:t xml:space="preserve">the </w:t>
      </w:r>
      <w:r w:rsidRPr="008F014A" w:rsidR="008F014A">
        <w:rPr>
          <w:rFonts w:eastAsia="Arial" w:cs="Arial"/>
        </w:rPr>
        <w:t>WMC customer</w:t>
      </w:r>
      <w:r w:rsidR="000B7458">
        <w:rPr>
          <w:rFonts w:eastAsia="Arial" w:cs="Arial"/>
        </w:rPr>
        <w:t>.</w:t>
      </w:r>
      <w:r w:rsidR="001A35A3">
        <w:rPr>
          <w:rFonts w:eastAsia="Arial" w:cs="Arial"/>
        </w:rPr>
        <w:t xml:space="preserve"> See </w:t>
      </w:r>
      <w:r w:rsidR="00365395">
        <w:rPr>
          <w:rFonts w:eastAsia="Arial" w:cs="Arial"/>
        </w:rPr>
        <w:t>S</w:t>
      </w:r>
      <w:r w:rsidR="001A35A3">
        <w:rPr>
          <w:rFonts w:eastAsia="Arial" w:cs="Arial"/>
        </w:rPr>
        <w:t>ection 6 for more information.</w:t>
      </w:r>
    </w:p>
    <w:p w:rsidRPr="00451F33" w:rsidR="00554C21" w:rsidP="00D64C9E" w:rsidRDefault="2103847F" w14:paraId="079342D0" w14:textId="1770A7CF">
      <w:pPr>
        <w:spacing w:after="160" w:line="259" w:lineRule="auto"/>
        <w:rPr>
          <w:rFonts w:eastAsia="Arial" w:cs="Arial"/>
          <w:bCs/>
        </w:rPr>
      </w:pPr>
      <w:r w:rsidRPr="7C995945">
        <w:rPr>
          <w:rFonts w:eastAsia="Arial" w:cs="Arial"/>
          <w:b/>
          <w:bCs/>
        </w:rPr>
        <w:t xml:space="preserve">Table </w:t>
      </w:r>
      <w:r w:rsidRPr="7C995945" w:rsidR="0FA88FFC">
        <w:rPr>
          <w:rFonts w:eastAsia="Arial" w:cs="Arial"/>
          <w:b/>
          <w:bCs/>
        </w:rPr>
        <w:t>3</w:t>
      </w:r>
      <w:r w:rsidRPr="7C995945" w:rsidR="3609486A">
        <w:rPr>
          <w:rFonts w:eastAsia="Arial" w:cs="Arial"/>
          <w:b/>
          <w:bCs/>
        </w:rPr>
        <w:t>2</w:t>
      </w:r>
      <w:r w:rsidRPr="7C995945">
        <w:rPr>
          <w:rFonts w:eastAsia="Arial" w:cs="Arial"/>
          <w:b/>
          <w:bCs/>
        </w:rPr>
        <w:t xml:space="preserve">: Scenario net appraisal (2027-35) cost (+) or saving (-) relative to baseline, without DRS effect, micro </w:t>
      </w:r>
      <w:r w:rsidRPr="7C995945" w:rsidR="7FEC1FF7">
        <w:rPr>
          <w:rFonts w:eastAsia="Arial" w:cs="Arial"/>
          <w:b/>
          <w:bCs/>
        </w:rPr>
        <w:t>firms</w:t>
      </w:r>
      <w:r w:rsidRPr="7C995945">
        <w:rPr>
          <w:rFonts w:eastAsia="Arial" w:cs="Arial"/>
          <w:b/>
          <w:bCs/>
        </w:rPr>
        <w:t xml:space="preserve"> only, in 2020 prices, pounds undiscounted</w:t>
      </w:r>
      <w:r w:rsidRPr="7C995945" w:rsidR="00554C21">
        <w:rPr>
          <w:rStyle w:val="FootnoteReference"/>
          <w:rFonts w:eastAsia="Arial" w:cs="Arial"/>
          <w:b/>
          <w:bCs/>
        </w:rPr>
        <w:footnoteReference w:id="290"/>
      </w:r>
      <w:r w:rsidRPr="7C995945">
        <w:rPr>
          <w:rFonts w:eastAsia="Arial" w:cs="Arial"/>
          <w:b/>
          <w:bCs/>
        </w:rPr>
        <w:t xml:space="preserve">  </w:t>
      </w:r>
    </w:p>
    <w:tbl>
      <w:tblPr>
        <w:tblStyle w:val="TableGrid"/>
        <w:tblW w:w="9783" w:type="dxa"/>
        <w:jc w:val="center"/>
        <w:tblLook w:val="04A0" w:firstRow="1" w:lastRow="0" w:firstColumn="1" w:lastColumn="0" w:noHBand="0" w:noVBand="1"/>
      </w:tblPr>
      <w:tblGrid>
        <w:gridCol w:w="2873"/>
        <w:gridCol w:w="1727"/>
        <w:gridCol w:w="1584"/>
        <w:gridCol w:w="1899"/>
        <w:gridCol w:w="1700"/>
      </w:tblGrid>
      <w:tr w:rsidRPr="0022239F" w:rsidR="00554C21" w:rsidTr="7C995945" w14:paraId="631E2113" w14:textId="77777777">
        <w:trPr>
          <w:trHeight w:val="126"/>
          <w:jc w:val="center"/>
        </w:trPr>
        <w:tc>
          <w:tcPr>
            <w:tcW w:w="9783" w:type="dxa"/>
            <w:gridSpan w:val="5"/>
            <w:tcBorders>
              <w:top w:val="single" w:color="auto" w:sz="4" w:space="0"/>
              <w:left w:val="single" w:color="auto" w:sz="4" w:space="0"/>
              <w:bottom w:val="single" w:color="auto" w:sz="4" w:space="0"/>
              <w:right w:val="single" w:color="auto" w:sz="4" w:space="0"/>
            </w:tcBorders>
            <w:noWrap/>
            <w:hideMark/>
          </w:tcPr>
          <w:p w:rsidRPr="00451F33" w:rsidR="00554C21" w:rsidP="001862D1" w:rsidRDefault="00554C21" w14:paraId="3776C987" w14:textId="2806F189">
            <w:pPr>
              <w:jc w:val="both"/>
              <w:rPr>
                <w:rFonts w:cs="Arial"/>
                <w:sz w:val="20"/>
                <w:szCs w:val="20"/>
              </w:rPr>
            </w:pPr>
            <w:r w:rsidRPr="00451F33">
              <w:rPr>
                <w:rFonts w:cs="Arial"/>
                <w:b/>
                <w:bCs/>
                <w:color w:val="000000"/>
                <w:sz w:val="22"/>
                <w:szCs w:val="22"/>
              </w:rPr>
              <w:t xml:space="preserve">Micro </w:t>
            </w:r>
            <w:r w:rsidR="00FF1D17">
              <w:rPr>
                <w:rFonts w:cs="Arial"/>
                <w:b/>
                <w:bCs/>
                <w:color w:val="000000"/>
                <w:sz w:val="22"/>
                <w:szCs w:val="22"/>
              </w:rPr>
              <w:t>Firms</w:t>
            </w:r>
            <w:r w:rsidRPr="00451F33">
              <w:rPr>
                <w:rFonts w:cs="Arial"/>
                <w:b/>
                <w:bCs/>
                <w:color w:val="000000"/>
                <w:sz w:val="22"/>
                <w:szCs w:val="22"/>
              </w:rPr>
              <w:t>, £</w:t>
            </w:r>
          </w:p>
        </w:tc>
      </w:tr>
      <w:tr w:rsidRPr="0022239F" w:rsidR="00554C21" w:rsidTr="7C995945" w14:paraId="01001E05" w14:textId="77777777">
        <w:trPr>
          <w:trHeight w:val="261"/>
          <w:jc w:val="center"/>
        </w:trPr>
        <w:tc>
          <w:tcPr>
            <w:tcW w:w="2873" w:type="dxa"/>
            <w:tcBorders>
              <w:top w:val="single" w:color="auto" w:sz="4" w:space="0"/>
            </w:tcBorders>
            <w:noWrap/>
            <w:hideMark/>
          </w:tcPr>
          <w:p w:rsidRPr="00451F33" w:rsidR="00554C21" w:rsidP="001862D1" w:rsidRDefault="00554C21" w14:paraId="15E7B85C" w14:textId="77777777">
            <w:pPr>
              <w:jc w:val="both"/>
              <w:rPr>
                <w:rFonts w:cs="Arial"/>
                <w:sz w:val="20"/>
                <w:szCs w:val="20"/>
              </w:rPr>
            </w:pPr>
          </w:p>
        </w:tc>
        <w:tc>
          <w:tcPr>
            <w:tcW w:w="1727" w:type="dxa"/>
            <w:tcBorders>
              <w:top w:val="single" w:color="auto" w:sz="4" w:space="0"/>
            </w:tcBorders>
            <w:hideMark/>
          </w:tcPr>
          <w:p w:rsidRPr="00451F33" w:rsidR="00554C21" w:rsidP="001862D1" w:rsidRDefault="00554C21" w14:paraId="75986ED2" w14:textId="77777777">
            <w:pPr>
              <w:jc w:val="both"/>
              <w:rPr>
                <w:rFonts w:cs="Arial"/>
                <w:b/>
                <w:bCs/>
                <w:color w:val="000000"/>
                <w:sz w:val="22"/>
                <w:szCs w:val="22"/>
              </w:rPr>
            </w:pPr>
            <w:r w:rsidRPr="00451F33">
              <w:rPr>
                <w:rFonts w:cs="Arial"/>
                <w:b/>
                <w:bCs/>
                <w:color w:val="000000"/>
                <w:sz w:val="22"/>
                <w:szCs w:val="22"/>
              </w:rPr>
              <w:t>Option 1nhm: Net appraisal cost per sector, £m</w:t>
            </w:r>
          </w:p>
        </w:tc>
        <w:tc>
          <w:tcPr>
            <w:tcW w:w="1584" w:type="dxa"/>
            <w:tcBorders>
              <w:top w:val="single" w:color="auto" w:sz="4" w:space="0"/>
            </w:tcBorders>
            <w:hideMark/>
          </w:tcPr>
          <w:p w:rsidRPr="00451F33" w:rsidR="00554C21" w:rsidP="001862D1" w:rsidRDefault="2103847F" w14:paraId="73E0607A" w14:textId="77777777">
            <w:pPr>
              <w:jc w:val="both"/>
              <w:rPr>
                <w:rFonts w:cs="Arial"/>
                <w:color w:val="000000"/>
                <w:sz w:val="22"/>
                <w:szCs w:val="22"/>
              </w:rPr>
            </w:pPr>
            <w:r w:rsidRPr="00451F33">
              <w:rPr>
                <w:rFonts w:cs="Arial"/>
                <w:color w:val="000000"/>
                <w:sz w:val="22"/>
                <w:szCs w:val="22"/>
              </w:rPr>
              <w:t>Option 1nhm: Indicative net cost per year, per firm</w:t>
            </w:r>
            <w:r w:rsidRPr="00451F33" w:rsidR="00554C21">
              <w:rPr>
                <w:rStyle w:val="FootnoteReference"/>
                <w:rFonts w:eastAsia="SimSun" w:cs="Arial"/>
              </w:rPr>
              <w:footnoteReference w:id="291"/>
            </w:r>
          </w:p>
        </w:tc>
        <w:tc>
          <w:tcPr>
            <w:tcW w:w="1899" w:type="dxa"/>
            <w:tcBorders>
              <w:top w:val="single" w:color="auto" w:sz="4" w:space="0"/>
            </w:tcBorders>
            <w:hideMark/>
          </w:tcPr>
          <w:p w:rsidRPr="00451F33" w:rsidR="00554C21" w:rsidP="001862D1" w:rsidRDefault="00554C21" w14:paraId="01E221A2" w14:textId="77777777">
            <w:pPr>
              <w:jc w:val="both"/>
              <w:rPr>
                <w:rFonts w:cs="Arial"/>
                <w:b/>
                <w:bCs/>
                <w:color w:val="000000"/>
                <w:sz w:val="22"/>
                <w:szCs w:val="22"/>
              </w:rPr>
            </w:pPr>
            <w:r w:rsidRPr="00451F33">
              <w:rPr>
                <w:rFonts w:cs="Arial"/>
                <w:b/>
                <w:bCs/>
                <w:color w:val="000000"/>
                <w:sz w:val="22"/>
                <w:szCs w:val="22"/>
              </w:rPr>
              <w:t>Option 2nhm: Net appraisal cost per sector, £m</w:t>
            </w:r>
          </w:p>
        </w:tc>
        <w:tc>
          <w:tcPr>
            <w:tcW w:w="1700" w:type="dxa"/>
            <w:tcBorders>
              <w:top w:val="single" w:color="auto" w:sz="4" w:space="0"/>
            </w:tcBorders>
            <w:hideMark/>
          </w:tcPr>
          <w:p w:rsidRPr="00451F33" w:rsidR="00554C21" w:rsidP="001862D1" w:rsidRDefault="00554C21" w14:paraId="5B30FA53" w14:textId="77777777">
            <w:pPr>
              <w:jc w:val="both"/>
              <w:rPr>
                <w:rFonts w:cs="Arial"/>
                <w:color w:val="000000"/>
                <w:sz w:val="22"/>
                <w:szCs w:val="22"/>
              </w:rPr>
            </w:pPr>
            <w:r w:rsidRPr="00451F33">
              <w:rPr>
                <w:rFonts w:cs="Arial"/>
                <w:color w:val="000000"/>
                <w:sz w:val="22"/>
                <w:szCs w:val="22"/>
              </w:rPr>
              <w:t>Option 2nhm: Indicative net cost per year, per firm</w:t>
            </w:r>
          </w:p>
        </w:tc>
      </w:tr>
      <w:tr w:rsidRPr="0022239F" w:rsidR="00554C21" w:rsidTr="7C995945" w14:paraId="1B914AEF" w14:textId="77777777">
        <w:trPr>
          <w:trHeight w:val="126"/>
          <w:jc w:val="center"/>
        </w:trPr>
        <w:tc>
          <w:tcPr>
            <w:tcW w:w="2873" w:type="dxa"/>
            <w:noWrap/>
            <w:hideMark/>
          </w:tcPr>
          <w:p w:rsidRPr="00451F33" w:rsidR="00554C21" w:rsidP="001862D1" w:rsidRDefault="00554C21" w14:paraId="7C8C6474" w14:textId="77777777">
            <w:pPr>
              <w:jc w:val="both"/>
              <w:rPr>
                <w:rFonts w:cs="Arial"/>
                <w:b/>
                <w:bCs/>
                <w:color w:val="000000"/>
                <w:sz w:val="22"/>
                <w:szCs w:val="22"/>
              </w:rPr>
            </w:pPr>
            <w:r w:rsidRPr="00451F33">
              <w:rPr>
                <w:rFonts w:cs="Arial"/>
                <w:b/>
                <w:bCs/>
                <w:color w:val="000000"/>
                <w:sz w:val="22"/>
                <w:szCs w:val="22"/>
              </w:rPr>
              <w:t>Hospitality</w:t>
            </w:r>
          </w:p>
        </w:tc>
        <w:tc>
          <w:tcPr>
            <w:tcW w:w="1727" w:type="dxa"/>
            <w:noWrap/>
            <w:vAlign w:val="center"/>
            <w:hideMark/>
          </w:tcPr>
          <w:p w:rsidRPr="00451F33" w:rsidR="00554C21" w:rsidP="001862D1" w:rsidRDefault="00554C21" w14:paraId="30F6B0A7" w14:textId="77777777">
            <w:pPr>
              <w:jc w:val="both"/>
              <w:rPr>
                <w:rFonts w:cs="Arial"/>
                <w:color w:val="000000"/>
                <w:sz w:val="22"/>
                <w:szCs w:val="22"/>
              </w:rPr>
            </w:pPr>
            <w:r w:rsidRPr="00451F33">
              <w:rPr>
                <w:rFonts w:cs="Arial"/>
                <w:color w:val="000000"/>
                <w:sz w:val="22"/>
                <w:szCs w:val="22"/>
              </w:rPr>
              <w:t>£ -</w:t>
            </w:r>
          </w:p>
        </w:tc>
        <w:tc>
          <w:tcPr>
            <w:tcW w:w="1584" w:type="dxa"/>
            <w:noWrap/>
            <w:vAlign w:val="center"/>
            <w:hideMark/>
          </w:tcPr>
          <w:p w:rsidRPr="00451F33" w:rsidR="00554C21" w:rsidP="001862D1" w:rsidRDefault="00554C21" w14:paraId="02E3B516"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74A6CC3B" w14:textId="77777777">
            <w:pPr>
              <w:jc w:val="both"/>
              <w:rPr>
                <w:rFonts w:cs="Arial"/>
                <w:color w:val="000000"/>
                <w:sz w:val="22"/>
                <w:szCs w:val="22"/>
              </w:rPr>
            </w:pPr>
            <w:r w:rsidRPr="00451F33">
              <w:rPr>
                <w:rFonts w:cs="Arial"/>
                <w:color w:val="000000"/>
                <w:sz w:val="20"/>
                <w:szCs w:val="20"/>
              </w:rPr>
              <w:t>£85</w:t>
            </w:r>
          </w:p>
        </w:tc>
        <w:tc>
          <w:tcPr>
            <w:tcW w:w="1700" w:type="dxa"/>
            <w:noWrap/>
            <w:vAlign w:val="center"/>
          </w:tcPr>
          <w:p w:rsidRPr="00451F33" w:rsidR="00554C21" w:rsidP="001862D1" w:rsidRDefault="00554C21" w14:paraId="3DF5D8F7" w14:textId="77777777">
            <w:pPr>
              <w:jc w:val="both"/>
              <w:rPr>
                <w:rFonts w:cs="Arial"/>
                <w:color w:val="000000"/>
                <w:sz w:val="22"/>
                <w:szCs w:val="22"/>
              </w:rPr>
            </w:pPr>
            <w:r w:rsidRPr="00451F33">
              <w:rPr>
                <w:rFonts w:cs="Arial"/>
                <w:color w:val="000000"/>
                <w:sz w:val="20"/>
                <w:szCs w:val="20"/>
              </w:rPr>
              <w:t>£84</w:t>
            </w:r>
          </w:p>
        </w:tc>
      </w:tr>
      <w:tr w:rsidRPr="0022239F" w:rsidR="00554C21" w:rsidTr="7C995945" w14:paraId="79E54D70" w14:textId="77777777">
        <w:trPr>
          <w:trHeight w:val="126"/>
          <w:jc w:val="center"/>
        </w:trPr>
        <w:tc>
          <w:tcPr>
            <w:tcW w:w="2873" w:type="dxa"/>
            <w:noWrap/>
            <w:hideMark/>
          </w:tcPr>
          <w:p w:rsidRPr="00451F33" w:rsidR="00554C21" w:rsidP="001862D1" w:rsidRDefault="00554C21" w14:paraId="2FF46614" w14:textId="77777777">
            <w:pPr>
              <w:jc w:val="both"/>
              <w:rPr>
                <w:rFonts w:cs="Arial"/>
                <w:b/>
                <w:bCs/>
                <w:color w:val="000000"/>
                <w:sz w:val="22"/>
                <w:szCs w:val="22"/>
              </w:rPr>
            </w:pPr>
            <w:r w:rsidRPr="00451F33">
              <w:rPr>
                <w:rFonts w:cs="Arial"/>
                <w:b/>
                <w:bCs/>
                <w:color w:val="000000"/>
                <w:sz w:val="22"/>
                <w:szCs w:val="22"/>
              </w:rPr>
              <w:t>Retail &amp; Wholesale</w:t>
            </w:r>
          </w:p>
        </w:tc>
        <w:tc>
          <w:tcPr>
            <w:tcW w:w="1727" w:type="dxa"/>
            <w:noWrap/>
            <w:vAlign w:val="center"/>
            <w:hideMark/>
          </w:tcPr>
          <w:p w:rsidRPr="00451F33" w:rsidR="00554C21" w:rsidP="001862D1" w:rsidRDefault="00554C21" w14:paraId="4DFCCA08" w14:textId="77777777">
            <w:pPr>
              <w:jc w:val="both"/>
              <w:rPr>
                <w:rFonts w:cs="Arial"/>
                <w:color w:val="000000"/>
                <w:sz w:val="22"/>
                <w:szCs w:val="22"/>
              </w:rPr>
            </w:pPr>
            <w:r w:rsidRPr="00451F33">
              <w:rPr>
                <w:rFonts w:cs="Arial"/>
                <w:color w:val="000000"/>
                <w:sz w:val="22"/>
                <w:szCs w:val="22"/>
              </w:rPr>
              <w:t>£ -</w:t>
            </w:r>
          </w:p>
        </w:tc>
        <w:tc>
          <w:tcPr>
            <w:tcW w:w="1584" w:type="dxa"/>
            <w:noWrap/>
            <w:vAlign w:val="center"/>
            <w:hideMark/>
          </w:tcPr>
          <w:p w:rsidRPr="00451F33" w:rsidR="00554C21" w:rsidP="001862D1" w:rsidRDefault="00554C21" w14:paraId="75DF7AA8"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19717280" w14:textId="77777777">
            <w:pPr>
              <w:jc w:val="both"/>
              <w:rPr>
                <w:rFonts w:cs="Arial"/>
                <w:color w:val="000000"/>
                <w:sz w:val="22"/>
                <w:szCs w:val="22"/>
              </w:rPr>
            </w:pPr>
            <w:r w:rsidRPr="00451F33">
              <w:rPr>
                <w:rFonts w:cs="Arial"/>
                <w:color w:val="000000"/>
                <w:sz w:val="20"/>
                <w:szCs w:val="20"/>
              </w:rPr>
              <w:t>-£1,015</w:t>
            </w:r>
          </w:p>
        </w:tc>
        <w:tc>
          <w:tcPr>
            <w:tcW w:w="1700" w:type="dxa"/>
            <w:noWrap/>
            <w:vAlign w:val="center"/>
          </w:tcPr>
          <w:p w:rsidRPr="00451F33" w:rsidR="00554C21" w:rsidP="001862D1" w:rsidRDefault="00554C21" w14:paraId="30424888" w14:textId="77777777">
            <w:pPr>
              <w:jc w:val="both"/>
              <w:rPr>
                <w:rFonts w:cs="Arial"/>
                <w:color w:val="000000"/>
                <w:sz w:val="22"/>
                <w:szCs w:val="22"/>
              </w:rPr>
            </w:pPr>
            <w:r w:rsidRPr="00451F33">
              <w:rPr>
                <w:rFonts w:cs="Arial"/>
                <w:color w:val="000000"/>
                <w:sz w:val="20"/>
                <w:szCs w:val="20"/>
              </w:rPr>
              <w:t>-£320</w:t>
            </w:r>
          </w:p>
        </w:tc>
      </w:tr>
      <w:tr w:rsidRPr="0022239F" w:rsidR="00554C21" w:rsidTr="7C995945" w14:paraId="58F463C3" w14:textId="77777777">
        <w:trPr>
          <w:trHeight w:val="126"/>
          <w:jc w:val="center"/>
        </w:trPr>
        <w:tc>
          <w:tcPr>
            <w:tcW w:w="2873" w:type="dxa"/>
            <w:noWrap/>
            <w:hideMark/>
          </w:tcPr>
          <w:p w:rsidRPr="00451F33" w:rsidR="00554C21" w:rsidP="001862D1" w:rsidRDefault="00554C21" w14:paraId="6CD8BF31" w14:textId="77777777">
            <w:pPr>
              <w:jc w:val="both"/>
              <w:rPr>
                <w:rFonts w:cs="Arial"/>
                <w:b/>
                <w:bCs/>
                <w:color w:val="000000"/>
                <w:sz w:val="22"/>
                <w:szCs w:val="22"/>
              </w:rPr>
            </w:pPr>
            <w:r w:rsidRPr="00451F33">
              <w:rPr>
                <w:rFonts w:cs="Arial"/>
                <w:b/>
                <w:bCs/>
                <w:color w:val="000000"/>
                <w:sz w:val="22"/>
                <w:szCs w:val="22"/>
              </w:rPr>
              <w:t>Health</w:t>
            </w:r>
          </w:p>
        </w:tc>
        <w:tc>
          <w:tcPr>
            <w:tcW w:w="1727" w:type="dxa"/>
            <w:noWrap/>
            <w:vAlign w:val="center"/>
            <w:hideMark/>
          </w:tcPr>
          <w:p w:rsidRPr="00451F33" w:rsidR="00554C21" w:rsidP="001862D1" w:rsidRDefault="00554C21" w14:paraId="522B9E3B" w14:textId="77777777">
            <w:pPr>
              <w:jc w:val="both"/>
              <w:rPr>
                <w:rFonts w:cs="Arial"/>
                <w:color w:val="000000"/>
                <w:sz w:val="22"/>
                <w:szCs w:val="22"/>
              </w:rPr>
            </w:pPr>
            <w:r w:rsidRPr="00451F33">
              <w:rPr>
                <w:rFonts w:cs="Arial"/>
                <w:color w:val="000000"/>
                <w:sz w:val="22"/>
                <w:szCs w:val="22"/>
              </w:rPr>
              <w:t>£ -</w:t>
            </w:r>
          </w:p>
        </w:tc>
        <w:tc>
          <w:tcPr>
            <w:tcW w:w="1584" w:type="dxa"/>
            <w:noWrap/>
            <w:vAlign w:val="center"/>
            <w:hideMark/>
          </w:tcPr>
          <w:p w:rsidRPr="00451F33" w:rsidR="00554C21" w:rsidP="001862D1" w:rsidRDefault="00554C21" w14:paraId="6E6218C5"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445D2784" w14:textId="77777777">
            <w:pPr>
              <w:jc w:val="both"/>
              <w:rPr>
                <w:rFonts w:cs="Arial"/>
                <w:color w:val="000000"/>
                <w:sz w:val="22"/>
                <w:szCs w:val="22"/>
              </w:rPr>
            </w:pPr>
            <w:r w:rsidRPr="00451F33">
              <w:rPr>
                <w:rFonts w:cs="Arial"/>
                <w:color w:val="000000"/>
                <w:sz w:val="20"/>
                <w:szCs w:val="20"/>
              </w:rPr>
              <w:t>-£32</w:t>
            </w:r>
          </w:p>
        </w:tc>
        <w:tc>
          <w:tcPr>
            <w:tcW w:w="1700" w:type="dxa"/>
            <w:noWrap/>
            <w:vAlign w:val="center"/>
          </w:tcPr>
          <w:p w:rsidRPr="00451F33" w:rsidR="00554C21" w:rsidP="001862D1" w:rsidRDefault="00554C21" w14:paraId="44C1C6CC" w14:textId="77777777">
            <w:pPr>
              <w:jc w:val="both"/>
              <w:rPr>
                <w:rFonts w:cs="Arial"/>
                <w:color w:val="000000"/>
                <w:sz w:val="22"/>
                <w:szCs w:val="22"/>
              </w:rPr>
            </w:pPr>
            <w:r w:rsidRPr="00451F33">
              <w:rPr>
                <w:rFonts w:cs="Arial"/>
                <w:color w:val="000000"/>
                <w:sz w:val="20"/>
                <w:szCs w:val="20"/>
              </w:rPr>
              <w:t>-£39</w:t>
            </w:r>
          </w:p>
        </w:tc>
      </w:tr>
      <w:tr w:rsidRPr="0022239F" w:rsidR="00554C21" w:rsidTr="7C995945" w14:paraId="3FA29549" w14:textId="77777777">
        <w:trPr>
          <w:trHeight w:val="126"/>
          <w:jc w:val="center"/>
        </w:trPr>
        <w:tc>
          <w:tcPr>
            <w:tcW w:w="2873" w:type="dxa"/>
            <w:noWrap/>
            <w:hideMark/>
          </w:tcPr>
          <w:p w:rsidRPr="00451F33" w:rsidR="00554C21" w:rsidP="001862D1" w:rsidRDefault="00554C21" w14:paraId="32A42002" w14:textId="77777777">
            <w:pPr>
              <w:jc w:val="both"/>
              <w:rPr>
                <w:rFonts w:cs="Arial"/>
                <w:b/>
                <w:bCs/>
                <w:color w:val="000000"/>
                <w:sz w:val="22"/>
                <w:szCs w:val="22"/>
              </w:rPr>
            </w:pPr>
            <w:r w:rsidRPr="00451F33">
              <w:rPr>
                <w:rFonts w:cs="Arial"/>
                <w:b/>
                <w:bCs/>
                <w:color w:val="000000"/>
                <w:sz w:val="22"/>
                <w:szCs w:val="22"/>
              </w:rPr>
              <w:t>Education</w:t>
            </w:r>
          </w:p>
        </w:tc>
        <w:tc>
          <w:tcPr>
            <w:tcW w:w="1727" w:type="dxa"/>
            <w:noWrap/>
            <w:vAlign w:val="center"/>
            <w:hideMark/>
          </w:tcPr>
          <w:p w:rsidRPr="00451F33" w:rsidR="00554C21" w:rsidP="001862D1" w:rsidRDefault="00554C21" w14:paraId="5D6CC358" w14:textId="77777777">
            <w:pPr>
              <w:jc w:val="both"/>
              <w:rPr>
                <w:rFonts w:cs="Arial"/>
                <w:color w:val="000000"/>
                <w:sz w:val="22"/>
                <w:szCs w:val="22"/>
              </w:rPr>
            </w:pPr>
            <w:r w:rsidRPr="00451F33">
              <w:rPr>
                <w:rFonts w:cs="Arial"/>
                <w:color w:val="000000"/>
                <w:sz w:val="22"/>
                <w:szCs w:val="22"/>
              </w:rPr>
              <w:t>£ -</w:t>
            </w:r>
          </w:p>
        </w:tc>
        <w:tc>
          <w:tcPr>
            <w:tcW w:w="1584" w:type="dxa"/>
            <w:noWrap/>
            <w:vAlign w:val="center"/>
            <w:hideMark/>
          </w:tcPr>
          <w:p w:rsidRPr="00451F33" w:rsidR="00554C21" w:rsidP="001862D1" w:rsidRDefault="00554C21" w14:paraId="308EDFE9"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7430B86C" w14:textId="77777777">
            <w:pPr>
              <w:jc w:val="both"/>
              <w:rPr>
                <w:rFonts w:cs="Arial"/>
                <w:color w:val="000000"/>
                <w:sz w:val="22"/>
                <w:szCs w:val="22"/>
              </w:rPr>
            </w:pPr>
            <w:r w:rsidRPr="00451F33">
              <w:rPr>
                <w:rFonts w:cs="Arial"/>
                <w:color w:val="000000"/>
                <w:sz w:val="20"/>
                <w:szCs w:val="20"/>
              </w:rPr>
              <w:t>£126</w:t>
            </w:r>
          </w:p>
        </w:tc>
        <w:tc>
          <w:tcPr>
            <w:tcW w:w="1700" w:type="dxa"/>
            <w:noWrap/>
            <w:vAlign w:val="center"/>
          </w:tcPr>
          <w:p w:rsidRPr="00451F33" w:rsidR="00554C21" w:rsidP="001862D1" w:rsidRDefault="00554C21" w14:paraId="0C1FEBB7" w14:textId="77777777">
            <w:pPr>
              <w:jc w:val="both"/>
              <w:rPr>
                <w:rFonts w:cs="Arial"/>
                <w:color w:val="000000"/>
                <w:sz w:val="22"/>
                <w:szCs w:val="22"/>
              </w:rPr>
            </w:pPr>
            <w:r w:rsidRPr="00451F33">
              <w:rPr>
                <w:rFonts w:cs="Arial"/>
                <w:color w:val="000000"/>
                <w:sz w:val="20"/>
                <w:szCs w:val="20"/>
              </w:rPr>
              <w:t>£439</w:t>
            </w:r>
          </w:p>
        </w:tc>
      </w:tr>
      <w:tr w:rsidRPr="0022239F" w:rsidR="00554C21" w:rsidTr="7C995945" w14:paraId="614C0C25" w14:textId="77777777">
        <w:trPr>
          <w:trHeight w:val="126"/>
          <w:jc w:val="center"/>
        </w:trPr>
        <w:tc>
          <w:tcPr>
            <w:tcW w:w="2873" w:type="dxa"/>
            <w:noWrap/>
            <w:hideMark/>
          </w:tcPr>
          <w:p w:rsidRPr="00451F33" w:rsidR="00554C21" w:rsidP="001862D1" w:rsidRDefault="00554C21" w14:paraId="5B45E823" w14:textId="77777777">
            <w:pPr>
              <w:jc w:val="both"/>
              <w:rPr>
                <w:rFonts w:cs="Arial"/>
                <w:b/>
                <w:bCs/>
                <w:color w:val="000000"/>
                <w:sz w:val="22"/>
                <w:szCs w:val="22"/>
              </w:rPr>
            </w:pPr>
            <w:r w:rsidRPr="00451F33">
              <w:rPr>
                <w:rFonts w:cs="Arial"/>
                <w:b/>
                <w:bCs/>
                <w:color w:val="000000"/>
                <w:sz w:val="22"/>
                <w:szCs w:val="22"/>
              </w:rPr>
              <w:t>Transport &amp; Storage</w:t>
            </w:r>
          </w:p>
        </w:tc>
        <w:tc>
          <w:tcPr>
            <w:tcW w:w="1727" w:type="dxa"/>
            <w:noWrap/>
            <w:vAlign w:val="center"/>
            <w:hideMark/>
          </w:tcPr>
          <w:p w:rsidRPr="00451F33" w:rsidR="00554C21" w:rsidP="001862D1" w:rsidRDefault="00554C21" w14:paraId="23E75FA8" w14:textId="77777777">
            <w:pPr>
              <w:jc w:val="both"/>
              <w:rPr>
                <w:rFonts w:cs="Arial"/>
                <w:color w:val="000000"/>
                <w:sz w:val="22"/>
                <w:szCs w:val="22"/>
              </w:rPr>
            </w:pPr>
            <w:r w:rsidRPr="00451F33">
              <w:rPr>
                <w:rFonts w:cs="Arial"/>
                <w:color w:val="000000"/>
                <w:sz w:val="22"/>
                <w:szCs w:val="22"/>
              </w:rPr>
              <w:t>£ -</w:t>
            </w:r>
          </w:p>
        </w:tc>
        <w:tc>
          <w:tcPr>
            <w:tcW w:w="1584" w:type="dxa"/>
            <w:noWrap/>
            <w:vAlign w:val="center"/>
            <w:hideMark/>
          </w:tcPr>
          <w:p w:rsidRPr="00451F33" w:rsidR="00554C21" w:rsidP="001862D1" w:rsidRDefault="00554C21" w14:paraId="7E4D7ACE"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7D6D3BAD" w14:textId="77777777">
            <w:pPr>
              <w:jc w:val="both"/>
              <w:rPr>
                <w:rFonts w:cs="Arial"/>
                <w:color w:val="000000"/>
                <w:sz w:val="22"/>
                <w:szCs w:val="22"/>
              </w:rPr>
            </w:pPr>
            <w:r w:rsidRPr="00451F33">
              <w:rPr>
                <w:rFonts w:cs="Arial"/>
                <w:color w:val="000000"/>
                <w:sz w:val="20"/>
                <w:szCs w:val="20"/>
              </w:rPr>
              <w:t>£230</w:t>
            </w:r>
          </w:p>
        </w:tc>
        <w:tc>
          <w:tcPr>
            <w:tcW w:w="1700" w:type="dxa"/>
            <w:noWrap/>
            <w:vAlign w:val="center"/>
          </w:tcPr>
          <w:p w:rsidRPr="00451F33" w:rsidR="00554C21" w:rsidP="001862D1" w:rsidRDefault="00554C21" w14:paraId="62974C03" w14:textId="77777777">
            <w:pPr>
              <w:jc w:val="both"/>
              <w:rPr>
                <w:rFonts w:cs="Arial"/>
                <w:color w:val="000000"/>
                <w:sz w:val="22"/>
                <w:szCs w:val="22"/>
              </w:rPr>
            </w:pPr>
            <w:r w:rsidRPr="00451F33">
              <w:rPr>
                <w:rFonts w:cs="Arial"/>
                <w:color w:val="000000"/>
                <w:sz w:val="20"/>
                <w:szCs w:val="20"/>
              </w:rPr>
              <w:t>£265</w:t>
            </w:r>
          </w:p>
        </w:tc>
      </w:tr>
      <w:tr w:rsidRPr="0022239F" w:rsidR="00554C21" w:rsidTr="7C995945" w14:paraId="7D3CF014" w14:textId="77777777">
        <w:trPr>
          <w:trHeight w:val="321"/>
          <w:jc w:val="center"/>
        </w:trPr>
        <w:tc>
          <w:tcPr>
            <w:tcW w:w="2873" w:type="dxa"/>
            <w:noWrap/>
            <w:hideMark/>
          </w:tcPr>
          <w:p w:rsidRPr="00451F33" w:rsidR="00554C21" w:rsidP="001862D1" w:rsidRDefault="00554C21" w14:paraId="3D7AC75A" w14:textId="77777777">
            <w:pPr>
              <w:jc w:val="both"/>
              <w:rPr>
                <w:rFonts w:cs="Arial"/>
                <w:b/>
                <w:bCs/>
                <w:color w:val="000000"/>
                <w:sz w:val="22"/>
                <w:szCs w:val="22"/>
              </w:rPr>
            </w:pPr>
            <w:r w:rsidRPr="00451F33">
              <w:rPr>
                <w:rFonts w:cs="Arial"/>
                <w:b/>
                <w:bCs/>
                <w:color w:val="000000"/>
                <w:sz w:val="22"/>
                <w:szCs w:val="22"/>
              </w:rPr>
              <w:t>Offices &amp; other Services</w:t>
            </w:r>
          </w:p>
        </w:tc>
        <w:tc>
          <w:tcPr>
            <w:tcW w:w="1727" w:type="dxa"/>
            <w:noWrap/>
            <w:vAlign w:val="center"/>
            <w:hideMark/>
          </w:tcPr>
          <w:p w:rsidRPr="00451F33" w:rsidR="00554C21" w:rsidP="001862D1" w:rsidRDefault="00554C21" w14:paraId="2A3E8E5B" w14:textId="77777777">
            <w:pPr>
              <w:jc w:val="both"/>
              <w:rPr>
                <w:rFonts w:cs="Arial"/>
                <w:color w:val="000000"/>
                <w:sz w:val="22"/>
                <w:szCs w:val="22"/>
              </w:rPr>
            </w:pPr>
            <w:r w:rsidRPr="00451F33">
              <w:rPr>
                <w:rFonts w:cs="Arial"/>
                <w:color w:val="000000"/>
                <w:sz w:val="22"/>
                <w:szCs w:val="22"/>
              </w:rPr>
              <w:t>£ -</w:t>
            </w:r>
          </w:p>
        </w:tc>
        <w:tc>
          <w:tcPr>
            <w:tcW w:w="1584" w:type="dxa"/>
            <w:noWrap/>
            <w:vAlign w:val="center"/>
            <w:hideMark/>
          </w:tcPr>
          <w:p w:rsidRPr="00451F33" w:rsidR="00554C21" w:rsidP="001862D1" w:rsidRDefault="00554C21" w14:paraId="3CE7F78D"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2A10A26F" w14:textId="77777777">
            <w:pPr>
              <w:jc w:val="both"/>
              <w:rPr>
                <w:rFonts w:cs="Arial"/>
                <w:color w:val="000000"/>
                <w:sz w:val="22"/>
                <w:szCs w:val="22"/>
              </w:rPr>
            </w:pPr>
            <w:r w:rsidRPr="00451F33">
              <w:rPr>
                <w:rFonts w:cs="Arial"/>
                <w:color w:val="000000"/>
                <w:sz w:val="20"/>
                <w:szCs w:val="20"/>
              </w:rPr>
              <w:t>£4,490</w:t>
            </w:r>
          </w:p>
        </w:tc>
        <w:tc>
          <w:tcPr>
            <w:tcW w:w="1700" w:type="dxa"/>
            <w:noWrap/>
            <w:vAlign w:val="center"/>
          </w:tcPr>
          <w:p w:rsidRPr="00451F33" w:rsidR="00554C21" w:rsidP="001862D1" w:rsidRDefault="00554C21" w14:paraId="5B34375E" w14:textId="77777777">
            <w:pPr>
              <w:jc w:val="both"/>
              <w:rPr>
                <w:rFonts w:cs="Arial"/>
                <w:color w:val="000000"/>
                <w:sz w:val="22"/>
                <w:szCs w:val="22"/>
              </w:rPr>
            </w:pPr>
            <w:r w:rsidRPr="00451F33">
              <w:rPr>
                <w:rFonts w:cs="Arial"/>
                <w:color w:val="000000"/>
                <w:sz w:val="20"/>
                <w:szCs w:val="20"/>
              </w:rPr>
              <w:t>£448</w:t>
            </w:r>
          </w:p>
        </w:tc>
      </w:tr>
      <w:tr w:rsidRPr="0022239F" w:rsidR="00554C21" w:rsidTr="7C995945" w14:paraId="55E94431" w14:textId="77777777">
        <w:trPr>
          <w:trHeight w:val="210"/>
          <w:jc w:val="center"/>
        </w:trPr>
        <w:tc>
          <w:tcPr>
            <w:tcW w:w="2873" w:type="dxa"/>
            <w:noWrap/>
            <w:hideMark/>
          </w:tcPr>
          <w:p w:rsidRPr="00451F33" w:rsidR="00554C21" w:rsidP="001862D1" w:rsidRDefault="00554C21" w14:paraId="25D334CA" w14:textId="77777777">
            <w:pPr>
              <w:jc w:val="both"/>
              <w:rPr>
                <w:rFonts w:cs="Arial"/>
                <w:b/>
                <w:bCs/>
                <w:color w:val="000000"/>
                <w:sz w:val="22"/>
                <w:szCs w:val="22"/>
              </w:rPr>
            </w:pPr>
            <w:r w:rsidRPr="00451F33">
              <w:rPr>
                <w:rFonts w:cs="Arial"/>
                <w:b/>
                <w:bCs/>
                <w:color w:val="000000"/>
                <w:sz w:val="22"/>
                <w:szCs w:val="22"/>
              </w:rPr>
              <w:t>All</w:t>
            </w:r>
          </w:p>
        </w:tc>
        <w:tc>
          <w:tcPr>
            <w:tcW w:w="1727" w:type="dxa"/>
            <w:noWrap/>
            <w:vAlign w:val="center"/>
            <w:hideMark/>
          </w:tcPr>
          <w:p w:rsidRPr="00451F33" w:rsidR="00554C21" w:rsidP="001862D1" w:rsidRDefault="00554C21" w14:paraId="329CF73C" w14:textId="77777777">
            <w:pPr>
              <w:jc w:val="both"/>
              <w:rPr>
                <w:rFonts w:cs="Arial"/>
                <w:b/>
                <w:bCs/>
                <w:color w:val="000000"/>
                <w:sz w:val="22"/>
                <w:szCs w:val="22"/>
              </w:rPr>
            </w:pPr>
            <w:r w:rsidRPr="00451F33">
              <w:rPr>
                <w:rFonts w:cs="Arial"/>
                <w:b/>
                <w:bCs/>
                <w:color w:val="000000"/>
                <w:sz w:val="22"/>
                <w:szCs w:val="22"/>
              </w:rPr>
              <w:t>£ -</w:t>
            </w:r>
          </w:p>
        </w:tc>
        <w:tc>
          <w:tcPr>
            <w:tcW w:w="1584" w:type="dxa"/>
            <w:noWrap/>
            <w:vAlign w:val="center"/>
            <w:hideMark/>
          </w:tcPr>
          <w:p w:rsidRPr="00451F33" w:rsidR="00554C21" w:rsidP="001862D1" w:rsidRDefault="00554C21" w14:paraId="4AC58812" w14:textId="77777777">
            <w:pPr>
              <w:jc w:val="both"/>
              <w:rPr>
                <w:rFonts w:cs="Arial"/>
                <w:color w:val="000000"/>
                <w:sz w:val="22"/>
                <w:szCs w:val="22"/>
              </w:rPr>
            </w:pPr>
            <w:r w:rsidRPr="00451F33">
              <w:rPr>
                <w:rFonts w:cs="Arial"/>
                <w:color w:val="000000"/>
                <w:sz w:val="22"/>
                <w:szCs w:val="22"/>
              </w:rPr>
              <w:t>£ -</w:t>
            </w:r>
          </w:p>
        </w:tc>
        <w:tc>
          <w:tcPr>
            <w:tcW w:w="1899" w:type="dxa"/>
            <w:noWrap/>
            <w:vAlign w:val="center"/>
          </w:tcPr>
          <w:p w:rsidRPr="00451F33" w:rsidR="00554C21" w:rsidP="001862D1" w:rsidRDefault="00554C21" w14:paraId="1701FB20" w14:textId="77777777">
            <w:pPr>
              <w:jc w:val="both"/>
              <w:rPr>
                <w:rFonts w:cs="Arial"/>
                <w:b/>
                <w:bCs/>
                <w:color w:val="000000"/>
                <w:sz w:val="22"/>
                <w:szCs w:val="22"/>
              </w:rPr>
            </w:pPr>
            <w:r w:rsidRPr="00451F33">
              <w:rPr>
                <w:rFonts w:cs="Arial"/>
                <w:b/>
                <w:bCs/>
                <w:color w:val="000000"/>
                <w:sz w:val="20"/>
                <w:szCs w:val="20"/>
              </w:rPr>
              <w:t>£3,885</w:t>
            </w:r>
          </w:p>
        </w:tc>
        <w:tc>
          <w:tcPr>
            <w:tcW w:w="1700" w:type="dxa"/>
            <w:noWrap/>
            <w:vAlign w:val="center"/>
          </w:tcPr>
          <w:p w:rsidRPr="00451F33" w:rsidR="00554C21" w:rsidP="001862D1" w:rsidRDefault="00554C21" w14:paraId="420BB345" w14:textId="77777777">
            <w:pPr>
              <w:jc w:val="both"/>
              <w:rPr>
                <w:rFonts w:cs="Arial"/>
                <w:color w:val="000000"/>
                <w:sz w:val="22"/>
                <w:szCs w:val="22"/>
              </w:rPr>
            </w:pPr>
            <w:r w:rsidRPr="00451F33">
              <w:rPr>
                <w:rFonts w:cs="Arial"/>
                <w:b/>
                <w:bCs/>
                <w:color w:val="000000"/>
                <w:sz w:val="20"/>
                <w:szCs w:val="20"/>
              </w:rPr>
              <w:t>£239</w:t>
            </w:r>
          </w:p>
        </w:tc>
      </w:tr>
    </w:tbl>
    <w:p w:rsidRPr="00451F33" w:rsidR="00554C21" w:rsidP="00554C21" w:rsidRDefault="00554C21" w14:paraId="70E9FBBE" w14:textId="4740B422">
      <w:pPr>
        <w:spacing w:after="160" w:line="259" w:lineRule="auto"/>
        <w:jc w:val="both"/>
        <w:rPr>
          <w:rFonts w:eastAsia="Arial" w:cs="Arial"/>
          <w:sz w:val="22"/>
          <w:szCs w:val="22"/>
        </w:rPr>
      </w:pPr>
      <w:r w:rsidRPr="00451F33">
        <w:rPr>
          <w:rFonts w:eastAsia="Arial" w:cs="Arial"/>
        </w:rPr>
        <w:t>So</w:t>
      </w:r>
      <w:r w:rsidRPr="00451F33">
        <w:rPr>
          <w:rFonts w:eastAsia="Arial" w:cs="Arial"/>
          <w:sz w:val="22"/>
          <w:szCs w:val="22"/>
        </w:rPr>
        <w:t>urce: Defra</w:t>
      </w:r>
      <w:r w:rsidR="00641A00">
        <w:rPr>
          <w:rFonts w:eastAsia="Arial" w:cs="Arial"/>
          <w:sz w:val="22"/>
          <w:szCs w:val="22"/>
        </w:rPr>
        <w:t>’s</w:t>
      </w:r>
      <w:r w:rsidRPr="00451F33">
        <w:rPr>
          <w:rFonts w:eastAsia="Arial" w:cs="Arial"/>
          <w:sz w:val="22"/>
          <w:szCs w:val="22"/>
        </w:rPr>
        <w:t xml:space="preserve"> estimates based on WRAP’s NHM Modelling </w:t>
      </w:r>
    </w:p>
    <w:p w:rsidR="00554C21" w:rsidP="00554C21" w:rsidRDefault="00554C21" w14:paraId="4883F476" w14:textId="092F8BE5">
      <w:pPr>
        <w:spacing w:after="160" w:line="259" w:lineRule="auto"/>
        <w:jc w:val="both"/>
        <w:rPr>
          <w:rFonts w:eastAsia="Arial" w:cs="Arial"/>
        </w:rPr>
      </w:pPr>
      <w:r w:rsidRPr="00451F33">
        <w:rPr>
          <w:rFonts w:eastAsia="Arial" w:cs="Arial"/>
        </w:rPr>
        <w:t xml:space="preserve">Table </w:t>
      </w:r>
      <w:r w:rsidR="004322A2">
        <w:rPr>
          <w:rFonts w:eastAsia="Arial" w:cs="Arial"/>
        </w:rPr>
        <w:t>3</w:t>
      </w:r>
      <w:r w:rsidR="00C737D7">
        <w:rPr>
          <w:rFonts w:eastAsia="Arial" w:cs="Arial"/>
        </w:rPr>
        <w:t>3</w:t>
      </w:r>
      <w:r w:rsidRPr="00451F33">
        <w:rPr>
          <w:rFonts w:eastAsia="Arial" w:cs="Arial"/>
        </w:rPr>
        <w:t xml:space="preserve"> below shows the effects of Options 1nhm and 2nhm on small businesses. These cost effects are equal across the options as there is no exemption or phasing considered when it comes to business sizes of this type. This is due to the cost impact being relatively smaller than for micro </w:t>
      </w:r>
      <w:r w:rsidR="00FF1D17">
        <w:rPr>
          <w:rFonts w:eastAsia="Arial" w:cs="Arial"/>
        </w:rPr>
        <w:t>firms</w:t>
      </w:r>
      <w:r w:rsidRPr="00451F33">
        <w:rPr>
          <w:rFonts w:eastAsia="Arial" w:cs="Arial"/>
        </w:rPr>
        <w:t xml:space="preserve">. Significant benefits would also be forgone with an exemption or phasing-in of the policy. As such, they align to the new requirements and will see their waste provision change in 2025, along with medium and large firms. Table </w:t>
      </w:r>
      <w:r w:rsidR="004322A2">
        <w:rPr>
          <w:rFonts w:eastAsia="Arial" w:cs="Arial"/>
        </w:rPr>
        <w:t>3</w:t>
      </w:r>
      <w:r w:rsidR="00D05F72">
        <w:rPr>
          <w:rFonts w:eastAsia="Arial" w:cs="Arial"/>
        </w:rPr>
        <w:t>3</w:t>
      </w:r>
      <w:r w:rsidRPr="00451F33">
        <w:rPr>
          <w:rFonts w:eastAsia="Arial" w:cs="Arial"/>
        </w:rPr>
        <w:t xml:space="preserve"> shows that there is no specific theme in cost or saving across the sectors for small businesses, and impact of the policy is dependent on the existing recycling profile seen in the sectors. The table shows the three largest net cost increases are in Education, Hospitality and Transport &amp; storage sectors. Savings are seen in the Retail &amp; Wholesale sector with similar indicative per firm yearly savings. </w:t>
      </w:r>
    </w:p>
    <w:p w:rsidR="00B00B40" w:rsidRDefault="00B00B40" w14:paraId="60652D17" w14:textId="247FAB0A">
      <w:pPr>
        <w:rPr>
          <w:rFonts w:eastAsia="Arial" w:cs="Arial"/>
        </w:rPr>
      </w:pPr>
      <w:r>
        <w:rPr>
          <w:rFonts w:eastAsia="Arial" w:cs="Arial"/>
        </w:rPr>
        <w:br w:type="page"/>
      </w:r>
    </w:p>
    <w:p w:rsidRPr="00451F33" w:rsidR="00B00B40" w:rsidP="00554C21" w:rsidRDefault="00B00B40" w14:paraId="50D176BF" w14:textId="77777777">
      <w:pPr>
        <w:spacing w:after="160" w:line="259" w:lineRule="auto"/>
        <w:jc w:val="both"/>
        <w:rPr>
          <w:rFonts w:eastAsia="Arial" w:cs="Arial"/>
        </w:rPr>
      </w:pPr>
    </w:p>
    <w:p w:rsidRPr="00451F33" w:rsidR="00554C21" w:rsidP="00554C21" w:rsidRDefault="2103847F" w14:paraId="0946237E" w14:textId="24B86B1B">
      <w:pPr>
        <w:spacing w:after="160" w:line="259" w:lineRule="auto"/>
        <w:jc w:val="both"/>
        <w:rPr>
          <w:rFonts w:eastAsia="Arial" w:cs="Arial"/>
        </w:rPr>
      </w:pPr>
      <w:r w:rsidRPr="7C995945">
        <w:rPr>
          <w:rFonts w:eastAsia="Arial" w:cs="Arial"/>
          <w:b/>
          <w:bCs/>
        </w:rPr>
        <w:t xml:space="preserve">Table </w:t>
      </w:r>
      <w:r w:rsidRPr="7C995945" w:rsidR="0FA88FFC">
        <w:rPr>
          <w:rFonts w:eastAsia="Arial" w:cs="Arial"/>
          <w:b/>
          <w:bCs/>
        </w:rPr>
        <w:t>3</w:t>
      </w:r>
      <w:r w:rsidRPr="7C995945" w:rsidR="3609486A">
        <w:rPr>
          <w:rFonts w:eastAsia="Arial" w:cs="Arial"/>
          <w:b/>
          <w:bCs/>
        </w:rPr>
        <w:t>3</w:t>
      </w:r>
      <w:r w:rsidRPr="7C995945">
        <w:rPr>
          <w:rFonts w:eastAsia="Arial" w:cs="Arial"/>
          <w:b/>
          <w:bCs/>
        </w:rPr>
        <w:t>: Scenario net appraisal (2025-35) cost (+) or saving (-) relative to baseline, without DRS effect, small businesses only, in 2020 prices, pounds undiscounted</w:t>
      </w:r>
      <w:r w:rsidRPr="7C995945" w:rsidR="00554C21">
        <w:rPr>
          <w:rStyle w:val="FootnoteReference"/>
          <w:rFonts w:eastAsia="Arial" w:cs="Arial"/>
          <w:b/>
          <w:bCs/>
        </w:rPr>
        <w:footnoteReference w:id="292"/>
      </w:r>
    </w:p>
    <w:tbl>
      <w:tblPr>
        <w:tblStyle w:val="TableGrid"/>
        <w:tblW w:w="10059" w:type="dxa"/>
        <w:jc w:val="center"/>
        <w:tblLook w:val="04A0" w:firstRow="1" w:lastRow="0" w:firstColumn="1" w:lastColumn="0" w:noHBand="0" w:noVBand="1"/>
      </w:tblPr>
      <w:tblGrid>
        <w:gridCol w:w="2830"/>
        <w:gridCol w:w="1701"/>
        <w:gridCol w:w="1786"/>
        <w:gridCol w:w="1786"/>
        <w:gridCol w:w="1956"/>
      </w:tblGrid>
      <w:tr w:rsidRPr="0022239F" w:rsidR="00554C21" w:rsidTr="001862D1" w14:paraId="5525676F" w14:textId="77777777">
        <w:trPr>
          <w:trHeight w:val="246"/>
          <w:jc w:val="center"/>
        </w:trPr>
        <w:tc>
          <w:tcPr>
            <w:tcW w:w="0" w:type="auto"/>
            <w:gridSpan w:val="5"/>
            <w:noWrap/>
            <w:hideMark/>
          </w:tcPr>
          <w:p w:rsidRPr="00451F33" w:rsidR="00554C21" w:rsidP="001862D1" w:rsidRDefault="00554C21" w14:paraId="62CC5D55" w14:textId="77777777">
            <w:pPr>
              <w:jc w:val="both"/>
              <w:rPr>
                <w:rFonts w:cs="Arial"/>
                <w:sz w:val="20"/>
                <w:szCs w:val="20"/>
              </w:rPr>
            </w:pPr>
            <w:r w:rsidRPr="00451F33">
              <w:rPr>
                <w:rFonts w:cs="Arial"/>
                <w:b/>
                <w:bCs/>
                <w:color w:val="000000"/>
                <w:sz w:val="22"/>
                <w:szCs w:val="22"/>
              </w:rPr>
              <w:t>Small Businesses, £</w:t>
            </w:r>
          </w:p>
        </w:tc>
      </w:tr>
      <w:tr w:rsidRPr="0022239F" w:rsidR="00554C21" w:rsidTr="001862D1" w14:paraId="3A303133" w14:textId="77777777">
        <w:trPr>
          <w:trHeight w:val="506"/>
          <w:jc w:val="center"/>
        </w:trPr>
        <w:tc>
          <w:tcPr>
            <w:tcW w:w="2830" w:type="dxa"/>
            <w:noWrap/>
            <w:hideMark/>
          </w:tcPr>
          <w:p w:rsidRPr="00451F33" w:rsidR="00554C21" w:rsidP="001862D1" w:rsidRDefault="00554C21" w14:paraId="16FDFA33" w14:textId="77777777">
            <w:pPr>
              <w:jc w:val="both"/>
              <w:rPr>
                <w:rFonts w:cs="Arial"/>
                <w:sz w:val="20"/>
                <w:szCs w:val="20"/>
              </w:rPr>
            </w:pPr>
          </w:p>
        </w:tc>
        <w:tc>
          <w:tcPr>
            <w:tcW w:w="1701" w:type="dxa"/>
            <w:hideMark/>
          </w:tcPr>
          <w:p w:rsidRPr="00451F33" w:rsidR="00554C21" w:rsidP="001862D1" w:rsidRDefault="00554C21" w14:paraId="28742715" w14:textId="77777777">
            <w:pPr>
              <w:rPr>
                <w:rFonts w:cs="Arial"/>
                <w:b/>
                <w:bCs/>
                <w:color w:val="000000"/>
                <w:sz w:val="22"/>
                <w:szCs w:val="22"/>
              </w:rPr>
            </w:pPr>
            <w:r w:rsidRPr="00451F33">
              <w:rPr>
                <w:rFonts w:cs="Arial"/>
                <w:b/>
                <w:bCs/>
                <w:color w:val="000000"/>
                <w:sz w:val="22"/>
                <w:szCs w:val="22"/>
              </w:rPr>
              <w:t>Option 1nhm: Net appraisal cost per sector, £m</w:t>
            </w:r>
          </w:p>
        </w:tc>
        <w:tc>
          <w:tcPr>
            <w:tcW w:w="1786" w:type="dxa"/>
            <w:hideMark/>
          </w:tcPr>
          <w:p w:rsidRPr="00451F33" w:rsidR="00554C21" w:rsidP="001862D1" w:rsidRDefault="00554C21" w14:paraId="0B0C1F15" w14:textId="77777777">
            <w:pPr>
              <w:rPr>
                <w:rFonts w:cs="Arial"/>
                <w:color w:val="000000"/>
                <w:sz w:val="22"/>
                <w:szCs w:val="22"/>
              </w:rPr>
            </w:pPr>
            <w:r w:rsidRPr="00451F33">
              <w:rPr>
                <w:rFonts w:cs="Arial"/>
                <w:color w:val="000000"/>
                <w:sz w:val="22"/>
                <w:szCs w:val="22"/>
              </w:rPr>
              <w:t>Option 1nhm: Indicative net cost per year, per firm</w:t>
            </w:r>
          </w:p>
        </w:tc>
        <w:tc>
          <w:tcPr>
            <w:tcW w:w="1786" w:type="dxa"/>
            <w:hideMark/>
          </w:tcPr>
          <w:p w:rsidRPr="00451F33" w:rsidR="00554C21" w:rsidP="001862D1" w:rsidRDefault="00554C21" w14:paraId="6B1122EC" w14:textId="77777777">
            <w:pPr>
              <w:rPr>
                <w:rFonts w:cs="Arial"/>
                <w:b/>
                <w:bCs/>
                <w:color w:val="000000"/>
                <w:sz w:val="22"/>
                <w:szCs w:val="22"/>
              </w:rPr>
            </w:pPr>
            <w:r w:rsidRPr="00451F33">
              <w:rPr>
                <w:rFonts w:cs="Arial"/>
                <w:b/>
                <w:bCs/>
                <w:color w:val="000000"/>
                <w:sz w:val="22"/>
                <w:szCs w:val="22"/>
              </w:rPr>
              <w:t>Option 2nhm: Net appraisal cost per sector, £m</w:t>
            </w:r>
          </w:p>
        </w:tc>
        <w:tc>
          <w:tcPr>
            <w:tcW w:w="1956" w:type="dxa"/>
            <w:hideMark/>
          </w:tcPr>
          <w:p w:rsidRPr="00451F33" w:rsidR="00554C21" w:rsidP="001862D1" w:rsidRDefault="00554C21" w14:paraId="0B759DB7" w14:textId="77777777">
            <w:pPr>
              <w:rPr>
                <w:rFonts w:cs="Arial"/>
                <w:color w:val="000000"/>
                <w:sz w:val="22"/>
                <w:szCs w:val="22"/>
              </w:rPr>
            </w:pPr>
            <w:r w:rsidRPr="00451F33">
              <w:rPr>
                <w:rFonts w:cs="Arial"/>
                <w:color w:val="000000"/>
                <w:sz w:val="22"/>
                <w:szCs w:val="22"/>
              </w:rPr>
              <w:t>Option 2nhm: Indicative net cost per year, per firm</w:t>
            </w:r>
          </w:p>
        </w:tc>
      </w:tr>
      <w:tr w:rsidRPr="0022239F" w:rsidR="00554C21" w:rsidTr="001862D1" w14:paraId="6201A929" w14:textId="77777777">
        <w:trPr>
          <w:trHeight w:val="246"/>
          <w:jc w:val="center"/>
        </w:trPr>
        <w:tc>
          <w:tcPr>
            <w:tcW w:w="2830" w:type="dxa"/>
            <w:noWrap/>
            <w:hideMark/>
          </w:tcPr>
          <w:p w:rsidRPr="00451F33" w:rsidR="00554C21" w:rsidP="001862D1" w:rsidRDefault="00554C21" w14:paraId="65DC4273" w14:textId="77777777">
            <w:pPr>
              <w:jc w:val="both"/>
              <w:rPr>
                <w:rFonts w:cs="Arial"/>
                <w:b/>
                <w:bCs/>
                <w:color w:val="000000"/>
                <w:sz w:val="22"/>
                <w:szCs w:val="22"/>
              </w:rPr>
            </w:pPr>
            <w:r w:rsidRPr="00451F33">
              <w:rPr>
                <w:rFonts w:cs="Arial"/>
                <w:b/>
                <w:bCs/>
                <w:color w:val="000000"/>
                <w:sz w:val="22"/>
                <w:szCs w:val="22"/>
              </w:rPr>
              <w:t>Hospitality</w:t>
            </w:r>
          </w:p>
        </w:tc>
        <w:tc>
          <w:tcPr>
            <w:tcW w:w="1701" w:type="dxa"/>
            <w:noWrap/>
            <w:vAlign w:val="center"/>
          </w:tcPr>
          <w:p w:rsidRPr="00451F33" w:rsidR="00554C21" w:rsidP="001862D1" w:rsidRDefault="00554C21" w14:paraId="4DEE1636" w14:textId="77777777">
            <w:pPr>
              <w:jc w:val="both"/>
              <w:rPr>
                <w:rFonts w:cs="Arial"/>
                <w:color w:val="000000"/>
                <w:sz w:val="22"/>
                <w:szCs w:val="22"/>
              </w:rPr>
            </w:pPr>
            <w:r w:rsidRPr="00451F33">
              <w:rPr>
                <w:rFonts w:cs="Arial"/>
                <w:color w:val="000000"/>
                <w:sz w:val="20"/>
                <w:szCs w:val="20"/>
              </w:rPr>
              <w:t>£140</w:t>
            </w:r>
          </w:p>
        </w:tc>
        <w:tc>
          <w:tcPr>
            <w:tcW w:w="1786" w:type="dxa"/>
            <w:noWrap/>
            <w:vAlign w:val="center"/>
          </w:tcPr>
          <w:p w:rsidRPr="00451F33" w:rsidR="00554C21" w:rsidP="001862D1" w:rsidRDefault="00554C21" w14:paraId="41D6E6B1" w14:textId="77777777">
            <w:pPr>
              <w:jc w:val="both"/>
              <w:rPr>
                <w:rFonts w:cs="Arial"/>
                <w:color w:val="000000"/>
                <w:sz w:val="22"/>
                <w:szCs w:val="22"/>
              </w:rPr>
            </w:pPr>
            <w:r w:rsidRPr="00451F33">
              <w:rPr>
                <w:rFonts w:cs="Arial"/>
                <w:color w:val="000000"/>
                <w:sz w:val="20"/>
                <w:szCs w:val="20"/>
              </w:rPr>
              <w:t>£265</w:t>
            </w:r>
          </w:p>
        </w:tc>
        <w:tc>
          <w:tcPr>
            <w:tcW w:w="1786" w:type="dxa"/>
            <w:noWrap/>
            <w:vAlign w:val="center"/>
          </w:tcPr>
          <w:p w:rsidRPr="00451F33" w:rsidR="00554C21" w:rsidP="001862D1" w:rsidRDefault="00554C21" w14:paraId="6C5CDC4E" w14:textId="77777777">
            <w:pPr>
              <w:jc w:val="both"/>
              <w:rPr>
                <w:rFonts w:cs="Arial"/>
                <w:color w:val="000000"/>
                <w:sz w:val="22"/>
                <w:szCs w:val="22"/>
              </w:rPr>
            </w:pPr>
            <w:r w:rsidRPr="00451F33">
              <w:rPr>
                <w:rFonts w:cs="Arial"/>
                <w:color w:val="000000"/>
                <w:sz w:val="20"/>
                <w:szCs w:val="20"/>
              </w:rPr>
              <w:t>£140</w:t>
            </w:r>
          </w:p>
        </w:tc>
        <w:tc>
          <w:tcPr>
            <w:tcW w:w="1956" w:type="dxa"/>
            <w:noWrap/>
            <w:vAlign w:val="center"/>
          </w:tcPr>
          <w:p w:rsidRPr="00451F33" w:rsidR="00554C21" w:rsidP="001862D1" w:rsidRDefault="00554C21" w14:paraId="417C8B88" w14:textId="77777777">
            <w:pPr>
              <w:jc w:val="both"/>
              <w:rPr>
                <w:rFonts w:cs="Arial"/>
                <w:color w:val="000000"/>
                <w:sz w:val="22"/>
                <w:szCs w:val="22"/>
              </w:rPr>
            </w:pPr>
            <w:r w:rsidRPr="00451F33">
              <w:rPr>
                <w:rFonts w:cs="Arial"/>
                <w:color w:val="000000"/>
                <w:sz w:val="20"/>
                <w:szCs w:val="20"/>
              </w:rPr>
              <w:t>£265</w:t>
            </w:r>
          </w:p>
        </w:tc>
      </w:tr>
      <w:tr w:rsidRPr="0022239F" w:rsidR="00554C21" w:rsidTr="001862D1" w14:paraId="00DD9563" w14:textId="77777777">
        <w:trPr>
          <w:trHeight w:val="246"/>
          <w:jc w:val="center"/>
        </w:trPr>
        <w:tc>
          <w:tcPr>
            <w:tcW w:w="2830" w:type="dxa"/>
            <w:noWrap/>
            <w:hideMark/>
          </w:tcPr>
          <w:p w:rsidRPr="00451F33" w:rsidR="00554C21" w:rsidP="001862D1" w:rsidRDefault="00554C21" w14:paraId="74C3720B" w14:textId="77777777">
            <w:pPr>
              <w:jc w:val="both"/>
              <w:rPr>
                <w:rFonts w:cs="Arial"/>
                <w:b/>
                <w:bCs/>
                <w:color w:val="000000"/>
                <w:sz w:val="22"/>
                <w:szCs w:val="22"/>
              </w:rPr>
            </w:pPr>
            <w:r w:rsidRPr="00451F33">
              <w:rPr>
                <w:rFonts w:cs="Arial"/>
                <w:b/>
                <w:bCs/>
                <w:color w:val="000000"/>
                <w:sz w:val="22"/>
                <w:szCs w:val="22"/>
              </w:rPr>
              <w:t>Retail &amp; Wholesale</w:t>
            </w:r>
          </w:p>
        </w:tc>
        <w:tc>
          <w:tcPr>
            <w:tcW w:w="1701" w:type="dxa"/>
            <w:noWrap/>
            <w:vAlign w:val="center"/>
          </w:tcPr>
          <w:p w:rsidRPr="00451F33" w:rsidR="00554C21" w:rsidP="001862D1" w:rsidRDefault="00554C21" w14:paraId="08FAFC45" w14:textId="77777777">
            <w:pPr>
              <w:jc w:val="both"/>
              <w:rPr>
                <w:rFonts w:cs="Arial"/>
                <w:color w:val="000000"/>
                <w:sz w:val="22"/>
                <w:szCs w:val="22"/>
              </w:rPr>
            </w:pPr>
            <w:r w:rsidRPr="00451F33">
              <w:rPr>
                <w:rFonts w:cs="Arial"/>
                <w:color w:val="000000"/>
                <w:sz w:val="20"/>
                <w:szCs w:val="20"/>
              </w:rPr>
              <w:t>-£830</w:t>
            </w:r>
          </w:p>
        </w:tc>
        <w:tc>
          <w:tcPr>
            <w:tcW w:w="1786" w:type="dxa"/>
            <w:noWrap/>
            <w:vAlign w:val="center"/>
          </w:tcPr>
          <w:p w:rsidRPr="00451F33" w:rsidR="00554C21" w:rsidP="001862D1" w:rsidRDefault="00554C21" w14:paraId="1FACA8AD" w14:textId="77777777">
            <w:pPr>
              <w:jc w:val="both"/>
              <w:rPr>
                <w:rFonts w:cs="Arial"/>
                <w:color w:val="000000"/>
                <w:sz w:val="22"/>
                <w:szCs w:val="22"/>
              </w:rPr>
            </w:pPr>
            <w:r w:rsidRPr="00451F33">
              <w:rPr>
                <w:rFonts w:cs="Arial"/>
                <w:color w:val="000000"/>
                <w:sz w:val="20"/>
                <w:szCs w:val="20"/>
              </w:rPr>
              <w:t>-£1,049</w:t>
            </w:r>
          </w:p>
        </w:tc>
        <w:tc>
          <w:tcPr>
            <w:tcW w:w="1786" w:type="dxa"/>
            <w:noWrap/>
            <w:vAlign w:val="center"/>
          </w:tcPr>
          <w:p w:rsidRPr="00451F33" w:rsidR="00554C21" w:rsidP="001862D1" w:rsidRDefault="00554C21" w14:paraId="3DCFC4DF" w14:textId="77777777">
            <w:pPr>
              <w:jc w:val="both"/>
              <w:rPr>
                <w:rFonts w:cs="Arial"/>
                <w:color w:val="000000"/>
                <w:sz w:val="22"/>
                <w:szCs w:val="22"/>
              </w:rPr>
            </w:pPr>
            <w:r w:rsidRPr="00451F33">
              <w:rPr>
                <w:rFonts w:cs="Arial"/>
                <w:color w:val="000000"/>
                <w:sz w:val="20"/>
                <w:szCs w:val="20"/>
              </w:rPr>
              <w:t>-£830</w:t>
            </w:r>
          </w:p>
        </w:tc>
        <w:tc>
          <w:tcPr>
            <w:tcW w:w="1956" w:type="dxa"/>
            <w:noWrap/>
            <w:vAlign w:val="center"/>
          </w:tcPr>
          <w:p w:rsidRPr="00451F33" w:rsidR="00554C21" w:rsidP="001862D1" w:rsidRDefault="00554C21" w14:paraId="66C0788D" w14:textId="77777777">
            <w:pPr>
              <w:jc w:val="both"/>
              <w:rPr>
                <w:rFonts w:cs="Arial"/>
                <w:color w:val="000000"/>
                <w:sz w:val="22"/>
                <w:szCs w:val="22"/>
              </w:rPr>
            </w:pPr>
            <w:r w:rsidRPr="00451F33">
              <w:rPr>
                <w:rFonts w:cs="Arial"/>
                <w:color w:val="000000"/>
                <w:sz w:val="20"/>
                <w:szCs w:val="20"/>
              </w:rPr>
              <w:t>-£1,049</w:t>
            </w:r>
          </w:p>
        </w:tc>
      </w:tr>
      <w:tr w:rsidRPr="0022239F" w:rsidR="00554C21" w:rsidTr="001862D1" w14:paraId="5062989E" w14:textId="77777777">
        <w:trPr>
          <w:trHeight w:val="246"/>
          <w:jc w:val="center"/>
        </w:trPr>
        <w:tc>
          <w:tcPr>
            <w:tcW w:w="2830" w:type="dxa"/>
            <w:noWrap/>
            <w:hideMark/>
          </w:tcPr>
          <w:p w:rsidRPr="00451F33" w:rsidR="00554C21" w:rsidP="001862D1" w:rsidRDefault="00554C21" w14:paraId="4FB8BA79" w14:textId="77777777">
            <w:pPr>
              <w:jc w:val="both"/>
              <w:rPr>
                <w:rFonts w:cs="Arial"/>
                <w:b/>
                <w:bCs/>
                <w:color w:val="000000"/>
                <w:sz w:val="22"/>
                <w:szCs w:val="22"/>
              </w:rPr>
            </w:pPr>
            <w:r w:rsidRPr="00451F33">
              <w:rPr>
                <w:rFonts w:cs="Arial"/>
                <w:b/>
                <w:bCs/>
                <w:color w:val="000000"/>
                <w:sz w:val="22"/>
                <w:szCs w:val="22"/>
              </w:rPr>
              <w:t>Health</w:t>
            </w:r>
          </w:p>
        </w:tc>
        <w:tc>
          <w:tcPr>
            <w:tcW w:w="1701" w:type="dxa"/>
            <w:noWrap/>
            <w:vAlign w:val="center"/>
          </w:tcPr>
          <w:p w:rsidRPr="00451F33" w:rsidR="00554C21" w:rsidP="001862D1" w:rsidRDefault="00554C21" w14:paraId="7CD6A70B" w14:textId="77777777">
            <w:pPr>
              <w:jc w:val="both"/>
              <w:rPr>
                <w:rFonts w:cs="Arial"/>
                <w:color w:val="000000"/>
                <w:sz w:val="22"/>
                <w:szCs w:val="22"/>
              </w:rPr>
            </w:pPr>
            <w:r w:rsidRPr="00451F33">
              <w:rPr>
                <w:rFonts w:cs="Arial"/>
                <w:color w:val="000000"/>
                <w:sz w:val="20"/>
                <w:szCs w:val="20"/>
              </w:rPr>
              <w:t>-£99</w:t>
            </w:r>
          </w:p>
        </w:tc>
        <w:tc>
          <w:tcPr>
            <w:tcW w:w="1786" w:type="dxa"/>
            <w:noWrap/>
            <w:vAlign w:val="center"/>
          </w:tcPr>
          <w:p w:rsidRPr="00451F33" w:rsidR="00554C21" w:rsidP="001862D1" w:rsidRDefault="00554C21" w14:paraId="51D35CA9" w14:textId="77777777">
            <w:pPr>
              <w:jc w:val="both"/>
              <w:rPr>
                <w:rFonts w:cs="Arial"/>
                <w:color w:val="000000"/>
                <w:sz w:val="22"/>
                <w:szCs w:val="22"/>
              </w:rPr>
            </w:pPr>
            <w:r w:rsidRPr="00451F33">
              <w:rPr>
                <w:rFonts w:cs="Arial"/>
                <w:color w:val="000000"/>
                <w:sz w:val="20"/>
                <w:szCs w:val="20"/>
              </w:rPr>
              <w:t>-£211</w:t>
            </w:r>
          </w:p>
        </w:tc>
        <w:tc>
          <w:tcPr>
            <w:tcW w:w="1786" w:type="dxa"/>
            <w:noWrap/>
            <w:vAlign w:val="center"/>
          </w:tcPr>
          <w:p w:rsidRPr="00451F33" w:rsidR="00554C21" w:rsidP="001862D1" w:rsidRDefault="00554C21" w14:paraId="3496AF6A" w14:textId="77777777">
            <w:pPr>
              <w:jc w:val="both"/>
              <w:rPr>
                <w:rFonts w:cs="Arial"/>
                <w:color w:val="000000"/>
                <w:sz w:val="22"/>
                <w:szCs w:val="22"/>
              </w:rPr>
            </w:pPr>
            <w:r w:rsidRPr="00451F33">
              <w:rPr>
                <w:rFonts w:cs="Arial"/>
                <w:color w:val="000000"/>
                <w:sz w:val="20"/>
                <w:szCs w:val="20"/>
              </w:rPr>
              <w:t>-£99</w:t>
            </w:r>
          </w:p>
        </w:tc>
        <w:tc>
          <w:tcPr>
            <w:tcW w:w="1956" w:type="dxa"/>
            <w:noWrap/>
            <w:vAlign w:val="center"/>
          </w:tcPr>
          <w:p w:rsidRPr="00451F33" w:rsidR="00554C21" w:rsidP="001862D1" w:rsidRDefault="00554C21" w14:paraId="13D43E31" w14:textId="77777777">
            <w:pPr>
              <w:jc w:val="both"/>
              <w:rPr>
                <w:rFonts w:cs="Arial"/>
                <w:color w:val="000000"/>
                <w:sz w:val="22"/>
                <w:szCs w:val="22"/>
              </w:rPr>
            </w:pPr>
            <w:r w:rsidRPr="00451F33">
              <w:rPr>
                <w:rFonts w:cs="Arial"/>
                <w:color w:val="000000"/>
                <w:sz w:val="20"/>
                <w:szCs w:val="20"/>
              </w:rPr>
              <w:t>-£211</w:t>
            </w:r>
          </w:p>
        </w:tc>
      </w:tr>
      <w:tr w:rsidRPr="0022239F" w:rsidR="00554C21" w:rsidTr="001862D1" w14:paraId="4A9DC785" w14:textId="77777777">
        <w:trPr>
          <w:trHeight w:val="246"/>
          <w:jc w:val="center"/>
        </w:trPr>
        <w:tc>
          <w:tcPr>
            <w:tcW w:w="2830" w:type="dxa"/>
            <w:noWrap/>
            <w:hideMark/>
          </w:tcPr>
          <w:p w:rsidRPr="00451F33" w:rsidR="00554C21" w:rsidP="001862D1" w:rsidRDefault="00554C21" w14:paraId="7185D5CA" w14:textId="77777777">
            <w:pPr>
              <w:jc w:val="both"/>
              <w:rPr>
                <w:rFonts w:cs="Arial"/>
                <w:b/>
                <w:bCs/>
                <w:color w:val="000000"/>
                <w:sz w:val="22"/>
                <w:szCs w:val="22"/>
              </w:rPr>
            </w:pPr>
            <w:r w:rsidRPr="00451F33">
              <w:rPr>
                <w:rFonts w:cs="Arial"/>
                <w:b/>
                <w:bCs/>
                <w:color w:val="000000"/>
                <w:sz w:val="22"/>
                <w:szCs w:val="22"/>
              </w:rPr>
              <w:t xml:space="preserve">Education </w:t>
            </w:r>
          </w:p>
        </w:tc>
        <w:tc>
          <w:tcPr>
            <w:tcW w:w="1701" w:type="dxa"/>
            <w:noWrap/>
            <w:vAlign w:val="center"/>
          </w:tcPr>
          <w:p w:rsidRPr="00451F33" w:rsidR="00554C21" w:rsidP="001862D1" w:rsidRDefault="00554C21" w14:paraId="366791E8" w14:textId="77777777">
            <w:pPr>
              <w:jc w:val="both"/>
              <w:rPr>
                <w:rFonts w:cs="Arial"/>
                <w:color w:val="000000"/>
                <w:sz w:val="22"/>
                <w:szCs w:val="22"/>
              </w:rPr>
            </w:pPr>
            <w:r w:rsidRPr="00451F33">
              <w:rPr>
                <w:rFonts w:cs="Arial"/>
                <w:color w:val="000000"/>
                <w:sz w:val="20"/>
                <w:szCs w:val="20"/>
              </w:rPr>
              <w:t>£204</w:t>
            </w:r>
          </w:p>
        </w:tc>
        <w:tc>
          <w:tcPr>
            <w:tcW w:w="1786" w:type="dxa"/>
            <w:noWrap/>
            <w:vAlign w:val="center"/>
          </w:tcPr>
          <w:p w:rsidRPr="00451F33" w:rsidR="00554C21" w:rsidP="001862D1" w:rsidRDefault="00554C21" w14:paraId="3E553DEF" w14:textId="77777777">
            <w:pPr>
              <w:jc w:val="both"/>
              <w:rPr>
                <w:rFonts w:cs="Arial"/>
                <w:color w:val="000000"/>
                <w:sz w:val="22"/>
                <w:szCs w:val="22"/>
              </w:rPr>
            </w:pPr>
            <w:r w:rsidRPr="00451F33">
              <w:rPr>
                <w:rFonts w:cs="Arial"/>
                <w:color w:val="000000"/>
                <w:sz w:val="20"/>
                <w:szCs w:val="20"/>
              </w:rPr>
              <w:t>£1,007</w:t>
            </w:r>
          </w:p>
        </w:tc>
        <w:tc>
          <w:tcPr>
            <w:tcW w:w="1786" w:type="dxa"/>
            <w:noWrap/>
            <w:vAlign w:val="center"/>
          </w:tcPr>
          <w:p w:rsidRPr="00451F33" w:rsidR="00554C21" w:rsidP="001862D1" w:rsidRDefault="00554C21" w14:paraId="6735CCB1" w14:textId="77777777">
            <w:pPr>
              <w:jc w:val="both"/>
              <w:rPr>
                <w:rFonts w:cs="Arial"/>
                <w:color w:val="000000"/>
                <w:sz w:val="22"/>
                <w:szCs w:val="22"/>
              </w:rPr>
            </w:pPr>
            <w:r w:rsidRPr="00451F33">
              <w:rPr>
                <w:rFonts w:cs="Arial"/>
                <w:color w:val="000000"/>
                <w:sz w:val="20"/>
                <w:szCs w:val="20"/>
              </w:rPr>
              <w:t>£204</w:t>
            </w:r>
          </w:p>
        </w:tc>
        <w:tc>
          <w:tcPr>
            <w:tcW w:w="1956" w:type="dxa"/>
            <w:noWrap/>
            <w:vAlign w:val="center"/>
          </w:tcPr>
          <w:p w:rsidRPr="00451F33" w:rsidR="00554C21" w:rsidP="001862D1" w:rsidRDefault="00554C21" w14:paraId="15FA9E76" w14:textId="77777777">
            <w:pPr>
              <w:jc w:val="both"/>
              <w:rPr>
                <w:rFonts w:cs="Arial"/>
                <w:color w:val="000000"/>
                <w:sz w:val="22"/>
                <w:szCs w:val="22"/>
              </w:rPr>
            </w:pPr>
            <w:r w:rsidRPr="00451F33">
              <w:rPr>
                <w:rFonts w:cs="Arial"/>
                <w:color w:val="000000"/>
                <w:sz w:val="20"/>
                <w:szCs w:val="20"/>
              </w:rPr>
              <w:t>£1,007</w:t>
            </w:r>
          </w:p>
        </w:tc>
      </w:tr>
      <w:tr w:rsidRPr="0022239F" w:rsidR="00554C21" w:rsidTr="001862D1" w14:paraId="13D6D725" w14:textId="77777777">
        <w:trPr>
          <w:trHeight w:val="246"/>
          <w:jc w:val="center"/>
        </w:trPr>
        <w:tc>
          <w:tcPr>
            <w:tcW w:w="2830" w:type="dxa"/>
            <w:noWrap/>
            <w:hideMark/>
          </w:tcPr>
          <w:p w:rsidRPr="00451F33" w:rsidR="00554C21" w:rsidP="001862D1" w:rsidRDefault="00554C21" w14:paraId="21FC0B11" w14:textId="77777777">
            <w:pPr>
              <w:jc w:val="both"/>
              <w:rPr>
                <w:rFonts w:cs="Arial"/>
                <w:b/>
                <w:bCs/>
                <w:color w:val="000000"/>
                <w:sz w:val="22"/>
                <w:szCs w:val="22"/>
              </w:rPr>
            </w:pPr>
            <w:r w:rsidRPr="00451F33">
              <w:rPr>
                <w:rFonts w:cs="Arial"/>
                <w:b/>
                <w:bCs/>
                <w:color w:val="000000"/>
                <w:sz w:val="22"/>
                <w:szCs w:val="22"/>
              </w:rPr>
              <w:t>Transport &amp; Storage</w:t>
            </w:r>
          </w:p>
        </w:tc>
        <w:tc>
          <w:tcPr>
            <w:tcW w:w="1701" w:type="dxa"/>
            <w:noWrap/>
            <w:vAlign w:val="center"/>
          </w:tcPr>
          <w:p w:rsidRPr="00451F33" w:rsidR="00554C21" w:rsidP="001862D1" w:rsidRDefault="00554C21" w14:paraId="5D41452B" w14:textId="77777777">
            <w:pPr>
              <w:jc w:val="both"/>
              <w:rPr>
                <w:rFonts w:cs="Arial"/>
                <w:color w:val="000000"/>
                <w:sz w:val="22"/>
                <w:szCs w:val="22"/>
              </w:rPr>
            </w:pPr>
            <w:r w:rsidRPr="00451F33">
              <w:rPr>
                <w:rFonts w:cs="Arial"/>
                <w:color w:val="000000"/>
                <w:sz w:val="20"/>
                <w:szCs w:val="20"/>
              </w:rPr>
              <w:t>£17</w:t>
            </w:r>
          </w:p>
        </w:tc>
        <w:tc>
          <w:tcPr>
            <w:tcW w:w="1786" w:type="dxa"/>
            <w:noWrap/>
            <w:vAlign w:val="center"/>
          </w:tcPr>
          <w:p w:rsidRPr="00451F33" w:rsidR="00554C21" w:rsidP="001862D1" w:rsidRDefault="00554C21" w14:paraId="2C077317" w14:textId="77777777">
            <w:pPr>
              <w:jc w:val="both"/>
              <w:rPr>
                <w:rFonts w:cs="Arial"/>
                <w:color w:val="000000"/>
                <w:sz w:val="22"/>
                <w:szCs w:val="22"/>
              </w:rPr>
            </w:pPr>
            <w:r w:rsidRPr="00451F33">
              <w:rPr>
                <w:rFonts w:cs="Arial"/>
                <w:color w:val="000000"/>
                <w:sz w:val="20"/>
                <w:szCs w:val="20"/>
              </w:rPr>
              <w:t>£142</w:t>
            </w:r>
          </w:p>
        </w:tc>
        <w:tc>
          <w:tcPr>
            <w:tcW w:w="1786" w:type="dxa"/>
            <w:noWrap/>
            <w:vAlign w:val="center"/>
          </w:tcPr>
          <w:p w:rsidRPr="00451F33" w:rsidR="00554C21" w:rsidP="001862D1" w:rsidRDefault="00554C21" w14:paraId="34D7057C" w14:textId="77777777">
            <w:pPr>
              <w:jc w:val="both"/>
              <w:rPr>
                <w:rFonts w:cs="Arial"/>
                <w:color w:val="000000"/>
                <w:sz w:val="22"/>
                <w:szCs w:val="22"/>
              </w:rPr>
            </w:pPr>
            <w:r w:rsidRPr="00451F33">
              <w:rPr>
                <w:rFonts w:cs="Arial"/>
                <w:color w:val="000000"/>
                <w:sz w:val="20"/>
                <w:szCs w:val="20"/>
              </w:rPr>
              <w:t>£17</w:t>
            </w:r>
          </w:p>
        </w:tc>
        <w:tc>
          <w:tcPr>
            <w:tcW w:w="1956" w:type="dxa"/>
            <w:noWrap/>
            <w:vAlign w:val="center"/>
          </w:tcPr>
          <w:p w:rsidRPr="00451F33" w:rsidR="00554C21" w:rsidP="001862D1" w:rsidRDefault="00554C21" w14:paraId="37FA2E81" w14:textId="77777777">
            <w:pPr>
              <w:jc w:val="both"/>
              <w:rPr>
                <w:rFonts w:cs="Arial"/>
                <w:color w:val="000000"/>
                <w:sz w:val="22"/>
                <w:szCs w:val="22"/>
              </w:rPr>
            </w:pPr>
            <w:r w:rsidRPr="00451F33">
              <w:rPr>
                <w:rFonts w:cs="Arial"/>
                <w:color w:val="000000"/>
                <w:sz w:val="20"/>
                <w:szCs w:val="20"/>
              </w:rPr>
              <w:t>£142</w:t>
            </w:r>
          </w:p>
        </w:tc>
      </w:tr>
      <w:tr w:rsidRPr="0022239F" w:rsidR="00554C21" w:rsidTr="001862D1" w14:paraId="7179C1DD" w14:textId="77777777">
        <w:trPr>
          <w:trHeight w:val="246"/>
          <w:jc w:val="center"/>
        </w:trPr>
        <w:tc>
          <w:tcPr>
            <w:tcW w:w="2830" w:type="dxa"/>
            <w:noWrap/>
            <w:hideMark/>
          </w:tcPr>
          <w:p w:rsidRPr="00451F33" w:rsidR="00554C21" w:rsidP="001862D1" w:rsidRDefault="00554C21" w14:paraId="34085679" w14:textId="77777777">
            <w:pPr>
              <w:jc w:val="both"/>
              <w:rPr>
                <w:rFonts w:cs="Arial"/>
                <w:b/>
                <w:bCs/>
                <w:color w:val="000000"/>
                <w:sz w:val="22"/>
                <w:szCs w:val="22"/>
              </w:rPr>
            </w:pPr>
            <w:r w:rsidRPr="00451F33">
              <w:rPr>
                <w:rFonts w:cs="Arial"/>
                <w:b/>
                <w:bCs/>
                <w:color w:val="000000"/>
                <w:sz w:val="22"/>
                <w:szCs w:val="22"/>
              </w:rPr>
              <w:t>Offices &amp; other Services</w:t>
            </w:r>
          </w:p>
        </w:tc>
        <w:tc>
          <w:tcPr>
            <w:tcW w:w="1701" w:type="dxa"/>
            <w:noWrap/>
            <w:vAlign w:val="center"/>
          </w:tcPr>
          <w:p w:rsidRPr="00451F33" w:rsidR="00554C21" w:rsidP="001862D1" w:rsidRDefault="00554C21" w14:paraId="3EEA23FE" w14:textId="77777777">
            <w:pPr>
              <w:jc w:val="both"/>
              <w:rPr>
                <w:rFonts w:cs="Arial"/>
                <w:color w:val="000000"/>
                <w:sz w:val="22"/>
                <w:szCs w:val="22"/>
              </w:rPr>
            </w:pPr>
            <w:r w:rsidRPr="00451F33">
              <w:rPr>
                <w:rFonts w:cs="Arial"/>
                <w:color w:val="000000"/>
                <w:sz w:val="20"/>
                <w:szCs w:val="20"/>
              </w:rPr>
              <w:t>-£14</w:t>
            </w:r>
          </w:p>
        </w:tc>
        <w:tc>
          <w:tcPr>
            <w:tcW w:w="1786" w:type="dxa"/>
            <w:noWrap/>
            <w:vAlign w:val="center"/>
          </w:tcPr>
          <w:p w:rsidRPr="00451F33" w:rsidR="00554C21" w:rsidP="001862D1" w:rsidRDefault="00554C21" w14:paraId="37739E6A" w14:textId="77777777">
            <w:pPr>
              <w:jc w:val="both"/>
              <w:rPr>
                <w:rFonts w:cs="Arial"/>
                <w:color w:val="000000"/>
                <w:sz w:val="22"/>
                <w:szCs w:val="22"/>
              </w:rPr>
            </w:pPr>
            <w:r w:rsidRPr="00451F33">
              <w:rPr>
                <w:rFonts w:cs="Arial"/>
                <w:color w:val="000000"/>
                <w:sz w:val="20"/>
                <w:szCs w:val="20"/>
              </w:rPr>
              <w:t>-£13</w:t>
            </w:r>
          </w:p>
        </w:tc>
        <w:tc>
          <w:tcPr>
            <w:tcW w:w="1786" w:type="dxa"/>
            <w:noWrap/>
            <w:vAlign w:val="center"/>
          </w:tcPr>
          <w:p w:rsidRPr="00451F33" w:rsidR="00554C21" w:rsidP="001862D1" w:rsidRDefault="00554C21" w14:paraId="69912BDC" w14:textId="77777777">
            <w:pPr>
              <w:jc w:val="both"/>
              <w:rPr>
                <w:rFonts w:cs="Arial"/>
                <w:color w:val="000000"/>
                <w:sz w:val="22"/>
                <w:szCs w:val="22"/>
              </w:rPr>
            </w:pPr>
            <w:r w:rsidRPr="00451F33">
              <w:rPr>
                <w:rFonts w:cs="Arial"/>
                <w:color w:val="000000"/>
                <w:sz w:val="20"/>
                <w:szCs w:val="20"/>
              </w:rPr>
              <w:t>-£14</w:t>
            </w:r>
          </w:p>
        </w:tc>
        <w:tc>
          <w:tcPr>
            <w:tcW w:w="1956" w:type="dxa"/>
            <w:noWrap/>
            <w:vAlign w:val="center"/>
          </w:tcPr>
          <w:p w:rsidRPr="00451F33" w:rsidR="00554C21" w:rsidP="001862D1" w:rsidRDefault="00554C21" w14:paraId="014C9195" w14:textId="77777777">
            <w:pPr>
              <w:jc w:val="both"/>
              <w:rPr>
                <w:rFonts w:cs="Arial"/>
                <w:color w:val="000000"/>
                <w:sz w:val="22"/>
                <w:szCs w:val="22"/>
              </w:rPr>
            </w:pPr>
            <w:r w:rsidRPr="00451F33">
              <w:rPr>
                <w:rFonts w:cs="Arial"/>
                <w:color w:val="000000"/>
                <w:sz w:val="20"/>
                <w:szCs w:val="20"/>
              </w:rPr>
              <w:t>-£13</w:t>
            </w:r>
          </w:p>
        </w:tc>
      </w:tr>
      <w:tr w:rsidRPr="0022239F" w:rsidR="00554C21" w:rsidTr="001862D1" w14:paraId="18B5DD11" w14:textId="77777777">
        <w:trPr>
          <w:trHeight w:val="385"/>
          <w:jc w:val="center"/>
        </w:trPr>
        <w:tc>
          <w:tcPr>
            <w:tcW w:w="2830" w:type="dxa"/>
            <w:noWrap/>
            <w:hideMark/>
          </w:tcPr>
          <w:p w:rsidRPr="00451F33" w:rsidR="00554C21" w:rsidP="001862D1" w:rsidRDefault="00554C21" w14:paraId="670F3917" w14:textId="77777777">
            <w:pPr>
              <w:jc w:val="both"/>
              <w:rPr>
                <w:rFonts w:cs="Arial"/>
                <w:b/>
                <w:bCs/>
                <w:color w:val="000000"/>
                <w:sz w:val="22"/>
                <w:szCs w:val="22"/>
              </w:rPr>
            </w:pPr>
            <w:r w:rsidRPr="00451F33">
              <w:rPr>
                <w:rFonts w:cs="Arial"/>
                <w:b/>
                <w:bCs/>
                <w:color w:val="000000"/>
                <w:sz w:val="22"/>
                <w:szCs w:val="22"/>
              </w:rPr>
              <w:t>All</w:t>
            </w:r>
          </w:p>
        </w:tc>
        <w:tc>
          <w:tcPr>
            <w:tcW w:w="1701" w:type="dxa"/>
            <w:noWrap/>
            <w:vAlign w:val="center"/>
          </w:tcPr>
          <w:p w:rsidRPr="00451F33" w:rsidR="00554C21" w:rsidP="001862D1" w:rsidRDefault="00554C21" w14:paraId="4E0E0BD5" w14:textId="77777777">
            <w:pPr>
              <w:jc w:val="both"/>
              <w:rPr>
                <w:rFonts w:cs="Arial"/>
                <w:b/>
                <w:bCs/>
                <w:color w:val="000000"/>
                <w:sz w:val="22"/>
                <w:szCs w:val="22"/>
              </w:rPr>
            </w:pPr>
            <w:r w:rsidRPr="00451F33">
              <w:rPr>
                <w:rFonts w:cs="Arial"/>
                <w:b/>
                <w:bCs/>
                <w:color w:val="000000"/>
                <w:sz w:val="20"/>
                <w:szCs w:val="20"/>
              </w:rPr>
              <w:t>-£583</w:t>
            </w:r>
          </w:p>
        </w:tc>
        <w:tc>
          <w:tcPr>
            <w:tcW w:w="1786" w:type="dxa"/>
            <w:noWrap/>
            <w:vAlign w:val="center"/>
          </w:tcPr>
          <w:p w:rsidRPr="00451F33" w:rsidR="00554C21" w:rsidP="001862D1" w:rsidRDefault="00554C21" w14:paraId="0BE8DA7A" w14:textId="77777777">
            <w:pPr>
              <w:jc w:val="both"/>
              <w:rPr>
                <w:rFonts w:cs="Arial"/>
                <w:color w:val="000000"/>
                <w:sz w:val="22"/>
                <w:szCs w:val="22"/>
              </w:rPr>
            </w:pPr>
            <w:r w:rsidRPr="00451F33">
              <w:rPr>
                <w:rFonts w:cs="Arial"/>
                <w:b/>
                <w:bCs/>
                <w:color w:val="000000"/>
                <w:sz w:val="20"/>
                <w:szCs w:val="20"/>
              </w:rPr>
              <w:t>-£182</w:t>
            </w:r>
          </w:p>
        </w:tc>
        <w:tc>
          <w:tcPr>
            <w:tcW w:w="1786" w:type="dxa"/>
            <w:noWrap/>
            <w:vAlign w:val="center"/>
          </w:tcPr>
          <w:p w:rsidRPr="00451F33" w:rsidR="00554C21" w:rsidP="001862D1" w:rsidRDefault="00554C21" w14:paraId="7F12239A" w14:textId="77777777">
            <w:pPr>
              <w:jc w:val="both"/>
              <w:rPr>
                <w:rFonts w:cs="Arial"/>
                <w:b/>
                <w:bCs/>
                <w:color w:val="000000"/>
                <w:sz w:val="22"/>
                <w:szCs w:val="22"/>
              </w:rPr>
            </w:pPr>
            <w:r w:rsidRPr="00451F33">
              <w:rPr>
                <w:rFonts w:cs="Arial"/>
                <w:b/>
                <w:bCs/>
                <w:color w:val="000000"/>
                <w:sz w:val="20"/>
                <w:szCs w:val="20"/>
              </w:rPr>
              <w:t>-£583</w:t>
            </w:r>
          </w:p>
        </w:tc>
        <w:tc>
          <w:tcPr>
            <w:tcW w:w="1956" w:type="dxa"/>
            <w:noWrap/>
            <w:vAlign w:val="center"/>
          </w:tcPr>
          <w:p w:rsidRPr="00451F33" w:rsidR="00554C21" w:rsidP="001862D1" w:rsidRDefault="00554C21" w14:paraId="75ECCE5E" w14:textId="77777777">
            <w:pPr>
              <w:jc w:val="both"/>
              <w:rPr>
                <w:rFonts w:cs="Arial"/>
                <w:color w:val="000000"/>
                <w:sz w:val="22"/>
                <w:szCs w:val="22"/>
              </w:rPr>
            </w:pPr>
            <w:r w:rsidRPr="00451F33">
              <w:rPr>
                <w:rFonts w:cs="Arial"/>
                <w:b/>
                <w:bCs/>
                <w:color w:val="000000"/>
                <w:sz w:val="20"/>
                <w:szCs w:val="20"/>
              </w:rPr>
              <w:t>-£182</w:t>
            </w:r>
          </w:p>
        </w:tc>
      </w:tr>
    </w:tbl>
    <w:p w:rsidRPr="00451F33" w:rsidR="00554C21" w:rsidP="00554C21" w:rsidRDefault="00554C21" w14:paraId="13EEA4D4" w14:textId="6811E816">
      <w:pPr>
        <w:spacing w:after="160" w:line="259" w:lineRule="auto"/>
        <w:jc w:val="both"/>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estimates based on WRAP’s NHM Modelling</w:t>
      </w:r>
    </w:p>
    <w:p w:rsidRPr="00451F33" w:rsidR="00554C21" w:rsidP="00554C21" w:rsidRDefault="00554C21" w14:paraId="45360FB7" w14:textId="312CD811">
      <w:pPr>
        <w:jc w:val="both"/>
        <w:rPr>
          <w:rFonts w:cs="Arial"/>
        </w:rPr>
      </w:pPr>
      <w:r w:rsidRPr="00451F33">
        <w:rPr>
          <w:rFonts w:cs="Arial"/>
        </w:rPr>
        <w:t xml:space="preserve">Tables </w:t>
      </w:r>
      <w:r w:rsidR="000237E9">
        <w:rPr>
          <w:rFonts w:cs="Arial"/>
        </w:rPr>
        <w:t>3</w:t>
      </w:r>
      <w:r w:rsidR="00C737D7">
        <w:rPr>
          <w:rFonts w:cs="Arial"/>
        </w:rPr>
        <w:t>2</w:t>
      </w:r>
      <w:r w:rsidRPr="00451F33">
        <w:rPr>
          <w:rFonts w:cs="Arial"/>
        </w:rPr>
        <w:t xml:space="preserve"> and </w:t>
      </w:r>
      <w:r w:rsidR="000237E9">
        <w:rPr>
          <w:rFonts w:cs="Arial"/>
        </w:rPr>
        <w:t>3</w:t>
      </w:r>
      <w:r w:rsidR="00C737D7">
        <w:rPr>
          <w:rFonts w:cs="Arial"/>
        </w:rPr>
        <w:t>3</w:t>
      </w:r>
      <w:r w:rsidRPr="00451F33">
        <w:rPr>
          <w:rFonts w:cs="Arial"/>
        </w:rPr>
        <w:t xml:space="preserve"> above show the costs to small and micro businesses without considering the effect of Deposit Return Scheme (DRS). Below, </w:t>
      </w:r>
      <w:r w:rsidR="00541737">
        <w:rPr>
          <w:rFonts w:cs="Arial"/>
        </w:rPr>
        <w:t>T</w:t>
      </w:r>
      <w:r w:rsidRPr="00451F33">
        <w:rPr>
          <w:rFonts w:cs="Arial"/>
        </w:rPr>
        <w:t xml:space="preserve">ables </w:t>
      </w:r>
      <w:r>
        <w:rPr>
          <w:rFonts w:cs="Arial"/>
        </w:rPr>
        <w:t>3</w:t>
      </w:r>
      <w:r w:rsidR="00C737D7">
        <w:rPr>
          <w:rFonts w:cs="Arial"/>
        </w:rPr>
        <w:t>4</w:t>
      </w:r>
      <w:r w:rsidRPr="00451F33">
        <w:rPr>
          <w:rFonts w:cs="Arial"/>
        </w:rPr>
        <w:t xml:space="preserve"> and </w:t>
      </w:r>
      <w:r>
        <w:rPr>
          <w:rFonts w:cs="Arial"/>
        </w:rPr>
        <w:t>3</w:t>
      </w:r>
      <w:r w:rsidR="00C737D7">
        <w:rPr>
          <w:rFonts w:cs="Arial"/>
        </w:rPr>
        <w:t>5</w:t>
      </w:r>
      <w:r w:rsidRPr="00451F33">
        <w:rPr>
          <w:rFonts w:cs="Arial"/>
        </w:rPr>
        <w:t xml:space="preserve">, show the same tables as above but including the net DRS effect. </w:t>
      </w:r>
    </w:p>
    <w:p w:rsidRPr="00451F33" w:rsidR="00554C21" w:rsidP="00554C21" w:rsidRDefault="00554C21" w14:paraId="4605A9E2" w14:textId="77777777">
      <w:pPr>
        <w:jc w:val="both"/>
        <w:rPr>
          <w:rFonts w:cs="Arial"/>
        </w:rPr>
      </w:pPr>
    </w:p>
    <w:p w:rsidRPr="00451F33" w:rsidR="00554C21" w:rsidP="00554C21" w:rsidRDefault="00554C21" w14:paraId="62532B1A" w14:textId="77777777">
      <w:pPr>
        <w:jc w:val="both"/>
        <w:rPr>
          <w:rFonts w:cs="Arial"/>
        </w:rPr>
      </w:pPr>
      <w:r w:rsidRPr="00451F33">
        <w:rPr>
          <w:rFonts w:cs="Arial"/>
        </w:rPr>
        <w:t>For businesses, we expect the</w:t>
      </w:r>
      <w:r>
        <w:rPr>
          <w:rFonts w:cs="Arial"/>
        </w:rPr>
        <w:t xml:space="preserve"> DRS</w:t>
      </w:r>
      <w:r w:rsidRPr="00451F33">
        <w:rPr>
          <w:rFonts w:cs="Arial"/>
        </w:rPr>
        <w:t xml:space="preserve"> impact to be largely driven by the hospitality sector (e.g.</w:t>
      </w:r>
      <w:r>
        <w:rPr>
          <w:rFonts w:cs="Arial"/>
        </w:rPr>
        <w:t>,</w:t>
      </w:r>
      <w:r w:rsidRPr="00451F33">
        <w:rPr>
          <w:rFonts w:cs="Arial"/>
        </w:rPr>
        <w:t xml:space="preserve"> bars, restaurants, hotels) which has the largest amount of drink containers. We have removed these</w:t>
      </w:r>
      <w:r>
        <w:rPr>
          <w:rFonts w:cs="Arial"/>
        </w:rPr>
        <w:t xml:space="preserve"> DRS</w:t>
      </w:r>
      <w:r w:rsidRPr="00451F33">
        <w:rPr>
          <w:rFonts w:cs="Arial"/>
        </w:rPr>
        <w:t xml:space="preserve"> tonnages from the hospitality sector</w:t>
      </w:r>
      <w:r>
        <w:rPr>
          <w:rFonts w:cs="Arial"/>
        </w:rPr>
        <w:t xml:space="preserve"> only</w:t>
      </w:r>
      <w:r w:rsidRPr="00451F33">
        <w:rPr>
          <w:rFonts w:cs="Arial"/>
        </w:rPr>
        <w:t>; however, the cost effect is seen across all sectors and business sizes as seen in the below tables</w:t>
      </w:r>
      <w:r>
        <w:rPr>
          <w:rFonts w:cs="Arial"/>
        </w:rPr>
        <w:t xml:space="preserve"> (see Section 6 for further detail about DRS-related assumptions)</w:t>
      </w:r>
      <w:r w:rsidRPr="00451F33">
        <w:rPr>
          <w:rFonts w:cs="Arial"/>
        </w:rPr>
        <w:t xml:space="preserve">. Based on WRAP’s survey of WMCs, we modelled </w:t>
      </w:r>
      <w:r w:rsidRPr="00FE28AD">
        <w:rPr>
          <w:rFonts w:cs="Arial"/>
        </w:rPr>
        <w:t xml:space="preserve">a </w:t>
      </w:r>
      <w:r w:rsidRPr="00C14887">
        <w:rPr>
          <w:rFonts w:cs="Arial"/>
        </w:rPr>
        <w:t>15%</w:t>
      </w:r>
      <w:r w:rsidRPr="00FE28AD">
        <w:rPr>
          <w:rFonts w:cs="Arial"/>
        </w:rPr>
        <w:t xml:space="preserve"> i</w:t>
      </w:r>
      <w:r w:rsidRPr="00451F33">
        <w:rPr>
          <w:rFonts w:cs="Arial"/>
        </w:rPr>
        <w:t xml:space="preserve">ncrease in lift cost prices for dry mixed recyclables. This is because the remaining material is likely to be less desirable across all sectors. The 15% increase is our central estimate. See Annex </w:t>
      </w:r>
      <w:r>
        <w:rPr>
          <w:rFonts w:cs="Arial"/>
        </w:rPr>
        <w:t>B</w:t>
      </w:r>
      <w:r w:rsidRPr="00451F33">
        <w:rPr>
          <w:rFonts w:cs="Arial"/>
        </w:rPr>
        <w:t xml:space="preserve"> for further detail on low and high sensitivity estimates related to the size of the modelled DRS effect.  </w:t>
      </w:r>
    </w:p>
    <w:p w:rsidRPr="00451F33" w:rsidR="00554C21" w:rsidP="00554C21" w:rsidRDefault="00554C21" w14:paraId="2BA962C8" w14:textId="77777777">
      <w:pPr>
        <w:jc w:val="both"/>
        <w:rPr>
          <w:rFonts w:cs="Arial"/>
        </w:rPr>
      </w:pPr>
    </w:p>
    <w:p w:rsidR="00633961" w:rsidP="00FC1DCF" w:rsidRDefault="00554C21" w14:paraId="5F1EE3D3" w14:textId="466C6510">
      <w:pPr>
        <w:jc w:val="both"/>
        <w:rPr>
          <w:rFonts w:cs="Arial"/>
        </w:rPr>
      </w:pPr>
      <w:r w:rsidRPr="00451F33">
        <w:rPr>
          <w:rFonts w:cs="Arial"/>
        </w:rPr>
        <w:t xml:space="preserve">Including DRS effect in our analysis increases costs to </w:t>
      </w:r>
      <w:r w:rsidR="00FF1D17">
        <w:rPr>
          <w:rFonts w:cs="Arial"/>
        </w:rPr>
        <w:t xml:space="preserve">small and micro </w:t>
      </w:r>
      <w:r w:rsidRPr="00451F33">
        <w:rPr>
          <w:rFonts w:cs="Arial"/>
        </w:rPr>
        <w:t xml:space="preserve">businesses, using the high-level averages across performance years. The increase is £58 per business per year for micro </w:t>
      </w:r>
      <w:r w:rsidR="00FF1D17">
        <w:rPr>
          <w:rFonts w:cs="Arial"/>
        </w:rPr>
        <w:t>firms</w:t>
      </w:r>
      <w:r w:rsidRPr="00451F33">
        <w:rPr>
          <w:rFonts w:cs="Arial"/>
        </w:rPr>
        <w:t xml:space="preserve">, and £90 per business per year for small businesses. Despite this increase, small businesses are still expected to make a net cost saving to align to the new requirements. </w:t>
      </w:r>
    </w:p>
    <w:p w:rsidR="003062E3" w:rsidP="00FC1DCF" w:rsidRDefault="003062E3" w14:paraId="12D93337" w14:textId="77777777">
      <w:pPr>
        <w:jc w:val="both"/>
        <w:rPr>
          <w:rFonts w:cs="Arial"/>
        </w:rPr>
      </w:pPr>
    </w:p>
    <w:p w:rsidRPr="00FC1DCF" w:rsidR="00FC1DCF" w:rsidP="00FC1DCF" w:rsidRDefault="00184639" w14:paraId="5FC74790" w14:textId="3C765AFB">
      <w:pPr>
        <w:jc w:val="both"/>
        <w:rPr>
          <w:rFonts w:cs="Arial"/>
        </w:rPr>
      </w:pPr>
      <w:r>
        <w:rPr>
          <w:rFonts w:eastAsia="Arial" w:cs="Arial"/>
        </w:rPr>
        <w:t xml:space="preserve">Tables 32 and 33 do not include the cost of completing written assessments. This is because the costs are </w:t>
      </w:r>
      <w:r w:rsidR="005E29C6">
        <w:rPr>
          <w:rFonts w:eastAsia="Arial" w:cs="Arial"/>
        </w:rPr>
        <w:t>incurred to</w:t>
      </w:r>
      <w:r>
        <w:rPr>
          <w:rFonts w:eastAsia="Arial" w:cs="Arial"/>
        </w:rPr>
        <w:t xml:space="preserve"> </w:t>
      </w:r>
      <w:r w:rsidR="00254ED6">
        <w:rPr>
          <w:rFonts w:eastAsia="Arial" w:cs="Arial"/>
        </w:rPr>
        <w:t>WMCs,</w:t>
      </w:r>
      <w:r>
        <w:rPr>
          <w:rFonts w:eastAsia="Arial" w:cs="Arial"/>
        </w:rPr>
        <w:t xml:space="preserve"> and we</w:t>
      </w:r>
      <w:r w:rsidRPr="008F014A">
        <w:rPr>
          <w:rFonts w:eastAsia="Arial" w:cs="Arial"/>
        </w:rPr>
        <w:t xml:space="preserve"> do</w:t>
      </w:r>
      <w:r>
        <w:rPr>
          <w:rFonts w:eastAsia="Arial" w:cs="Arial"/>
        </w:rPr>
        <w:t xml:space="preserve"> </w:t>
      </w:r>
      <w:r w:rsidRPr="008F014A">
        <w:rPr>
          <w:rFonts w:eastAsia="Arial" w:cs="Arial"/>
        </w:rPr>
        <w:t>n</w:t>
      </w:r>
      <w:r>
        <w:rPr>
          <w:rFonts w:eastAsia="Arial" w:cs="Arial"/>
        </w:rPr>
        <w:t>o</w:t>
      </w:r>
      <w:r w:rsidRPr="008F014A">
        <w:rPr>
          <w:rFonts w:eastAsia="Arial" w:cs="Arial"/>
        </w:rPr>
        <w:t xml:space="preserve">t know the extent to which these costs will be passed to </w:t>
      </w:r>
      <w:r>
        <w:rPr>
          <w:rFonts w:eastAsia="Arial" w:cs="Arial"/>
        </w:rPr>
        <w:t xml:space="preserve">the </w:t>
      </w:r>
      <w:r w:rsidRPr="008F014A">
        <w:rPr>
          <w:rFonts w:eastAsia="Arial" w:cs="Arial"/>
        </w:rPr>
        <w:t>WMC customer</w:t>
      </w:r>
      <w:r>
        <w:rPr>
          <w:rFonts w:eastAsia="Arial" w:cs="Arial"/>
        </w:rPr>
        <w:t>. See section 6 for more information.</w:t>
      </w:r>
    </w:p>
    <w:p w:rsidR="0009552D" w:rsidP="00554C21" w:rsidRDefault="0009552D" w14:paraId="6E667419" w14:textId="77777777">
      <w:pPr>
        <w:spacing w:after="160" w:line="259" w:lineRule="auto"/>
        <w:rPr>
          <w:rFonts w:eastAsia="Arial" w:cs="Arial"/>
          <w:b/>
        </w:rPr>
      </w:pPr>
    </w:p>
    <w:p w:rsidR="0009552D" w:rsidP="00554C21" w:rsidRDefault="0009552D" w14:paraId="49B6439D" w14:textId="77777777">
      <w:pPr>
        <w:spacing w:after="160" w:line="259" w:lineRule="auto"/>
        <w:rPr>
          <w:rFonts w:eastAsia="Arial" w:cs="Arial"/>
          <w:b/>
        </w:rPr>
      </w:pPr>
    </w:p>
    <w:p w:rsidR="0009552D" w:rsidP="00554C21" w:rsidRDefault="0009552D" w14:paraId="48DDED91" w14:textId="77777777">
      <w:pPr>
        <w:spacing w:after="160" w:line="259" w:lineRule="auto"/>
        <w:rPr>
          <w:rFonts w:eastAsia="Arial" w:cs="Arial"/>
          <w:b/>
        </w:rPr>
      </w:pPr>
    </w:p>
    <w:p w:rsidR="0009552D" w:rsidP="00554C21" w:rsidRDefault="0009552D" w14:paraId="7933FA62" w14:textId="77777777">
      <w:pPr>
        <w:spacing w:after="160" w:line="259" w:lineRule="auto"/>
        <w:rPr>
          <w:rFonts w:eastAsia="Arial" w:cs="Arial"/>
          <w:b/>
        </w:rPr>
      </w:pPr>
    </w:p>
    <w:p w:rsidR="0009552D" w:rsidP="00554C21" w:rsidRDefault="0009552D" w14:paraId="1C53F317" w14:textId="77777777">
      <w:pPr>
        <w:spacing w:after="160" w:line="259" w:lineRule="auto"/>
        <w:rPr>
          <w:rFonts w:eastAsia="Arial" w:cs="Arial"/>
          <w:b/>
        </w:rPr>
      </w:pPr>
    </w:p>
    <w:p w:rsidR="0009552D" w:rsidP="00554C21" w:rsidRDefault="0009552D" w14:paraId="5CB343B6" w14:textId="77777777">
      <w:pPr>
        <w:spacing w:after="160" w:line="259" w:lineRule="auto"/>
        <w:rPr>
          <w:rFonts w:eastAsia="Arial" w:cs="Arial"/>
          <w:b/>
        </w:rPr>
      </w:pPr>
    </w:p>
    <w:p w:rsidR="0009552D" w:rsidP="00554C21" w:rsidRDefault="0009552D" w14:paraId="0D197538" w14:textId="77777777">
      <w:pPr>
        <w:spacing w:after="160" w:line="259" w:lineRule="auto"/>
        <w:rPr>
          <w:rFonts w:eastAsia="Arial" w:cs="Arial"/>
          <w:b/>
        </w:rPr>
      </w:pPr>
    </w:p>
    <w:p w:rsidRPr="00451F33" w:rsidR="00554C21" w:rsidP="00554C21" w:rsidRDefault="00554C21" w14:paraId="0CC296A5" w14:textId="64398112">
      <w:pPr>
        <w:spacing w:after="160" w:line="259" w:lineRule="auto"/>
        <w:rPr>
          <w:rFonts w:eastAsia="Arial" w:cs="Arial"/>
          <w:b/>
        </w:rPr>
      </w:pPr>
      <w:r w:rsidRPr="00451F33">
        <w:rPr>
          <w:rFonts w:eastAsia="Arial" w:cs="Arial"/>
          <w:b/>
        </w:rPr>
        <w:t xml:space="preserve">Table </w:t>
      </w:r>
      <w:r>
        <w:rPr>
          <w:rFonts w:eastAsia="Arial" w:cs="Arial"/>
          <w:b/>
        </w:rPr>
        <w:t>3</w:t>
      </w:r>
      <w:r w:rsidR="00C737D7">
        <w:rPr>
          <w:rFonts w:eastAsia="Arial" w:cs="Arial"/>
          <w:b/>
        </w:rPr>
        <w:t>4</w:t>
      </w:r>
      <w:r w:rsidRPr="00451F33">
        <w:rPr>
          <w:rFonts w:eastAsia="Arial" w:cs="Arial"/>
          <w:b/>
        </w:rPr>
        <w:t xml:space="preserve">: Scenario net appraisal (2027-35) cost (+) or saving (-) with DRS effect, relative to baseline, micro </w:t>
      </w:r>
      <w:r w:rsidR="00FF1D17">
        <w:rPr>
          <w:rFonts w:eastAsia="Arial" w:cs="Arial"/>
          <w:b/>
        </w:rPr>
        <w:t>firms</w:t>
      </w:r>
      <w:r w:rsidRPr="00451F33">
        <w:rPr>
          <w:rFonts w:eastAsia="Arial" w:cs="Arial"/>
          <w:b/>
        </w:rPr>
        <w:t xml:space="preserve"> only, in 2020 prices, pounds undiscounted  </w:t>
      </w:r>
    </w:p>
    <w:tbl>
      <w:tblPr>
        <w:tblStyle w:val="TableGrid"/>
        <w:tblW w:w="9826" w:type="dxa"/>
        <w:jc w:val="center"/>
        <w:tblLook w:val="04A0" w:firstRow="1" w:lastRow="0" w:firstColumn="1" w:lastColumn="0" w:noHBand="0" w:noVBand="1"/>
      </w:tblPr>
      <w:tblGrid>
        <w:gridCol w:w="2760"/>
        <w:gridCol w:w="1770"/>
        <w:gridCol w:w="1763"/>
        <w:gridCol w:w="1770"/>
        <w:gridCol w:w="1763"/>
      </w:tblGrid>
      <w:tr w:rsidRPr="0027073D" w:rsidR="00554C21" w:rsidTr="001862D1" w14:paraId="1F438435" w14:textId="77777777">
        <w:trPr>
          <w:trHeight w:val="254"/>
          <w:jc w:val="center"/>
        </w:trPr>
        <w:tc>
          <w:tcPr>
            <w:tcW w:w="0" w:type="auto"/>
            <w:gridSpan w:val="5"/>
            <w:noWrap/>
            <w:hideMark/>
          </w:tcPr>
          <w:p w:rsidRPr="00451F33" w:rsidR="00554C21" w:rsidP="622DF899" w:rsidRDefault="00554C21" w14:paraId="2019F7C8" w14:textId="00EBCFEC">
            <w:pPr>
              <w:rPr>
                <w:rFonts w:cs="Arial"/>
                <w:b/>
                <w:bCs/>
                <w:color w:val="000000"/>
                <w:sz w:val="22"/>
                <w:szCs w:val="22"/>
              </w:rPr>
            </w:pPr>
            <w:r w:rsidRPr="622DF899">
              <w:rPr>
                <w:rFonts w:cs="Arial"/>
                <w:b/>
                <w:color w:val="000000" w:themeColor="text1"/>
                <w:sz w:val="22"/>
                <w:szCs w:val="22"/>
              </w:rPr>
              <w:t xml:space="preserve">Micro </w:t>
            </w:r>
            <w:r w:rsidRPr="622DF899" w:rsidR="00FF1D17">
              <w:rPr>
                <w:rFonts w:cs="Arial"/>
                <w:b/>
                <w:color w:val="000000" w:themeColor="text1"/>
                <w:sz w:val="22"/>
                <w:szCs w:val="22"/>
              </w:rPr>
              <w:t>Firms</w:t>
            </w:r>
            <w:r w:rsidRPr="622DF899">
              <w:rPr>
                <w:rFonts w:cs="Arial"/>
                <w:b/>
                <w:color w:val="000000" w:themeColor="text1"/>
                <w:sz w:val="22"/>
                <w:szCs w:val="22"/>
              </w:rPr>
              <w:t>, £</w:t>
            </w:r>
          </w:p>
        </w:tc>
      </w:tr>
      <w:tr w:rsidRPr="0027073D" w:rsidR="00554C21" w:rsidTr="001862D1" w14:paraId="389D46C6" w14:textId="77777777">
        <w:trPr>
          <w:trHeight w:val="521"/>
          <w:jc w:val="center"/>
        </w:trPr>
        <w:tc>
          <w:tcPr>
            <w:tcW w:w="0" w:type="auto"/>
            <w:noWrap/>
            <w:hideMark/>
          </w:tcPr>
          <w:p w:rsidRPr="00451F33" w:rsidR="00554C21" w:rsidP="001862D1" w:rsidRDefault="00554C21" w14:paraId="7C33A2D7" w14:textId="77777777">
            <w:pPr>
              <w:jc w:val="center"/>
              <w:rPr>
                <w:rFonts w:cs="Arial"/>
                <w:b/>
                <w:bCs/>
                <w:color w:val="000000"/>
                <w:sz w:val="22"/>
                <w:szCs w:val="22"/>
              </w:rPr>
            </w:pPr>
          </w:p>
        </w:tc>
        <w:tc>
          <w:tcPr>
            <w:tcW w:w="0" w:type="auto"/>
            <w:hideMark/>
          </w:tcPr>
          <w:p w:rsidRPr="00451F33" w:rsidR="00554C21" w:rsidP="001862D1" w:rsidRDefault="00554C21" w14:paraId="63FB1E25" w14:textId="77777777">
            <w:pPr>
              <w:rPr>
                <w:rFonts w:cs="Arial"/>
                <w:b/>
                <w:bCs/>
                <w:color w:val="000000"/>
                <w:sz w:val="22"/>
                <w:szCs w:val="22"/>
              </w:rPr>
            </w:pPr>
            <w:r w:rsidRPr="00451F33">
              <w:rPr>
                <w:rFonts w:cs="Arial"/>
                <w:b/>
                <w:bCs/>
                <w:color w:val="000000"/>
                <w:sz w:val="22"/>
                <w:szCs w:val="22"/>
              </w:rPr>
              <w:t>Option 1nhm: Net appraisal cost per sector, £m</w:t>
            </w:r>
          </w:p>
        </w:tc>
        <w:tc>
          <w:tcPr>
            <w:tcW w:w="0" w:type="auto"/>
            <w:hideMark/>
          </w:tcPr>
          <w:p w:rsidRPr="00451F33" w:rsidR="00554C21" w:rsidP="001862D1" w:rsidRDefault="00554C21" w14:paraId="33C05E03" w14:textId="77777777">
            <w:pPr>
              <w:rPr>
                <w:rFonts w:cs="Arial"/>
                <w:color w:val="000000"/>
                <w:sz w:val="22"/>
                <w:szCs w:val="22"/>
              </w:rPr>
            </w:pPr>
            <w:r w:rsidRPr="00451F33">
              <w:rPr>
                <w:rFonts w:cs="Arial"/>
                <w:color w:val="000000"/>
                <w:sz w:val="22"/>
                <w:szCs w:val="22"/>
              </w:rPr>
              <w:t>Option 1nhm: Indicative net cost per year, per firm, £</w:t>
            </w:r>
          </w:p>
        </w:tc>
        <w:tc>
          <w:tcPr>
            <w:tcW w:w="0" w:type="auto"/>
            <w:hideMark/>
          </w:tcPr>
          <w:p w:rsidRPr="00451F33" w:rsidR="00554C21" w:rsidP="001862D1" w:rsidRDefault="00554C21" w14:paraId="75E37A7E" w14:textId="77777777">
            <w:pPr>
              <w:rPr>
                <w:rFonts w:cs="Arial"/>
                <w:b/>
                <w:bCs/>
                <w:color w:val="000000"/>
                <w:sz w:val="22"/>
                <w:szCs w:val="22"/>
              </w:rPr>
            </w:pPr>
            <w:r w:rsidRPr="00451F33">
              <w:rPr>
                <w:rFonts w:cs="Arial"/>
                <w:b/>
                <w:bCs/>
                <w:color w:val="000000"/>
                <w:sz w:val="22"/>
                <w:szCs w:val="22"/>
              </w:rPr>
              <w:t>Option 2nhm: Net appraisal cost per sector, £m</w:t>
            </w:r>
          </w:p>
        </w:tc>
        <w:tc>
          <w:tcPr>
            <w:tcW w:w="0" w:type="auto"/>
            <w:hideMark/>
          </w:tcPr>
          <w:p w:rsidRPr="00451F33" w:rsidR="00554C21" w:rsidP="001862D1" w:rsidRDefault="00554C21" w14:paraId="32DF3912" w14:textId="77777777">
            <w:pPr>
              <w:rPr>
                <w:rFonts w:cs="Arial"/>
                <w:color w:val="000000"/>
                <w:sz w:val="22"/>
                <w:szCs w:val="22"/>
              </w:rPr>
            </w:pPr>
            <w:r w:rsidRPr="00451F33">
              <w:rPr>
                <w:rFonts w:cs="Arial"/>
                <w:color w:val="000000"/>
                <w:sz w:val="22"/>
                <w:szCs w:val="22"/>
              </w:rPr>
              <w:t>Option 2nhm: Indicative net cost per year, per firm, £</w:t>
            </w:r>
          </w:p>
        </w:tc>
      </w:tr>
      <w:tr w:rsidRPr="0027073D" w:rsidR="00554C21" w:rsidTr="000237E9" w14:paraId="598845FD" w14:textId="77777777">
        <w:trPr>
          <w:trHeight w:val="254"/>
          <w:jc w:val="center"/>
        </w:trPr>
        <w:tc>
          <w:tcPr>
            <w:tcW w:w="0" w:type="auto"/>
            <w:noWrap/>
            <w:hideMark/>
          </w:tcPr>
          <w:p w:rsidRPr="00451F33" w:rsidR="00554C21" w:rsidP="001862D1" w:rsidRDefault="00554C21" w14:paraId="04B0EE9A" w14:textId="77777777">
            <w:pPr>
              <w:rPr>
                <w:rFonts w:cs="Arial"/>
                <w:b/>
                <w:bCs/>
                <w:color w:val="000000"/>
                <w:sz w:val="22"/>
                <w:szCs w:val="22"/>
              </w:rPr>
            </w:pPr>
            <w:r w:rsidRPr="00451F33">
              <w:rPr>
                <w:rFonts w:cs="Arial"/>
                <w:b/>
                <w:bCs/>
                <w:color w:val="000000"/>
                <w:sz w:val="22"/>
                <w:szCs w:val="22"/>
              </w:rPr>
              <w:t>Hospitality</w:t>
            </w:r>
          </w:p>
        </w:tc>
        <w:tc>
          <w:tcPr>
            <w:tcW w:w="0" w:type="auto"/>
            <w:noWrap/>
          </w:tcPr>
          <w:p w:rsidRPr="00451F33" w:rsidR="00554C21" w:rsidP="000237E9" w:rsidRDefault="00554C21" w14:paraId="12BE472A"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28BCD918"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6FE14874" w14:textId="26149197">
            <w:pPr>
              <w:rPr>
                <w:rFonts w:cs="Arial"/>
                <w:color w:val="000000"/>
                <w:sz w:val="22"/>
                <w:szCs w:val="22"/>
              </w:rPr>
            </w:pPr>
            <w:r w:rsidRPr="00451F33">
              <w:rPr>
                <w:rFonts w:cs="Arial"/>
                <w:color w:val="000000"/>
                <w:sz w:val="20"/>
                <w:szCs w:val="20"/>
              </w:rPr>
              <w:t>£1</w:t>
            </w:r>
            <w:r w:rsidR="00AD1A6B">
              <w:rPr>
                <w:rFonts w:cs="Arial"/>
                <w:color w:val="000000"/>
                <w:sz w:val="20"/>
                <w:szCs w:val="20"/>
              </w:rPr>
              <w:t>49</w:t>
            </w:r>
          </w:p>
        </w:tc>
        <w:tc>
          <w:tcPr>
            <w:tcW w:w="0" w:type="auto"/>
            <w:noWrap/>
          </w:tcPr>
          <w:p w:rsidRPr="00451F33" w:rsidR="00554C21" w:rsidP="000237E9" w:rsidRDefault="00554C21" w14:paraId="30A58912" w14:textId="7ECCCFAB">
            <w:pPr>
              <w:rPr>
                <w:rFonts w:cs="Arial"/>
                <w:color w:val="000000"/>
                <w:sz w:val="22"/>
                <w:szCs w:val="22"/>
              </w:rPr>
            </w:pPr>
            <w:r w:rsidRPr="00451F33">
              <w:rPr>
                <w:rFonts w:cs="Arial"/>
                <w:color w:val="000000"/>
                <w:sz w:val="20"/>
                <w:szCs w:val="20"/>
              </w:rPr>
              <w:t>£</w:t>
            </w:r>
            <w:r w:rsidR="005C7C51">
              <w:rPr>
                <w:rFonts w:cs="Arial"/>
                <w:color w:val="000000"/>
                <w:sz w:val="20"/>
                <w:szCs w:val="20"/>
              </w:rPr>
              <w:t>146</w:t>
            </w:r>
          </w:p>
        </w:tc>
      </w:tr>
      <w:tr w:rsidRPr="0027073D" w:rsidR="00554C21" w:rsidTr="000237E9" w14:paraId="2B54B33E" w14:textId="77777777">
        <w:trPr>
          <w:trHeight w:val="254"/>
          <w:jc w:val="center"/>
        </w:trPr>
        <w:tc>
          <w:tcPr>
            <w:tcW w:w="0" w:type="auto"/>
            <w:noWrap/>
            <w:hideMark/>
          </w:tcPr>
          <w:p w:rsidRPr="00451F33" w:rsidR="00554C21" w:rsidP="001862D1" w:rsidRDefault="00554C21" w14:paraId="5BF1DB91" w14:textId="77777777">
            <w:pPr>
              <w:rPr>
                <w:rFonts w:cs="Arial"/>
                <w:b/>
                <w:bCs/>
                <w:color w:val="000000"/>
                <w:sz w:val="22"/>
                <w:szCs w:val="22"/>
              </w:rPr>
            </w:pPr>
            <w:r w:rsidRPr="00451F33">
              <w:rPr>
                <w:rFonts w:cs="Arial"/>
                <w:b/>
                <w:bCs/>
                <w:color w:val="000000"/>
                <w:sz w:val="22"/>
                <w:szCs w:val="22"/>
              </w:rPr>
              <w:t>Retail &amp; Wholesale</w:t>
            </w:r>
          </w:p>
        </w:tc>
        <w:tc>
          <w:tcPr>
            <w:tcW w:w="0" w:type="auto"/>
            <w:noWrap/>
          </w:tcPr>
          <w:p w:rsidRPr="00451F33" w:rsidR="00554C21" w:rsidP="000237E9" w:rsidRDefault="00554C21" w14:paraId="68812FA7"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3F0DFBAD"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167CE5CE" w14:textId="1247DD11">
            <w:pPr>
              <w:rPr>
                <w:rFonts w:cs="Arial"/>
                <w:color w:val="000000"/>
                <w:sz w:val="22"/>
                <w:szCs w:val="22"/>
              </w:rPr>
            </w:pPr>
            <w:r w:rsidRPr="00451F33">
              <w:rPr>
                <w:rFonts w:cs="Arial"/>
                <w:color w:val="000000"/>
                <w:sz w:val="20"/>
                <w:szCs w:val="20"/>
              </w:rPr>
              <w:t>-£6</w:t>
            </w:r>
            <w:r w:rsidR="00AD1A6B">
              <w:rPr>
                <w:rFonts w:cs="Arial"/>
                <w:color w:val="000000"/>
                <w:sz w:val="20"/>
                <w:szCs w:val="20"/>
              </w:rPr>
              <w:t>16</w:t>
            </w:r>
          </w:p>
        </w:tc>
        <w:tc>
          <w:tcPr>
            <w:tcW w:w="0" w:type="auto"/>
            <w:noWrap/>
          </w:tcPr>
          <w:p w:rsidRPr="00451F33" w:rsidR="00554C21" w:rsidP="000237E9" w:rsidRDefault="00554C21" w14:paraId="5088CE07" w14:textId="69F89816">
            <w:pPr>
              <w:rPr>
                <w:rFonts w:cs="Arial"/>
                <w:color w:val="000000"/>
                <w:sz w:val="22"/>
                <w:szCs w:val="22"/>
              </w:rPr>
            </w:pPr>
            <w:r w:rsidRPr="00451F33">
              <w:rPr>
                <w:rFonts w:cs="Arial"/>
                <w:color w:val="000000"/>
                <w:sz w:val="20"/>
                <w:szCs w:val="20"/>
              </w:rPr>
              <w:t>-£</w:t>
            </w:r>
            <w:r w:rsidR="005C7C51">
              <w:rPr>
                <w:rFonts w:cs="Arial"/>
                <w:color w:val="000000"/>
                <w:sz w:val="20"/>
                <w:szCs w:val="20"/>
              </w:rPr>
              <w:t>195</w:t>
            </w:r>
          </w:p>
        </w:tc>
      </w:tr>
      <w:tr w:rsidRPr="0027073D" w:rsidR="00554C21" w:rsidTr="000237E9" w14:paraId="127BCB2E" w14:textId="77777777">
        <w:trPr>
          <w:trHeight w:val="254"/>
          <w:jc w:val="center"/>
        </w:trPr>
        <w:tc>
          <w:tcPr>
            <w:tcW w:w="0" w:type="auto"/>
            <w:noWrap/>
            <w:hideMark/>
          </w:tcPr>
          <w:p w:rsidRPr="00451F33" w:rsidR="00554C21" w:rsidP="001862D1" w:rsidRDefault="00554C21" w14:paraId="6B6D1D0D" w14:textId="77777777">
            <w:pPr>
              <w:rPr>
                <w:rFonts w:cs="Arial"/>
                <w:b/>
                <w:bCs/>
                <w:color w:val="000000"/>
                <w:sz w:val="22"/>
                <w:szCs w:val="22"/>
              </w:rPr>
            </w:pPr>
            <w:r w:rsidRPr="00451F33">
              <w:rPr>
                <w:rFonts w:cs="Arial"/>
                <w:b/>
                <w:bCs/>
                <w:color w:val="000000"/>
                <w:sz w:val="22"/>
                <w:szCs w:val="22"/>
              </w:rPr>
              <w:t>Health</w:t>
            </w:r>
          </w:p>
        </w:tc>
        <w:tc>
          <w:tcPr>
            <w:tcW w:w="0" w:type="auto"/>
            <w:noWrap/>
          </w:tcPr>
          <w:p w:rsidRPr="00451F33" w:rsidR="00554C21" w:rsidP="000237E9" w:rsidRDefault="00554C21" w14:paraId="54005928"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2C6940DA"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5CE9C58F" w14:textId="00EF65B4">
            <w:pPr>
              <w:rPr>
                <w:rFonts w:cs="Arial"/>
                <w:color w:val="000000"/>
                <w:sz w:val="22"/>
                <w:szCs w:val="22"/>
              </w:rPr>
            </w:pPr>
            <w:r w:rsidRPr="00451F33">
              <w:rPr>
                <w:rFonts w:cs="Arial"/>
                <w:color w:val="000000"/>
                <w:sz w:val="20"/>
                <w:szCs w:val="20"/>
              </w:rPr>
              <w:t>£</w:t>
            </w:r>
            <w:r w:rsidR="00AD1A6B">
              <w:rPr>
                <w:rFonts w:cs="Arial"/>
                <w:color w:val="000000"/>
                <w:sz w:val="20"/>
                <w:szCs w:val="20"/>
              </w:rPr>
              <w:t>20</w:t>
            </w:r>
          </w:p>
        </w:tc>
        <w:tc>
          <w:tcPr>
            <w:tcW w:w="0" w:type="auto"/>
            <w:noWrap/>
          </w:tcPr>
          <w:p w:rsidRPr="00451F33" w:rsidR="00554C21" w:rsidP="000237E9" w:rsidRDefault="00554C21" w14:paraId="0F4CDB0A" w14:textId="7B1D5878">
            <w:pPr>
              <w:rPr>
                <w:rFonts w:cs="Arial"/>
                <w:color w:val="000000"/>
                <w:sz w:val="22"/>
                <w:szCs w:val="22"/>
              </w:rPr>
            </w:pPr>
            <w:r w:rsidRPr="00451F33">
              <w:rPr>
                <w:rFonts w:cs="Arial"/>
                <w:color w:val="000000"/>
                <w:sz w:val="20"/>
                <w:szCs w:val="20"/>
              </w:rPr>
              <w:t>£</w:t>
            </w:r>
            <w:r w:rsidR="005C7C51">
              <w:rPr>
                <w:rFonts w:cs="Arial"/>
                <w:color w:val="000000"/>
                <w:sz w:val="20"/>
                <w:szCs w:val="20"/>
              </w:rPr>
              <w:t>25</w:t>
            </w:r>
          </w:p>
        </w:tc>
      </w:tr>
      <w:tr w:rsidRPr="0027073D" w:rsidR="00554C21" w:rsidTr="000237E9" w14:paraId="5CFA8FAB" w14:textId="77777777">
        <w:trPr>
          <w:trHeight w:val="254"/>
          <w:jc w:val="center"/>
        </w:trPr>
        <w:tc>
          <w:tcPr>
            <w:tcW w:w="0" w:type="auto"/>
            <w:noWrap/>
            <w:hideMark/>
          </w:tcPr>
          <w:p w:rsidRPr="00451F33" w:rsidR="00554C21" w:rsidP="001862D1" w:rsidRDefault="00554C21" w14:paraId="322E4E32" w14:textId="77777777">
            <w:pPr>
              <w:rPr>
                <w:rFonts w:cs="Arial"/>
                <w:b/>
                <w:bCs/>
                <w:color w:val="000000"/>
                <w:sz w:val="22"/>
                <w:szCs w:val="22"/>
              </w:rPr>
            </w:pPr>
            <w:r w:rsidRPr="00451F33">
              <w:rPr>
                <w:rFonts w:cs="Arial"/>
                <w:b/>
                <w:bCs/>
                <w:color w:val="000000"/>
                <w:sz w:val="22"/>
                <w:szCs w:val="22"/>
              </w:rPr>
              <w:t>Education</w:t>
            </w:r>
          </w:p>
        </w:tc>
        <w:tc>
          <w:tcPr>
            <w:tcW w:w="0" w:type="auto"/>
            <w:noWrap/>
          </w:tcPr>
          <w:p w:rsidRPr="00451F33" w:rsidR="00554C21" w:rsidP="000237E9" w:rsidRDefault="00554C21" w14:paraId="357AADA1"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3E63CEAF"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15FCD735" w14:textId="2FD7E8A2">
            <w:pPr>
              <w:rPr>
                <w:rFonts w:cs="Arial"/>
                <w:color w:val="000000"/>
                <w:sz w:val="22"/>
                <w:szCs w:val="22"/>
              </w:rPr>
            </w:pPr>
            <w:r w:rsidRPr="00451F33">
              <w:rPr>
                <w:rFonts w:cs="Arial"/>
                <w:color w:val="000000"/>
                <w:sz w:val="20"/>
                <w:szCs w:val="20"/>
              </w:rPr>
              <w:t>£1</w:t>
            </w:r>
            <w:r w:rsidR="00AD1A6B">
              <w:rPr>
                <w:rFonts w:cs="Arial"/>
                <w:color w:val="000000"/>
                <w:sz w:val="20"/>
                <w:szCs w:val="20"/>
              </w:rPr>
              <w:t>25</w:t>
            </w:r>
          </w:p>
        </w:tc>
        <w:tc>
          <w:tcPr>
            <w:tcW w:w="0" w:type="auto"/>
            <w:noWrap/>
          </w:tcPr>
          <w:p w:rsidRPr="00451F33" w:rsidR="00554C21" w:rsidP="000237E9" w:rsidRDefault="00554C21" w14:paraId="1FD8D89C" w14:textId="09046998">
            <w:pPr>
              <w:rPr>
                <w:rFonts w:cs="Arial"/>
                <w:color w:val="000000"/>
                <w:sz w:val="22"/>
                <w:szCs w:val="22"/>
              </w:rPr>
            </w:pPr>
            <w:r w:rsidRPr="00451F33">
              <w:rPr>
                <w:rFonts w:cs="Arial"/>
                <w:color w:val="000000"/>
                <w:sz w:val="20"/>
                <w:szCs w:val="20"/>
              </w:rPr>
              <w:t>£4</w:t>
            </w:r>
            <w:r w:rsidR="005C7C51">
              <w:rPr>
                <w:rFonts w:cs="Arial"/>
                <w:color w:val="000000"/>
                <w:sz w:val="20"/>
                <w:szCs w:val="20"/>
              </w:rPr>
              <w:t>38</w:t>
            </w:r>
          </w:p>
        </w:tc>
      </w:tr>
      <w:tr w:rsidRPr="0027073D" w:rsidR="00554C21" w:rsidTr="000237E9" w14:paraId="02B6DF38" w14:textId="77777777">
        <w:trPr>
          <w:trHeight w:val="254"/>
          <w:jc w:val="center"/>
        </w:trPr>
        <w:tc>
          <w:tcPr>
            <w:tcW w:w="0" w:type="auto"/>
            <w:noWrap/>
            <w:hideMark/>
          </w:tcPr>
          <w:p w:rsidRPr="00451F33" w:rsidR="00554C21" w:rsidP="001862D1" w:rsidRDefault="00554C21" w14:paraId="13667967" w14:textId="77777777">
            <w:pPr>
              <w:rPr>
                <w:rFonts w:cs="Arial"/>
                <w:b/>
                <w:bCs/>
                <w:color w:val="000000"/>
                <w:sz w:val="22"/>
                <w:szCs w:val="22"/>
              </w:rPr>
            </w:pPr>
            <w:r w:rsidRPr="00451F33">
              <w:rPr>
                <w:rFonts w:cs="Arial"/>
                <w:b/>
                <w:bCs/>
                <w:color w:val="000000"/>
                <w:sz w:val="22"/>
                <w:szCs w:val="22"/>
              </w:rPr>
              <w:t>Transport &amp; Storage</w:t>
            </w:r>
          </w:p>
        </w:tc>
        <w:tc>
          <w:tcPr>
            <w:tcW w:w="0" w:type="auto"/>
            <w:noWrap/>
          </w:tcPr>
          <w:p w:rsidRPr="00451F33" w:rsidR="00554C21" w:rsidP="000237E9" w:rsidRDefault="00554C21" w14:paraId="5D4C1592"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4AE461DF"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368B8E11" w14:textId="09539E6D">
            <w:pPr>
              <w:rPr>
                <w:rFonts w:cs="Arial"/>
                <w:color w:val="000000"/>
                <w:sz w:val="22"/>
                <w:szCs w:val="22"/>
              </w:rPr>
            </w:pPr>
            <w:r w:rsidRPr="00451F33">
              <w:rPr>
                <w:rFonts w:cs="Arial"/>
                <w:color w:val="000000"/>
                <w:sz w:val="20"/>
                <w:szCs w:val="20"/>
              </w:rPr>
              <w:t>£2</w:t>
            </w:r>
            <w:r w:rsidR="00AD1A6B">
              <w:rPr>
                <w:rFonts w:cs="Arial"/>
                <w:color w:val="000000"/>
                <w:sz w:val="20"/>
                <w:szCs w:val="20"/>
              </w:rPr>
              <w:t>53</w:t>
            </w:r>
          </w:p>
        </w:tc>
        <w:tc>
          <w:tcPr>
            <w:tcW w:w="0" w:type="auto"/>
            <w:noWrap/>
          </w:tcPr>
          <w:p w:rsidRPr="00451F33" w:rsidR="00554C21" w:rsidP="000237E9" w:rsidRDefault="00554C21" w14:paraId="22D5E4CA" w14:textId="67F16388">
            <w:pPr>
              <w:rPr>
                <w:rFonts w:cs="Arial"/>
                <w:color w:val="000000"/>
                <w:sz w:val="22"/>
                <w:szCs w:val="22"/>
              </w:rPr>
            </w:pPr>
            <w:r w:rsidRPr="00451F33">
              <w:rPr>
                <w:rFonts w:cs="Arial"/>
                <w:color w:val="000000"/>
                <w:sz w:val="20"/>
                <w:szCs w:val="20"/>
              </w:rPr>
              <w:t>£</w:t>
            </w:r>
            <w:r w:rsidR="005C7C51">
              <w:rPr>
                <w:rFonts w:cs="Arial"/>
                <w:color w:val="000000"/>
                <w:sz w:val="20"/>
                <w:szCs w:val="20"/>
              </w:rPr>
              <w:t>292</w:t>
            </w:r>
          </w:p>
        </w:tc>
      </w:tr>
      <w:tr w:rsidRPr="0027073D" w:rsidR="00554C21" w:rsidTr="000237E9" w14:paraId="73CBDDD2" w14:textId="77777777">
        <w:trPr>
          <w:trHeight w:val="254"/>
          <w:jc w:val="center"/>
        </w:trPr>
        <w:tc>
          <w:tcPr>
            <w:tcW w:w="0" w:type="auto"/>
            <w:noWrap/>
            <w:hideMark/>
          </w:tcPr>
          <w:p w:rsidRPr="00451F33" w:rsidR="00554C21" w:rsidP="001862D1" w:rsidRDefault="00554C21" w14:paraId="3C9E25E9" w14:textId="77777777">
            <w:pPr>
              <w:rPr>
                <w:rFonts w:cs="Arial"/>
                <w:b/>
                <w:bCs/>
                <w:color w:val="000000"/>
                <w:sz w:val="22"/>
                <w:szCs w:val="22"/>
              </w:rPr>
            </w:pPr>
            <w:r w:rsidRPr="00451F33">
              <w:rPr>
                <w:rFonts w:cs="Arial"/>
                <w:b/>
                <w:bCs/>
                <w:color w:val="000000"/>
                <w:sz w:val="22"/>
                <w:szCs w:val="22"/>
              </w:rPr>
              <w:t>Offices &amp; other Services</w:t>
            </w:r>
          </w:p>
        </w:tc>
        <w:tc>
          <w:tcPr>
            <w:tcW w:w="0" w:type="auto"/>
            <w:noWrap/>
          </w:tcPr>
          <w:p w:rsidRPr="00451F33" w:rsidR="00554C21" w:rsidP="000237E9" w:rsidRDefault="00554C21" w14:paraId="1A2128D3"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0527F495"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68DEA802" w14:textId="3284517E">
            <w:pPr>
              <w:rPr>
                <w:rFonts w:cs="Arial"/>
                <w:color w:val="000000"/>
                <w:sz w:val="22"/>
                <w:szCs w:val="22"/>
              </w:rPr>
            </w:pPr>
            <w:r w:rsidRPr="00451F33">
              <w:rPr>
                <w:rFonts w:cs="Arial"/>
                <w:color w:val="000000"/>
                <w:sz w:val="20"/>
                <w:szCs w:val="20"/>
              </w:rPr>
              <w:t>£4,</w:t>
            </w:r>
            <w:r w:rsidR="00AD1A6B">
              <w:rPr>
                <w:rFonts w:cs="Arial"/>
                <w:color w:val="000000"/>
                <w:sz w:val="20"/>
                <w:szCs w:val="20"/>
              </w:rPr>
              <w:t>568</w:t>
            </w:r>
          </w:p>
        </w:tc>
        <w:tc>
          <w:tcPr>
            <w:tcW w:w="0" w:type="auto"/>
            <w:noWrap/>
          </w:tcPr>
          <w:p w:rsidRPr="00451F33" w:rsidR="00554C21" w:rsidP="000237E9" w:rsidRDefault="00554C21" w14:paraId="40E03130" w14:textId="193716A2">
            <w:pPr>
              <w:rPr>
                <w:rFonts w:cs="Arial"/>
                <w:color w:val="000000"/>
                <w:sz w:val="22"/>
                <w:szCs w:val="22"/>
              </w:rPr>
            </w:pPr>
            <w:r w:rsidRPr="00451F33">
              <w:rPr>
                <w:rFonts w:cs="Arial"/>
                <w:color w:val="000000"/>
                <w:sz w:val="20"/>
                <w:szCs w:val="20"/>
              </w:rPr>
              <w:t>£</w:t>
            </w:r>
            <w:r w:rsidR="005C7C51">
              <w:rPr>
                <w:rFonts w:cs="Arial"/>
                <w:color w:val="000000"/>
                <w:sz w:val="20"/>
                <w:szCs w:val="20"/>
              </w:rPr>
              <w:t>456</w:t>
            </w:r>
          </w:p>
        </w:tc>
      </w:tr>
      <w:tr w:rsidRPr="0027073D" w:rsidR="00554C21" w:rsidTr="000237E9" w14:paraId="22A3B2E4" w14:textId="77777777">
        <w:trPr>
          <w:trHeight w:val="345"/>
          <w:jc w:val="center"/>
        </w:trPr>
        <w:tc>
          <w:tcPr>
            <w:tcW w:w="0" w:type="auto"/>
            <w:noWrap/>
            <w:hideMark/>
          </w:tcPr>
          <w:p w:rsidRPr="00451F33" w:rsidR="00554C21" w:rsidP="001862D1" w:rsidRDefault="00554C21" w14:paraId="6F09A3E4" w14:textId="77777777">
            <w:pPr>
              <w:rPr>
                <w:rFonts w:cs="Arial"/>
                <w:b/>
                <w:bCs/>
                <w:color w:val="000000"/>
                <w:sz w:val="22"/>
                <w:szCs w:val="22"/>
              </w:rPr>
            </w:pPr>
            <w:r w:rsidRPr="00451F33">
              <w:rPr>
                <w:rFonts w:cs="Arial"/>
                <w:b/>
                <w:bCs/>
                <w:color w:val="000000"/>
                <w:sz w:val="22"/>
                <w:szCs w:val="22"/>
              </w:rPr>
              <w:t>All</w:t>
            </w:r>
          </w:p>
        </w:tc>
        <w:tc>
          <w:tcPr>
            <w:tcW w:w="0" w:type="auto"/>
            <w:noWrap/>
          </w:tcPr>
          <w:p w:rsidRPr="00451F33" w:rsidR="00554C21" w:rsidP="000237E9" w:rsidRDefault="00554C21" w14:paraId="5FE16387" w14:textId="77777777">
            <w:pPr>
              <w:rPr>
                <w:rFonts w:cs="Arial"/>
                <w:b/>
                <w:bCs/>
                <w:color w:val="000000"/>
                <w:sz w:val="22"/>
                <w:szCs w:val="22"/>
              </w:rPr>
            </w:pPr>
            <w:r w:rsidRPr="00451F33">
              <w:rPr>
                <w:rFonts w:cs="Arial"/>
                <w:b/>
                <w:bCs/>
                <w:color w:val="000000"/>
                <w:sz w:val="22"/>
                <w:szCs w:val="22"/>
              </w:rPr>
              <w:t>£ -</w:t>
            </w:r>
          </w:p>
        </w:tc>
        <w:tc>
          <w:tcPr>
            <w:tcW w:w="0" w:type="auto"/>
            <w:noWrap/>
          </w:tcPr>
          <w:p w:rsidRPr="00451F33" w:rsidR="00554C21" w:rsidP="000237E9" w:rsidRDefault="00554C21" w14:paraId="64B41C11" w14:textId="77777777">
            <w:pPr>
              <w:rPr>
                <w:rFonts w:cs="Arial"/>
                <w:color w:val="000000"/>
                <w:sz w:val="22"/>
                <w:szCs w:val="22"/>
              </w:rPr>
            </w:pPr>
            <w:r w:rsidRPr="00451F33">
              <w:rPr>
                <w:rFonts w:cs="Arial"/>
                <w:color w:val="000000"/>
                <w:sz w:val="22"/>
                <w:szCs w:val="22"/>
              </w:rPr>
              <w:t>£ -</w:t>
            </w:r>
          </w:p>
        </w:tc>
        <w:tc>
          <w:tcPr>
            <w:tcW w:w="0" w:type="auto"/>
            <w:noWrap/>
          </w:tcPr>
          <w:p w:rsidRPr="00451F33" w:rsidR="00554C21" w:rsidP="000237E9" w:rsidRDefault="00554C21" w14:paraId="6CA592D6" w14:textId="716BFFBE">
            <w:pPr>
              <w:rPr>
                <w:rFonts w:cs="Arial"/>
                <w:b/>
                <w:bCs/>
                <w:color w:val="000000"/>
                <w:sz w:val="22"/>
                <w:szCs w:val="22"/>
              </w:rPr>
            </w:pPr>
            <w:r w:rsidRPr="00451F33">
              <w:rPr>
                <w:rFonts w:cs="Arial"/>
                <w:b/>
                <w:bCs/>
                <w:color w:val="000000"/>
                <w:sz w:val="20"/>
                <w:szCs w:val="20"/>
              </w:rPr>
              <w:t>£4,</w:t>
            </w:r>
            <w:r w:rsidR="00EA33A4">
              <w:rPr>
                <w:rFonts w:cs="Arial"/>
                <w:b/>
                <w:bCs/>
                <w:color w:val="000000"/>
                <w:sz w:val="20"/>
                <w:szCs w:val="20"/>
              </w:rPr>
              <w:t>500</w:t>
            </w:r>
          </w:p>
        </w:tc>
        <w:tc>
          <w:tcPr>
            <w:tcW w:w="0" w:type="auto"/>
            <w:noWrap/>
          </w:tcPr>
          <w:p w:rsidRPr="00451F33" w:rsidR="00554C21" w:rsidP="000237E9" w:rsidRDefault="00554C21" w14:paraId="26FF13B4" w14:textId="573F1362">
            <w:pPr>
              <w:rPr>
                <w:rFonts w:cs="Arial"/>
                <w:b/>
                <w:bCs/>
                <w:color w:val="000000"/>
                <w:sz w:val="22"/>
                <w:szCs w:val="22"/>
              </w:rPr>
            </w:pPr>
            <w:r w:rsidRPr="00451F33">
              <w:rPr>
                <w:rFonts w:cs="Arial"/>
                <w:b/>
                <w:bCs/>
                <w:color w:val="000000"/>
                <w:sz w:val="20"/>
                <w:szCs w:val="20"/>
              </w:rPr>
              <w:t>£2</w:t>
            </w:r>
            <w:r w:rsidR="005C7C51">
              <w:rPr>
                <w:rFonts w:cs="Arial"/>
                <w:b/>
                <w:bCs/>
                <w:color w:val="000000"/>
                <w:sz w:val="20"/>
                <w:szCs w:val="20"/>
              </w:rPr>
              <w:t>78</w:t>
            </w:r>
          </w:p>
        </w:tc>
      </w:tr>
    </w:tbl>
    <w:p w:rsidRPr="00451F33" w:rsidR="00554C21" w:rsidP="00554C21" w:rsidRDefault="00554C21" w14:paraId="7D1287C7" w14:textId="7161B21F">
      <w:pPr>
        <w:spacing w:after="160" w:line="259" w:lineRule="auto"/>
        <w:rPr>
          <w:rFonts w:eastAsia="Arial" w:cs="Arial"/>
          <w:sz w:val="22"/>
          <w:szCs w:val="22"/>
        </w:rPr>
      </w:pPr>
      <w:r w:rsidRPr="00451F33">
        <w:rPr>
          <w:rFonts w:eastAsia="Arial" w:cs="Arial"/>
        </w:rPr>
        <w:t>So</w:t>
      </w:r>
      <w:r w:rsidRPr="00451F33">
        <w:rPr>
          <w:rFonts w:eastAsia="Arial" w:cs="Arial"/>
          <w:sz w:val="22"/>
          <w:szCs w:val="22"/>
        </w:rPr>
        <w:t>urce: Defra</w:t>
      </w:r>
      <w:r w:rsidR="00641A00">
        <w:rPr>
          <w:rFonts w:eastAsia="Arial" w:cs="Arial"/>
          <w:sz w:val="22"/>
          <w:szCs w:val="22"/>
        </w:rPr>
        <w:t>’s</w:t>
      </w:r>
      <w:r w:rsidRPr="00451F33">
        <w:rPr>
          <w:rFonts w:eastAsia="Arial" w:cs="Arial"/>
          <w:sz w:val="22"/>
          <w:szCs w:val="22"/>
        </w:rPr>
        <w:t xml:space="preserve"> estimates based on WRAP’s NHM Modelling </w:t>
      </w:r>
    </w:p>
    <w:p w:rsidRPr="00451F33" w:rsidR="00554C21" w:rsidP="00554C21" w:rsidRDefault="00554C21" w14:paraId="4AEFCAEA" w14:textId="4552AA9F">
      <w:pPr>
        <w:spacing w:after="160" w:line="259" w:lineRule="auto"/>
        <w:jc w:val="both"/>
        <w:rPr>
          <w:rFonts w:eastAsia="Arial" w:cs="Arial"/>
        </w:rPr>
      </w:pPr>
      <w:r w:rsidRPr="00451F33">
        <w:rPr>
          <w:rFonts w:eastAsia="Arial" w:cs="Arial"/>
          <w:b/>
        </w:rPr>
        <w:t xml:space="preserve">Table </w:t>
      </w:r>
      <w:r>
        <w:rPr>
          <w:rFonts w:eastAsia="Arial" w:cs="Arial"/>
          <w:b/>
        </w:rPr>
        <w:t>3</w:t>
      </w:r>
      <w:r w:rsidR="00C737D7">
        <w:rPr>
          <w:rFonts w:eastAsia="Arial" w:cs="Arial"/>
          <w:b/>
        </w:rPr>
        <w:t>5</w:t>
      </w:r>
      <w:r w:rsidRPr="00451F33">
        <w:rPr>
          <w:rFonts w:eastAsia="Arial" w:cs="Arial"/>
          <w:b/>
        </w:rPr>
        <w:t xml:space="preserve">: Scenario net appraisal (2025-35) cost (+) or saving (-) with DRS effect, relative to baseline, small businesses only, in 2020 prices, pounds undiscounted  </w:t>
      </w:r>
    </w:p>
    <w:tbl>
      <w:tblPr>
        <w:tblStyle w:val="TableGrid"/>
        <w:tblW w:w="10232" w:type="dxa"/>
        <w:jc w:val="center"/>
        <w:tblLook w:val="04A0" w:firstRow="1" w:lastRow="0" w:firstColumn="1" w:lastColumn="0" w:noHBand="0" w:noVBand="1"/>
      </w:tblPr>
      <w:tblGrid>
        <w:gridCol w:w="2760"/>
        <w:gridCol w:w="1869"/>
        <w:gridCol w:w="1867"/>
        <w:gridCol w:w="1869"/>
        <w:gridCol w:w="1867"/>
      </w:tblGrid>
      <w:tr w:rsidRPr="002B3AFC" w:rsidR="00554C21" w:rsidTr="001862D1" w14:paraId="2B3D8394" w14:textId="77777777">
        <w:trPr>
          <w:trHeight w:val="205"/>
          <w:jc w:val="center"/>
        </w:trPr>
        <w:tc>
          <w:tcPr>
            <w:tcW w:w="0" w:type="auto"/>
            <w:gridSpan w:val="5"/>
            <w:noWrap/>
            <w:hideMark/>
          </w:tcPr>
          <w:p w:rsidRPr="00451F33" w:rsidR="00554C21" w:rsidP="001862D1" w:rsidRDefault="00554C21" w14:paraId="6C4842F4" w14:textId="77777777">
            <w:pPr>
              <w:jc w:val="both"/>
              <w:rPr>
                <w:rFonts w:cs="Arial"/>
                <w:b/>
                <w:bCs/>
                <w:color w:val="000000"/>
                <w:sz w:val="22"/>
                <w:szCs w:val="22"/>
              </w:rPr>
            </w:pPr>
            <w:r w:rsidRPr="00451F33">
              <w:rPr>
                <w:rFonts w:cs="Arial"/>
                <w:b/>
                <w:bCs/>
                <w:color w:val="000000"/>
                <w:sz w:val="22"/>
                <w:szCs w:val="22"/>
              </w:rPr>
              <w:t>Small Businesses, £</w:t>
            </w:r>
          </w:p>
        </w:tc>
      </w:tr>
      <w:tr w:rsidRPr="002B3AFC" w:rsidR="00554C21" w:rsidTr="001862D1" w14:paraId="1C6B2E52" w14:textId="77777777">
        <w:trPr>
          <w:trHeight w:val="423"/>
          <w:jc w:val="center"/>
        </w:trPr>
        <w:tc>
          <w:tcPr>
            <w:tcW w:w="0" w:type="auto"/>
            <w:noWrap/>
            <w:hideMark/>
          </w:tcPr>
          <w:p w:rsidRPr="00451F33" w:rsidR="00554C21" w:rsidP="001862D1" w:rsidRDefault="00554C21" w14:paraId="71ED7ED5" w14:textId="77777777">
            <w:pPr>
              <w:jc w:val="both"/>
              <w:rPr>
                <w:rFonts w:cs="Arial"/>
                <w:b/>
                <w:bCs/>
                <w:color w:val="000000"/>
                <w:sz w:val="22"/>
                <w:szCs w:val="22"/>
              </w:rPr>
            </w:pPr>
          </w:p>
        </w:tc>
        <w:tc>
          <w:tcPr>
            <w:tcW w:w="0" w:type="auto"/>
            <w:hideMark/>
          </w:tcPr>
          <w:p w:rsidRPr="00451F33" w:rsidR="00554C21" w:rsidP="002E5DFB" w:rsidRDefault="00554C21" w14:paraId="3F27A8D1" w14:textId="77777777">
            <w:pPr>
              <w:rPr>
                <w:rFonts w:cs="Arial"/>
                <w:b/>
                <w:bCs/>
                <w:color w:val="000000"/>
                <w:sz w:val="22"/>
                <w:szCs w:val="22"/>
              </w:rPr>
            </w:pPr>
            <w:r w:rsidRPr="00451F33">
              <w:rPr>
                <w:rFonts w:cs="Arial"/>
                <w:b/>
                <w:bCs/>
                <w:color w:val="000000"/>
                <w:sz w:val="22"/>
                <w:szCs w:val="22"/>
              </w:rPr>
              <w:t>Option 1nhm: Net appraisal cost per sector, £m</w:t>
            </w:r>
          </w:p>
        </w:tc>
        <w:tc>
          <w:tcPr>
            <w:tcW w:w="0" w:type="auto"/>
            <w:hideMark/>
          </w:tcPr>
          <w:p w:rsidRPr="00451F33" w:rsidR="00554C21" w:rsidP="002E5DFB" w:rsidRDefault="00554C21" w14:paraId="6F842214" w14:textId="77777777">
            <w:pPr>
              <w:rPr>
                <w:rFonts w:cs="Arial"/>
                <w:color w:val="000000"/>
                <w:sz w:val="22"/>
                <w:szCs w:val="22"/>
              </w:rPr>
            </w:pPr>
            <w:r w:rsidRPr="00451F33">
              <w:rPr>
                <w:rFonts w:cs="Arial"/>
                <w:color w:val="000000"/>
                <w:sz w:val="22"/>
                <w:szCs w:val="22"/>
              </w:rPr>
              <w:t>Option 1nhm: Indicative net cost per year, per firm, £</w:t>
            </w:r>
          </w:p>
        </w:tc>
        <w:tc>
          <w:tcPr>
            <w:tcW w:w="0" w:type="auto"/>
            <w:hideMark/>
          </w:tcPr>
          <w:p w:rsidRPr="00451F33" w:rsidR="00554C21" w:rsidP="002E5DFB" w:rsidRDefault="00554C21" w14:paraId="3B1C5666" w14:textId="77777777">
            <w:pPr>
              <w:rPr>
                <w:rFonts w:cs="Arial"/>
                <w:b/>
                <w:bCs/>
                <w:color w:val="000000"/>
                <w:sz w:val="22"/>
                <w:szCs w:val="22"/>
              </w:rPr>
            </w:pPr>
            <w:r w:rsidRPr="00451F33">
              <w:rPr>
                <w:rFonts w:cs="Arial"/>
                <w:b/>
                <w:bCs/>
                <w:color w:val="000000"/>
                <w:sz w:val="22"/>
                <w:szCs w:val="22"/>
              </w:rPr>
              <w:t>Option 2nhm: Net appraisal cost per sector, £m</w:t>
            </w:r>
          </w:p>
        </w:tc>
        <w:tc>
          <w:tcPr>
            <w:tcW w:w="0" w:type="auto"/>
            <w:hideMark/>
          </w:tcPr>
          <w:p w:rsidRPr="00451F33" w:rsidR="00554C21" w:rsidP="002E5DFB" w:rsidRDefault="00554C21" w14:paraId="492B47B8" w14:textId="77777777">
            <w:pPr>
              <w:rPr>
                <w:rFonts w:cs="Arial"/>
                <w:color w:val="000000"/>
                <w:sz w:val="22"/>
                <w:szCs w:val="22"/>
              </w:rPr>
            </w:pPr>
            <w:r w:rsidRPr="00451F33">
              <w:rPr>
                <w:rFonts w:cs="Arial"/>
                <w:color w:val="000000"/>
                <w:sz w:val="22"/>
                <w:szCs w:val="22"/>
              </w:rPr>
              <w:t>Option 2nhm: Indicative net cost per year, per firm, £</w:t>
            </w:r>
          </w:p>
        </w:tc>
      </w:tr>
      <w:tr w:rsidRPr="002B3AFC" w:rsidR="005C7C51" w:rsidTr="001862D1" w14:paraId="46993F12" w14:textId="77777777">
        <w:trPr>
          <w:trHeight w:val="205"/>
          <w:jc w:val="center"/>
        </w:trPr>
        <w:tc>
          <w:tcPr>
            <w:tcW w:w="0" w:type="auto"/>
            <w:noWrap/>
            <w:hideMark/>
          </w:tcPr>
          <w:p w:rsidRPr="00451F33" w:rsidR="005C7C51" w:rsidP="005C7C51" w:rsidRDefault="005C7C51" w14:paraId="56DCB669" w14:textId="77777777">
            <w:pPr>
              <w:jc w:val="both"/>
              <w:rPr>
                <w:rFonts w:cs="Arial"/>
                <w:b/>
                <w:bCs/>
                <w:color w:val="000000"/>
                <w:sz w:val="22"/>
                <w:szCs w:val="22"/>
              </w:rPr>
            </w:pPr>
            <w:r w:rsidRPr="00451F33">
              <w:rPr>
                <w:rFonts w:cs="Arial"/>
                <w:b/>
                <w:bCs/>
                <w:color w:val="000000"/>
                <w:sz w:val="22"/>
                <w:szCs w:val="22"/>
              </w:rPr>
              <w:t>Hospitality</w:t>
            </w:r>
          </w:p>
        </w:tc>
        <w:tc>
          <w:tcPr>
            <w:tcW w:w="0" w:type="auto"/>
            <w:noWrap/>
            <w:vAlign w:val="center"/>
          </w:tcPr>
          <w:p w:rsidRPr="00451F33" w:rsidR="005C7C51" w:rsidP="005C7C51" w:rsidRDefault="005C7C51" w14:paraId="6C4EC3F1" w14:textId="29D77E14">
            <w:pPr>
              <w:jc w:val="both"/>
              <w:rPr>
                <w:rFonts w:cs="Arial"/>
                <w:color w:val="000000"/>
                <w:sz w:val="22"/>
                <w:szCs w:val="22"/>
              </w:rPr>
            </w:pPr>
            <w:r w:rsidRPr="00451F33">
              <w:rPr>
                <w:rFonts w:cs="Arial"/>
                <w:color w:val="000000"/>
                <w:sz w:val="20"/>
                <w:szCs w:val="20"/>
              </w:rPr>
              <w:t>£1</w:t>
            </w:r>
            <w:r>
              <w:rPr>
                <w:rFonts w:cs="Arial"/>
                <w:color w:val="000000"/>
                <w:sz w:val="20"/>
                <w:szCs w:val="20"/>
              </w:rPr>
              <w:t>75</w:t>
            </w:r>
          </w:p>
        </w:tc>
        <w:tc>
          <w:tcPr>
            <w:tcW w:w="0" w:type="auto"/>
            <w:noWrap/>
            <w:vAlign w:val="center"/>
          </w:tcPr>
          <w:p w:rsidRPr="00451F33" w:rsidR="005C7C51" w:rsidP="005C7C51" w:rsidRDefault="005C7C51" w14:paraId="24BFE0AD" w14:textId="4B0C992F">
            <w:pPr>
              <w:jc w:val="both"/>
              <w:rPr>
                <w:rFonts w:cs="Arial"/>
                <w:color w:val="000000"/>
                <w:sz w:val="22"/>
                <w:szCs w:val="22"/>
              </w:rPr>
            </w:pPr>
            <w:r w:rsidRPr="00451F33">
              <w:rPr>
                <w:rFonts w:cs="Arial"/>
                <w:color w:val="000000"/>
                <w:sz w:val="20"/>
                <w:szCs w:val="20"/>
              </w:rPr>
              <w:t>£3</w:t>
            </w:r>
            <w:r>
              <w:rPr>
                <w:rFonts w:cs="Arial"/>
                <w:color w:val="000000"/>
                <w:sz w:val="20"/>
                <w:szCs w:val="20"/>
              </w:rPr>
              <w:t>32</w:t>
            </w:r>
          </w:p>
        </w:tc>
        <w:tc>
          <w:tcPr>
            <w:tcW w:w="0" w:type="auto"/>
            <w:noWrap/>
            <w:vAlign w:val="center"/>
          </w:tcPr>
          <w:p w:rsidRPr="00451F33" w:rsidR="005C7C51" w:rsidP="005C7C51" w:rsidRDefault="005C7C51" w14:paraId="701B0484" w14:textId="3D5D8AB3">
            <w:pPr>
              <w:jc w:val="both"/>
              <w:rPr>
                <w:rFonts w:cs="Arial"/>
                <w:color w:val="000000"/>
                <w:sz w:val="22"/>
                <w:szCs w:val="22"/>
              </w:rPr>
            </w:pPr>
            <w:r w:rsidRPr="00451F33">
              <w:rPr>
                <w:rFonts w:cs="Arial"/>
                <w:color w:val="000000"/>
                <w:sz w:val="20"/>
                <w:szCs w:val="20"/>
              </w:rPr>
              <w:t>£1</w:t>
            </w:r>
            <w:r>
              <w:rPr>
                <w:rFonts w:cs="Arial"/>
                <w:color w:val="000000"/>
                <w:sz w:val="20"/>
                <w:szCs w:val="20"/>
              </w:rPr>
              <w:t>75</w:t>
            </w:r>
          </w:p>
        </w:tc>
        <w:tc>
          <w:tcPr>
            <w:tcW w:w="0" w:type="auto"/>
            <w:noWrap/>
            <w:vAlign w:val="center"/>
          </w:tcPr>
          <w:p w:rsidRPr="00451F33" w:rsidR="005C7C51" w:rsidP="005C7C51" w:rsidRDefault="005C7C51" w14:paraId="57893A95" w14:textId="489EBAB6">
            <w:pPr>
              <w:jc w:val="both"/>
              <w:rPr>
                <w:rFonts w:cs="Arial"/>
                <w:color w:val="000000"/>
                <w:sz w:val="22"/>
                <w:szCs w:val="22"/>
              </w:rPr>
            </w:pPr>
            <w:r w:rsidRPr="00451F33">
              <w:rPr>
                <w:rFonts w:cs="Arial"/>
                <w:color w:val="000000"/>
                <w:sz w:val="20"/>
                <w:szCs w:val="20"/>
              </w:rPr>
              <w:t>£3</w:t>
            </w:r>
            <w:r>
              <w:rPr>
                <w:rFonts w:cs="Arial"/>
                <w:color w:val="000000"/>
                <w:sz w:val="20"/>
                <w:szCs w:val="20"/>
              </w:rPr>
              <w:t>32</w:t>
            </w:r>
          </w:p>
        </w:tc>
      </w:tr>
      <w:tr w:rsidRPr="002B3AFC" w:rsidR="005C7C51" w:rsidTr="001862D1" w14:paraId="11B20DB7" w14:textId="77777777">
        <w:trPr>
          <w:trHeight w:val="205"/>
          <w:jc w:val="center"/>
        </w:trPr>
        <w:tc>
          <w:tcPr>
            <w:tcW w:w="0" w:type="auto"/>
            <w:noWrap/>
            <w:hideMark/>
          </w:tcPr>
          <w:p w:rsidRPr="00451F33" w:rsidR="005C7C51" w:rsidP="005C7C51" w:rsidRDefault="005C7C51" w14:paraId="00156052" w14:textId="77777777">
            <w:pPr>
              <w:jc w:val="both"/>
              <w:rPr>
                <w:rFonts w:cs="Arial"/>
                <w:b/>
                <w:bCs/>
                <w:color w:val="000000"/>
                <w:sz w:val="22"/>
                <w:szCs w:val="22"/>
              </w:rPr>
            </w:pPr>
            <w:r w:rsidRPr="00451F33">
              <w:rPr>
                <w:rFonts w:cs="Arial"/>
                <w:b/>
                <w:bCs/>
                <w:color w:val="000000"/>
                <w:sz w:val="22"/>
                <w:szCs w:val="22"/>
              </w:rPr>
              <w:t>Retail &amp; Wholesale</w:t>
            </w:r>
          </w:p>
        </w:tc>
        <w:tc>
          <w:tcPr>
            <w:tcW w:w="0" w:type="auto"/>
            <w:noWrap/>
            <w:vAlign w:val="center"/>
          </w:tcPr>
          <w:p w:rsidRPr="00451F33" w:rsidR="005C7C51" w:rsidP="005C7C51" w:rsidRDefault="005C7C51" w14:paraId="4F1CE7E7" w14:textId="0C6DAF1D">
            <w:pPr>
              <w:jc w:val="both"/>
              <w:rPr>
                <w:rFonts w:cs="Arial"/>
                <w:color w:val="000000"/>
                <w:sz w:val="22"/>
                <w:szCs w:val="22"/>
              </w:rPr>
            </w:pPr>
            <w:r w:rsidRPr="00451F33">
              <w:rPr>
                <w:rFonts w:cs="Arial"/>
                <w:color w:val="000000"/>
                <w:sz w:val="20"/>
                <w:szCs w:val="20"/>
              </w:rPr>
              <w:t>-£</w:t>
            </w:r>
            <w:r>
              <w:rPr>
                <w:rFonts w:cs="Arial"/>
                <w:color w:val="000000"/>
                <w:sz w:val="20"/>
                <w:szCs w:val="20"/>
              </w:rPr>
              <w:t>660</w:t>
            </w:r>
          </w:p>
        </w:tc>
        <w:tc>
          <w:tcPr>
            <w:tcW w:w="0" w:type="auto"/>
            <w:noWrap/>
            <w:vAlign w:val="center"/>
          </w:tcPr>
          <w:p w:rsidRPr="00451F33" w:rsidR="005C7C51" w:rsidP="005C7C51" w:rsidRDefault="005C7C51" w14:paraId="22F97904" w14:textId="66E39A97">
            <w:pPr>
              <w:jc w:val="both"/>
              <w:rPr>
                <w:rFonts w:cs="Arial"/>
                <w:color w:val="000000"/>
                <w:sz w:val="22"/>
                <w:szCs w:val="22"/>
              </w:rPr>
            </w:pPr>
            <w:r w:rsidRPr="00451F33">
              <w:rPr>
                <w:rFonts w:cs="Arial"/>
                <w:color w:val="000000"/>
                <w:sz w:val="20"/>
                <w:szCs w:val="20"/>
              </w:rPr>
              <w:t>-£8</w:t>
            </w:r>
            <w:r>
              <w:rPr>
                <w:rFonts w:cs="Arial"/>
                <w:color w:val="000000"/>
                <w:sz w:val="20"/>
                <w:szCs w:val="20"/>
              </w:rPr>
              <w:t>34</w:t>
            </w:r>
          </w:p>
        </w:tc>
        <w:tc>
          <w:tcPr>
            <w:tcW w:w="0" w:type="auto"/>
            <w:noWrap/>
            <w:vAlign w:val="center"/>
          </w:tcPr>
          <w:p w:rsidRPr="00451F33" w:rsidR="005C7C51" w:rsidP="005C7C51" w:rsidRDefault="005C7C51" w14:paraId="57A44560" w14:textId="44AE6F64">
            <w:pPr>
              <w:jc w:val="both"/>
              <w:rPr>
                <w:rFonts w:cs="Arial"/>
                <w:color w:val="000000"/>
                <w:sz w:val="22"/>
                <w:szCs w:val="22"/>
              </w:rPr>
            </w:pPr>
            <w:r w:rsidRPr="00451F33">
              <w:rPr>
                <w:rFonts w:cs="Arial"/>
                <w:color w:val="000000"/>
                <w:sz w:val="20"/>
                <w:szCs w:val="20"/>
              </w:rPr>
              <w:t>-£</w:t>
            </w:r>
            <w:r>
              <w:rPr>
                <w:rFonts w:cs="Arial"/>
                <w:color w:val="000000"/>
                <w:sz w:val="20"/>
                <w:szCs w:val="20"/>
              </w:rPr>
              <w:t>660</w:t>
            </w:r>
          </w:p>
        </w:tc>
        <w:tc>
          <w:tcPr>
            <w:tcW w:w="0" w:type="auto"/>
            <w:noWrap/>
            <w:vAlign w:val="center"/>
          </w:tcPr>
          <w:p w:rsidRPr="00451F33" w:rsidR="005C7C51" w:rsidP="005C7C51" w:rsidRDefault="005C7C51" w14:paraId="5406532F" w14:textId="72F435AD">
            <w:pPr>
              <w:jc w:val="both"/>
              <w:rPr>
                <w:rFonts w:cs="Arial"/>
                <w:color w:val="000000"/>
                <w:sz w:val="22"/>
                <w:szCs w:val="22"/>
              </w:rPr>
            </w:pPr>
            <w:r w:rsidRPr="00451F33">
              <w:rPr>
                <w:rFonts w:cs="Arial"/>
                <w:color w:val="000000"/>
                <w:sz w:val="20"/>
                <w:szCs w:val="20"/>
              </w:rPr>
              <w:t>-£8</w:t>
            </w:r>
            <w:r>
              <w:rPr>
                <w:rFonts w:cs="Arial"/>
                <w:color w:val="000000"/>
                <w:sz w:val="20"/>
                <w:szCs w:val="20"/>
              </w:rPr>
              <w:t>34</w:t>
            </w:r>
          </w:p>
        </w:tc>
      </w:tr>
      <w:tr w:rsidRPr="002B3AFC" w:rsidR="005C7C51" w:rsidTr="001862D1" w14:paraId="33FB0FE6" w14:textId="77777777">
        <w:trPr>
          <w:trHeight w:val="205"/>
          <w:jc w:val="center"/>
        </w:trPr>
        <w:tc>
          <w:tcPr>
            <w:tcW w:w="0" w:type="auto"/>
            <w:noWrap/>
            <w:hideMark/>
          </w:tcPr>
          <w:p w:rsidRPr="00451F33" w:rsidR="005C7C51" w:rsidP="005C7C51" w:rsidRDefault="005C7C51" w14:paraId="76C4DE93" w14:textId="77777777">
            <w:pPr>
              <w:jc w:val="both"/>
              <w:rPr>
                <w:rFonts w:cs="Arial"/>
                <w:b/>
                <w:bCs/>
                <w:color w:val="000000"/>
                <w:sz w:val="22"/>
                <w:szCs w:val="22"/>
              </w:rPr>
            </w:pPr>
            <w:r w:rsidRPr="00451F33">
              <w:rPr>
                <w:rFonts w:cs="Arial"/>
                <w:b/>
                <w:bCs/>
                <w:color w:val="000000"/>
                <w:sz w:val="22"/>
                <w:szCs w:val="22"/>
              </w:rPr>
              <w:t>Health</w:t>
            </w:r>
          </w:p>
        </w:tc>
        <w:tc>
          <w:tcPr>
            <w:tcW w:w="0" w:type="auto"/>
            <w:noWrap/>
            <w:vAlign w:val="center"/>
          </w:tcPr>
          <w:p w:rsidRPr="00451F33" w:rsidR="005C7C51" w:rsidP="005C7C51" w:rsidRDefault="005C7C51" w14:paraId="799B96F9" w14:textId="1DBC32B3">
            <w:pPr>
              <w:jc w:val="both"/>
              <w:rPr>
                <w:rFonts w:cs="Arial"/>
                <w:color w:val="000000"/>
                <w:sz w:val="22"/>
                <w:szCs w:val="22"/>
              </w:rPr>
            </w:pPr>
            <w:r w:rsidRPr="00451F33">
              <w:rPr>
                <w:rFonts w:cs="Arial"/>
                <w:color w:val="000000"/>
                <w:sz w:val="20"/>
                <w:szCs w:val="20"/>
              </w:rPr>
              <w:t>-£</w:t>
            </w:r>
            <w:r>
              <w:rPr>
                <w:rFonts w:cs="Arial"/>
                <w:color w:val="000000"/>
                <w:sz w:val="20"/>
                <w:szCs w:val="20"/>
              </w:rPr>
              <w:t>62</w:t>
            </w:r>
          </w:p>
        </w:tc>
        <w:tc>
          <w:tcPr>
            <w:tcW w:w="0" w:type="auto"/>
            <w:noWrap/>
            <w:vAlign w:val="center"/>
          </w:tcPr>
          <w:p w:rsidRPr="00451F33" w:rsidR="005C7C51" w:rsidP="005C7C51" w:rsidRDefault="005C7C51" w14:paraId="60FBCC1C" w14:textId="57F1B273">
            <w:pPr>
              <w:jc w:val="both"/>
              <w:rPr>
                <w:rFonts w:cs="Arial"/>
                <w:color w:val="000000"/>
                <w:sz w:val="22"/>
                <w:szCs w:val="22"/>
              </w:rPr>
            </w:pPr>
            <w:r w:rsidRPr="00451F33">
              <w:rPr>
                <w:rFonts w:cs="Arial"/>
                <w:color w:val="000000"/>
                <w:sz w:val="20"/>
                <w:szCs w:val="20"/>
              </w:rPr>
              <w:t>-£1</w:t>
            </w:r>
            <w:r>
              <w:rPr>
                <w:rFonts w:cs="Arial"/>
                <w:color w:val="000000"/>
                <w:sz w:val="20"/>
                <w:szCs w:val="20"/>
              </w:rPr>
              <w:t>32</w:t>
            </w:r>
          </w:p>
        </w:tc>
        <w:tc>
          <w:tcPr>
            <w:tcW w:w="0" w:type="auto"/>
            <w:noWrap/>
            <w:vAlign w:val="center"/>
          </w:tcPr>
          <w:p w:rsidRPr="00451F33" w:rsidR="005C7C51" w:rsidP="005C7C51" w:rsidRDefault="005C7C51" w14:paraId="36D23F8A" w14:textId="6E57D32C">
            <w:pPr>
              <w:jc w:val="both"/>
              <w:rPr>
                <w:rFonts w:cs="Arial"/>
                <w:color w:val="000000"/>
                <w:sz w:val="22"/>
                <w:szCs w:val="22"/>
              </w:rPr>
            </w:pPr>
            <w:r w:rsidRPr="00451F33">
              <w:rPr>
                <w:rFonts w:cs="Arial"/>
                <w:color w:val="000000"/>
                <w:sz w:val="20"/>
                <w:szCs w:val="20"/>
              </w:rPr>
              <w:t>-£</w:t>
            </w:r>
            <w:r>
              <w:rPr>
                <w:rFonts w:cs="Arial"/>
                <w:color w:val="000000"/>
                <w:sz w:val="20"/>
                <w:szCs w:val="20"/>
              </w:rPr>
              <w:t>62</w:t>
            </w:r>
          </w:p>
        </w:tc>
        <w:tc>
          <w:tcPr>
            <w:tcW w:w="0" w:type="auto"/>
            <w:noWrap/>
            <w:vAlign w:val="center"/>
          </w:tcPr>
          <w:p w:rsidRPr="00451F33" w:rsidR="005C7C51" w:rsidP="005C7C51" w:rsidRDefault="005C7C51" w14:paraId="3ADC6427" w14:textId="3A4D2051">
            <w:pPr>
              <w:jc w:val="both"/>
              <w:rPr>
                <w:rFonts w:cs="Arial"/>
                <w:color w:val="000000"/>
                <w:sz w:val="22"/>
                <w:szCs w:val="22"/>
              </w:rPr>
            </w:pPr>
            <w:r w:rsidRPr="00451F33">
              <w:rPr>
                <w:rFonts w:cs="Arial"/>
                <w:color w:val="000000"/>
                <w:sz w:val="20"/>
                <w:szCs w:val="20"/>
              </w:rPr>
              <w:t>-£1</w:t>
            </w:r>
            <w:r>
              <w:rPr>
                <w:rFonts w:cs="Arial"/>
                <w:color w:val="000000"/>
                <w:sz w:val="20"/>
                <w:szCs w:val="20"/>
              </w:rPr>
              <w:t>32</w:t>
            </w:r>
          </w:p>
        </w:tc>
      </w:tr>
      <w:tr w:rsidRPr="002B3AFC" w:rsidR="005C7C51" w:rsidTr="001862D1" w14:paraId="61F552FA" w14:textId="77777777">
        <w:trPr>
          <w:trHeight w:val="205"/>
          <w:jc w:val="center"/>
        </w:trPr>
        <w:tc>
          <w:tcPr>
            <w:tcW w:w="0" w:type="auto"/>
            <w:noWrap/>
            <w:hideMark/>
          </w:tcPr>
          <w:p w:rsidRPr="00451F33" w:rsidR="005C7C51" w:rsidP="005C7C51" w:rsidRDefault="005C7C51" w14:paraId="419DBB54" w14:textId="77777777">
            <w:pPr>
              <w:jc w:val="both"/>
              <w:rPr>
                <w:rFonts w:cs="Arial"/>
                <w:b/>
                <w:bCs/>
                <w:color w:val="000000"/>
                <w:sz w:val="22"/>
                <w:szCs w:val="22"/>
              </w:rPr>
            </w:pPr>
            <w:r w:rsidRPr="00451F33">
              <w:rPr>
                <w:rFonts w:cs="Arial"/>
                <w:b/>
                <w:bCs/>
                <w:color w:val="000000"/>
                <w:sz w:val="22"/>
                <w:szCs w:val="22"/>
              </w:rPr>
              <w:t>Education</w:t>
            </w:r>
          </w:p>
        </w:tc>
        <w:tc>
          <w:tcPr>
            <w:tcW w:w="0" w:type="auto"/>
            <w:noWrap/>
            <w:vAlign w:val="center"/>
          </w:tcPr>
          <w:p w:rsidRPr="00451F33" w:rsidR="005C7C51" w:rsidP="005C7C51" w:rsidRDefault="005C7C51" w14:paraId="5B285803" w14:textId="3BDD9B78">
            <w:pPr>
              <w:jc w:val="both"/>
              <w:rPr>
                <w:rFonts w:cs="Arial"/>
                <w:color w:val="000000"/>
                <w:sz w:val="22"/>
                <w:szCs w:val="22"/>
              </w:rPr>
            </w:pPr>
            <w:r w:rsidRPr="00451F33">
              <w:rPr>
                <w:rFonts w:cs="Arial"/>
                <w:color w:val="000000"/>
                <w:sz w:val="20"/>
                <w:szCs w:val="20"/>
              </w:rPr>
              <w:t>£2</w:t>
            </w:r>
            <w:r>
              <w:rPr>
                <w:rFonts w:cs="Arial"/>
                <w:color w:val="000000"/>
                <w:sz w:val="20"/>
                <w:szCs w:val="20"/>
              </w:rPr>
              <w:t>02</w:t>
            </w:r>
          </w:p>
        </w:tc>
        <w:tc>
          <w:tcPr>
            <w:tcW w:w="0" w:type="auto"/>
            <w:noWrap/>
            <w:vAlign w:val="center"/>
          </w:tcPr>
          <w:p w:rsidRPr="00451F33" w:rsidR="005C7C51" w:rsidP="005C7C51" w:rsidRDefault="005C7C51" w14:paraId="35C54468" w14:textId="3FA20E7B">
            <w:pPr>
              <w:jc w:val="both"/>
              <w:rPr>
                <w:rFonts w:cs="Arial"/>
                <w:color w:val="000000"/>
                <w:sz w:val="22"/>
                <w:szCs w:val="22"/>
              </w:rPr>
            </w:pPr>
            <w:r w:rsidRPr="00451F33">
              <w:rPr>
                <w:rFonts w:cs="Arial"/>
                <w:color w:val="000000"/>
                <w:sz w:val="20"/>
                <w:szCs w:val="20"/>
              </w:rPr>
              <w:t>£</w:t>
            </w:r>
            <w:r>
              <w:rPr>
                <w:rFonts w:cs="Arial"/>
                <w:color w:val="000000"/>
                <w:sz w:val="20"/>
                <w:szCs w:val="20"/>
              </w:rPr>
              <w:t>995</w:t>
            </w:r>
          </w:p>
        </w:tc>
        <w:tc>
          <w:tcPr>
            <w:tcW w:w="0" w:type="auto"/>
            <w:noWrap/>
            <w:vAlign w:val="center"/>
          </w:tcPr>
          <w:p w:rsidRPr="00451F33" w:rsidR="005C7C51" w:rsidP="005C7C51" w:rsidRDefault="005C7C51" w14:paraId="6BDE1109" w14:textId="47124DE3">
            <w:pPr>
              <w:jc w:val="both"/>
              <w:rPr>
                <w:rFonts w:cs="Arial"/>
                <w:color w:val="000000"/>
                <w:sz w:val="22"/>
                <w:szCs w:val="22"/>
              </w:rPr>
            </w:pPr>
            <w:r w:rsidRPr="00451F33">
              <w:rPr>
                <w:rFonts w:cs="Arial"/>
                <w:color w:val="000000"/>
                <w:sz w:val="20"/>
                <w:szCs w:val="20"/>
              </w:rPr>
              <w:t>£2</w:t>
            </w:r>
            <w:r>
              <w:rPr>
                <w:rFonts w:cs="Arial"/>
                <w:color w:val="000000"/>
                <w:sz w:val="20"/>
                <w:szCs w:val="20"/>
              </w:rPr>
              <w:t>02</w:t>
            </w:r>
          </w:p>
        </w:tc>
        <w:tc>
          <w:tcPr>
            <w:tcW w:w="0" w:type="auto"/>
            <w:noWrap/>
            <w:vAlign w:val="center"/>
          </w:tcPr>
          <w:p w:rsidRPr="00451F33" w:rsidR="005C7C51" w:rsidP="005C7C51" w:rsidRDefault="005C7C51" w14:paraId="41407C82" w14:textId="2442E910">
            <w:pPr>
              <w:jc w:val="both"/>
              <w:rPr>
                <w:rFonts w:cs="Arial"/>
                <w:color w:val="000000"/>
                <w:sz w:val="22"/>
                <w:szCs w:val="22"/>
              </w:rPr>
            </w:pPr>
            <w:r w:rsidRPr="00451F33">
              <w:rPr>
                <w:rFonts w:cs="Arial"/>
                <w:color w:val="000000"/>
                <w:sz w:val="20"/>
                <w:szCs w:val="20"/>
              </w:rPr>
              <w:t>£</w:t>
            </w:r>
            <w:r>
              <w:rPr>
                <w:rFonts w:cs="Arial"/>
                <w:color w:val="000000"/>
                <w:sz w:val="20"/>
                <w:szCs w:val="20"/>
              </w:rPr>
              <w:t>995</w:t>
            </w:r>
          </w:p>
        </w:tc>
      </w:tr>
      <w:tr w:rsidRPr="002B3AFC" w:rsidR="005C7C51" w:rsidTr="001862D1" w14:paraId="323F35DE" w14:textId="77777777">
        <w:trPr>
          <w:trHeight w:val="205"/>
          <w:jc w:val="center"/>
        </w:trPr>
        <w:tc>
          <w:tcPr>
            <w:tcW w:w="0" w:type="auto"/>
            <w:noWrap/>
            <w:hideMark/>
          </w:tcPr>
          <w:p w:rsidRPr="00451F33" w:rsidR="005C7C51" w:rsidP="005C7C51" w:rsidRDefault="005C7C51" w14:paraId="1B7D332A" w14:textId="77777777">
            <w:pPr>
              <w:jc w:val="both"/>
              <w:rPr>
                <w:rFonts w:cs="Arial"/>
                <w:b/>
                <w:bCs/>
                <w:color w:val="000000"/>
                <w:sz w:val="22"/>
                <w:szCs w:val="22"/>
              </w:rPr>
            </w:pPr>
            <w:r w:rsidRPr="00451F33">
              <w:rPr>
                <w:rFonts w:cs="Arial"/>
                <w:b/>
                <w:bCs/>
                <w:color w:val="000000"/>
                <w:sz w:val="22"/>
                <w:szCs w:val="22"/>
              </w:rPr>
              <w:t>Transport &amp; Storage</w:t>
            </w:r>
          </w:p>
        </w:tc>
        <w:tc>
          <w:tcPr>
            <w:tcW w:w="0" w:type="auto"/>
            <w:noWrap/>
            <w:vAlign w:val="center"/>
          </w:tcPr>
          <w:p w:rsidRPr="00451F33" w:rsidR="005C7C51" w:rsidP="005C7C51" w:rsidRDefault="005C7C51" w14:paraId="2D208CC7" w14:textId="35F3DE5C">
            <w:pPr>
              <w:jc w:val="both"/>
              <w:rPr>
                <w:rFonts w:cs="Arial"/>
                <w:color w:val="000000"/>
                <w:sz w:val="22"/>
                <w:szCs w:val="22"/>
              </w:rPr>
            </w:pPr>
            <w:r w:rsidRPr="00451F33">
              <w:rPr>
                <w:rFonts w:cs="Arial"/>
                <w:color w:val="000000"/>
                <w:sz w:val="20"/>
                <w:szCs w:val="20"/>
              </w:rPr>
              <w:t>£</w:t>
            </w:r>
            <w:r>
              <w:rPr>
                <w:rFonts w:cs="Arial"/>
                <w:color w:val="000000"/>
                <w:sz w:val="20"/>
                <w:szCs w:val="20"/>
              </w:rPr>
              <w:t>29</w:t>
            </w:r>
          </w:p>
        </w:tc>
        <w:tc>
          <w:tcPr>
            <w:tcW w:w="0" w:type="auto"/>
            <w:noWrap/>
            <w:vAlign w:val="center"/>
          </w:tcPr>
          <w:p w:rsidRPr="00451F33" w:rsidR="005C7C51" w:rsidP="005C7C51" w:rsidRDefault="005C7C51" w14:paraId="54C582D0" w14:textId="67A63733">
            <w:pPr>
              <w:jc w:val="both"/>
              <w:rPr>
                <w:rFonts w:cs="Arial"/>
                <w:color w:val="000000"/>
                <w:sz w:val="22"/>
                <w:szCs w:val="22"/>
              </w:rPr>
            </w:pPr>
            <w:r w:rsidRPr="00451F33">
              <w:rPr>
                <w:rFonts w:cs="Arial"/>
                <w:color w:val="000000"/>
                <w:sz w:val="20"/>
                <w:szCs w:val="20"/>
              </w:rPr>
              <w:t>£</w:t>
            </w:r>
            <w:r>
              <w:rPr>
                <w:rFonts w:cs="Arial"/>
                <w:color w:val="000000"/>
                <w:sz w:val="20"/>
                <w:szCs w:val="20"/>
              </w:rPr>
              <w:t>243</w:t>
            </w:r>
          </w:p>
        </w:tc>
        <w:tc>
          <w:tcPr>
            <w:tcW w:w="0" w:type="auto"/>
            <w:noWrap/>
            <w:vAlign w:val="center"/>
          </w:tcPr>
          <w:p w:rsidRPr="00451F33" w:rsidR="005C7C51" w:rsidP="005C7C51" w:rsidRDefault="005C7C51" w14:paraId="38383B35" w14:textId="6EA0A02D">
            <w:pPr>
              <w:jc w:val="both"/>
              <w:rPr>
                <w:rFonts w:cs="Arial"/>
                <w:color w:val="000000"/>
                <w:sz w:val="22"/>
                <w:szCs w:val="22"/>
              </w:rPr>
            </w:pPr>
            <w:r w:rsidRPr="00451F33">
              <w:rPr>
                <w:rFonts w:cs="Arial"/>
                <w:color w:val="000000"/>
                <w:sz w:val="20"/>
                <w:szCs w:val="20"/>
              </w:rPr>
              <w:t>£</w:t>
            </w:r>
            <w:r>
              <w:rPr>
                <w:rFonts w:cs="Arial"/>
                <w:color w:val="000000"/>
                <w:sz w:val="20"/>
                <w:szCs w:val="20"/>
              </w:rPr>
              <w:t>29</w:t>
            </w:r>
          </w:p>
        </w:tc>
        <w:tc>
          <w:tcPr>
            <w:tcW w:w="0" w:type="auto"/>
            <w:noWrap/>
            <w:vAlign w:val="center"/>
          </w:tcPr>
          <w:p w:rsidRPr="00451F33" w:rsidR="005C7C51" w:rsidP="005C7C51" w:rsidRDefault="005C7C51" w14:paraId="60442B55" w14:textId="232DD9D5">
            <w:pPr>
              <w:jc w:val="both"/>
              <w:rPr>
                <w:rFonts w:cs="Arial"/>
                <w:color w:val="000000"/>
                <w:sz w:val="22"/>
                <w:szCs w:val="22"/>
              </w:rPr>
            </w:pPr>
            <w:r w:rsidRPr="00451F33">
              <w:rPr>
                <w:rFonts w:cs="Arial"/>
                <w:color w:val="000000"/>
                <w:sz w:val="20"/>
                <w:szCs w:val="20"/>
              </w:rPr>
              <w:t>£</w:t>
            </w:r>
            <w:r>
              <w:rPr>
                <w:rFonts w:cs="Arial"/>
                <w:color w:val="000000"/>
                <w:sz w:val="20"/>
                <w:szCs w:val="20"/>
              </w:rPr>
              <w:t>243</w:t>
            </w:r>
          </w:p>
        </w:tc>
      </w:tr>
      <w:tr w:rsidRPr="002B3AFC" w:rsidR="005C7C51" w:rsidTr="001862D1" w14:paraId="4AF31B74" w14:textId="77777777">
        <w:trPr>
          <w:trHeight w:val="205"/>
          <w:jc w:val="center"/>
        </w:trPr>
        <w:tc>
          <w:tcPr>
            <w:tcW w:w="0" w:type="auto"/>
            <w:noWrap/>
            <w:hideMark/>
          </w:tcPr>
          <w:p w:rsidRPr="00451F33" w:rsidR="005C7C51" w:rsidP="005C7C51" w:rsidRDefault="005C7C51" w14:paraId="3E026542" w14:textId="77777777">
            <w:pPr>
              <w:jc w:val="both"/>
              <w:rPr>
                <w:rFonts w:cs="Arial"/>
                <w:b/>
                <w:bCs/>
                <w:color w:val="000000"/>
                <w:sz w:val="22"/>
                <w:szCs w:val="22"/>
              </w:rPr>
            </w:pPr>
            <w:r w:rsidRPr="00451F33">
              <w:rPr>
                <w:rFonts w:cs="Arial"/>
                <w:b/>
                <w:bCs/>
                <w:color w:val="000000"/>
                <w:sz w:val="22"/>
                <w:szCs w:val="22"/>
              </w:rPr>
              <w:t>Offices &amp; other Services</w:t>
            </w:r>
          </w:p>
        </w:tc>
        <w:tc>
          <w:tcPr>
            <w:tcW w:w="0" w:type="auto"/>
            <w:noWrap/>
            <w:vAlign w:val="center"/>
          </w:tcPr>
          <w:p w:rsidRPr="00451F33" w:rsidR="005C7C51" w:rsidP="005C7C51" w:rsidRDefault="005C7C51" w14:paraId="7CF3661F" w14:textId="310A810B">
            <w:pPr>
              <w:jc w:val="both"/>
              <w:rPr>
                <w:rFonts w:cs="Arial"/>
                <w:color w:val="000000"/>
                <w:sz w:val="22"/>
                <w:szCs w:val="22"/>
              </w:rPr>
            </w:pPr>
            <w:r w:rsidRPr="00451F33">
              <w:rPr>
                <w:rFonts w:cs="Arial"/>
                <w:color w:val="000000"/>
                <w:sz w:val="20"/>
                <w:szCs w:val="20"/>
              </w:rPr>
              <w:t>£3</w:t>
            </w:r>
            <w:r>
              <w:rPr>
                <w:rFonts w:cs="Arial"/>
                <w:color w:val="000000"/>
                <w:sz w:val="20"/>
                <w:szCs w:val="20"/>
              </w:rPr>
              <w:t>6</w:t>
            </w:r>
          </w:p>
        </w:tc>
        <w:tc>
          <w:tcPr>
            <w:tcW w:w="0" w:type="auto"/>
            <w:noWrap/>
            <w:vAlign w:val="center"/>
          </w:tcPr>
          <w:p w:rsidRPr="00451F33" w:rsidR="005C7C51" w:rsidP="005C7C51" w:rsidRDefault="005C7C51" w14:paraId="20A1A89A" w14:textId="7B055377">
            <w:pPr>
              <w:jc w:val="both"/>
              <w:rPr>
                <w:rFonts w:cs="Arial"/>
                <w:color w:val="000000"/>
                <w:sz w:val="22"/>
                <w:szCs w:val="22"/>
              </w:rPr>
            </w:pPr>
            <w:r w:rsidRPr="00451F33">
              <w:rPr>
                <w:rFonts w:cs="Arial"/>
                <w:color w:val="000000"/>
                <w:sz w:val="20"/>
                <w:szCs w:val="20"/>
              </w:rPr>
              <w:t>£3</w:t>
            </w:r>
            <w:r>
              <w:rPr>
                <w:rFonts w:cs="Arial"/>
                <w:color w:val="000000"/>
                <w:sz w:val="20"/>
                <w:szCs w:val="20"/>
              </w:rPr>
              <w:t>3</w:t>
            </w:r>
          </w:p>
        </w:tc>
        <w:tc>
          <w:tcPr>
            <w:tcW w:w="0" w:type="auto"/>
            <w:noWrap/>
            <w:vAlign w:val="center"/>
          </w:tcPr>
          <w:p w:rsidRPr="00451F33" w:rsidR="005C7C51" w:rsidP="005C7C51" w:rsidRDefault="005C7C51" w14:paraId="74CDE0CD" w14:textId="165FFF95">
            <w:pPr>
              <w:jc w:val="both"/>
              <w:rPr>
                <w:rFonts w:cs="Arial"/>
                <w:color w:val="000000"/>
                <w:sz w:val="22"/>
                <w:szCs w:val="22"/>
              </w:rPr>
            </w:pPr>
            <w:r w:rsidRPr="00451F33">
              <w:rPr>
                <w:rFonts w:cs="Arial"/>
                <w:color w:val="000000"/>
                <w:sz w:val="20"/>
                <w:szCs w:val="20"/>
              </w:rPr>
              <w:t>£3</w:t>
            </w:r>
            <w:r>
              <w:rPr>
                <w:rFonts w:cs="Arial"/>
                <w:color w:val="000000"/>
                <w:sz w:val="20"/>
                <w:szCs w:val="20"/>
              </w:rPr>
              <w:t>6</w:t>
            </w:r>
          </w:p>
        </w:tc>
        <w:tc>
          <w:tcPr>
            <w:tcW w:w="0" w:type="auto"/>
            <w:noWrap/>
            <w:vAlign w:val="center"/>
          </w:tcPr>
          <w:p w:rsidRPr="00451F33" w:rsidR="005C7C51" w:rsidP="005C7C51" w:rsidRDefault="005C7C51" w14:paraId="193615E8" w14:textId="7BDCBAA3">
            <w:pPr>
              <w:jc w:val="both"/>
              <w:rPr>
                <w:rFonts w:cs="Arial"/>
                <w:color w:val="000000"/>
                <w:sz w:val="22"/>
                <w:szCs w:val="22"/>
              </w:rPr>
            </w:pPr>
            <w:r w:rsidRPr="00451F33">
              <w:rPr>
                <w:rFonts w:cs="Arial"/>
                <w:color w:val="000000"/>
                <w:sz w:val="20"/>
                <w:szCs w:val="20"/>
              </w:rPr>
              <w:t>£3</w:t>
            </w:r>
            <w:r>
              <w:rPr>
                <w:rFonts w:cs="Arial"/>
                <w:color w:val="000000"/>
                <w:sz w:val="20"/>
                <w:szCs w:val="20"/>
              </w:rPr>
              <w:t>3</w:t>
            </w:r>
          </w:p>
        </w:tc>
      </w:tr>
      <w:tr w:rsidRPr="002B3AFC" w:rsidR="005C7C51" w:rsidTr="001862D1" w14:paraId="36F5D2D8" w14:textId="77777777">
        <w:trPr>
          <w:trHeight w:val="205"/>
          <w:jc w:val="center"/>
        </w:trPr>
        <w:tc>
          <w:tcPr>
            <w:tcW w:w="0" w:type="auto"/>
            <w:noWrap/>
            <w:hideMark/>
          </w:tcPr>
          <w:p w:rsidRPr="00451F33" w:rsidR="005C7C51" w:rsidP="005C7C51" w:rsidRDefault="005C7C51" w14:paraId="6B71177E" w14:textId="77777777">
            <w:pPr>
              <w:jc w:val="both"/>
              <w:rPr>
                <w:rFonts w:cs="Arial"/>
                <w:b/>
                <w:bCs/>
                <w:color w:val="000000"/>
                <w:sz w:val="22"/>
                <w:szCs w:val="22"/>
              </w:rPr>
            </w:pPr>
            <w:r w:rsidRPr="00451F33">
              <w:rPr>
                <w:rFonts w:cs="Arial"/>
                <w:b/>
                <w:bCs/>
                <w:color w:val="000000"/>
                <w:sz w:val="22"/>
                <w:szCs w:val="22"/>
              </w:rPr>
              <w:t>All</w:t>
            </w:r>
          </w:p>
        </w:tc>
        <w:tc>
          <w:tcPr>
            <w:tcW w:w="0" w:type="auto"/>
            <w:noWrap/>
            <w:vAlign w:val="center"/>
          </w:tcPr>
          <w:p w:rsidRPr="00451F33" w:rsidR="005C7C51" w:rsidP="005C7C51" w:rsidRDefault="005C7C51" w14:paraId="6C9F1B41" w14:textId="5DF0F24E">
            <w:pPr>
              <w:jc w:val="both"/>
              <w:rPr>
                <w:rFonts w:cs="Arial"/>
                <w:b/>
                <w:bCs/>
                <w:color w:val="000000"/>
                <w:sz w:val="22"/>
                <w:szCs w:val="22"/>
              </w:rPr>
            </w:pPr>
            <w:r w:rsidRPr="00451F33">
              <w:rPr>
                <w:rFonts w:cs="Arial"/>
                <w:b/>
                <w:bCs/>
                <w:color w:val="000000"/>
                <w:sz w:val="20"/>
                <w:szCs w:val="20"/>
              </w:rPr>
              <w:t>-£</w:t>
            </w:r>
            <w:r>
              <w:rPr>
                <w:rFonts w:cs="Arial"/>
                <w:b/>
                <w:bCs/>
                <w:color w:val="000000"/>
                <w:sz w:val="20"/>
                <w:szCs w:val="20"/>
              </w:rPr>
              <w:t>281</w:t>
            </w:r>
          </w:p>
        </w:tc>
        <w:tc>
          <w:tcPr>
            <w:tcW w:w="0" w:type="auto"/>
            <w:noWrap/>
            <w:vAlign w:val="center"/>
          </w:tcPr>
          <w:p w:rsidRPr="00451F33" w:rsidR="005C7C51" w:rsidP="005C7C51" w:rsidRDefault="005C7C51" w14:paraId="2EE58EC4" w14:textId="7F8C742C">
            <w:pPr>
              <w:jc w:val="both"/>
              <w:rPr>
                <w:rFonts w:cs="Arial"/>
                <w:color w:val="000000"/>
                <w:sz w:val="22"/>
                <w:szCs w:val="22"/>
              </w:rPr>
            </w:pPr>
            <w:r w:rsidRPr="00451F33">
              <w:rPr>
                <w:rFonts w:cs="Arial"/>
                <w:b/>
                <w:bCs/>
                <w:color w:val="000000"/>
                <w:sz w:val="20"/>
                <w:szCs w:val="20"/>
              </w:rPr>
              <w:t>-£</w:t>
            </w:r>
            <w:r>
              <w:rPr>
                <w:rFonts w:cs="Arial"/>
                <w:b/>
                <w:bCs/>
                <w:color w:val="000000"/>
                <w:sz w:val="20"/>
                <w:szCs w:val="20"/>
              </w:rPr>
              <w:t>89</w:t>
            </w:r>
          </w:p>
        </w:tc>
        <w:tc>
          <w:tcPr>
            <w:tcW w:w="0" w:type="auto"/>
            <w:noWrap/>
            <w:vAlign w:val="center"/>
          </w:tcPr>
          <w:p w:rsidRPr="00451F33" w:rsidR="005C7C51" w:rsidP="005C7C51" w:rsidRDefault="005C7C51" w14:paraId="37A2BC50" w14:textId="4A51B405">
            <w:pPr>
              <w:jc w:val="both"/>
              <w:rPr>
                <w:rFonts w:cs="Arial"/>
                <w:b/>
                <w:bCs/>
                <w:color w:val="000000"/>
                <w:sz w:val="22"/>
                <w:szCs w:val="22"/>
              </w:rPr>
            </w:pPr>
            <w:r w:rsidRPr="00451F33">
              <w:rPr>
                <w:rFonts w:cs="Arial"/>
                <w:b/>
                <w:bCs/>
                <w:color w:val="000000"/>
                <w:sz w:val="20"/>
                <w:szCs w:val="20"/>
              </w:rPr>
              <w:t>-£</w:t>
            </w:r>
            <w:r>
              <w:rPr>
                <w:rFonts w:cs="Arial"/>
                <w:b/>
                <w:bCs/>
                <w:color w:val="000000"/>
                <w:sz w:val="20"/>
                <w:szCs w:val="20"/>
              </w:rPr>
              <w:t>281</w:t>
            </w:r>
          </w:p>
        </w:tc>
        <w:tc>
          <w:tcPr>
            <w:tcW w:w="0" w:type="auto"/>
            <w:noWrap/>
            <w:vAlign w:val="center"/>
          </w:tcPr>
          <w:p w:rsidRPr="00451F33" w:rsidR="005C7C51" w:rsidP="005C7C51" w:rsidRDefault="005C7C51" w14:paraId="791F0AFF" w14:textId="3B73FD5B">
            <w:pPr>
              <w:jc w:val="both"/>
              <w:rPr>
                <w:rFonts w:cs="Arial"/>
                <w:color w:val="000000"/>
                <w:sz w:val="22"/>
                <w:szCs w:val="22"/>
              </w:rPr>
            </w:pPr>
            <w:r w:rsidRPr="00451F33">
              <w:rPr>
                <w:rFonts w:cs="Arial"/>
                <w:b/>
                <w:bCs/>
                <w:color w:val="000000"/>
                <w:sz w:val="20"/>
                <w:szCs w:val="20"/>
              </w:rPr>
              <w:t>-£</w:t>
            </w:r>
            <w:r>
              <w:rPr>
                <w:rFonts w:cs="Arial"/>
                <w:b/>
                <w:bCs/>
                <w:color w:val="000000"/>
                <w:sz w:val="20"/>
                <w:szCs w:val="20"/>
              </w:rPr>
              <w:t>89</w:t>
            </w:r>
          </w:p>
        </w:tc>
      </w:tr>
    </w:tbl>
    <w:p w:rsidRPr="00451F33" w:rsidR="00554C21" w:rsidP="00554C21" w:rsidRDefault="00554C21" w14:paraId="0FA68C34" w14:textId="5B61B3A0">
      <w:pPr>
        <w:spacing w:after="160" w:line="259" w:lineRule="auto"/>
        <w:jc w:val="both"/>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estimates based on WRAP’s NHM Modelling</w:t>
      </w:r>
    </w:p>
    <w:p w:rsidRPr="00451F33" w:rsidR="00554C21" w:rsidP="00554C21" w:rsidRDefault="00554C21" w14:paraId="035D514E" w14:textId="1D09E157">
      <w:pPr>
        <w:spacing w:after="160" w:line="259" w:lineRule="auto"/>
        <w:jc w:val="both"/>
        <w:rPr>
          <w:rFonts w:eastAsia="Arial" w:cs="Arial"/>
        </w:rPr>
      </w:pPr>
      <w:r w:rsidRPr="00451F33">
        <w:rPr>
          <w:rFonts w:eastAsia="Arial" w:cs="Arial"/>
        </w:rPr>
        <w:t xml:space="preserve">For </w:t>
      </w:r>
      <w:r w:rsidR="00FF1D17">
        <w:rPr>
          <w:rFonts w:eastAsia="Arial" w:cs="Arial"/>
        </w:rPr>
        <w:t>small and micro businesses</w:t>
      </w:r>
      <w:r w:rsidRPr="00451F33">
        <w:rPr>
          <w:rFonts w:eastAsia="Arial" w:cs="Arial"/>
        </w:rPr>
        <w:t>, there are varying outcomes in costs and savings per sub-sector from the change in service provision (as demonstrated in this section). These differences in savings/costs are mainly driven by the existing recycling activity (i.e.</w:t>
      </w:r>
      <w:r>
        <w:rPr>
          <w:rFonts w:eastAsia="Arial" w:cs="Arial"/>
        </w:rPr>
        <w:t>,</w:t>
      </w:r>
      <w:r w:rsidRPr="00451F33">
        <w:rPr>
          <w:rFonts w:eastAsia="Arial" w:cs="Arial"/>
        </w:rPr>
        <w:t xml:space="preserve"> the baseline performance), the amount of waste generated and waste composition per sub-sector and per firm size. WRAP’s research on existing container profiles used by businesses suggests a varying degree of recycling activity per business types and sizes. However, the general rule is that the lower recycling the greater the </w:t>
      </w:r>
      <w:r w:rsidR="00EC28F3">
        <w:rPr>
          <w:rFonts w:eastAsia="Arial" w:cs="Arial"/>
        </w:rPr>
        <w:t xml:space="preserve">potential </w:t>
      </w:r>
      <w:r w:rsidRPr="00451F33">
        <w:rPr>
          <w:rFonts w:eastAsia="Arial" w:cs="Arial"/>
        </w:rPr>
        <w:t xml:space="preserve">savings in moving to a high recycling scenario (although subject to the amount of residual waste generated and diminishing returns). </w:t>
      </w:r>
    </w:p>
    <w:p w:rsidR="00554C21" w:rsidP="00554C21" w:rsidRDefault="00554C21" w14:paraId="2E04C978" w14:textId="2069E057">
      <w:pPr>
        <w:jc w:val="both"/>
        <w:rPr>
          <w:rFonts w:cs="Arial"/>
        </w:rPr>
      </w:pPr>
      <w:r w:rsidRPr="00451F33">
        <w:rPr>
          <w:rFonts w:cs="Arial"/>
        </w:rPr>
        <w:t xml:space="preserve">Across all the business sizes, </w:t>
      </w:r>
      <w:r w:rsidRPr="00451F33" w:rsidR="00EC28F3">
        <w:rPr>
          <w:rFonts w:cs="Arial"/>
        </w:rPr>
        <w:t>the</w:t>
      </w:r>
      <w:r w:rsidRPr="00451F33">
        <w:rPr>
          <w:rFonts w:cs="Arial"/>
        </w:rPr>
        <w:t xml:space="preserve"> proposed policy has the biggest impact on micro </w:t>
      </w:r>
      <w:r w:rsidR="00FF1D17">
        <w:rPr>
          <w:rFonts w:cs="Arial"/>
        </w:rPr>
        <w:t>firms</w:t>
      </w:r>
      <w:r w:rsidRPr="00451F33">
        <w:rPr>
          <w:rFonts w:cs="Arial"/>
        </w:rPr>
        <w:t xml:space="preserve">. For completeness, Table </w:t>
      </w:r>
      <w:r>
        <w:rPr>
          <w:rFonts w:cs="Arial"/>
        </w:rPr>
        <w:t>3</w:t>
      </w:r>
      <w:r w:rsidR="00C737D7">
        <w:rPr>
          <w:rFonts w:cs="Arial"/>
        </w:rPr>
        <w:t>6</w:t>
      </w:r>
      <w:r w:rsidRPr="00451F33">
        <w:rPr>
          <w:rFonts w:cs="Arial"/>
        </w:rPr>
        <w:t xml:space="preserve"> shows the impact on medium and large NHM businesses. For small (and medium and large) businesses there is some opportunity to lower their costs associated with waste management whilst helping to increase the overall NHM recycling rate. Amongst small and micro business, the most notable change in costs would be to the Office and other Services sub-sector. This is because this sub-sector accounts for 57.8% of all small and micro units. </w:t>
      </w:r>
    </w:p>
    <w:p w:rsidR="003062E3" w:rsidP="00554C21" w:rsidRDefault="003062E3" w14:paraId="13D3123D" w14:textId="77777777">
      <w:pPr>
        <w:jc w:val="both"/>
        <w:rPr>
          <w:rFonts w:cs="Arial"/>
        </w:rPr>
      </w:pPr>
    </w:p>
    <w:p w:rsidR="00441E1D" w:rsidP="00554C21" w:rsidRDefault="002B7ED8" w14:paraId="2FB430E3" w14:textId="2C421123">
      <w:pPr>
        <w:jc w:val="both"/>
        <w:rPr>
          <w:rFonts w:cs="Arial"/>
        </w:rPr>
      </w:pPr>
      <w:r>
        <w:rPr>
          <w:rFonts w:eastAsia="Arial" w:cs="Arial"/>
        </w:rPr>
        <w:t xml:space="preserve">Tables 32 and 33 do not include the cost of completing written assessments. This is because the costs are incurred to </w:t>
      </w:r>
      <w:r w:rsidR="00254ED6">
        <w:rPr>
          <w:rFonts w:eastAsia="Arial" w:cs="Arial"/>
        </w:rPr>
        <w:t>WMCs,</w:t>
      </w:r>
      <w:r>
        <w:rPr>
          <w:rFonts w:eastAsia="Arial" w:cs="Arial"/>
        </w:rPr>
        <w:t xml:space="preserve"> and we</w:t>
      </w:r>
      <w:r w:rsidRPr="008F014A">
        <w:rPr>
          <w:rFonts w:eastAsia="Arial" w:cs="Arial"/>
        </w:rPr>
        <w:t xml:space="preserve"> do</w:t>
      </w:r>
      <w:r>
        <w:rPr>
          <w:rFonts w:eastAsia="Arial" w:cs="Arial"/>
        </w:rPr>
        <w:t xml:space="preserve"> </w:t>
      </w:r>
      <w:r w:rsidRPr="008F014A">
        <w:rPr>
          <w:rFonts w:eastAsia="Arial" w:cs="Arial"/>
        </w:rPr>
        <w:t>n</w:t>
      </w:r>
      <w:r>
        <w:rPr>
          <w:rFonts w:eastAsia="Arial" w:cs="Arial"/>
        </w:rPr>
        <w:t>o</w:t>
      </w:r>
      <w:r w:rsidRPr="008F014A">
        <w:rPr>
          <w:rFonts w:eastAsia="Arial" w:cs="Arial"/>
        </w:rPr>
        <w:t xml:space="preserve">t know the extent to which these costs will be passed to </w:t>
      </w:r>
      <w:r>
        <w:rPr>
          <w:rFonts w:eastAsia="Arial" w:cs="Arial"/>
        </w:rPr>
        <w:t xml:space="preserve">the </w:t>
      </w:r>
      <w:r w:rsidRPr="008F014A">
        <w:rPr>
          <w:rFonts w:eastAsia="Arial" w:cs="Arial"/>
        </w:rPr>
        <w:t>WMC customer</w:t>
      </w:r>
      <w:r>
        <w:rPr>
          <w:rFonts w:eastAsia="Arial" w:cs="Arial"/>
        </w:rPr>
        <w:t xml:space="preserve">. See section 6 for more information. </w:t>
      </w:r>
    </w:p>
    <w:p w:rsidR="0009552D" w:rsidP="00554C21" w:rsidRDefault="0009552D" w14:paraId="756941C1" w14:textId="77777777">
      <w:pPr>
        <w:spacing w:after="160" w:line="259" w:lineRule="auto"/>
        <w:jc w:val="both"/>
        <w:rPr>
          <w:rFonts w:eastAsia="Arial" w:cs="Arial"/>
          <w:b/>
        </w:rPr>
      </w:pPr>
    </w:p>
    <w:p w:rsidR="0009552D" w:rsidP="00554C21" w:rsidRDefault="0009552D" w14:paraId="175E4A58" w14:textId="77777777">
      <w:pPr>
        <w:spacing w:after="160" w:line="259" w:lineRule="auto"/>
        <w:jc w:val="both"/>
        <w:rPr>
          <w:rFonts w:eastAsia="Arial" w:cs="Arial"/>
          <w:b/>
        </w:rPr>
      </w:pPr>
    </w:p>
    <w:p w:rsidRPr="00451F33" w:rsidR="00554C21" w:rsidP="00554C21" w:rsidRDefault="00554C21" w14:paraId="076468BD" w14:textId="620C9288">
      <w:pPr>
        <w:spacing w:after="160" w:line="259" w:lineRule="auto"/>
        <w:jc w:val="both"/>
        <w:rPr>
          <w:rFonts w:eastAsia="Arial" w:cs="Arial"/>
        </w:rPr>
      </w:pPr>
      <w:r w:rsidRPr="00451F33">
        <w:rPr>
          <w:rFonts w:eastAsia="Arial" w:cs="Arial"/>
          <w:b/>
        </w:rPr>
        <w:t xml:space="preserve">Table </w:t>
      </w:r>
      <w:r>
        <w:rPr>
          <w:rFonts w:eastAsia="Arial" w:cs="Arial"/>
          <w:b/>
        </w:rPr>
        <w:t>3</w:t>
      </w:r>
      <w:r w:rsidR="00C737D7">
        <w:rPr>
          <w:rFonts w:eastAsia="Arial" w:cs="Arial"/>
          <w:b/>
        </w:rPr>
        <w:t>6</w:t>
      </w:r>
      <w:r w:rsidRPr="00451F33">
        <w:rPr>
          <w:rFonts w:eastAsia="Arial" w:cs="Arial"/>
          <w:b/>
        </w:rPr>
        <w:t>: Scenario net appraisal (2025-35) cost (+) or saving (-) with DRS effect, relative to baseline, medium and large businesses only, in 2020 prices, pounds undiscounted.</w:t>
      </w:r>
    </w:p>
    <w:tbl>
      <w:tblPr>
        <w:tblStyle w:val="TableGrid"/>
        <w:tblW w:w="10238" w:type="dxa"/>
        <w:jc w:val="center"/>
        <w:tblLook w:val="04A0" w:firstRow="1" w:lastRow="0" w:firstColumn="1" w:lastColumn="0" w:noHBand="0" w:noVBand="1"/>
      </w:tblPr>
      <w:tblGrid>
        <w:gridCol w:w="2529"/>
        <w:gridCol w:w="1829"/>
        <w:gridCol w:w="2025"/>
        <w:gridCol w:w="1830"/>
        <w:gridCol w:w="2025"/>
      </w:tblGrid>
      <w:tr w:rsidRPr="00D40134" w:rsidR="00554C21" w:rsidTr="3CCA7537" w14:paraId="2D3F83A6" w14:textId="77777777">
        <w:trPr>
          <w:trHeight w:val="279"/>
          <w:jc w:val="center"/>
        </w:trPr>
        <w:tc>
          <w:tcPr>
            <w:tcW w:w="0" w:type="auto"/>
            <w:noWrap/>
            <w:hideMark/>
          </w:tcPr>
          <w:p w:rsidRPr="007558C9" w:rsidR="00554C21" w:rsidP="001862D1" w:rsidRDefault="00554C21" w14:paraId="3212DD6C" w14:textId="77777777">
            <w:pPr>
              <w:jc w:val="both"/>
              <w:rPr>
                <w:rFonts w:cs="Arial"/>
                <w:sz w:val="20"/>
                <w:szCs w:val="20"/>
              </w:rPr>
            </w:pPr>
          </w:p>
        </w:tc>
        <w:tc>
          <w:tcPr>
            <w:tcW w:w="0" w:type="auto"/>
            <w:gridSpan w:val="2"/>
            <w:noWrap/>
            <w:hideMark/>
          </w:tcPr>
          <w:p w:rsidRPr="00451F33" w:rsidR="00554C21" w:rsidP="001862D1" w:rsidRDefault="00554C21" w14:paraId="18C54C02" w14:textId="77777777">
            <w:pPr>
              <w:jc w:val="both"/>
              <w:rPr>
                <w:rFonts w:cs="Arial"/>
                <w:b/>
                <w:bCs/>
                <w:color w:val="000000"/>
                <w:sz w:val="20"/>
                <w:szCs w:val="20"/>
              </w:rPr>
            </w:pPr>
            <w:r w:rsidRPr="00451F33">
              <w:rPr>
                <w:rFonts w:cs="Arial"/>
                <w:b/>
                <w:bCs/>
                <w:color w:val="000000"/>
                <w:sz w:val="20"/>
                <w:szCs w:val="20"/>
              </w:rPr>
              <w:t>Medium businesses</w:t>
            </w:r>
          </w:p>
        </w:tc>
        <w:tc>
          <w:tcPr>
            <w:tcW w:w="0" w:type="auto"/>
            <w:gridSpan w:val="2"/>
            <w:noWrap/>
            <w:hideMark/>
          </w:tcPr>
          <w:p w:rsidRPr="00451F33" w:rsidR="00554C21" w:rsidP="001862D1" w:rsidRDefault="00554C21" w14:paraId="64019F0C" w14:textId="77777777">
            <w:pPr>
              <w:jc w:val="both"/>
              <w:rPr>
                <w:rFonts w:cs="Arial"/>
                <w:b/>
                <w:bCs/>
                <w:color w:val="000000"/>
                <w:sz w:val="20"/>
                <w:szCs w:val="20"/>
              </w:rPr>
            </w:pPr>
            <w:r w:rsidRPr="00451F33">
              <w:rPr>
                <w:rFonts w:cs="Arial"/>
                <w:b/>
                <w:bCs/>
                <w:color w:val="000000"/>
                <w:sz w:val="20"/>
                <w:szCs w:val="20"/>
              </w:rPr>
              <w:t>Large Businesses</w:t>
            </w:r>
          </w:p>
        </w:tc>
      </w:tr>
      <w:tr w:rsidRPr="00D40134" w:rsidR="00554C21" w:rsidTr="3CCA7537" w14:paraId="26325528" w14:textId="77777777">
        <w:trPr>
          <w:trHeight w:val="685"/>
          <w:jc w:val="center"/>
        </w:trPr>
        <w:tc>
          <w:tcPr>
            <w:tcW w:w="0" w:type="auto"/>
            <w:noWrap/>
            <w:hideMark/>
          </w:tcPr>
          <w:p w:rsidRPr="00451F33" w:rsidR="00554C21" w:rsidP="001862D1" w:rsidRDefault="00554C21" w14:paraId="78AA4D8B" w14:textId="77777777">
            <w:pPr>
              <w:jc w:val="both"/>
              <w:rPr>
                <w:rFonts w:cs="Arial"/>
                <w:b/>
                <w:bCs/>
                <w:color w:val="000000"/>
                <w:sz w:val="20"/>
                <w:szCs w:val="20"/>
              </w:rPr>
            </w:pPr>
          </w:p>
        </w:tc>
        <w:tc>
          <w:tcPr>
            <w:tcW w:w="0" w:type="auto"/>
            <w:hideMark/>
          </w:tcPr>
          <w:p w:rsidRPr="00451F33" w:rsidR="00554C21" w:rsidP="001862D1" w:rsidRDefault="00554C21" w14:paraId="386DD052" w14:textId="77777777">
            <w:pPr>
              <w:jc w:val="both"/>
              <w:rPr>
                <w:rFonts w:cs="Arial"/>
                <w:b/>
                <w:bCs/>
                <w:color w:val="000000"/>
                <w:sz w:val="20"/>
                <w:szCs w:val="20"/>
              </w:rPr>
            </w:pPr>
            <w:r w:rsidRPr="00451F33">
              <w:rPr>
                <w:rFonts w:cs="Arial"/>
                <w:b/>
                <w:bCs/>
                <w:color w:val="000000"/>
                <w:sz w:val="20"/>
                <w:szCs w:val="20"/>
              </w:rPr>
              <w:t>Net appraisal cost per sector, £m</w:t>
            </w:r>
          </w:p>
        </w:tc>
        <w:tc>
          <w:tcPr>
            <w:tcW w:w="0" w:type="auto"/>
            <w:hideMark/>
          </w:tcPr>
          <w:p w:rsidRPr="00451F33" w:rsidR="00554C21" w:rsidP="001862D1" w:rsidRDefault="00554C21" w14:paraId="67DDB952" w14:textId="77777777">
            <w:pPr>
              <w:jc w:val="both"/>
              <w:rPr>
                <w:rFonts w:cs="Arial"/>
                <w:b/>
                <w:bCs/>
                <w:color w:val="000000"/>
                <w:sz w:val="20"/>
                <w:szCs w:val="20"/>
              </w:rPr>
            </w:pPr>
            <w:r w:rsidRPr="00451F33">
              <w:rPr>
                <w:rFonts w:cs="Arial"/>
                <w:b/>
                <w:bCs/>
                <w:color w:val="000000"/>
                <w:sz w:val="20"/>
                <w:szCs w:val="20"/>
              </w:rPr>
              <w:t>Indicative net cost per year, per firm, £</w:t>
            </w:r>
          </w:p>
        </w:tc>
        <w:tc>
          <w:tcPr>
            <w:tcW w:w="0" w:type="auto"/>
            <w:hideMark/>
          </w:tcPr>
          <w:p w:rsidRPr="00451F33" w:rsidR="00554C21" w:rsidP="001862D1" w:rsidRDefault="00554C21" w14:paraId="401B6F55" w14:textId="77777777">
            <w:pPr>
              <w:jc w:val="both"/>
              <w:rPr>
                <w:rFonts w:cs="Arial"/>
                <w:b/>
                <w:bCs/>
                <w:color w:val="000000"/>
                <w:sz w:val="20"/>
                <w:szCs w:val="20"/>
              </w:rPr>
            </w:pPr>
            <w:r w:rsidRPr="00451F33">
              <w:rPr>
                <w:rFonts w:cs="Arial"/>
                <w:b/>
                <w:bCs/>
                <w:color w:val="000000"/>
                <w:sz w:val="20"/>
                <w:szCs w:val="20"/>
              </w:rPr>
              <w:t>Net appraisal cost per sector, £m</w:t>
            </w:r>
          </w:p>
        </w:tc>
        <w:tc>
          <w:tcPr>
            <w:tcW w:w="0" w:type="auto"/>
            <w:hideMark/>
          </w:tcPr>
          <w:p w:rsidRPr="00451F33" w:rsidR="00554C21" w:rsidP="001862D1" w:rsidRDefault="00554C21" w14:paraId="778AE2F9" w14:textId="77777777">
            <w:pPr>
              <w:jc w:val="both"/>
              <w:rPr>
                <w:rFonts w:cs="Arial"/>
                <w:b/>
                <w:bCs/>
                <w:color w:val="000000"/>
                <w:sz w:val="20"/>
                <w:szCs w:val="20"/>
              </w:rPr>
            </w:pPr>
            <w:r w:rsidRPr="00451F33">
              <w:rPr>
                <w:rFonts w:cs="Arial"/>
                <w:b/>
                <w:bCs/>
                <w:color w:val="000000"/>
                <w:sz w:val="20"/>
                <w:szCs w:val="20"/>
              </w:rPr>
              <w:t>Indicative net cost per year, per firm, £</w:t>
            </w:r>
          </w:p>
        </w:tc>
      </w:tr>
      <w:tr w:rsidRPr="00D40134" w:rsidR="00554C21" w:rsidTr="005A4FDC" w14:paraId="7D8AF6D3" w14:textId="77777777">
        <w:trPr>
          <w:trHeight w:val="255"/>
          <w:jc w:val="center"/>
        </w:trPr>
        <w:tc>
          <w:tcPr>
            <w:tcW w:w="0" w:type="auto"/>
            <w:noWrap/>
            <w:hideMark/>
          </w:tcPr>
          <w:p w:rsidRPr="00451F33" w:rsidR="00554C21" w:rsidP="001862D1" w:rsidRDefault="00554C21" w14:paraId="73F9AC2E" w14:textId="77777777">
            <w:pPr>
              <w:jc w:val="both"/>
              <w:rPr>
                <w:rFonts w:cs="Arial"/>
                <w:b/>
                <w:bCs/>
                <w:color w:val="000000"/>
                <w:sz w:val="20"/>
                <w:szCs w:val="20"/>
              </w:rPr>
            </w:pPr>
            <w:r w:rsidRPr="00451F33">
              <w:rPr>
                <w:rFonts w:cs="Arial"/>
                <w:b/>
                <w:bCs/>
                <w:color w:val="000000"/>
                <w:sz w:val="20"/>
                <w:szCs w:val="20"/>
              </w:rPr>
              <w:t>Hospitality</w:t>
            </w:r>
          </w:p>
        </w:tc>
        <w:tc>
          <w:tcPr>
            <w:tcW w:w="0" w:type="auto"/>
            <w:noWrap/>
            <w:vAlign w:val="center"/>
          </w:tcPr>
          <w:p w:rsidRPr="00451F33" w:rsidR="00554C21" w:rsidP="001862D1" w:rsidRDefault="00647A91" w14:paraId="4C4F59F2" w14:textId="6BCB6838">
            <w:pPr>
              <w:jc w:val="both"/>
              <w:rPr>
                <w:rFonts w:cs="Arial"/>
                <w:color w:val="000000"/>
                <w:sz w:val="20"/>
                <w:szCs w:val="20"/>
              </w:rPr>
            </w:pPr>
            <w:r>
              <w:rPr>
                <w:rFonts w:cs="Arial"/>
                <w:color w:val="000000"/>
                <w:sz w:val="20"/>
                <w:szCs w:val="20"/>
              </w:rPr>
              <w:t>£2</w:t>
            </w:r>
            <w:r w:rsidR="005C7C51">
              <w:rPr>
                <w:rFonts w:cs="Arial"/>
                <w:color w:val="000000"/>
                <w:sz w:val="20"/>
                <w:szCs w:val="20"/>
              </w:rPr>
              <w:t>6</w:t>
            </w:r>
          </w:p>
        </w:tc>
        <w:tc>
          <w:tcPr>
            <w:tcW w:w="0" w:type="auto"/>
            <w:noWrap/>
            <w:vAlign w:val="center"/>
          </w:tcPr>
          <w:p w:rsidRPr="00451F33" w:rsidR="00554C21" w:rsidP="001862D1" w:rsidRDefault="00647A91" w14:paraId="1B3A6EDC" w14:textId="756A1637">
            <w:pPr>
              <w:jc w:val="both"/>
              <w:rPr>
                <w:rFonts w:cs="Arial"/>
                <w:color w:val="000000"/>
                <w:sz w:val="20"/>
                <w:szCs w:val="20"/>
              </w:rPr>
            </w:pPr>
            <w:r>
              <w:rPr>
                <w:rFonts w:cs="Arial"/>
                <w:color w:val="000000"/>
                <w:sz w:val="20"/>
                <w:szCs w:val="20"/>
              </w:rPr>
              <w:t>£</w:t>
            </w:r>
            <w:r w:rsidR="005C7C51">
              <w:rPr>
                <w:rFonts w:cs="Arial"/>
                <w:color w:val="000000"/>
                <w:sz w:val="20"/>
                <w:szCs w:val="20"/>
              </w:rPr>
              <w:t>499</w:t>
            </w:r>
          </w:p>
        </w:tc>
        <w:tc>
          <w:tcPr>
            <w:tcW w:w="0" w:type="auto"/>
            <w:noWrap/>
            <w:vAlign w:val="center"/>
          </w:tcPr>
          <w:p w:rsidRPr="00451F33" w:rsidR="00554C21" w:rsidP="001862D1" w:rsidRDefault="00647A91" w14:paraId="2BBBAE83" w14:textId="0028A77E">
            <w:pPr>
              <w:jc w:val="both"/>
              <w:rPr>
                <w:rFonts w:cs="Arial"/>
                <w:color w:val="000000"/>
                <w:sz w:val="20"/>
                <w:szCs w:val="20"/>
              </w:rPr>
            </w:pPr>
            <w:r>
              <w:rPr>
                <w:rFonts w:cs="Arial"/>
                <w:color w:val="000000"/>
                <w:sz w:val="20"/>
                <w:szCs w:val="20"/>
              </w:rPr>
              <w:t>£1</w:t>
            </w:r>
          </w:p>
        </w:tc>
        <w:tc>
          <w:tcPr>
            <w:tcW w:w="0" w:type="auto"/>
            <w:noWrap/>
            <w:vAlign w:val="center"/>
          </w:tcPr>
          <w:p w:rsidRPr="00451F33" w:rsidR="00554C21" w:rsidP="001862D1" w:rsidRDefault="00647A91" w14:paraId="5A22A118" w14:textId="03947F54">
            <w:pPr>
              <w:jc w:val="both"/>
              <w:rPr>
                <w:rFonts w:cs="Arial"/>
                <w:color w:val="000000"/>
                <w:sz w:val="20"/>
                <w:szCs w:val="20"/>
              </w:rPr>
            </w:pPr>
            <w:r>
              <w:rPr>
                <w:rFonts w:cs="Arial"/>
                <w:color w:val="000000"/>
                <w:sz w:val="20"/>
                <w:szCs w:val="20"/>
              </w:rPr>
              <w:t>£</w:t>
            </w:r>
            <w:r w:rsidR="005C7C51">
              <w:rPr>
                <w:rFonts w:cs="Arial"/>
                <w:color w:val="000000"/>
                <w:sz w:val="20"/>
                <w:szCs w:val="20"/>
              </w:rPr>
              <w:t>379</w:t>
            </w:r>
          </w:p>
        </w:tc>
      </w:tr>
      <w:tr w:rsidRPr="00D40134" w:rsidR="00554C21" w:rsidTr="3CCA7537" w14:paraId="63D1438F" w14:textId="77777777">
        <w:trPr>
          <w:trHeight w:val="163"/>
          <w:jc w:val="center"/>
        </w:trPr>
        <w:tc>
          <w:tcPr>
            <w:tcW w:w="0" w:type="auto"/>
            <w:noWrap/>
            <w:hideMark/>
          </w:tcPr>
          <w:p w:rsidRPr="00451F33" w:rsidR="00554C21" w:rsidP="001862D1" w:rsidRDefault="00554C21" w14:paraId="572BE613" w14:textId="77777777">
            <w:pPr>
              <w:jc w:val="both"/>
              <w:rPr>
                <w:rFonts w:cs="Arial"/>
                <w:b/>
                <w:bCs/>
                <w:color w:val="000000"/>
                <w:sz w:val="20"/>
                <w:szCs w:val="20"/>
              </w:rPr>
            </w:pPr>
            <w:r w:rsidRPr="00451F33">
              <w:rPr>
                <w:rFonts w:cs="Arial"/>
                <w:b/>
                <w:bCs/>
                <w:color w:val="000000"/>
                <w:sz w:val="20"/>
                <w:szCs w:val="20"/>
              </w:rPr>
              <w:t>Retail &amp; Wholesale</w:t>
            </w:r>
          </w:p>
        </w:tc>
        <w:tc>
          <w:tcPr>
            <w:tcW w:w="0" w:type="auto"/>
            <w:noWrap/>
            <w:vAlign w:val="center"/>
          </w:tcPr>
          <w:p w:rsidRPr="00451F33" w:rsidR="00554C21" w:rsidP="001862D1" w:rsidRDefault="00647A91" w14:paraId="4A26569F" w14:textId="72E567AC">
            <w:pPr>
              <w:jc w:val="both"/>
              <w:rPr>
                <w:rFonts w:cs="Arial"/>
                <w:color w:val="000000"/>
                <w:sz w:val="20"/>
                <w:szCs w:val="20"/>
              </w:rPr>
            </w:pPr>
            <w:r>
              <w:rPr>
                <w:rFonts w:cs="Arial"/>
                <w:color w:val="000000"/>
                <w:sz w:val="20"/>
                <w:szCs w:val="20"/>
              </w:rPr>
              <w:t>-£7</w:t>
            </w:r>
            <w:r w:rsidR="005C7C51">
              <w:rPr>
                <w:rFonts w:cs="Arial"/>
                <w:color w:val="000000"/>
                <w:sz w:val="20"/>
                <w:szCs w:val="20"/>
              </w:rPr>
              <w:t>0</w:t>
            </w:r>
          </w:p>
        </w:tc>
        <w:tc>
          <w:tcPr>
            <w:tcW w:w="0" w:type="auto"/>
            <w:noWrap/>
            <w:vAlign w:val="center"/>
          </w:tcPr>
          <w:p w:rsidRPr="00451F33" w:rsidR="00554C21" w:rsidP="001862D1" w:rsidRDefault="00647A91" w14:paraId="3BD5E4EF" w14:textId="65C71E1E">
            <w:pPr>
              <w:jc w:val="both"/>
              <w:rPr>
                <w:rFonts w:cs="Arial"/>
                <w:color w:val="000000"/>
                <w:sz w:val="20"/>
                <w:szCs w:val="20"/>
              </w:rPr>
            </w:pPr>
            <w:r>
              <w:rPr>
                <w:rFonts w:cs="Arial"/>
                <w:color w:val="000000"/>
                <w:sz w:val="20"/>
                <w:szCs w:val="20"/>
              </w:rPr>
              <w:t>-£</w:t>
            </w:r>
            <w:r w:rsidR="005C7C51">
              <w:rPr>
                <w:rFonts w:cs="Arial"/>
                <w:color w:val="000000"/>
                <w:sz w:val="20"/>
                <w:szCs w:val="20"/>
              </w:rPr>
              <w:t>671</w:t>
            </w:r>
          </w:p>
        </w:tc>
        <w:tc>
          <w:tcPr>
            <w:tcW w:w="0" w:type="auto"/>
            <w:noWrap/>
            <w:vAlign w:val="center"/>
          </w:tcPr>
          <w:p w:rsidRPr="00451F33" w:rsidR="00554C21" w:rsidP="001862D1" w:rsidRDefault="00647A91" w14:paraId="17BC7021" w14:textId="22DB6481">
            <w:pPr>
              <w:jc w:val="both"/>
              <w:rPr>
                <w:rFonts w:cs="Arial"/>
                <w:color w:val="000000"/>
                <w:sz w:val="20"/>
                <w:szCs w:val="20"/>
              </w:rPr>
            </w:pPr>
            <w:r>
              <w:rPr>
                <w:rFonts w:cs="Arial"/>
                <w:color w:val="000000"/>
                <w:sz w:val="20"/>
                <w:szCs w:val="20"/>
              </w:rPr>
              <w:t>-£</w:t>
            </w:r>
            <w:r w:rsidR="005C7C51">
              <w:rPr>
                <w:rFonts w:cs="Arial"/>
                <w:color w:val="000000"/>
                <w:sz w:val="20"/>
                <w:szCs w:val="20"/>
              </w:rPr>
              <w:t>7</w:t>
            </w:r>
          </w:p>
        </w:tc>
        <w:tc>
          <w:tcPr>
            <w:tcW w:w="0" w:type="auto"/>
            <w:noWrap/>
            <w:vAlign w:val="center"/>
          </w:tcPr>
          <w:p w:rsidRPr="00451F33" w:rsidR="00554C21" w:rsidP="001862D1" w:rsidRDefault="00647A91" w14:paraId="33266A85" w14:textId="55AB6927">
            <w:pPr>
              <w:jc w:val="both"/>
              <w:rPr>
                <w:rFonts w:cs="Arial"/>
                <w:color w:val="000000"/>
                <w:sz w:val="20"/>
                <w:szCs w:val="20"/>
              </w:rPr>
            </w:pPr>
            <w:r>
              <w:rPr>
                <w:rFonts w:cs="Arial"/>
                <w:color w:val="000000"/>
                <w:sz w:val="20"/>
                <w:szCs w:val="20"/>
              </w:rPr>
              <w:t>-£4</w:t>
            </w:r>
            <w:r w:rsidR="005C7C51">
              <w:rPr>
                <w:rFonts w:cs="Arial"/>
                <w:color w:val="000000"/>
                <w:sz w:val="20"/>
                <w:szCs w:val="20"/>
              </w:rPr>
              <w:t>47</w:t>
            </w:r>
          </w:p>
        </w:tc>
      </w:tr>
      <w:tr w:rsidRPr="00D40134" w:rsidR="00554C21" w:rsidTr="3CCA7537" w14:paraId="00BC72A8" w14:textId="77777777">
        <w:trPr>
          <w:trHeight w:val="163"/>
          <w:jc w:val="center"/>
        </w:trPr>
        <w:tc>
          <w:tcPr>
            <w:tcW w:w="0" w:type="auto"/>
            <w:noWrap/>
            <w:hideMark/>
          </w:tcPr>
          <w:p w:rsidRPr="00451F33" w:rsidR="00554C21" w:rsidP="001862D1" w:rsidRDefault="00554C21" w14:paraId="6E19BD95" w14:textId="77777777">
            <w:pPr>
              <w:jc w:val="both"/>
              <w:rPr>
                <w:rFonts w:cs="Arial"/>
                <w:b/>
                <w:bCs/>
                <w:color w:val="000000"/>
                <w:sz w:val="20"/>
                <w:szCs w:val="20"/>
              </w:rPr>
            </w:pPr>
            <w:r w:rsidRPr="00451F33">
              <w:rPr>
                <w:rFonts w:cs="Arial"/>
                <w:b/>
                <w:bCs/>
                <w:color w:val="000000"/>
                <w:sz w:val="20"/>
                <w:szCs w:val="20"/>
              </w:rPr>
              <w:t>Health</w:t>
            </w:r>
          </w:p>
        </w:tc>
        <w:tc>
          <w:tcPr>
            <w:tcW w:w="0" w:type="auto"/>
            <w:noWrap/>
            <w:vAlign w:val="center"/>
          </w:tcPr>
          <w:p w:rsidRPr="00451F33" w:rsidR="00554C21" w:rsidP="001862D1" w:rsidRDefault="00647A91" w14:paraId="6C8AE7E6" w14:textId="2BEDD12A">
            <w:pPr>
              <w:jc w:val="both"/>
              <w:rPr>
                <w:rFonts w:cs="Arial"/>
                <w:color w:val="000000"/>
                <w:sz w:val="20"/>
                <w:szCs w:val="20"/>
              </w:rPr>
            </w:pPr>
            <w:r>
              <w:rPr>
                <w:rFonts w:cs="Arial"/>
                <w:color w:val="000000"/>
                <w:sz w:val="20"/>
                <w:szCs w:val="20"/>
              </w:rPr>
              <w:t>-£8</w:t>
            </w:r>
            <w:r w:rsidR="005C7C51">
              <w:rPr>
                <w:rFonts w:cs="Arial"/>
                <w:color w:val="000000"/>
                <w:sz w:val="20"/>
                <w:szCs w:val="20"/>
              </w:rPr>
              <w:t>3</w:t>
            </w:r>
          </w:p>
        </w:tc>
        <w:tc>
          <w:tcPr>
            <w:tcW w:w="0" w:type="auto"/>
            <w:noWrap/>
            <w:vAlign w:val="center"/>
          </w:tcPr>
          <w:p w:rsidRPr="00451F33" w:rsidR="00554C21" w:rsidP="001862D1" w:rsidRDefault="00647A91" w14:paraId="27EF5C9D" w14:textId="5D7E037C">
            <w:pPr>
              <w:jc w:val="both"/>
              <w:rPr>
                <w:rFonts w:cs="Arial"/>
                <w:color w:val="000000"/>
                <w:sz w:val="20"/>
                <w:szCs w:val="20"/>
              </w:rPr>
            </w:pPr>
            <w:r>
              <w:rPr>
                <w:rFonts w:cs="Arial"/>
                <w:color w:val="000000"/>
                <w:sz w:val="20"/>
                <w:szCs w:val="20"/>
              </w:rPr>
              <w:t>-£</w:t>
            </w:r>
            <w:r w:rsidR="005C7C51">
              <w:rPr>
                <w:rFonts w:cs="Arial"/>
                <w:color w:val="000000"/>
                <w:sz w:val="20"/>
                <w:szCs w:val="20"/>
              </w:rPr>
              <w:t>849</w:t>
            </w:r>
          </w:p>
        </w:tc>
        <w:tc>
          <w:tcPr>
            <w:tcW w:w="0" w:type="auto"/>
            <w:noWrap/>
            <w:vAlign w:val="center"/>
          </w:tcPr>
          <w:p w:rsidRPr="00451F33" w:rsidR="00554C21" w:rsidP="001862D1" w:rsidRDefault="00647A91" w14:paraId="24C0C8D4" w14:textId="465893F9">
            <w:pPr>
              <w:jc w:val="both"/>
              <w:rPr>
                <w:rFonts w:cs="Arial"/>
                <w:color w:val="000000"/>
                <w:sz w:val="20"/>
                <w:szCs w:val="20"/>
              </w:rPr>
            </w:pPr>
            <w:r>
              <w:rPr>
                <w:rFonts w:cs="Arial"/>
                <w:color w:val="000000"/>
                <w:sz w:val="20"/>
                <w:szCs w:val="20"/>
              </w:rPr>
              <w:t>-£4</w:t>
            </w:r>
            <w:r w:rsidR="005C7C51">
              <w:rPr>
                <w:rFonts w:cs="Arial"/>
                <w:color w:val="000000"/>
                <w:sz w:val="20"/>
                <w:szCs w:val="20"/>
              </w:rPr>
              <w:t>3</w:t>
            </w:r>
          </w:p>
        </w:tc>
        <w:tc>
          <w:tcPr>
            <w:tcW w:w="0" w:type="auto"/>
            <w:noWrap/>
            <w:vAlign w:val="center"/>
          </w:tcPr>
          <w:p w:rsidRPr="00451F33" w:rsidR="00554C21" w:rsidP="001862D1" w:rsidRDefault="00647A91" w14:paraId="12E54609" w14:textId="4F318ED3">
            <w:pPr>
              <w:jc w:val="both"/>
              <w:rPr>
                <w:rFonts w:cs="Arial"/>
                <w:color w:val="000000"/>
                <w:sz w:val="20"/>
                <w:szCs w:val="20"/>
              </w:rPr>
            </w:pPr>
            <w:r>
              <w:rPr>
                <w:rFonts w:cs="Arial"/>
                <w:color w:val="000000"/>
                <w:sz w:val="20"/>
                <w:szCs w:val="20"/>
              </w:rPr>
              <w:t>-£4,</w:t>
            </w:r>
            <w:r w:rsidR="005C7C51">
              <w:rPr>
                <w:rFonts w:cs="Arial"/>
                <w:color w:val="000000"/>
                <w:sz w:val="20"/>
                <w:szCs w:val="20"/>
              </w:rPr>
              <w:t>136</w:t>
            </w:r>
          </w:p>
        </w:tc>
      </w:tr>
      <w:tr w:rsidRPr="00D40134" w:rsidR="00554C21" w:rsidTr="3CCA7537" w14:paraId="670C133D" w14:textId="77777777">
        <w:trPr>
          <w:trHeight w:val="163"/>
          <w:jc w:val="center"/>
        </w:trPr>
        <w:tc>
          <w:tcPr>
            <w:tcW w:w="0" w:type="auto"/>
            <w:noWrap/>
            <w:hideMark/>
          </w:tcPr>
          <w:p w:rsidRPr="00451F33" w:rsidR="00554C21" w:rsidP="001862D1" w:rsidRDefault="00554C21" w14:paraId="58875106" w14:textId="77777777">
            <w:pPr>
              <w:jc w:val="both"/>
              <w:rPr>
                <w:rFonts w:cs="Arial"/>
                <w:b/>
                <w:bCs/>
                <w:color w:val="000000"/>
                <w:sz w:val="20"/>
                <w:szCs w:val="20"/>
              </w:rPr>
            </w:pPr>
            <w:r w:rsidRPr="00451F33">
              <w:rPr>
                <w:rFonts w:cs="Arial"/>
                <w:b/>
                <w:bCs/>
                <w:color w:val="000000"/>
                <w:sz w:val="20"/>
                <w:szCs w:val="20"/>
              </w:rPr>
              <w:t>Education</w:t>
            </w:r>
          </w:p>
        </w:tc>
        <w:tc>
          <w:tcPr>
            <w:tcW w:w="0" w:type="auto"/>
            <w:noWrap/>
            <w:vAlign w:val="center"/>
          </w:tcPr>
          <w:p w:rsidRPr="00451F33" w:rsidR="00554C21" w:rsidP="001862D1" w:rsidRDefault="00647A91" w14:paraId="5A3C43A6" w14:textId="3B41068D">
            <w:pPr>
              <w:jc w:val="both"/>
              <w:rPr>
                <w:rFonts w:cs="Arial"/>
                <w:color w:val="000000"/>
                <w:sz w:val="20"/>
                <w:szCs w:val="20"/>
              </w:rPr>
            </w:pPr>
            <w:r>
              <w:rPr>
                <w:rFonts w:cs="Arial"/>
                <w:color w:val="000000"/>
                <w:sz w:val="20"/>
                <w:szCs w:val="20"/>
              </w:rPr>
              <w:t>£3</w:t>
            </w:r>
            <w:r w:rsidR="005C7C51">
              <w:rPr>
                <w:rFonts w:cs="Arial"/>
                <w:color w:val="000000"/>
                <w:sz w:val="20"/>
                <w:szCs w:val="20"/>
              </w:rPr>
              <w:t>22</w:t>
            </w:r>
          </w:p>
        </w:tc>
        <w:tc>
          <w:tcPr>
            <w:tcW w:w="0" w:type="auto"/>
            <w:noWrap/>
            <w:vAlign w:val="center"/>
          </w:tcPr>
          <w:p w:rsidRPr="00451F33" w:rsidR="00554C21" w:rsidP="001862D1" w:rsidRDefault="00647A91" w14:paraId="54FC0EE5" w14:textId="48A51727">
            <w:pPr>
              <w:jc w:val="both"/>
              <w:rPr>
                <w:rFonts w:cs="Arial"/>
                <w:color w:val="000000"/>
                <w:sz w:val="20"/>
                <w:szCs w:val="20"/>
              </w:rPr>
            </w:pPr>
            <w:r>
              <w:rPr>
                <w:rFonts w:cs="Arial"/>
                <w:color w:val="000000"/>
                <w:sz w:val="20"/>
                <w:szCs w:val="20"/>
              </w:rPr>
              <w:t>£2,</w:t>
            </w:r>
            <w:r w:rsidR="005C7C51">
              <w:rPr>
                <w:rFonts w:cs="Arial"/>
                <w:color w:val="000000"/>
                <w:sz w:val="20"/>
                <w:szCs w:val="20"/>
              </w:rPr>
              <w:t>469</w:t>
            </w:r>
          </w:p>
        </w:tc>
        <w:tc>
          <w:tcPr>
            <w:tcW w:w="0" w:type="auto"/>
            <w:noWrap/>
            <w:vAlign w:val="center"/>
          </w:tcPr>
          <w:p w:rsidRPr="00451F33" w:rsidR="00554C21" w:rsidP="001862D1" w:rsidRDefault="00647A91" w14:paraId="64D44DFE" w14:textId="00761B66">
            <w:pPr>
              <w:jc w:val="both"/>
              <w:rPr>
                <w:rFonts w:cs="Arial"/>
                <w:color w:val="000000"/>
                <w:sz w:val="20"/>
                <w:szCs w:val="20"/>
              </w:rPr>
            </w:pPr>
            <w:r>
              <w:rPr>
                <w:rFonts w:cs="Arial"/>
                <w:color w:val="000000"/>
                <w:sz w:val="20"/>
                <w:szCs w:val="20"/>
              </w:rPr>
              <w:t>£4</w:t>
            </w:r>
            <w:r w:rsidR="005C7C51">
              <w:rPr>
                <w:rFonts w:cs="Arial"/>
                <w:color w:val="000000"/>
                <w:sz w:val="20"/>
                <w:szCs w:val="20"/>
              </w:rPr>
              <w:t>0</w:t>
            </w:r>
          </w:p>
        </w:tc>
        <w:tc>
          <w:tcPr>
            <w:tcW w:w="0" w:type="auto"/>
            <w:noWrap/>
            <w:vAlign w:val="center"/>
          </w:tcPr>
          <w:p w:rsidRPr="00451F33" w:rsidR="00554C21" w:rsidP="001862D1" w:rsidRDefault="00647A91" w14:paraId="3FC0EB34" w14:textId="4E05BE91">
            <w:pPr>
              <w:jc w:val="both"/>
              <w:rPr>
                <w:rFonts w:cs="Arial"/>
                <w:color w:val="000000"/>
                <w:sz w:val="20"/>
                <w:szCs w:val="20"/>
              </w:rPr>
            </w:pPr>
            <w:r>
              <w:rPr>
                <w:rFonts w:cs="Arial"/>
                <w:color w:val="000000"/>
                <w:sz w:val="20"/>
                <w:szCs w:val="20"/>
              </w:rPr>
              <w:t>£</w:t>
            </w:r>
            <w:r w:rsidR="005C7C51">
              <w:rPr>
                <w:rFonts w:cs="Arial"/>
                <w:color w:val="000000"/>
                <w:sz w:val="20"/>
                <w:szCs w:val="20"/>
              </w:rPr>
              <w:t>4,743</w:t>
            </w:r>
          </w:p>
        </w:tc>
      </w:tr>
      <w:tr w:rsidRPr="00D40134" w:rsidR="00554C21" w:rsidTr="3CCA7537" w14:paraId="78F5B57A" w14:textId="77777777">
        <w:trPr>
          <w:trHeight w:val="163"/>
          <w:jc w:val="center"/>
        </w:trPr>
        <w:tc>
          <w:tcPr>
            <w:tcW w:w="0" w:type="auto"/>
            <w:noWrap/>
            <w:hideMark/>
          </w:tcPr>
          <w:p w:rsidRPr="00451F33" w:rsidR="00554C21" w:rsidP="001862D1" w:rsidRDefault="00554C21" w14:paraId="554AF3D6" w14:textId="77777777">
            <w:pPr>
              <w:jc w:val="both"/>
              <w:rPr>
                <w:rFonts w:cs="Arial"/>
                <w:b/>
                <w:bCs/>
                <w:color w:val="000000"/>
                <w:sz w:val="20"/>
                <w:szCs w:val="20"/>
              </w:rPr>
            </w:pPr>
            <w:r w:rsidRPr="00451F33">
              <w:rPr>
                <w:rFonts w:cs="Arial"/>
                <w:b/>
                <w:bCs/>
                <w:color w:val="000000"/>
                <w:sz w:val="20"/>
                <w:szCs w:val="20"/>
              </w:rPr>
              <w:t>Transport &amp; Storage</w:t>
            </w:r>
          </w:p>
        </w:tc>
        <w:tc>
          <w:tcPr>
            <w:tcW w:w="0" w:type="auto"/>
            <w:noWrap/>
            <w:vAlign w:val="center"/>
          </w:tcPr>
          <w:p w:rsidRPr="00451F33" w:rsidR="00554C21" w:rsidP="001862D1" w:rsidRDefault="00647A91" w14:paraId="37792911" w14:textId="4D6CA874">
            <w:pPr>
              <w:jc w:val="both"/>
              <w:rPr>
                <w:rFonts w:cs="Arial"/>
                <w:color w:val="000000"/>
                <w:sz w:val="20"/>
                <w:szCs w:val="20"/>
              </w:rPr>
            </w:pPr>
            <w:r>
              <w:rPr>
                <w:rFonts w:cs="Arial"/>
                <w:color w:val="000000"/>
                <w:sz w:val="20"/>
                <w:szCs w:val="20"/>
              </w:rPr>
              <w:t>£</w:t>
            </w:r>
            <w:r w:rsidR="005C7C51">
              <w:rPr>
                <w:rFonts w:cs="Arial"/>
                <w:color w:val="000000"/>
                <w:sz w:val="20"/>
                <w:szCs w:val="20"/>
              </w:rPr>
              <w:t>56</w:t>
            </w:r>
          </w:p>
        </w:tc>
        <w:tc>
          <w:tcPr>
            <w:tcW w:w="0" w:type="auto"/>
            <w:noWrap/>
            <w:vAlign w:val="center"/>
          </w:tcPr>
          <w:p w:rsidRPr="00451F33" w:rsidR="00554C21" w:rsidP="001862D1" w:rsidRDefault="00647A91" w14:paraId="3E29403A" w14:textId="5C873F08">
            <w:pPr>
              <w:jc w:val="both"/>
              <w:rPr>
                <w:rFonts w:cs="Arial"/>
                <w:color w:val="000000"/>
                <w:sz w:val="20"/>
                <w:szCs w:val="20"/>
              </w:rPr>
            </w:pPr>
            <w:r>
              <w:rPr>
                <w:rFonts w:cs="Arial"/>
                <w:color w:val="000000"/>
                <w:sz w:val="20"/>
                <w:szCs w:val="20"/>
              </w:rPr>
              <w:t>£1,</w:t>
            </w:r>
            <w:r w:rsidR="005C7C51">
              <w:rPr>
                <w:rFonts w:cs="Arial"/>
                <w:color w:val="000000"/>
                <w:sz w:val="20"/>
                <w:szCs w:val="20"/>
              </w:rPr>
              <w:t>392</w:t>
            </w:r>
          </w:p>
        </w:tc>
        <w:tc>
          <w:tcPr>
            <w:tcW w:w="0" w:type="auto"/>
            <w:noWrap/>
            <w:vAlign w:val="center"/>
          </w:tcPr>
          <w:p w:rsidRPr="00451F33" w:rsidR="00554C21" w:rsidP="001862D1" w:rsidRDefault="00647A91" w14:paraId="4F91BCBF" w14:textId="1F7D3563">
            <w:pPr>
              <w:jc w:val="both"/>
              <w:rPr>
                <w:rFonts w:cs="Arial"/>
                <w:color w:val="000000"/>
                <w:sz w:val="20"/>
                <w:szCs w:val="20"/>
              </w:rPr>
            </w:pPr>
            <w:r>
              <w:rPr>
                <w:rFonts w:cs="Arial"/>
                <w:color w:val="000000"/>
                <w:sz w:val="20"/>
                <w:szCs w:val="20"/>
              </w:rPr>
              <w:t>£1</w:t>
            </w:r>
          </w:p>
        </w:tc>
        <w:tc>
          <w:tcPr>
            <w:tcW w:w="0" w:type="auto"/>
            <w:noWrap/>
            <w:vAlign w:val="center"/>
          </w:tcPr>
          <w:p w:rsidRPr="00451F33" w:rsidR="00554C21" w:rsidP="001862D1" w:rsidRDefault="00647A91" w14:paraId="2502D6C3" w14:textId="4B8A0E64">
            <w:pPr>
              <w:jc w:val="both"/>
              <w:rPr>
                <w:rFonts w:cs="Arial"/>
                <w:color w:val="000000"/>
                <w:sz w:val="20"/>
                <w:szCs w:val="20"/>
              </w:rPr>
            </w:pPr>
            <w:r>
              <w:rPr>
                <w:rFonts w:cs="Arial"/>
                <w:color w:val="000000"/>
                <w:sz w:val="20"/>
                <w:szCs w:val="20"/>
              </w:rPr>
              <w:t>£1</w:t>
            </w:r>
            <w:r w:rsidR="005C7C51">
              <w:rPr>
                <w:rFonts w:cs="Arial"/>
                <w:color w:val="000000"/>
                <w:sz w:val="20"/>
                <w:szCs w:val="20"/>
              </w:rPr>
              <w:t>23</w:t>
            </w:r>
          </w:p>
        </w:tc>
      </w:tr>
      <w:tr w:rsidRPr="00D40134" w:rsidR="00554C21" w:rsidTr="3CCA7537" w14:paraId="47FC288A" w14:textId="77777777">
        <w:trPr>
          <w:trHeight w:val="163"/>
          <w:jc w:val="center"/>
        </w:trPr>
        <w:tc>
          <w:tcPr>
            <w:tcW w:w="0" w:type="auto"/>
            <w:noWrap/>
            <w:hideMark/>
          </w:tcPr>
          <w:p w:rsidRPr="00451F33" w:rsidR="00554C21" w:rsidP="001862D1" w:rsidRDefault="00554C21" w14:paraId="054003D5" w14:textId="77777777">
            <w:pPr>
              <w:jc w:val="both"/>
              <w:rPr>
                <w:rFonts w:cs="Arial"/>
                <w:b/>
                <w:bCs/>
                <w:color w:val="000000"/>
                <w:sz w:val="20"/>
                <w:szCs w:val="20"/>
              </w:rPr>
            </w:pPr>
            <w:r w:rsidRPr="00451F33">
              <w:rPr>
                <w:rFonts w:cs="Arial"/>
                <w:b/>
                <w:bCs/>
                <w:color w:val="000000"/>
                <w:sz w:val="20"/>
                <w:szCs w:val="20"/>
              </w:rPr>
              <w:t>Offices &amp; other Services</w:t>
            </w:r>
          </w:p>
        </w:tc>
        <w:tc>
          <w:tcPr>
            <w:tcW w:w="0" w:type="auto"/>
            <w:noWrap/>
            <w:vAlign w:val="center"/>
          </w:tcPr>
          <w:p w:rsidRPr="00451F33" w:rsidR="00554C21" w:rsidP="001862D1" w:rsidRDefault="00647A91" w14:paraId="03DFB542" w14:textId="0A56EF2B">
            <w:pPr>
              <w:jc w:val="both"/>
              <w:rPr>
                <w:rFonts w:cs="Arial"/>
                <w:color w:val="000000"/>
                <w:sz w:val="20"/>
                <w:szCs w:val="20"/>
              </w:rPr>
            </w:pPr>
            <w:r>
              <w:rPr>
                <w:rFonts w:cs="Arial"/>
                <w:color w:val="000000"/>
                <w:sz w:val="20"/>
                <w:szCs w:val="20"/>
              </w:rPr>
              <w:t>-£2</w:t>
            </w:r>
            <w:r w:rsidR="005C7C51">
              <w:rPr>
                <w:rFonts w:cs="Arial"/>
                <w:color w:val="000000"/>
                <w:sz w:val="20"/>
                <w:szCs w:val="20"/>
              </w:rPr>
              <w:t>23</w:t>
            </w:r>
          </w:p>
        </w:tc>
        <w:tc>
          <w:tcPr>
            <w:tcW w:w="0" w:type="auto"/>
            <w:noWrap/>
            <w:vAlign w:val="center"/>
          </w:tcPr>
          <w:p w:rsidRPr="00451F33" w:rsidR="00554C21" w:rsidP="001862D1" w:rsidRDefault="00647A91" w14:paraId="38396544" w14:textId="4421FA1F">
            <w:pPr>
              <w:jc w:val="both"/>
              <w:rPr>
                <w:rFonts w:cs="Arial"/>
                <w:color w:val="000000"/>
                <w:sz w:val="20"/>
                <w:szCs w:val="20"/>
              </w:rPr>
            </w:pPr>
            <w:r>
              <w:rPr>
                <w:rFonts w:cs="Arial"/>
                <w:color w:val="000000"/>
                <w:sz w:val="20"/>
                <w:szCs w:val="20"/>
              </w:rPr>
              <w:t>-£</w:t>
            </w:r>
            <w:r w:rsidR="005C7C51">
              <w:rPr>
                <w:rFonts w:cs="Arial"/>
                <w:color w:val="000000"/>
                <w:sz w:val="20"/>
                <w:szCs w:val="20"/>
              </w:rPr>
              <w:t>964</w:t>
            </w:r>
          </w:p>
        </w:tc>
        <w:tc>
          <w:tcPr>
            <w:tcW w:w="0" w:type="auto"/>
            <w:noWrap/>
            <w:vAlign w:val="center"/>
          </w:tcPr>
          <w:p w:rsidRPr="00451F33" w:rsidR="00554C21" w:rsidP="001862D1" w:rsidRDefault="00647A91" w14:paraId="0CEEB5B4" w14:textId="66854543">
            <w:pPr>
              <w:jc w:val="both"/>
              <w:rPr>
                <w:rFonts w:cs="Arial"/>
                <w:color w:val="000000"/>
                <w:sz w:val="20"/>
                <w:szCs w:val="20"/>
              </w:rPr>
            </w:pPr>
            <w:r>
              <w:rPr>
                <w:rFonts w:cs="Arial"/>
                <w:color w:val="000000"/>
                <w:sz w:val="20"/>
                <w:szCs w:val="20"/>
              </w:rPr>
              <w:t>-£2</w:t>
            </w:r>
            <w:r w:rsidR="005C7C51">
              <w:rPr>
                <w:rFonts w:cs="Arial"/>
                <w:color w:val="000000"/>
                <w:sz w:val="20"/>
                <w:szCs w:val="20"/>
              </w:rPr>
              <w:t>28</w:t>
            </w:r>
          </w:p>
        </w:tc>
        <w:tc>
          <w:tcPr>
            <w:tcW w:w="0" w:type="auto"/>
            <w:noWrap/>
            <w:vAlign w:val="center"/>
          </w:tcPr>
          <w:p w:rsidRPr="00451F33" w:rsidR="00554C21" w:rsidP="001862D1" w:rsidRDefault="00647A91" w14:paraId="3CBD5F42" w14:textId="21BEF88E">
            <w:pPr>
              <w:jc w:val="both"/>
              <w:rPr>
                <w:rFonts w:cs="Arial"/>
                <w:color w:val="000000"/>
                <w:sz w:val="20"/>
                <w:szCs w:val="20"/>
              </w:rPr>
            </w:pPr>
            <w:r>
              <w:rPr>
                <w:rFonts w:cs="Arial"/>
                <w:color w:val="000000"/>
                <w:sz w:val="20"/>
                <w:szCs w:val="20"/>
              </w:rPr>
              <w:t>-£4,</w:t>
            </w:r>
            <w:r w:rsidR="005C7C51">
              <w:rPr>
                <w:rFonts w:cs="Arial"/>
                <w:color w:val="000000"/>
                <w:sz w:val="20"/>
                <w:szCs w:val="20"/>
              </w:rPr>
              <w:t>350</w:t>
            </w:r>
          </w:p>
        </w:tc>
      </w:tr>
      <w:tr w:rsidRPr="00D40134" w:rsidR="00554C21" w:rsidTr="3CCA7537" w14:paraId="1A70FA9D" w14:textId="77777777">
        <w:trPr>
          <w:trHeight w:val="163"/>
          <w:jc w:val="center"/>
        </w:trPr>
        <w:tc>
          <w:tcPr>
            <w:tcW w:w="0" w:type="auto"/>
            <w:noWrap/>
            <w:hideMark/>
          </w:tcPr>
          <w:p w:rsidRPr="00451F33" w:rsidR="00554C21" w:rsidP="001862D1" w:rsidRDefault="00554C21" w14:paraId="2FAC0D80" w14:textId="77777777">
            <w:pPr>
              <w:jc w:val="both"/>
              <w:rPr>
                <w:rFonts w:cs="Arial"/>
                <w:b/>
                <w:bCs/>
                <w:color w:val="000000"/>
                <w:sz w:val="20"/>
                <w:szCs w:val="20"/>
              </w:rPr>
            </w:pPr>
            <w:r w:rsidRPr="00451F33">
              <w:rPr>
                <w:rFonts w:cs="Arial"/>
                <w:b/>
                <w:bCs/>
                <w:color w:val="000000"/>
                <w:sz w:val="20"/>
                <w:szCs w:val="20"/>
              </w:rPr>
              <w:t>All</w:t>
            </w:r>
          </w:p>
        </w:tc>
        <w:tc>
          <w:tcPr>
            <w:tcW w:w="0" w:type="auto"/>
            <w:noWrap/>
            <w:vAlign w:val="center"/>
          </w:tcPr>
          <w:p w:rsidRPr="00451F33" w:rsidR="00554C21" w:rsidP="001862D1" w:rsidRDefault="00647A91" w14:paraId="768EB965" w14:textId="36521190">
            <w:pPr>
              <w:jc w:val="both"/>
              <w:rPr>
                <w:rFonts w:cs="Arial"/>
                <w:b/>
                <w:bCs/>
                <w:color w:val="000000"/>
                <w:sz w:val="20"/>
                <w:szCs w:val="20"/>
              </w:rPr>
            </w:pPr>
            <w:r>
              <w:rPr>
                <w:rFonts w:cs="Arial"/>
                <w:b/>
                <w:bCs/>
                <w:color w:val="000000"/>
                <w:sz w:val="20"/>
                <w:szCs w:val="20"/>
              </w:rPr>
              <w:t>£</w:t>
            </w:r>
            <w:r w:rsidR="005C7C51">
              <w:rPr>
                <w:rFonts w:cs="Arial"/>
                <w:b/>
                <w:bCs/>
                <w:color w:val="000000"/>
                <w:sz w:val="20"/>
                <w:szCs w:val="20"/>
              </w:rPr>
              <w:t>28</w:t>
            </w:r>
          </w:p>
        </w:tc>
        <w:tc>
          <w:tcPr>
            <w:tcW w:w="0" w:type="auto"/>
            <w:noWrap/>
            <w:vAlign w:val="center"/>
          </w:tcPr>
          <w:p w:rsidRPr="00451F33" w:rsidR="00554C21" w:rsidP="001862D1" w:rsidRDefault="00647A91" w14:paraId="5C6B45FC" w14:textId="0578A113">
            <w:pPr>
              <w:jc w:val="both"/>
              <w:rPr>
                <w:rFonts w:cs="Arial"/>
                <w:b/>
                <w:bCs/>
                <w:color w:val="000000"/>
                <w:sz w:val="20"/>
                <w:szCs w:val="20"/>
              </w:rPr>
            </w:pPr>
            <w:r>
              <w:rPr>
                <w:rFonts w:cs="Arial"/>
                <w:b/>
                <w:bCs/>
                <w:color w:val="000000"/>
                <w:sz w:val="20"/>
                <w:szCs w:val="20"/>
              </w:rPr>
              <w:t>£4</w:t>
            </w:r>
            <w:r w:rsidR="005C7C51">
              <w:rPr>
                <w:rFonts w:cs="Arial"/>
                <w:b/>
                <w:bCs/>
                <w:color w:val="000000"/>
                <w:sz w:val="20"/>
                <w:szCs w:val="20"/>
              </w:rPr>
              <w:t>3</w:t>
            </w:r>
          </w:p>
        </w:tc>
        <w:tc>
          <w:tcPr>
            <w:tcW w:w="0" w:type="auto"/>
            <w:noWrap/>
            <w:vAlign w:val="center"/>
          </w:tcPr>
          <w:p w:rsidRPr="00451F33" w:rsidR="00554C21" w:rsidP="001862D1" w:rsidRDefault="00647A91" w14:paraId="1A68BCC6" w14:textId="7FC80E9F">
            <w:pPr>
              <w:jc w:val="both"/>
              <w:rPr>
                <w:rFonts w:cs="Arial"/>
                <w:b/>
                <w:bCs/>
                <w:color w:val="000000"/>
                <w:sz w:val="20"/>
                <w:szCs w:val="20"/>
              </w:rPr>
            </w:pPr>
            <w:r>
              <w:rPr>
                <w:rFonts w:cs="Arial"/>
                <w:b/>
                <w:bCs/>
                <w:color w:val="000000"/>
                <w:sz w:val="20"/>
                <w:szCs w:val="20"/>
              </w:rPr>
              <w:t>-£2</w:t>
            </w:r>
            <w:r w:rsidR="005C7C51">
              <w:rPr>
                <w:rFonts w:cs="Arial"/>
                <w:b/>
                <w:bCs/>
                <w:color w:val="000000"/>
                <w:sz w:val="20"/>
                <w:szCs w:val="20"/>
              </w:rPr>
              <w:t>36</w:t>
            </w:r>
          </w:p>
        </w:tc>
        <w:tc>
          <w:tcPr>
            <w:tcW w:w="0" w:type="auto"/>
            <w:noWrap/>
            <w:vAlign w:val="center"/>
          </w:tcPr>
          <w:p w:rsidRPr="00451F33" w:rsidR="00554C21" w:rsidP="001862D1" w:rsidRDefault="00647A91" w14:paraId="3F1EC4CE" w14:textId="38E5D6DC">
            <w:pPr>
              <w:jc w:val="both"/>
              <w:rPr>
                <w:rFonts w:cs="Arial"/>
                <w:b/>
                <w:bCs/>
                <w:color w:val="000000"/>
                <w:sz w:val="20"/>
                <w:szCs w:val="20"/>
              </w:rPr>
            </w:pPr>
            <w:r>
              <w:rPr>
                <w:rFonts w:cs="Arial"/>
                <w:b/>
                <w:bCs/>
                <w:color w:val="000000"/>
                <w:sz w:val="20"/>
                <w:szCs w:val="20"/>
              </w:rPr>
              <w:t>-£2,</w:t>
            </w:r>
            <w:r w:rsidR="005C7C51">
              <w:rPr>
                <w:rFonts w:cs="Arial"/>
                <w:b/>
                <w:bCs/>
                <w:color w:val="000000"/>
                <w:sz w:val="20"/>
                <w:szCs w:val="20"/>
              </w:rPr>
              <w:t>393</w:t>
            </w:r>
          </w:p>
        </w:tc>
      </w:tr>
    </w:tbl>
    <w:p w:rsidRPr="00451F33" w:rsidR="00554C21" w:rsidP="00554C21" w:rsidRDefault="00554C21" w14:paraId="7B4B2276" w14:textId="69099C86">
      <w:pPr>
        <w:spacing w:after="160" w:line="259" w:lineRule="auto"/>
        <w:jc w:val="both"/>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estimates based on WRAP’s NHM Modelling</w:t>
      </w:r>
    </w:p>
    <w:p w:rsidRPr="00451F33" w:rsidR="00554C21" w:rsidP="00554C21" w:rsidRDefault="2103847F" w14:paraId="0C76095F" w14:textId="672BDE5C">
      <w:pPr>
        <w:jc w:val="both"/>
        <w:rPr>
          <w:rFonts w:cs="Arial"/>
        </w:rPr>
      </w:pPr>
      <w:bookmarkStart w:name="_Hlk100080683" w:id="117"/>
      <w:r w:rsidRPr="00451F33">
        <w:rPr>
          <w:rFonts w:cs="Arial"/>
        </w:rPr>
        <w:t xml:space="preserve">Our </w:t>
      </w:r>
      <w:proofErr w:type="spellStart"/>
      <w:r w:rsidRPr="00451F33">
        <w:rPr>
          <w:rFonts w:cs="Arial"/>
        </w:rPr>
        <w:t>SaMBA</w:t>
      </w:r>
      <w:proofErr w:type="spellEnd"/>
      <w:r w:rsidRPr="00451F33">
        <w:rPr>
          <w:rFonts w:cs="Arial"/>
        </w:rPr>
        <w:t xml:space="preserve"> assessment explains why we have considered policy options that exempt micro</w:t>
      </w:r>
      <w:r>
        <w:rPr>
          <w:rFonts w:cs="Arial"/>
        </w:rPr>
        <w:t xml:space="preserve"> firms</w:t>
      </w:r>
      <w:r w:rsidRPr="00451F33">
        <w:rPr>
          <w:rFonts w:cs="Arial"/>
        </w:rPr>
        <w:t xml:space="preserve"> or allow them additional implementation time to make required changes. Given that the inclusion of micro </w:t>
      </w:r>
      <w:r>
        <w:rPr>
          <w:rFonts w:cs="Arial"/>
        </w:rPr>
        <w:t>firms</w:t>
      </w:r>
      <w:r w:rsidRPr="00451F33">
        <w:rPr>
          <w:rFonts w:cs="Arial"/>
        </w:rPr>
        <w:t xml:space="preserve"> increases our NHM recycling rates by 9</w:t>
      </w:r>
      <w:r w:rsidR="4F91AC37">
        <w:rPr>
          <w:rFonts w:cs="Arial"/>
        </w:rPr>
        <w:t>.3</w:t>
      </w:r>
      <w:r w:rsidRPr="00451F33">
        <w:rPr>
          <w:rFonts w:cs="Arial"/>
        </w:rPr>
        <w:t xml:space="preserve"> percentage points as well as increase our carbon savings by £</w:t>
      </w:r>
      <w:r>
        <w:rPr>
          <w:rFonts w:cs="Arial"/>
        </w:rPr>
        <w:t>4.1bn</w:t>
      </w:r>
      <w:r w:rsidRPr="7C995945" w:rsidR="00554C21">
        <w:rPr>
          <w:rStyle w:val="FootnoteReference"/>
          <w:rFonts w:cs="Arial"/>
          <w:sz w:val="24"/>
        </w:rPr>
        <w:footnoteReference w:id="293"/>
      </w:r>
      <w:r w:rsidRPr="005E5536">
        <w:rPr>
          <w:rFonts w:cs="Arial"/>
          <w:sz w:val="28"/>
          <w:szCs w:val="28"/>
        </w:rPr>
        <w:t xml:space="preserve"> </w:t>
      </w:r>
      <w:r w:rsidRPr="00451F33">
        <w:rPr>
          <w:rFonts w:cs="Arial"/>
        </w:rPr>
        <w:t xml:space="preserve">our preferred option is 2nhm. This option was also supported by the consultation responses which showed that respondents believed that </w:t>
      </w:r>
      <w:r w:rsidR="7FEC1FF7">
        <w:rPr>
          <w:rFonts w:cs="Arial"/>
        </w:rPr>
        <w:t>small and micro</w:t>
      </w:r>
      <w:r>
        <w:rPr>
          <w:rFonts w:cs="Arial"/>
        </w:rPr>
        <w:t xml:space="preserve"> </w:t>
      </w:r>
      <w:r w:rsidRPr="00451F33">
        <w:rPr>
          <w:rFonts w:cs="Arial"/>
        </w:rPr>
        <w:t xml:space="preserve">businesses should comply with the new requirements. Only 10% of respondents expressed a preference for a complete exemption. 90% of respondents supported the inclusion of </w:t>
      </w:r>
      <w:r w:rsidR="7FEC1FF7">
        <w:rPr>
          <w:rFonts w:cs="Arial"/>
        </w:rPr>
        <w:t>micro firm</w:t>
      </w:r>
      <w:r w:rsidRPr="00451F33">
        <w:rPr>
          <w:rFonts w:cs="Arial"/>
        </w:rPr>
        <w:t>s, whether with a two-year phasing period (32%) or without any phasing period (58%)</w:t>
      </w:r>
      <w:r w:rsidRPr="7C995945" w:rsidR="00554C21">
        <w:rPr>
          <w:rStyle w:val="FootnoteReference"/>
          <w:rFonts w:cs="Arial"/>
          <w:sz w:val="24"/>
        </w:rPr>
        <w:footnoteReference w:id="294"/>
      </w:r>
      <w:r w:rsidRPr="00451F33">
        <w:rPr>
          <w:rFonts w:cs="Arial"/>
        </w:rPr>
        <w:t xml:space="preserve">. General comments expressed that there should be a drive for all businesses to ‘do the right thing’ for the societal benefits and that </w:t>
      </w:r>
      <w:r w:rsidR="7FEC1FF7">
        <w:rPr>
          <w:rFonts w:cs="Arial"/>
        </w:rPr>
        <w:t>micro firm</w:t>
      </w:r>
      <w:r w:rsidRPr="00451F33">
        <w:rPr>
          <w:rFonts w:cs="Arial"/>
        </w:rPr>
        <w:t xml:space="preserve">s are instrumental to increasing the current level of recycling seen at business premises, which in some business sizes and sectors is well below the household recycling rate. </w:t>
      </w:r>
    </w:p>
    <w:p w:rsidRPr="00451F33" w:rsidR="00554C21" w:rsidP="00554C21" w:rsidRDefault="00554C21" w14:paraId="275248C5" w14:textId="2F98D986">
      <w:pPr>
        <w:pStyle w:val="Heading3"/>
        <w:rPr>
          <w:rFonts w:eastAsia="Arial"/>
          <w:b w:val="0"/>
          <w:bCs w:val="0"/>
        </w:rPr>
      </w:pPr>
      <w:r w:rsidRPr="1C588DF9">
        <w:rPr>
          <w:rFonts w:eastAsia="Arial"/>
        </w:rPr>
        <w:t>Mitigation</w:t>
      </w:r>
      <w:r w:rsidRPr="00BF4E2B">
        <w:rPr>
          <w:rFonts w:eastAsia="Arial"/>
        </w:rPr>
        <w:t xml:space="preserve"> measures for businesses</w:t>
      </w:r>
    </w:p>
    <w:p w:rsidRPr="00BF68FD" w:rsidR="2F75C833" w:rsidP="00A677AC" w:rsidRDefault="2F75C833" w14:paraId="7E3EC808" w14:textId="253A5B1F">
      <w:pPr>
        <w:pStyle w:val="EBBodyPara"/>
        <w:rPr>
          <w:color w:val="000000" w:themeColor="text1"/>
          <w:sz w:val="24"/>
          <w:szCs w:val="24"/>
        </w:rPr>
      </w:pPr>
      <w:r w:rsidRPr="00BF68FD">
        <w:rPr>
          <w:b/>
          <w:color w:val="000000" w:themeColor="text1"/>
          <w:sz w:val="24"/>
          <w:szCs w:val="24"/>
        </w:rPr>
        <w:t>Two</w:t>
      </w:r>
      <w:r w:rsidR="00BF68FD">
        <w:rPr>
          <w:b/>
          <w:color w:val="000000" w:themeColor="text1"/>
          <w:sz w:val="24"/>
          <w:szCs w:val="24"/>
        </w:rPr>
        <w:t>-</w:t>
      </w:r>
      <w:r w:rsidRPr="00BF68FD">
        <w:rPr>
          <w:b/>
          <w:color w:val="000000" w:themeColor="text1"/>
          <w:sz w:val="24"/>
          <w:szCs w:val="24"/>
        </w:rPr>
        <w:t>year exemption for micro</w:t>
      </w:r>
      <w:r w:rsidR="004F1802">
        <w:rPr>
          <w:b/>
          <w:color w:val="000000" w:themeColor="text1"/>
          <w:sz w:val="24"/>
          <w:szCs w:val="24"/>
        </w:rPr>
        <w:t xml:space="preserve"> </w:t>
      </w:r>
      <w:r w:rsidRPr="00BF68FD">
        <w:rPr>
          <w:b/>
          <w:color w:val="000000" w:themeColor="text1"/>
          <w:sz w:val="24"/>
          <w:szCs w:val="24"/>
        </w:rPr>
        <w:t>firms</w:t>
      </w:r>
    </w:p>
    <w:p w:rsidR="39D3C8AA" w:rsidP="00A677AC" w:rsidRDefault="39D3C8AA" w14:paraId="0E903855" w14:textId="3D77566E">
      <w:pPr>
        <w:jc w:val="both"/>
        <w:rPr>
          <w:rFonts w:eastAsia="Arial" w:cs="Arial"/>
        </w:rPr>
      </w:pPr>
      <w:r w:rsidRPr="7E3B55D1">
        <w:rPr>
          <w:rFonts w:eastAsia="Arial" w:cs="Arial"/>
        </w:rPr>
        <w:t>Option 2nhm, the preferred option to phase in micro</w:t>
      </w:r>
      <w:r w:rsidR="004F1802">
        <w:rPr>
          <w:rFonts w:eastAsia="Arial" w:cs="Arial"/>
        </w:rPr>
        <w:t xml:space="preserve"> </w:t>
      </w:r>
      <w:r w:rsidRPr="7E3B55D1">
        <w:rPr>
          <w:rFonts w:eastAsia="Arial" w:cs="Arial"/>
        </w:rPr>
        <w:t>firms over two years, provides businesses with</w:t>
      </w:r>
      <w:r w:rsidR="009B706E">
        <w:rPr>
          <w:rFonts w:eastAsia="Arial" w:cs="Arial"/>
        </w:rPr>
        <w:t xml:space="preserve"> a</w:t>
      </w:r>
      <w:r w:rsidRPr="7E3B55D1">
        <w:rPr>
          <w:rFonts w:eastAsia="Arial" w:cs="Arial"/>
        </w:rPr>
        <w:t xml:space="preserve"> longer</w:t>
      </w:r>
      <w:r w:rsidR="009B706E">
        <w:rPr>
          <w:rFonts w:eastAsia="Arial" w:cs="Arial"/>
        </w:rPr>
        <w:t xml:space="preserve"> </w:t>
      </w:r>
      <w:proofErr w:type="gramStart"/>
      <w:r w:rsidR="009B706E">
        <w:rPr>
          <w:rFonts w:eastAsia="Arial" w:cs="Arial"/>
        </w:rPr>
        <w:t>period of time</w:t>
      </w:r>
      <w:proofErr w:type="gramEnd"/>
      <w:r w:rsidRPr="7E3B55D1">
        <w:rPr>
          <w:rFonts w:eastAsia="Arial" w:cs="Arial"/>
        </w:rPr>
        <w:t xml:space="preserve"> to prepare for the changes they will need to make to be compliant with new requirements by the </w:t>
      </w:r>
      <w:r w:rsidR="008020BC">
        <w:rPr>
          <w:rFonts w:eastAsia="Arial" w:cs="Arial"/>
        </w:rPr>
        <w:t>31</w:t>
      </w:r>
      <w:r w:rsidRPr="00101A16" w:rsidR="008020BC">
        <w:rPr>
          <w:rFonts w:eastAsia="Arial" w:cs="Arial"/>
          <w:vertAlign w:val="superscript"/>
        </w:rPr>
        <w:t>st</w:t>
      </w:r>
      <w:r w:rsidR="008020BC">
        <w:rPr>
          <w:rFonts w:eastAsia="Arial" w:cs="Arial"/>
        </w:rPr>
        <w:t xml:space="preserve"> March </w:t>
      </w:r>
      <w:r w:rsidRPr="7E3B55D1">
        <w:rPr>
          <w:rFonts w:eastAsia="Arial" w:cs="Arial"/>
        </w:rPr>
        <w:t>2027.</w:t>
      </w:r>
      <w:r w:rsidR="009B706E">
        <w:rPr>
          <w:rFonts w:eastAsia="Arial" w:cs="Arial"/>
        </w:rPr>
        <w:t xml:space="preserve"> Although </w:t>
      </w:r>
      <w:proofErr w:type="gramStart"/>
      <w:r w:rsidR="009B706E">
        <w:rPr>
          <w:rFonts w:eastAsia="Arial" w:cs="Arial"/>
        </w:rPr>
        <w:t>t</w:t>
      </w:r>
      <w:r w:rsidRPr="7E3B55D1">
        <w:rPr>
          <w:rFonts w:eastAsia="Arial" w:cs="Arial"/>
        </w:rPr>
        <w:t>his</w:t>
      </w:r>
      <w:r w:rsidR="0055637C">
        <w:rPr>
          <w:rFonts w:eastAsia="Arial" w:cs="Arial"/>
        </w:rPr>
        <w:t xml:space="preserve"> </w:t>
      </w:r>
      <w:r w:rsidR="00391265">
        <w:rPr>
          <w:rFonts w:eastAsia="Arial" w:cs="Arial"/>
        </w:rPr>
        <w:t>only</w:t>
      </w:r>
      <w:r w:rsidRPr="74BABBD0" w:rsidR="1B5F5089">
        <w:rPr>
          <w:rFonts w:eastAsia="Arial" w:cs="Arial"/>
        </w:rPr>
        <w:t xml:space="preserve"> </w:t>
      </w:r>
      <w:r w:rsidR="00391265">
        <w:rPr>
          <w:rFonts w:eastAsia="Arial" w:cs="Arial"/>
        </w:rPr>
        <w:t>delays</w:t>
      </w:r>
      <w:proofErr w:type="gramEnd"/>
      <w:r w:rsidRPr="7E3B55D1">
        <w:rPr>
          <w:rFonts w:eastAsia="Arial" w:cs="Arial"/>
        </w:rPr>
        <w:t xml:space="preserve"> increased costs</w:t>
      </w:r>
      <w:r w:rsidR="00391265">
        <w:rPr>
          <w:rFonts w:eastAsia="Arial" w:cs="Arial"/>
        </w:rPr>
        <w:t xml:space="preserve"> to micro</w:t>
      </w:r>
      <w:r w:rsidR="004F1802">
        <w:rPr>
          <w:rFonts w:eastAsia="Arial" w:cs="Arial"/>
        </w:rPr>
        <w:t xml:space="preserve"> </w:t>
      </w:r>
      <w:r w:rsidR="00391265">
        <w:rPr>
          <w:rFonts w:eastAsia="Arial" w:cs="Arial"/>
        </w:rPr>
        <w:t>firms</w:t>
      </w:r>
      <w:r w:rsidRPr="7E3B55D1">
        <w:rPr>
          <w:rFonts w:eastAsia="Arial" w:cs="Arial"/>
        </w:rPr>
        <w:t xml:space="preserve">, it does provide additional time for Defra to develop </w:t>
      </w:r>
      <w:r w:rsidR="00AC553E">
        <w:rPr>
          <w:rFonts w:eastAsia="Arial" w:cs="Arial"/>
        </w:rPr>
        <w:t xml:space="preserve">additional </w:t>
      </w:r>
      <w:r w:rsidRPr="7E3B55D1">
        <w:rPr>
          <w:rFonts w:eastAsia="Arial" w:cs="Arial"/>
        </w:rPr>
        <w:t xml:space="preserve">cost mitigation measures </w:t>
      </w:r>
      <w:r w:rsidR="00391265">
        <w:rPr>
          <w:rFonts w:eastAsia="Arial" w:cs="Arial"/>
        </w:rPr>
        <w:t xml:space="preserve">together </w:t>
      </w:r>
      <w:r w:rsidRPr="7E3B55D1">
        <w:rPr>
          <w:rFonts w:eastAsia="Arial" w:cs="Arial"/>
        </w:rPr>
        <w:t>with the sector.</w:t>
      </w:r>
    </w:p>
    <w:p w:rsidR="2F75C833" w:rsidP="2F75C833" w:rsidRDefault="2F75C833" w14:paraId="71BDCEB2" w14:textId="2B28DD0D">
      <w:pPr>
        <w:jc w:val="both"/>
      </w:pPr>
    </w:p>
    <w:p w:rsidRPr="00BF68FD" w:rsidR="2F75C833" w:rsidP="00BF68FD" w:rsidRDefault="2F75C833" w14:paraId="454B13E8" w14:textId="24E6A099">
      <w:pPr>
        <w:pStyle w:val="EBBodyPara"/>
        <w:rPr>
          <w:b/>
          <w:color w:val="000000" w:themeColor="text1"/>
          <w:sz w:val="24"/>
          <w:szCs w:val="24"/>
        </w:rPr>
      </w:pPr>
      <w:r w:rsidRPr="00BF68FD">
        <w:rPr>
          <w:b/>
          <w:color w:val="000000" w:themeColor="text1"/>
          <w:sz w:val="24"/>
          <w:szCs w:val="24"/>
        </w:rPr>
        <w:t>Business support tools</w:t>
      </w:r>
    </w:p>
    <w:bookmarkEnd w:id="117"/>
    <w:p w:rsidRPr="009257A1" w:rsidR="39D3C8AA" w:rsidP="00A677AC" w:rsidRDefault="39D3C8AA" w14:paraId="24D02FE2" w14:textId="3F46D270">
      <w:pPr>
        <w:jc w:val="both"/>
        <w:rPr>
          <w:rFonts w:eastAsia="Arial" w:cs="Arial"/>
          <w:strike/>
        </w:rPr>
      </w:pPr>
      <w:r w:rsidRPr="009257A1">
        <w:rPr>
          <w:rFonts w:eastAsia="Arial" w:cs="Arial"/>
        </w:rPr>
        <w:t>Defra has already commissioned the development and improvement of online tools that will help businesses to optimise and rationalise their waste collection services. This was based on engagement with the sector via several workshops that we held together with WRAP. These workshops helped to identify clear gaps in the provisions of these tools and guidance. This work is intended to provide support mechanisms for businesses to ensure that they transition to compliant waste management systems in the most cost-effective way.</w:t>
      </w:r>
    </w:p>
    <w:p w:rsidR="1C7FB8BF" w:rsidP="1C7FB8BF" w:rsidRDefault="1C7FB8BF" w14:paraId="63FCC7DA" w14:textId="18FDE1CF">
      <w:pPr>
        <w:spacing w:after="160" w:line="259" w:lineRule="auto"/>
        <w:jc w:val="both"/>
      </w:pPr>
    </w:p>
    <w:p w:rsidRPr="00BF68FD" w:rsidR="00554C21" w:rsidP="00BF68FD" w:rsidRDefault="1C588DF9" w14:paraId="7FFECB24" w14:textId="331FF46E">
      <w:pPr>
        <w:pStyle w:val="EBBodyPara"/>
        <w:rPr>
          <w:b/>
          <w:color w:val="000000" w:themeColor="text1"/>
          <w:sz w:val="24"/>
          <w:szCs w:val="24"/>
        </w:rPr>
      </w:pPr>
      <w:r w:rsidRPr="00BF68FD">
        <w:rPr>
          <w:b/>
          <w:color w:val="000000" w:themeColor="text1"/>
          <w:sz w:val="24"/>
          <w:szCs w:val="24"/>
        </w:rPr>
        <w:t xml:space="preserve">Cost </w:t>
      </w:r>
      <w:r w:rsidRPr="00BF68FD" w:rsidR="2F75C833">
        <w:rPr>
          <w:b/>
          <w:color w:val="000000" w:themeColor="text1"/>
          <w:sz w:val="24"/>
          <w:szCs w:val="24"/>
        </w:rPr>
        <w:t>reduction options for businesses</w:t>
      </w:r>
    </w:p>
    <w:p w:rsidRPr="00451F33" w:rsidR="00554C21" w:rsidP="2F75C833" w:rsidRDefault="00554C21" w14:paraId="1ABE7D71" w14:textId="4C29466A">
      <w:pPr>
        <w:spacing w:after="160" w:line="259" w:lineRule="auto"/>
        <w:jc w:val="both"/>
        <w:rPr>
          <w:rFonts w:eastAsia="Arial"/>
        </w:rPr>
      </w:pPr>
      <w:r w:rsidRPr="00451F33">
        <w:rPr>
          <w:rFonts w:eastAsia="Arial" w:cs="Arial"/>
        </w:rPr>
        <w:t xml:space="preserve">At consultation, we tested cost mitigation options. The measures proposed were collaborative procurement, co-collection, zoning and commercial bring sites – the below table gives a short description of each of the options. </w:t>
      </w:r>
    </w:p>
    <w:p w:rsidRPr="00451F33" w:rsidR="00554C21" w:rsidP="00554C21" w:rsidRDefault="00554C21" w14:paraId="18DF23A8" w14:textId="77777777">
      <w:pPr>
        <w:jc w:val="both"/>
        <w:rPr>
          <w:rFonts w:eastAsia="Arial" w:cs="Arial"/>
        </w:rPr>
      </w:pPr>
    </w:p>
    <w:p w:rsidRPr="00451F33" w:rsidR="00554C21" w:rsidP="00554C21" w:rsidRDefault="00554C21" w14:paraId="4367A212" w14:textId="03B01FF6">
      <w:pPr>
        <w:jc w:val="both"/>
        <w:rPr>
          <w:rFonts w:eastAsia="Arial" w:cs="Arial"/>
          <w:b/>
          <w:bCs/>
        </w:rPr>
      </w:pPr>
      <w:r w:rsidRPr="00451F33">
        <w:rPr>
          <w:rFonts w:eastAsia="Arial" w:cs="Arial"/>
          <w:b/>
          <w:bCs/>
        </w:rPr>
        <w:t xml:space="preserve">Table </w:t>
      </w:r>
      <w:r>
        <w:rPr>
          <w:rFonts w:eastAsia="Arial" w:cs="Arial"/>
          <w:b/>
          <w:bCs/>
        </w:rPr>
        <w:t>3</w:t>
      </w:r>
      <w:r w:rsidR="00C737D7">
        <w:rPr>
          <w:rFonts w:eastAsia="Arial" w:cs="Arial"/>
          <w:b/>
          <w:bCs/>
        </w:rPr>
        <w:t>7</w:t>
      </w:r>
      <w:r w:rsidRPr="00451F33">
        <w:rPr>
          <w:rFonts w:eastAsia="Arial" w:cs="Arial"/>
          <w:b/>
          <w:bCs/>
        </w:rPr>
        <w:t>: the cost mitigation measures tested at consultation with a short description</w:t>
      </w:r>
    </w:p>
    <w:tbl>
      <w:tblPr>
        <w:tblStyle w:val="TableGrid1"/>
        <w:tblW w:w="10259" w:type="dxa"/>
        <w:tblLayout w:type="fixed"/>
        <w:tblLook w:val="06A0" w:firstRow="1" w:lastRow="0" w:firstColumn="1" w:lastColumn="0" w:noHBand="1" w:noVBand="1"/>
      </w:tblPr>
      <w:tblGrid>
        <w:gridCol w:w="2967"/>
        <w:gridCol w:w="7292"/>
      </w:tblGrid>
      <w:tr w:rsidRPr="004A2A6D" w:rsidR="00554C21" w:rsidTr="001862D1" w14:paraId="5EBEEDE1" w14:textId="77777777">
        <w:trPr>
          <w:trHeight w:val="206"/>
        </w:trPr>
        <w:tc>
          <w:tcPr>
            <w:tcW w:w="2967" w:type="dxa"/>
            <w:vMerge w:val="restart"/>
          </w:tcPr>
          <w:p w:rsidRPr="00451F33" w:rsidR="00554C21" w:rsidP="001862D1" w:rsidRDefault="00554C21" w14:paraId="79C175A9" w14:textId="77777777">
            <w:pPr>
              <w:rPr>
                <w:rFonts w:cs="Arial" w:eastAsiaTheme="minorEastAsia"/>
                <w:b/>
                <w:bCs/>
              </w:rPr>
            </w:pPr>
            <w:r w:rsidRPr="00451F33">
              <w:rPr>
                <w:rFonts w:cs="Arial" w:eastAsiaTheme="minorEastAsia"/>
                <w:b/>
                <w:bCs/>
              </w:rPr>
              <w:t>Collaborative procurement</w:t>
            </w:r>
          </w:p>
        </w:tc>
        <w:tc>
          <w:tcPr>
            <w:tcW w:w="7292" w:type="dxa"/>
          </w:tcPr>
          <w:p w:rsidRPr="00451F33" w:rsidR="00554C21" w:rsidP="001862D1" w:rsidRDefault="00554C21" w14:paraId="0DCBCE88" w14:textId="77777777">
            <w:pPr>
              <w:rPr>
                <w:rFonts w:cs="Arial" w:eastAsiaTheme="minorEastAsia"/>
                <w:color w:val="000000" w:themeColor="text1"/>
              </w:rPr>
            </w:pPr>
            <w:r w:rsidRPr="00451F33">
              <w:rPr>
                <w:rFonts w:cs="Arial" w:eastAsiaTheme="minorEastAsia"/>
                <w:color w:val="000000" w:themeColor="text1"/>
              </w:rPr>
              <w:t>Encouraging two neighbouring businesses to share the same containers under contract</w:t>
            </w:r>
          </w:p>
        </w:tc>
      </w:tr>
      <w:tr w:rsidRPr="004A2A6D" w:rsidR="00554C21" w:rsidTr="001862D1" w14:paraId="0B9AEA21" w14:textId="77777777">
        <w:trPr>
          <w:trHeight w:val="206"/>
        </w:trPr>
        <w:tc>
          <w:tcPr>
            <w:tcW w:w="2967" w:type="dxa"/>
            <w:vMerge/>
          </w:tcPr>
          <w:p w:rsidRPr="00451F33" w:rsidR="00554C21" w:rsidP="001862D1" w:rsidRDefault="00554C21" w14:paraId="5DB8AC99" w14:textId="77777777">
            <w:pPr>
              <w:rPr>
                <w:rFonts w:cs="Arial"/>
                <w:b/>
                <w:bCs/>
              </w:rPr>
            </w:pPr>
          </w:p>
        </w:tc>
        <w:tc>
          <w:tcPr>
            <w:tcW w:w="7292" w:type="dxa"/>
          </w:tcPr>
          <w:p w:rsidRPr="00451F33" w:rsidR="00554C21" w:rsidP="001862D1" w:rsidRDefault="00554C21" w14:paraId="10C25DF3" w14:textId="77777777">
            <w:pPr>
              <w:rPr>
                <w:rFonts w:cs="Arial" w:eastAsiaTheme="minorEastAsia"/>
                <w:color w:val="000000" w:themeColor="text1"/>
              </w:rPr>
            </w:pPr>
            <w:r w:rsidRPr="00451F33">
              <w:rPr>
                <w:rFonts w:cs="Arial" w:eastAsiaTheme="minorEastAsia"/>
                <w:color w:val="000000" w:themeColor="text1"/>
              </w:rPr>
              <w:t>Encouraging businesses to use shared facilities on a site/estate</w:t>
            </w:r>
          </w:p>
        </w:tc>
      </w:tr>
      <w:tr w:rsidRPr="004A2A6D" w:rsidR="00554C21" w:rsidTr="001862D1" w14:paraId="65F79E7E" w14:textId="77777777">
        <w:trPr>
          <w:trHeight w:val="206"/>
        </w:trPr>
        <w:tc>
          <w:tcPr>
            <w:tcW w:w="2967" w:type="dxa"/>
            <w:vMerge/>
          </w:tcPr>
          <w:p w:rsidRPr="00451F33" w:rsidR="00554C21" w:rsidP="001862D1" w:rsidRDefault="00554C21" w14:paraId="5114A5F7" w14:textId="77777777">
            <w:pPr>
              <w:rPr>
                <w:rFonts w:cs="Arial"/>
                <w:b/>
                <w:bCs/>
              </w:rPr>
            </w:pPr>
          </w:p>
        </w:tc>
        <w:tc>
          <w:tcPr>
            <w:tcW w:w="7292" w:type="dxa"/>
          </w:tcPr>
          <w:p w:rsidRPr="00451F33" w:rsidR="00554C21" w:rsidP="001862D1" w:rsidRDefault="00554C21" w14:paraId="202FD47E" w14:textId="77777777">
            <w:pPr>
              <w:rPr>
                <w:rFonts w:cs="Arial" w:eastAsiaTheme="minorEastAsia"/>
                <w:color w:val="000000" w:themeColor="text1"/>
              </w:rPr>
            </w:pPr>
            <w:r w:rsidRPr="00451F33">
              <w:rPr>
                <w:rFonts w:cs="Arial" w:eastAsiaTheme="minorEastAsia"/>
                <w:color w:val="000000" w:themeColor="text1"/>
              </w:rPr>
              <w:t>Business Improvement Districts/partnerships tendering to offer a preferential rate (opt-in)</w:t>
            </w:r>
          </w:p>
        </w:tc>
      </w:tr>
      <w:tr w:rsidRPr="004A2A6D" w:rsidR="00554C21" w:rsidTr="001862D1" w14:paraId="7A5B280A" w14:textId="77777777">
        <w:trPr>
          <w:trHeight w:val="206"/>
        </w:trPr>
        <w:tc>
          <w:tcPr>
            <w:tcW w:w="2967" w:type="dxa"/>
          </w:tcPr>
          <w:p w:rsidRPr="00451F33" w:rsidR="00554C21" w:rsidP="001862D1" w:rsidRDefault="00554C21" w14:paraId="678834DE" w14:textId="77777777">
            <w:pPr>
              <w:rPr>
                <w:rFonts w:cs="Arial" w:eastAsiaTheme="minorEastAsia"/>
                <w:b/>
                <w:bCs/>
              </w:rPr>
            </w:pPr>
            <w:r w:rsidRPr="00451F33">
              <w:rPr>
                <w:rFonts w:cs="Arial" w:eastAsiaTheme="minorEastAsia"/>
                <w:b/>
                <w:bCs/>
              </w:rPr>
              <w:t>Co-collection</w:t>
            </w:r>
          </w:p>
        </w:tc>
        <w:tc>
          <w:tcPr>
            <w:tcW w:w="7292" w:type="dxa"/>
          </w:tcPr>
          <w:p w:rsidRPr="00451F33" w:rsidR="00554C21" w:rsidP="001862D1" w:rsidRDefault="00554C21" w14:paraId="6F611478" w14:textId="77777777">
            <w:pPr>
              <w:rPr>
                <w:rFonts w:cs="Arial" w:eastAsiaTheme="minorEastAsia"/>
                <w:color w:val="000000" w:themeColor="text1"/>
              </w:rPr>
            </w:pPr>
            <w:r w:rsidRPr="00451F33">
              <w:rPr>
                <w:rFonts w:cs="Arial" w:eastAsiaTheme="minorEastAsia"/>
                <w:color w:val="000000" w:themeColor="text1"/>
              </w:rPr>
              <w:t>Co-collection – the contractor for household services also delivers the non-household municipal services</w:t>
            </w:r>
          </w:p>
        </w:tc>
      </w:tr>
      <w:tr w:rsidRPr="004A2A6D" w:rsidR="00554C21" w:rsidTr="001862D1" w14:paraId="70013DF5" w14:textId="77777777">
        <w:trPr>
          <w:trHeight w:val="206"/>
        </w:trPr>
        <w:tc>
          <w:tcPr>
            <w:tcW w:w="2967" w:type="dxa"/>
            <w:vMerge w:val="restart"/>
          </w:tcPr>
          <w:p w:rsidRPr="00451F33" w:rsidR="00554C21" w:rsidP="001862D1" w:rsidRDefault="00554C21" w14:paraId="161C0FEE" w14:textId="77777777">
            <w:pPr>
              <w:rPr>
                <w:rFonts w:cs="Arial" w:eastAsiaTheme="minorEastAsia"/>
                <w:b/>
                <w:bCs/>
              </w:rPr>
            </w:pPr>
            <w:r w:rsidRPr="00451F33">
              <w:rPr>
                <w:rFonts w:cs="Arial" w:eastAsiaTheme="minorEastAsia"/>
                <w:b/>
                <w:bCs/>
              </w:rPr>
              <w:t>Zoning</w:t>
            </w:r>
          </w:p>
        </w:tc>
        <w:tc>
          <w:tcPr>
            <w:tcW w:w="7292" w:type="dxa"/>
          </w:tcPr>
          <w:p w:rsidRPr="00451F33" w:rsidR="00554C21" w:rsidP="001862D1" w:rsidRDefault="00554C21" w14:paraId="4D9BE085" w14:textId="77777777">
            <w:pPr>
              <w:rPr>
                <w:rFonts w:cs="Arial" w:eastAsiaTheme="minorEastAsia"/>
                <w:color w:val="000000" w:themeColor="text1"/>
              </w:rPr>
            </w:pPr>
            <w:r w:rsidRPr="00451F33">
              <w:rPr>
                <w:rFonts w:cs="Arial" w:eastAsiaTheme="minorEastAsia"/>
                <w:color w:val="000000" w:themeColor="text1"/>
              </w:rPr>
              <w:t>Exclusive service zoning – one contractor delivers the core recycling and waste services for the zone</w:t>
            </w:r>
          </w:p>
        </w:tc>
      </w:tr>
      <w:tr w:rsidRPr="004A2A6D" w:rsidR="00554C21" w:rsidTr="001862D1" w14:paraId="264C4F55" w14:textId="77777777">
        <w:trPr>
          <w:trHeight w:val="206"/>
        </w:trPr>
        <w:tc>
          <w:tcPr>
            <w:tcW w:w="2967" w:type="dxa"/>
            <w:vMerge/>
          </w:tcPr>
          <w:p w:rsidRPr="00451F33" w:rsidR="00554C21" w:rsidP="001862D1" w:rsidRDefault="00554C21" w14:paraId="7AB2D291" w14:textId="77777777">
            <w:pPr>
              <w:rPr>
                <w:rFonts w:cs="Arial"/>
                <w:b/>
                <w:bCs/>
              </w:rPr>
            </w:pPr>
          </w:p>
        </w:tc>
        <w:tc>
          <w:tcPr>
            <w:tcW w:w="7292" w:type="dxa"/>
          </w:tcPr>
          <w:p w:rsidRPr="00451F33" w:rsidR="00554C21" w:rsidP="001862D1" w:rsidRDefault="00554C21" w14:paraId="3944FA8A" w14:textId="77777777">
            <w:pPr>
              <w:rPr>
                <w:rFonts w:cs="Arial" w:eastAsiaTheme="minorEastAsia"/>
                <w:color w:val="000000" w:themeColor="text1"/>
              </w:rPr>
            </w:pPr>
            <w:r w:rsidRPr="00451F33">
              <w:rPr>
                <w:rFonts w:cs="Arial" w:eastAsiaTheme="minorEastAsia"/>
                <w:color w:val="000000" w:themeColor="text1"/>
              </w:rPr>
              <w:t>Framework zoning – shortlist of suppliers licensed to offer services in the zone</w:t>
            </w:r>
          </w:p>
        </w:tc>
      </w:tr>
      <w:tr w:rsidRPr="004A2A6D" w:rsidR="00554C21" w:rsidTr="001862D1" w14:paraId="3BDC08AC" w14:textId="77777777">
        <w:trPr>
          <w:trHeight w:val="206"/>
        </w:trPr>
        <w:tc>
          <w:tcPr>
            <w:tcW w:w="2967" w:type="dxa"/>
            <w:vMerge/>
          </w:tcPr>
          <w:p w:rsidRPr="00451F33" w:rsidR="00554C21" w:rsidP="001862D1" w:rsidRDefault="00554C21" w14:paraId="588C497E" w14:textId="77777777">
            <w:pPr>
              <w:rPr>
                <w:rFonts w:cs="Arial"/>
                <w:b/>
                <w:bCs/>
              </w:rPr>
            </w:pPr>
          </w:p>
        </w:tc>
        <w:tc>
          <w:tcPr>
            <w:tcW w:w="7292" w:type="dxa"/>
          </w:tcPr>
          <w:p w:rsidRPr="00451F33" w:rsidR="00554C21" w:rsidP="001862D1" w:rsidRDefault="00554C21" w14:paraId="18EC49E8" w14:textId="77777777">
            <w:pPr>
              <w:rPr>
                <w:rFonts w:cs="Arial" w:eastAsiaTheme="minorEastAsia"/>
                <w:color w:val="000000" w:themeColor="text1"/>
              </w:rPr>
            </w:pPr>
            <w:r w:rsidRPr="00451F33">
              <w:rPr>
                <w:rFonts w:cs="Arial" w:eastAsiaTheme="minorEastAsia"/>
                <w:color w:val="000000" w:themeColor="text1"/>
              </w:rPr>
              <w:t>Material specific zoning – one contractor delivers food, one for packaging, one for refuse collection services</w:t>
            </w:r>
          </w:p>
        </w:tc>
      </w:tr>
      <w:tr w:rsidRPr="004A2A6D" w:rsidR="00554C21" w:rsidTr="001862D1" w14:paraId="573C8BA1" w14:textId="77777777">
        <w:trPr>
          <w:trHeight w:val="206"/>
        </w:trPr>
        <w:tc>
          <w:tcPr>
            <w:tcW w:w="2967" w:type="dxa"/>
          </w:tcPr>
          <w:p w:rsidRPr="00451F33" w:rsidR="00554C21" w:rsidP="001862D1" w:rsidRDefault="00554C21" w14:paraId="03457B97" w14:textId="77777777">
            <w:pPr>
              <w:rPr>
                <w:rFonts w:cs="Arial" w:eastAsiaTheme="minorEastAsia"/>
                <w:b/>
                <w:bCs/>
              </w:rPr>
            </w:pPr>
            <w:r w:rsidRPr="00451F33">
              <w:rPr>
                <w:rFonts w:cs="Arial" w:eastAsiaTheme="minorEastAsia"/>
                <w:b/>
                <w:bCs/>
              </w:rPr>
              <w:t>Commercial bring sites</w:t>
            </w:r>
          </w:p>
        </w:tc>
        <w:tc>
          <w:tcPr>
            <w:tcW w:w="7292" w:type="dxa"/>
          </w:tcPr>
          <w:p w:rsidRPr="00451F33" w:rsidR="00554C21" w:rsidP="001862D1" w:rsidRDefault="00554C21" w14:paraId="1BA2FFD0" w14:textId="77777777">
            <w:pPr>
              <w:rPr>
                <w:rFonts w:cs="Arial" w:eastAsiaTheme="minorEastAsia"/>
                <w:color w:val="000000" w:themeColor="text1"/>
              </w:rPr>
            </w:pPr>
            <w:r w:rsidRPr="00451F33">
              <w:rPr>
                <w:rFonts w:cs="Arial" w:eastAsiaTheme="minorEastAsia"/>
                <w:color w:val="000000" w:themeColor="text1"/>
              </w:rPr>
              <w:t>Encouraging SMEs to use commercial bring sites or encourage LAs to permit SMEs to access HWRCs.</w:t>
            </w:r>
          </w:p>
        </w:tc>
      </w:tr>
    </w:tbl>
    <w:p w:rsidRPr="00451F33" w:rsidR="00554C21" w:rsidP="00554C21" w:rsidRDefault="00554C21" w14:paraId="48C591C1" w14:textId="77777777">
      <w:pPr>
        <w:jc w:val="both"/>
        <w:rPr>
          <w:rFonts w:eastAsia="Arial" w:cs="Arial"/>
        </w:rPr>
      </w:pPr>
      <w:r w:rsidRPr="00451F33">
        <w:rPr>
          <w:rFonts w:eastAsia="Arial" w:cs="Arial"/>
        </w:rPr>
        <w:t xml:space="preserve"> </w:t>
      </w:r>
      <w:r w:rsidRPr="0019135C">
        <w:rPr>
          <w:rFonts w:eastAsia="Arial" w:cs="Arial"/>
          <w:sz w:val="22"/>
          <w:szCs w:val="22"/>
        </w:rPr>
        <w:t xml:space="preserve">Source: Defra </w:t>
      </w:r>
    </w:p>
    <w:p w:rsidRPr="00451F33" w:rsidR="00554C21" w:rsidP="00554C21" w:rsidRDefault="00554C21" w14:paraId="5E757307" w14:textId="77777777">
      <w:pPr>
        <w:jc w:val="both"/>
        <w:rPr>
          <w:rFonts w:eastAsia="Arial" w:cs="Arial"/>
        </w:rPr>
      </w:pPr>
    </w:p>
    <w:p w:rsidRPr="00451F33" w:rsidR="00554C21" w:rsidP="00554C21" w:rsidRDefault="00554C21" w14:paraId="5ACAAC2F" w14:textId="54A3D17C">
      <w:pPr>
        <w:jc w:val="both"/>
        <w:rPr>
          <w:rFonts w:cs="Arial"/>
        </w:rPr>
      </w:pPr>
      <w:r w:rsidRPr="00451F33">
        <w:rPr>
          <w:rFonts w:cs="Arial"/>
        </w:rPr>
        <w:t xml:space="preserve">The responses to the consultation showed </w:t>
      </w:r>
      <w:r w:rsidR="005354CB">
        <w:rPr>
          <w:rFonts w:cs="Arial"/>
        </w:rPr>
        <w:t>some</w:t>
      </w:r>
      <w:r w:rsidRPr="00451F33">
        <w:rPr>
          <w:rFonts w:cs="Arial"/>
        </w:rPr>
        <w:t xml:space="preserve"> support for these measures. Amongst respondents, the most popular cost mitigation options were co-collection (20%). There was a similar preference for the collaborative procurement option ‘encouraging businesses to use shared facilities on a site/estate’ (19%). Just over a third of respondents (37%) believed that none of the options available aligned to their preference. </w:t>
      </w:r>
    </w:p>
    <w:p w:rsidRPr="00451F33" w:rsidR="00554C21" w:rsidP="00554C21" w:rsidRDefault="00554C21" w14:paraId="2C3C5C58" w14:textId="77777777">
      <w:pPr>
        <w:jc w:val="both"/>
        <w:rPr>
          <w:rFonts w:cs="Arial"/>
        </w:rPr>
      </w:pPr>
    </w:p>
    <w:p w:rsidRPr="00451F33" w:rsidR="00554C21" w:rsidP="00554C21" w:rsidRDefault="00801472" w14:paraId="22AF6A92" w14:textId="404D4230">
      <w:pPr>
        <w:jc w:val="both"/>
      </w:pPr>
      <w:r>
        <w:rPr>
          <w:rFonts w:cs="Arial"/>
        </w:rPr>
        <w:t>F</w:t>
      </w:r>
      <w:r w:rsidRPr="00451F33" w:rsidR="00554C21">
        <w:rPr>
          <w:rFonts w:cs="Arial"/>
        </w:rPr>
        <w:t xml:space="preserve">urther work will be undertaken to assess the benefits of </w:t>
      </w:r>
      <w:r w:rsidRPr="7924CA52" w:rsidR="00554C21">
        <w:rPr>
          <w:rFonts w:cs="Arial"/>
        </w:rPr>
        <w:t>cost reduction</w:t>
      </w:r>
      <w:r w:rsidRPr="00451F33" w:rsidR="00554C21">
        <w:rPr>
          <w:rFonts w:cs="Arial"/>
        </w:rPr>
        <w:t xml:space="preserve"> options to businesses and to </w:t>
      </w:r>
      <w:r w:rsidRPr="7924CA52" w:rsidR="00554C21">
        <w:rPr>
          <w:rFonts w:cs="Arial"/>
        </w:rPr>
        <w:t>gather greater understanding from</w:t>
      </w:r>
      <w:r w:rsidRPr="00451F33" w:rsidR="00554C21">
        <w:rPr>
          <w:rFonts w:cs="Arial"/>
        </w:rPr>
        <w:t xml:space="preserve"> real world examples of </w:t>
      </w:r>
      <w:r w:rsidRPr="7924CA52" w:rsidR="00554C21">
        <w:rPr>
          <w:rFonts w:cs="Arial"/>
        </w:rPr>
        <w:t>these</w:t>
      </w:r>
      <w:r w:rsidRPr="00451F33" w:rsidR="00554C21">
        <w:rPr>
          <w:rFonts w:cs="Arial"/>
        </w:rPr>
        <w:t xml:space="preserve"> options by engaging relevant sectors</w:t>
      </w:r>
      <w:r w:rsidRPr="7924CA52" w:rsidR="00554C21">
        <w:rPr>
          <w:rFonts w:cs="Arial"/>
        </w:rPr>
        <w:t xml:space="preserve">. This will help to </w:t>
      </w:r>
      <w:r w:rsidRPr="00451F33" w:rsidR="00554C21">
        <w:rPr>
          <w:rFonts w:cs="Arial"/>
        </w:rPr>
        <w:t>determin</w:t>
      </w:r>
      <w:r w:rsidRPr="7924CA52" w:rsidR="00554C21">
        <w:rPr>
          <w:rFonts w:cs="Arial"/>
        </w:rPr>
        <w:t>e</w:t>
      </w:r>
      <w:r w:rsidRPr="00451F33" w:rsidR="00554C21">
        <w:rPr>
          <w:rFonts w:cs="Arial"/>
        </w:rPr>
        <w:t xml:space="preserve"> where non-statutory guidance would be useful to support businesses and waste collectors. </w:t>
      </w:r>
      <w:r w:rsidRPr="7924CA52" w:rsidR="7924CA52">
        <w:rPr>
          <w:rFonts w:eastAsia="Arial" w:cs="Arial"/>
        </w:rPr>
        <w:t>It will also help to build an evidence base to determine the most effective policies for future cost support policies.</w:t>
      </w:r>
    </w:p>
    <w:p w:rsidR="00554C21" w:rsidP="00554C21" w:rsidRDefault="00554C21" w14:paraId="3E982B45" w14:textId="07538AF2">
      <w:pPr>
        <w:jc w:val="both"/>
        <w:rPr>
          <w:rFonts w:cs="Arial"/>
        </w:rPr>
      </w:pPr>
    </w:p>
    <w:p w:rsidR="00554C21" w:rsidP="00554C21" w:rsidRDefault="00554C21" w14:paraId="6EC0D3CD" w14:textId="5B776C31">
      <w:pPr>
        <w:spacing w:after="160" w:line="259" w:lineRule="auto"/>
        <w:jc w:val="both"/>
        <w:rPr>
          <w:rFonts w:eastAsia="Arial" w:cs="Arial"/>
          <w:bCs/>
        </w:rPr>
      </w:pPr>
      <w:r w:rsidRPr="00451F33">
        <w:rPr>
          <w:rFonts w:eastAsia="Arial" w:cs="Arial"/>
          <w:bCs/>
        </w:rPr>
        <w:t>Although we have not monetised these proposed cost mitigation measures, our cost estimates presented in this section do account for optimisation</w:t>
      </w:r>
      <w:r w:rsidRPr="7924CA52">
        <w:rPr>
          <w:rFonts w:eastAsia="Arial" w:cs="Arial"/>
        </w:rPr>
        <w:t xml:space="preserve">, </w:t>
      </w:r>
      <w:r w:rsidRPr="7924CA52" w:rsidR="7924CA52">
        <w:rPr>
          <w:rFonts w:eastAsia="Arial" w:cs="Arial"/>
        </w:rPr>
        <w:t xml:space="preserve">which will be supported by the commissioned business support </w:t>
      </w:r>
      <w:r w:rsidRPr="7924CA52" w:rsidR="009257A1">
        <w:rPr>
          <w:rFonts w:eastAsia="Arial" w:cs="Arial"/>
        </w:rPr>
        <w:t xml:space="preserve">tools, </w:t>
      </w:r>
      <w:r w:rsidRPr="00451F33" w:rsidR="009257A1">
        <w:rPr>
          <w:rFonts w:eastAsia="Arial" w:cs="Arial"/>
          <w:bCs/>
        </w:rPr>
        <w:t>and</w:t>
      </w:r>
      <w:r w:rsidRPr="00451F33">
        <w:rPr>
          <w:rFonts w:eastAsia="Arial" w:cs="Arial"/>
          <w:bCs/>
        </w:rPr>
        <w:t xml:space="preserve"> to some extent a level of shared waste provision (up to two firms sharing a bin). See </w:t>
      </w:r>
      <w:r w:rsidRPr="003F154D">
        <w:rPr>
          <w:rFonts w:eastAsia="Arial" w:cs="Arial"/>
          <w:bCs/>
        </w:rPr>
        <w:t>Section 6 – ‘Key assumptions and data used’ – for more detail on NHM methodology and assumptions.</w:t>
      </w:r>
    </w:p>
    <w:p w:rsidRPr="00451F33" w:rsidR="00554C21" w:rsidP="00554C21" w:rsidRDefault="00554C21" w14:paraId="768A423A" w14:textId="77777777">
      <w:pPr>
        <w:pStyle w:val="Heading3"/>
        <w:rPr>
          <w:rFonts w:eastAsia="Arial"/>
          <w:b w:val="0"/>
          <w:bCs w:val="0"/>
        </w:rPr>
      </w:pPr>
      <w:bookmarkStart w:name="_Hlk96081520" w:id="118"/>
      <w:r w:rsidRPr="00451F33">
        <w:rPr>
          <w:rFonts w:eastAsia="Arial"/>
        </w:rPr>
        <w:t>The impact of using different business defini</w:t>
      </w:r>
      <w:r w:rsidRPr="00846803">
        <w:rPr>
          <w:rFonts w:eastAsia="Arial"/>
        </w:rPr>
        <w:t>tions: enterprise versus local business units</w:t>
      </w:r>
      <w:r w:rsidRPr="00451F33">
        <w:rPr>
          <w:rFonts w:eastAsia="Arial"/>
          <w:b w:val="0"/>
          <w:bCs w:val="0"/>
        </w:rPr>
        <w:t xml:space="preserve"> </w:t>
      </w:r>
    </w:p>
    <w:bookmarkEnd w:id="118"/>
    <w:p w:rsidRPr="00451F33" w:rsidR="00554C21" w:rsidP="00554C21" w:rsidRDefault="2103847F" w14:paraId="0A1C957F" w14:textId="729E355B">
      <w:pPr>
        <w:spacing w:after="160" w:line="259" w:lineRule="auto"/>
        <w:jc w:val="both"/>
        <w:rPr>
          <w:rFonts w:cs="Arial" w:eastAsiaTheme="minorEastAsia"/>
        </w:rPr>
      </w:pPr>
      <w:r w:rsidRPr="00451F33">
        <w:rPr>
          <w:rFonts w:eastAsia="Arial" w:cs="Arial"/>
        </w:rPr>
        <w:t>As part of the Small and Micro sized Business Assessment, we have also analysed the impact of using the local business unit definition</w:t>
      </w:r>
      <w:r w:rsidR="00A06551">
        <w:rPr>
          <w:rStyle w:val="FootnoteReference"/>
          <w:rFonts w:eastAsia="Arial"/>
        </w:rPr>
        <w:footnoteReference w:id="295"/>
      </w:r>
      <w:r w:rsidRPr="00451F33">
        <w:rPr>
          <w:rFonts w:eastAsia="Arial" w:cs="Arial"/>
        </w:rPr>
        <w:t xml:space="preserve"> in the WRAP NHM model and associated grouping per business size. The rationale for using local business units</w:t>
      </w:r>
      <w:r w:rsidRPr="7C995945" w:rsidR="5B1CA0E8">
        <w:rPr>
          <w:rFonts w:eastAsia="Arial" w:cs="Arial"/>
        </w:rPr>
        <w:t xml:space="preserve"> </w:t>
      </w:r>
      <w:r w:rsidRPr="00451F33">
        <w:rPr>
          <w:rFonts w:eastAsia="Arial" w:cs="Arial"/>
        </w:rPr>
        <w:t>is to reflect the actual collection of waste from businesses and not the business’ ability to provide a level of recycling provision most aligned with its business size. By using local unit data</w:t>
      </w:r>
      <w:r w:rsidRPr="7C995945" w:rsidR="0128F068">
        <w:rPr>
          <w:rFonts w:eastAsia="Arial" w:cs="Arial"/>
        </w:rPr>
        <w:t xml:space="preserve"> in the central analysis for </w:t>
      </w:r>
      <w:r w:rsidRPr="7C995945" w:rsidR="7CB3F9BE">
        <w:rPr>
          <w:rFonts w:eastAsia="Arial" w:cs="Arial"/>
        </w:rPr>
        <w:t>identifying micro</w:t>
      </w:r>
      <w:r w:rsidR="004F1802">
        <w:rPr>
          <w:rFonts w:eastAsia="Arial" w:cs="Arial"/>
        </w:rPr>
        <w:t xml:space="preserve"> </w:t>
      </w:r>
      <w:r w:rsidRPr="7C995945" w:rsidR="7CB3F9BE">
        <w:rPr>
          <w:rFonts w:eastAsia="Arial" w:cs="Arial"/>
        </w:rPr>
        <w:t xml:space="preserve">firms in </w:t>
      </w:r>
      <w:r w:rsidRPr="7C995945" w:rsidR="0128F068">
        <w:rPr>
          <w:rFonts w:eastAsia="Arial" w:cs="Arial"/>
        </w:rPr>
        <w:t xml:space="preserve">this impact assessment, </w:t>
      </w:r>
      <w:r w:rsidRPr="00451F33">
        <w:rPr>
          <w:rFonts w:eastAsia="Arial" w:cs="Arial"/>
        </w:rPr>
        <w:t xml:space="preserve">this helps to </w:t>
      </w:r>
      <w:r w:rsidRPr="7C995945" w:rsidR="1CF92FA1">
        <w:rPr>
          <w:rFonts w:eastAsia="Arial" w:cs="Arial"/>
        </w:rPr>
        <w:t xml:space="preserve">better </w:t>
      </w:r>
      <w:r w:rsidRPr="00451F33">
        <w:rPr>
          <w:rFonts w:eastAsia="Arial" w:cs="Arial"/>
        </w:rPr>
        <w:t>estimate correctly the total cost associated with the NHM sector</w:t>
      </w:r>
      <w:r w:rsidRPr="7C995945" w:rsidR="1CF92FA1">
        <w:rPr>
          <w:rFonts w:eastAsia="Arial" w:cs="Arial"/>
        </w:rPr>
        <w:t>, specifically around collection costs</w:t>
      </w:r>
      <w:r w:rsidRPr="00451F33">
        <w:rPr>
          <w:rFonts w:eastAsia="Arial" w:cs="Arial"/>
        </w:rPr>
        <w:t xml:space="preserve">. </w:t>
      </w:r>
      <w:r w:rsidRPr="7C995945" w:rsidR="7CB3F9BE">
        <w:rPr>
          <w:rFonts w:eastAsia="Arial" w:cs="Arial"/>
        </w:rPr>
        <w:t xml:space="preserve">This is distinct from </w:t>
      </w:r>
      <w:r w:rsidRPr="7C995945" w:rsidR="64B9E988">
        <w:rPr>
          <w:rFonts w:eastAsia="Arial" w:cs="Arial"/>
        </w:rPr>
        <w:t>the exemption</w:t>
      </w:r>
      <w:r w:rsidRPr="7C995945" w:rsidR="6DD24248">
        <w:rPr>
          <w:rFonts w:eastAsia="Arial" w:cs="Arial"/>
        </w:rPr>
        <w:t xml:space="preserve"> </w:t>
      </w:r>
      <w:r w:rsidRPr="7C995945" w:rsidR="6B28D64A">
        <w:rPr>
          <w:rFonts w:eastAsia="Arial" w:cs="Arial"/>
        </w:rPr>
        <w:t>we are proposing</w:t>
      </w:r>
      <w:r w:rsidRPr="7C995945" w:rsidR="64B9E988">
        <w:rPr>
          <w:rFonts w:eastAsia="Arial" w:cs="Arial"/>
        </w:rPr>
        <w:t xml:space="preserve"> under section 45AZC of the Environmental Protection Act 1990, </w:t>
      </w:r>
      <w:r w:rsidRPr="7C995945" w:rsidR="5413BE59">
        <w:rPr>
          <w:rFonts w:eastAsia="Arial" w:cs="Arial"/>
        </w:rPr>
        <w:t>which will</w:t>
      </w:r>
      <w:r w:rsidRPr="7C995945" w:rsidR="021F584F">
        <w:rPr>
          <w:rFonts w:eastAsia="Arial" w:cs="Arial"/>
        </w:rPr>
        <w:t xml:space="preserve"> </w:t>
      </w:r>
      <w:r w:rsidRPr="7C995945" w:rsidR="5413BE59">
        <w:rPr>
          <w:rFonts w:eastAsia="Arial" w:cs="Arial"/>
        </w:rPr>
        <w:t xml:space="preserve">apply to </w:t>
      </w:r>
      <w:r w:rsidRPr="7C995945" w:rsidR="19DD65BE">
        <w:rPr>
          <w:rFonts w:eastAsia="Arial" w:cs="Arial"/>
        </w:rPr>
        <w:t>an</w:t>
      </w:r>
      <w:r w:rsidRPr="7C995945" w:rsidR="4BDBDE1C">
        <w:rPr>
          <w:rFonts w:eastAsia="Arial" w:cs="Arial"/>
        </w:rPr>
        <w:t>y</w:t>
      </w:r>
      <w:r w:rsidRPr="7C995945" w:rsidR="7CB3F9BE">
        <w:rPr>
          <w:rFonts w:eastAsia="Arial" w:cs="Arial"/>
        </w:rPr>
        <w:t xml:space="preserve"> </w:t>
      </w:r>
      <w:r w:rsidRPr="7C995945" w:rsidR="781034A1">
        <w:rPr>
          <w:rFonts w:eastAsia="Arial" w:cs="Arial"/>
        </w:rPr>
        <w:t>e</w:t>
      </w:r>
      <w:r w:rsidRPr="7C995945" w:rsidR="32CCE923">
        <w:rPr>
          <w:rFonts w:eastAsia="Arial" w:cs="Arial"/>
        </w:rPr>
        <w:t xml:space="preserve">ntity carrying on an activity or enterprise </w:t>
      </w:r>
      <w:r w:rsidRPr="7C995945" w:rsidR="2B8C6FC2">
        <w:rPr>
          <w:rFonts w:eastAsia="Arial" w:cs="Arial"/>
        </w:rPr>
        <w:t>from a premises to which section</w:t>
      </w:r>
      <w:r w:rsidRPr="7C995945" w:rsidR="26E8C102">
        <w:rPr>
          <w:rFonts w:eastAsia="Arial" w:cs="Arial"/>
        </w:rPr>
        <w:t xml:space="preserve"> </w:t>
      </w:r>
      <w:r w:rsidRPr="7C995945" w:rsidR="44CBB7CA">
        <w:rPr>
          <w:rFonts w:eastAsia="Arial" w:cs="Arial"/>
        </w:rPr>
        <w:t xml:space="preserve">45AZA or section 45AZB of the Environmental </w:t>
      </w:r>
      <w:r w:rsidRPr="7C995945" w:rsidR="42B08210">
        <w:rPr>
          <w:rFonts w:eastAsia="Arial" w:cs="Arial"/>
        </w:rPr>
        <w:t>Protection</w:t>
      </w:r>
      <w:r w:rsidRPr="7C995945" w:rsidR="44CBB7CA">
        <w:rPr>
          <w:rFonts w:eastAsia="Arial" w:cs="Arial"/>
        </w:rPr>
        <w:t xml:space="preserve"> Act 1990 applies, which has fewer than 10 full time e</w:t>
      </w:r>
      <w:r w:rsidRPr="7C995945" w:rsidR="17A25E87">
        <w:rPr>
          <w:rFonts w:eastAsia="Arial" w:cs="Arial"/>
        </w:rPr>
        <w:t>quivalent employees.</w:t>
      </w:r>
      <w:r w:rsidRPr="7C995945">
        <w:rPr>
          <w:rFonts w:eastAsia="Arial" w:cs="Arial"/>
        </w:rPr>
        <w:t xml:space="preserve"> </w:t>
      </w:r>
      <w:r w:rsidRPr="7C995945" w:rsidR="53291BF2">
        <w:rPr>
          <w:rFonts w:eastAsia="Arial" w:cs="Arial"/>
        </w:rPr>
        <w:t>In other words, the number of employees</w:t>
      </w:r>
      <w:r w:rsidRPr="7C995945" w:rsidR="2967D7EE">
        <w:rPr>
          <w:rFonts w:eastAsia="Arial" w:cs="Arial"/>
        </w:rPr>
        <w:t xml:space="preserve"> for the exemption</w:t>
      </w:r>
      <w:r w:rsidRPr="7C995945" w:rsidR="53291BF2">
        <w:rPr>
          <w:rFonts w:eastAsia="Arial" w:cs="Arial"/>
        </w:rPr>
        <w:t xml:space="preserve"> will relate to the enterprise and not the local business unit</w:t>
      </w:r>
      <w:r w:rsidRPr="7C995945" w:rsidR="781034A1">
        <w:rPr>
          <w:rFonts w:eastAsia="Arial" w:cs="Arial"/>
        </w:rPr>
        <w:t>.</w:t>
      </w:r>
      <w:r w:rsidRPr="7C995945" w:rsidR="331E1408">
        <w:rPr>
          <w:rFonts w:eastAsia="Arial" w:cs="Arial"/>
        </w:rPr>
        <w:t xml:space="preserve"> </w:t>
      </w:r>
      <w:r w:rsidRPr="7C995945" w:rsidR="781034A1">
        <w:rPr>
          <w:rFonts w:eastAsia="Arial" w:cs="Arial"/>
        </w:rPr>
        <w:t>Th</w:t>
      </w:r>
      <w:r w:rsidRPr="00451F33">
        <w:rPr>
          <w:rFonts w:eastAsia="Arial" w:cs="Arial"/>
        </w:rPr>
        <w:t>is methodology</w:t>
      </w:r>
      <w:r w:rsidRPr="7C995945" w:rsidR="1CF92FA1">
        <w:rPr>
          <w:rFonts w:eastAsia="Arial" w:cs="Arial"/>
        </w:rPr>
        <w:t xml:space="preserve"> of using local units</w:t>
      </w:r>
      <w:r w:rsidRPr="00451F33">
        <w:rPr>
          <w:rFonts w:eastAsia="Arial" w:cs="Arial"/>
        </w:rPr>
        <w:t xml:space="preserve"> affects the distribution of costs per businesses size (i.e., results as presented above). This means that </w:t>
      </w:r>
      <w:r w:rsidRPr="00451F33">
        <w:rPr>
          <w:rFonts w:cs="Arial"/>
        </w:rPr>
        <w:t xml:space="preserve">the costs and tonnages by business size refer to the costs and tonnages arising from </w:t>
      </w:r>
      <w:r w:rsidRPr="7C995945">
        <w:rPr>
          <w:rFonts w:cs="Arial"/>
          <w:i/>
          <w:iCs/>
        </w:rPr>
        <w:t>units</w:t>
      </w:r>
      <w:r w:rsidRPr="00451F33">
        <w:rPr>
          <w:rFonts w:cs="Arial"/>
        </w:rPr>
        <w:t xml:space="preserve"> of that size rather than </w:t>
      </w:r>
      <w:r w:rsidRPr="7C995945">
        <w:rPr>
          <w:rFonts w:cs="Arial"/>
          <w:i/>
          <w:iCs/>
        </w:rPr>
        <w:t>enterprises</w:t>
      </w:r>
      <w:r w:rsidRPr="00451F33">
        <w:rPr>
          <w:rFonts w:cs="Arial"/>
        </w:rPr>
        <w:t xml:space="preserve"> of that size i.e., the total cost given for small businesses refers to the total cost arising from all small units, rather than from all small enterprises</w:t>
      </w:r>
      <w:r w:rsidR="00F804EA">
        <w:rPr>
          <w:rStyle w:val="FootnoteReference"/>
        </w:rPr>
        <w:footnoteReference w:id="296"/>
      </w:r>
      <w:r w:rsidRPr="00610A36" w:rsidR="66AEC198">
        <w:rPr>
          <w:rFonts w:cs="Arial"/>
          <w:vertAlign w:val="superscript"/>
        </w:rPr>
        <w:t>,</w:t>
      </w:r>
      <w:r w:rsidR="00441E1D">
        <w:rPr>
          <w:rStyle w:val="FootnoteReference"/>
        </w:rPr>
        <w:footnoteReference w:id="297"/>
      </w:r>
      <w:r w:rsidRPr="00451F33">
        <w:rPr>
          <w:rFonts w:cs="Arial"/>
        </w:rPr>
        <w:t>.</w:t>
      </w:r>
      <w:r w:rsidRPr="7C995945" w:rsidR="1CF92FA1">
        <w:rPr>
          <w:rFonts w:cs="Arial"/>
        </w:rPr>
        <w:t xml:space="preserve"> </w:t>
      </w:r>
      <w:r w:rsidRPr="7C995945" w:rsidR="2912325A">
        <w:rPr>
          <w:rFonts w:cs="Arial"/>
        </w:rPr>
        <w:t>There is a risk</w:t>
      </w:r>
      <w:r w:rsidRPr="7C995945" w:rsidR="1CF92FA1">
        <w:rPr>
          <w:rFonts w:cs="Arial"/>
        </w:rPr>
        <w:t xml:space="preserve"> </w:t>
      </w:r>
      <w:r w:rsidRPr="7C995945" w:rsidR="28FE4671">
        <w:rPr>
          <w:rFonts w:cs="Arial"/>
        </w:rPr>
        <w:t xml:space="preserve">that it </w:t>
      </w:r>
      <w:r w:rsidRPr="7C995945" w:rsidR="33C66E90">
        <w:rPr>
          <w:rFonts w:cs="Arial"/>
        </w:rPr>
        <w:t>overestima</w:t>
      </w:r>
      <w:r w:rsidRPr="7C995945" w:rsidR="373DB77D">
        <w:rPr>
          <w:rFonts w:cs="Arial"/>
        </w:rPr>
        <w:t>t</w:t>
      </w:r>
      <w:r w:rsidRPr="7C995945" w:rsidR="6C96D96A">
        <w:rPr>
          <w:rFonts w:cs="Arial"/>
        </w:rPr>
        <w:t>es</w:t>
      </w:r>
      <w:r w:rsidRPr="7C995945" w:rsidR="1CF92FA1">
        <w:rPr>
          <w:rFonts w:cs="Arial"/>
        </w:rPr>
        <w:t xml:space="preserve"> the impact of exempting micro</w:t>
      </w:r>
      <w:r w:rsidR="004F1802">
        <w:rPr>
          <w:rFonts w:cs="Arial"/>
        </w:rPr>
        <w:t xml:space="preserve"> </w:t>
      </w:r>
      <w:r w:rsidRPr="7C995945" w:rsidR="1CF92FA1">
        <w:rPr>
          <w:rFonts w:cs="Arial"/>
        </w:rPr>
        <w:t>firms</w:t>
      </w:r>
      <w:r w:rsidRPr="7C995945" w:rsidR="7542F7DF">
        <w:rPr>
          <w:rFonts w:cs="Arial"/>
        </w:rPr>
        <w:t>;</w:t>
      </w:r>
      <w:r w:rsidRPr="7C995945" w:rsidR="1FF403D3">
        <w:rPr>
          <w:rFonts w:cs="Arial"/>
        </w:rPr>
        <w:t xml:space="preserve"> fewer micro</w:t>
      </w:r>
      <w:r w:rsidR="004F1802">
        <w:rPr>
          <w:rFonts w:cs="Arial"/>
        </w:rPr>
        <w:t xml:space="preserve"> </w:t>
      </w:r>
      <w:r w:rsidRPr="7C995945" w:rsidR="1FF403D3">
        <w:rPr>
          <w:rFonts w:cs="Arial"/>
        </w:rPr>
        <w:t xml:space="preserve">firms will be given an exemption </w:t>
      </w:r>
      <w:proofErr w:type="gramStart"/>
      <w:r w:rsidRPr="7C995945" w:rsidR="052A8FC7">
        <w:rPr>
          <w:rFonts w:cs="Arial"/>
        </w:rPr>
        <w:t>on the basis of</w:t>
      </w:r>
      <w:proofErr w:type="gramEnd"/>
      <w:r w:rsidRPr="7C995945" w:rsidR="052A8FC7">
        <w:rPr>
          <w:rFonts w:cs="Arial"/>
        </w:rPr>
        <w:t xml:space="preserve"> </w:t>
      </w:r>
      <w:r w:rsidRPr="7C995945" w:rsidR="6F1FC8F3">
        <w:rPr>
          <w:rFonts w:cs="Arial"/>
        </w:rPr>
        <w:t xml:space="preserve">employees per enterprise </w:t>
      </w:r>
      <w:r w:rsidRPr="7C995945" w:rsidR="14ACA5E8">
        <w:rPr>
          <w:rFonts w:cs="Arial"/>
        </w:rPr>
        <w:t>than</w:t>
      </w:r>
      <w:r w:rsidRPr="7C995945" w:rsidR="6F1FC8F3">
        <w:rPr>
          <w:rFonts w:cs="Arial"/>
        </w:rPr>
        <w:t xml:space="preserve"> employees per local unit.</w:t>
      </w:r>
      <w:r w:rsidRPr="7C995945" w:rsidR="1CF92FA1">
        <w:rPr>
          <w:rFonts w:cs="Arial"/>
        </w:rPr>
        <w:t xml:space="preserve"> </w:t>
      </w:r>
      <w:r w:rsidRPr="00451F33" w:rsidR="00554C21">
        <w:rPr>
          <w:rFonts w:cs="Arial"/>
        </w:rPr>
        <w:t>In this section</w:t>
      </w:r>
      <w:r w:rsidR="00F46BA5">
        <w:rPr>
          <w:rFonts w:cs="Arial"/>
        </w:rPr>
        <w:t xml:space="preserve"> of the </w:t>
      </w:r>
      <w:proofErr w:type="spellStart"/>
      <w:r w:rsidR="00F46BA5">
        <w:rPr>
          <w:rFonts w:cs="Arial"/>
        </w:rPr>
        <w:t>SaMBA</w:t>
      </w:r>
      <w:proofErr w:type="spellEnd"/>
      <w:r w:rsidRPr="00451F33" w:rsidR="00554C21">
        <w:rPr>
          <w:rFonts w:cs="Arial"/>
        </w:rPr>
        <w:t xml:space="preserve">, we </w:t>
      </w:r>
      <w:r w:rsidRPr="00451F33" w:rsidR="00554C21">
        <w:rPr>
          <w:rFonts w:eastAsia="Arial" w:cs="Arial"/>
        </w:rPr>
        <w:t xml:space="preserve">are interested in the total cost for micro and small enterprises rather than the total cost for micro and small units – reflecting that some micro and small units will be owned by larger enterprises. </w:t>
      </w:r>
      <w:proofErr w:type="gramStart"/>
      <w:r w:rsidRPr="00451F33" w:rsidR="00554C21">
        <w:rPr>
          <w:rFonts w:cs="Arial" w:eastAsiaTheme="minorEastAsia"/>
        </w:rPr>
        <w:t>In order to</w:t>
      </w:r>
      <w:proofErr w:type="gramEnd"/>
      <w:r w:rsidRPr="00451F33" w:rsidR="00554C21">
        <w:rPr>
          <w:rFonts w:cs="Arial" w:eastAsiaTheme="minorEastAsia"/>
        </w:rPr>
        <w:t xml:space="preserve"> calculate these costs, we need to know the breakdown of local units owned by enterprises and how many are small and how many are micro. </w:t>
      </w:r>
    </w:p>
    <w:p w:rsidRPr="00451F33" w:rsidR="00554C21" w:rsidP="00554C21" w:rsidRDefault="2103847F" w14:paraId="059FD5F3" w14:textId="752C9768">
      <w:pPr>
        <w:spacing w:after="160" w:line="259" w:lineRule="auto"/>
        <w:jc w:val="both"/>
        <w:rPr>
          <w:rFonts w:cs="Arial" w:eastAsiaTheme="minorEastAsia"/>
        </w:rPr>
      </w:pPr>
      <w:r w:rsidRPr="00451F33">
        <w:rPr>
          <w:rFonts w:eastAsia="Arial" w:cs="Arial"/>
        </w:rPr>
        <w:t>Based on available ONS data</w:t>
      </w:r>
      <w:r w:rsidRPr="00451F33" w:rsidR="00554C21">
        <w:rPr>
          <w:rStyle w:val="FootnoteReference"/>
          <w:rFonts w:eastAsia="Arial" w:cs="Arial"/>
        </w:rPr>
        <w:footnoteReference w:id="298"/>
      </w:r>
      <w:r w:rsidRPr="00451F33">
        <w:rPr>
          <w:rFonts w:eastAsia="Arial" w:cs="Arial"/>
        </w:rPr>
        <w:t>, we only know the total number of units owned by different size enterprises</w:t>
      </w:r>
      <w:r w:rsidR="4BF6C4F6">
        <w:rPr>
          <w:rFonts w:eastAsia="Arial" w:cs="Arial"/>
        </w:rPr>
        <w:t>.</w:t>
      </w:r>
      <w:r w:rsidRPr="00451F33">
        <w:rPr>
          <w:rFonts w:eastAsia="Arial" w:cs="Arial"/>
        </w:rPr>
        <w:t xml:space="preserve"> </w:t>
      </w:r>
      <w:r w:rsidR="4BF6C4F6">
        <w:rPr>
          <w:rFonts w:eastAsia="Arial" w:cs="Arial"/>
        </w:rPr>
        <w:t>W</w:t>
      </w:r>
      <w:r w:rsidRPr="00451F33">
        <w:rPr>
          <w:rFonts w:eastAsia="Arial" w:cs="Arial"/>
        </w:rPr>
        <w:t>e do not know the breakdown of distribution of these units</w:t>
      </w:r>
      <w:r>
        <w:rPr>
          <w:rFonts w:eastAsia="Arial" w:cs="Arial"/>
        </w:rPr>
        <w:t>,</w:t>
      </w:r>
      <w:r w:rsidRPr="00451F33">
        <w:rPr>
          <w:rFonts w:eastAsia="Arial" w:cs="Arial"/>
        </w:rPr>
        <w:t xml:space="preserve"> and this is why the main results have not been updated to account for the actual enterprises and their sizes. As such, w</w:t>
      </w:r>
      <w:r w:rsidRPr="7C995945">
        <w:rPr>
          <w:rFonts w:cs="Arial" w:eastAsiaTheme="minorEastAsia"/>
        </w:rPr>
        <w:t>e make assumptions around business unit ownership, and how they can only belong to enterprises of equal or greater size i.e., that enterprises do not own units that are bigger than the enterprise. This means that a micro enterprise can only own micro units and a small enterprise can only own small and micro units, not medium or large. We used this data assumption, and data</w:t>
      </w:r>
      <w:r w:rsidRPr="7C995945" w:rsidR="00554C21">
        <w:rPr>
          <w:rStyle w:val="FootnoteReference"/>
          <w:rFonts w:cs="Arial" w:eastAsiaTheme="minorEastAsia"/>
        </w:rPr>
        <w:footnoteReference w:id="299"/>
      </w:r>
      <w:r w:rsidRPr="7C995945">
        <w:rPr>
          <w:rFonts w:cs="Arial" w:eastAsiaTheme="minorEastAsia"/>
        </w:rPr>
        <w:t xml:space="preserve"> on multi-site businesses to figure out the difference in unit and enterprise numbers, and faced with the uncertainty of distribution of these units, made further assumptions about the remainder being one of three scenarios: </w:t>
      </w:r>
    </w:p>
    <w:p w:rsidRPr="00451F33" w:rsidR="00554C21" w:rsidP="00554C21" w:rsidRDefault="00554C21" w14:paraId="5FDF7037" w14:textId="77777777">
      <w:pPr>
        <w:pStyle w:val="ListParagraph"/>
        <w:numPr>
          <w:ilvl w:val="0"/>
          <w:numId w:val="31"/>
        </w:numPr>
        <w:spacing w:after="160" w:line="259" w:lineRule="auto"/>
        <w:jc w:val="both"/>
        <w:rPr>
          <w:rFonts w:eastAsia="Arial" w:cs="Arial"/>
        </w:rPr>
      </w:pPr>
      <w:r w:rsidRPr="00451F33">
        <w:rPr>
          <w:rFonts w:eastAsia="Arial" w:cs="Arial"/>
        </w:rPr>
        <w:t xml:space="preserve">High scenario – 100% of the remainder are micro units, in every sector. Meaning multi-site small enterprises only own micro units. This is the maximum number of micro units that can be owned by small enterprises. </w:t>
      </w:r>
    </w:p>
    <w:p w:rsidRPr="00451F33" w:rsidR="00554C21" w:rsidP="00554C21" w:rsidRDefault="00554C21" w14:paraId="19E0DCE1" w14:textId="77777777">
      <w:pPr>
        <w:pStyle w:val="ListParagraph"/>
        <w:numPr>
          <w:ilvl w:val="0"/>
          <w:numId w:val="31"/>
        </w:numPr>
        <w:spacing w:after="160" w:line="259" w:lineRule="auto"/>
        <w:jc w:val="both"/>
        <w:rPr>
          <w:rFonts w:eastAsia="Arial" w:cs="Arial"/>
        </w:rPr>
      </w:pPr>
      <w:r w:rsidRPr="00451F33">
        <w:rPr>
          <w:rFonts w:eastAsia="Arial" w:cs="Arial"/>
        </w:rPr>
        <w:t xml:space="preserve">Mid scenario – 75% of the remainder are micro units, 25% are small. Multi-site enterprises own a mix of small and micro units, but more micro units. </w:t>
      </w:r>
    </w:p>
    <w:p w:rsidRPr="00451F33" w:rsidR="00554C21" w:rsidP="00554C21" w:rsidRDefault="00554C21" w14:paraId="6286509E" w14:textId="77777777">
      <w:pPr>
        <w:pStyle w:val="ListParagraph"/>
        <w:numPr>
          <w:ilvl w:val="0"/>
          <w:numId w:val="31"/>
        </w:numPr>
        <w:spacing w:after="160" w:line="259" w:lineRule="auto"/>
        <w:jc w:val="both"/>
        <w:rPr>
          <w:rFonts w:eastAsia="Arial" w:cs="Arial"/>
        </w:rPr>
      </w:pPr>
      <w:r w:rsidRPr="00451F33">
        <w:rPr>
          <w:rFonts w:eastAsia="Arial" w:cs="Arial"/>
        </w:rPr>
        <w:t>Low scenario – 50% of the remainder are micro units, 50% are small. Multi-site enterprises own a mix of small and micro units, equal proportion.</w:t>
      </w:r>
    </w:p>
    <w:p w:rsidR="00554C21" w:rsidP="00554C21" w:rsidRDefault="00554C21" w14:paraId="55CFB608" w14:textId="1436F6E2">
      <w:pPr>
        <w:spacing w:after="160" w:line="259" w:lineRule="auto"/>
        <w:jc w:val="both"/>
        <w:rPr>
          <w:rFonts w:eastAsia="Arial" w:cs="Arial"/>
          <w:b/>
        </w:rPr>
      </w:pPr>
      <w:r w:rsidRPr="00451F33">
        <w:rPr>
          <w:rFonts w:eastAsia="Arial" w:cs="Arial"/>
        </w:rPr>
        <w:t xml:space="preserve">The tables </w:t>
      </w:r>
      <w:r w:rsidRPr="003F154D">
        <w:rPr>
          <w:rFonts w:eastAsia="Arial" w:cs="Arial"/>
        </w:rPr>
        <w:t>3</w:t>
      </w:r>
      <w:r w:rsidR="00C737D7">
        <w:rPr>
          <w:rFonts w:eastAsia="Arial" w:cs="Arial"/>
        </w:rPr>
        <w:t>8</w:t>
      </w:r>
      <w:r w:rsidRPr="003F154D">
        <w:rPr>
          <w:rFonts w:eastAsia="Arial" w:cs="Arial"/>
        </w:rPr>
        <w:t>, and 3</w:t>
      </w:r>
      <w:r w:rsidR="00C737D7">
        <w:rPr>
          <w:rFonts w:eastAsia="Arial" w:cs="Arial"/>
        </w:rPr>
        <w:t>9</w:t>
      </w:r>
      <w:r w:rsidRPr="00451F33">
        <w:rPr>
          <w:rFonts w:eastAsia="Arial" w:cs="Arial"/>
        </w:rPr>
        <w:t xml:space="preserve"> below illustrate the potential impact on waste management collection costs after adjusting to reflect the local units parent enterprise ownership. </w:t>
      </w:r>
    </w:p>
    <w:p w:rsidR="00381ECF" w:rsidP="02A25E0A" w:rsidRDefault="00381ECF" w14:paraId="6B583FB9" w14:textId="77777777">
      <w:pPr>
        <w:spacing w:after="160" w:line="259" w:lineRule="auto"/>
        <w:jc w:val="both"/>
        <w:rPr>
          <w:rFonts w:eastAsia="Arial" w:cs="Arial"/>
          <w:b/>
          <w:bCs/>
        </w:rPr>
      </w:pPr>
    </w:p>
    <w:p w:rsidR="02A25E0A" w:rsidP="02A25E0A" w:rsidRDefault="02A25E0A" w14:paraId="6347E240" w14:textId="24138685">
      <w:pPr>
        <w:spacing w:after="160" w:line="259" w:lineRule="auto"/>
        <w:jc w:val="both"/>
        <w:rPr>
          <w:rFonts w:eastAsia="Arial" w:cs="Arial"/>
          <w:b/>
          <w:bCs/>
        </w:rPr>
      </w:pPr>
    </w:p>
    <w:p w:rsidR="00381ECF" w:rsidP="02A25E0A" w:rsidRDefault="00381ECF" w14:paraId="55BF9845" w14:textId="77777777">
      <w:pPr>
        <w:spacing w:after="160" w:line="259" w:lineRule="auto"/>
        <w:jc w:val="both"/>
        <w:rPr>
          <w:rFonts w:eastAsia="Arial" w:cs="Arial"/>
          <w:b/>
          <w:bCs/>
        </w:rPr>
      </w:pPr>
    </w:p>
    <w:p w:rsidR="00381ECF" w:rsidP="00554C21" w:rsidRDefault="00381ECF" w14:paraId="142B6965" w14:textId="77777777">
      <w:pPr>
        <w:spacing w:after="160" w:line="259" w:lineRule="auto"/>
        <w:jc w:val="both"/>
        <w:rPr>
          <w:rFonts w:eastAsia="Arial" w:cs="Arial"/>
          <w:b/>
        </w:rPr>
      </w:pPr>
    </w:p>
    <w:p w:rsidRPr="00451F33" w:rsidR="00554C21" w:rsidP="00554C21" w:rsidRDefault="00554C21" w14:paraId="1C873BAE" w14:textId="324174D2">
      <w:pPr>
        <w:spacing w:after="160" w:line="259" w:lineRule="auto"/>
        <w:jc w:val="both"/>
        <w:rPr>
          <w:rFonts w:eastAsia="Arial" w:cs="Arial"/>
        </w:rPr>
      </w:pPr>
      <w:r w:rsidRPr="00451F33">
        <w:rPr>
          <w:rFonts w:eastAsia="Arial" w:cs="Arial"/>
          <w:b/>
        </w:rPr>
        <w:t xml:space="preserve">Table </w:t>
      </w:r>
      <w:r>
        <w:rPr>
          <w:rFonts w:eastAsia="Arial" w:cs="Arial"/>
          <w:b/>
        </w:rPr>
        <w:t>3</w:t>
      </w:r>
      <w:r w:rsidR="00C737D7">
        <w:rPr>
          <w:rFonts w:eastAsia="Arial" w:cs="Arial"/>
          <w:b/>
        </w:rPr>
        <w:t>8</w:t>
      </w:r>
      <w:r w:rsidRPr="00451F33">
        <w:rPr>
          <w:rFonts w:eastAsia="Arial" w:cs="Arial"/>
          <w:b/>
        </w:rPr>
        <w:t xml:space="preserve">: Scenario net appraisal (2027-35) cost (+) or saving (-), relative to baseline, micro </w:t>
      </w:r>
      <w:r w:rsidR="00FF1D17">
        <w:rPr>
          <w:rFonts w:eastAsia="Arial" w:cs="Arial"/>
          <w:b/>
        </w:rPr>
        <w:t>firms</w:t>
      </w:r>
      <w:r w:rsidRPr="00451F33">
        <w:rPr>
          <w:rFonts w:eastAsia="Arial" w:cs="Arial"/>
          <w:b/>
        </w:rPr>
        <w:t xml:space="preserve"> only, in 2020 prices, pounds undiscounted.  </w:t>
      </w:r>
    </w:p>
    <w:tbl>
      <w:tblPr>
        <w:tblStyle w:val="TableGrid"/>
        <w:tblW w:w="10433" w:type="dxa"/>
        <w:jc w:val="center"/>
        <w:tblLook w:val="04A0" w:firstRow="1" w:lastRow="0" w:firstColumn="1" w:lastColumn="0" w:noHBand="0" w:noVBand="1"/>
      </w:tblPr>
      <w:tblGrid>
        <w:gridCol w:w="2547"/>
        <w:gridCol w:w="1303"/>
        <w:gridCol w:w="1218"/>
        <w:gridCol w:w="1467"/>
        <w:gridCol w:w="1218"/>
        <w:gridCol w:w="1440"/>
        <w:gridCol w:w="1240"/>
      </w:tblGrid>
      <w:tr w:rsidRPr="00CA14EB" w:rsidR="00554C21" w:rsidTr="001862D1" w14:paraId="00FBEB0E" w14:textId="77777777">
        <w:trPr>
          <w:trHeight w:val="135"/>
          <w:jc w:val="center"/>
        </w:trPr>
        <w:tc>
          <w:tcPr>
            <w:tcW w:w="2547" w:type="dxa"/>
            <w:noWrap/>
            <w:vAlign w:val="center"/>
            <w:hideMark/>
          </w:tcPr>
          <w:p w:rsidRPr="00F8493E" w:rsidR="00554C21" w:rsidP="001862D1" w:rsidRDefault="00554C21" w14:paraId="0B0955D6" w14:textId="77777777">
            <w:pPr>
              <w:jc w:val="both"/>
              <w:rPr>
                <w:rFonts w:cs="Arial"/>
                <w:sz w:val="20"/>
                <w:szCs w:val="20"/>
              </w:rPr>
            </w:pPr>
          </w:p>
        </w:tc>
        <w:tc>
          <w:tcPr>
            <w:tcW w:w="2521" w:type="dxa"/>
            <w:gridSpan w:val="2"/>
            <w:noWrap/>
            <w:vAlign w:val="center"/>
            <w:hideMark/>
          </w:tcPr>
          <w:p w:rsidRPr="00451F33" w:rsidR="00554C21" w:rsidP="001862D1" w:rsidRDefault="00554C21" w14:paraId="002E9B22" w14:textId="77777777">
            <w:pPr>
              <w:jc w:val="both"/>
              <w:rPr>
                <w:rFonts w:cs="Arial"/>
                <w:b/>
                <w:bCs/>
                <w:color w:val="000000"/>
                <w:sz w:val="20"/>
                <w:szCs w:val="20"/>
              </w:rPr>
            </w:pPr>
            <w:r w:rsidRPr="00451F33">
              <w:rPr>
                <w:rFonts w:cs="Arial"/>
                <w:b/>
                <w:bCs/>
                <w:color w:val="000000"/>
                <w:sz w:val="20"/>
                <w:szCs w:val="20"/>
              </w:rPr>
              <w:t>Low scenario</w:t>
            </w:r>
          </w:p>
        </w:tc>
        <w:tc>
          <w:tcPr>
            <w:tcW w:w="2685" w:type="dxa"/>
            <w:gridSpan w:val="2"/>
            <w:noWrap/>
            <w:vAlign w:val="center"/>
            <w:hideMark/>
          </w:tcPr>
          <w:p w:rsidRPr="00451F33" w:rsidR="00554C21" w:rsidP="001862D1" w:rsidRDefault="00554C21" w14:paraId="17021729" w14:textId="77777777">
            <w:pPr>
              <w:jc w:val="both"/>
              <w:rPr>
                <w:rFonts w:cs="Arial"/>
                <w:b/>
                <w:bCs/>
                <w:color w:val="000000"/>
                <w:sz w:val="20"/>
                <w:szCs w:val="20"/>
              </w:rPr>
            </w:pPr>
            <w:r w:rsidRPr="00451F33">
              <w:rPr>
                <w:rFonts w:cs="Arial"/>
                <w:b/>
                <w:bCs/>
                <w:color w:val="000000"/>
                <w:sz w:val="20"/>
                <w:szCs w:val="20"/>
              </w:rPr>
              <w:t>Middle scenario</w:t>
            </w:r>
          </w:p>
        </w:tc>
        <w:tc>
          <w:tcPr>
            <w:tcW w:w="2680" w:type="dxa"/>
            <w:gridSpan w:val="2"/>
            <w:noWrap/>
            <w:vAlign w:val="center"/>
            <w:hideMark/>
          </w:tcPr>
          <w:p w:rsidRPr="00451F33" w:rsidR="00554C21" w:rsidP="001862D1" w:rsidRDefault="00554C21" w14:paraId="463F2F07" w14:textId="77777777">
            <w:pPr>
              <w:jc w:val="both"/>
              <w:rPr>
                <w:rFonts w:cs="Arial"/>
                <w:b/>
                <w:bCs/>
                <w:color w:val="000000"/>
                <w:sz w:val="20"/>
                <w:szCs w:val="20"/>
              </w:rPr>
            </w:pPr>
            <w:r w:rsidRPr="00451F33">
              <w:rPr>
                <w:rFonts w:cs="Arial"/>
                <w:b/>
                <w:bCs/>
                <w:color w:val="000000"/>
                <w:sz w:val="20"/>
                <w:szCs w:val="20"/>
              </w:rPr>
              <w:t>High scenario</w:t>
            </w:r>
          </w:p>
        </w:tc>
      </w:tr>
      <w:tr w:rsidRPr="00CA14EB" w:rsidR="00554C21" w:rsidTr="001862D1" w14:paraId="7C7A8636" w14:textId="77777777">
        <w:trPr>
          <w:trHeight w:val="736"/>
          <w:jc w:val="center"/>
        </w:trPr>
        <w:tc>
          <w:tcPr>
            <w:tcW w:w="2547" w:type="dxa"/>
            <w:noWrap/>
            <w:vAlign w:val="center"/>
            <w:hideMark/>
          </w:tcPr>
          <w:p w:rsidRPr="00451F33" w:rsidR="00554C21" w:rsidP="001862D1" w:rsidRDefault="00554C21" w14:paraId="5B753706" w14:textId="77777777">
            <w:pPr>
              <w:jc w:val="both"/>
              <w:rPr>
                <w:rFonts w:cs="Arial"/>
                <w:b/>
                <w:bCs/>
                <w:color w:val="000000"/>
                <w:sz w:val="20"/>
                <w:szCs w:val="20"/>
              </w:rPr>
            </w:pPr>
          </w:p>
        </w:tc>
        <w:tc>
          <w:tcPr>
            <w:tcW w:w="1303" w:type="dxa"/>
            <w:vAlign w:val="center"/>
            <w:hideMark/>
          </w:tcPr>
          <w:p w:rsidRPr="00451F33" w:rsidR="00554C21" w:rsidP="001862D1" w:rsidRDefault="00554C21" w14:paraId="3ACCD133" w14:textId="77777777">
            <w:pPr>
              <w:jc w:val="both"/>
              <w:rPr>
                <w:rFonts w:cs="Arial"/>
                <w:b/>
                <w:bCs/>
                <w:color w:val="000000"/>
                <w:sz w:val="20"/>
                <w:szCs w:val="20"/>
              </w:rPr>
            </w:pPr>
            <w:r w:rsidRPr="00451F33">
              <w:rPr>
                <w:rFonts w:cs="Arial"/>
                <w:b/>
                <w:bCs/>
                <w:color w:val="000000"/>
                <w:sz w:val="20"/>
                <w:szCs w:val="20"/>
              </w:rPr>
              <w:t>Net appraisal cost per sector, £m</w:t>
            </w:r>
          </w:p>
        </w:tc>
        <w:tc>
          <w:tcPr>
            <w:tcW w:w="1218" w:type="dxa"/>
            <w:vAlign w:val="center"/>
            <w:hideMark/>
          </w:tcPr>
          <w:p w:rsidRPr="00451F33" w:rsidR="00554C21" w:rsidP="001862D1" w:rsidRDefault="00554C21" w14:paraId="5E8265AC" w14:textId="77777777">
            <w:pPr>
              <w:jc w:val="both"/>
              <w:rPr>
                <w:rFonts w:cs="Arial"/>
                <w:b/>
                <w:bCs/>
                <w:color w:val="000000"/>
                <w:sz w:val="20"/>
                <w:szCs w:val="20"/>
              </w:rPr>
            </w:pPr>
            <w:r w:rsidRPr="00451F33">
              <w:rPr>
                <w:rFonts w:cs="Arial"/>
                <w:b/>
                <w:bCs/>
                <w:color w:val="000000"/>
                <w:sz w:val="20"/>
                <w:szCs w:val="20"/>
              </w:rPr>
              <w:t>Indicative net cost per year, per firm, £</w:t>
            </w:r>
          </w:p>
        </w:tc>
        <w:tc>
          <w:tcPr>
            <w:tcW w:w="1467" w:type="dxa"/>
            <w:vAlign w:val="center"/>
            <w:hideMark/>
          </w:tcPr>
          <w:p w:rsidRPr="00451F33" w:rsidR="00554C21" w:rsidP="001862D1" w:rsidRDefault="00554C21" w14:paraId="4B8350A6" w14:textId="77777777">
            <w:pPr>
              <w:jc w:val="both"/>
              <w:rPr>
                <w:rFonts w:cs="Arial"/>
                <w:b/>
                <w:bCs/>
                <w:color w:val="000000"/>
                <w:sz w:val="20"/>
                <w:szCs w:val="20"/>
              </w:rPr>
            </w:pPr>
            <w:r w:rsidRPr="00451F33">
              <w:rPr>
                <w:rFonts w:cs="Arial"/>
                <w:b/>
                <w:bCs/>
                <w:color w:val="000000"/>
                <w:sz w:val="20"/>
                <w:szCs w:val="20"/>
              </w:rPr>
              <w:t>Net appraisal cost per sector, £m</w:t>
            </w:r>
          </w:p>
        </w:tc>
        <w:tc>
          <w:tcPr>
            <w:tcW w:w="1218" w:type="dxa"/>
            <w:vAlign w:val="center"/>
            <w:hideMark/>
          </w:tcPr>
          <w:p w:rsidRPr="00451F33" w:rsidR="00554C21" w:rsidP="001862D1" w:rsidRDefault="00554C21" w14:paraId="07B9CFFE" w14:textId="77777777">
            <w:pPr>
              <w:jc w:val="both"/>
              <w:rPr>
                <w:rFonts w:cs="Arial"/>
                <w:b/>
                <w:bCs/>
                <w:color w:val="000000"/>
                <w:sz w:val="20"/>
                <w:szCs w:val="20"/>
              </w:rPr>
            </w:pPr>
            <w:r w:rsidRPr="00451F33">
              <w:rPr>
                <w:rFonts w:cs="Arial"/>
                <w:b/>
                <w:bCs/>
                <w:color w:val="000000"/>
                <w:sz w:val="20"/>
                <w:szCs w:val="20"/>
              </w:rPr>
              <w:t>Indicative net cost per year, per firm, £</w:t>
            </w:r>
          </w:p>
        </w:tc>
        <w:tc>
          <w:tcPr>
            <w:tcW w:w="1440" w:type="dxa"/>
            <w:vAlign w:val="center"/>
            <w:hideMark/>
          </w:tcPr>
          <w:p w:rsidRPr="00451F33" w:rsidR="00554C21" w:rsidP="001862D1" w:rsidRDefault="00554C21" w14:paraId="7E6CF506" w14:textId="77777777">
            <w:pPr>
              <w:jc w:val="both"/>
              <w:rPr>
                <w:rFonts w:cs="Arial"/>
                <w:b/>
                <w:bCs/>
                <w:color w:val="000000"/>
                <w:sz w:val="20"/>
                <w:szCs w:val="20"/>
              </w:rPr>
            </w:pPr>
            <w:r w:rsidRPr="00451F33">
              <w:rPr>
                <w:rFonts w:cs="Arial"/>
                <w:b/>
                <w:bCs/>
                <w:color w:val="000000"/>
                <w:sz w:val="20"/>
                <w:szCs w:val="20"/>
              </w:rPr>
              <w:t>Net appraisal cost per sector, £m</w:t>
            </w:r>
          </w:p>
        </w:tc>
        <w:tc>
          <w:tcPr>
            <w:tcW w:w="1240" w:type="dxa"/>
            <w:vAlign w:val="center"/>
            <w:hideMark/>
          </w:tcPr>
          <w:p w:rsidRPr="00451F33" w:rsidR="00554C21" w:rsidP="001862D1" w:rsidRDefault="00554C21" w14:paraId="3500D866" w14:textId="77777777">
            <w:pPr>
              <w:jc w:val="both"/>
              <w:rPr>
                <w:rFonts w:cs="Arial"/>
                <w:b/>
                <w:bCs/>
                <w:color w:val="000000"/>
                <w:sz w:val="20"/>
                <w:szCs w:val="20"/>
              </w:rPr>
            </w:pPr>
            <w:r w:rsidRPr="00451F33">
              <w:rPr>
                <w:rFonts w:cs="Arial"/>
                <w:b/>
                <w:bCs/>
                <w:color w:val="000000"/>
                <w:sz w:val="20"/>
                <w:szCs w:val="20"/>
              </w:rPr>
              <w:t>Indicative net cost per year, per firm, £</w:t>
            </w:r>
          </w:p>
        </w:tc>
      </w:tr>
      <w:tr w:rsidRPr="00CA14EB" w:rsidR="00554C21" w:rsidTr="001862D1" w14:paraId="7076268D" w14:textId="77777777">
        <w:trPr>
          <w:trHeight w:val="239"/>
          <w:jc w:val="center"/>
        </w:trPr>
        <w:tc>
          <w:tcPr>
            <w:tcW w:w="2547" w:type="dxa"/>
            <w:noWrap/>
            <w:vAlign w:val="center"/>
            <w:hideMark/>
          </w:tcPr>
          <w:p w:rsidRPr="00451F33" w:rsidR="00554C21" w:rsidP="001862D1" w:rsidRDefault="00554C21" w14:paraId="037BB890" w14:textId="77777777">
            <w:pPr>
              <w:jc w:val="both"/>
              <w:rPr>
                <w:rFonts w:cs="Arial"/>
                <w:b/>
                <w:bCs/>
                <w:color w:val="000000"/>
                <w:sz w:val="20"/>
                <w:szCs w:val="20"/>
              </w:rPr>
            </w:pPr>
            <w:r w:rsidRPr="00451F33">
              <w:rPr>
                <w:rFonts w:cs="Arial"/>
                <w:b/>
                <w:bCs/>
                <w:color w:val="000000"/>
                <w:sz w:val="20"/>
                <w:szCs w:val="20"/>
              </w:rPr>
              <w:t>Hospitality</w:t>
            </w:r>
          </w:p>
        </w:tc>
        <w:tc>
          <w:tcPr>
            <w:tcW w:w="1303" w:type="dxa"/>
            <w:noWrap/>
            <w:vAlign w:val="center"/>
            <w:hideMark/>
          </w:tcPr>
          <w:p w:rsidRPr="00451F33" w:rsidR="00554C21" w:rsidP="001862D1" w:rsidRDefault="00554C21" w14:paraId="3C641201" w14:textId="77777777">
            <w:pPr>
              <w:jc w:val="both"/>
              <w:rPr>
                <w:rFonts w:cs="Arial"/>
                <w:color w:val="000000"/>
                <w:sz w:val="20"/>
                <w:szCs w:val="20"/>
              </w:rPr>
            </w:pPr>
            <w:r w:rsidRPr="00451F33">
              <w:rPr>
                <w:rFonts w:cs="Arial"/>
                <w:color w:val="000000"/>
                <w:sz w:val="20"/>
                <w:szCs w:val="20"/>
              </w:rPr>
              <w:t>£73</w:t>
            </w:r>
          </w:p>
        </w:tc>
        <w:tc>
          <w:tcPr>
            <w:tcW w:w="1218" w:type="dxa"/>
            <w:noWrap/>
            <w:vAlign w:val="center"/>
            <w:hideMark/>
          </w:tcPr>
          <w:p w:rsidRPr="00451F33" w:rsidR="00554C21" w:rsidP="001862D1" w:rsidRDefault="00554C21" w14:paraId="661371D9" w14:textId="77777777">
            <w:pPr>
              <w:jc w:val="both"/>
              <w:rPr>
                <w:rFonts w:cs="Arial"/>
                <w:color w:val="000000"/>
                <w:sz w:val="20"/>
                <w:szCs w:val="20"/>
              </w:rPr>
            </w:pPr>
            <w:r w:rsidRPr="00451F33">
              <w:rPr>
                <w:rFonts w:cs="Arial"/>
                <w:color w:val="000000"/>
                <w:sz w:val="20"/>
                <w:szCs w:val="20"/>
              </w:rPr>
              <w:t>£71</w:t>
            </w:r>
          </w:p>
        </w:tc>
        <w:tc>
          <w:tcPr>
            <w:tcW w:w="1467" w:type="dxa"/>
            <w:noWrap/>
            <w:vAlign w:val="center"/>
            <w:hideMark/>
          </w:tcPr>
          <w:p w:rsidRPr="00451F33" w:rsidR="00554C21" w:rsidP="001862D1" w:rsidRDefault="00554C21" w14:paraId="13038899" w14:textId="77777777">
            <w:pPr>
              <w:jc w:val="both"/>
              <w:rPr>
                <w:rFonts w:cs="Arial"/>
                <w:color w:val="000000"/>
                <w:sz w:val="20"/>
                <w:szCs w:val="20"/>
              </w:rPr>
            </w:pPr>
            <w:r w:rsidRPr="00451F33">
              <w:rPr>
                <w:rFonts w:cs="Arial"/>
                <w:color w:val="000000"/>
                <w:sz w:val="20"/>
                <w:szCs w:val="20"/>
              </w:rPr>
              <w:t>£73</w:t>
            </w:r>
          </w:p>
        </w:tc>
        <w:tc>
          <w:tcPr>
            <w:tcW w:w="1218" w:type="dxa"/>
            <w:noWrap/>
            <w:vAlign w:val="center"/>
            <w:hideMark/>
          </w:tcPr>
          <w:p w:rsidRPr="00451F33" w:rsidR="00554C21" w:rsidP="001862D1" w:rsidRDefault="00554C21" w14:paraId="099C053D" w14:textId="77777777">
            <w:pPr>
              <w:jc w:val="both"/>
              <w:rPr>
                <w:rFonts w:cs="Arial"/>
                <w:color w:val="000000"/>
                <w:sz w:val="20"/>
                <w:szCs w:val="20"/>
              </w:rPr>
            </w:pPr>
            <w:r w:rsidRPr="00451F33">
              <w:rPr>
                <w:rFonts w:cs="Arial"/>
                <w:color w:val="000000"/>
                <w:sz w:val="20"/>
                <w:szCs w:val="20"/>
              </w:rPr>
              <w:t>£71</w:t>
            </w:r>
          </w:p>
        </w:tc>
        <w:tc>
          <w:tcPr>
            <w:tcW w:w="1440" w:type="dxa"/>
            <w:noWrap/>
            <w:vAlign w:val="center"/>
            <w:hideMark/>
          </w:tcPr>
          <w:p w:rsidRPr="00451F33" w:rsidR="00554C21" w:rsidP="001862D1" w:rsidRDefault="00554C21" w14:paraId="4181BCB8" w14:textId="77777777">
            <w:pPr>
              <w:jc w:val="both"/>
              <w:rPr>
                <w:rFonts w:cs="Arial"/>
                <w:color w:val="000000"/>
                <w:sz w:val="20"/>
                <w:szCs w:val="20"/>
              </w:rPr>
            </w:pPr>
            <w:r w:rsidRPr="00451F33">
              <w:rPr>
                <w:rFonts w:cs="Arial"/>
                <w:color w:val="000000"/>
                <w:sz w:val="20"/>
                <w:szCs w:val="20"/>
              </w:rPr>
              <w:t>£73</w:t>
            </w:r>
          </w:p>
        </w:tc>
        <w:tc>
          <w:tcPr>
            <w:tcW w:w="1240" w:type="dxa"/>
            <w:noWrap/>
            <w:vAlign w:val="center"/>
            <w:hideMark/>
          </w:tcPr>
          <w:p w:rsidRPr="00451F33" w:rsidR="00554C21" w:rsidP="001862D1" w:rsidRDefault="00554C21" w14:paraId="2931A43B" w14:textId="77777777">
            <w:pPr>
              <w:jc w:val="both"/>
              <w:rPr>
                <w:rFonts w:cs="Arial"/>
                <w:color w:val="000000"/>
                <w:sz w:val="20"/>
                <w:szCs w:val="20"/>
              </w:rPr>
            </w:pPr>
            <w:r w:rsidRPr="00451F33">
              <w:rPr>
                <w:rFonts w:cs="Arial"/>
                <w:color w:val="000000"/>
                <w:sz w:val="20"/>
                <w:szCs w:val="20"/>
              </w:rPr>
              <w:t>£71</w:t>
            </w:r>
          </w:p>
        </w:tc>
      </w:tr>
      <w:tr w:rsidRPr="00CA14EB" w:rsidR="00554C21" w:rsidTr="001862D1" w14:paraId="45D39F3F" w14:textId="77777777">
        <w:trPr>
          <w:trHeight w:val="117"/>
          <w:jc w:val="center"/>
        </w:trPr>
        <w:tc>
          <w:tcPr>
            <w:tcW w:w="2547" w:type="dxa"/>
            <w:noWrap/>
            <w:vAlign w:val="center"/>
            <w:hideMark/>
          </w:tcPr>
          <w:p w:rsidRPr="00451F33" w:rsidR="00554C21" w:rsidP="001862D1" w:rsidRDefault="00554C21" w14:paraId="7FB1D51F" w14:textId="77777777">
            <w:pPr>
              <w:jc w:val="both"/>
              <w:rPr>
                <w:rFonts w:cs="Arial"/>
                <w:b/>
                <w:bCs/>
                <w:color w:val="000000"/>
                <w:sz w:val="20"/>
                <w:szCs w:val="20"/>
              </w:rPr>
            </w:pPr>
            <w:r w:rsidRPr="00451F33">
              <w:rPr>
                <w:rFonts w:cs="Arial"/>
                <w:b/>
                <w:bCs/>
                <w:color w:val="000000"/>
                <w:sz w:val="20"/>
                <w:szCs w:val="20"/>
              </w:rPr>
              <w:t>Retail &amp; Wholesale</w:t>
            </w:r>
          </w:p>
        </w:tc>
        <w:tc>
          <w:tcPr>
            <w:tcW w:w="1303" w:type="dxa"/>
            <w:noWrap/>
            <w:vAlign w:val="center"/>
            <w:hideMark/>
          </w:tcPr>
          <w:p w:rsidRPr="00451F33" w:rsidR="00554C21" w:rsidP="001862D1" w:rsidRDefault="00554C21" w14:paraId="644A07A9" w14:textId="77777777">
            <w:pPr>
              <w:jc w:val="both"/>
              <w:rPr>
                <w:rFonts w:cs="Arial"/>
                <w:color w:val="000000"/>
                <w:sz w:val="20"/>
                <w:szCs w:val="20"/>
              </w:rPr>
            </w:pPr>
            <w:r w:rsidRPr="00451F33">
              <w:rPr>
                <w:rFonts w:cs="Arial"/>
                <w:color w:val="000000"/>
                <w:sz w:val="20"/>
                <w:szCs w:val="20"/>
              </w:rPr>
              <w:t>-£846</w:t>
            </w:r>
          </w:p>
        </w:tc>
        <w:tc>
          <w:tcPr>
            <w:tcW w:w="1218" w:type="dxa"/>
            <w:noWrap/>
            <w:vAlign w:val="center"/>
            <w:hideMark/>
          </w:tcPr>
          <w:p w:rsidRPr="00451F33" w:rsidR="00554C21" w:rsidP="001862D1" w:rsidRDefault="00554C21" w14:paraId="0714D2E9" w14:textId="77777777">
            <w:pPr>
              <w:jc w:val="both"/>
              <w:rPr>
                <w:rFonts w:cs="Arial"/>
                <w:color w:val="000000"/>
                <w:sz w:val="20"/>
                <w:szCs w:val="20"/>
              </w:rPr>
            </w:pPr>
            <w:r w:rsidRPr="00451F33">
              <w:rPr>
                <w:rFonts w:cs="Arial"/>
                <w:color w:val="000000"/>
                <w:sz w:val="20"/>
                <w:szCs w:val="20"/>
              </w:rPr>
              <w:t>-£267</w:t>
            </w:r>
          </w:p>
        </w:tc>
        <w:tc>
          <w:tcPr>
            <w:tcW w:w="1467" w:type="dxa"/>
            <w:noWrap/>
            <w:vAlign w:val="center"/>
            <w:hideMark/>
          </w:tcPr>
          <w:p w:rsidRPr="00451F33" w:rsidR="00554C21" w:rsidP="001862D1" w:rsidRDefault="00554C21" w14:paraId="44EBF96E" w14:textId="77777777">
            <w:pPr>
              <w:jc w:val="both"/>
              <w:rPr>
                <w:rFonts w:cs="Arial"/>
                <w:color w:val="000000"/>
                <w:sz w:val="20"/>
                <w:szCs w:val="20"/>
              </w:rPr>
            </w:pPr>
            <w:r w:rsidRPr="00451F33">
              <w:rPr>
                <w:rFonts w:cs="Arial"/>
                <w:color w:val="000000"/>
                <w:sz w:val="20"/>
                <w:szCs w:val="20"/>
              </w:rPr>
              <w:t>-£846</w:t>
            </w:r>
          </w:p>
        </w:tc>
        <w:tc>
          <w:tcPr>
            <w:tcW w:w="1218" w:type="dxa"/>
            <w:noWrap/>
            <w:vAlign w:val="center"/>
            <w:hideMark/>
          </w:tcPr>
          <w:p w:rsidRPr="00451F33" w:rsidR="00554C21" w:rsidP="001862D1" w:rsidRDefault="00554C21" w14:paraId="2BCCC110" w14:textId="77777777">
            <w:pPr>
              <w:jc w:val="both"/>
              <w:rPr>
                <w:rFonts w:cs="Arial"/>
                <w:color w:val="000000"/>
                <w:sz w:val="20"/>
                <w:szCs w:val="20"/>
              </w:rPr>
            </w:pPr>
            <w:r w:rsidRPr="00451F33">
              <w:rPr>
                <w:rFonts w:cs="Arial"/>
                <w:color w:val="000000"/>
                <w:sz w:val="20"/>
                <w:szCs w:val="20"/>
              </w:rPr>
              <w:t>-£267</w:t>
            </w:r>
          </w:p>
        </w:tc>
        <w:tc>
          <w:tcPr>
            <w:tcW w:w="1440" w:type="dxa"/>
            <w:noWrap/>
            <w:vAlign w:val="center"/>
            <w:hideMark/>
          </w:tcPr>
          <w:p w:rsidRPr="00451F33" w:rsidR="00554C21" w:rsidP="001862D1" w:rsidRDefault="00554C21" w14:paraId="69173CF4" w14:textId="77777777">
            <w:pPr>
              <w:jc w:val="both"/>
              <w:rPr>
                <w:rFonts w:cs="Arial"/>
                <w:color w:val="000000"/>
                <w:sz w:val="20"/>
                <w:szCs w:val="20"/>
              </w:rPr>
            </w:pPr>
            <w:r w:rsidRPr="00451F33">
              <w:rPr>
                <w:rFonts w:cs="Arial"/>
                <w:color w:val="000000"/>
                <w:sz w:val="20"/>
                <w:szCs w:val="20"/>
              </w:rPr>
              <w:t>-£846</w:t>
            </w:r>
          </w:p>
        </w:tc>
        <w:tc>
          <w:tcPr>
            <w:tcW w:w="1240" w:type="dxa"/>
            <w:noWrap/>
            <w:vAlign w:val="center"/>
            <w:hideMark/>
          </w:tcPr>
          <w:p w:rsidRPr="00451F33" w:rsidR="00554C21" w:rsidP="001862D1" w:rsidRDefault="00554C21" w14:paraId="3B8A5B0C" w14:textId="77777777">
            <w:pPr>
              <w:jc w:val="both"/>
              <w:rPr>
                <w:rFonts w:cs="Arial"/>
                <w:color w:val="000000"/>
                <w:sz w:val="20"/>
                <w:szCs w:val="20"/>
              </w:rPr>
            </w:pPr>
            <w:r w:rsidRPr="00451F33">
              <w:rPr>
                <w:rFonts w:cs="Arial"/>
                <w:color w:val="000000"/>
                <w:sz w:val="20"/>
                <w:szCs w:val="20"/>
              </w:rPr>
              <w:t>-£267</w:t>
            </w:r>
          </w:p>
        </w:tc>
      </w:tr>
      <w:tr w:rsidRPr="00CA14EB" w:rsidR="00554C21" w:rsidTr="001862D1" w14:paraId="491B961A" w14:textId="77777777">
        <w:trPr>
          <w:trHeight w:val="77"/>
          <w:jc w:val="center"/>
        </w:trPr>
        <w:tc>
          <w:tcPr>
            <w:tcW w:w="2547" w:type="dxa"/>
            <w:noWrap/>
            <w:vAlign w:val="center"/>
            <w:hideMark/>
          </w:tcPr>
          <w:p w:rsidRPr="00451F33" w:rsidR="00554C21" w:rsidP="001862D1" w:rsidRDefault="00554C21" w14:paraId="6290FD17" w14:textId="77777777">
            <w:pPr>
              <w:jc w:val="both"/>
              <w:rPr>
                <w:rFonts w:cs="Arial"/>
                <w:b/>
                <w:bCs/>
                <w:color w:val="000000"/>
                <w:sz w:val="20"/>
                <w:szCs w:val="20"/>
              </w:rPr>
            </w:pPr>
            <w:r w:rsidRPr="00451F33">
              <w:rPr>
                <w:rFonts w:cs="Arial"/>
                <w:b/>
                <w:bCs/>
                <w:color w:val="000000"/>
                <w:sz w:val="20"/>
                <w:szCs w:val="20"/>
              </w:rPr>
              <w:t>Health</w:t>
            </w:r>
          </w:p>
        </w:tc>
        <w:tc>
          <w:tcPr>
            <w:tcW w:w="1303" w:type="dxa"/>
            <w:noWrap/>
            <w:vAlign w:val="center"/>
            <w:hideMark/>
          </w:tcPr>
          <w:p w:rsidRPr="00451F33" w:rsidR="00554C21" w:rsidP="001862D1" w:rsidRDefault="00554C21" w14:paraId="6F4A46F3" w14:textId="77777777">
            <w:pPr>
              <w:jc w:val="both"/>
              <w:rPr>
                <w:rFonts w:cs="Arial"/>
                <w:color w:val="000000"/>
                <w:sz w:val="20"/>
                <w:szCs w:val="20"/>
              </w:rPr>
            </w:pPr>
            <w:r w:rsidRPr="00451F33">
              <w:rPr>
                <w:rFonts w:cs="Arial"/>
                <w:color w:val="000000"/>
                <w:sz w:val="20"/>
                <w:szCs w:val="20"/>
              </w:rPr>
              <w:t>-£24</w:t>
            </w:r>
          </w:p>
        </w:tc>
        <w:tc>
          <w:tcPr>
            <w:tcW w:w="1218" w:type="dxa"/>
            <w:noWrap/>
            <w:vAlign w:val="center"/>
            <w:hideMark/>
          </w:tcPr>
          <w:p w:rsidRPr="00451F33" w:rsidR="00554C21" w:rsidP="001862D1" w:rsidRDefault="00554C21" w14:paraId="0F90D230" w14:textId="77777777">
            <w:pPr>
              <w:jc w:val="both"/>
              <w:rPr>
                <w:rFonts w:cs="Arial"/>
                <w:color w:val="000000"/>
                <w:sz w:val="20"/>
                <w:szCs w:val="20"/>
              </w:rPr>
            </w:pPr>
            <w:r w:rsidRPr="00451F33">
              <w:rPr>
                <w:rFonts w:cs="Arial"/>
                <w:color w:val="000000"/>
                <w:sz w:val="20"/>
                <w:szCs w:val="20"/>
              </w:rPr>
              <w:t>-£29</w:t>
            </w:r>
          </w:p>
        </w:tc>
        <w:tc>
          <w:tcPr>
            <w:tcW w:w="1467" w:type="dxa"/>
            <w:noWrap/>
            <w:vAlign w:val="center"/>
            <w:hideMark/>
          </w:tcPr>
          <w:p w:rsidRPr="00451F33" w:rsidR="00554C21" w:rsidP="001862D1" w:rsidRDefault="00554C21" w14:paraId="41DC434B" w14:textId="77777777">
            <w:pPr>
              <w:jc w:val="both"/>
              <w:rPr>
                <w:rFonts w:cs="Arial"/>
                <w:color w:val="000000"/>
                <w:sz w:val="20"/>
                <w:szCs w:val="20"/>
              </w:rPr>
            </w:pPr>
            <w:r w:rsidRPr="00451F33">
              <w:rPr>
                <w:rFonts w:cs="Arial"/>
                <w:color w:val="000000"/>
                <w:sz w:val="20"/>
                <w:szCs w:val="20"/>
              </w:rPr>
              <w:t>-£24</w:t>
            </w:r>
          </w:p>
        </w:tc>
        <w:tc>
          <w:tcPr>
            <w:tcW w:w="1218" w:type="dxa"/>
            <w:noWrap/>
            <w:vAlign w:val="center"/>
            <w:hideMark/>
          </w:tcPr>
          <w:p w:rsidRPr="00451F33" w:rsidR="00554C21" w:rsidP="001862D1" w:rsidRDefault="00554C21" w14:paraId="3A0E7581" w14:textId="77777777">
            <w:pPr>
              <w:jc w:val="both"/>
              <w:rPr>
                <w:rFonts w:cs="Arial"/>
                <w:color w:val="000000"/>
                <w:sz w:val="20"/>
                <w:szCs w:val="20"/>
              </w:rPr>
            </w:pPr>
            <w:r w:rsidRPr="00451F33">
              <w:rPr>
                <w:rFonts w:cs="Arial"/>
                <w:color w:val="000000"/>
                <w:sz w:val="20"/>
                <w:szCs w:val="20"/>
              </w:rPr>
              <w:t>-£29</w:t>
            </w:r>
          </w:p>
        </w:tc>
        <w:tc>
          <w:tcPr>
            <w:tcW w:w="1440" w:type="dxa"/>
            <w:noWrap/>
            <w:vAlign w:val="center"/>
            <w:hideMark/>
          </w:tcPr>
          <w:p w:rsidRPr="00451F33" w:rsidR="00554C21" w:rsidP="001862D1" w:rsidRDefault="00554C21" w14:paraId="57BEA6DC" w14:textId="77777777">
            <w:pPr>
              <w:jc w:val="both"/>
              <w:rPr>
                <w:rFonts w:cs="Arial"/>
                <w:color w:val="000000"/>
                <w:sz w:val="20"/>
                <w:szCs w:val="20"/>
              </w:rPr>
            </w:pPr>
            <w:r w:rsidRPr="00451F33">
              <w:rPr>
                <w:rFonts w:cs="Arial"/>
                <w:color w:val="000000"/>
                <w:sz w:val="20"/>
                <w:szCs w:val="20"/>
              </w:rPr>
              <w:t>-£24</w:t>
            </w:r>
          </w:p>
        </w:tc>
        <w:tc>
          <w:tcPr>
            <w:tcW w:w="1240" w:type="dxa"/>
            <w:noWrap/>
            <w:vAlign w:val="center"/>
            <w:hideMark/>
          </w:tcPr>
          <w:p w:rsidRPr="00451F33" w:rsidR="00554C21" w:rsidP="001862D1" w:rsidRDefault="00554C21" w14:paraId="48142D53" w14:textId="77777777">
            <w:pPr>
              <w:jc w:val="both"/>
              <w:rPr>
                <w:rFonts w:cs="Arial"/>
                <w:color w:val="000000"/>
                <w:sz w:val="20"/>
                <w:szCs w:val="20"/>
              </w:rPr>
            </w:pPr>
            <w:r w:rsidRPr="00451F33">
              <w:rPr>
                <w:rFonts w:cs="Arial"/>
                <w:color w:val="000000"/>
                <w:sz w:val="20"/>
                <w:szCs w:val="20"/>
              </w:rPr>
              <w:t>-£29</w:t>
            </w:r>
          </w:p>
        </w:tc>
      </w:tr>
      <w:tr w:rsidRPr="00CA14EB" w:rsidR="00554C21" w:rsidTr="001862D1" w14:paraId="47D910CF" w14:textId="77777777">
        <w:trPr>
          <w:trHeight w:val="208"/>
          <w:jc w:val="center"/>
        </w:trPr>
        <w:tc>
          <w:tcPr>
            <w:tcW w:w="2547" w:type="dxa"/>
            <w:noWrap/>
            <w:vAlign w:val="center"/>
            <w:hideMark/>
          </w:tcPr>
          <w:p w:rsidRPr="00451F33" w:rsidR="00554C21" w:rsidP="001862D1" w:rsidRDefault="00554C21" w14:paraId="425A5231" w14:textId="77777777">
            <w:pPr>
              <w:jc w:val="both"/>
              <w:rPr>
                <w:rFonts w:cs="Arial"/>
                <w:b/>
                <w:bCs/>
                <w:color w:val="000000"/>
                <w:sz w:val="20"/>
                <w:szCs w:val="20"/>
              </w:rPr>
            </w:pPr>
            <w:r w:rsidRPr="00451F33">
              <w:rPr>
                <w:rFonts w:cs="Arial"/>
                <w:b/>
                <w:bCs/>
                <w:color w:val="000000"/>
                <w:sz w:val="20"/>
                <w:szCs w:val="20"/>
              </w:rPr>
              <w:t>Education</w:t>
            </w:r>
          </w:p>
        </w:tc>
        <w:tc>
          <w:tcPr>
            <w:tcW w:w="1303" w:type="dxa"/>
            <w:noWrap/>
            <w:vAlign w:val="center"/>
            <w:hideMark/>
          </w:tcPr>
          <w:p w:rsidRPr="00451F33" w:rsidR="00554C21" w:rsidP="001862D1" w:rsidRDefault="00554C21" w14:paraId="1E0FE71D" w14:textId="77777777">
            <w:pPr>
              <w:jc w:val="both"/>
              <w:rPr>
                <w:rFonts w:cs="Arial"/>
                <w:color w:val="000000"/>
                <w:sz w:val="20"/>
                <w:szCs w:val="20"/>
              </w:rPr>
            </w:pPr>
            <w:r w:rsidRPr="00451F33">
              <w:rPr>
                <w:rFonts w:cs="Arial"/>
                <w:color w:val="000000"/>
                <w:sz w:val="20"/>
                <w:szCs w:val="20"/>
              </w:rPr>
              <w:t>£113</w:t>
            </w:r>
          </w:p>
        </w:tc>
        <w:tc>
          <w:tcPr>
            <w:tcW w:w="1218" w:type="dxa"/>
            <w:noWrap/>
            <w:vAlign w:val="center"/>
            <w:hideMark/>
          </w:tcPr>
          <w:p w:rsidRPr="00451F33" w:rsidR="00554C21" w:rsidP="001862D1" w:rsidRDefault="00554C21" w14:paraId="6321F7AF" w14:textId="77777777">
            <w:pPr>
              <w:jc w:val="both"/>
              <w:rPr>
                <w:rFonts w:cs="Arial"/>
                <w:color w:val="000000"/>
                <w:sz w:val="20"/>
                <w:szCs w:val="20"/>
              </w:rPr>
            </w:pPr>
            <w:r w:rsidRPr="00451F33">
              <w:rPr>
                <w:rFonts w:cs="Arial"/>
                <w:color w:val="000000"/>
                <w:sz w:val="20"/>
                <w:szCs w:val="20"/>
              </w:rPr>
              <w:t>£396</w:t>
            </w:r>
          </w:p>
        </w:tc>
        <w:tc>
          <w:tcPr>
            <w:tcW w:w="1467" w:type="dxa"/>
            <w:noWrap/>
            <w:vAlign w:val="center"/>
            <w:hideMark/>
          </w:tcPr>
          <w:p w:rsidRPr="00451F33" w:rsidR="00554C21" w:rsidP="001862D1" w:rsidRDefault="00554C21" w14:paraId="2927DE99" w14:textId="77777777">
            <w:pPr>
              <w:jc w:val="both"/>
              <w:rPr>
                <w:rFonts w:cs="Arial"/>
                <w:color w:val="000000"/>
                <w:sz w:val="20"/>
                <w:szCs w:val="20"/>
              </w:rPr>
            </w:pPr>
            <w:r w:rsidRPr="00451F33">
              <w:rPr>
                <w:rFonts w:cs="Arial"/>
                <w:color w:val="000000"/>
                <w:sz w:val="20"/>
                <w:szCs w:val="20"/>
              </w:rPr>
              <w:t>£113</w:t>
            </w:r>
          </w:p>
        </w:tc>
        <w:tc>
          <w:tcPr>
            <w:tcW w:w="1218" w:type="dxa"/>
            <w:noWrap/>
            <w:vAlign w:val="center"/>
            <w:hideMark/>
          </w:tcPr>
          <w:p w:rsidRPr="00451F33" w:rsidR="00554C21" w:rsidP="001862D1" w:rsidRDefault="00554C21" w14:paraId="79936E3E" w14:textId="77777777">
            <w:pPr>
              <w:jc w:val="both"/>
              <w:rPr>
                <w:rFonts w:cs="Arial"/>
                <w:color w:val="000000"/>
                <w:sz w:val="20"/>
                <w:szCs w:val="20"/>
              </w:rPr>
            </w:pPr>
            <w:r w:rsidRPr="00451F33">
              <w:rPr>
                <w:rFonts w:cs="Arial"/>
                <w:color w:val="000000"/>
                <w:sz w:val="20"/>
                <w:szCs w:val="20"/>
              </w:rPr>
              <w:t>£396</w:t>
            </w:r>
          </w:p>
        </w:tc>
        <w:tc>
          <w:tcPr>
            <w:tcW w:w="1440" w:type="dxa"/>
            <w:noWrap/>
            <w:vAlign w:val="center"/>
            <w:hideMark/>
          </w:tcPr>
          <w:p w:rsidRPr="00451F33" w:rsidR="00554C21" w:rsidP="001862D1" w:rsidRDefault="00554C21" w14:paraId="27F9387C" w14:textId="77777777">
            <w:pPr>
              <w:jc w:val="both"/>
              <w:rPr>
                <w:rFonts w:cs="Arial"/>
                <w:color w:val="000000"/>
                <w:sz w:val="20"/>
                <w:szCs w:val="20"/>
              </w:rPr>
            </w:pPr>
            <w:r w:rsidRPr="00451F33">
              <w:rPr>
                <w:rFonts w:cs="Arial"/>
                <w:color w:val="000000"/>
                <w:sz w:val="20"/>
                <w:szCs w:val="20"/>
              </w:rPr>
              <w:t>£113</w:t>
            </w:r>
          </w:p>
        </w:tc>
        <w:tc>
          <w:tcPr>
            <w:tcW w:w="1240" w:type="dxa"/>
            <w:noWrap/>
            <w:vAlign w:val="center"/>
            <w:hideMark/>
          </w:tcPr>
          <w:p w:rsidRPr="00451F33" w:rsidR="00554C21" w:rsidP="001862D1" w:rsidRDefault="00554C21" w14:paraId="1EF8BF8C" w14:textId="77777777">
            <w:pPr>
              <w:jc w:val="both"/>
              <w:rPr>
                <w:rFonts w:cs="Arial"/>
                <w:color w:val="000000"/>
                <w:sz w:val="20"/>
                <w:szCs w:val="20"/>
              </w:rPr>
            </w:pPr>
            <w:r w:rsidRPr="00451F33">
              <w:rPr>
                <w:rFonts w:cs="Arial"/>
                <w:color w:val="000000"/>
                <w:sz w:val="20"/>
                <w:szCs w:val="20"/>
              </w:rPr>
              <w:t>£396</w:t>
            </w:r>
          </w:p>
        </w:tc>
      </w:tr>
      <w:tr w:rsidRPr="00CA14EB" w:rsidR="00554C21" w:rsidTr="001862D1" w14:paraId="1B5778BE" w14:textId="77777777">
        <w:trPr>
          <w:trHeight w:val="385"/>
          <w:jc w:val="center"/>
        </w:trPr>
        <w:tc>
          <w:tcPr>
            <w:tcW w:w="2547" w:type="dxa"/>
            <w:noWrap/>
            <w:vAlign w:val="center"/>
            <w:hideMark/>
          </w:tcPr>
          <w:p w:rsidRPr="00451F33" w:rsidR="00554C21" w:rsidP="001862D1" w:rsidRDefault="00554C21" w14:paraId="6D66C2D1" w14:textId="77777777">
            <w:pPr>
              <w:jc w:val="both"/>
              <w:rPr>
                <w:rFonts w:cs="Arial"/>
                <w:b/>
                <w:bCs/>
                <w:color w:val="000000"/>
                <w:sz w:val="20"/>
                <w:szCs w:val="20"/>
              </w:rPr>
            </w:pPr>
            <w:r w:rsidRPr="00451F33">
              <w:rPr>
                <w:rFonts w:cs="Arial"/>
                <w:b/>
                <w:bCs/>
                <w:color w:val="000000"/>
                <w:sz w:val="20"/>
                <w:szCs w:val="20"/>
              </w:rPr>
              <w:t>Transport &amp; Storage</w:t>
            </w:r>
          </w:p>
        </w:tc>
        <w:tc>
          <w:tcPr>
            <w:tcW w:w="1303" w:type="dxa"/>
            <w:noWrap/>
            <w:vAlign w:val="center"/>
            <w:hideMark/>
          </w:tcPr>
          <w:p w:rsidRPr="00451F33" w:rsidR="00554C21" w:rsidP="001862D1" w:rsidRDefault="00554C21" w14:paraId="1A4CC22A" w14:textId="77777777">
            <w:pPr>
              <w:jc w:val="both"/>
              <w:rPr>
                <w:rFonts w:cs="Arial"/>
                <w:color w:val="000000"/>
                <w:sz w:val="20"/>
                <w:szCs w:val="20"/>
              </w:rPr>
            </w:pPr>
            <w:r w:rsidRPr="00451F33">
              <w:rPr>
                <w:rFonts w:cs="Arial"/>
                <w:color w:val="000000"/>
                <w:sz w:val="20"/>
                <w:szCs w:val="20"/>
              </w:rPr>
              <w:t>£214</w:t>
            </w:r>
          </w:p>
        </w:tc>
        <w:tc>
          <w:tcPr>
            <w:tcW w:w="1218" w:type="dxa"/>
            <w:noWrap/>
            <w:vAlign w:val="center"/>
            <w:hideMark/>
          </w:tcPr>
          <w:p w:rsidRPr="00451F33" w:rsidR="00554C21" w:rsidP="001862D1" w:rsidRDefault="00554C21" w14:paraId="0DC19104" w14:textId="77777777">
            <w:pPr>
              <w:jc w:val="both"/>
              <w:rPr>
                <w:rFonts w:cs="Arial"/>
                <w:color w:val="000000"/>
                <w:sz w:val="20"/>
                <w:szCs w:val="20"/>
              </w:rPr>
            </w:pPr>
            <w:r w:rsidRPr="00451F33">
              <w:rPr>
                <w:rFonts w:cs="Arial"/>
                <w:color w:val="000000"/>
                <w:sz w:val="20"/>
                <w:szCs w:val="20"/>
              </w:rPr>
              <w:t>£247</w:t>
            </w:r>
          </w:p>
        </w:tc>
        <w:tc>
          <w:tcPr>
            <w:tcW w:w="1467" w:type="dxa"/>
            <w:noWrap/>
            <w:vAlign w:val="center"/>
            <w:hideMark/>
          </w:tcPr>
          <w:p w:rsidRPr="00451F33" w:rsidR="00554C21" w:rsidP="001862D1" w:rsidRDefault="00554C21" w14:paraId="55E4EC11" w14:textId="77777777">
            <w:pPr>
              <w:jc w:val="both"/>
              <w:rPr>
                <w:rFonts w:cs="Arial"/>
                <w:color w:val="000000"/>
                <w:sz w:val="20"/>
                <w:szCs w:val="20"/>
              </w:rPr>
            </w:pPr>
            <w:r w:rsidRPr="00451F33">
              <w:rPr>
                <w:rFonts w:cs="Arial"/>
                <w:color w:val="000000"/>
                <w:sz w:val="20"/>
                <w:szCs w:val="20"/>
              </w:rPr>
              <w:t>£214</w:t>
            </w:r>
          </w:p>
        </w:tc>
        <w:tc>
          <w:tcPr>
            <w:tcW w:w="1218" w:type="dxa"/>
            <w:noWrap/>
            <w:vAlign w:val="center"/>
            <w:hideMark/>
          </w:tcPr>
          <w:p w:rsidRPr="00451F33" w:rsidR="00554C21" w:rsidP="001862D1" w:rsidRDefault="00554C21" w14:paraId="4A41290F" w14:textId="77777777">
            <w:pPr>
              <w:jc w:val="both"/>
              <w:rPr>
                <w:rFonts w:cs="Arial"/>
                <w:color w:val="000000"/>
                <w:sz w:val="20"/>
                <w:szCs w:val="20"/>
              </w:rPr>
            </w:pPr>
            <w:r w:rsidRPr="00451F33">
              <w:rPr>
                <w:rFonts w:cs="Arial"/>
                <w:color w:val="000000"/>
                <w:sz w:val="20"/>
                <w:szCs w:val="20"/>
              </w:rPr>
              <w:t>£247</w:t>
            </w:r>
          </w:p>
        </w:tc>
        <w:tc>
          <w:tcPr>
            <w:tcW w:w="1440" w:type="dxa"/>
            <w:noWrap/>
            <w:vAlign w:val="center"/>
            <w:hideMark/>
          </w:tcPr>
          <w:p w:rsidRPr="00451F33" w:rsidR="00554C21" w:rsidP="001862D1" w:rsidRDefault="00554C21" w14:paraId="40D0F8F8" w14:textId="77777777">
            <w:pPr>
              <w:jc w:val="both"/>
              <w:rPr>
                <w:rFonts w:cs="Arial"/>
                <w:color w:val="000000"/>
                <w:sz w:val="20"/>
                <w:szCs w:val="20"/>
              </w:rPr>
            </w:pPr>
            <w:r w:rsidRPr="00451F33">
              <w:rPr>
                <w:rFonts w:cs="Arial"/>
                <w:color w:val="000000"/>
                <w:sz w:val="20"/>
                <w:szCs w:val="20"/>
              </w:rPr>
              <w:t>£214</w:t>
            </w:r>
          </w:p>
        </w:tc>
        <w:tc>
          <w:tcPr>
            <w:tcW w:w="1240" w:type="dxa"/>
            <w:noWrap/>
            <w:vAlign w:val="center"/>
            <w:hideMark/>
          </w:tcPr>
          <w:p w:rsidRPr="00451F33" w:rsidR="00554C21" w:rsidP="001862D1" w:rsidRDefault="00554C21" w14:paraId="2BEC17BD" w14:textId="77777777">
            <w:pPr>
              <w:jc w:val="both"/>
              <w:rPr>
                <w:rFonts w:cs="Arial"/>
                <w:color w:val="000000"/>
                <w:sz w:val="20"/>
                <w:szCs w:val="20"/>
              </w:rPr>
            </w:pPr>
            <w:r w:rsidRPr="00451F33">
              <w:rPr>
                <w:rFonts w:cs="Arial"/>
                <w:color w:val="000000"/>
                <w:sz w:val="20"/>
                <w:szCs w:val="20"/>
              </w:rPr>
              <w:t>£247</w:t>
            </w:r>
          </w:p>
        </w:tc>
      </w:tr>
      <w:tr w:rsidRPr="00CA14EB" w:rsidR="00554C21" w:rsidTr="001862D1" w14:paraId="566E25C0" w14:textId="77777777">
        <w:trPr>
          <w:trHeight w:val="265"/>
          <w:jc w:val="center"/>
        </w:trPr>
        <w:tc>
          <w:tcPr>
            <w:tcW w:w="2547" w:type="dxa"/>
            <w:noWrap/>
            <w:vAlign w:val="center"/>
            <w:hideMark/>
          </w:tcPr>
          <w:p w:rsidRPr="00451F33" w:rsidR="00554C21" w:rsidP="001862D1" w:rsidRDefault="00554C21" w14:paraId="05BFC4A7" w14:textId="77777777">
            <w:pPr>
              <w:jc w:val="both"/>
              <w:rPr>
                <w:rFonts w:cs="Arial"/>
                <w:b/>
                <w:bCs/>
                <w:color w:val="000000"/>
                <w:sz w:val="20"/>
                <w:szCs w:val="20"/>
              </w:rPr>
            </w:pPr>
            <w:r w:rsidRPr="00451F33">
              <w:rPr>
                <w:rFonts w:cs="Arial"/>
                <w:b/>
                <w:bCs/>
                <w:color w:val="000000"/>
                <w:sz w:val="20"/>
                <w:szCs w:val="20"/>
              </w:rPr>
              <w:t>Offices &amp; other Services</w:t>
            </w:r>
          </w:p>
        </w:tc>
        <w:tc>
          <w:tcPr>
            <w:tcW w:w="1303" w:type="dxa"/>
            <w:noWrap/>
            <w:vAlign w:val="center"/>
            <w:hideMark/>
          </w:tcPr>
          <w:p w:rsidRPr="00451F33" w:rsidR="00554C21" w:rsidP="001862D1" w:rsidRDefault="00554C21" w14:paraId="28E7F3EA" w14:textId="77777777">
            <w:pPr>
              <w:jc w:val="both"/>
              <w:rPr>
                <w:rFonts w:cs="Arial"/>
                <w:color w:val="000000"/>
                <w:sz w:val="20"/>
                <w:szCs w:val="20"/>
              </w:rPr>
            </w:pPr>
            <w:r w:rsidRPr="00451F33">
              <w:rPr>
                <w:rFonts w:cs="Arial"/>
                <w:color w:val="000000"/>
                <w:sz w:val="20"/>
                <w:szCs w:val="20"/>
              </w:rPr>
              <w:t>£4,175</w:t>
            </w:r>
          </w:p>
        </w:tc>
        <w:tc>
          <w:tcPr>
            <w:tcW w:w="1218" w:type="dxa"/>
            <w:noWrap/>
            <w:vAlign w:val="center"/>
            <w:hideMark/>
          </w:tcPr>
          <w:p w:rsidRPr="00451F33" w:rsidR="00554C21" w:rsidP="001862D1" w:rsidRDefault="00554C21" w14:paraId="65852927" w14:textId="77777777">
            <w:pPr>
              <w:jc w:val="both"/>
              <w:rPr>
                <w:rFonts w:cs="Arial"/>
                <w:color w:val="000000"/>
                <w:sz w:val="20"/>
                <w:szCs w:val="20"/>
              </w:rPr>
            </w:pPr>
            <w:r w:rsidRPr="00451F33">
              <w:rPr>
                <w:rFonts w:cs="Arial"/>
                <w:color w:val="000000"/>
                <w:sz w:val="20"/>
                <w:szCs w:val="20"/>
              </w:rPr>
              <w:t>£416</w:t>
            </w:r>
          </w:p>
        </w:tc>
        <w:tc>
          <w:tcPr>
            <w:tcW w:w="1467" w:type="dxa"/>
            <w:noWrap/>
            <w:vAlign w:val="center"/>
            <w:hideMark/>
          </w:tcPr>
          <w:p w:rsidRPr="00451F33" w:rsidR="00554C21" w:rsidP="001862D1" w:rsidRDefault="00554C21" w14:paraId="4088B282" w14:textId="77777777">
            <w:pPr>
              <w:jc w:val="both"/>
              <w:rPr>
                <w:rFonts w:cs="Arial"/>
                <w:color w:val="000000"/>
                <w:sz w:val="20"/>
                <w:szCs w:val="20"/>
              </w:rPr>
            </w:pPr>
            <w:r w:rsidRPr="00451F33">
              <w:rPr>
                <w:rFonts w:cs="Arial"/>
                <w:color w:val="000000"/>
                <w:sz w:val="20"/>
                <w:szCs w:val="20"/>
              </w:rPr>
              <w:t>£4,175</w:t>
            </w:r>
          </w:p>
        </w:tc>
        <w:tc>
          <w:tcPr>
            <w:tcW w:w="1218" w:type="dxa"/>
            <w:noWrap/>
            <w:vAlign w:val="center"/>
            <w:hideMark/>
          </w:tcPr>
          <w:p w:rsidRPr="00451F33" w:rsidR="00554C21" w:rsidP="001862D1" w:rsidRDefault="00554C21" w14:paraId="5734E9EF" w14:textId="77777777">
            <w:pPr>
              <w:jc w:val="both"/>
              <w:rPr>
                <w:rFonts w:cs="Arial"/>
                <w:color w:val="000000"/>
                <w:sz w:val="20"/>
                <w:szCs w:val="20"/>
              </w:rPr>
            </w:pPr>
            <w:r w:rsidRPr="00451F33">
              <w:rPr>
                <w:rFonts w:cs="Arial"/>
                <w:color w:val="000000"/>
                <w:sz w:val="20"/>
                <w:szCs w:val="20"/>
              </w:rPr>
              <w:t>£416</w:t>
            </w:r>
          </w:p>
        </w:tc>
        <w:tc>
          <w:tcPr>
            <w:tcW w:w="1440" w:type="dxa"/>
            <w:noWrap/>
            <w:vAlign w:val="center"/>
            <w:hideMark/>
          </w:tcPr>
          <w:p w:rsidRPr="00451F33" w:rsidR="00554C21" w:rsidP="001862D1" w:rsidRDefault="00554C21" w14:paraId="23FF6552" w14:textId="77777777">
            <w:pPr>
              <w:jc w:val="both"/>
              <w:rPr>
                <w:rFonts w:cs="Arial"/>
                <w:color w:val="000000"/>
                <w:sz w:val="20"/>
                <w:szCs w:val="20"/>
              </w:rPr>
            </w:pPr>
            <w:r w:rsidRPr="00451F33">
              <w:rPr>
                <w:rFonts w:cs="Arial"/>
                <w:color w:val="000000"/>
                <w:sz w:val="20"/>
                <w:szCs w:val="20"/>
              </w:rPr>
              <w:t>£4,175</w:t>
            </w:r>
          </w:p>
        </w:tc>
        <w:tc>
          <w:tcPr>
            <w:tcW w:w="1240" w:type="dxa"/>
            <w:noWrap/>
            <w:vAlign w:val="center"/>
            <w:hideMark/>
          </w:tcPr>
          <w:p w:rsidRPr="00451F33" w:rsidR="00554C21" w:rsidP="001862D1" w:rsidRDefault="00554C21" w14:paraId="17DEB90F" w14:textId="77777777">
            <w:pPr>
              <w:jc w:val="both"/>
              <w:rPr>
                <w:rFonts w:cs="Arial"/>
                <w:color w:val="000000"/>
                <w:sz w:val="20"/>
                <w:szCs w:val="20"/>
              </w:rPr>
            </w:pPr>
            <w:r w:rsidRPr="00451F33">
              <w:rPr>
                <w:rFonts w:cs="Arial"/>
                <w:color w:val="000000"/>
                <w:sz w:val="20"/>
                <w:szCs w:val="20"/>
              </w:rPr>
              <w:t>£416</w:t>
            </w:r>
          </w:p>
        </w:tc>
      </w:tr>
      <w:tr w:rsidRPr="00CA14EB" w:rsidR="00554C21" w:rsidTr="001862D1" w14:paraId="700E7B7C" w14:textId="77777777">
        <w:trPr>
          <w:trHeight w:val="82"/>
          <w:jc w:val="center"/>
        </w:trPr>
        <w:tc>
          <w:tcPr>
            <w:tcW w:w="2547" w:type="dxa"/>
            <w:noWrap/>
            <w:vAlign w:val="center"/>
            <w:hideMark/>
          </w:tcPr>
          <w:p w:rsidRPr="00451F33" w:rsidR="00554C21" w:rsidP="001862D1" w:rsidRDefault="00554C21" w14:paraId="5AAB2485" w14:textId="77777777">
            <w:pPr>
              <w:jc w:val="both"/>
              <w:rPr>
                <w:rFonts w:cs="Arial"/>
                <w:b/>
                <w:bCs/>
                <w:color w:val="000000"/>
                <w:sz w:val="20"/>
                <w:szCs w:val="20"/>
              </w:rPr>
            </w:pPr>
            <w:r w:rsidRPr="00451F33">
              <w:rPr>
                <w:rFonts w:cs="Arial"/>
                <w:b/>
                <w:bCs/>
                <w:color w:val="000000"/>
                <w:sz w:val="20"/>
                <w:szCs w:val="20"/>
              </w:rPr>
              <w:t>All</w:t>
            </w:r>
          </w:p>
        </w:tc>
        <w:tc>
          <w:tcPr>
            <w:tcW w:w="1303" w:type="dxa"/>
            <w:noWrap/>
            <w:vAlign w:val="center"/>
            <w:hideMark/>
          </w:tcPr>
          <w:p w:rsidRPr="00451F33" w:rsidR="00554C21" w:rsidP="001862D1" w:rsidRDefault="00554C21" w14:paraId="72A4E020" w14:textId="77777777">
            <w:pPr>
              <w:jc w:val="both"/>
              <w:rPr>
                <w:rFonts w:cs="Arial"/>
                <w:b/>
                <w:bCs/>
                <w:color w:val="000000"/>
                <w:sz w:val="20"/>
                <w:szCs w:val="20"/>
              </w:rPr>
            </w:pPr>
            <w:r w:rsidRPr="00451F33">
              <w:rPr>
                <w:rFonts w:cs="Arial"/>
                <w:b/>
                <w:bCs/>
                <w:color w:val="000000"/>
                <w:sz w:val="20"/>
                <w:szCs w:val="20"/>
              </w:rPr>
              <w:t>£3,705</w:t>
            </w:r>
          </w:p>
        </w:tc>
        <w:tc>
          <w:tcPr>
            <w:tcW w:w="1218" w:type="dxa"/>
            <w:noWrap/>
            <w:vAlign w:val="center"/>
            <w:hideMark/>
          </w:tcPr>
          <w:p w:rsidRPr="00451F33" w:rsidR="00554C21" w:rsidP="001862D1" w:rsidRDefault="00554C21" w14:paraId="3A371559" w14:textId="77777777">
            <w:pPr>
              <w:jc w:val="both"/>
              <w:rPr>
                <w:rFonts w:cs="Arial"/>
                <w:b/>
                <w:bCs/>
                <w:color w:val="000000"/>
                <w:sz w:val="20"/>
                <w:szCs w:val="20"/>
              </w:rPr>
            </w:pPr>
            <w:r w:rsidRPr="00451F33">
              <w:rPr>
                <w:rFonts w:cs="Arial"/>
                <w:b/>
                <w:bCs/>
                <w:color w:val="000000"/>
                <w:sz w:val="20"/>
                <w:szCs w:val="20"/>
              </w:rPr>
              <w:t>£228</w:t>
            </w:r>
          </w:p>
        </w:tc>
        <w:tc>
          <w:tcPr>
            <w:tcW w:w="1467" w:type="dxa"/>
            <w:noWrap/>
            <w:vAlign w:val="center"/>
            <w:hideMark/>
          </w:tcPr>
          <w:p w:rsidRPr="00451F33" w:rsidR="00554C21" w:rsidP="001862D1" w:rsidRDefault="00554C21" w14:paraId="6E3ADC8F" w14:textId="77777777">
            <w:pPr>
              <w:jc w:val="both"/>
              <w:rPr>
                <w:rFonts w:cs="Arial"/>
                <w:b/>
                <w:bCs/>
                <w:color w:val="000000"/>
                <w:sz w:val="20"/>
                <w:szCs w:val="20"/>
              </w:rPr>
            </w:pPr>
            <w:r w:rsidRPr="00451F33">
              <w:rPr>
                <w:rFonts w:cs="Arial"/>
                <w:b/>
                <w:bCs/>
                <w:color w:val="000000"/>
                <w:sz w:val="20"/>
                <w:szCs w:val="20"/>
              </w:rPr>
              <w:t>£3,705</w:t>
            </w:r>
          </w:p>
        </w:tc>
        <w:tc>
          <w:tcPr>
            <w:tcW w:w="1218" w:type="dxa"/>
            <w:noWrap/>
            <w:vAlign w:val="center"/>
            <w:hideMark/>
          </w:tcPr>
          <w:p w:rsidRPr="00451F33" w:rsidR="00554C21" w:rsidP="001862D1" w:rsidRDefault="00554C21" w14:paraId="632C42FF" w14:textId="77777777">
            <w:pPr>
              <w:jc w:val="both"/>
              <w:rPr>
                <w:rFonts w:cs="Arial"/>
                <w:b/>
                <w:bCs/>
                <w:color w:val="000000"/>
                <w:sz w:val="20"/>
                <w:szCs w:val="20"/>
              </w:rPr>
            </w:pPr>
            <w:r w:rsidRPr="00451F33">
              <w:rPr>
                <w:rFonts w:cs="Arial"/>
                <w:b/>
                <w:bCs/>
                <w:color w:val="000000"/>
                <w:sz w:val="20"/>
                <w:szCs w:val="20"/>
              </w:rPr>
              <w:t>£228</w:t>
            </w:r>
          </w:p>
        </w:tc>
        <w:tc>
          <w:tcPr>
            <w:tcW w:w="1440" w:type="dxa"/>
            <w:noWrap/>
            <w:vAlign w:val="center"/>
            <w:hideMark/>
          </w:tcPr>
          <w:p w:rsidRPr="00451F33" w:rsidR="00554C21" w:rsidP="001862D1" w:rsidRDefault="00554C21" w14:paraId="341323F4" w14:textId="77777777">
            <w:pPr>
              <w:jc w:val="both"/>
              <w:rPr>
                <w:rFonts w:cs="Arial"/>
                <w:b/>
                <w:bCs/>
                <w:color w:val="000000"/>
                <w:sz w:val="20"/>
                <w:szCs w:val="20"/>
              </w:rPr>
            </w:pPr>
            <w:r w:rsidRPr="00451F33">
              <w:rPr>
                <w:rFonts w:cs="Arial"/>
                <w:b/>
                <w:bCs/>
                <w:color w:val="000000"/>
                <w:sz w:val="20"/>
                <w:szCs w:val="20"/>
              </w:rPr>
              <w:t>£3,705</w:t>
            </w:r>
          </w:p>
        </w:tc>
        <w:tc>
          <w:tcPr>
            <w:tcW w:w="1240" w:type="dxa"/>
            <w:noWrap/>
            <w:vAlign w:val="center"/>
            <w:hideMark/>
          </w:tcPr>
          <w:p w:rsidRPr="00451F33" w:rsidR="00554C21" w:rsidP="001862D1" w:rsidRDefault="00554C21" w14:paraId="5D571005" w14:textId="77777777">
            <w:pPr>
              <w:jc w:val="both"/>
              <w:rPr>
                <w:rFonts w:cs="Arial"/>
                <w:b/>
                <w:bCs/>
                <w:color w:val="000000"/>
                <w:sz w:val="20"/>
                <w:szCs w:val="20"/>
              </w:rPr>
            </w:pPr>
            <w:r w:rsidRPr="00451F33">
              <w:rPr>
                <w:rFonts w:cs="Arial"/>
                <w:b/>
                <w:bCs/>
                <w:color w:val="000000"/>
                <w:sz w:val="20"/>
                <w:szCs w:val="20"/>
              </w:rPr>
              <w:t>£228</w:t>
            </w:r>
          </w:p>
        </w:tc>
      </w:tr>
    </w:tbl>
    <w:p w:rsidRPr="00451F33" w:rsidR="00554C21" w:rsidP="00554C21" w:rsidRDefault="00554C21" w14:paraId="76A444EC" w14:textId="344E919A">
      <w:pPr>
        <w:spacing w:after="160" w:line="259" w:lineRule="auto"/>
        <w:jc w:val="both"/>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estimates based on WRAP’s NHM Modelling</w:t>
      </w:r>
    </w:p>
    <w:p w:rsidR="00554C21" w:rsidP="00554C21" w:rsidRDefault="00554C21" w14:paraId="16F4FBC3" w14:textId="098F98C9">
      <w:pPr>
        <w:spacing w:after="160" w:line="259" w:lineRule="auto"/>
        <w:jc w:val="both"/>
        <w:rPr>
          <w:rFonts w:eastAsia="Arial" w:cs="Arial"/>
        </w:rPr>
      </w:pPr>
      <w:r w:rsidRPr="00451F33">
        <w:rPr>
          <w:rFonts w:eastAsia="Arial" w:cs="Arial"/>
        </w:rPr>
        <w:t>The ‘new’ cost change experienced by the adjusted micro</w:t>
      </w:r>
      <w:r w:rsidR="00FF1D17">
        <w:rPr>
          <w:rFonts w:eastAsia="Arial" w:cs="Arial"/>
        </w:rPr>
        <w:t xml:space="preserve"> firm</w:t>
      </w:r>
      <w:r w:rsidRPr="00451F33">
        <w:rPr>
          <w:rFonts w:eastAsia="Arial" w:cs="Arial"/>
        </w:rPr>
        <w:t xml:space="preserve"> sectors is relatively cheaper than unadjusted, as some of the cost is owned by the parent enterprise. This is seen in the per business cost across all sectors, moving from an average of £239 per business per year, to £228. A saving of just over £11 a year when reallocating costs by the unit’s enterprise size. As stated above, the modelling assumption that all </w:t>
      </w:r>
      <w:r w:rsidR="009D0D9F">
        <w:rPr>
          <w:rFonts w:eastAsia="Arial" w:cs="Arial"/>
        </w:rPr>
        <w:t xml:space="preserve">the </w:t>
      </w:r>
      <w:r w:rsidRPr="00451F33">
        <w:rPr>
          <w:rFonts w:eastAsia="Arial" w:cs="Arial"/>
        </w:rPr>
        <w:t xml:space="preserve">units owned by micro enterprises are assumed to be micro units means </w:t>
      </w:r>
      <w:r w:rsidRPr="00451F33" w:rsidR="008208FC">
        <w:rPr>
          <w:rFonts w:eastAsia="Arial" w:cs="Arial"/>
        </w:rPr>
        <w:t>that its</w:t>
      </w:r>
      <w:r w:rsidRPr="00451F33">
        <w:rPr>
          <w:rFonts w:eastAsia="Arial" w:cs="Arial"/>
        </w:rPr>
        <w:t xml:space="preserve"> cost profile </w:t>
      </w:r>
      <w:r w:rsidR="009D0D9F">
        <w:rPr>
          <w:rFonts w:eastAsia="Arial" w:cs="Arial"/>
        </w:rPr>
        <w:t>(</w:t>
      </w:r>
      <w:r w:rsidRPr="00451F33">
        <w:rPr>
          <w:rFonts w:eastAsia="Arial" w:cs="Arial"/>
        </w:rPr>
        <w:t>once adjusted</w:t>
      </w:r>
      <w:r w:rsidR="009D0D9F">
        <w:rPr>
          <w:rFonts w:eastAsia="Arial" w:cs="Arial"/>
        </w:rPr>
        <w:t>)</w:t>
      </w:r>
      <w:r w:rsidRPr="00451F33">
        <w:rPr>
          <w:rFonts w:eastAsia="Arial" w:cs="Arial"/>
        </w:rPr>
        <w:t xml:space="preserve"> </w:t>
      </w:r>
      <w:r w:rsidR="009D0D9F">
        <w:rPr>
          <w:rFonts w:eastAsia="Arial" w:cs="Arial"/>
        </w:rPr>
        <w:t>is</w:t>
      </w:r>
      <w:r w:rsidRPr="00451F33">
        <w:rPr>
          <w:rFonts w:eastAsia="Arial" w:cs="Arial"/>
        </w:rPr>
        <w:t xml:space="preserve"> the same across all three scenarios. This is not the case for small enterprises. Below table </w:t>
      </w:r>
      <w:r>
        <w:rPr>
          <w:rFonts w:eastAsia="Arial" w:cs="Arial"/>
        </w:rPr>
        <w:t>3</w:t>
      </w:r>
      <w:r w:rsidR="00F60F63">
        <w:rPr>
          <w:rFonts w:eastAsia="Arial" w:cs="Arial"/>
        </w:rPr>
        <w:t>9</w:t>
      </w:r>
      <w:r w:rsidRPr="00451F33">
        <w:rPr>
          <w:rFonts w:eastAsia="Arial" w:cs="Arial"/>
        </w:rPr>
        <w:t xml:space="preserve"> show</w:t>
      </w:r>
      <w:r>
        <w:rPr>
          <w:rFonts w:eastAsia="Arial" w:cs="Arial"/>
        </w:rPr>
        <w:t>s a</w:t>
      </w:r>
      <w:r w:rsidRPr="00451F33">
        <w:rPr>
          <w:rFonts w:eastAsia="Arial" w:cs="Arial"/>
        </w:rPr>
        <w:t xml:space="preserve"> small unit adjustment in cost profiles.</w:t>
      </w:r>
    </w:p>
    <w:p w:rsidR="00381ECF" w:rsidP="00381ECF" w:rsidRDefault="00381ECF" w14:paraId="2BD44D8D" w14:textId="77777777">
      <w:pPr>
        <w:rPr>
          <w:rFonts w:eastAsia="Arial" w:cs="Arial"/>
        </w:rPr>
      </w:pPr>
    </w:p>
    <w:p w:rsidRPr="00451F33" w:rsidR="00554C21" w:rsidP="00381ECF" w:rsidRDefault="00554C21" w14:paraId="4F6B1C37" w14:textId="6C0C382F">
      <w:pPr>
        <w:rPr>
          <w:rFonts w:eastAsia="Arial" w:cs="Arial"/>
        </w:rPr>
      </w:pPr>
      <w:r w:rsidRPr="00451F33">
        <w:rPr>
          <w:rFonts w:eastAsia="Arial" w:cs="Arial"/>
          <w:b/>
        </w:rPr>
        <w:t xml:space="preserve">Table </w:t>
      </w:r>
      <w:r>
        <w:rPr>
          <w:rFonts w:eastAsia="Arial" w:cs="Arial"/>
          <w:b/>
        </w:rPr>
        <w:t>3</w:t>
      </w:r>
      <w:r w:rsidR="00C737D7">
        <w:rPr>
          <w:rFonts w:eastAsia="Arial" w:cs="Arial"/>
          <w:b/>
        </w:rPr>
        <w:t>9</w:t>
      </w:r>
      <w:r w:rsidRPr="00451F33">
        <w:rPr>
          <w:rFonts w:eastAsia="Arial" w:cs="Arial"/>
          <w:b/>
        </w:rPr>
        <w:t xml:space="preserve">: Scenario net appraisal (2024-35) cost (+) or saving (-), relative to baseline, small businesses only, micro to be exempt, in 2020 prices, pounds undiscounted.  </w:t>
      </w:r>
    </w:p>
    <w:tbl>
      <w:tblPr>
        <w:tblStyle w:val="TableGrid"/>
        <w:tblW w:w="10490" w:type="dxa"/>
        <w:tblInd w:w="-147" w:type="dxa"/>
        <w:tblLook w:val="04A0" w:firstRow="1" w:lastRow="0" w:firstColumn="1" w:lastColumn="0" w:noHBand="0" w:noVBand="1"/>
      </w:tblPr>
      <w:tblGrid>
        <w:gridCol w:w="2552"/>
        <w:gridCol w:w="1339"/>
        <w:gridCol w:w="1354"/>
        <w:gridCol w:w="1276"/>
        <w:gridCol w:w="1276"/>
        <w:gridCol w:w="1241"/>
        <w:gridCol w:w="1452"/>
      </w:tblGrid>
      <w:tr w:rsidRPr="007632A7" w:rsidR="00586D5B" w:rsidTr="005A4FDC" w14:paraId="126CDDE0" w14:textId="77777777">
        <w:trPr>
          <w:trHeight w:val="241"/>
        </w:trPr>
        <w:tc>
          <w:tcPr>
            <w:tcW w:w="2552" w:type="dxa"/>
            <w:noWrap/>
            <w:hideMark/>
          </w:tcPr>
          <w:p w:rsidRPr="005A4FDC" w:rsidR="00554C21" w:rsidP="001862D1" w:rsidRDefault="00554C21" w14:paraId="5B26428B" w14:textId="77777777">
            <w:pPr>
              <w:jc w:val="both"/>
              <w:rPr>
                <w:rFonts w:cs="Arial"/>
                <w:sz w:val="20"/>
                <w:szCs w:val="20"/>
              </w:rPr>
            </w:pPr>
          </w:p>
        </w:tc>
        <w:tc>
          <w:tcPr>
            <w:tcW w:w="2693" w:type="dxa"/>
            <w:gridSpan w:val="2"/>
            <w:noWrap/>
            <w:hideMark/>
          </w:tcPr>
          <w:p w:rsidRPr="005A4FDC" w:rsidR="00554C21" w:rsidP="001862D1" w:rsidRDefault="00554C21" w14:paraId="65D3C328" w14:textId="77777777">
            <w:pPr>
              <w:jc w:val="both"/>
              <w:rPr>
                <w:rFonts w:cs="Arial"/>
                <w:b/>
                <w:bCs/>
                <w:color w:val="000000"/>
                <w:sz w:val="20"/>
                <w:szCs w:val="20"/>
              </w:rPr>
            </w:pPr>
            <w:r w:rsidRPr="005A4FDC">
              <w:rPr>
                <w:rFonts w:cs="Arial"/>
                <w:b/>
                <w:bCs/>
                <w:color w:val="000000"/>
                <w:sz w:val="20"/>
                <w:szCs w:val="20"/>
              </w:rPr>
              <w:t>Low</w:t>
            </w:r>
          </w:p>
        </w:tc>
        <w:tc>
          <w:tcPr>
            <w:tcW w:w="2552" w:type="dxa"/>
            <w:gridSpan w:val="2"/>
            <w:noWrap/>
            <w:hideMark/>
          </w:tcPr>
          <w:p w:rsidRPr="005A4FDC" w:rsidR="00554C21" w:rsidP="001862D1" w:rsidRDefault="00554C21" w14:paraId="07F2CE9E" w14:textId="77777777">
            <w:pPr>
              <w:jc w:val="both"/>
              <w:rPr>
                <w:rFonts w:cs="Arial"/>
                <w:b/>
                <w:bCs/>
                <w:color w:val="000000"/>
                <w:sz w:val="20"/>
                <w:szCs w:val="20"/>
              </w:rPr>
            </w:pPr>
            <w:r w:rsidRPr="005A4FDC">
              <w:rPr>
                <w:rFonts w:cs="Arial"/>
                <w:b/>
                <w:bCs/>
                <w:color w:val="000000"/>
                <w:sz w:val="20"/>
                <w:szCs w:val="20"/>
              </w:rPr>
              <w:t>Middle</w:t>
            </w:r>
          </w:p>
        </w:tc>
        <w:tc>
          <w:tcPr>
            <w:tcW w:w="2693" w:type="dxa"/>
            <w:gridSpan w:val="2"/>
            <w:noWrap/>
            <w:hideMark/>
          </w:tcPr>
          <w:p w:rsidRPr="005A4FDC" w:rsidR="00554C21" w:rsidP="001862D1" w:rsidRDefault="00554C21" w14:paraId="08ED4B42" w14:textId="77777777">
            <w:pPr>
              <w:jc w:val="both"/>
              <w:rPr>
                <w:rFonts w:cs="Arial"/>
                <w:b/>
                <w:bCs/>
                <w:color w:val="000000"/>
                <w:sz w:val="20"/>
                <w:szCs w:val="20"/>
              </w:rPr>
            </w:pPr>
            <w:r w:rsidRPr="005A4FDC">
              <w:rPr>
                <w:rFonts w:cs="Arial"/>
                <w:b/>
                <w:bCs/>
                <w:color w:val="000000"/>
                <w:sz w:val="20"/>
                <w:szCs w:val="20"/>
              </w:rPr>
              <w:t>High</w:t>
            </w:r>
          </w:p>
        </w:tc>
      </w:tr>
      <w:tr w:rsidRPr="007632A7" w:rsidR="00586D5B" w:rsidTr="005A4FDC" w14:paraId="4DF6CB41" w14:textId="77777777">
        <w:trPr>
          <w:trHeight w:val="994"/>
        </w:trPr>
        <w:tc>
          <w:tcPr>
            <w:tcW w:w="2552" w:type="dxa"/>
            <w:noWrap/>
            <w:hideMark/>
          </w:tcPr>
          <w:p w:rsidRPr="005A4FDC" w:rsidR="00554C21" w:rsidP="001862D1" w:rsidRDefault="00554C21" w14:paraId="75888502" w14:textId="77777777">
            <w:pPr>
              <w:jc w:val="both"/>
              <w:rPr>
                <w:rFonts w:cs="Arial"/>
                <w:b/>
                <w:bCs/>
                <w:color w:val="000000"/>
                <w:sz w:val="20"/>
                <w:szCs w:val="20"/>
              </w:rPr>
            </w:pPr>
          </w:p>
        </w:tc>
        <w:tc>
          <w:tcPr>
            <w:tcW w:w="1339" w:type="dxa"/>
            <w:hideMark/>
          </w:tcPr>
          <w:p w:rsidRPr="005A4FDC" w:rsidR="00554C21" w:rsidP="006A0B59" w:rsidRDefault="00554C21" w14:paraId="11638521" w14:textId="77777777">
            <w:pPr>
              <w:rPr>
                <w:rFonts w:cs="Arial"/>
                <w:b/>
                <w:bCs/>
                <w:color w:val="000000"/>
                <w:sz w:val="20"/>
                <w:szCs w:val="20"/>
              </w:rPr>
            </w:pPr>
            <w:r w:rsidRPr="005A4FDC">
              <w:rPr>
                <w:rFonts w:cs="Arial"/>
                <w:b/>
                <w:bCs/>
                <w:color w:val="000000"/>
                <w:sz w:val="20"/>
                <w:szCs w:val="20"/>
              </w:rPr>
              <w:t>Net appraisal cost per sector, £m</w:t>
            </w:r>
          </w:p>
        </w:tc>
        <w:tc>
          <w:tcPr>
            <w:tcW w:w="1354" w:type="dxa"/>
            <w:hideMark/>
          </w:tcPr>
          <w:p w:rsidRPr="005A4FDC" w:rsidR="00554C21" w:rsidP="006A0B59" w:rsidRDefault="00554C21" w14:paraId="31F70FF1" w14:textId="77777777">
            <w:pPr>
              <w:rPr>
                <w:rFonts w:cs="Arial"/>
                <w:b/>
                <w:bCs/>
                <w:color w:val="000000"/>
                <w:sz w:val="20"/>
                <w:szCs w:val="20"/>
              </w:rPr>
            </w:pPr>
            <w:r w:rsidRPr="005A4FDC">
              <w:rPr>
                <w:rFonts w:cs="Arial"/>
                <w:b/>
                <w:bCs/>
                <w:color w:val="000000"/>
                <w:sz w:val="20"/>
                <w:szCs w:val="20"/>
              </w:rPr>
              <w:t>Indicative net cost per year, per firm, £</w:t>
            </w:r>
          </w:p>
        </w:tc>
        <w:tc>
          <w:tcPr>
            <w:tcW w:w="1276" w:type="dxa"/>
            <w:hideMark/>
          </w:tcPr>
          <w:p w:rsidRPr="005A4FDC" w:rsidR="00554C21" w:rsidP="006A0B59" w:rsidRDefault="00554C21" w14:paraId="6E2B58EE" w14:textId="77777777">
            <w:pPr>
              <w:rPr>
                <w:rFonts w:cs="Arial"/>
                <w:b/>
                <w:bCs/>
                <w:color w:val="000000"/>
                <w:sz w:val="20"/>
                <w:szCs w:val="20"/>
              </w:rPr>
            </w:pPr>
            <w:r w:rsidRPr="005A4FDC">
              <w:rPr>
                <w:rFonts w:cs="Arial"/>
                <w:b/>
                <w:bCs/>
                <w:color w:val="000000"/>
                <w:sz w:val="20"/>
                <w:szCs w:val="20"/>
              </w:rPr>
              <w:t>Net appraisal cost per sector, £m</w:t>
            </w:r>
          </w:p>
        </w:tc>
        <w:tc>
          <w:tcPr>
            <w:tcW w:w="1276" w:type="dxa"/>
            <w:hideMark/>
          </w:tcPr>
          <w:p w:rsidRPr="005A4FDC" w:rsidR="00554C21" w:rsidP="006A0B59" w:rsidRDefault="00554C21" w14:paraId="0FFF8E23" w14:textId="77777777">
            <w:pPr>
              <w:rPr>
                <w:rFonts w:cs="Arial"/>
                <w:b/>
                <w:bCs/>
                <w:color w:val="000000"/>
                <w:sz w:val="20"/>
                <w:szCs w:val="20"/>
              </w:rPr>
            </w:pPr>
            <w:r w:rsidRPr="005A4FDC">
              <w:rPr>
                <w:rFonts w:cs="Arial"/>
                <w:b/>
                <w:bCs/>
                <w:color w:val="000000"/>
                <w:sz w:val="20"/>
                <w:szCs w:val="20"/>
              </w:rPr>
              <w:t>Indicative net cost per year, per firm, £</w:t>
            </w:r>
          </w:p>
        </w:tc>
        <w:tc>
          <w:tcPr>
            <w:tcW w:w="1241" w:type="dxa"/>
            <w:hideMark/>
          </w:tcPr>
          <w:p w:rsidRPr="005A4FDC" w:rsidR="00554C21" w:rsidP="006A0B59" w:rsidRDefault="00554C21" w14:paraId="59FC88F0" w14:textId="77777777">
            <w:pPr>
              <w:rPr>
                <w:rFonts w:cs="Arial"/>
                <w:b/>
                <w:bCs/>
                <w:color w:val="000000"/>
                <w:sz w:val="20"/>
                <w:szCs w:val="20"/>
              </w:rPr>
            </w:pPr>
            <w:r w:rsidRPr="005A4FDC">
              <w:rPr>
                <w:rFonts w:cs="Arial"/>
                <w:b/>
                <w:bCs/>
                <w:color w:val="000000"/>
                <w:sz w:val="20"/>
                <w:szCs w:val="20"/>
              </w:rPr>
              <w:t>Net appraisal cost per sector, £m</w:t>
            </w:r>
          </w:p>
        </w:tc>
        <w:tc>
          <w:tcPr>
            <w:tcW w:w="1452" w:type="dxa"/>
            <w:hideMark/>
          </w:tcPr>
          <w:p w:rsidRPr="005A4FDC" w:rsidR="00554C21" w:rsidP="006A0B59" w:rsidRDefault="00554C21" w14:paraId="481E502E" w14:textId="77777777">
            <w:pPr>
              <w:rPr>
                <w:rFonts w:cs="Arial"/>
                <w:b/>
                <w:bCs/>
                <w:color w:val="000000"/>
                <w:sz w:val="20"/>
                <w:szCs w:val="20"/>
              </w:rPr>
            </w:pPr>
            <w:r w:rsidRPr="005A4FDC">
              <w:rPr>
                <w:rFonts w:cs="Arial"/>
                <w:b/>
                <w:bCs/>
                <w:color w:val="000000"/>
                <w:sz w:val="20"/>
                <w:szCs w:val="20"/>
              </w:rPr>
              <w:t>Indicative net cost per year, per firm, £</w:t>
            </w:r>
          </w:p>
        </w:tc>
      </w:tr>
      <w:tr w:rsidRPr="007632A7" w:rsidR="004E6AA4" w:rsidTr="005A4FDC" w14:paraId="69E37432" w14:textId="77777777">
        <w:trPr>
          <w:trHeight w:val="241"/>
        </w:trPr>
        <w:tc>
          <w:tcPr>
            <w:tcW w:w="2552" w:type="dxa"/>
            <w:noWrap/>
            <w:hideMark/>
          </w:tcPr>
          <w:p w:rsidRPr="005A4FDC" w:rsidR="00554C21" w:rsidP="001862D1" w:rsidRDefault="00554C21" w14:paraId="0FE04E97" w14:textId="77777777">
            <w:pPr>
              <w:jc w:val="both"/>
              <w:rPr>
                <w:rFonts w:cs="Arial"/>
                <w:b/>
                <w:bCs/>
                <w:color w:val="000000"/>
                <w:sz w:val="20"/>
                <w:szCs w:val="20"/>
              </w:rPr>
            </w:pPr>
            <w:r w:rsidRPr="005A4FDC">
              <w:rPr>
                <w:rFonts w:cs="Arial"/>
                <w:b/>
                <w:bCs/>
                <w:color w:val="000000"/>
                <w:sz w:val="20"/>
                <w:szCs w:val="20"/>
              </w:rPr>
              <w:t>Hospitality</w:t>
            </w:r>
          </w:p>
        </w:tc>
        <w:tc>
          <w:tcPr>
            <w:tcW w:w="1339" w:type="dxa"/>
            <w:noWrap/>
            <w:vAlign w:val="center"/>
            <w:hideMark/>
          </w:tcPr>
          <w:p w:rsidRPr="005A4FDC" w:rsidR="00554C21" w:rsidP="001862D1" w:rsidRDefault="00554C21" w14:paraId="2B339F65" w14:textId="77777777">
            <w:pPr>
              <w:jc w:val="both"/>
              <w:rPr>
                <w:rFonts w:cs="Arial"/>
                <w:color w:val="000000"/>
                <w:sz w:val="20"/>
                <w:szCs w:val="20"/>
              </w:rPr>
            </w:pPr>
            <w:r w:rsidRPr="005A4FDC">
              <w:rPr>
                <w:rFonts w:cs="Arial"/>
                <w:color w:val="000000"/>
                <w:sz w:val="20"/>
                <w:szCs w:val="20"/>
              </w:rPr>
              <w:t>£82</w:t>
            </w:r>
          </w:p>
        </w:tc>
        <w:tc>
          <w:tcPr>
            <w:tcW w:w="1354" w:type="dxa"/>
            <w:noWrap/>
            <w:vAlign w:val="center"/>
            <w:hideMark/>
          </w:tcPr>
          <w:p w:rsidRPr="005A4FDC" w:rsidR="00554C21" w:rsidP="001862D1" w:rsidRDefault="00554C21" w14:paraId="7676A36E" w14:textId="77777777">
            <w:pPr>
              <w:jc w:val="both"/>
              <w:rPr>
                <w:rFonts w:cs="Arial"/>
                <w:color w:val="000000"/>
                <w:sz w:val="20"/>
                <w:szCs w:val="20"/>
              </w:rPr>
            </w:pPr>
            <w:r w:rsidRPr="005A4FDC">
              <w:rPr>
                <w:rFonts w:cs="Arial"/>
                <w:color w:val="000000"/>
                <w:sz w:val="20"/>
                <w:szCs w:val="20"/>
              </w:rPr>
              <w:t>£155</w:t>
            </w:r>
          </w:p>
        </w:tc>
        <w:tc>
          <w:tcPr>
            <w:tcW w:w="1276" w:type="dxa"/>
            <w:noWrap/>
            <w:vAlign w:val="center"/>
            <w:hideMark/>
          </w:tcPr>
          <w:p w:rsidRPr="005A4FDC" w:rsidR="00554C21" w:rsidP="001862D1" w:rsidRDefault="00554C21" w14:paraId="4068A693" w14:textId="77777777">
            <w:pPr>
              <w:jc w:val="both"/>
              <w:rPr>
                <w:rFonts w:cs="Arial"/>
                <w:color w:val="000000"/>
                <w:sz w:val="20"/>
                <w:szCs w:val="20"/>
              </w:rPr>
            </w:pPr>
            <w:r w:rsidRPr="005A4FDC">
              <w:rPr>
                <w:rFonts w:cs="Arial"/>
                <w:color w:val="000000"/>
                <w:sz w:val="20"/>
                <w:szCs w:val="20"/>
              </w:rPr>
              <w:t>£80</w:t>
            </w:r>
          </w:p>
        </w:tc>
        <w:tc>
          <w:tcPr>
            <w:tcW w:w="1276" w:type="dxa"/>
            <w:noWrap/>
            <w:vAlign w:val="center"/>
            <w:hideMark/>
          </w:tcPr>
          <w:p w:rsidRPr="005A4FDC" w:rsidR="00554C21" w:rsidP="001862D1" w:rsidRDefault="00554C21" w14:paraId="09CB39BC" w14:textId="77777777">
            <w:pPr>
              <w:jc w:val="both"/>
              <w:rPr>
                <w:rFonts w:cs="Arial"/>
                <w:color w:val="000000"/>
                <w:sz w:val="20"/>
                <w:szCs w:val="20"/>
              </w:rPr>
            </w:pPr>
            <w:r w:rsidRPr="005A4FDC">
              <w:rPr>
                <w:rFonts w:cs="Arial"/>
                <w:color w:val="000000"/>
                <w:sz w:val="20"/>
                <w:szCs w:val="20"/>
              </w:rPr>
              <w:t>£151</w:t>
            </w:r>
          </w:p>
        </w:tc>
        <w:tc>
          <w:tcPr>
            <w:tcW w:w="1241" w:type="dxa"/>
            <w:noWrap/>
            <w:vAlign w:val="bottom"/>
            <w:hideMark/>
          </w:tcPr>
          <w:p w:rsidRPr="005A4FDC" w:rsidR="00554C21" w:rsidP="001862D1" w:rsidRDefault="00554C21" w14:paraId="54729D17" w14:textId="77777777">
            <w:pPr>
              <w:jc w:val="both"/>
              <w:rPr>
                <w:rFonts w:cs="Arial"/>
                <w:color w:val="000000"/>
                <w:sz w:val="20"/>
                <w:szCs w:val="20"/>
              </w:rPr>
            </w:pPr>
            <w:r w:rsidRPr="005A4FDC">
              <w:rPr>
                <w:rFonts w:cs="Arial"/>
                <w:color w:val="000000"/>
                <w:sz w:val="20"/>
                <w:szCs w:val="20"/>
              </w:rPr>
              <w:t>£78</w:t>
            </w:r>
          </w:p>
        </w:tc>
        <w:tc>
          <w:tcPr>
            <w:tcW w:w="1452" w:type="dxa"/>
            <w:noWrap/>
            <w:vAlign w:val="bottom"/>
            <w:hideMark/>
          </w:tcPr>
          <w:p w:rsidRPr="005A4FDC" w:rsidR="00554C21" w:rsidP="001862D1" w:rsidRDefault="00554C21" w14:paraId="4C01533F" w14:textId="77777777">
            <w:pPr>
              <w:jc w:val="both"/>
              <w:rPr>
                <w:rFonts w:cs="Arial"/>
                <w:color w:val="000000"/>
                <w:sz w:val="20"/>
                <w:szCs w:val="20"/>
              </w:rPr>
            </w:pPr>
            <w:r w:rsidRPr="005A4FDC">
              <w:rPr>
                <w:rFonts w:cs="Arial"/>
                <w:color w:val="000000"/>
                <w:sz w:val="20"/>
                <w:szCs w:val="20"/>
              </w:rPr>
              <w:t>£148</w:t>
            </w:r>
          </w:p>
        </w:tc>
      </w:tr>
      <w:tr w:rsidRPr="007632A7" w:rsidR="004E6AA4" w:rsidTr="005A4FDC" w14:paraId="0FF443C6" w14:textId="77777777">
        <w:trPr>
          <w:trHeight w:val="241"/>
        </w:trPr>
        <w:tc>
          <w:tcPr>
            <w:tcW w:w="2552" w:type="dxa"/>
            <w:noWrap/>
            <w:hideMark/>
          </w:tcPr>
          <w:p w:rsidRPr="005A4FDC" w:rsidR="00554C21" w:rsidP="001862D1" w:rsidRDefault="00554C21" w14:paraId="55ED99F9" w14:textId="77777777">
            <w:pPr>
              <w:jc w:val="both"/>
              <w:rPr>
                <w:rFonts w:cs="Arial"/>
                <w:b/>
                <w:bCs/>
                <w:color w:val="000000"/>
                <w:sz w:val="20"/>
                <w:szCs w:val="20"/>
              </w:rPr>
            </w:pPr>
            <w:r w:rsidRPr="005A4FDC">
              <w:rPr>
                <w:rFonts w:cs="Arial"/>
                <w:b/>
                <w:bCs/>
                <w:color w:val="000000"/>
                <w:sz w:val="20"/>
                <w:szCs w:val="20"/>
              </w:rPr>
              <w:t>Retail &amp; Wholesale</w:t>
            </w:r>
          </w:p>
        </w:tc>
        <w:tc>
          <w:tcPr>
            <w:tcW w:w="1339" w:type="dxa"/>
            <w:noWrap/>
            <w:vAlign w:val="center"/>
            <w:hideMark/>
          </w:tcPr>
          <w:p w:rsidRPr="005A4FDC" w:rsidR="00554C21" w:rsidP="001862D1" w:rsidRDefault="00554C21" w14:paraId="1738D04F" w14:textId="77777777">
            <w:pPr>
              <w:jc w:val="both"/>
              <w:rPr>
                <w:rFonts w:cs="Arial"/>
                <w:color w:val="000000"/>
                <w:sz w:val="20"/>
                <w:szCs w:val="20"/>
              </w:rPr>
            </w:pPr>
            <w:r w:rsidRPr="005A4FDC">
              <w:rPr>
                <w:rFonts w:cs="Arial"/>
                <w:color w:val="000000"/>
                <w:sz w:val="20"/>
                <w:szCs w:val="20"/>
              </w:rPr>
              <w:t>-£430</w:t>
            </w:r>
          </w:p>
        </w:tc>
        <w:tc>
          <w:tcPr>
            <w:tcW w:w="1354" w:type="dxa"/>
            <w:noWrap/>
            <w:vAlign w:val="center"/>
            <w:hideMark/>
          </w:tcPr>
          <w:p w:rsidRPr="005A4FDC" w:rsidR="00554C21" w:rsidP="001862D1" w:rsidRDefault="00554C21" w14:paraId="799C1AEC" w14:textId="77777777">
            <w:pPr>
              <w:jc w:val="both"/>
              <w:rPr>
                <w:rFonts w:cs="Arial"/>
                <w:color w:val="000000"/>
                <w:sz w:val="20"/>
                <w:szCs w:val="20"/>
              </w:rPr>
            </w:pPr>
            <w:r w:rsidRPr="005A4FDC">
              <w:rPr>
                <w:rFonts w:cs="Arial"/>
                <w:color w:val="000000"/>
                <w:sz w:val="20"/>
                <w:szCs w:val="20"/>
              </w:rPr>
              <w:t>-£543</w:t>
            </w:r>
          </w:p>
        </w:tc>
        <w:tc>
          <w:tcPr>
            <w:tcW w:w="1276" w:type="dxa"/>
            <w:noWrap/>
            <w:vAlign w:val="center"/>
            <w:hideMark/>
          </w:tcPr>
          <w:p w:rsidRPr="005A4FDC" w:rsidR="00554C21" w:rsidP="001862D1" w:rsidRDefault="00554C21" w14:paraId="74C1C0B9" w14:textId="77777777">
            <w:pPr>
              <w:jc w:val="both"/>
              <w:rPr>
                <w:rFonts w:cs="Arial"/>
                <w:color w:val="000000"/>
                <w:sz w:val="20"/>
                <w:szCs w:val="20"/>
              </w:rPr>
            </w:pPr>
            <w:r w:rsidRPr="005A4FDC">
              <w:rPr>
                <w:rFonts w:cs="Arial"/>
                <w:color w:val="000000"/>
                <w:sz w:val="20"/>
                <w:szCs w:val="20"/>
              </w:rPr>
              <w:t>-£403</w:t>
            </w:r>
          </w:p>
        </w:tc>
        <w:tc>
          <w:tcPr>
            <w:tcW w:w="1276" w:type="dxa"/>
            <w:noWrap/>
            <w:vAlign w:val="center"/>
            <w:hideMark/>
          </w:tcPr>
          <w:p w:rsidRPr="005A4FDC" w:rsidR="00554C21" w:rsidP="001862D1" w:rsidRDefault="00554C21" w14:paraId="480B761D" w14:textId="77777777">
            <w:pPr>
              <w:jc w:val="both"/>
              <w:rPr>
                <w:rFonts w:cs="Arial"/>
                <w:color w:val="000000"/>
                <w:sz w:val="20"/>
                <w:szCs w:val="20"/>
              </w:rPr>
            </w:pPr>
            <w:r w:rsidRPr="005A4FDC">
              <w:rPr>
                <w:rFonts w:cs="Arial"/>
                <w:color w:val="000000"/>
                <w:sz w:val="20"/>
                <w:szCs w:val="20"/>
              </w:rPr>
              <w:t>-£509</w:t>
            </w:r>
          </w:p>
        </w:tc>
        <w:tc>
          <w:tcPr>
            <w:tcW w:w="1241" w:type="dxa"/>
            <w:noWrap/>
            <w:vAlign w:val="bottom"/>
            <w:hideMark/>
          </w:tcPr>
          <w:p w:rsidRPr="005A4FDC" w:rsidR="00554C21" w:rsidP="001862D1" w:rsidRDefault="00554C21" w14:paraId="7ABF0894" w14:textId="77777777">
            <w:pPr>
              <w:jc w:val="both"/>
              <w:rPr>
                <w:rFonts w:cs="Arial"/>
                <w:color w:val="000000"/>
                <w:sz w:val="20"/>
                <w:szCs w:val="20"/>
              </w:rPr>
            </w:pPr>
            <w:r w:rsidRPr="005A4FDC">
              <w:rPr>
                <w:rFonts w:cs="Arial"/>
                <w:color w:val="000000"/>
                <w:sz w:val="20"/>
                <w:szCs w:val="20"/>
              </w:rPr>
              <w:t>-£375</w:t>
            </w:r>
          </w:p>
        </w:tc>
        <w:tc>
          <w:tcPr>
            <w:tcW w:w="1452" w:type="dxa"/>
            <w:noWrap/>
            <w:vAlign w:val="bottom"/>
            <w:hideMark/>
          </w:tcPr>
          <w:p w:rsidRPr="005A4FDC" w:rsidR="00554C21" w:rsidP="001862D1" w:rsidRDefault="00554C21" w14:paraId="0DB91200" w14:textId="77777777">
            <w:pPr>
              <w:jc w:val="both"/>
              <w:rPr>
                <w:rFonts w:cs="Arial"/>
                <w:color w:val="000000"/>
                <w:sz w:val="20"/>
                <w:szCs w:val="20"/>
              </w:rPr>
            </w:pPr>
            <w:r w:rsidRPr="005A4FDC">
              <w:rPr>
                <w:rFonts w:cs="Arial"/>
                <w:color w:val="000000"/>
                <w:sz w:val="20"/>
                <w:szCs w:val="20"/>
              </w:rPr>
              <w:t>-£474</w:t>
            </w:r>
          </w:p>
        </w:tc>
      </w:tr>
      <w:tr w:rsidRPr="007632A7" w:rsidR="004E6AA4" w:rsidTr="005A4FDC" w14:paraId="1FFC7F44" w14:textId="77777777">
        <w:trPr>
          <w:trHeight w:val="241"/>
        </w:trPr>
        <w:tc>
          <w:tcPr>
            <w:tcW w:w="2552" w:type="dxa"/>
            <w:noWrap/>
            <w:hideMark/>
          </w:tcPr>
          <w:p w:rsidRPr="005A4FDC" w:rsidR="00554C21" w:rsidP="001862D1" w:rsidRDefault="00554C21" w14:paraId="28D8B821" w14:textId="77777777">
            <w:pPr>
              <w:jc w:val="both"/>
              <w:rPr>
                <w:rFonts w:cs="Arial"/>
                <w:b/>
                <w:bCs/>
                <w:color w:val="000000"/>
                <w:sz w:val="20"/>
                <w:szCs w:val="20"/>
              </w:rPr>
            </w:pPr>
            <w:r w:rsidRPr="005A4FDC">
              <w:rPr>
                <w:rFonts w:cs="Arial"/>
                <w:b/>
                <w:bCs/>
                <w:color w:val="000000"/>
                <w:sz w:val="20"/>
                <w:szCs w:val="20"/>
              </w:rPr>
              <w:t>Health</w:t>
            </w:r>
          </w:p>
        </w:tc>
        <w:tc>
          <w:tcPr>
            <w:tcW w:w="1339" w:type="dxa"/>
            <w:noWrap/>
            <w:vAlign w:val="center"/>
            <w:hideMark/>
          </w:tcPr>
          <w:p w:rsidRPr="005A4FDC" w:rsidR="00554C21" w:rsidP="001862D1" w:rsidRDefault="00554C21" w14:paraId="1D1CA27B" w14:textId="77777777">
            <w:pPr>
              <w:jc w:val="both"/>
              <w:rPr>
                <w:rFonts w:cs="Arial"/>
                <w:color w:val="000000"/>
                <w:sz w:val="20"/>
                <w:szCs w:val="20"/>
              </w:rPr>
            </w:pPr>
            <w:r w:rsidRPr="005A4FDC">
              <w:rPr>
                <w:rFonts w:cs="Arial"/>
                <w:color w:val="000000"/>
                <w:sz w:val="20"/>
                <w:szCs w:val="20"/>
              </w:rPr>
              <w:t>-£56</w:t>
            </w:r>
          </w:p>
        </w:tc>
        <w:tc>
          <w:tcPr>
            <w:tcW w:w="1354" w:type="dxa"/>
            <w:noWrap/>
            <w:vAlign w:val="center"/>
            <w:hideMark/>
          </w:tcPr>
          <w:p w:rsidRPr="005A4FDC" w:rsidR="00554C21" w:rsidP="001862D1" w:rsidRDefault="00554C21" w14:paraId="6E921003" w14:textId="77777777">
            <w:pPr>
              <w:jc w:val="both"/>
              <w:rPr>
                <w:rFonts w:cs="Arial"/>
                <w:color w:val="000000"/>
                <w:sz w:val="20"/>
                <w:szCs w:val="20"/>
              </w:rPr>
            </w:pPr>
            <w:r w:rsidRPr="005A4FDC">
              <w:rPr>
                <w:rFonts w:cs="Arial"/>
                <w:color w:val="000000"/>
                <w:sz w:val="20"/>
                <w:szCs w:val="20"/>
              </w:rPr>
              <w:t>-£119</w:t>
            </w:r>
          </w:p>
        </w:tc>
        <w:tc>
          <w:tcPr>
            <w:tcW w:w="1276" w:type="dxa"/>
            <w:noWrap/>
            <w:vAlign w:val="center"/>
            <w:hideMark/>
          </w:tcPr>
          <w:p w:rsidRPr="005A4FDC" w:rsidR="00554C21" w:rsidP="001862D1" w:rsidRDefault="00554C21" w14:paraId="747D404B" w14:textId="77777777">
            <w:pPr>
              <w:jc w:val="both"/>
              <w:rPr>
                <w:rFonts w:cs="Arial"/>
                <w:color w:val="000000"/>
                <w:sz w:val="20"/>
                <w:szCs w:val="20"/>
              </w:rPr>
            </w:pPr>
            <w:r w:rsidRPr="005A4FDC">
              <w:rPr>
                <w:rFonts w:cs="Arial"/>
                <w:color w:val="000000"/>
                <w:sz w:val="20"/>
                <w:szCs w:val="20"/>
              </w:rPr>
              <w:t>-£52</w:t>
            </w:r>
          </w:p>
        </w:tc>
        <w:tc>
          <w:tcPr>
            <w:tcW w:w="1276" w:type="dxa"/>
            <w:noWrap/>
            <w:vAlign w:val="center"/>
            <w:hideMark/>
          </w:tcPr>
          <w:p w:rsidRPr="005A4FDC" w:rsidR="00554C21" w:rsidP="001862D1" w:rsidRDefault="00554C21" w14:paraId="04186B2B" w14:textId="77777777">
            <w:pPr>
              <w:jc w:val="both"/>
              <w:rPr>
                <w:rFonts w:cs="Arial"/>
                <w:color w:val="000000"/>
                <w:sz w:val="20"/>
                <w:szCs w:val="20"/>
              </w:rPr>
            </w:pPr>
            <w:r w:rsidRPr="005A4FDC">
              <w:rPr>
                <w:rFonts w:cs="Arial"/>
                <w:color w:val="000000"/>
                <w:sz w:val="20"/>
                <w:szCs w:val="20"/>
              </w:rPr>
              <w:t>-£111</w:t>
            </w:r>
          </w:p>
        </w:tc>
        <w:tc>
          <w:tcPr>
            <w:tcW w:w="1241" w:type="dxa"/>
            <w:noWrap/>
            <w:vAlign w:val="bottom"/>
            <w:hideMark/>
          </w:tcPr>
          <w:p w:rsidRPr="005A4FDC" w:rsidR="00554C21" w:rsidP="001862D1" w:rsidRDefault="00554C21" w14:paraId="37D41615" w14:textId="77777777">
            <w:pPr>
              <w:jc w:val="both"/>
              <w:rPr>
                <w:rFonts w:cs="Arial"/>
                <w:color w:val="000000"/>
                <w:sz w:val="20"/>
                <w:szCs w:val="20"/>
              </w:rPr>
            </w:pPr>
            <w:r w:rsidRPr="005A4FDC">
              <w:rPr>
                <w:rFonts w:cs="Arial"/>
                <w:color w:val="000000"/>
                <w:sz w:val="20"/>
                <w:szCs w:val="20"/>
              </w:rPr>
              <w:t>-£48</w:t>
            </w:r>
          </w:p>
        </w:tc>
        <w:tc>
          <w:tcPr>
            <w:tcW w:w="1452" w:type="dxa"/>
            <w:noWrap/>
            <w:vAlign w:val="bottom"/>
            <w:hideMark/>
          </w:tcPr>
          <w:p w:rsidRPr="005A4FDC" w:rsidR="00554C21" w:rsidP="001862D1" w:rsidRDefault="00554C21" w14:paraId="5E5FE5B7" w14:textId="77777777">
            <w:pPr>
              <w:jc w:val="both"/>
              <w:rPr>
                <w:rFonts w:cs="Arial"/>
                <w:color w:val="000000"/>
                <w:sz w:val="20"/>
                <w:szCs w:val="20"/>
              </w:rPr>
            </w:pPr>
            <w:r w:rsidRPr="005A4FDC">
              <w:rPr>
                <w:rFonts w:cs="Arial"/>
                <w:color w:val="000000"/>
                <w:sz w:val="20"/>
                <w:szCs w:val="20"/>
              </w:rPr>
              <w:t>-£103</w:t>
            </w:r>
          </w:p>
        </w:tc>
      </w:tr>
      <w:tr w:rsidRPr="007632A7" w:rsidR="004E6AA4" w:rsidTr="005A4FDC" w14:paraId="10782591" w14:textId="77777777">
        <w:trPr>
          <w:trHeight w:val="241"/>
        </w:trPr>
        <w:tc>
          <w:tcPr>
            <w:tcW w:w="2552" w:type="dxa"/>
            <w:noWrap/>
            <w:hideMark/>
          </w:tcPr>
          <w:p w:rsidRPr="005A4FDC" w:rsidR="00554C21" w:rsidP="001862D1" w:rsidRDefault="00554C21" w14:paraId="34AB08C1" w14:textId="77777777">
            <w:pPr>
              <w:jc w:val="both"/>
              <w:rPr>
                <w:rFonts w:cs="Arial"/>
                <w:b/>
                <w:bCs/>
                <w:color w:val="000000"/>
                <w:sz w:val="20"/>
                <w:szCs w:val="20"/>
              </w:rPr>
            </w:pPr>
            <w:r w:rsidRPr="005A4FDC">
              <w:rPr>
                <w:rFonts w:cs="Arial"/>
                <w:b/>
                <w:bCs/>
                <w:color w:val="000000"/>
                <w:sz w:val="20"/>
                <w:szCs w:val="20"/>
              </w:rPr>
              <w:t>Education</w:t>
            </w:r>
          </w:p>
        </w:tc>
        <w:tc>
          <w:tcPr>
            <w:tcW w:w="1339" w:type="dxa"/>
            <w:noWrap/>
            <w:vAlign w:val="center"/>
            <w:hideMark/>
          </w:tcPr>
          <w:p w:rsidRPr="005A4FDC" w:rsidR="00554C21" w:rsidP="001862D1" w:rsidRDefault="00554C21" w14:paraId="207B9EAB" w14:textId="77777777">
            <w:pPr>
              <w:jc w:val="both"/>
              <w:rPr>
                <w:rFonts w:cs="Arial"/>
                <w:color w:val="000000"/>
                <w:sz w:val="20"/>
                <w:szCs w:val="20"/>
              </w:rPr>
            </w:pPr>
            <w:r w:rsidRPr="005A4FDC">
              <w:rPr>
                <w:rFonts w:cs="Arial"/>
                <w:color w:val="000000"/>
                <w:sz w:val="20"/>
                <w:szCs w:val="20"/>
              </w:rPr>
              <w:t>£75</w:t>
            </w:r>
          </w:p>
        </w:tc>
        <w:tc>
          <w:tcPr>
            <w:tcW w:w="1354" w:type="dxa"/>
            <w:noWrap/>
            <w:vAlign w:val="center"/>
            <w:hideMark/>
          </w:tcPr>
          <w:p w:rsidRPr="005A4FDC" w:rsidR="00554C21" w:rsidP="001862D1" w:rsidRDefault="00554C21" w14:paraId="4182D5B2" w14:textId="77777777">
            <w:pPr>
              <w:jc w:val="both"/>
              <w:rPr>
                <w:rFonts w:cs="Arial"/>
                <w:color w:val="000000"/>
                <w:sz w:val="20"/>
                <w:szCs w:val="20"/>
              </w:rPr>
            </w:pPr>
            <w:r w:rsidRPr="005A4FDC">
              <w:rPr>
                <w:rFonts w:cs="Arial"/>
                <w:color w:val="000000"/>
                <w:sz w:val="20"/>
                <w:szCs w:val="20"/>
              </w:rPr>
              <w:t>£371</w:t>
            </w:r>
          </w:p>
        </w:tc>
        <w:tc>
          <w:tcPr>
            <w:tcW w:w="1276" w:type="dxa"/>
            <w:noWrap/>
            <w:vAlign w:val="center"/>
            <w:hideMark/>
          </w:tcPr>
          <w:p w:rsidRPr="005A4FDC" w:rsidR="00554C21" w:rsidP="001862D1" w:rsidRDefault="00554C21" w14:paraId="534CE3C1" w14:textId="77777777">
            <w:pPr>
              <w:jc w:val="both"/>
              <w:rPr>
                <w:rFonts w:cs="Arial"/>
                <w:color w:val="000000"/>
                <w:sz w:val="20"/>
                <w:szCs w:val="20"/>
              </w:rPr>
            </w:pPr>
            <w:r w:rsidRPr="005A4FDC">
              <w:rPr>
                <w:rFonts w:cs="Arial"/>
                <w:color w:val="000000"/>
                <w:sz w:val="20"/>
                <w:szCs w:val="20"/>
              </w:rPr>
              <w:t>£73</w:t>
            </w:r>
          </w:p>
        </w:tc>
        <w:tc>
          <w:tcPr>
            <w:tcW w:w="1276" w:type="dxa"/>
            <w:noWrap/>
            <w:vAlign w:val="center"/>
            <w:hideMark/>
          </w:tcPr>
          <w:p w:rsidRPr="005A4FDC" w:rsidR="00554C21" w:rsidP="001862D1" w:rsidRDefault="00554C21" w14:paraId="47CA5800" w14:textId="77777777">
            <w:pPr>
              <w:jc w:val="both"/>
              <w:rPr>
                <w:rFonts w:cs="Arial"/>
                <w:color w:val="000000"/>
                <w:sz w:val="20"/>
                <w:szCs w:val="20"/>
              </w:rPr>
            </w:pPr>
            <w:r w:rsidRPr="005A4FDC">
              <w:rPr>
                <w:rFonts w:cs="Arial"/>
                <w:color w:val="000000"/>
                <w:sz w:val="20"/>
                <w:szCs w:val="20"/>
              </w:rPr>
              <w:t>£359</w:t>
            </w:r>
          </w:p>
        </w:tc>
        <w:tc>
          <w:tcPr>
            <w:tcW w:w="1241" w:type="dxa"/>
            <w:noWrap/>
            <w:vAlign w:val="bottom"/>
            <w:hideMark/>
          </w:tcPr>
          <w:p w:rsidRPr="005A4FDC" w:rsidR="00554C21" w:rsidP="001862D1" w:rsidRDefault="00554C21" w14:paraId="389EDFA0" w14:textId="77777777">
            <w:pPr>
              <w:jc w:val="both"/>
              <w:rPr>
                <w:rFonts w:cs="Arial"/>
                <w:color w:val="000000"/>
                <w:sz w:val="20"/>
                <w:szCs w:val="20"/>
              </w:rPr>
            </w:pPr>
            <w:r w:rsidRPr="005A4FDC">
              <w:rPr>
                <w:rFonts w:cs="Arial"/>
                <w:color w:val="000000"/>
                <w:sz w:val="20"/>
                <w:szCs w:val="20"/>
              </w:rPr>
              <w:t>£71</w:t>
            </w:r>
          </w:p>
        </w:tc>
        <w:tc>
          <w:tcPr>
            <w:tcW w:w="1452" w:type="dxa"/>
            <w:noWrap/>
            <w:vAlign w:val="bottom"/>
            <w:hideMark/>
          </w:tcPr>
          <w:p w:rsidRPr="005A4FDC" w:rsidR="00554C21" w:rsidP="001862D1" w:rsidRDefault="00554C21" w14:paraId="41F5DEFB" w14:textId="77777777">
            <w:pPr>
              <w:jc w:val="both"/>
              <w:rPr>
                <w:rFonts w:cs="Arial"/>
                <w:color w:val="000000"/>
                <w:sz w:val="20"/>
                <w:szCs w:val="20"/>
              </w:rPr>
            </w:pPr>
            <w:r w:rsidRPr="005A4FDC">
              <w:rPr>
                <w:rFonts w:cs="Arial"/>
                <w:color w:val="000000"/>
                <w:sz w:val="20"/>
                <w:szCs w:val="20"/>
              </w:rPr>
              <w:t>£348</w:t>
            </w:r>
          </w:p>
        </w:tc>
      </w:tr>
      <w:tr w:rsidRPr="007632A7" w:rsidR="004E6AA4" w:rsidTr="005A4FDC" w14:paraId="14ECAD0F" w14:textId="77777777">
        <w:trPr>
          <w:trHeight w:val="241"/>
        </w:trPr>
        <w:tc>
          <w:tcPr>
            <w:tcW w:w="2552" w:type="dxa"/>
            <w:noWrap/>
            <w:hideMark/>
          </w:tcPr>
          <w:p w:rsidRPr="005A4FDC" w:rsidR="00554C21" w:rsidP="001862D1" w:rsidRDefault="00554C21" w14:paraId="6C45F21B" w14:textId="77777777">
            <w:pPr>
              <w:jc w:val="both"/>
              <w:rPr>
                <w:rFonts w:cs="Arial"/>
                <w:b/>
                <w:bCs/>
                <w:color w:val="000000"/>
                <w:sz w:val="20"/>
                <w:szCs w:val="20"/>
              </w:rPr>
            </w:pPr>
            <w:r w:rsidRPr="005A4FDC">
              <w:rPr>
                <w:rFonts w:cs="Arial"/>
                <w:b/>
                <w:bCs/>
                <w:color w:val="000000"/>
                <w:sz w:val="20"/>
                <w:szCs w:val="20"/>
              </w:rPr>
              <w:t>Transport &amp; Storage</w:t>
            </w:r>
          </w:p>
        </w:tc>
        <w:tc>
          <w:tcPr>
            <w:tcW w:w="1339" w:type="dxa"/>
            <w:noWrap/>
            <w:vAlign w:val="center"/>
            <w:hideMark/>
          </w:tcPr>
          <w:p w:rsidRPr="005A4FDC" w:rsidR="00554C21" w:rsidP="001862D1" w:rsidRDefault="00554C21" w14:paraId="5265EC1F" w14:textId="77777777">
            <w:pPr>
              <w:jc w:val="both"/>
              <w:rPr>
                <w:rFonts w:cs="Arial"/>
                <w:color w:val="000000"/>
                <w:sz w:val="20"/>
                <w:szCs w:val="20"/>
              </w:rPr>
            </w:pPr>
            <w:r w:rsidRPr="005A4FDC">
              <w:rPr>
                <w:rFonts w:cs="Arial"/>
                <w:color w:val="000000"/>
                <w:sz w:val="20"/>
                <w:szCs w:val="20"/>
              </w:rPr>
              <w:t>£13</w:t>
            </w:r>
          </w:p>
        </w:tc>
        <w:tc>
          <w:tcPr>
            <w:tcW w:w="1354" w:type="dxa"/>
            <w:noWrap/>
            <w:vAlign w:val="center"/>
            <w:hideMark/>
          </w:tcPr>
          <w:p w:rsidRPr="005A4FDC" w:rsidR="00554C21" w:rsidP="001862D1" w:rsidRDefault="00554C21" w14:paraId="2B2033E9" w14:textId="77777777">
            <w:pPr>
              <w:jc w:val="both"/>
              <w:rPr>
                <w:rFonts w:cs="Arial"/>
                <w:color w:val="000000"/>
                <w:sz w:val="20"/>
                <w:szCs w:val="20"/>
              </w:rPr>
            </w:pPr>
            <w:r w:rsidRPr="005A4FDC">
              <w:rPr>
                <w:rFonts w:cs="Arial"/>
                <w:color w:val="000000"/>
                <w:sz w:val="20"/>
                <w:szCs w:val="20"/>
              </w:rPr>
              <w:t>£111</w:t>
            </w:r>
          </w:p>
        </w:tc>
        <w:tc>
          <w:tcPr>
            <w:tcW w:w="1276" w:type="dxa"/>
            <w:noWrap/>
            <w:vAlign w:val="center"/>
            <w:hideMark/>
          </w:tcPr>
          <w:p w:rsidRPr="005A4FDC" w:rsidR="00554C21" w:rsidP="001862D1" w:rsidRDefault="00554C21" w14:paraId="0D743289" w14:textId="77777777">
            <w:pPr>
              <w:jc w:val="both"/>
              <w:rPr>
                <w:rFonts w:cs="Arial"/>
                <w:color w:val="000000"/>
                <w:sz w:val="20"/>
                <w:szCs w:val="20"/>
              </w:rPr>
            </w:pPr>
            <w:r w:rsidRPr="005A4FDC">
              <w:rPr>
                <w:rFonts w:cs="Arial"/>
                <w:color w:val="000000"/>
                <w:sz w:val="20"/>
                <w:szCs w:val="20"/>
              </w:rPr>
              <w:t>£14</w:t>
            </w:r>
          </w:p>
        </w:tc>
        <w:tc>
          <w:tcPr>
            <w:tcW w:w="1276" w:type="dxa"/>
            <w:noWrap/>
            <w:vAlign w:val="center"/>
            <w:hideMark/>
          </w:tcPr>
          <w:p w:rsidRPr="005A4FDC" w:rsidR="00554C21" w:rsidP="001862D1" w:rsidRDefault="00554C21" w14:paraId="3DC370C9" w14:textId="77777777">
            <w:pPr>
              <w:jc w:val="both"/>
              <w:rPr>
                <w:rFonts w:cs="Arial"/>
                <w:color w:val="000000"/>
                <w:sz w:val="20"/>
                <w:szCs w:val="20"/>
              </w:rPr>
            </w:pPr>
            <w:r w:rsidRPr="005A4FDC">
              <w:rPr>
                <w:rFonts w:cs="Arial"/>
                <w:color w:val="000000"/>
                <w:sz w:val="20"/>
                <w:szCs w:val="20"/>
              </w:rPr>
              <w:t>£116</w:t>
            </w:r>
          </w:p>
        </w:tc>
        <w:tc>
          <w:tcPr>
            <w:tcW w:w="1241" w:type="dxa"/>
            <w:noWrap/>
            <w:vAlign w:val="bottom"/>
            <w:hideMark/>
          </w:tcPr>
          <w:p w:rsidRPr="005A4FDC" w:rsidR="00554C21" w:rsidP="001862D1" w:rsidRDefault="00554C21" w14:paraId="0DCA9FA5" w14:textId="77777777">
            <w:pPr>
              <w:jc w:val="both"/>
              <w:rPr>
                <w:rFonts w:cs="Arial"/>
                <w:color w:val="000000"/>
                <w:sz w:val="20"/>
                <w:szCs w:val="20"/>
              </w:rPr>
            </w:pPr>
            <w:r w:rsidRPr="005A4FDC">
              <w:rPr>
                <w:rFonts w:cs="Arial"/>
                <w:color w:val="000000"/>
                <w:sz w:val="20"/>
                <w:szCs w:val="20"/>
              </w:rPr>
              <w:t>£14</w:t>
            </w:r>
          </w:p>
        </w:tc>
        <w:tc>
          <w:tcPr>
            <w:tcW w:w="1452" w:type="dxa"/>
            <w:noWrap/>
            <w:vAlign w:val="bottom"/>
            <w:hideMark/>
          </w:tcPr>
          <w:p w:rsidRPr="005A4FDC" w:rsidR="00554C21" w:rsidP="001862D1" w:rsidRDefault="00554C21" w14:paraId="315B4181" w14:textId="77777777">
            <w:pPr>
              <w:jc w:val="both"/>
              <w:rPr>
                <w:rFonts w:cs="Arial"/>
                <w:color w:val="000000"/>
                <w:sz w:val="20"/>
                <w:szCs w:val="20"/>
              </w:rPr>
            </w:pPr>
            <w:r w:rsidRPr="005A4FDC">
              <w:rPr>
                <w:rFonts w:cs="Arial"/>
                <w:color w:val="000000"/>
                <w:sz w:val="20"/>
                <w:szCs w:val="20"/>
              </w:rPr>
              <w:t>£121</w:t>
            </w:r>
          </w:p>
        </w:tc>
      </w:tr>
      <w:tr w:rsidRPr="007632A7" w:rsidR="004E6AA4" w:rsidTr="005A4FDC" w14:paraId="13FF9D52" w14:textId="77777777">
        <w:trPr>
          <w:trHeight w:val="241"/>
        </w:trPr>
        <w:tc>
          <w:tcPr>
            <w:tcW w:w="2552" w:type="dxa"/>
            <w:noWrap/>
            <w:hideMark/>
          </w:tcPr>
          <w:p w:rsidRPr="005A4FDC" w:rsidR="00554C21" w:rsidP="001862D1" w:rsidRDefault="00554C21" w14:paraId="56B7DEF5" w14:textId="77777777">
            <w:pPr>
              <w:jc w:val="both"/>
              <w:rPr>
                <w:rFonts w:cs="Arial"/>
                <w:b/>
                <w:bCs/>
                <w:color w:val="000000"/>
                <w:sz w:val="20"/>
                <w:szCs w:val="20"/>
              </w:rPr>
            </w:pPr>
            <w:r w:rsidRPr="005A4FDC">
              <w:rPr>
                <w:rFonts w:cs="Arial"/>
                <w:b/>
                <w:bCs/>
                <w:color w:val="000000"/>
                <w:sz w:val="20"/>
                <w:szCs w:val="20"/>
              </w:rPr>
              <w:t>Offices &amp; other Services</w:t>
            </w:r>
          </w:p>
        </w:tc>
        <w:tc>
          <w:tcPr>
            <w:tcW w:w="1339" w:type="dxa"/>
            <w:noWrap/>
            <w:vAlign w:val="center"/>
            <w:hideMark/>
          </w:tcPr>
          <w:p w:rsidRPr="005A4FDC" w:rsidR="00554C21" w:rsidP="001862D1" w:rsidRDefault="00554C21" w14:paraId="66F133EB" w14:textId="77777777">
            <w:pPr>
              <w:jc w:val="both"/>
              <w:rPr>
                <w:rFonts w:cs="Arial"/>
                <w:color w:val="000000"/>
                <w:sz w:val="20"/>
                <w:szCs w:val="20"/>
              </w:rPr>
            </w:pPr>
            <w:r w:rsidRPr="005A4FDC">
              <w:rPr>
                <w:rFonts w:cs="Arial"/>
                <w:color w:val="000000"/>
                <w:sz w:val="20"/>
                <w:szCs w:val="20"/>
              </w:rPr>
              <w:t>£31</w:t>
            </w:r>
          </w:p>
        </w:tc>
        <w:tc>
          <w:tcPr>
            <w:tcW w:w="1354" w:type="dxa"/>
            <w:noWrap/>
            <w:vAlign w:val="center"/>
            <w:hideMark/>
          </w:tcPr>
          <w:p w:rsidRPr="005A4FDC" w:rsidR="00554C21" w:rsidP="001862D1" w:rsidRDefault="00554C21" w14:paraId="4E61B32F" w14:textId="77777777">
            <w:pPr>
              <w:jc w:val="both"/>
              <w:rPr>
                <w:rFonts w:cs="Arial"/>
                <w:color w:val="000000"/>
                <w:sz w:val="20"/>
                <w:szCs w:val="20"/>
              </w:rPr>
            </w:pPr>
            <w:r w:rsidRPr="005A4FDC">
              <w:rPr>
                <w:rFonts w:cs="Arial"/>
                <w:color w:val="000000"/>
                <w:sz w:val="20"/>
                <w:szCs w:val="20"/>
              </w:rPr>
              <w:t>£29</w:t>
            </w:r>
          </w:p>
        </w:tc>
        <w:tc>
          <w:tcPr>
            <w:tcW w:w="1276" w:type="dxa"/>
            <w:noWrap/>
            <w:vAlign w:val="center"/>
            <w:hideMark/>
          </w:tcPr>
          <w:p w:rsidRPr="005A4FDC" w:rsidR="00554C21" w:rsidP="001862D1" w:rsidRDefault="00554C21" w14:paraId="1523F2BC" w14:textId="77777777">
            <w:pPr>
              <w:jc w:val="both"/>
              <w:rPr>
                <w:rFonts w:cs="Arial"/>
                <w:color w:val="000000"/>
                <w:sz w:val="20"/>
                <w:szCs w:val="20"/>
              </w:rPr>
            </w:pPr>
            <w:r w:rsidRPr="005A4FDC">
              <w:rPr>
                <w:rFonts w:cs="Arial"/>
                <w:color w:val="000000"/>
                <w:sz w:val="20"/>
                <w:szCs w:val="20"/>
              </w:rPr>
              <w:t>£51</w:t>
            </w:r>
          </w:p>
        </w:tc>
        <w:tc>
          <w:tcPr>
            <w:tcW w:w="1276" w:type="dxa"/>
            <w:noWrap/>
            <w:vAlign w:val="center"/>
            <w:hideMark/>
          </w:tcPr>
          <w:p w:rsidRPr="005A4FDC" w:rsidR="00554C21" w:rsidP="001862D1" w:rsidRDefault="00554C21" w14:paraId="1F23D5EA" w14:textId="77777777">
            <w:pPr>
              <w:jc w:val="both"/>
              <w:rPr>
                <w:rFonts w:cs="Arial"/>
                <w:color w:val="000000"/>
                <w:sz w:val="20"/>
                <w:szCs w:val="20"/>
              </w:rPr>
            </w:pPr>
            <w:r w:rsidRPr="005A4FDC">
              <w:rPr>
                <w:rFonts w:cs="Arial"/>
                <w:color w:val="000000"/>
                <w:sz w:val="20"/>
                <w:szCs w:val="20"/>
              </w:rPr>
              <w:t>£48</w:t>
            </w:r>
          </w:p>
        </w:tc>
        <w:tc>
          <w:tcPr>
            <w:tcW w:w="1241" w:type="dxa"/>
            <w:noWrap/>
            <w:vAlign w:val="bottom"/>
            <w:hideMark/>
          </w:tcPr>
          <w:p w:rsidRPr="005A4FDC" w:rsidR="00554C21" w:rsidP="001862D1" w:rsidRDefault="00554C21" w14:paraId="3CD22DA7" w14:textId="77777777">
            <w:pPr>
              <w:jc w:val="both"/>
              <w:rPr>
                <w:rFonts w:cs="Arial"/>
                <w:color w:val="000000"/>
                <w:sz w:val="20"/>
                <w:szCs w:val="20"/>
              </w:rPr>
            </w:pPr>
            <w:r w:rsidRPr="005A4FDC">
              <w:rPr>
                <w:rFonts w:cs="Arial"/>
                <w:color w:val="000000"/>
                <w:sz w:val="20"/>
                <w:szCs w:val="20"/>
              </w:rPr>
              <w:t>£72</w:t>
            </w:r>
          </w:p>
        </w:tc>
        <w:tc>
          <w:tcPr>
            <w:tcW w:w="1452" w:type="dxa"/>
            <w:noWrap/>
            <w:vAlign w:val="bottom"/>
            <w:hideMark/>
          </w:tcPr>
          <w:p w:rsidRPr="005A4FDC" w:rsidR="00554C21" w:rsidP="001862D1" w:rsidRDefault="00554C21" w14:paraId="662E299F" w14:textId="77777777">
            <w:pPr>
              <w:jc w:val="both"/>
              <w:rPr>
                <w:rFonts w:cs="Arial"/>
                <w:color w:val="000000"/>
                <w:sz w:val="20"/>
                <w:szCs w:val="20"/>
              </w:rPr>
            </w:pPr>
            <w:r w:rsidRPr="005A4FDC">
              <w:rPr>
                <w:rFonts w:cs="Arial"/>
                <w:color w:val="000000"/>
                <w:sz w:val="20"/>
                <w:szCs w:val="20"/>
              </w:rPr>
              <w:t>£68</w:t>
            </w:r>
          </w:p>
        </w:tc>
      </w:tr>
      <w:tr w:rsidRPr="007632A7" w:rsidR="004E6AA4" w:rsidTr="005A4FDC" w14:paraId="5EE6445D" w14:textId="77777777">
        <w:trPr>
          <w:trHeight w:val="241"/>
        </w:trPr>
        <w:tc>
          <w:tcPr>
            <w:tcW w:w="2552" w:type="dxa"/>
            <w:noWrap/>
            <w:hideMark/>
          </w:tcPr>
          <w:p w:rsidRPr="005A4FDC" w:rsidR="00554C21" w:rsidP="001862D1" w:rsidRDefault="00554C21" w14:paraId="5042FD1F" w14:textId="77777777">
            <w:pPr>
              <w:jc w:val="both"/>
              <w:rPr>
                <w:rFonts w:cs="Arial"/>
                <w:b/>
                <w:bCs/>
                <w:color w:val="000000"/>
                <w:sz w:val="20"/>
                <w:szCs w:val="20"/>
              </w:rPr>
            </w:pPr>
            <w:r w:rsidRPr="005A4FDC">
              <w:rPr>
                <w:rFonts w:cs="Arial"/>
                <w:b/>
                <w:bCs/>
                <w:color w:val="000000"/>
                <w:sz w:val="20"/>
                <w:szCs w:val="20"/>
              </w:rPr>
              <w:t>All</w:t>
            </w:r>
          </w:p>
        </w:tc>
        <w:tc>
          <w:tcPr>
            <w:tcW w:w="1339" w:type="dxa"/>
            <w:noWrap/>
            <w:vAlign w:val="center"/>
            <w:hideMark/>
          </w:tcPr>
          <w:p w:rsidRPr="005A4FDC" w:rsidR="00554C21" w:rsidP="001862D1" w:rsidRDefault="00554C21" w14:paraId="34F58027" w14:textId="77777777">
            <w:pPr>
              <w:jc w:val="both"/>
              <w:rPr>
                <w:rFonts w:cs="Arial"/>
                <w:b/>
                <w:bCs/>
                <w:color w:val="000000"/>
                <w:sz w:val="20"/>
                <w:szCs w:val="20"/>
              </w:rPr>
            </w:pPr>
            <w:r w:rsidRPr="005A4FDC">
              <w:rPr>
                <w:rFonts w:cs="Arial"/>
                <w:b/>
                <w:bCs/>
                <w:color w:val="000000"/>
                <w:sz w:val="20"/>
                <w:szCs w:val="20"/>
              </w:rPr>
              <w:t>-£286</w:t>
            </w:r>
          </w:p>
        </w:tc>
        <w:tc>
          <w:tcPr>
            <w:tcW w:w="1354" w:type="dxa"/>
            <w:noWrap/>
            <w:vAlign w:val="center"/>
            <w:hideMark/>
          </w:tcPr>
          <w:p w:rsidRPr="005A4FDC" w:rsidR="00554C21" w:rsidP="001862D1" w:rsidRDefault="00554C21" w14:paraId="4942359A" w14:textId="77777777">
            <w:pPr>
              <w:jc w:val="both"/>
              <w:rPr>
                <w:rFonts w:cs="Arial"/>
                <w:b/>
                <w:bCs/>
                <w:color w:val="000000"/>
                <w:sz w:val="20"/>
                <w:szCs w:val="20"/>
              </w:rPr>
            </w:pPr>
            <w:r w:rsidRPr="005A4FDC">
              <w:rPr>
                <w:rFonts w:cs="Arial"/>
                <w:b/>
                <w:bCs/>
                <w:color w:val="000000"/>
                <w:sz w:val="20"/>
                <w:szCs w:val="20"/>
              </w:rPr>
              <w:t>-£89</w:t>
            </w:r>
          </w:p>
        </w:tc>
        <w:tc>
          <w:tcPr>
            <w:tcW w:w="1276" w:type="dxa"/>
            <w:noWrap/>
            <w:vAlign w:val="center"/>
            <w:hideMark/>
          </w:tcPr>
          <w:p w:rsidRPr="005A4FDC" w:rsidR="00554C21" w:rsidP="001862D1" w:rsidRDefault="00554C21" w14:paraId="0C0F4232" w14:textId="77777777">
            <w:pPr>
              <w:jc w:val="both"/>
              <w:rPr>
                <w:rFonts w:cs="Arial"/>
                <w:b/>
                <w:bCs/>
                <w:color w:val="000000"/>
                <w:sz w:val="20"/>
                <w:szCs w:val="20"/>
              </w:rPr>
            </w:pPr>
            <w:r w:rsidRPr="005A4FDC">
              <w:rPr>
                <w:rFonts w:cs="Arial"/>
                <w:b/>
                <w:bCs/>
                <w:color w:val="000000"/>
                <w:sz w:val="20"/>
                <w:szCs w:val="20"/>
              </w:rPr>
              <w:t>-£237</w:t>
            </w:r>
          </w:p>
        </w:tc>
        <w:tc>
          <w:tcPr>
            <w:tcW w:w="1276" w:type="dxa"/>
            <w:noWrap/>
            <w:vAlign w:val="center"/>
            <w:hideMark/>
          </w:tcPr>
          <w:p w:rsidRPr="005A4FDC" w:rsidR="00554C21" w:rsidP="001862D1" w:rsidRDefault="00554C21" w14:paraId="406B2532" w14:textId="77777777">
            <w:pPr>
              <w:jc w:val="both"/>
              <w:rPr>
                <w:rFonts w:cs="Arial"/>
                <w:b/>
                <w:bCs/>
                <w:color w:val="000000"/>
                <w:sz w:val="20"/>
                <w:szCs w:val="20"/>
              </w:rPr>
            </w:pPr>
            <w:r w:rsidRPr="005A4FDC">
              <w:rPr>
                <w:rFonts w:cs="Arial"/>
                <w:b/>
                <w:bCs/>
                <w:color w:val="000000"/>
                <w:sz w:val="20"/>
                <w:szCs w:val="20"/>
              </w:rPr>
              <w:t>-£74</w:t>
            </w:r>
          </w:p>
        </w:tc>
        <w:tc>
          <w:tcPr>
            <w:tcW w:w="1241" w:type="dxa"/>
            <w:noWrap/>
            <w:vAlign w:val="bottom"/>
            <w:hideMark/>
          </w:tcPr>
          <w:p w:rsidRPr="005A4FDC" w:rsidR="00554C21" w:rsidP="001862D1" w:rsidRDefault="00554C21" w14:paraId="697ECF5F" w14:textId="77777777">
            <w:pPr>
              <w:jc w:val="both"/>
              <w:rPr>
                <w:rFonts w:cs="Arial"/>
                <w:b/>
                <w:bCs/>
                <w:color w:val="000000"/>
                <w:sz w:val="20"/>
                <w:szCs w:val="20"/>
              </w:rPr>
            </w:pPr>
            <w:r w:rsidRPr="005A4FDC">
              <w:rPr>
                <w:rFonts w:cs="Arial"/>
                <w:b/>
                <w:bCs/>
                <w:color w:val="000000"/>
                <w:sz w:val="20"/>
                <w:szCs w:val="20"/>
              </w:rPr>
              <w:t>-£189</w:t>
            </w:r>
          </w:p>
        </w:tc>
        <w:tc>
          <w:tcPr>
            <w:tcW w:w="1452" w:type="dxa"/>
            <w:noWrap/>
            <w:vAlign w:val="bottom"/>
            <w:hideMark/>
          </w:tcPr>
          <w:p w:rsidRPr="005A4FDC" w:rsidR="00554C21" w:rsidP="001862D1" w:rsidRDefault="00554C21" w14:paraId="40E6520B" w14:textId="77777777">
            <w:pPr>
              <w:jc w:val="both"/>
              <w:rPr>
                <w:rFonts w:cs="Arial"/>
                <w:b/>
                <w:bCs/>
                <w:color w:val="000000"/>
                <w:sz w:val="20"/>
                <w:szCs w:val="20"/>
              </w:rPr>
            </w:pPr>
            <w:r w:rsidRPr="005A4FDC">
              <w:rPr>
                <w:rFonts w:cs="Arial"/>
                <w:b/>
                <w:bCs/>
                <w:color w:val="000000"/>
                <w:sz w:val="20"/>
                <w:szCs w:val="20"/>
              </w:rPr>
              <w:t>-£59</w:t>
            </w:r>
          </w:p>
        </w:tc>
      </w:tr>
    </w:tbl>
    <w:p w:rsidRPr="00451F33" w:rsidR="00554C21" w:rsidP="00554C21" w:rsidRDefault="00554C21" w14:paraId="42D991DB" w14:textId="57946B7A">
      <w:pPr>
        <w:spacing w:after="160" w:line="259" w:lineRule="auto"/>
        <w:jc w:val="both"/>
        <w:rPr>
          <w:rFonts w:eastAsia="Arial" w:cs="Arial"/>
          <w:sz w:val="22"/>
          <w:szCs w:val="22"/>
        </w:rPr>
      </w:pPr>
      <w:r w:rsidRPr="00451F33">
        <w:rPr>
          <w:rFonts w:eastAsia="Arial" w:cs="Arial"/>
          <w:sz w:val="22"/>
          <w:szCs w:val="22"/>
        </w:rPr>
        <w:t>Source: Defra</w:t>
      </w:r>
      <w:r w:rsidR="00641A00">
        <w:rPr>
          <w:rFonts w:eastAsia="Arial" w:cs="Arial"/>
          <w:sz w:val="22"/>
          <w:szCs w:val="22"/>
        </w:rPr>
        <w:t>’s</w:t>
      </w:r>
      <w:r w:rsidRPr="00451F33">
        <w:rPr>
          <w:rFonts w:eastAsia="Arial" w:cs="Arial"/>
          <w:sz w:val="22"/>
          <w:szCs w:val="22"/>
        </w:rPr>
        <w:t xml:space="preserve"> estimates based on WRAP’s NHM Modelling</w:t>
      </w:r>
    </w:p>
    <w:p w:rsidRPr="00D06E49" w:rsidR="00554C21" w:rsidP="00554C21" w:rsidRDefault="00554C21" w14:paraId="2FBD51E1" w14:textId="630CA9B2">
      <w:pPr>
        <w:jc w:val="both"/>
        <w:rPr>
          <w:rFonts w:cs="Arial"/>
        </w:rPr>
      </w:pPr>
      <w:r w:rsidRPr="00451F33">
        <w:rPr>
          <w:rFonts w:cs="Arial"/>
        </w:rPr>
        <w:t xml:space="preserve">The cost experienced by small businesses once adjusting for enterprise ownership, ranges from -£59 to -£89 net saving, per business, per year, depending on the distribution scenario assumed. The reduction in savings reflects </w:t>
      </w:r>
      <w:r w:rsidR="009D0D9F">
        <w:rPr>
          <w:rFonts w:cs="Arial"/>
        </w:rPr>
        <w:t>some of the</w:t>
      </w:r>
      <w:r w:rsidRPr="00451F33">
        <w:rPr>
          <w:rFonts w:cs="Arial"/>
        </w:rPr>
        <w:t xml:space="preserve"> cost burden of micro businesses now being borne by the small parent enterprise. </w:t>
      </w:r>
    </w:p>
    <w:p w:rsidR="009257A1" w:rsidRDefault="009257A1" w14:paraId="0306FE4F" w14:textId="77777777">
      <w:pPr>
        <w:rPr>
          <w:rFonts w:ascii="Arial Bold" w:hAnsi="Arial Bold" w:cs="Arial"/>
          <w:bCs/>
          <w:spacing w:val="-4"/>
          <w:kern w:val="32"/>
          <w:sz w:val="32"/>
          <w:szCs w:val="32"/>
        </w:rPr>
      </w:pPr>
      <w:r>
        <w:rPr>
          <w:b/>
        </w:rPr>
        <w:br w:type="page"/>
      </w:r>
    </w:p>
    <w:p w:rsidRPr="003F154D" w:rsidR="00554C21" w:rsidP="00554C21" w:rsidRDefault="00554C21" w14:paraId="0CFAFDFB" w14:textId="0F7E8026">
      <w:pPr>
        <w:pStyle w:val="Heading1"/>
        <w:rPr>
          <w:bCs w:val="0"/>
          <w:szCs w:val="24"/>
        </w:rPr>
      </w:pPr>
      <w:r w:rsidRPr="003F154D">
        <w:rPr>
          <w:b w:val="0"/>
        </w:rPr>
        <w:t>Section 9: Monitoring &amp; Evaluation</w:t>
      </w:r>
    </w:p>
    <w:p w:rsidRPr="003F154D" w:rsidR="00554C21" w:rsidP="00554C21" w:rsidRDefault="00554C21" w14:paraId="13EE467A" w14:textId="77777777">
      <w:pPr>
        <w:pStyle w:val="Heading3"/>
        <w:rPr>
          <w:b w:val="0"/>
          <w:bCs w:val="0"/>
        </w:rPr>
      </w:pPr>
      <w:r w:rsidRPr="003F154D">
        <w:t>Current monitoring arrangements</w:t>
      </w:r>
    </w:p>
    <w:p w:rsidRPr="003F154D" w:rsidR="00554C21" w:rsidP="00554C21" w:rsidRDefault="00554C21" w14:paraId="371263F4" w14:textId="18B4E1B8">
      <w:pPr>
        <w:jc w:val="both"/>
        <w:rPr>
          <w:rFonts w:cs="Arial"/>
        </w:rPr>
      </w:pPr>
      <w:r w:rsidRPr="003F154D">
        <w:rPr>
          <w:rFonts w:cs="Arial"/>
        </w:rPr>
        <w:t>Monitoring change is focused on our intended outcomes, namely reductions in resource use and waste production and improvements in waste management (</w:t>
      </w:r>
      <w:r w:rsidR="00425428">
        <w:rPr>
          <w:rFonts w:cs="Arial"/>
        </w:rPr>
        <w:t xml:space="preserve">for e.g. </w:t>
      </w:r>
      <w:r w:rsidRPr="003F154D">
        <w:rPr>
          <w:rFonts w:cs="Arial"/>
        </w:rPr>
        <w:t xml:space="preserve">more recycling, less landfilling and less waste crime). The changes are part of a ‘golden thread’ which leads upwards to the objectives of the 25 Year Environment Plan, the Clean Growth Strategy, the Industrial Strategy, and the Litter Strategy. The framework of indicators is set out on page 139 of the Resources and Waste Strategy and shown below for ease of reference (see Figure </w:t>
      </w:r>
      <w:r w:rsidRPr="003F154D" w:rsidR="003F154D">
        <w:rPr>
          <w:rFonts w:cs="Arial"/>
        </w:rPr>
        <w:t>5</w:t>
      </w:r>
      <w:r w:rsidRPr="003F154D">
        <w:rPr>
          <w:rFonts w:cs="Arial"/>
        </w:rPr>
        <w:t xml:space="preserve">). </w:t>
      </w:r>
    </w:p>
    <w:p w:rsidRPr="003F154D" w:rsidR="00554C21" w:rsidP="00554C21" w:rsidRDefault="00554C21" w14:paraId="579152DE" w14:textId="6E442064">
      <w:pPr>
        <w:jc w:val="both"/>
        <w:rPr>
          <w:rFonts w:cs="Arial"/>
        </w:rPr>
      </w:pPr>
    </w:p>
    <w:p w:rsidRPr="005C4D39" w:rsidR="00554C21" w:rsidP="00554C21" w:rsidRDefault="00554C21" w14:paraId="0E143CC6" w14:textId="3A71C9D0">
      <w:pPr>
        <w:jc w:val="both"/>
        <w:rPr>
          <w:rFonts w:cs="Arial"/>
          <w:b/>
          <w:bCs/>
        </w:rPr>
      </w:pPr>
      <w:r w:rsidRPr="003F154D">
        <w:rPr>
          <w:rFonts w:cs="Arial"/>
          <w:b/>
          <w:bCs/>
        </w:rPr>
        <w:t xml:space="preserve">Figure </w:t>
      </w:r>
      <w:r w:rsidRPr="003F154D" w:rsidR="003F154D">
        <w:rPr>
          <w:rFonts w:cs="Arial"/>
          <w:b/>
          <w:bCs/>
        </w:rPr>
        <w:t>5</w:t>
      </w:r>
      <w:r w:rsidRPr="003F154D">
        <w:rPr>
          <w:rFonts w:cs="Arial"/>
          <w:b/>
          <w:bCs/>
        </w:rPr>
        <w:t>:</w:t>
      </w:r>
      <w:r w:rsidRPr="005C4D39">
        <w:rPr>
          <w:rFonts w:cs="Arial"/>
          <w:b/>
          <w:bCs/>
        </w:rPr>
        <w:t xml:space="preserve"> Indicator Framework for Monitoring the Resources and Waste </w:t>
      </w:r>
      <w:r w:rsidR="009D03BD">
        <w:rPr>
          <w:rFonts w:cs="Arial"/>
          <w:b/>
          <w:bCs/>
        </w:rPr>
        <w:t>Policy Programme</w:t>
      </w:r>
    </w:p>
    <w:p w:rsidRPr="00451F33" w:rsidR="00554C21" w:rsidP="001765A4" w:rsidRDefault="00554C21" w14:paraId="396C239D" w14:textId="1B797616">
      <w:pPr>
        <w:jc w:val="center"/>
        <w:rPr>
          <w:rFonts w:cs="Arial"/>
        </w:rPr>
      </w:pPr>
      <w:r w:rsidRPr="00451F33">
        <w:rPr>
          <w:rFonts w:cs="Arial"/>
          <w:noProof/>
        </w:rPr>
        <w:drawing>
          <wp:inline distT="0" distB="0" distL="0" distR="0" wp14:anchorId="3C15933E" wp14:editId="1239CD20">
            <wp:extent cx="4408366" cy="2809875"/>
            <wp:effectExtent l="0" t="0" r="0" b="0"/>
            <wp:docPr id="3" name="Picture 3" descr="The figure shows goals 5, 7, and 8 of the 25 Year Environment Plan. These goals are to &quot;use resources sustainably and efficiently&quot;, &quot;mitigate climate change&quot;, and &quot;minimise waste&quot;.&#10;&#10;Below each goal are the key strategic indicators, and how they can be measured.&#10;&#10;The indicators for each goal are as follows. &quot;Resource productivity&quot; for goal 5. &quot;Greenhouse gas emissions&quot; for goal 7. &quot;Waste production&quot;, &quot;recycling&quot;, &quot;landfilling&quot;, and &quot;waste crime&quot; are indicators for goa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figure shows goals 5, 7, and 8 of the 25 Year Environment Plan. These goals are to &quot;use resources sustainably and efficiently&quot;, &quot;mitigate climate change&quot;, and &quot;minimise waste&quot;.&#10;&#10;Below each goal are the key strategic indicators, and how they can be measured.&#10;&#10;The indicators for each goal are as follows. &quot;Resource productivity&quot; for goal 5. &quot;Greenhouse gas emissions&quot; for goal 7. &quot;Waste production&quot;, &quot;recycling&quot;, &quot;landfilling&quot;, and &quot;waste crime&quot; are indicators for goal 8."/>
                    <pic:cNvPicPr/>
                  </pic:nvPicPr>
                  <pic:blipFill rotWithShape="1">
                    <a:blip r:embed="rId27"/>
                    <a:srcRect t="5142"/>
                    <a:stretch/>
                  </pic:blipFill>
                  <pic:spPr bwMode="auto">
                    <a:xfrm>
                      <a:off x="0" y="0"/>
                      <a:ext cx="4495384" cy="2865340"/>
                    </a:xfrm>
                    <a:prstGeom prst="rect">
                      <a:avLst/>
                    </a:prstGeom>
                    <a:ln>
                      <a:noFill/>
                    </a:ln>
                    <a:extLst>
                      <a:ext uri="{53640926-AAD7-44D8-BBD7-CCE9431645EC}">
                        <a14:shadowObscured xmlns:a14="http://schemas.microsoft.com/office/drawing/2010/main"/>
                      </a:ext>
                    </a:extLst>
                  </pic:spPr>
                </pic:pic>
              </a:graphicData>
            </a:graphic>
          </wp:inline>
        </w:drawing>
      </w:r>
    </w:p>
    <w:p w:rsidRPr="0019135C" w:rsidR="00554C21" w:rsidP="00554C21" w:rsidRDefault="001765A4" w14:paraId="049F13E8" w14:textId="185BEA93">
      <w:pPr>
        <w:rPr>
          <w:rFonts w:cs="Arial"/>
          <w:sz w:val="22"/>
          <w:szCs w:val="22"/>
        </w:rPr>
      </w:pPr>
      <w:r w:rsidRPr="0019135C">
        <w:rPr>
          <w:rFonts w:cs="Arial"/>
          <w:sz w:val="22"/>
          <w:szCs w:val="22"/>
        </w:rPr>
        <w:t>Source: Defra</w:t>
      </w:r>
    </w:p>
    <w:p w:rsidR="003F154D" w:rsidP="00554C21" w:rsidRDefault="003F154D" w14:paraId="30E148FC" w14:textId="77777777">
      <w:pPr>
        <w:jc w:val="both"/>
        <w:rPr>
          <w:rFonts w:cs="Arial"/>
        </w:rPr>
      </w:pPr>
    </w:p>
    <w:p w:rsidR="2D80869B" w:rsidP="4AE58E47" w:rsidRDefault="2103847F" w14:paraId="76DDCF30" w14:textId="1336DC6E">
      <w:pPr>
        <w:jc w:val="both"/>
      </w:pPr>
      <w:r w:rsidRPr="00451F33">
        <w:rPr>
          <w:rFonts w:cs="Arial"/>
        </w:rPr>
        <w:t xml:space="preserve">The framework was devised prior to the focus on Net Zero, to which all three 25YEP goals are relevant. We have set out our approach to monitoring change in our </w:t>
      </w:r>
      <w:r w:rsidR="1A5EEC71">
        <w:rPr>
          <w:rFonts w:cs="Arial"/>
        </w:rPr>
        <w:t>“</w:t>
      </w:r>
      <w:r w:rsidRPr="00F375E0">
        <w:rPr>
          <w:rFonts w:cs="Arial"/>
        </w:rPr>
        <w:t>Monitoring Progress</w:t>
      </w:r>
      <w:r w:rsidR="1A5EEC71">
        <w:rPr>
          <w:rFonts w:cs="Arial"/>
        </w:rPr>
        <w:t>”</w:t>
      </w:r>
      <w:r w:rsidRPr="00451F33">
        <w:rPr>
          <w:rFonts w:cs="Arial"/>
        </w:rPr>
        <w:t xml:space="preserve"> report</w:t>
      </w:r>
      <w:r w:rsidRPr="00451F33" w:rsidR="00554C21">
        <w:rPr>
          <w:rStyle w:val="FootnoteReference"/>
          <w:rFonts w:cs="Arial"/>
        </w:rPr>
        <w:footnoteReference w:id="300"/>
      </w:r>
      <w:r w:rsidRPr="00451F33">
        <w:rPr>
          <w:rFonts w:cs="Arial"/>
        </w:rPr>
        <w:t xml:space="preserve">.  </w:t>
      </w:r>
    </w:p>
    <w:p w:rsidRPr="00451F33" w:rsidR="00554C21" w:rsidP="00554C21" w:rsidRDefault="00554C21" w14:paraId="46EABF8B" w14:textId="77777777">
      <w:pPr>
        <w:pStyle w:val="Heading3"/>
        <w:rPr>
          <w:b w:val="0"/>
          <w:bCs w:val="0"/>
        </w:rPr>
      </w:pPr>
      <w:r w:rsidRPr="00451F33">
        <w:t>Current data collection regimes</w:t>
      </w:r>
    </w:p>
    <w:p w:rsidRPr="00451F33" w:rsidR="00554C21" w:rsidP="00554C21" w:rsidRDefault="00554C21" w14:paraId="36C3183B" w14:textId="7D36E7CB">
      <w:pPr>
        <w:jc w:val="both"/>
        <w:rPr>
          <w:rFonts w:cs="Arial"/>
        </w:rPr>
      </w:pPr>
      <w:r w:rsidRPr="00451F33">
        <w:rPr>
          <w:rFonts w:cs="Arial"/>
        </w:rPr>
        <w:t xml:space="preserve">Data on </w:t>
      </w:r>
      <w:r w:rsidR="00F62C67">
        <w:rPr>
          <w:rFonts w:cs="Arial"/>
        </w:rPr>
        <w:t>municipal</w:t>
      </w:r>
      <w:r w:rsidRPr="00451F33">
        <w:rPr>
          <w:rFonts w:cs="Arial"/>
        </w:rPr>
        <w:t xml:space="preserve"> waste is limited </w:t>
      </w:r>
      <w:r w:rsidR="00FC26FF">
        <w:rPr>
          <w:rFonts w:cs="Arial"/>
        </w:rPr>
        <w:t xml:space="preserve">and is </w:t>
      </w:r>
      <w:r w:rsidRPr="00451F33">
        <w:rPr>
          <w:rFonts w:cs="Arial"/>
        </w:rPr>
        <w:t xml:space="preserve">something </w:t>
      </w:r>
      <w:r w:rsidR="00FC26FF">
        <w:rPr>
          <w:rFonts w:cs="Arial"/>
        </w:rPr>
        <w:t>we</w:t>
      </w:r>
      <w:r w:rsidRPr="00451F33" w:rsidR="00FC26FF">
        <w:rPr>
          <w:rFonts w:cs="Arial"/>
        </w:rPr>
        <w:t xml:space="preserve"> </w:t>
      </w:r>
      <w:r w:rsidRPr="00451F33">
        <w:rPr>
          <w:rFonts w:cs="Arial"/>
        </w:rPr>
        <w:t xml:space="preserve">are addressing through our work on </w:t>
      </w:r>
      <w:r w:rsidR="00171458">
        <w:rPr>
          <w:rFonts w:cs="Arial"/>
        </w:rPr>
        <w:t>the proposal of a</w:t>
      </w:r>
      <w:r w:rsidRPr="00451F33">
        <w:rPr>
          <w:rFonts w:cs="Arial"/>
        </w:rPr>
        <w:t xml:space="preserve"> </w:t>
      </w:r>
      <w:r w:rsidR="00FC26FF">
        <w:rPr>
          <w:rFonts w:cs="Arial"/>
        </w:rPr>
        <w:t xml:space="preserve">Digital </w:t>
      </w:r>
      <w:r w:rsidR="00804F8E">
        <w:rPr>
          <w:rFonts w:cs="Arial"/>
        </w:rPr>
        <w:t>W</w:t>
      </w:r>
      <w:r w:rsidRPr="00451F33">
        <w:rPr>
          <w:rFonts w:cs="Arial"/>
        </w:rPr>
        <w:t xml:space="preserve">aste </w:t>
      </w:r>
      <w:r w:rsidR="00804F8E">
        <w:rPr>
          <w:rFonts w:cs="Arial"/>
        </w:rPr>
        <w:t>T</w:t>
      </w:r>
      <w:r w:rsidRPr="00451F33">
        <w:rPr>
          <w:rFonts w:cs="Arial"/>
        </w:rPr>
        <w:t>racking</w:t>
      </w:r>
      <w:r w:rsidR="00171458">
        <w:rPr>
          <w:rFonts w:cs="Arial"/>
        </w:rPr>
        <w:t xml:space="preserve"> service</w:t>
      </w:r>
      <w:r w:rsidRPr="00451F33">
        <w:rPr>
          <w:rFonts w:cs="Arial"/>
        </w:rPr>
        <w:t xml:space="preserve">. In the meantime, we rely on the Defra-funded </w:t>
      </w:r>
      <w:proofErr w:type="spellStart"/>
      <w:r w:rsidRPr="00451F33">
        <w:rPr>
          <w:rFonts w:cs="Arial"/>
        </w:rPr>
        <w:t>WasteDataFlow</w:t>
      </w:r>
      <w:proofErr w:type="spellEnd"/>
      <w:r w:rsidRPr="00451F33">
        <w:rPr>
          <w:rFonts w:cs="Arial"/>
        </w:rPr>
        <w:t xml:space="preserve"> reporting platform for </w:t>
      </w:r>
      <w:r w:rsidR="00D97548">
        <w:rPr>
          <w:rFonts w:cs="Arial"/>
        </w:rPr>
        <w:t>local auth</w:t>
      </w:r>
      <w:r w:rsidRPr="00451F33">
        <w:rPr>
          <w:rFonts w:cs="Arial"/>
        </w:rPr>
        <w:t>ority collected waste, on work delivered by WRAP, on our own in-house models (</w:t>
      </w:r>
      <w:r w:rsidRPr="003F154D">
        <w:rPr>
          <w:rFonts w:cs="Arial"/>
        </w:rPr>
        <w:t xml:space="preserve">e.g. </w:t>
      </w:r>
      <w:proofErr w:type="spellStart"/>
      <w:r w:rsidRPr="003F154D">
        <w:rPr>
          <w:rFonts w:cs="Arial"/>
        </w:rPr>
        <w:t>FoWST</w:t>
      </w:r>
      <w:proofErr w:type="spellEnd"/>
      <w:r w:rsidRPr="003F154D">
        <w:rPr>
          <w:rFonts w:cs="Arial"/>
        </w:rPr>
        <w:t>),</w:t>
      </w:r>
      <w:r w:rsidRPr="00451F33">
        <w:rPr>
          <w:rFonts w:cs="Arial"/>
        </w:rPr>
        <w:t xml:space="preserve"> and on bespoke Defra-funded measurement initiatives.</w:t>
      </w:r>
    </w:p>
    <w:p w:rsidRPr="00451F33" w:rsidR="00554C21" w:rsidP="00554C21" w:rsidRDefault="00554C21" w14:paraId="75855603" w14:textId="397B46F7">
      <w:pPr>
        <w:pStyle w:val="Heading3"/>
        <w:rPr>
          <w:b w:val="0"/>
          <w:bCs w:val="0"/>
        </w:rPr>
      </w:pPr>
      <w:r>
        <w:t>Evaluation plan</w:t>
      </w:r>
    </w:p>
    <w:p w:rsidRPr="00E66D60" w:rsidR="00554C21" w:rsidP="00E66D60" w:rsidRDefault="27CAF2FE" w14:paraId="5EE87D5B" w14:textId="4A243B6D">
      <w:pPr>
        <w:jc w:val="both"/>
        <w:rPr>
          <w:rFonts w:eastAsia="Arial" w:cs="Arial"/>
        </w:rPr>
      </w:pPr>
      <w:r w:rsidRPr="00E66D60">
        <w:rPr>
          <w:rFonts w:eastAsia="Arial" w:cs="Arial"/>
        </w:rPr>
        <w:t xml:space="preserve">Defra made a commitment in the </w:t>
      </w:r>
      <w:r w:rsidRPr="00E66D60" w:rsidR="00E66D60">
        <w:rPr>
          <w:rFonts w:cs="Arial"/>
        </w:rPr>
        <w:t>Resources &amp; Waste Strategy</w:t>
      </w:r>
      <w:r w:rsidR="001143BD">
        <w:rPr>
          <w:rStyle w:val="FootnoteReference"/>
        </w:rPr>
        <w:footnoteReference w:id="301"/>
      </w:r>
      <w:r w:rsidRPr="00E66D60">
        <w:rPr>
          <w:rFonts w:eastAsia="Arial" w:cs="Arial"/>
        </w:rPr>
        <w:t xml:space="preserve"> that “all significant policies, programmes and projects should be subject to comprehensive but proportionate evaluation” (p.143). In 2020, we published the </w:t>
      </w:r>
      <w:r w:rsidRPr="00E66D60" w:rsidR="00E66D60">
        <w:rPr>
          <w:rFonts w:cs="Arial"/>
        </w:rPr>
        <w:t>Evaluation Plan</w:t>
      </w:r>
      <w:r w:rsidR="001D3583">
        <w:rPr>
          <w:rStyle w:val="FootnoteReference"/>
        </w:rPr>
        <w:footnoteReference w:id="302"/>
      </w:r>
      <w:r w:rsidRPr="00E66D60">
        <w:rPr>
          <w:rFonts w:eastAsia="Arial" w:cs="Arial"/>
        </w:rPr>
        <w:t xml:space="preserve">. </w:t>
      </w:r>
    </w:p>
    <w:p w:rsidRPr="00E66D60" w:rsidR="00554C21" w:rsidP="00E66D60" w:rsidRDefault="27CAF2FE" w14:paraId="4DC7099D" w14:textId="35256B9D">
      <w:pPr>
        <w:jc w:val="both"/>
        <w:rPr>
          <w:rFonts w:eastAsia="Arial" w:cs="Arial"/>
        </w:rPr>
      </w:pPr>
      <w:r w:rsidRPr="00E66D60">
        <w:rPr>
          <w:rFonts w:eastAsia="Arial" w:cs="Arial"/>
        </w:rPr>
        <w:t xml:space="preserve"> </w:t>
      </w:r>
    </w:p>
    <w:p w:rsidRPr="004773AE" w:rsidR="00554C21" w:rsidP="00E66D60" w:rsidRDefault="27CAF2FE" w14:paraId="62CF9837" w14:textId="1CC7824E">
      <w:pPr>
        <w:jc w:val="both"/>
        <w:rPr>
          <w:rFonts w:eastAsia="Arial" w:cs="Arial"/>
        </w:rPr>
      </w:pPr>
      <w:r w:rsidRPr="00E66D60">
        <w:rPr>
          <w:rFonts w:eastAsia="Arial" w:cs="Arial"/>
        </w:rPr>
        <w:t xml:space="preserve">In February 2022 we appointed a </w:t>
      </w:r>
      <w:r w:rsidR="006F25B6">
        <w:rPr>
          <w:rFonts w:eastAsia="Arial" w:cs="Arial"/>
        </w:rPr>
        <w:t xml:space="preserve">contracted research consultant </w:t>
      </w:r>
      <w:r w:rsidRPr="00E66D60">
        <w:rPr>
          <w:rFonts w:eastAsia="Arial" w:cs="Arial"/>
        </w:rPr>
        <w:t xml:space="preserve">consortium led by Ipsos and including Technopolis and Ricardo, to deliver the evaluation of </w:t>
      </w:r>
      <w:r w:rsidR="00E1582F">
        <w:rPr>
          <w:rFonts w:eastAsia="Arial" w:cs="Arial"/>
        </w:rPr>
        <w:t>policies</w:t>
      </w:r>
      <w:r w:rsidR="00FB7AC9">
        <w:rPr>
          <w:rFonts w:eastAsia="Arial" w:cs="Arial"/>
        </w:rPr>
        <w:t xml:space="preserve"> falling under the Strategy</w:t>
      </w:r>
      <w:r w:rsidR="00E1582F">
        <w:rPr>
          <w:rFonts w:eastAsia="Arial" w:cs="Arial"/>
        </w:rPr>
        <w:t>.</w:t>
      </w:r>
      <w:r w:rsidRPr="00E66D60">
        <w:rPr>
          <w:rFonts w:eastAsia="Arial" w:cs="Arial"/>
        </w:rPr>
        <w:t xml:space="preserve"> </w:t>
      </w:r>
      <w:r w:rsidR="00591B46">
        <w:rPr>
          <w:rFonts w:eastAsia="Arial" w:cs="Arial"/>
        </w:rPr>
        <w:t xml:space="preserve">Simpler </w:t>
      </w:r>
      <w:r w:rsidR="00B4678A">
        <w:rPr>
          <w:rFonts w:eastAsia="Arial" w:cs="Arial"/>
        </w:rPr>
        <w:t>R</w:t>
      </w:r>
      <w:r w:rsidR="00591B46">
        <w:rPr>
          <w:rFonts w:eastAsia="Arial" w:cs="Arial"/>
        </w:rPr>
        <w:t>ecycling</w:t>
      </w:r>
      <w:r w:rsidR="00591B46">
        <w:rPr>
          <w:rFonts w:cs="Arial"/>
        </w:rPr>
        <w:t xml:space="preserve"> </w:t>
      </w:r>
      <w:r w:rsidRPr="004773AE" w:rsidR="00554C21">
        <w:rPr>
          <w:rFonts w:cs="Arial"/>
        </w:rPr>
        <w:t>is one of the major waste reforms included in the Strategy and therefore will be evaluated as part of this commission (in addition to other policies such as DRS and EPR).</w:t>
      </w:r>
      <w:r w:rsidRPr="004773AE">
        <w:rPr>
          <w:rFonts w:eastAsia="Arial" w:cs="Arial"/>
        </w:rPr>
        <w:t xml:space="preserve"> </w:t>
      </w:r>
    </w:p>
    <w:p w:rsidRPr="00A032C9" w:rsidR="00554C21" w:rsidP="27CAF2FE" w:rsidRDefault="00554C21" w14:paraId="1BB58A5B" w14:textId="1C169279">
      <w:pPr>
        <w:jc w:val="both"/>
        <w:rPr>
          <w:rFonts w:cs="Arial"/>
        </w:rPr>
      </w:pPr>
    </w:p>
    <w:p w:rsidRPr="004773AE" w:rsidR="00554C21" w:rsidP="27CAF2FE" w:rsidRDefault="27CAF2FE" w14:paraId="27AD37AF" w14:textId="60EFF8BD">
      <w:pPr>
        <w:jc w:val="both"/>
        <w:rPr>
          <w:rFonts w:eastAsia="Arial" w:cs="Arial"/>
        </w:rPr>
      </w:pPr>
      <w:r w:rsidRPr="004773AE">
        <w:rPr>
          <w:rFonts w:eastAsia="Arial" w:cs="Arial"/>
        </w:rPr>
        <w:t>The evaluation will run over at least five years and will design and deliver</w:t>
      </w:r>
      <w:r w:rsidR="00254B34">
        <w:rPr>
          <w:rFonts w:eastAsia="Arial" w:cs="Arial"/>
        </w:rPr>
        <w:t xml:space="preserve"> the following through three strands of evaluation</w:t>
      </w:r>
      <w:r w:rsidRPr="004773AE">
        <w:rPr>
          <w:rFonts w:eastAsia="Arial" w:cs="Arial"/>
        </w:rPr>
        <w:t>:</w:t>
      </w:r>
    </w:p>
    <w:p w:rsidRPr="004773AE" w:rsidR="00554C21" w:rsidP="00E66D60" w:rsidRDefault="27CAF2FE" w14:paraId="2906F887" w14:textId="2CDE9F89">
      <w:pPr>
        <w:pStyle w:val="ListParagraph"/>
        <w:numPr>
          <w:ilvl w:val="0"/>
          <w:numId w:val="47"/>
        </w:numPr>
        <w:jc w:val="both"/>
        <w:rPr>
          <w:rFonts w:eastAsia="Arial" w:cs="Arial"/>
        </w:rPr>
      </w:pPr>
      <w:r w:rsidRPr="004773AE">
        <w:rPr>
          <w:rFonts w:eastAsia="Arial" w:cs="Arial"/>
        </w:rPr>
        <w:t>Rapid feedback on policies as they are implemented to help understand performance and inform adjustments (P</w:t>
      </w:r>
      <w:r w:rsidR="00FF2172">
        <w:rPr>
          <w:rFonts w:eastAsia="Arial" w:cs="Arial"/>
        </w:rPr>
        <w:t>rocess</w:t>
      </w:r>
      <w:r w:rsidRPr="004773AE">
        <w:rPr>
          <w:rFonts w:eastAsia="Arial" w:cs="Arial"/>
        </w:rPr>
        <w:t xml:space="preserve"> evaluation)</w:t>
      </w:r>
    </w:p>
    <w:p w:rsidRPr="004773AE" w:rsidR="00554C21" w:rsidP="00E66D60" w:rsidRDefault="27CAF2FE" w14:paraId="05DEE992" w14:textId="739B2342">
      <w:pPr>
        <w:pStyle w:val="ListParagraph"/>
        <w:numPr>
          <w:ilvl w:val="0"/>
          <w:numId w:val="47"/>
        </w:numPr>
        <w:jc w:val="both"/>
        <w:rPr>
          <w:rFonts w:eastAsia="Arial" w:cs="Arial"/>
        </w:rPr>
      </w:pPr>
      <w:r w:rsidRPr="004773AE">
        <w:rPr>
          <w:rFonts w:eastAsia="Arial" w:cs="Arial"/>
        </w:rPr>
        <w:t>An understanding of what has or hasn’t worked, how, for whom and in what circumstances towards achieving our desired policy outcomes (</w:t>
      </w:r>
      <w:r w:rsidRPr="004773AE" w:rsidR="00FF2172">
        <w:rPr>
          <w:rFonts w:eastAsia="Arial" w:cs="Arial"/>
        </w:rPr>
        <w:t>I</w:t>
      </w:r>
      <w:r w:rsidR="00FF2172">
        <w:rPr>
          <w:rFonts w:eastAsia="Arial" w:cs="Arial"/>
        </w:rPr>
        <w:t>mpact</w:t>
      </w:r>
      <w:r w:rsidRPr="004773AE" w:rsidR="00FF2172">
        <w:rPr>
          <w:rFonts w:eastAsia="Arial" w:cs="Arial"/>
        </w:rPr>
        <w:t xml:space="preserve"> </w:t>
      </w:r>
      <w:r w:rsidRPr="004773AE">
        <w:rPr>
          <w:rFonts w:eastAsia="Arial" w:cs="Arial"/>
        </w:rPr>
        <w:t>evaluation)</w:t>
      </w:r>
    </w:p>
    <w:p w:rsidRPr="004773AE" w:rsidR="00554C21" w:rsidP="00E66D60" w:rsidRDefault="27CAF2FE" w14:paraId="629BE284" w14:textId="21A488AC">
      <w:pPr>
        <w:pStyle w:val="ListParagraph"/>
        <w:numPr>
          <w:ilvl w:val="0"/>
          <w:numId w:val="47"/>
        </w:numPr>
        <w:jc w:val="both"/>
        <w:rPr>
          <w:rFonts w:eastAsia="Arial" w:cs="Arial"/>
        </w:rPr>
      </w:pPr>
      <w:r w:rsidRPr="004773AE">
        <w:rPr>
          <w:rFonts w:eastAsia="Arial" w:cs="Arial"/>
        </w:rPr>
        <w:t>An estimate of the cost-effectiveness and value for money of the policies (E</w:t>
      </w:r>
      <w:r w:rsidR="009818BA">
        <w:rPr>
          <w:rFonts w:eastAsia="Arial" w:cs="Arial"/>
        </w:rPr>
        <w:t xml:space="preserve">conomic </w:t>
      </w:r>
      <w:r w:rsidRPr="004773AE">
        <w:rPr>
          <w:rFonts w:eastAsia="Arial" w:cs="Arial"/>
        </w:rPr>
        <w:t>evaluation)</w:t>
      </w:r>
    </w:p>
    <w:p w:rsidRPr="00A032C9" w:rsidR="00554C21" w:rsidP="00E66D60" w:rsidRDefault="00554C21" w14:paraId="7518BEF8" w14:textId="0AE7F4B5">
      <w:pPr>
        <w:pStyle w:val="ListParagraph"/>
        <w:jc w:val="both"/>
        <w:rPr>
          <w:rFonts w:cs="Arial"/>
        </w:rPr>
      </w:pPr>
    </w:p>
    <w:p w:rsidRPr="004773AE" w:rsidR="00554C21" w:rsidP="00E66D60" w:rsidRDefault="28A3EF65" w14:paraId="5976738A" w14:textId="3981CB66">
      <w:pPr>
        <w:jc w:val="both"/>
        <w:rPr>
          <w:rFonts w:eastAsia="Arial" w:cs="Arial"/>
        </w:rPr>
      </w:pPr>
      <w:r w:rsidRPr="004773AE">
        <w:rPr>
          <w:rFonts w:eastAsia="Arial" w:cs="Arial"/>
        </w:rPr>
        <w:t xml:space="preserve">The aim of the evaluation is to help Defra understand what has and has not been successful about key objectives and commitments of the Strategy, why and for whom. We will use that knowledge to adapt design, implementation and/or regulation, or provide additional input into the operating context to make policies more effective. Understanding what has and has not worked, why and for whom, will help us design better resources and waste policy in the future. </w:t>
      </w:r>
    </w:p>
    <w:p w:rsidRPr="004773AE" w:rsidR="00554C21" w:rsidP="00E66D60" w:rsidRDefault="27CAF2FE" w14:paraId="55AC2F63" w14:textId="7497DBB5">
      <w:pPr>
        <w:jc w:val="both"/>
        <w:rPr>
          <w:rFonts w:eastAsia="Arial" w:cs="Arial"/>
        </w:rPr>
      </w:pPr>
      <w:r w:rsidRPr="004773AE">
        <w:rPr>
          <w:rFonts w:eastAsia="Arial" w:cs="Arial"/>
        </w:rPr>
        <w:t xml:space="preserve"> </w:t>
      </w:r>
    </w:p>
    <w:p w:rsidRPr="004773AE" w:rsidR="00554C21" w:rsidP="00E66D60" w:rsidRDefault="27CAF2FE" w14:paraId="44BE2143" w14:textId="745612A0">
      <w:pPr>
        <w:jc w:val="both"/>
        <w:rPr>
          <w:rFonts w:eastAsia="Arial" w:cs="Arial"/>
        </w:rPr>
      </w:pPr>
      <w:r w:rsidRPr="004773AE">
        <w:rPr>
          <w:rFonts w:eastAsia="Arial" w:cs="Arial"/>
        </w:rPr>
        <w:t xml:space="preserve">Five high-level desired policy outcomes will be assessed: </w:t>
      </w:r>
    </w:p>
    <w:p w:rsidR="004B3CB1" w:rsidP="00E66D60" w:rsidRDefault="00B02CFE" w14:paraId="51DA5183" w14:textId="1DDD6E81">
      <w:pPr>
        <w:pStyle w:val="ListParagraph"/>
        <w:numPr>
          <w:ilvl w:val="0"/>
          <w:numId w:val="46"/>
        </w:numPr>
        <w:jc w:val="both"/>
        <w:rPr>
          <w:rFonts w:eastAsia="Arial" w:cs="Arial"/>
        </w:rPr>
      </w:pPr>
      <w:r>
        <w:rPr>
          <w:rFonts w:eastAsia="Arial" w:cs="Arial"/>
        </w:rPr>
        <w:t xml:space="preserve">More products </w:t>
      </w:r>
      <w:r w:rsidR="008C323A">
        <w:rPr>
          <w:rFonts w:eastAsia="Arial" w:cs="Arial"/>
        </w:rPr>
        <w:t>are regularly retained, reused, repurposed, refurbished or remanufactured</w:t>
      </w:r>
    </w:p>
    <w:p w:rsidRPr="008C323A" w:rsidR="008C323A" w:rsidP="008C323A" w:rsidRDefault="008C323A" w14:paraId="6C91A0D7" w14:textId="43F0F010">
      <w:pPr>
        <w:pStyle w:val="ListParagraph"/>
        <w:numPr>
          <w:ilvl w:val="0"/>
          <w:numId w:val="46"/>
        </w:numPr>
        <w:jc w:val="both"/>
        <w:rPr>
          <w:rFonts w:eastAsia="Arial" w:cs="Arial"/>
        </w:rPr>
      </w:pPr>
      <w:r w:rsidRPr="008C323A">
        <w:rPr>
          <w:rFonts w:eastAsia="Arial" w:cs="Arial"/>
        </w:rPr>
        <w:t>Improved municipal recycling rates</w:t>
      </w:r>
      <w:r>
        <w:rPr>
          <w:rFonts w:eastAsia="Arial" w:cs="Arial"/>
        </w:rPr>
        <w:t xml:space="preserve"> and i</w:t>
      </w:r>
      <w:r w:rsidRPr="008C323A">
        <w:rPr>
          <w:rFonts w:eastAsia="Arial" w:cs="Arial"/>
        </w:rPr>
        <w:t>mproved quality of municipal waste</w:t>
      </w:r>
    </w:p>
    <w:p w:rsidR="008C323A" w:rsidP="00E66D60" w:rsidRDefault="008C323A" w14:paraId="1B252881" w14:textId="08D1DE9B">
      <w:pPr>
        <w:pStyle w:val="ListParagraph"/>
        <w:numPr>
          <w:ilvl w:val="0"/>
          <w:numId w:val="46"/>
        </w:numPr>
        <w:jc w:val="both"/>
        <w:rPr>
          <w:rFonts w:eastAsia="Arial" w:cs="Arial"/>
        </w:rPr>
      </w:pPr>
      <w:r>
        <w:rPr>
          <w:rFonts w:eastAsia="Arial" w:cs="Arial"/>
        </w:rPr>
        <w:t xml:space="preserve">Plastic waste and pollution </w:t>
      </w:r>
      <w:r w:rsidR="009D0B23">
        <w:rPr>
          <w:rFonts w:eastAsia="Arial" w:cs="Arial"/>
        </w:rPr>
        <w:t>are</w:t>
      </w:r>
      <w:r>
        <w:rPr>
          <w:rFonts w:eastAsia="Arial" w:cs="Arial"/>
        </w:rPr>
        <w:t xml:space="preserve"> reduced</w:t>
      </w:r>
    </w:p>
    <w:p w:rsidR="008C323A" w:rsidP="00E66D60" w:rsidRDefault="008C323A" w14:paraId="264C9D1B" w14:textId="4CF07FF8">
      <w:pPr>
        <w:pStyle w:val="ListParagraph"/>
        <w:numPr>
          <w:ilvl w:val="0"/>
          <w:numId w:val="46"/>
        </w:numPr>
        <w:jc w:val="both"/>
        <w:rPr>
          <w:rFonts w:eastAsia="Arial" w:cs="Arial"/>
        </w:rPr>
      </w:pPr>
      <w:r>
        <w:rPr>
          <w:rFonts w:eastAsia="Arial" w:cs="Arial"/>
        </w:rPr>
        <w:t>Waste crime is reduced</w:t>
      </w:r>
    </w:p>
    <w:p w:rsidRPr="004773AE" w:rsidR="008C323A" w:rsidP="00E66D60" w:rsidRDefault="008C323A" w14:paraId="2B8C6B35" w14:textId="24F1972E">
      <w:pPr>
        <w:pStyle w:val="ListParagraph"/>
        <w:numPr>
          <w:ilvl w:val="0"/>
          <w:numId w:val="46"/>
        </w:numPr>
        <w:jc w:val="both"/>
        <w:rPr>
          <w:rFonts w:eastAsia="Arial" w:cs="Arial"/>
        </w:rPr>
      </w:pPr>
      <w:r>
        <w:rPr>
          <w:rFonts w:eastAsia="Arial" w:cs="Arial"/>
        </w:rPr>
        <w:t>Reduced food waste going to landfill</w:t>
      </w:r>
    </w:p>
    <w:p w:rsidRPr="004773AE" w:rsidR="2FF4EEBC" w:rsidP="00E66D60" w:rsidRDefault="2FF4EEBC" w14:paraId="493060F8" w14:textId="575EE998">
      <w:pPr>
        <w:jc w:val="both"/>
        <w:rPr>
          <w:rFonts w:eastAsia="Arial" w:cs="Arial"/>
        </w:rPr>
      </w:pPr>
    </w:p>
    <w:p w:rsidR="009F1078" w:rsidP="009F1078" w:rsidRDefault="00254B34" w14:paraId="07A82B43" w14:textId="4BF978DB">
      <w:pPr>
        <w:jc w:val="both"/>
        <w:rPr>
          <w:rFonts w:eastAsia="Arial" w:cs="Arial"/>
        </w:rPr>
      </w:pPr>
      <w:r>
        <w:rPr>
          <w:rFonts w:eastAsia="Arial" w:cs="Arial"/>
        </w:rPr>
        <w:t>Impact evaluation</w:t>
      </w:r>
      <w:r w:rsidR="00B73521">
        <w:rPr>
          <w:rFonts w:eastAsia="Arial" w:cs="Arial"/>
        </w:rPr>
        <w:t xml:space="preserve"> </w:t>
      </w:r>
      <w:r w:rsidRPr="00B73521" w:rsidR="00B73521">
        <w:rPr>
          <w:rFonts w:eastAsia="Arial" w:cs="Arial"/>
        </w:rPr>
        <w:t xml:space="preserve">will be theory-based and focus on </w:t>
      </w:r>
      <w:r w:rsidR="00053CC8">
        <w:rPr>
          <w:rFonts w:eastAsia="Arial" w:cs="Arial"/>
        </w:rPr>
        <w:t>questions such as ‘t</w:t>
      </w:r>
      <w:r w:rsidRPr="00B73521" w:rsidR="00B73521">
        <w:rPr>
          <w:rFonts w:eastAsia="Arial" w:cs="Arial"/>
        </w:rPr>
        <w:t>o what extent have there been quantifiable changes in the key outcomes</w:t>
      </w:r>
      <w:r w:rsidR="00053CC8">
        <w:rPr>
          <w:rFonts w:eastAsia="Arial" w:cs="Arial"/>
        </w:rPr>
        <w:t xml:space="preserve"> and t</w:t>
      </w:r>
      <w:r w:rsidRPr="00B73521" w:rsidR="00B73521">
        <w:rPr>
          <w:rFonts w:eastAsia="Arial" w:cs="Arial"/>
        </w:rPr>
        <w:t>o what extent has the policy contributed to these changes?</w:t>
      </w:r>
      <w:r w:rsidR="00053CC8">
        <w:rPr>
          <w:rFonts w:eastAsia="Arial" w:cs="Arial"/>
        </w:rPr>
        <w:t xml:space="preserve">’ </w:t>
      </w:r>
      <w:r w:rsidR="009F1078">
        <w:rPr>
          <w:rFonts w:eastAsia="Arial" w:cs="Arial"/>
        </w:rPr>
        <w:t>As part of this, a</w:t>
      </w:r>
      <w:r w:rsidRPr="2AD28915" w:rsidR="009F1078">
        <w:rPr>
          <w:rFonts w:eastAsia="Arial" w:cs="Arial"/>
        </w:rPr>
        <w:t xml:space="preserve"> list of indicators based on the Theory of Change for the policy </w:t>
      </w:r>
      <w:r w:rsidR="009F1078">
        <w:rPr>
          <w:rFonts w:eastAsia="Arial" w:cs="Arial"/>
        </w:rPr>
        <w:t xml:space="preserve">and included in a comprehensive indicator framework. </w:t>
      </w:r>
      <w:r w:rsidRPr="00322682" w:rsidR="00322682">
        <w:rPr>
          <w:rFonts w:eastAsia="Arial" w:cs="Arial"/>
        </w:rPr>
        <w:t xml:space="preserve">Baseline data </w:t>
      </w:r>
      <w:r w:rsidR="00322682">
        <w:rPr>
          <w:rFonts w:eastAsia="Arial" w:cs="Arial"/>
        </w:rPr>
        <w:t xml:space="preserve">across primary and secondary sources </w:t>
      </w:r>
      <w:r w:rsidRPr="00322682" w:rsidR="00322682">
        <w:rPr>
          <w:rFonts w:eastAsia="Arial" w:cs="Arial"/>
        </w:rPr>
        <w:t xml:space="preserve">was collected between September 2023 – </w:t>
      </w:r>
      <w:r w:rsidRPr="00322682" w:rsidR="009D0B23">
        <w:rPr>
          <w:rFonts w:eastAsia="Arial" w:cs="Arial"/>
        </w:rPr>
        <w:t>January 2024 and</w:t>
      </w:r>
      <w:r w:rsidRPr="00322682" w:rsidR="00322682">
        <w:rPr>
          <w:rFonts w:eastAsia="Arial" w:cs="Arial"/>
        </w:rPr>
        <w:t xml:space="preserve"> mapped against the indicators. Going forwards, primary </w:t>
      </w:r>
      <w:r w:rsidR="00322682">
        <w:rPr>
          <w:rFonts w:eastAsia="Arial" w:cs="Arial"/>
        </w:rPr>
        <w:t xml:space="preserve">and secondary </w:t>
      </w:r>
      <w:r w:rsidRPr="00322682" w:rsidR="00322682">
        <w:rPr>
          <w:rFonts w:eastAsia="Arial" w:cs="Arial"/>
        </w:rPr>
        <w:t>data will continue to be updated regularly over the course of the evaluation to monitor change and impacts across years.</w:t>
      </w:r>
    </w:p>
    <w:p w:rsidR="00322682" w:rsidP="009F1078" w:rsidRDefault="00322682" w14:paraId="3D9223A4" w14:textId="77777777">
      <w:pPr>
        <w:jc w:val="both"/>
        <w:rPr>
          <w:rFonts w:eastAsia="Arial" w:cs="Arial"/>
        </w:rPr>
      </w:pPr>
    </w:p>
    <w:p w:rsidRPr="00E66D60" w:rsidR="00554C21" w:rsidP="009F1078" w:rsidRDefault="27CAF2FE" w14:paraId="57A956A2" w14:textId="7042B203">
      <w:pPr>
        <w:jc w:val="both"/>
        <w:rPr>
          <w:rFonts w:eastAsia="Arial" w:cs="Arial"/>
        </w:rPr>
      </w:pPr>
      <w:r w:rsidRPr="004773AE">
        <w:rPr>
          <w:rFonts w:eastAsia="Arial" w:cs="Arial"/>
        </w:rPr>
        <w:t>The process evaluation</w:t>
      </w:r>
      <w:r w:rsidR="008C323A">
        <w:rPr>
          <w:rFonts w:eastAsia="Arial" w:cs="Arial"/>
        </w:rPr>
        <w:t xml:space="preserve"> at the policy-level</w:t>
      </w:r>
      <w:r w:rsidRPr="004773AE">
        <w:rPr>
          <w:rFonts w:eastAsia="Arial" w:cs="Arial"/>
        </w:rPr>
        <w:t xml:space="preserve"> will start </w:t>
      </w:r>
      <w:r w:rsidR="008C323A">
        <w:rPr>
          <w:rFonts w:eastAsia="Arial" w:cs="Arial"/>
        </w:rPr>
        <w:t xml:space="preserve">at least </w:t>
      </w:r>
      <w:r w:rsidRPr="004773AE">
        <w:rPr>
          <w:rFonts w:eastAsia="Arial" w:cs="Arial"/>
        </w:rPr>
        <w:t>six months prior to the policy being implemented</w:t>
      </w:r>
      <w:r w:rsidR="002F0076">
        <w:rPr>
          <w:rFonts w:eastAsia="Arial" w:cs="Arial"/>
        </w:rPr>
        <w:t xml:space="preserve">. </w:t>
      </w:r>
      <w:r w:rsidR="005E3A9B">
        <w:rPr>
          <w:rFonts w:eastAsia="Arial" w:cs="Arial"/>
        </w:rPr>
        <w:t xml:space="preserve">It </w:t>
      </w:r>
      <w:r w:rsidRPr="005E3A9B" w:rsidR="005E3A9B">
        <w:rPr>
          <w:rFonts w:eastAsia="Arial" w:cs="Arial"/>
        </w:rPr>
        <w:t>will focus on obtaining rapid feedback on aspects of the policy that can be changed or adjusted, alongside recommendations for doing so.</w:t>
      </w:r>
      <w:r w:rsidR="00E772A1">
        <w:rPr>
          <w:rFonts w:eastAsia="Arial" w:cs="Arial"/>
        </w:rPr>
        <w:t xml:space="preserve"> </w:t>
      </w:r>
      <w:r w:rsidR="00677346">
        <w:rPr>
          <w:rFonts w:eastAsia="Arial" w:cs="Arial"/>
        </w:rPr>
        <w:t xml:space="preserve">Economic evaluation </w:t>
      </w:r>
      <w:r w:rsidR="00E772A1">
        <w:rPr>
          <w:rFonts w:eastAsia="Arial" w:cs="Arial"/>
        </w:rPr>
        <w:t xml:space="preserve">will be conducted towards the end of the evaluation and </w:t>
      </w:r>
      <w:r w:rsidR="00677346">
        <w:rPr>
          <w:rFonts w:eastAsia="Arial" w:cs="Arial"/>
        </w:rPr>
        <w:t xml:space="preserve">will involve conducting </w:t>
      </w:r>
      <w:r w:rsidRPr="00677346" w:rsidR="00677346">
        <w:rPr>
          <w:rFonts w:eastAsia="Arial" w:cs="Arial"/>
        </w:rPr>
        <w:t>cost-benefit analysis</w:t>
      </w:r>
      <w:r w:rsidR="00A33194">
        <w:rPr>
          <w:rFonts w:eastAsia="Arial" w:cs="Arial"/>
        </w:rPr>
        <w:t xml:space="preserve">, producing </w:t>
      </w:r>
      <w:r w:rsidR="00E772A1">
        <w:rPr>
          <w:rFonts w:eastAsia="Arial" w:cs="Arial"/>
        </w:rPr>
        <w:t>a cost benefit ratio. A</w:t>
      </w:r>
      <w:r w:rsidRPr="004773AE">
        <w:rPr>
          <w:rFonts w:eastAsia="Arial" w:cs="Arial"/>
        </w:rPr>
        <w:t xml:space="preserve">ll elements of the evaluation will be reported on </w:t>
      </w:r>
      <w:r w:rsidR="00E772A1">
        <w:rPr>
          <w:rFonts w:eastAsia="Arial" w:cs="Arial"/>
        </w:rPr>
        <w:t xml:space="preserve">in </w:t>
      </w:r>
      <w:r w:rsidRPr="004773AE">
        <w:rPr>
          <w:rFonts w:eastAsia="Arial" w:cs="Arial"/>
        </w:rPr>
        <w:t>202</w:t>
      </w:r>
      <w:r w:rsidR="008C323A">
        <w:rPr>
          <w:rFonts w:eastAsia="Arial" w:cs="Arial"/>
        </w:rPr>
        <w:t>9</w:t>
      </w:r>
      <w:r w:rsidRPr="004773AE">
        <w:rPr>
          <w:rFonts w:eastAsia="Arial" w:cs="Arial"/>
        </w:rPr>
        <w:t xml:space="preserve">.  </w:t>
      </w:r>
    </w:p>
    <w:p w:rsidRPr="00451F33" w:rsidR="00554C21" w:rsidP="00554C21" w:rsidRDefault="00554C21" w14:paraId="7B8D1FC0" w14:textId="77777777">
      <w:pPr>
        <w:pStyle w:val="Heading3"/>
        <w:rPr>
          <w:b w:val="0"/>
          <w:bCs w:val="0"/>
        </w:rPr>
      </w:pPr>
      <w:r w:rsidRPr="00451F33">
        <w:t>External influencing factors</w:t>
      </w:r>
    </w:p>
    <w:p w:rsidRPr="00451F33" w:rsidR="00554C21" w:rsidP="00554C21" w:rsidRDefault="00554C21" w14:paraId="700813D0" w14:textId="5A9A12E2">
      <w:pPr>
        <w:jc w:val="both"/>
        <w:rPr>
          <w:rFonts w:cs="Arial"/>
        </w:rPr>
      </w:pPr>
      <w:r w:rsidRPr="00451F33">
        <w:rPr>
          <w:rFonts w:cs="Arial"/>
        </w:rPr>
        <w:t xml:space="preserve">The context within which </w:t>
      </w:r>
      <w:r w:rsidR="00E76462">
        <w:rPr>
          <w:rFonts w:cs="Arial"/>
        </w:rPr>
        <w:t>Simpler Recycling</w:t>
      </w:r>
      <w:r w:rsidRPr="00451F33" w:rsidR="00E76462">
        <w:rPr>
          <w:rFonts w:cs="Arial"/>
        </w:rPr>
        <w:t xml:space="preserve"> </w:t>
      </w:r>
      <w:r w:rsidRPr="00451F33">
        <w:rPr>
          <w:rFonts w:cs="Arial"/>
        </w:rPr>
        <w:t xml:space="preserve">will be implemented is extremely complex, with many interacting parts, policies and actors. The complexity supplement to the Magenta Book is helpful in this respect and will be the basis of evaluation commissioning. </w:t>
      </w:r>
    </w:p>
    <w:p w:rsidRPr="00451F33" w:rsidR="00554C21" w:rsidP="00554C21" w:rsidRDefault="00554C21" w14:paraId="00ED1790" w14:textId="77777777">
      <w:pPr>
        <w:jc w:val="both"/>
        <w:rPr>
          <w:rFonts w:cs="Arial"/>
        </w:rPr>
      </w:pPr>
    </w:p>
    <w:p w:rsidRPr="00451F33" w:rsidR="00554C21" w:rsidP="00554C21" w:rsidRDefault="00554C21" w14:paraId="22ADB2AD" w14:textId="77777777">
      <w:pPr>
        <w:jc w:val="both"/>
        <w:rPr>
          <w:rFonts w:cs="Arial"/>
        </w:rPr>
      </w:pPr>
      <w:r w:rsidRPr="00451F33">
        <w:rPr>
          <w:rFonts w:cs="Arial"/>
        </w:rPr>
        <w:t xml:space="preserve">We will ensure that evaluation takes account not only of our own activities but also those of other actors. Similarly, we will ensure that we look for unintended outcomes as well as intended outcomes, and that we assess both benefits and disbenefits, as whether an outcome is felt as a ‘good’ or ‘bad’ thing depends on who is affected, how and when. </w:t>
      </w:r>
    </w:p>
    <w:p w:rsidRPr="00451F33" w:rsidR="00554C21" w:rsidP="00554C21" w:rsidRDefault="00554C21" w14:paraId="7CAC55A3" w14:textId="77777777">
      <w:pPr>
        <w:pStyle w:val="Heading3"/>
        <w:rPr>
          <w:b w:val="0"/>
          <w:bCs w:val="0"/>
        </w:rPr>
      </w:pPr>
      <w:r w:rsidRPr="00451F33">
        <w:t xml:space="preserve">Early indications </w:t>
      </w:r>
      <w:r w:rsidRPr="003F154D">
        <w:t>that policies are not working as intended</w:t>
      </w:r>
    </w:p>
    <w:p w:rsidRPr="00451F33" w:rsidR="00554C21" w:rsidP="00554C21" w:rsidRDefault="00554C21" w14:paraId="7A5E3BCB" w14:textId="63D344DC">
      <w:pPr>
        <w:jc w:val="both"/>
        <w:rPr>
          <w:rFonts w:cs="Arial"/>
        </w:rPr>
      </w:pPr>
      <w:r w:rsidRPr="00451F33">
        <w:rPr>
          <w:rFonts w:cs="Arial"/>
        </w:rPr>
        <w:t xml:space="preserve">The process evaluation will be carried out in parallel to policy implementation, to help us understand what is and is not working, get feedback from stakeholders and make corrections to design, implementation and regulation if needed. It will provide evidence to defend </w:t>
      </w:r>
      <w:r w:rsidR="00366BA6">
        <w:rPr>
          <w:rFonts w:cs="Arial"/>
        </w:rPr>
        <w:t>Simpler Recycling</w:t>
      </w:r>
      <w:r w:rsidRPr="00451F33" w:rsidR="00366BA6">
        <w:rPr>
          <w:rFonts w:cs="Arial"/>
        </w:rPr>
        <w:t xml:space="preserve"> </w:t>
      </w:r>
      <w:r w:rsidRPr="00451F33">
        <w:rPr>
          <w:rFonts w:cs="Arial"/>
        </w:rPr>
        <w:t>in the face of unjustified external criticism, but also enable us to quickly stop policies which are not working as intended, or which may be causing hardship.</w:t>
      </w:r>
    </w:p>
    <w:p w:rsidRPr="00451F33" w:rsidR="00554C21" w:rsidP="00554C21" w:rsidRDefault="00554C21" w14:paraId="0C28E0CC" w14:textId="77777777">
      <w:pPr>
        <w:pStyle w:val="Heading3"/>
        <w:rPr>
          <w:b w:val="0"/>
          <w:bCs w:val="0"/>
        </w:rPr>
      </w:pPr>
      <w:r w:rsidRPr="00451F33">
        <w:t>Performance evaluation</w:t>
      </w:r>
    </w:p>
    <w:p w:rsidRPr="00451F33" w:rsidR="00554C21" w:rsidP="00554C21" w:rsidRDefault="00554C21" w14:paraId="1744A3F1" w14:textId="2659F594">
      <w:pPr>
        <w:jc w:val="both"/>
        <w:rPr>
          <w:rFonts w:cs="Arial"/>
        </w:rPr>
      </w:pPr>
      <w:r w:rsidRPr="00451F33">
        <w:rPr>
          <w:rFonts w:cs="Arial"/>
        </w:rPr>
        <w:t xml:space="preserve">The impact evaluation will enable us to make a formal assessment of policy performance compared with expectations. We </w:t>
      </w:r>
      <w:r w:rsidR="00E3226C">
        <w:rPr>
          <w:rFonts w:cs="Arial"/>
        </w:rPr>
        <w:t>will use process tracing as the main methodology for</w:t>
      </w:r>
      <w:r w:rsidRPr="00451F33">
        <w:rPr>
          <w:rFonts w:cs="Arial"/>
        </w:rPr>
        <w:t xml:space="preserve"> </w:t>
      </w:r>
      <w:r w:rsidR="00E3226C">
        <w:rPr>
          <w:rFonts w:cs="Arial"/>
        </w:rPr>
        <w:t>assessing</w:t>
      </w:r>
      <w:r w:rsidRPr="00451F33">
        <w:rPr>
          <w:rFonts w:cs="Arial"/>
        </w:rPr>
        <w:t xml:space="preserve"> attribution, </w:t>
      </w:r>
      <w:r w:rsidR="00E3226C">
        <w:rPr>
          <w:rFonts w:cs="Arial"/>
        </w:rPr>
        <w:t xml:space="preserve">aiming to disentangle </w:t>
      </w:r>
      <w:r w:rsidRPr="00451F33">
        <w:rPr>
          <w:rFonts w:cs="Arial"/>
        </w:rPr>
        <w:t xml:space="preserve">the impact of </w:t>
      </w:r>
      <w:r w:rsidR="000316C0">
        <w:rPr>
          <w:rFonts w:cs="Arial"/>
        </w:rPr>
        <w:t>Simpler Recycling</w:t>
      </w:r>
      <w:r w:rsidRPr="00451F33" w:rsidR="000316C0">
        <w:rPr>
          <w:rFonts w:cs="Arial"/>
        </w:rPr>
        <w:t xml:space="preserve"> </w:t>
      </w:r>
      <w:r w:rsidRPr="00451F33">
        <w:rPr>
          <w:rFonts w:cs="Arial"/>
        </w:rPr>
        <w:t xml:space="preserve">as distinct from other factors while recognising the system interactions that mean it is rarely the case that a single policy leads to a single outcome. </w:t>
      </w:r>
    </w:p>
    <w:p w:rsidRPr="00451F33" w:rsidR="00554C21" w:rsidP="00554C21" w:rsidRDefault="00554C21" w14:paraId="3F520002" w14:textId="77777777">
      <w:pPr>
        <w:jc w:val="both"/>
        <w:rPr>
          <w:rFonts w:cs="Arial"/>
        </w:rPr>
      </w:pPr>
    </w:p>
    <w:p w:rsidR="00554C21" w:rsidP="000B7373" w:rsidRDefault="00554C21" w14:paraId="25F4C312" w14:textId="62EB61D5">
      <w:pPr>
        <w:jc w:val="both"/>
        <w:rPr>
          <w:rFonts w:cs="Arial"/>
        </w:rPr>
      </w:pPr>
      <w:r w:rsidRPr="00451F33">
        <w:rPr>
          <w:rFonts w:cs="Arial"/>
        </w:rPr>
        <w:t xml:space="preserve">The impact evaluation will gather quantitative and qualitative evidence about the difference </w:t>
      </w:r>
      <w:r w:rsidR="00140C28">
        <w:rPr>
          <w:rFonts w:cs="Arial"/>
        </w:rPr>
        <w:t>Simpler Recycling</w:t>
      </w:r>
      <w:r w:rsidRPr="00451F33" w:rsidR="00140C28">
        <w:rPr>
          <w:rFonts w:cs="Arial"/>
        </w:rPr>
        <w:t xml:space="preserve"> </w:t>
      </w:r>
      <w:r w:rsidRPr="00451F33">
        <w:rPr>
          <w:rFonts w:cs="Arial"/>
        </w:rPr>
        <w:t>is making, which aspects are working, which are not working so well, and recommendations for future improvements. Following from this, we will be able to use the data to estimate cost-benefits and to satisfy any commitments we have made to carry out formal reviews.</w:t>
      </w:r>
    </w:p>
    <w:p w:rsidRPr="000B7373" w:rsidR="003F154D" w:rsidP="000B7373" w:rsidRDefault="003F154D" w14:paraId="666AF165" w14:textId="77777777">
      <w:pPr>
        <w:jc w:val="both"/>
        <w:rPr>
          <w:rFonts w:cs="Arial"/>
        </w:rPr>
      </w:pPr>
    </w:p>
    <w:p w:rsidR="009257A1" w:rsidRDefault="009257A1" w14:paraId="261AE1E4" w14:textId="77777777">
      <w:pPr>
        <w:rPr>
          <w:rFonts w:ascii="Arial Bold" w:hAnsi="Arial Bold" w:cs="Arial"/>
          <w:bCs/>
          <w:spacing w:val="-4"/>
          <w:kern w:val="32"/>
          <w:sz w:val="32"/>
          <w:szCs w:val="32"/>
        </w:rPr>
      </w:pPr>
      <w:r>
        <w:rPr>
          <w:b/>
        </w:rPr>
        <w:br w:type="page"/>
      </w:r>
    </w:p>
    <w:p w:rsidRPr="003F154D" w:rsidR="00554C21" w:rsidP="00554C21" w:rsidRDefault="00554C21" w14:paraId="39EC560B" w14:textId="0238144B">
      <w:pPr>
        <w:pStyle w:val="Heading1"/>
        <w:rPr>
          <w:bCs w:val="0"/>
        </w:rPr>
      </w:pPr>
      <w:r w:rsidRPr="003F154D">
        <w:rPr>
          <w:b w:val="0"/>
        </w:rPr>
        <w:t xml:space="preserve">Annex A: Non-monetised costs and benefits </w:t>
      </w:r>
      <w:r w:rsidR="00472B68">
        <w:rPr>
          <w:b w:val="0"/>
        </w:rPr>
        <w:t>and wider IA assessments</w:t>
      </w:r>
    </w:p>
    <w:p w:rsidRPr="00451F33" w:rsidR="00554C21" w:rsidP="00554C21" w:rsidRDefault="00554C21" w14:paraId="3AADA8EE" w14:textId="7382C900">
      <w:pPr>
        <w:pStyle w:val="Heading3"/>
        <w:rPr>
          <w:rFonts w:eastAsia="Calibri"/>
          <w:b w:val="0"/>
          <w:bCs w:val="0"/>
        </w:rPr>
      </w:pPr>
      <w:bookmarkStart w:name="_Hlk93418303" w:id="121"/>
      <w:r w:rsidRPr="00451F33">
        <w:rPr>
          <w:rFonts w:eastAsia="Calibri"/>
        </w:rPr>
        <w:t>Familiarisation a</w:t>
      </w:r>
      <w:r w:rsidRPr="008E7277">
        <w:rPr>
          <w:rFonts w:eastAsia="Calibri"/>
        </w:rPr>
        <w:t>nd inconvenience costs to households</w:t>
      </w:r>
      <w:r w:rsidRPr="00451F33">
        <w:rPr>
          <w:rFonts w:eastAsia="Calibri"/>
          <w:b w:val="0"/>
          <w:bCs w:val="0"/>
        </w:rPr>
        <w:t xml:space="preserve"> </w:t>
      </w:r>
    </w:p>
    <w:bookmarkEnd w:id="121"/>
    <w:p w:rsidRPr="00451F33" w:rsidR="00554C21" w:rsidP="00554C21" w:rsidRDefault="2103847F" w14:paraId="3336907F" w14:textId="7075EAD7">
      <w:pPr>
        <w:spacing w:after="160" w:line="259" w:lineRule="auto"/>
        <w:jc w:val="both"/>
        <w:rPr>
          <w:rFonts w:eastAsia="Calibri" w:cs="Arial"/>
        </w:rPr>
      </w:pPr>
      <w:r w:rsidRPr="00451F33">
        <w:rPr>
          <w:rFonts w:eastAsia="Calibri" w:cs="Arial"/>
        </w:rPr>
        <w:t xml:space="preserve">The scope of household familiarisation costs would be constrained to households taking time to read and understand the new required way to dispose of their waste as set out in the </w:t>
      </w:r>
      <w:r w:rsidR="0037322C">
        <w:rPr>
          <w:rFonts w:eastAsia="Calibri" w:cs="Arial"/>
        </w:rPr>
        <w:t>Simpler Recycling</w:t>
      </w:r>
      <w:r w:rsidRPr="00451F33">
        <w:rPr>
          <w:rFonts w:eastAsia="Calibri" w:cs="Arial"/>
        </w:rPr>
        <w:t xml:space="preserve"> reform</w:t>
      </w:r>
      <w:r w:rsidR="001533FF">
        <w:rPr>
          <w:rFonts w:eastAsia="Calibri" w:cs="Arial"/>
        </w:rPr>
        <w:t>s</w:t>
      </w:r>
      <w:r w:rsidRPr="00451F33">
        <w:rPr>
          <w:rFonts w:eastAsia="Calibri" w:cs="Arial"/>
        </w:rPr>
        <w:t xml:space="preserve">. This would entail households reading the materials distributed by </w:t>
      </w:r>
      <w:r w:rsidR="00D97548">
        <w:rPr>
          <w:rFonts w:eastAsia="Calibri" w:cs="Arial"/>
        </w:rPr>
        <w:t>local auth</w:t>
      </w:r>
      <w:r w:rsidRPr="00451F33">
        <w:rPr>
          <w:rFonts w:eastAsia="Calibri" w:cs="Arial"/>
        </w:rPr>
        <w:t>orities and understanding the requirement to further separate materials. A public consultation related to household and business recycling in England did not return significant concerns over potential familiarisation and sorting costs to households to further separate their recycling waste. The question “Do you have any comments and/or evidence on familiarisation costs (e.g.</w:t>
      </w:r>
      <w:r w:rsidR="36272891">
        <w:rPr>
          <w:rFonts w:eastAsia="Calibri" w:cs="Arial"/>
        </w:rPr>
        <w:t>,</w:t>
      </w:r>
      <w:r w:rsidRPr="00451F33">
        <w:rPr>
          <w:rFonts w:eastAsia="Calibri" w:cs="Arial"/>
        </w:rPr>
        <w:t xml:space="preserve"> FTE time spent on understanding and implementing new requirements) and ongoing costs (e.g.</w:t>
      </w:r>
      <w:r w:rsidR="36272891">
        <w:rPr>
          <w:rFonts w:eastAsia="Calibri" w:cs="Arial"/>
        </w:rPr>
        <w:t>,</w:t>
      </w:r>
      <w:r w:rsidRPr="00451F33">
        <w:rPr>
          <w:rFonts w:eastAsia="Calibri" w:cs="Arial"/>
        </w:rPr>
        <w:t xml:space="preserve"> sorting costs) to households and businesses?” was asked. The group which contained households did not have any comments or evidence regarding familiarisation costs, or concerns about too many recycling streams</w:t>
      </w:r>
      <w:r w:rsidRPr="00451F33" w:rsidR="00554C21">
        <w:rPr>
          <w:rFonts w:eastAsia="Calibri" w:cs="Arial"/>
          <w:vertAlign w:val="superscript"/>
        </w:rPr>
        <w:footnoteReference w:id="303"/>
      </w:r>
      <w:r w:rsidRPr="00451F33">
        <w:rPr>
          <w:rFonts w:eastAsia="Calibri" w:cs="Arial"/>
        </w:rPr>
        <w:t>.</w:t>
      </w:r>
    </w:p>
    <w:p w:rsidRPr="00F8493E" w:rsidR="00554C21" w:rsidP="00554C21" w:rsidRDefault="2103847F" w14:paraId="4F523067" w14:textId="191100E8">
      <w:pPr>
        <w:spacing w:after="160" w:line="259" w:lineRule="auto"/>
        <w:jc w:val="both"/>
        <w:rPr>
          <w:rFonts w:eastAsia="Calibri" w:cs="Arial"/>
        </w:rPr>
      </w:pPr>
      <w:r w:rsidRPr="00451F33">
        <w:rPr>
          <w:rFonts w:eastAsia="Calibri" w:cs="Arial"/>
        </w:rPr>
        <w:t xml:space="preserve">We expect low household familiarisation costs due to existing communications between </w:t>
      </w:r>
      <w:r w:rsidR="00D97548">
        <w:rPr>
          <w:rFonts w:eastAsia="Calibri" w:cs="Arial"/>
        </w:rPr>
        <w:t>local auth</w:t>
      </w:r>
      <w:r w:rsidRPr="00451F33">
        <w:rPr>
          <w:rFonts w:eastAsia="Calibri" w:cs="Arial"/>
        </w:rPr>
        <w:t>orities and households.</w:t>
      </w:r>
      <w:r w:rsidR="35D920BA">
        <w:rPr>
          <w:rFonts w:eastAsia="Calibri" w:cs="Arial"/>
        </w:rPr>
        <w:t xml:space="preserve"> Therefore, these costs are not monetised in this impact assessment.</w:t>
      </w:r>
      <w:r w:rsidRPr="00451F33">
        <w:rPr>
          <w:rFonts w:eastAsia="Calibri" w:cs="Arial"/>
        </w:rPr>
        <w:t xml:space="preserve"> Currently, </w:t>
      </w:r>
      <w:r w:rsidR="00D97548">
        <w:rPr>
          <w:rFonts w:eastAsia="Calibri" w:cs="Arial"/>
        </w:rPr>
        <w:t>local auth</w:t>
      </w:r>
      <w:r w:rsidRPr="00451F33">
        <w:rPr>
          <w:rFonts w:eastAsia="Calibri" w:cs="Arial"/>
        </w:rPr>
        <w:t>orities communicate with households on residual and recyclable waste collections by providing physical leaflets and hosting information online</w:t>
      </w:r>
      <w:r w:rsidRPr="00F8493E" w:rsidR="00554C21">
        <w:rPr>
          <w:rFonts w:eastAsia="Calibri" w:cs="Arial"/>
          <w:vertAlign w:val="superscript"/>
        </w:rPr>
        <w:footnoteReference w:id="304"/>
      </w:r>
      <w:r w:rsidRPr="00F8493E">
        <w:rPr>
          <w:rFonts w:eastAsia="Calibri" w:cs="Arial"/>
        </w:rPr>
        <w:t>. This means that households can check what type of bin will be collected on the collection day, and which bin specific material types should be placed in. In a recent recycling tracking survey published by WRAP, 60% of respondents from a total of 4,729 UK adults aged 18+ reported that they had received information from the council about waste and recycling collections, e.g.</w:t>
      </w:r>
      <w:r>
        <w:rPr>
          <w:rFonts w:eastAsia="Calibri" w:cs="Arial"/>
        </w:rPr>
        <w:t>,</w:t>
      </w:r>
      <w:r w:rsidRPr="00F8493E">
        <w:rPr>
          <w:rFonts w:eastAsia="Calibri" w:cs="Arial"/>
        </w:rPr>
        <w:t xml:space="preserve"> leaflet/calendar with a further 52% of respondents answering that they had searched for information about waste and recycling online or by phone</w:t>
      </w:r>
      <w:r w:rsidRPr="00F8493E" w:rsidR="00554C21">
        <w:rPr>
          <w:rFonts w:eastAsia="Calibri" w:cs="Arial"/>
          <w:vertAlign w:val="superscript"/>
        </w:rPr>
        <w:footnoteReference w:id="305"/>
      </w:r>
      <w:r w:rsidRPr="00F8493E">
        <w:rPr>
          <w:rFonts w:eastAsia="Calibri" w:cs="Arial"/>
        </w:rPr>
        <w:t xml:space="preserve">. Information on </w:t>
      </w:r>
      <w:r w:rsidR="00D50036">
        <w:rPr>
          <w:rFonts w:eastAsia="Calibri" w:cs="Arial"/>
        </w:rPr>
        <w:t>Simpler Recycling</w:t>
      </w:r>
      <w:r w:rsidRPr="00F8493E">
        <w:rPr>
          <w:rFonts w:eastAsia="Calibri" w:cs="Arial"/>
        </w:rPr>
        <w:t xml:space="preserve"> is very likely to use the same method and style of communication between </w:t>
      </w:r>
      <w:r w:rsidR="00D97548">
        <w:rPr>
          <w:rFonts w:eastAsia="Calibri" w:cs="Arial"/>
        </w:rPr>
        <w:t>local auth</w:t>
      </w:r>
      <w:r w:rsidRPr="00F8493E">
        <w:rPr>
          <w:rFonts w:eastAsia="Calibri" w:cs="Arial"/>
        </w:rPr>
        <w:t xml:space="preserve">orities and households by only adding additional information on what and how </w:t>
      </w:r>
      <w:r w:rsidR="0064772B">
        <w:rPr>
          <w:rFonts w:eastAsia="Calibri" w:cs="Arial"/>
        </w:rPr>
        <w:t>materials</w:t>
      </w:r>
      <w:r w:rsidRPr="00F8493E" w:rsidR="0064772B">
        <w:rPr>
          <w:rFonts w:eastAsia="Calibri" w:cs="Arial"/>
        </w:rPr>
        <w:t xml:space="preserve"> </w:t>
      </w:r>
      <w:r w:rsidRPr="00F8493E">
        <w:rPr>
          <w:rFonts w:eastAsia="Calibri" w:cs="Arial"/>
        </w:rPr>
        <w:t xml:space="preserve">will be accepted. Respondents in a public consultation estimated familiarisation costs to </w:t>
      </w:r>
      <w:r w:rsidR="00D97548">
        <w:rPr>
          <w:rFonts w:eastAsia="Calibri" w:cs="Arial"/>
        </w:rPr>
        <w:t>local auth</w:t>
      </w:r>
      <w:r w:rsidRPr="00F8493E">
        <w:rPr>
          <w:rFonts w:eastAsia="Calibri" w:cs="Arial"/>
        </w:rPr>
        <w:t>orities “between £2 and £3.50 per household for the necessary communication campaigns”</w:t>
      </w:r>
      <w:r w:rsidRPr="00F8493E" w:rsidR="00554C21">
        <w:rPr>
          <w:rFonts w:eastAsia="Calibri" w:cs="Arial"/>
          <w:vertAlign w:val="superscript"/>
        </w:rPr>
        <w:footnoteReference w:id="306"/>
      </w:r>
      <w:r w:rsidRPr="00F8493E">
        <w:rPr>
          <w:rFonts w:eastAsia="Calibri" w:cs="Arial"/>
        </w:rPr>
        <w:t xml:space="preserve">. These costs are included in our analysis on the costs to </w:t>
      </w:r>
      <w:r w:rsidR="00D97548">
        <w:rPr>
          <w:rFonts w:eastAsia="Calibri" w:cs="Arial"/>
        </w:rPr>
        <w:t>local auth</w:t>
      </w:r>
      <w:r w:rsidRPr="00F8493E">
        <w:rPr>
          <w:rFonts w:eastAsia="Calibri" w:cs="Arial"/>
        </w:rPr>
        <w:t xml:space="preserve">orities. </w:t>
      </w:r>
    </w:p>
    <w:p w:rsidRPr="00F8493E" w:rsidR="00554C21" w:rsidP="00554C21" w:rsidRDefault="2103847F" w14:paraId="1F17B836" w14:textId="3C5C8146">
      <w:pPr>
        <w:spacing w:after="160" w:line="259" w:lineRule="auto"/>
        <w:jc w:val="both"/>
        <w:rPr>
          <w:rFonts w:eastAsia="Calibri" w:cs="Arial"/>
        </w:rPr>
      </w:pPr>
      <w:r w:rsidRPr="00F8493E">
        <w:rPr>
          <w:rFonts w:eastAsia="Calibri" w:cs="Arial"/>
        </w:rPr>
        <w:t xml:space="preserve">Furthermore, current public behaviour already involves separating some recyclable material from residual waste streams. According to WRAP, in 2020/21, 46 </w:t>
      </w:r>
      <w:r w:rsidR="00D97548">
        <w:rPr>
          <w:rFonts w:eastAsia="Calibri" w:cs="Arial"/>
        </w:rPr>
        <w:t>local auth</w:t>
      </w:r>
      <w:r w:rsidRPr="00F8493E">
        <w:rPr>
          <w:rFonts w:eastAsia="Calibri" w:cs="Arial"/>
        </w:rPr>
        <w:t xml:space="preserve">orities operate a form of multi stream collections, with a further 131 </w:t>
      </w:r>
      <w:r w:rsidR="00D97548">
        <w:rPr>
          <w:rFonts w:eastAsia="Calibri" w:cs="Arial"/>
        </w:rPr>
        <w:t>local auth</w:t>
      </w:r>
      <w:r w:rsidRPr="00F8493E">
        <w:rPr>
          <w:rFonts w:eastAsia="Calibri" w:cs="Arial"/>
        </w:rPr>
        <w:t>orities operating a twin stream for dry recycling</w:t>
      </w:r>
      <w:r w:rsidRPr="00F8493E" w:rsidR="00554C21">
        <w:rPr>
          <w:rFonts w:eastAsia="Calibri" w:cs="Arial"/>
          <w:vertAlign w:val="superscript"/>
        </w:rPr>
        <w:footnoteReference w:id="307"/>
      </w:r>
      <w:r w:rsidRPr="00F8493E">
        <w:rPr>
          <w:rFonts w:eastAsia="Calibri" w:cs="Arial"/>
        </w:rPr>
        <w:t xml:space="preserve">. This means that the cost to households to modify their behaviour to </w:t>
      </w:r>
      <w:r w:rsidRPr="00F8493E" w:rsidR="55417C70">
        <w:rPr>
          <w:rFonts w:eastAsia="Calibri" w:cs="Arial"/>
        </w:rPr>
        <w:t xml:space="preserve">align with systems with further separation (by sorting additional materials) </w:t>
      </w:r>
      <w:r w:rsidRPr="00F8493E">
        <w:rPr>
          <w:rFonts w:eastAsia="Calibri" w:cs="Arial"/>
        </w:rPr>
        <w:t xml:space="preserve">will be minimal. There is an increasing public interest in ensuring that </w:t>
      </w:r>
      <w:proofErr w:type="spellStart"/>
      <w:r w:rsidRPr="00F8493E">
        <w:rPr>
          <w:rFonts w:eastAsia="Calibri" w:cs="Arial"/>
        </w:rPr>
        <w:t>recyclate</w:t>
      </w:r>
      <w:proofErr w:type="spellEnd"/>
      <w:r w:rsidRPr="00F8493E">
        <w:rPr>
          <w:rFonts w:eastAsia="Calibri" w:cs="Arial"/>
        </w:rPr>
        <w:t xml:space="preserve"> is properly disposed and reprocessed to protect the environment</w:t>
      </w:r>
      <w:r w:rsidRPr="00F8493E" w:rsidR="00554C21">
        <w:rPr>
          <w:rFonts w:eastAsia="Calibri" w:cs="Arial"/>
          <w:vertAlign w:val="superscript"/>
        </w:rPr>
        <w:footnoteReference w:id="308"/>
      </w:r>
      <w:r w:rsidRPr="00F8493E">
        <w:rPr>
          <w:rFonts w:eastAsia="Calibri" w:cs="Arial"/>
        </w:rPr>
        <w:t>, with 69% of respondents in a WRAP survey published in 2020 stating that “it is the right thing to do”</w:t>
      </w:r>
      <w:r w:rsidRPr="00F8493E" w:rsidR="00554C21">
        <w:rPr>
          <w:rFonts w:eastAsia="Calibri" w:cs="Arial"/>
          <w:vertAlign w:val="superscript"/>
        </w:rPr>
        <w:footnoteReference w:id="309"/>
      </w:r>
      <w:r w:rsidRPr="00F8493E">
        <w:rPr>
          <w:rFonts w:eastAsia="Calibri" w:cs="Arial"/>
        </w:rPr>
        <w:t>. Public interest is further demonstrated by the number of respondents saying they recycle regularly with a response rate around c. 89% (i.e.</w:t>
      </w:r>
      <w:r>
        <w:rPr>
          <w:rFonts w:eastAsia="Calibri" w:cs="Arial"/>
        </w:rPr>
        <w:t>,</w:t>
      </w:r>
      <w:r w:rsidRPr="00F8493E">
        <w:rPr>
          <w:rFonts w:eastAsia="Calibri" w:cs="Arial"/>
        </w:rPr>
        <w:t xml:space="preserve"> a very similar </w:t>
      </w:r>
      <w:r w:rsidRPr="00F8493E">
        <w:rPr>
          <w:rFonts w:eastAsia="Calibri" w:cs="Arial"/>
        </w:rPr>
        <w:t>trend across multiple surveys). Furthermore, 56% of respondents reported recycling more than they were last year</w:t>
      </w:r>
      <w:r w:rsidRPr="00F8493E" w:rsidR="00554C21">
        <w:rPr>
          <w:rFonts w:eastAsia="Calibri" w:cs="Arial"/>
          <w:vertAlign w:val="superscript"/>
        </w:rPr>
        <w:footnoteReference w:id="310"/>
      </w:r>
      <w:r w:rsidRPr="00F8493E">
        <w:rPr>
          <w:rFonts w:eastAsia="Calibri" w:cs="Arial"/>
        </w:rPr>
        <w:t xml:space="preserve">. </w:t>
      </w:r>
    </w:p>
    <w:p w:rsidRPr="00F8493E" w:rsidR="00554C21" w:rsidP="00554C21" w:rsidRDefault="2103847F" w14:paraId="6C02AC75" w14:textId="1A8A21E6">
      <w:pPr>
        <w:spacing w:after="160" w:line="259" w:lineRule="auto"/>
        <w:jc w:val="both"/>
        <w:rPr>
          <w:rFonts w:eastAsia="Calibri" w:cs="Arial"/>
        </w:rPr>
      </w:pPr>
      <w:r w:rsidRPr="00F8493E">
        <w:rPr>
          <w:rFonts w:eastAsia="Calibri" w:cs="Arial"/>
        </w:rPr>
        <w:t xml:space="preserve">Sorting materials will be made easier by the implementation of standardised recycling labels as laid out in the </w:t>
      </w:r>
      <w:r w:rsidR="007674AF">
        <w:rPr>
          <w:rFonts w:eastAsia="Calibri" w:cs="Arial"/>
        </w:rPr>
        <w:t>proposal for</w:t>
      </w:r>
      <w:r w:rsidRPr="00F8493E">
        <w:rPr>
          <w:rFonts w:eastAsia="Calibri" w:cs="Arial"/>
        </w:rPr>
        <w:t xml:space="preserve"> </w:t>
      </w:r>
      <w:proofErr w:type="spellStart"/>
      <w:r w:rsidR="009840D8">
        <w:rPr>
          <w:rFonts w:eastAsia="Calibri" w:cs="Arial"/>
        </w:rPr>
        <w:t>p</w:t>
      </w:r>
      <w:r w:rsidRPr="00377C70">
        <w:rPr>
          <w:rFonts w:eastAsia="Calibri" w:cs="Arial"/>
        </w:rPr>
        <w:t>EPR</w:t>
      </w:r>
      <w:proofErr w:type="spellEnd"/>
      <w:r w:rsidRPr="00377C70">
        <w:rPr>
          <w:rFonts w:eastAsia="Calibri" w:cs="Arial"/>
        </w:rPr>
        <w:t xml:space="preserve"> policy</w:t>
      </w:r>
      <w:r w:rsidRPr="00E8425C" w:rsidR="00554C21">
        <w:rPr>
          <w:rFonts w:eastAsia="Calibri" w:cs="Arial"/>
          <w:vertAlign w:val="superscript"/>
        </w:rPr>
        <w:footnoteReference w:id="311"/>
      </w:r>
      <w:r w:rsidRPr="00E8425C">
        <w:rPr>
          <w:rFonts w:eastAsia="Calibri" w:cs="Arial"/>
        </w:rPr>
        <w:t>.</w:t>
      </w:r>
      <w:r w:rsidRPr="00F8493E">
        <w:rPr>
          <w:rFonts w:eastAsia="Calibri" w:cs="Arial"/>
        </w:rPr>
        <w:t xml:space="preserve"> Mandatory </w:t>
      </w:r>
      <w:r w:rsidR="00F24C0E">
        <w:rPr>
          <w:rFonts w:eastAsia="Calibri" w:cs="Arial"/>
        </w:rPr>
        <w:t>recycl</w:t>
      </w:r>
      <w:r w:rsidR="00A11BC9">
        <w:rPr>
          <w:rFonts w:eastAsia="Calibri" w:cs="Arial"/>
        </w:rPr>
        <w:t>ability</w:t>
      </w:r>
      <w:r w:rsidRPr="00F8493E">
        <w:rPr>
          <w:rFonts w:eastAsia="Calibri" w:cs="Arial"/>
        </w:rPr>
        <w:t xml:space="preserve"> labelling on all packaging will indicate if packaging is recyclable or not. This will in turn facilitate consumers participating in recycling packaging. Additionally, when respondents were asked to rate their recycling and waste collection on a scale from 0-10, clarity on which items should and should not be included in their recycling collection was a larger issue than the number of separate containers needed to sort recycling into for collection</w:t>
      </w:r>
      <w:r w:rsidRPr="00F8493E" w:rsidR="00554C21">
        <w:rPr>
          <w:rFonts w:eastAsia="Calibri" w:cs="Arial"/>
          <w:vertAlign w:val="superscript"/>
        </w:rPr>
        <w:footnoteReference w:id="312"/>
      </w:r>
      <w:r w:rsidRPr="00F8493E">
        <w:rPr>
          <w:rFonts w:eastAsia="Calibri" w:cs="Arial"/>
        </w:rPr>
        <w:t>. This suggests that households are already sorting their recycling, and that the lack of clear guidance on where certain materials should go</w:t>
      </w:r>
      <w:r w:rsidR="71556A19">
        <w:rPr>
          <w:rFonts w:eastAsia="Calibri" w:cs="Arial"/>
        </w:rPr>
        <w:t xml:space="preserve"> is a bigger problem to households</w:t>
      </w:r>
      <w:r w:rsidRPr="00F8493E">
        <w:rPr>
          <w:rFonts w:eastAsia="Calibri" w:cs="Arial"/>
        </w:rPr>
        <w:t xml:space="preserve">. Proposed consistency changes in collections, in conjunction with </w:t>
      </w:r>
      <w:proofErr w:type="spellStart"/>
      <w:r w:rsidR="00631406">
        <w:rPr>
          <w:rFonts w:eastAsia="Calibri" w:cs="Arial"/>
        </w:rPr>
        <w:t>p</w:t>
      </w:r>
      <w:r w:rsidRPr="00F8493E">
        <w:rPr>
          <w:rFonts w:eastAsia="Calibri" w:cs="Arial"/>
        </w:rPr>
        <w:t>EPR</w:t>
      </w:r>
      <w:proofErr w:type="spellEnd"/>
      <w:r w:rsidRPr="00F8493E">
        <w:rPr>
          <w:rFonts w:eastAsia="Calibri" w:cs="Arial"/>
        </w:rPr>
        <w:t xml:space="preserve"> should make it easier for households to sort their material into the </w:t>
      </w:r>
      <w:r w:rsidR="0060618C">
        <w:rPr>
          <w:rFonts w:eastAsia="Calibri" w:cs="Arial"/>
        </w:rPr>
        <w:t>recycling</w:t>
      </w:r>
      <w:r w:rsidRPr="00F8493E" w:rsidR="0060618C">
        <w:rPr>
          <w:rFonts w:eastAsia="Calibri" w:cs="Arial"/>
        </w:rPr>
        <w:t xml:space="preserve"> </w:t>
      </w:r>
      <w:r w:rsidRPr="00F8493E">
        <w:rPr>
          <w:rFonts w:eastAsia="Calibri" w:cs="Arial"/>
        </w:rPr>
        <w:t>bins. As such, we expect any additional sorting costs to households to be minimal</w:t>
      </w:r>
      <w:r w:rsidR="2E54290E">
        <w:rPr>
          <w:rFonts w:eastAsia="Calibri" w:cs="Arial"/>
        </w:rPr>
        <w:t>.</w:t>
      </w:r>
    </w:p>
    <w:p w:rsidR="001A5CAF" w:rsidP="001A5CAF" w:rsidRDefault="2103847F" w14:paraId="4BD09D9B" w14:textId="4832AC2A">
      <w:pPr>
        <w:spacing w:after="160" w:line="259" w:lineRule="auto"/>
        <w:jc w:val="both"/>
        <w:rPr>
          <w:rFonts w:eastAsia="Calibri" w:cs="Arial"/>
        </w:rPr>
      </w:pPr>
      <w:r w:rsidRPr="00F8493E">
        <w:rPr>
          <w:rFonts w:eastAsia="Calibri" w:cs="Arial"/>
        </w:rPr>
        <w:t>Furthermore, as containers will be provided to households, we do not expect there to be any significant costs in adopting the new collections system.</w:t>
      </w:r>
      <w:r w:rsidR="21AB6198">
        <w:rPr>
          <w:rFonts w:eastAsia="Calibri" w:cs="Arial"/>
        </w:rPr>
        <w:t xml:space="preserve"> In our recent public consultation, stakeholders were asked whether certain materials could be co-collected or not. Respondents with concerns focussed on the fact that “households may lack space to accommodate multiple containers”</w:t>
      </w:r>
      <w:r w:rsidR="00E16E09">
        <w:rPr>
          <w:rStyle w:val="FootnoteReference"/>
          <w:rFonts w:eastAsia="Calibri"/>
        </w:rPr>
        <w:footnoteReference w:id="313"/>
      </w:r>
      <w:r w:rsidR="5C425EA6">
        <w:rPr>
          <w:rFonts w:eastAsia="Calibri" w:cs="Arial"/>
        </w:rPr>
        <w:t xml:space="preserve"> </w:t>
      </w:r>
      <w:r w:rsidR="21AB6198">
        <w:rPr>
          <w:rFonts w:eastAsia="Calibri" w:cs="Arial"/>
        </w:rPr>
        <w:t>for separated waste collection</w:t>
      </w:r>
      <w:r w:rsidR="1B86008D">
        <w:rPr>
          <w:rFonts w:eastAsia="Calibri" w:cs="Arial"/>
        </w:rPr>
        <w:t>s</w:t>
      </w:r>
      <w:r w:rsidR="21AB6198">
        <w:rPr>
          <w:rFonts w:eastAsia="Calibri" w:cs="Arial"/>
        </w:rPr>
        <w:t xml:space="preserve">. </w:t>
      </w:r>
      <w:r w:rsidR="18A00C68">
        <w:rPr>
          <w:rFonts w:eastAsia="Calibri" w:cs="Arial"/>
        </w:rPr>
        <w:t>However, s</w:t>
      </w:r>
      <w:r w:rsidR="21AB6198">
        <w:rPr>
          <w:rFonts w:eastAsia="Calibri" w:cs="Arial"/>
        </w:rPr>
        <w:t>takeholders did not raise any concerns with households facing difficulty in having to source new bins</w:t>
      </w:r>
      <w:r w:rsidR="18A00C68">
        <w:rPr>
          <w:rFonts w:eastAsia="Calibri" w:cs="Arial"/>
        </w:rPr>
        <w:t>/containers</w:t>
      </w:r>
      <w:r w:rsidR="21AB6198">
        <w:rPr>
          <w:rFonts w:eastAsia="Calibri" w:cs="Arial"/>
        </w:rPr>
        <w:t>.</w:t>
      </w:r>
      <w:r w:rsidR="00C74C9D">
        <w:rPr>
          <w:rFonts w:eastAsia="Calibri" w:cs="Arial"/>
        </w:rPr>
        <w:t xml:space="preserve"> </w:t>
      </w:r>
      <w:r w:rsidRPr="008879E3" w:rsidR="7C8A13F0">
        <w:rPr>
          <w:rFonts w:eastAsia="Calibri" w:cs="Arial"/>
        </w:rPr>
        <w:t xml:space="preserve">Our analysis, for example, </w:t>
      </w:r>
      <w:r w:rsidR="00ED1629">
        <w:rPr>
          <w:rFonts w:eastAsia="Calibri" w:cs="Arial"/>
        </w:rPr>
        <w:t xml:space="preserve">assumes </w:t>
      </w:r>
      <w:r w:rsidR="1B86008D">
        <w:rPr>
          <w:rFonts w:eastAsia="Calibri" w:cs="Arial"/>
        </w:rPr>
        <w:t xml:space="preserve">that </w:t>
      </w:r>
      <w:r w:rsidR="00D97548">
        <w:rPr>
          <w:rFonts w:eastAsia="Calibri"/>
        </w:rPr>
        <w:t>local auth</w:t>
      </w:r>
      <w:r w:rsidRPr="00101E72" w:rsidR="1B86008D">
        <w:rPr>
          <w:rFonts w:eastAsia="Calibri"/>
        </w:rPr>
        <w:t xml:space="preserve">orities continue to collect dry recyclables from </w:t>
      </w:r>
      <w:r w:rsidR="1B86008D">
        <w:rPr>
          <w:rFonts w:eastAsia="Calibri"/>
        </w:rPr>
        <w:t xml:space="preserve">high-rise </w:t>
      </w:r>
      <w:r w:rsidRPr="00101E72" w:rsidR="1B86008D">
        <w:rPr>
          <w:rFonts w:eastAsia="Calibri"/>
        </w:rPr>
        <w:t xml:space="preserve">properties under existing </w:t>
      </w:r>
      <w:r w:rsidR="1B86008D">
        <w:rPr>
          <w:rFonts w:eastAsia="Calibri"/>
        </w:rPr>
        <w:t>collection</w:t>
      </w:r>
      <w:r w:rsidRPr="00101E72" w:rsidR="1B86008D">
        <w:rPr>
          <w:rFonts w:eastAsia="Calibri"/>
        </w:rPr>
        <w:t xml:space="preserve"> schemes (i.e., new dry recyclable waste streams are added to the existing schemes</w:t>
      </w:r>
      <w:r w:rsidR="001A5CAF">
        <w:rPr>
          <w:rStyle w:val="FootnoteReference"/>
          <w:rFonts w:eastAsia="Calibri"/>
        </w:rPr>
        <w:footnoteReference w:id="314"/>
      </w:r>
      <w:r w:rsidR="1B86008D">
        <w:rPr>
          <w:rFonts w:eastAsia="Calibri"/>
        </w:rPr>
        <w:t xml:space="preserve"> (</w:t>
      </w:r>
      <w:r w:rsidRPr="7C995945" w:rsidR="0AC5F46D">
        <w:rPr>
          <w:rFonts w:eastAsia="Calibri"/>
        </w:rPr>
        <w:t>e.g.,</w:t>
      </w:r>
      <w:r w:rsidR="1B86008D">
        <w:rPr>
          <w:rFonts w:eastAsia="Calibri"/>
        </w:rPr>
        <w:t xml:space="preserve"> multi-stream, twin-stream or comingled collection)</w:t>
      </w:r>
      <w:r w:rsidRPr="00101E72" w:rsidR="1B86008D">
        <w:rPr>
          <w:rFonts w:eastAsia="Calibri"/>
        </w:rPr>
        <w:t>). This reflects that there are more technical challenges</w:t>
      </w:r>
      <w:r w:rsidR="35D920BA">
        <w:rPr>
          <w:rFonts w:eastAsia="Calibri"/>
        </w:rPr>
        <w:t xml:space="preserve"> (including space)</w:t>
      </w:r>
      <w:r w:rsidRPr="00101E72" w:rsidR="1B86008D">
        <w:rPr>
          <w:rFonts w:eastAsia="Calibri"/>
        </w:rPr>
        <w:t xml:space="preserve"> associated with these properties.</w:t>
      </w:r>
      <w:r w:rsidR="1B86008D">
        <w:rPr>
          <w:rFonts w:eastAsia="Calibri"/>
        </w:rPr>
        <w:t xml:space="preserve"> As such, o</w:t>
      </w:r>
      <w:r w:rsidRPr="00101E72" w:rsidR="1B86008D">
        <w:rPr>
          <w:rFonts w:eastAsia="Calibri"/>
        </w:rPr>
        <w:t xml:space="preserve">ur assumption is that they have already been </w:t>
      </w:r>
      <w:r w:rsidR="1B86008D">
        <w:rPr>
          <w:rFonts w:eastAsia="Calibri"/>
        </w:rPr>
        <w:t>considered as part of existing arrangements</w:t>
      </w:r>
      <w:r w:rsidRPr="00101E72" w:rsidR="1B86008D">
        <w:rPr>
          <w:rFonts w:eastAsia="Calibri"/>
        </w:rPr>
        <w:t>.</w:t>
      </w:r>
      <w:r w:rsidR="1B86008D">
        <w:rPr>
          <w:rFonts w:eastAsia="Calibri"/>
        </w:rPr>
        <w:t xml:space="preserve"> </w:t>
      </w:r>
    </w:p>
    <w:p w:rsidR="004F0A56" w:rsidP="00A677AC" w:rsidRDefault="004F0A56" w14:paraId="4381E052" w14:textId="395489D2">
      <w:pPr>
        <w:pStyle w:val="Heading3"/>
        <w:rPr>
          <w:rFonts w:eastAsia="Calibri"/>
        </w:rPr>
      </w:pPr>
      <w:r>
        <w:rPr>
          <w:rFonts w:eastAsia="Calibri"/>
        </w:rPr>
        <w:t xml:space="preserve">Familiarisation and inconvenience costs to </w:t>
      </w:r>
      <w:r w:rsidR="009C35B7">
        <w:rPr>
          <w:rFonts w:eastAsia="Calibri"/>
        </w:rPr>
        <w:t>the non-household municipal sector</w:t>
      </w:r>
    </w:p>
    <w:p w:rsidR="000F79F7" w:rsidP="00554C21" w:rsidRDefault="0015598A" w14:paraId="1C049310" w14:textId="49C2B0BB">
      <w:pPr>
        <w:spacing w:after="160" w:line="259" w:lineRule="auto"/>
        <w:jc w:val="both"/>
        <w:rPr>
          <w:rFonts w:eastAsia="Calibri" w:cs="Arial"/>
        </w:rPr>
      </w:pPr>
      <w:r>
        <w:rPr>
          <w:rFonts w:eastAsia="Calibri" w:cs="Arial"/>
        </w:rPr>
        <w:t xml:space="preserve">In </w:t>
      </w:r>
      <w:r w:rsidR="006B6E54">
        <w:rPr>
          <w:rFonts w:eastAsia="Calibri" w:cs="Arial"/>
        </w:rPr>
        <w:t>this impact assessment</w:t>
      </w:r>
      <w:r>
        <w:rPr>
          <w:rFonts w:eastAsia="Calibri" w:cs="Arial"/>
        </w:rPr>
        <w:t xml:space="preserve">, we monetised familiarisation costs </w:t>
      </w:r>
      <w:r w:rsidR="000F79F7">
        <w:rPr>
          <w:rFonts w:eastAsia="Calibri" w:cs="Arial"/>
        </w:rPr>
        <w:t xml:space="preserve">and </w:t>
      </w:r>
      <w:r w:rsidR="007C16F1">
        <w:rPr>
          <w:rFonts w:eastAsia="Calibri" w:cs="Arial"/>
        </w:rPr>
        <w:t>waste management</w:t>
      </w:r>
      <w:r w:rsidR="000F79F7">
        <w:rPr>
          <w:rFonts w:eastAsia="Calibri" w:cs="Arial"/>
        </w:rPr>
        <w:t xml:space="preserve"> costs</w:t>
      </w:r>
      <w:r w:rsidR="00FE599A">
        <w:rPr>
          <w:rFonts w:eastAsia="Calibri" w:cs="Arial"/>
        </w:rPr>
        <w:t xml:space="preserve"> for additional recycling</w:t>
      </w:r>
      <w:r w:rsidR="00CF69D9">
        <w:rPr>
          <w:rFonts w:eastAsia="Calibri" w:cs="Arial"/>
        </w:rPr>
        <w:t xml:space="preserve"> </w:t>
      </w:r>
      <w:r w:rsidR="00FE599A">
        <w:rPr>
          <w:rFonts w:eastAsia="Calibri" w:cs="Arial"/>
        </w:rPr>
        <w:t>to</w:t>
      </w:r>
      <w:r w:rsidR="000F79F7">
        <w:rPr>
          <w:rFonts w:eastAsia="Calibri" w:cs="Arial"/>
        </w:rPr>
        <w:t xml:space="preserve"> </w:t>
      </w:r>
      <w:r w:rsidR="006B6E54">
        <w:rPr>
          <w:rFonts w:eastAsia="Calibri" w:cs="Arial"/>
        </w:rPr>
        <w:t>the NHM sector.</w:t>
      </w:r>
      <w:r>
        <w:rPr>
          <w:rFonts w:eastAsia="Calibri" w:cs="Arial"/>
        </w:rPr>
        <w:t xml:space="preserve"> </w:t>
      </w:r>
      <w:r w:rsidR="000F79F7">
        <w:rPr>
          <w:rFonts w:eastAsia="Calibri" w:cs="Arial"/>
        </w:rPr>
        <w:t xml:space="preserve">However, we </w:t>
      </w:r>
      <w:r w:rsidR="00433A95">
        <w:rPr>
          <w:rFonts w:eastAsia="Calibri" w:cs="Arial"/>
        </w:rPr>
        <w:t>did</w:t>
      </w:r>
      <w:r w:rsidR="000F79F7">
        <w:rPr>
          <w:rFonts w:eastAsia="Calibri" w:cs="Arial"/>
        </w:rPr>
        <w:t xml:space="preserve"> not monetise </w:t>
      </w:r>
      <w:r w:rsidR="00D76877">
        <w:rPr>
          <w:rFonts w:eastAsia="Calibri" w:cs="Arial"/>
        </w:rPr>
        <w:t>the time spent by business employees to sort and separate</w:t>
      </w:r>
      <w:r w:rsidR="000F79F7">
        <w:rPr>
          <w:rFonts w:eastAsia="Calibri" w:cs="Arial"/>
        </w:rPr>
        <w:t xml:space="preserve"> waste </w:t>
      </w:r>
      <w:r w:rsidR="00D76877">
        <w:rPr>
          <w:rFonts w:eastAsia="Calibri" w:cs="Arial"/>
        </w:rPr>
        <w:t xml:space="preserve">in </w:t>
      </w:r>
      <w:r w:rsidR="000F79F7">
        <w:rPr>
          <w:rFonts w:eastAsia="Calibri" w:cs="Arial"/>
        </w:rPr>
        <w:t>the NHM sector for the reasons explained below.</w:t>
      </w:r>
    </w:p>
    <w:p w:rsidR="00433A95" w:rsidP="00554C21" w:rsidRDefault="009F7A39" w14:paraId="228A1BC7" w14:textId="1C70E9D9">
      <w:pPr>
        <w:spacing w:after="160" w:line="259" w:lineRule="auto"/>
        <w:jc w:val="both"/>
        <w:rPr>
          <w:rFonts w:eastAsia="Calibri" w:cs="Arial"/>
        </w:rPr>
      </w:pPr>
      <w:r>
        <w:rPr>
          <w:rFonts w:eastAsia="Calibri" w:cs="Arial"/>
        </w:rPr>
        <w:t>O</w:t>
      </w:r>
      <w:r w:rsidR="0015598A">
        <w:rPr>
          <w:rFonts w:eastAsia="Calibri" w:cs="Arial"/>
        </w:rPr>
        <w:t xml:space="preserve">nce the initial familiarisation costs </w:t>
      </w:r>
      <w:r>
        <w:rPr>
          <w:rFonts w:eastAsia="Calibri" w:cs="Arial"/>
        </w:rPr>
        <w:t xml:space="preserve">for workers </w:t>
      </w:r>
      <w:r w:rsidR="0015598A">
        <w:rPr>
          <w:rFonts w:eastAsia="Calibri" w:cs="Arial"/>
        </w:rPr>
        <w:t>have been incurred</w:t>
      </w:r>
      <w:r w:rsidR="001F7C02">
        <w:rPr>
          <w:rFonts w:eastAsia="Calibri" w:cs="Arial"/>
        </w:rPr>
        <w:t xml:space="preserve"> to understand and comply with the new requirements, workers will</w:t>
      </w:r>
      <w:r>
        <w:rPr>
          <w:rFonts w:eastAsia="Calibri" w:cs="Arial"/>
        </w:rPr>
        <w:t xml:space="preserve"> </w:t>
      </w:r>
      <w:r w:rsidR="001F7C02">
        <w:rPr>
          <w:rFonts w:eastAsia="Calibri" w:cs="Arial"/>
        </w:rPr>
        <w:t>understand how to correctly separate the required materials</w:t>
      </w:r>
      <w:r>
        <w:rPr>
          <w:rFonts w:eastAsia="Calibri" w:cs="Arial"/>
        </w:rPr>
        <w:t>. This</w:t>
      </w:r>
      <w:r w:rsidR="001F7C02">
        <w:rPr>
          <w:rFonts w:eastAsia="Calibri" w:cs="Arial"/>
        </w:rPr>
        <w:t xml:space="preserve"> means </w:t>
      </w:r>
      <w:r w:rsidR="006B6E54">
        <w:rPr>
          <w:rFonts w:eastAsia="Calibri" w:cs="Arial"/>
        </w:rPr>
        <w:t xml:space="preserve">that </w:t>
      </w:r>
      <w:r w:rsidR="000F79F7">
        <w:rPr>
          <w:rFonts w:eastAsia="Calibri" w:cs="Arial"/>
        </w:rPr>
        <w:t xml:space="preserve">any </w:t>
      </w:r>
      <w:r w:rsidR="006B6E54">
        <w:rPr>
          <w:rFonts w:eastAsia="Calibri" w:cs="Arial"/>
        </w:rPr>
        <w:t xml:space="preserve">additional </w:t>
      </w:r>
      <w:r w:rsidR="007145FF">
        <w:rPr>
          <w:rFonts w:eastAsia="Calibri" w:cs="Arial"/>
        </w:rPr>
        <w:t xml:space="preserve">waste </w:t>
      </w:r>
      <w:r w:rsidR="001F7C02">
        <w:rPr>
          <w:rFonts w:eastAsia="Calibri" w:cs="Arial"/>
        </w:rPr>
        <w:t>sorting cost</w:t>
      </w:r>
      <w:r w:rsidR="006B6E54">
        <w:rPr>
          <w:rFonts w:eastAsia="Calibri" w:cs="Arial"/>
        </w:rPr>
        <w:t>s</w:t>
      </w:r>
      <w:r>
        <w:rPr>
          <w:rFonts w:eastAsia="Calibri" w:cs="Arial"/>
        </w:rPr>
        <w:t xml:space="preserve"> </w:t>
      </w:r>
      <w:r w:rsidR="0052245D">
        <w:rPr>
          <w:rFonts w:eastAsia="Calibri" w:cs="Arial"/>
        </w:rPr>
        <w:t>(i.e., putting waste into the right recycling bins)</w:t>
      </w:r>
      <w:r>
        <w:rPr>
          <w:rFonts w:eastAsia="Calibri" w:cs="Arial"/>
        </w:rPr>
        <w:t xml:space="preserve"> </w:t>
      </w:r>
      <w:r w:rsidR="006B6E54">
        <w:rPr>
          <w:rFonts w:eastAsia="Calibri" w:cs="Arial"/>
        </w:rPr>
        <w:t>should be relatively small</w:t>
      </w:r>
      <w:r w:rsidR="00BC5B78">
        <w:rPr>
          <w:rFonts w:eastAsia="Calibri" w:cs="Arial"/>
        </w:rPr>
        <w:t>,</w:t>
      </w:r>
      <w:r w:rsidR="006B6E54">
        <w:rPr>
          <w:rFonts w:eastAsia="Calibri" w:cs="Arial"/>
        </w:rPr>
        <w:t xml:space="preserve"> compared to the familiarisation costs</w:t>
      </w:r>
      <w:r w:rsidR="00C804A5">
        <w:rPr>
          <w:rFonts w:eastAsia="Calibri" w:cs="Arial"/>
        </w:rPr>
        <w:t xml:space="preserve"> and increased</w:t>
      </w:r>
      <w:r w:rsidR="007145FF">
        <w:rPr>
          <w:rFonts w:eastAsia="Calibri" w:cs="Arial"/>
        </w:rPr>
        <w:t xml:space="preserve"> </w:t>
      </w:r>
      <w:r w:rsidR="00D76877">
        <w:rPr>
          <w:rFonts w:eastAsia="Calibri" w:cs="Arial"/>
        </w:rPr>
        <w:t xml:space="preserve">waste </w:t>
      </w:r>
      <w:r w:rsidR="002E587D">
        <w:rPr>
          <w:rFonts w:eastAsia="Calibri" w:cs="Arial"/>
        </w:rPr>
        <w:t>collection</w:t>
      </w:r>
      <w:r w:rsidR="007145FF">
        <w:rPr>
          <w:rFonts w:eastAsia="Calibri" w:cs="Arial"/>
        </w:rPr>
        <w:t xml:space="preserve"> costs</w:t>
      </w:r>
      <w:r w:rsidR="000F79F7">
        <w:rPr>
          <w:rFonts w:eastAsia="Calibri" w:cs="Arial"/>
        </w:rPr>
        <w:t xml:space="preserve"> which we have monetised in our analysis. The</w:t>
      </w:r>
      <w:r w:rsidR="00F83E31">
        <w:rPr>
          <w:rFonts w:eastAsia="Calibri" w:cs="Arial"/>
        </w:rPr>
        <w:t xml:space="preserve"> latter reflect</w:t>
      </w:r>
      <w:r w:rsidR="004F524B">
        <w:rPr>
          <w:rFonts w:eastAsia="Calibri" w:cs="Arial"/>
        </w:rPr>
        <w:t>s</w:t>
      </w:r>
      <w:r w:rsidR="00F83E31">
        <w:rPr>
          <w:rFonts w:eastAsia="Calibri" w:cs="Arial"/>
        </w:rPr>
        <w:t xml:space="preserve"> additional financial costs through commercial contracts with waste management companies. </w:t>
      </w:r>
    </w:p>
    <w:p w:rsidR="007D3E52" w:rsidP="00895CC3" w:rsidRDefault="78063174" w14:paraId="23E4305D" w14:textId="5B03A6F1">
      <w:pPr>
        <w:jc w:val="both"/>
        <w:rPr>
          <w:rFonts w:cs="Arial"/>
        </w:rPr>
      </w:pPr>
      <w:r w:rsidRPr="7C995945">
        <w:rPr>
          <w:rFonts w:eastAsia="Calibri" w:cs="Arial"/>
        </w:rPr>
        <w:t>It should be noted that</w:t>
      </w:r>
      <w:r w:rsidR="62E02C77">
        <w:rPr>
          <w:rFonts w:eastAsia="Calibri" w:cs="Arial"/>
        </w:rPr>
        <w:t xml:space="preserve"> </w:t>
      </w:r>
      <w:r w:rsidR="4A1B0007">
        <w:rPr>
          <w:rFonts w:eastAsia="Calibri" w:cs="Arial"/>
        </w:rPr>
        <w:t>similar requirements will be placed on households</w:t>
      </w:r>
      <w:r w:rsidRPr="7C995945">
        <w:rPr>
          <w:rFonts w:eastAsia="Calibri" w:cs="Arial"/>
        </w:rPr>
        <w:t>,</w:t>
      </w:r>
      <w:r w:rsidR="4A1B0007">
        <w:rPr>
          <w:rFonts w:eastAsia="Calibri" w:cs="Arial"/>
        </w:rPr>
        <w:t xml:space="preserve"> who</w:t>
      </w:r>
      <w:r w:rsidR="07C0C97D">
        <w:rPr>
          <w:rFonts w:eastAsia="Calibri" w:cs="Arial"/>
        </w:rPr>
        <w:t xml:space="preserve"> will be able to transfer their understanding of separating</w:t>
      </w:r>
      <w:r w:rsidR="4A1B0007">
        <w:rPr>
          <w:rFonts w:eastAsia="Calibri" w:cs="Arial"/>
        </w:rPr>
        <w:t>/sorting</w:t>
      </w:r>
      <w:r w:rsidR="07C0C97D">
        <w:rPr>
          <w:rFonts w:eastAsia="Calibri" w:cs="Arial"/>
        </w:rPr>
        <w:t xml:space="preserve"> materials to the </w:t>
      </w:r>
      <w:r w:rsidRPr="00FF2E81" w:rsidR="07C0C97D">
        <w:rPr>
          <w:rFonts w:eastAsia="Calibri" w:cs="Arial"/>
        </w:rPr>
        <w:t>workplace</w:t>
      </w:r>
      <w:r w:rsidRPr="00FF2E81" w:rsidR="00C54246">
        <w:rPr>
          <w:rStyle w:val="FootnoteReference"/>
          <w:rFonts w:cs="Arial"/>
        </w:rPr>
        <w:footnoteReference w:id="315"/>
      </w:r>
      <w:r w:rsidRPr="00FF2E81" w:rsidR="4A1B0007">
        <w:rPr>
          <w:rFonts w:cs="Arial"/>
        </w:rPr>
        <w:t>.</w:t>
      </w:r>
      <w:r w:rsidRPr="7C995945" w:rsidR="46276F98">
        <w:rPr>
          <w:rFonts w:cs="Arial"/>
        </w:rPr>
        <w:t xml:space="preserve"> </w:t>
      </w:r>
      <w:r w:rsidRPr="7C995945" w:rsidR="27178940">
        <w:rPr>
          <w:rFonts w:cs="Arial"/>
        </w:rPr>
        <w:t xml:space="preserve">Through mandating increased standardisation of materials collected for recycling across England, we </w:t>
      </w:r>
      <w:r w:rsidRPr="7C995945" w:rsidR="27178940">
        <w:rPr>
          <w:rFonts w:cs="Arial"/>
        </w:rPr>
        <w:t>expect to improve waste collection services and performance (i.e., this is because the current approach to recycling is fragmented and inconsistent across England). We also expect communications and clearer labelling</w:t>
      </w:r>
      <w:r w:rsidRPr="00895CC3" w:rsidR="00FF5099">
        <w:rPr>
          <w:rStyle w:val="FootnoteReference"/>
        </w:rPr>
        <w:footnoteReference w:id="316"/>
      </w:r>
      <w:r w:rsidRPr="7C995945" w:rsidR="27178940">
        <w:rPr>
          <w:rFonts w:cs="Arial"/>
        </w:rPr>
        <w:t xml:space="preserve"> to improve business and residential understanding of what can be recycled, leading to high</w:t>
      </w:r>
      <w:r w:rsidR="00FE2613">
        <w:rPr>
          <w:rFonts w:cs="Arial"/>
        </w:rPr>
        <w:t>er</w:t>
      </w:r>
      <w:r w:rsidRPr="7C995945" w:rsidR="27178940">
        <w:rPr>
          <w:rFonts w:cs="Arial"/>
        </w:rPr>
        <w:t xml:space="preserve"> recycling rates by both sectors as well as lower contamination and greater compliance with the requirements. </w:t>
      </w:r>
      <w:r w:rsidRPr="7C995945" w:rsidR="46276F98">
        <w:rPr>
          <w:rFonts w:cs="Arial"/>
        </w:rPr>
        <w:t>Furthermore,</w:t>
      </w:r>
      <w:r w:rsidRPr="00451F33" w:rsidR="4A1B0007">
        <w:rPr>
          <w:rFonts w:cs="Arial"/>
        </w:rPr>
        <w:t xml:space="preserve"> </w:t>
      </w:r>
      <w:r w:rsidRPr="7C995945" w:rsidR="364A6E08">
        <w:rPr>
          <w:rFonts w:cs="Arial"/>
        </w:rPr>
        <w:t>we have some evidence</w:t>
      </w:r>
      <w:r w:rsidR="00CF69D9">
        <w:rPr>
          <w:rStyle w:val="FootnoteReference"/>
        </w:rPr>
        <w:footnoteReference w:id="317"/>
      </w:r>
      <w:r w:rsidRPr="7C995945" w:rsidR="364A6E08">
        <w:rPr>
          <w:rFonts w:cs="Arial"/>
        </w:rPr>
        <w:t xml:space="preserve"> to suggest that business waste is less likely to be contaminated</w:t>
      </w:r>
      <w:r w:rsidRPr="7C995945" w:rsidR="44C00FEE">
        <w:rPr>
          <w:rFonts w:cs="Arial"/>
        </w:rPr>
        <w:t xml:space="preserve"> and is more consistent</w:t>
      </w:r>
      <w:r w:rsidRPr="7C995945" w:rsidR="364A6E08">
        <w:rPr>
          <w:rFonts w:cs="Arial"/>
        </w:rPr>
        <w:t xml:space="preserve"> concerning the </w:t>
      </w:r>
      <w:r w:rsidRPr="7C995945" w:rsidR="422A8FD9">
        <w:rPr>
          <w:rFonts w:cs="Arial"/>
        </w:rPr>
        <w:t>types of recyclable waste arising</w:t>
      </w:r>
      <w:r w:rsidRPr="7C995945" w:rsidR="44C00FEE">
        <w:rPr>
          <w:rFonts w:cs="Arial"/>
        </w:rPr>
        <w:t xml:space="preserve">. This means that </w:t>
      </w:r>
      <w:r w:rsidRPr="7C995945" w:rsidR="204D4FC9">
        <w:rPr>
          <w:rFonts w:cs="Arial"/>
        </w:rPr>
        <w:t>that</w:t>
      </w:r>
      <w:r w:rsidRPr="7C995945" w:rsidR="422A8FD9">
        <w:rPr>
          <w:rFonts w:cs="Arial"/>
        </w:rPr>
        <w:t xml:space="preserve"> sorting waste in the NHM sector</w:t>
      </w:r>
      <w:r w:rsidRPr="7C995945" w:rsidR="44C00FEE">
        <w:rPr>
          <w:rFonts w:cs="Arial"/>
        </w:rPr>
        <w:t xml:space="preserve"> should</w:t>
      </w:r>
      <w:r w:rsidRPr="7C995945" w:rsidR="4AE1A0D1">
        <w:rPr>
          <w:rFonts w:cs="Arial"/>
        </w:rPr>
        <w:t xml:space="preserve"> </w:t>
      </w:r>
      <w:r w:rsidRPr="7C995945" w:rsidR="2D468C53">
        <w:rPr>
          <w:rFonts w:cs="Arial"/>
        </w:rPr>
        <w:t xml:space="preserve">be </w:t>
      </w:r>
      <w:r w:rsidRPr="7C995945" w:rsidR="44C00FEE">
        <w:rPr>
          <w:rFonts w:cs="Arial"/>
        </w:rPr>
        <w:t xml:space="preserve">even </w:t>
      </w:r>
      <w:r w:rsidRPr="7C995945" w:rsidR="204D4FC9">
        <w:rPr>
          <w:rFonts w:cs="Arial"/>
        </w:rPr>
        <w:t>simpler</w:t>
      </w:r>
      <w:r w:rsidRPr="7C995945" w:rsidR="422A8FD9">
        <w:rPr>
          <w:rFonts w:cs="Arial"/>
        </w:rPr>
        <w:t xml:space="preserve"> compared to the HH sector. </w:t>
      </w:r>
    </w:p>
    <w:p w:rsidRPr="00CF16A5" w:rsidR="0031451A" w:rsidP="00895CC3" w:rsidRDefault="0031451A" w14:paraId="5CABFAC9" w14:textId="77777777">
      <w:pPr>
        <w:jc w:val="both"/>
        <w:rPr>
          <w:rFonts w:cs="Arial"/>
        </w:rPr>
      </w:pPr>
    </w:p>
    <w:p w:rsidR="007145FF" w:rsidP="009E7A40" w:rsidRDefault="003513B6" w14:paraId="512D5CC0" w14:textId="39DC274B">
      <w:pPr>
        <w:pStyle w:val="EBBodyPara"/>
        <w:spacing w:line="259" w:lineRule="auto"/>
        <w:jc w:val="both"/>
        <w:rPr>
          <w:sz w:val="24"/>
          <w:szCs w:val="24"/>
        </w:rPr>
      </w:pPr>
      <w:r>
        <w:rPr>
          <w:sz w:val="24"/>
          <w:szCs w:val="24"/>
        </w:rPr>
        <w:t xml:space="preserve">Although there will be an exemption allowing </w:t>
      </w:r>
      <w:r w:rsidR="006A196A">
        <w:rPr>
          <w:sz w:val="24"/>
          <w:szCs w:val="24"/>
        </w:rPr>
        <w:t xml:space="preserve">for </w:t>
      </w:r>
      <w:r w:rsidR="00726DA3">
        <w:rPr>
          <w:sz w:val="24"/>
          <w:szCs w:val="24"/>
        </w:rPr>
        <w:t>co-collection of metal, plastic and glass without the need for a written assessment</w:t>
      </w:r>
      <w:r w:rsidR="003E7514">
        <w:rPr>
          <w:sz w:val="24"/>
          <w:szCs w:val="24"/>
        </w:rPr>
        <w:t>, in the</w:t>
      </w:r>
      <w:r w:rsidRPr="00CF16A5" w:rsidR="72E5A4DA">
        <w:rPr>
          <w:sz w:val="24"/>
          <w:szCs w:val="24"/>
        </w:rPr>
        <w:t xml:space="preserve"> modelling we have assumed that all businesses </w:t>
      </w:r>
      <w:r w:rsidR="0075195A">
        <w:rPr>
          <w:sz w:val="24"/>
          <w:szCs w:val="24"/>
        </w:rPr>
        <w:t xml:space="preserve">choose to </w:t>
      </w:r>
      <w:r w:rsidRPr="00CF16A5" w:rsidR="72E5A4DA">
        <w:rPr>
          <w:sz w:val="24"/>
          <w:szCs w:val="24"/>
        </w:rPr>
        <w:t xml:space="preserve">separate waste </w:t>
      </w:r>
      <w:r w:rsidR="00027803">
        <w:rPr>
          <w:sz w:val="24"/>
          <w:szCs w:val="24"/>
        </w:rPr>
        <w:t>in</w:t>
      </w:r>
      <w:r w:rsidRPr="00CF16A5" w:rsidR="72E5A4DA">
        <w:rPr>
          <w:sz w:val="24"/>
          <w:szCs w:val="24"/>
        </w:rPr>
        <w:t>to mixed dry recyclables</w:t>
      </w:r>
      <w:r w:rsidR="00F3331B">
        <w:rPr>
          <w:sz w:val="24"/>
          <w:szCs w:val="24"/>
        </w:rPr>
        <w:t xml:space="preserve"> (except</w:t>
      </w:r>
      <w:r w:rsidRPr="00CF16A5" w:rsidR="72E5A4DA">
        <w:rPr>
          <w:sz w:val="24"/>
          <w:szCs w:val="24"/>
        </w:rPr>
        <w:t xml:space="preserve"> glass</w:t>
      </w:r>
      <w:r w:rsidRPr="4059C0B0" w:rsidR="00D63883">
        <w:rPr>
          <w:rStyle w:val="FootnoteReference"/>
        </w:rPr>
        <w:footnoteReference w:id="318"/>
      </w:r>
      <w:r w:rsidR="00E02102">
        <w:rPr>
          <w:sz w:val="24"/>
          <w:szCs w:val="24"/>
        </w:rPr>
        <w:t>)</w:t>
      </w:r>
      <w:r w:rsidR="00504020">
        <w:rPr>
          <w:sz w:val="24"/>
          <w:szCs w:val="24"/>
        </w:rPr>
        <w:t xml:space="preserve">, with separate collections </w:t>
      </w:r>
      <w:r w:rsidR="007C7CE3">
        <w:rPr>
          <w:sz w:val="24"/>
          <w:szCs w:val="24"/>
        </w:rPr>
        <w:t>for glass and food waste</w:t>
      </w:r>
      <w:r w:rsidR="00E02102">
        <w:rPr>
          <w:sz w:val="24"/>
          <w:szCs w:val="24"/>
        </w:rPr>
        <w:t>.</w:t>
      </w:r>
      <w:r w:rsidR="00D26B62">
        <w:rPr>
          <w:sz w:val="24"/>
          <w:szCs w:val="24"/>
        </w:rPr>
        <w:t xml:space="preserve"> </w:t>
      </w:r>
      <w:r w:rsidRPr="00CF16A5" w:rsidR="72E5A4DA">
        <w:rPr>
          <w:sz w:val="24"/>
          <w:szCs w:val="24"/>
        </w:rPr>
        <w:t xml:space="preserve">We use this option as the most likely scenario on the assumption that </w:t>
      </w:r>
      <w:proofErr w:type="gramStart"/>
      <w:r w:rsidRPr="00CF16A5" w:rsidR="72E5A4DA">
        <w:rPr>
          <w:sz w:val="24"/>
          <w:szCs w:val="24"/>
        </w:rPr>
        <w:t>the majority of</w:t>
      </w:r>
      <w:proofErr w:type="gramEnd"/>
      <w:r w:rsidRPr="00CF16A5" w:rsidR="72E5A4DA">
        <w:rPr>
          <w:sz w:val="24"/>
          <w:szCs w:val="24"/>
        </w:rPr>
        <w:t xml:space="preserve"> businesses are likely to </w:t>
      </w:r>
      <w:r w:rsidRPr="0A84419A" w:rsidR="7AC663F7">
        <w:rPr>
          <w:sz w:val="24"/>
          <w:szCs w:val="24"/>
        </w:rPr>
        <w:t>seek to reduce the space required for waste receptacles, using the exemption and exceptions as necessary</w:t>
      </w:r>
      <w:r w:rsidRPr="0A84419A" w:rsidR="5CC71699">
        <w:rPr>
          <w:sz w:val="24"/>
          <w:szCs w:val="24"/>
        </w:rPr>
        <w:t xml:space="preserve"> (see </w:t>
      </w:r>
      <w:r w:rsidRPr="211006D1" w:rsidR="5CC71699">
        <w:rPr>
          <w:sz w:val="24"/>
          <w:szCs w:val="24"/>
        </w:rPr>
        <w:t>Section</w:t>
      </w:r>
      <w:r w:rsidRPr="0A84419A" w:rsidR="5CC71699">
        <w:rPr>
          <w:sz w:val="24"/>
          <w:szCs w:val="24"/>
        </w:rPr>
        <w:t xml:space="preserve"> 6 for </w:t>
      </w:r>
      <w:r w:rsidRPr="211006D1" w:rsidR="5CC71699">
        <w:rPr>
          <w:sz w:val="24"/>
          <w:szCs w:val="24"/>
        </w:rPr>
        <w:t>further detail on this assumption)</w:t>
      </w:r>
      <w:r w:rsidRPr="00CF16A5" w:rsidR="72E5A4DA">
        <w:rPr>
          <w:sz w:val="24"/>
          <w:szCs w:val="24"/>
        </w:rPr>
        <w:t>.</w:t>
      </w:r>
      <w:r w:rsidRPr="00CF16A5" w:rsidR="72E5A4DA">
        <w:t xml:space="preserve"> </w:t>
      </w:r>
      <w:r w:rsidRPr="00CF16A5" w:rsidR="72E5A4DA">
        <w:rPr>
          <w:sz w:val="24"/>
          <w:szCs w:val="24"/>
        </w:rPr>
        <w:t>This is based on the national surveys of waste collections from businesses and waste collector offerings</w:t>
      </w:r>
      <w:r w:rsidRPr="00CF16A5" w:rsidR="00D36017">
        <w:rPr>
          <w:rStyle w:val="FootnoteReference"/>
          <w:rFonts w:cs="Arial"/>
          <w:sz w:val="24"/>
          <w:szCs w:val="24"/>
        </w:rPr>
        <w:footnoteReference w:id="319"/>
      </w:r>
      <w:r w:rsidRPr="00CF16A5" w:rsidR="72E5A4DA">
        <w:rPr>
          <w:sz w:val="24"/>
          <w:szCs w:val="24"/>
        </w:rPr>
        <w:t xml:space="preserve">. </w:t>
      </w:r>
      <w:r w:rsidR="00A556BD">
        <w:rPr>
          <w:sz w:val="24"/>
          <w:szCs w:val="24"/>
        </w:rPr>
        <w:t>Th</w:t>
      </w:r>
      <w:r w:rsidR="007F59E1">
        <w:rPr>
          <w:sz w:val="24"/>
          <w:szCs w:val="24"/>
        </w:rPr>
        <w:t>ey</w:t>
      </w:r>
      <w:r w:rsidRPr="00CF16A5" w:rsidR="00A556BD">
        <w:rPr>
          <w:sz w:val="24"/>
          <w:szCs w:val="24"/>
        </w:rPr>
        <w:t xml:space="preserve"> </w:t>
      </w:r>
      <w:r w:rsidRPr="00CF16A5" w:rsidR="72E5A4DA">
        <w:rPr>
          <w:sz w:val="24"/>
          <w:szCs w:val="24"/>
        </w:rPr>
        <w:t xml:space="preserve">show that </w:t>
      </w:r>
      <w:proofErr w:type="gramStart"/>
      <w:r w:rsidRPr="00CF16A5" w:rsidR="72E5A4DA">
        <w:rPr>
          <w:sz w:val="24"/>
          <w:szCs w:val="24"/>
        </w:rPr>
        <w:t>the majority of</w:t>
      </w:r>
      <w:proofErr w:type="gramEnd"/>
      <w:r w:rsidRPr="00CF16A5" w:rsidR="72E5A4DA">
        <w:rPr>
          <w:sz w:val="24"/>
          <w:szCs w:val="24"/>
        </w:rPr>
        <w:t xml:space="preserve"> recyclable waste collections provided to the NHM sector are currently for mixed dry recyclables. This is because most sites have limited space; and, also, not every business generates all the material streams in scope of reforms. </w:t>
      </w:r>
      <w:r w:rsidR="008D7A0B">
        <w:rPr>
          <w:sz w:val="24"/>
          <w:szCs w:val="24"/>
        </w:rPr>
        <w:t>Given the flexibility</w:t>
      </w:r>
      <w:r w:rsidR="00D13807">
        <w:rPr>
          <w:sz w:val="24"/>
          <w:szCs w:val="24"/>
        </w:rPr>
        <w:t xml:space="preserve"> available due to the exemptions and exceptions, t</w:t>
      </w:r>
      <w:r w:rsidRPr="7C995945" w:rsidR="2D468C53">
        <w:rPr>
          <w:sz w:val="24"/>
          <w:szCs w:val="24"/>
        </w:rPr>
        <w:t>his</w:t>
      </w:r>
      <w:r w:rsidRPr="7C995945" w:rsidR="46276F98">
        <w:rPr>
          <w:sz w:val="24"/>
          <w:szCs w:val="24"/>
        </w:rPr>
        <w:t xml:space="preserve"> </w:t>
      </w:r>
      <w:r w:rsidR="00CD7F09">
        <w:rPr>
          <w:sz w:val="24"/>
          <w:szCs w:val="24"/>
        </w:rPr>
        <w:t>c</w:t>
      </w:r>
      <w:r w:rsidRPr="7C995945" w:rsidR="46276F98">
        <w:rPr>
          <w:sz w:val="24"/>
          <w:szCs w:val="24"/>
        </w:rPr>
        <w:t xml:space="preserve">ould reduce the amount of time spent sorting waste for employees, thereby reducing any opportunity cost </w:t>
      </w:r>
      <w:r w:rsidRPr="7C995945" w:rsidR="123C1B1A">
        <w:rPr>
          <w:sz w:val="24"/>
          <w:szCs w:val="24"/>
        </w:rPr>
        <w:t>of time</w:t>
      </w:r>
      <w:r w:rsidRPr="7C995945" w:rsidR="46276F98">
        <w:rPr>
          <w:sz w:val="24"/>
          <w:szCs w:val="24"/>
        </w:rPr>
        <w:t xml:space="preserve"> </w:t>
      </w:r>
      <w:r w:rsidR="72E5A4DA">
        <w:rPr>
          <w:sz w:val="24"/>
          <w:szCs w:val="24"/>
        </w:rPr>
        <w:t xml:space="preserve">to the NHM sector. </w:t>
      </w:r>
    </w:p>
    <w:p w:rsidR="00412A46" w:rsidRDefault="78063174" w14:paraId="76627D8F" w14:textId="671C03A3">
      <w:pPr>
        <w:spacing w:after="160" w:line="259" w:lineRule="auto"/>
        <w:jc w:val="both"/>
        <w:rPr>
          <w:rFonts w:eastAsia="Calibri" w:cs="Arial"/>
        </w:rPr>
      </w:pPr>
      <w:r w:rsidRPr="7C995945">
        <w:rPr>
          <w:rFonts w:eastAsia="Calibri" w:cs="Arial"/>
        </w:rPr>
        <w:t>As part of the public consultation, stakeholders were asked, “Do you have any comments and/or evidence on familiarisation costs (e.g., FTE time spent on understanding and implementing new requirements) and ongoing costs (e.g., sorting costs) to households and businesses?”.</w:t>
      </w:r>
      <w:r w:rsidRPr="7C995945" w:rsidR="78D4F2D3">
        <w:rPr>
          <w:rFonts w:eastAsia="Calibri" w:cs="Arial"/>
        </w:rPr>
        <w:t xml:space="preserve"> Stakeholders which responded to the public consultation</w:t>
      </w:r>
      <w:r w:rsidRPr="7C995945" w:rsidR="2851959F">
        <w:rPr>
          <w:rFonts w:eastAsia="Calibri" w:cs="Arial"/>
        </w:rPr>
        <w:t xml:space="preserve"> and our business survey</w:t>
      </w:r>
      <w:r w:rsidR="00546AD3">
        <w:rPr>
          <w:rStyle w:val="FootnoteReference"/>
          <w:rFonts w:eastAsia="Calibri"/>
        </w:rPr>
        <w:footnoteReference w:id="320"/>
      </w:r>
      <w:r w:rsidRPr="7C995945" w:rsidR="78D4F2D3">
        <w:rPr>
          <w:rFonts w:eastAsia="Calibri" w:cs="Arial"/>
        </w:rPr>
        <w:t xml:space="preserve"> included </w:t>
      </w:r>
      <w:proofErr w:type="gramStart"/>
      <w:r w:rsidRPr="7C995945" w:rsidR="617B35F5">
        <w:rPr>
          <w:rFonts w:eastAsia="Calibri" w:cs="Arial"/>
        </w:rPr>
        <w:t>a number of</w:t>
      </w:r>
      <w:proofErr w:type="gramEnd"/>
      <w:r w:rsidRPr="7C995945" w:rsidR="617B35F5">
        <w:rPr>
          <w:rFonts w:eastAsia="Calibri" w:cs="Arial"/>
        </w:rPr>
        <w:t xml:space="preserve"> individuals and organisations such as </w:t>
      </w:r>
      <w:r w:rsidRPr="7C995945" w:rsidR="78D4F2D3">
        <w:rPr>
          <w:rFonts w:eastAsia="Calibri" w:cs="Arial"/>
        </w:rPr>
        <w:t>the British Retail Consortium (BRC)</w:t>
      </w:r>
      <w:r w:rsidRPr="7C995945" w:rsidR="1D4FFB38">
        <w:rPr>
          <w:rFonts w:eastAsia="Calibri" w:cs="Arial"/>
        </w:rPr>
        <w:t>, Food and Drink Federation (FDF), The Institute of Workplace and Facilities Management (IWFM)</w:t>
      </w:r>
      <w:r w:rsidRPr="7C995945" w:rsidR="54265B7D">
        <w:rPr>
          <w:rFonts w:eastAsia="Calibri" w:cs="Arial"/>
        </w:rPr>
        <w:t>,</w:t>
      </w:r>
      <w:r w:rsidRPr="7C995945" w:rsidR="78D4F2D3">
        <w:rPr>
          <w:rFonts w:eastAsia="Calibri" w:cs="Arial"/>
        </w:rPr>
        <w:t xml:space="preserve"> and the Association of Convenience Stores (ACS)</w:t>
      </w:r>
      <w:r w:rsidRPr="008F6A81" w:rsidR="41C8A9EE">
        <w:rPr>
          <w:rFonts w:eastAsia="Calibri" w:cs="Arial"/>
        </w:rPr>
        <w:t xml:space="preserve"> and a number of Business Improvement Districts (</w:t>
      </w:r>
      <w:r w:rsidRPr="7C995945" w:rsidR="66A10841">
        <w:rPr>
          <w:rFonts w:eastAsia="Calibri" w:cs="Arial"/>
        </w:rPr>
        <w:t>i.e.</w:t>
      </w:r>
      <w:r w:rsidRPr="008F6A81" w:rsidR="41C8A9EE">
        <w:rPr>
          <w:rFonts w:eastAsia="Calibri" w:cs="Arial"/>
        </w:rPr>
        <w:t>, BIDs, representatives of various businesses, including hospitality)</w:t>
      </w:r>
      <w:r w:rsidRPr="7C995945" w:rsidR="78D4F2D3">
        <w:rPr>
          <w:rFonts w:eastAsia="Calibri" w:cs="Arial"/>
        </w:rPr>
        <w:t>.</w:t>
      </w:r>
      <w:r w:rsidRPr="7C995945">
        <w:rPr>
          <w:rFonts w:eastAsia="Calibri" w:cs="Arial"/>
        </w:rPr>
        <w:t xml:space="preserve"> Only 3% of the group which included businesses expressed </w:t>
      </w:r>
      <w:r w:rsidRPr="7C995945" w:rsidR="123C1B1A">
        <w:rPr>
          <w:rFonts w:eastAsia="Calibri" w:cs="Arial"/>
        </w:rPr>
        <w:t xml:space="preserve">some </w:t>
      </w:r>
      <w:r w:rsidRPr="7C995945">
        <w:rPr>
          <w:rFonts w:eastAsia="Calibri" w:cs="Arial"/>
        </w:rPr>
        <w:t>concerns over additional/ongoing costs. Respondents were unable to provide any estimated costs to inform our analysis. Given that only a small number of stakeholders expressed concerns associated with these costs, this</w:t>
      </w:r>
      <w:r w:rsidRPr="7C995945" w:rsidR="44C00FEE">
        <w:rPr>
          <w:rFonts w:eastAsia="Calibri" w:cs="Arial"/>
        </w:rPr>
        <w:t xml:space="preserve"> further</w:t>
      </w:r>
      <w:r w:rsidRPr="7C995945">
        <w:rPr>
          <w:rFonts w:eastAsia="Calibri" w:cs="Arial"/>
        </w:rPr>
        <w:t xml:space="preserve"> suggests that these costs are unlikely to be significant. </w:t>
      </w:r>
      <w:r w:rsidRPr="7C995945" w:rsidR="4AE1A0D1">
        <w:rPr>
          <w:rFonts w:eastAsia="Calibri" w:cs="Arial"/>
        </w:rPr>
        <w:t xml:space="preserve">Similarly, there were </w:t>
      </w:r>
      <w:proofErr w:type="gramStart"/>
      <w:r w:rsidRPr="7C995945" w:rsidR="4AE1A0D1">
        <w:rPr>
          <w:rFonts w:eastAsia="Calibri" w:cs="Arial"/>
        </w:rPr>
        <w:t>a number of</w:t>
      </w:r>
      <w:proofErr w:type="gramEnd"/>
      <w:r w:rsidRPr="7C995945" w:rsidR="4AE1A0D1">
        <w:rPr>
          <w:rFonts w:eastAsia="Calibri" w:cs="Arial"/>
        </w:rPr>
        <w:t xml:space="preserve"> workshops during the first and second consultations to discuss</w:t>
      </w:r>
      <w:r w:rsidRPr="7C995945" w:rsidR="3866058F">
        <w:rPr>
          <w:rFonts w:eastAsia="Calibri" w:cs="Arial"/>
        </w:rPr>
        <w:t xml:space="preserve"> with stakeholders </w:t>
      </w:r>
      <w:r w:rsidRPr="7C995945" w:rsidR="0EC40CAF">
        <w:rPr>
          <w:rFonts w:eastAsia="Calibri" w:cs="Arial"/>
        </w:rPr>
        <w:t xml:space="preserve">their </w:t>
      </w:r>
      <w:r w:rsidRPr="7C995945" w:rsidR="4AE1A0D1">
        <w:rPr>
          <w:rFonts w:eastAsia="Calibri" w:cs="Arial"/>
        </w:rPr>
        <w:t xml:space="preserve">business collections. </w:t>
      </w:r>
      <w:r w:rsidRPr="7C995945" w:rsidR="3F6B00B1">
        <w:rPr>
          <w:rFonts w:eastAsia="Calibri" w:cs="Arial"/>
        </w:rPr>
        <w:t>Ongoing s</w:t>
      </w:r>
      <w:r w:rsidRPr="7C995945" w:rsidR="4AE1A0D1">
        <w:rPr>
          <w:rFonts w:eastAsia="Calibri" w:cs="Arial"/>
        </w:rPr>
        <w:t xml:space="preserve">orting costs (i.e., the opportunity cost of time) were not mentioned by </w:t>
      </w:r>
      <w:r w:rsidRPr="7C995945" w:rsidR="123C1B1A">
        <w:rPr>
          <w:rFonts w:eastAsia="Calibri" w:cs="Arial"/>
        </w:rPr>
        <w:t>any</w:t>
      </w:r>
      <w:r w:rsidRPr="7C995945" w:rsidR="4AE1A0D1">
        <w:rPr>
          <w:rFonts w:eastAsia="Calibri" w:cs="Arial"/>
        </w:rPr>
        <w:t xml:space="preserve"> </w:t>
      </w:r>
      <w:r w:rsidRPr="7C995945" w:rsidR="3F6B00B1">
        <w:rPr>
          <w:rFonts w:eastAsia="Calibri" w:cs="Arial"/>
        </w:rPr>
        <w:t>of the</w:t>
      </w:r>
      <w:r w:rsidRPr="7C995945" w:rsidR="4AE1A0D1">
        <w:rPr>
          <w:rFonts w:eastAsia="Calibri" w:cs="Arial"/>
        </w:rPr>
        <w:t xml:space="preserve"> stakeholders as an issue to </w:t>
      </w:r>
      <w:r w:rsidRPr="7C995945" w:rsidR="0CAEDC6F">
        <w:rPr>
          <w:rFonts w:eastAsia="Calibri" w:cs="Arial"/>
        </w:rPr>
        <w:t xml:space="preserve">the </w:t>
      </w:r>
      <w:r w:rsidRPr="7C995945" w:rsidR="3F6B00B1">
        <w:rPr>
          <w:rFonts w:eastAsia="Calibri" w:cs="Arial"/>
        </w:rPr>
        <w:t>NHM</w:t>
      </w:r>
      <w:r w:rsidRPr="7C995945" w:rsidR="4AE1A0D1">
        <w:rPr>
          <w:rFonts w:eastAsia="Calibri" w:cs="Arial"/>
        </w:rPr>
        <w:t xml:space="preserve"> businesses. </w:t>
      </w:r>
      <w:r w:rsidRPr="7C995945" w:rsidR="3F6B00B1">
        <w:rPr>
          <w:rFonts w:eastAsia="Calibri" w:cs="Arial"/>
        </w:rPr>
        <w:t xml:space="preserve">It is important to note that </w:t>
      </w:r>
      <w:proofErr w:type="gramStart"/>
      <w:r w:rsidRPr="7C995945" w:rsidR="3F6B00B1">
        <w:rPr>
          <w:rFonts w:eastAsia="Calibri" w:cs="Arial"/>
        </w:rPr>
        <w:t>the majority of</w:t>
      </w:r>
      <w:proofErr w:type="gramEnd"/>
      <w:r w:rsidRPr="7C995945" w:rsidR="3F6B00B1">
        <w:rPr>
          <w:rFonts w:eastAsia="Calibri" w:cs="Arial"/>
        </w:rPr>
        <w:t xml:space="preserve"> businesses (particularly large franchises in the hospitality sector) are already separating out recycling streams to some degree</w:t>
      </w:r>
      <w:r w:rsidR="00A82B6A">
        <w:rPr>
          <w:rStyle w:val="FootnoteReference"/>
          <w:rFonts w:eastAsia="Calibri"/>
        </w:rPr>
        <w:footnoteReference w:id="321"/>
      </w:r>
      <w:r w:rsidRPr="7C995945" w:rsidR="3F6B00B1">
        <w:rPr>
          <w:rFonts w:eastAsia="Calibri" w:cs="Arial"/>
        </w:rPr>
        <w:t>. In an open job market</w:t>
      </w:r>
      <w:r w:rsidRPr="7C995945" w:rsidR="2C743280">
        <w:rPr>
          <w:rFonts w:eastAsia="Calibri" w:cs="Arial"/>
        </w:rPr>
        <w:t>,</w:t>
      </w:r>
      <w:r w:rsidRPr="7C995945" w:rsidR="3F6B00B1">
        <w:rPr>
          <w:rFonts w:eastAsia="Calibri" w:cs="Arial"/>
        </w:rPr>
        <w:t xml:space="preserve"> staff will have some experience of separating recyclables from residual streams in one or more vocations which will increase over time. </w:t>
      </w:r>
      <w:r w:rsidRPr="7C995945" w:rsidR="29007A23">
        <w:rPr>
          <w:rFonts w:eastAsia="Calibri" w:cs="Arial"/>
        </w:rPr>
        <w:t xml:space="preserve">Given that there was no evidence provided and/or concerns raised over additional sorting costs via numerous stakeholder-related opportunities </w:t>
      </w:r>
      <w:r w:rsidRPr="7C995945" w:rsidR="18CA66A0">
        <w:rPr>
          <w:rFonts w:eastAsia="Calibri" w:cs="Arial"/>
        </w:rPr>
        <w:t>from a wide range of businesses affected</w:t>
      </w:r>
      <w:r w:rsidRPr="7C995945" w:rsidR="29007A23">
        <w:rPr>
          <w:rFonts w:eastAsia="Calibri" w:cs="Arial"/>
        </w:rPr>
        <w:t xml:space="preserve"> leads us to conclude that these costs are insignificant. </w:t>
      </w:r>
    </w:p>
    <w:p w:rsidRPr="00556AD8" w:rsidR="007145FF" w:rsidP="00556AD8" w:rsidRDefault="001F3F37" w14:paraId="2C5ED536" w14:textId="4DDC478E">
      <w:pPr>
        <w:spacing w:after="160" w:line="259" w:lineRule="auto"/>
        <w:jc w:val="both"/>
        <w:rPr>
          <w:rFonts w:eastAsia="Calibri"/>
        </w:rPr>
      </w:pPr>
      <w:r>
        <w:rPr>
          <w:rFonts w:eastAsia="Calibri" w:cs="Arial"/>
        </w:rPr>
        <w:t>In this impact assessment</w:t>
      </w:r>
      <w:r w:rsidR="007145FF">
        <w:rPr>
          <w:rFonts w:eastAsia="Calibri" w:cs="Arial"/>
        </w:rPr>
        <w:t>, we have included ongoing policy support costs to Government. These costs include business support tools</w:t>
      </w:r>
      <w:r>
        <w:rPr>
          <w:rFonts w:eastAsia="Calibri" w:cs="Arial"/>
        </w:rPr>
        <w:t xml:space="preserve">, </w:t>
      </w:r>
      <w:r w:rsidR="007145FF">
        <w:rPr>
          <w:rFonts w:eastAsia="Calibri" w:cs="Arial"/>
        </w:rPr>
        <w:t xml:space="preserve">outreach </w:t>
      </w:r>
      <w:r w:rsidR="00F90510">
        <w:rPr>
          <w:rFonts w:eastAsia="Calibri" w:cs="Arial"/>
        </w:rPr>
        <w:t>activities</w:t>
      </w:r>
      <w:r>
        <w:rPr>
          <w:rFonts w:eastAsia="Calibri" w:cs="Arial"/>
        </w:rPr>
        <w:t xml:space="preserve"> and one-to-one business </w:t>
      </w:r>
      <w:r w:rsidR="00E73B38">
        <w:rPr>
          <w:rFonts w:eastAsia="Calibri" w:cs="Arial"/>
        </w:rPr>
        <w:t>support.</w:t>
      </w:r>
      <w:r w:rsidR="007145FF">
        <w:rPr>
          <w:rFonts w:eastAsia="Calibri" w:cs="Arial"/>
        </w:rPr>
        <w:t xml:space="preserve"> These support tools will help to reduce </w:t>
      </w:r>
      <w:r w:rsidR="00BC5B78">
        <w:rPr>
          <w:rFonts w:eastAsia="Calibri" w:cs="Arial"/>
        </w:rPr>
        <w:t xml:space="preserve">the </w:t>
      </w:r>
      <w:r w:rsidR="007145FF">
        <w:rPr>
          <w:rFonts w:eastAsia="Calibri" w:cs="Arial"/>
        </w:rPr>
        <w:t>sorting costs for businesses</w:t>
      </w:r>
      <w:r w:rsidR="00F407BC">
        <w:rPr>
          <w:rFonts w:eastAsia="Calibri" w:cs="Arial"/>
        </w:rPr>
        <w:t xml:space="preserve"> by highlighting good practice in similar premises</w:t>
      </w:r>
      <w:r w:rsidR="007145FF">
        <w:rPr>
          <w:rFonts w:eastAsia="Calibri" w:cs="Arial"/>
        </w:rPr>
        <w:t xml:space="preserve">. </w:t>
      </w:r>
      <w:r w:rsidR="00F407BC">
        <w:rPr>
          <w:rFonts w:eastAsia="Calibri" w:cs="Arial"/>
        </w:rPr>
        <w:t>They will also allow the targeting of additional resources to specific sectors if they are identified as having relatively higher costs tha</w:t>
      </w:r>
      <w:r w:rsidR="00EB3A0A">
        <w:rPr>
          <w:rFonts w:eastAsia="Calibri" w:cs="Arial"/>
        </w:rPr>
        <w:t>n</w:t>
      </w:r>
      <w:r w:rsidR="00F407BC">
        <w:rPr>
          <w:rFonts w:eastAsia="Calibri" w:cs="Arial"/>
        </w:rPr>
        <w:t xml:space="preserve"> other sectors.</w:t>
      </w:r>
      <w:r w:rsidRPr="00F407BC" w:rsidR="00F407BC">
        <w:rPr>
          <w:rFonts w:eastAsia="Calibri" w:cs="Arial"/>
        </w:rPr>
        <w:t xml:space="preserve"> </w:t>
      </w:r>
      <w:r w:rsidR="00F407BC">
        <w:rPr>
          <w:rFonts w:eastAsia="Calibri" w:cs="Arial"/>
        </w:rPr>
        <w:t>They will also address stakeholder concerns raised</w:t>
      </w:r>
      <w:r w:rsidR="0084339C">
        <w:rPr>
          <w:rFonts w:eastAsia="Calibri" w:cs="Arial"/>
        </w:rPr>
        <w:t xml:space="preserve"> </w:t>
      </w:r>
      <w:r w:rsidR="00F407BC">
        <w:rPr>
          <w:rFonts w:eastAsia="Calibri" w:cs="Arial"/>
        </w:rPr>
        <w:t xml:space="preserve">about time taken to locate recycling advice on contracts, </w:t>
      </w:r>
      <w:r w:rsidR="00A82B6A">
        <w:rPr>
          <w:rFonts w:eastAsia="Calibri" w:cs="Arial"/>
        </w:rPr>
        <w:t>arrangement of</w:t>
      </w:r>
      <w:r w:rsidR="00F407BC">
        <w:rPr>
          <w:rFonts w:eastAsia="Calibri" w:cs="Arial"/>
        </w:rPr>
        <w:t xml:space="preserve"> containers and training</w:t>
      </w:r>
      <w:r w:rsidR="0084339C">
        <w:rPr>
          <w:rFonts w:eastAsia="Calibri" w:cs="Arial"/>
        </w:rPr>
        <w:t>.</w:t>
      </w:r>
      <w:r w:rsidR="00F407BC">
        <w:rPr>
          <w:rFonts w:eastAsia="Calibri" w:cs="Arial"/>
        </w:rPr>
        <w:t xml:space="preserve"> </w:t>
      </w:r>
      <w:r w:rsidRPr="0070382B" w:rsidR="007145FF">
        <w:rPr>
          <w:rFonts w:eastAsia="Calibri" w:cs="Arial"/>
        </w:rPr>
        <w:t xml:space="preserve">We have </w:t>
      </w:r>
      <w:r w:rsidR="007145FF">
        <w:rPr>
          <w:rFonts w:eastAsia="Calibri" w:cs="Arial"/>
        </w:rPr>
        <w:t>al</w:t>
      </w:r>
      <w:r w:rsidR="00E57572">
        <w:rPr>
          <w:rFonts w:eastAsia="Calibri" w:cs="Arial"/>
        </w:rPr>
        <w:t>ready</w:t>
      </w:r>
      <w:r w:rsidR="007145FF">
        <w:rPr>
          <w:rFonts w:eastAsia="Calibri" w:cs="Arial"/>
        </w:rPr>
        <w:t xml:space="preserve"> </w:t>
      </w:r>
      <w:r w:rsidRPr="0070382B" w:rsidR="007145FF">
        <w:rPr>
          <w:rFonts w:eastAsia="Calibri" w:cs="Arial"/>
        </w:rPr>
        <w:t>commissioned WRAP to develop new materials, and refine existing ones, as part of an online business support hub. Part of this work will be to develop training materials which will clearly set out, to businesses and their staff, their obligations under the new requirements</w:t>
      </w:r>
      <w:r w:rsidR="00F407BC">
        <w:rPr>
          <w:rFonts w:eastAsia="Calibri" w:cs="Arial"/>
        </w:rPr>
        <w:t xml:space="preserve"> as well as advice on how </w:t>
      </w:r>
      <w:r w:rsidR="0060522A">
        <w:rPr>
          <w:rFonts w:eastAsia="Calibri" w:cs="Arial"/>
        </w:rPr>
        <w:t xml:space="preserve">to </w:t>
      </w:r>
      <w:r w:rsidR="00F407BC">
        <w:rPr>
          <w:rFonts w:eastAsia="Calibri" w:cs="Arial"/>
        </w:rPr>
        <w:t>efficiently integrate new services into their business models</w:t>
      </w:r>
      <w:r w:rsidRPr="0070382B" w:rsidR="007145FF">
        <w:rPr>
          <w:rFonts w:eastAsia="Calibri" w:cs="Arial"/>
        </w:rPr>
        <w:t>. Some of these resources will be printable materials which can be positioned near bins to help staff to sort waste appropriately. These materials will help further minimise the time that staff will need to spend sorting waste.</w:t>
      </w:r>
      <w:r w:rsidR="007145FF">
        <w:rPr>
          <w:rFonts w:eastAsia="Calibri" w:cs="Arial"/>
        </w:rPr>
        <w:t xml:space="preserve"> </w:t>
      </w:r>
      <w:r w:rsidR="005D3F11">
        <w:rPr>
          <w:rFonts w:eastAsia="Calibri" w:cs="Arial"/>
        </w:rPr>
        <w:t xml:space="preserve">Defra </w:t>
      </w:r>
      <w:r w:rsidR="00FE054F">
        <w:rPr>
          <w:rFonts w:cs="Arial"/>
        </w:rPr>
        <w:t>is still exploring one-to-one business support options.</w:t>
      </w:r>
    </w:p>
    <w:p w:rsidR="00D36017" w:rsidP="00A677AC" w:rsidRDefault="005E0F4C" w14:paraId="1EE27482" w14:textId="63255043">
      <w:pPr>
        <w:pStyle w:val="EBBodyPara"/>
        <w:jc w:val="both"/>
        <w:textAlignment w:val="baseline"/>
        <w:rPr>
          <w:rFonts w:eastAsia="Calibri"/>
          <w:sz w:val="24"/>
          <w:szCs w:val="24"/>
        </w:rPr>
      </w:pPr>
      <w:r w:rsidRPr="00556AD8">
        <w:rPr>
          <w:rFonts w:eastAsia="Calibri"/>
          <w:sz w:val="24"/>
          <w:szCs w:val="24"/>
        </w:rPr>
        <w:t>With the implementation of business support measures</w:t>
      </w:r>
      <w:r w:rsidR="00B62D29">
        <w:rPr>
          <w:rFonts w:eastAsia="Calibri"/>
          <w:sz w:val="24"/>
          <w:szCs w:val="24"/>
        </w:rPr>
        <w:t xml:space="preserve"> (i.e., to help mitigate costs to businesses)</w:t>
      </w:r>
      <w:r w:rsidRPr="00556AD8">
        <w:rPr>
          <w:rFonts w:eastAsia="Calibri"/>
          <w:sz w:val="24"/>
          <w:szCs w:val="24"/>
        </w:rPr>
        <w:t>, stakeholders</w:t>
      </w:r>
      <w:r w:rsidRPr="00556AD8" w:rsidR="00DA2199">
        <w:rPr>
          <w:rFonts w:eastAsia="Calibri"/>
          <w:sz w:val="24"/>
          <w:szCs w:val="24"/>
        </w:rPr>
        <w:t xml:space="preserve"> not </w:t>
      </w:r>
      <w:r w:rsidRPr="00556AD8">
        <w:rPr>
          <w:rFonts w:eastAsia="Calibri"/>
          <w:sz w:val="24"/>
          <w:szCs w:val="24"/>
        </w:rPr>
        <w:t>raising</w:t>
      </w:r>
      <w:r w:rsidRPr="00556AD8" w:rsidR="00DA2199">
        <w:rPr>
          <w:rFonts w:eastAsia="Calibri"/>
          <w:sz w:val="24"/>
          <w:szCs w:val="24"/>
        </w:rPr>
        <w:t xml:space="preserve"> waste sorting costs </w:t>
      </w:r>
      <w:r w:rsidRPr="00556AD8">
        <w:rPr>
          <w:rFonts w:eastAsia="Calibri"/>
          <w:sz w:val="24"/>
          <w:szCs w:val="24"/>
        </w:rPr>
        <w:t>as being a</w:t>
      </w:r>
      <w:r w:rsidRPr="00556AD8" w:rsidR="00DA2199">
        <w:rPr>
          <w:rFonts w:eastAsia="Calibri"/>
          <w:sz w:val="24"/>
          <w:szCs w:val="24"/>
        </w:rPr>
        <w:t xml:space="preserve"> significant </w:t>
      </w:r>
      <w:r w:rsidRPr="00556AD8">
        <w:rPr>
          <w:rFonts w:eastAsia="Calibri"/>
          <w:sz w:val="24"/>
          <w:szCs w:val="24"/>
        </w:rPr>
        <w:t xml:space="preserve">concern, and waste sorting costs being </w:t>
      </w:r>
      <w:r w:rsidR="007A2DC0">
        <w:rPr>
          <w:rFonts w:eastAsia="Calibri"/>
          <w:sz w:val="24"/>
          <w:szCs w:val="24"/>
        </w:rPr>
        <w:t xml:space="preserve">relatively </w:t>
      </w:r>
      <w:r w:rsidRPr="00556AD8">
        <w:rPr>
          <w:rFonts w:eastAsia="Calibri"/>
          <w:sz w:val="24"/>
          <w:szCs w:val="24"/>
        </w:rPr>
        <w:t xml:space="preserve">minor </w:t>
      </w:r>
      <w:r w:rsidRPr="00556AD8" w:rsidR="00DA2199">
        <w:rPr>
          <w:rFonts w:eastAsia="Calibri"/>
          <w:sz w:val="24"/>
          <w:szCs w:val="24"/>
        </w:rPr>
        <w:t xml:space="preserve">compared to other monetised costs </w:t>
      </w:r>
      <w:r w:rsidRPr="00556AD8">
        <w:rPr>
          <w:rFonts w:eastAsia="Calibri"/>
          <w:sz w:val="24"/>
          <w:szCs w:val="24"/>
        </w:rPr>
        <w:t>included</w:t>
      </w:r>
      <w:r w:rsidRPr="00556AD8" w:rsidR="00DA2199">
        <w:rPr>
          <w:rFonts w:eastAsia="Calibri"/>
          <w:sz w:val="24"/>
          <w:szCs w:val="24"/>
        </w:rPr>
        <w:t xml:space="preserve"> in </w:t>
      </w:r>
      <w:r w:rsidRPr="00556AD8">
        <w:rPr>
          <w:rFonts w:eastAsia="Calibri"/>
          <w:sz w:val="24"/>
          <w:szCs w:val="24"/>
        </w:rPr>
        <w:t xml:space="preserve">the </w:t>
      </w:r>
      <w:r w:rsidRPr="00556AD8" w:rsidR="00DA2199">
        <w:rPr>
          <w:rFonts w:eastAsia="Calibri"/>
          <w:sz w:val="24"/>
          <w:szCs w:val="24"/>
        </w:rPr>
        <w:t>analysis</w:t>
      </w:r>
      <w:r w:rsidRPr="00556AD8">
        <w:rPr>
          <w:rFonts w:eastAsia="Calibri"/>
          <w:sz w:val="24"/>
          <w:szCs w:val="24"/>
        </w:rPr>
        <w:t>,</w:t>
      </w:r>
      <w:r w:rsidR="00E57572">
        <w:rPr>
          <w:rFonts w:eastAsia="Calibri"/>
          <w:sz w:val="24"/>
          <w:szCs w:val="24"/>
        </w:rPr>
        <w:t xml:space="preserve"> </w:t>
      </w:r>
      <w:r w:rsidRPr="00556AD8" w:rsidR="00DA2199">
        <w:rPr>
          <w:rFonts w:eastAsia="Calibri"/>
          <w:sz w:val="24"/>
          <w:szCs w:val="24"/>
        </w:rPr>
        <w:t>we have</w:t>
      </w:r>
      <w:r w:rsidRPr="00556AD8" w:rsidR="007145FF">
        <w:rPr>
          <w:rFonts w:eastAsia="Calibri"/>
          <w:sz w:val="24"/>
          <w:szCs w:val="24"/>
        </w:rPr>
        <w:t xml:space="preserve"> not monetised waste sorting costs for the NHM sector.</w:t>
      </w:r>
    </w:p>
    <w:p w:rsidRPr="00556AD8" w:rsidR="00BC5B78" w:rsidP="00A677AC" w:rsidRDefault="00BC5B78" w14:paraId="55C8FDE0" w14:textId="5D33460B">
      <w:pPr>
        <w:pStyle w:val="EBBodyPara"/>
        <w:jc w:val="both"/>
        <w:textAlignment w:val="baseline"/>
        <w:rPr>
          <w:sz w:val="28"/>
          <w:szCs w:val="28"/>
          <w:lang w:eastAsia="en-US"/>
        </w:rPr>
      </w:pPr>
      <w:r>
        <w:rPr>
          <w:rFonts w:eastAsia="Calibri"/>
          <w:sz w:val="24"/>
          <w:szCs w:val="24"/>
        </w:rPr>
        <w:t xml:space="preserve">Finally, as part of our </w:t>
      </w:r>
      <w:r w:rsidR="00497B51">
        <w:rPr>
          <w:rFonts w:eastAsia="Calibri"/>
          <w:sz w:val="24"/>
          <w:szCs w:val="24"/>
        </w:rPr>
        <w:t xml:space="preserve">evaluation plan, we have committed to undertake both impact and process evaluations. They will provide evidence to support the proposed policy and/or to make changes where it may not be working as intended.  </w:t>
      </w:r>
    </w:p>
    <w:p w:rsidRPr="00451F33" w:rsidR="00554C21" w:rsidP="00554C21" w:rsidRDefault="00554C21" w14:paraId="15990721" w14:textId="43C40B5A">
      <w:pPr>
        <w:pStyle w:val="Heading3"/>
        <w:rPr>
          <w:rFonts w:eastAsia="Calibri"/>
        </w:rPr>
      </w:pPr>
      <w:r w:rsidRPr="00BF4E2B">
        <w:rPr>
          <w:rFonts w:eastAsia="Calibri"/>
        </w:rPr>
        <w:t>Recycling and was</w:t>
      </w:r>
      <w:r w:rsidRPr="00BF4E2B">
        <w:rPr>
          <w:rFonts w:eastAsia="Calibri"/>
          <w:szCs w:val="24"/>
        </w:rPr>
        <w:t>te infrastructure implications</w:t>
      </w:r>
      <w:r w:rsidRPr="00BF4E2B">
        <w:rPr>
          <w:rFonts w:eastAsia="Calibri"/>
        </w:rPr>
        <w:t xml:space="preserve"> </w:t>
      </w:r>
    </w:p>
    <w:p w:rsidR="00554C21" w:rsidP="00554C21" w:rsidRDefault="00554C21" w14:paraId="37E9B04F" w14:textId="2A6D65B6">
      <w:pPr>
        <w:spacing w:after="160" w:line="259" w:lineRule="auto"/>
        <w:jc w:val="both"/>
        <w:rPr>
          <w:rFonts w:eastAsia="Calibri" w:cs="Arial"/>
        </w:rPr>
      </w:pPr>
      <w:r w:rsidRPr="00451F33">
        <w:rPr>
          <w:rFonts w:eastAsia="Calibri" w:cs="Arial"/>
        </w:rPr>
        <w:t xml:space="preserve">The implementation of </w:t>
      </w:r>
      <w:r w:rsidR="00EF2AAF">
        <w:rPr>
          <w:rFonts w:eastAsia="Calibri" w:cs="Arial"/>
        </w:rPr>
        <w:t>Simpler Recycling</w:t>
      </w:r>
      <w:r w:rsidRPr="00451F33">
        <w:rPr>
          <w:rFonts w:eastAsia="Calibri" w:cs="Arial"/>
        </w:rPr>
        <w:t xml:space="preserve"> is forecast to increase the quantity and quality of material collected for recycling across the four scenarios relative to the baseline. This reduces the amount of waste sent to energy from waste plants, landfill and other residual waste treatment facilities. Consequently, there would be less pressure on additional residual waste infrastructure across England. This is contrary to the reprocessing infrastructure for which demand is likely to increase.</w:t>
      </w:r>
    </w:p>
    <w:p w:rsidRPr="00451F33" w:rsidR="00C44304" w:rsidP="00554C21" w:rsidRDefault="00C44304" w14:paraId="666D7E0C" w14:textId="2DDBD2E7">
      <w:pPr>
        <w:spacing w:after="160" w:line="259" w:lineRule="auto"/>
        <w:jc w:val="both"/>
        <w:rPr>
          <w:rFonts w:eastAsia="Calibri" w:cs="Arial"/>
        </w:rPr>
      </w:pPr>
      <w:r>
        <w:rPr>
          <w:rFonts w:eastAsia="Calibri" w:cs="Arial"/>
        </w:rPr>
        <w:t>Note that the costs associated with waste treatment (e.g., landfill) have been monetised as part of this impact assessment. As such, i</w:t>
      </w:r>
      <w:r w:rsidRPr="00451F33">
        <w:rPr>
          <w:rFonts w:eastAsia="Calibri" w:cs="Arial"/>
        </w:rPr>
        <w:t>n this section, we discuss</w:t>
      </w:r>
      <w:r>
        <w:rPr>
          <w:rFonts w:eastAsia="Calibri" w:cs="Arial"/>
        </w:rPr>
        <w:t xml:space="preserve"> wider impacts </w:t>
      </w:r>
      <w:r w:rsidRPr="00451F33">
        <w:rPr>
          <w:rFonts w:eastAsia="Calibri" w:cs="Arial"/>
        </w:rPr>
        <w:t>on the key parts of the waste infrastructure, starting with recycling</w:t>
      </w:r>
      <w:r w:rsidR="005072B4">
        <w:rPr>
          <w:rFonts w:eastAsia="Calibri" w:cs="Arial"/>
        </w:rPr>
        <w:t>.</w:t>
      </w:r>
    </w:p>
    <w:p w:rsidRPr="007D686F" w:rsidR="00554C21" w:rsidP="00F375E0" w:rsidRDefault="00554C21" w14:paraId="1B1D8DBC" w14:textId="77777777">
      <w:pPr>
        <w:pStyle w:val="Heading4"/>
        <w:rPr>
          <w:rFonts w:eastAsia="Calibri"/>
          <w:szCs w:val="24"/>
        </w:rPr>
      </w:pPr>
      <w:r w:rsidRPr="00F375E0">
        <w:rPr>
          <w:rFonts w:eastAsia="Calibri"/>
          <w:sz w:val="24"/>
          <w:szCs w:val="24"/>
        </w:rPr>
        <w:t>Dry material recycling</w:t>
      </w:r>
    </w:p>
    <w:p w:rsidRPr="00451F33" w:rsidR="00554C21" w:rsidP="00554C21" w:rsidRDefault="00554C21" w14:paraId="57D32044" w14:textId="36A8340E">
      <w:pPr>
        <w:spacing w:after="160" w:line="259" w:lineRule="auto"/>
        <w:jc w:val="both"/>
        <w:rPr>
          <w:rFonts w:eastAsia="Calibri" w:cs="Arial"/>
        </w:rPr>
      </w:pPr>
      <w:r w:rsidRPr="00451F33">
        <w:rPr>
          <w:rFonts w:eastAsia="Calibri" w:cs="Arial"/>
        </w:rPr>
        <w:t xml:space="preserve">Both household options generate the same amount of direct dry material recycling. However, there is a difference in total dry material recycling due to indirect recycling. This is because some amount of </w:t>
      </w:r>
      <w:proofErr w:type="spellStart"/>
      <w:r w:rsidRPr="00451F33">
        <w:rPr>
          <w:rFonts w:eastAsia="Calibri" w:cs="Arial"/>
        </w:rPr>
        <w:t>recyclate</w:t>
      </w:r>
      <w:proofErr w:type="spellEnd"/>
      <w:r w:rsidRPr="00451F33">
        <w:rPr>
          <w:rFonts w:eastAsia="Calibri" w:cs="Arial"/>
        </w:rPr>
        <w:t xml:space="preserve"> can be recovered from residual treatment facilities (e.g.</w:t>
      </w:r>
      <w:r>
        <w:rPr>
          <w:rFonts w:eastAsia="Calibri" w:cs="Arial"/>
        </w:rPr>
        <w:t>,</w:t>
      </w:r>
      <w:r w:rsidRPr="00451F33">
        <w:rPr>
          <w:rFonts w:eastAsia="Calibri" w:cs="Arial"/>
        </w:rPr>
        <w:t xml:space="preserve"> MBT or EfW). This indirect recycling will be affected by the residual waste composition which is slightly different in the household scenarios due to garden waste assumptions (i.e.</w:t>
      </w:r>
      <w:r>
        <w:rPr>
          <w:rFonts w:eastAsia="Calibri" w:cs="Arial"/>
        </w:rPr>
        <w:t>,</w:t>
      </w:r>
      <w:r w:rsidRPr="00451F33">
        <w:rPr>
          <w:rFonts w:eastAsia="Calibri" w:cs="Arial"/>
        </w:rPr>
        <w:t xml:space="preserve"> free vs charged garden waste).  </w:t>
      </w:r>
    </w:p>
    <w:p w:rsidRPr="00451F33" w:rsidR="00554C21" w:rsidP="00554C21" w:rsidRDefault="00FB4C0E" w14:paraId="5989A8AB" w14:textId="0D63CA2A">
      <w:pPr>
        <w:spacing w:after="160" w:line="259" w:lineRule="auto"/>
        <w:jc w:val="both"/>
        <w:rPr>
          <w:rFonts w:eastAsia="Calibri" w:cs="Arial"/>
        </w:rPr>
      </w:pPr>
      <w:r>
        <w:rPr>
          <w:rFonts w:eastAsia="Calibri" w:cs="Arial"/>
        </w:rPr>
        <w:t>Any further source separation of recyclable materials</w:t>
      </w:r>
      <w:r w:rsidR="00927CDF">
        <w:rPr>
          <w:rFonts w:eastAsia="Calibri" w:cs="Arial"/>
        </w:rPr>
        <w:t xml:space="preserve"> is</w:t>
      </w:r>
      <w:r w:rsidRPr="00451F33" w:rsidR="00554C21">
        <w:rPr>
          <w:rFonts w:eastAsia="Calibri" w:cs="Arial"/>
        </w:rPr>
        <w:t xml:space="preserve"> likely to have a negative economic impact on some </w:t>
      </w:r>
      <w:r w:rsidRPr="00451F33" w:rsidR="00E73B38">
        <w:rPr>
          <w:rFonts w:eastAsia="Calibri" w:cs="Arial"/>
        </w:rPr>
        <w:t>material recycling</w:t>
      </w:r>
      <w:r w:rsidRPr="00451F33" w:rsidR="00554C21">
        <w:rPr>
          <w:rFonts w:eastAsia="Calibri" w:cs="Arial"/>
        </w:rPr>
        <w:t xml:space="preserve"> facilities (MRFs). Current kerbside collections have around </w:t>
      </w:r>
      <w:r w:rsidR="00BD3F6B">
        <w:rPr>
          <w:rFonts w:eastAsia="Calibri" w:cs="Arial"/>
        </w:rPr>
        <w:t>3</w:t>
      </w:r>
      <w:r w:rsidRPr="00451F33" w:rsidR="00554C21">
        <w:rPr>
          <w:rFonts w:eastAsia="Calibri" w:cs="Arial"/>
        </w:rPr>
        <w:t>.</w:t>
      </w:r>
      <w:r w:rsidR="00BD3F6B">
        <w:rPr>
          <w:rFonts w:eastAsia="Calibri" w:cs="Arial"/>
        </w:rPr>
        <w:t>0</w:t>
      </w:r>
      <w:r w:rsidRPr="00451F33" w:rsidR="00BD3F6B">
        <w:rPr>
          <w:rFonts w:eastAsia="Calibri" w:cs="Arial"/>
        </w:rPr>
        <w:t>Mt</w:t>
      </w:r>
      <w:r w:rsidRPr="00451F33" w:rsidR="00554C21">
        <w:rPr>
          <w:rFonts w:eastAsia="Calibri" w:cs="Arial"/>
        </w:rPr>
        <w:t xml:space="preserve"> of dry recyclables collected as comingled material by </w:t>
      </w:r>
      <w:r w:rsidR="00D97548">
        <w:rPr>
          <w:rFonts w:eastAsia="Calibri" w:cs="Arial"/>
        </w:rPr>
        <w:t>local auth</w:t>
      </w:r>
      <w:r w:rsidRPr="00451F33" w:rsidR="00554C21">
        <w:rPr>
          <w:rFonts w:eastAsia="Calibri" w:cs="Arial"/>
        </w:rPr>
        <w:t>orities. We estimate this amount to reduce to 0.</w:t>
      </w:r>
      <w:r w:rsidR="00BD3F6B">
        <w:rPr>
          <w:rFonts w:eastAsia="Calibri" w:cs="Arial"/>
        </w:rPr>
        <w:t>7</w:t>
      </w:r>
      <w:r w:rsidRPr="00451F33" w:rsidR="00BD3F6B">
        <w:rPr>
          <w:rFonts w:eastAsia="Calibri" w:cs="Arial"/>
        </w:rPr>
        <w:t xml:space="preserve"> </w:t>
      </w:r>
      <w:r w:rsidRPr="00451F33" w:rsidR="00554C21">
        <w:rPr>
          <w:rFonts w:eastAsia="Calibri" w:cs="Arial"/>
        </w:rPr>
        <w:t>Mt by 2035 (i.e.</w:t>
      </w:r>
      <w:r w:rsidR="00554C21">
        <w:rPr>
          <w:rFonts w:eastAsia="Calibri" w:cs="Arial"/>
        </w:rPr>
        <w:t xml:space="preserve">, </w:t>
      </w:r>
      <w:r w:rsidRPr="00451F33" w:rsidR="00554C21">
        <w:rPr>
          <w:rFonts w:eastAsia="Calibri" w:cs="Arial"/>
        </w:rPr>
        <w:t>mainly associated with high-rise properties).</w:t>
      </w:r>
    </w:p>
    <w:p w:rsidRPr="00451F33" w:rsidR="00554C21" w:rsidP="00554C21" w:rsidRDefault="00554C21" w14:paraId="11188B67" w14:textId="001642BD">
      <w:pPr>
        <w:spacing w:after="160" w:line="259" w:lineRule="auto"/>
        <w:jc w:val="both"/>
        <w:rPr>
          <w:rFonts w:eastAsia="Calibri" w:cs="Arial"/>
        </w:rPr>
      </w:pPr>
      <w:r w:rsidRPr="7380FD5E">
        <w:rPr>
          <w:rFonts w:eastAsia="Calibri" w:cs="Arial"/>
        </w:rPr>
        <w:t>Under all municipal options, we expect the NHM sector to offset the loss of supply of comingled dry recyclables to MRFs from the household sector. All NHM scenarios assume significant increases in the collection of dry mixed materials that will need to be sorted by MRFs.</w:t>
      </w:r>
    </w:p>
    <w:p w:rsidRPr="00F8493E" w:rsidR="00554C21" w:rsidP="00554C21" w:rsidRDefault="2103847F" w14:paraId="75A8BBBE" w14:textId="604B2BD9">
      <w:pPr>
        <w:spacing w:after="160" w:line="259" w:lineRule="auto"/>
        <w:jc w:val="both"/>
        <w:rPr>
          <w:rFonts w:eastAsia="Calibri" w:cs="Arial"/>
        </w:rPr>
      </w:pPr>
      <w:r w:rsidRPr="00451F33">
        <w:rPr>
          <w:rFonts w:eastAsia="Calibri" w:cs="Arial"/>
        </w:rPr>
        <w:t xml:space="preserve">Irrespective of the above, it is very likely that MRFs will need to make some changes. This is, for example, to reflect changes in the composition of </w:t>
      </w:r>
      <w:proofErr w:type="spellStart"/>
      <w:r w:rsidRPr="00451F33">
        <w:rPr>
          <w:rFonts w:eastAsia="Calibri" w:cs="Arial"/>
        </w:rPr>
        <w:t>recyclate</w:t>
      </w:r>
      <w:proofErr w:type="spellEnd"/>
      <w:r w:rsidRPr="00451F33">
        <w:rPr>
          <w:rFonts w:eastAsia="Calibri" w:cs="Arial"/>
        </w:rPr>
        <w:t xml:space="preserve"> to include materials such as plastic films. MRFs might need to invest in technologies such as air scythes or vacuum chutes to prevent films being wrapped around rollers</w:t>
      </w:r>
      <w:r w:rsidRPr="00F8493E" w:rsidR="00554C21">
        <w:rPr>
          <w:rFonts w:eastAsia="Calibri" w:cs="Arial"/>
          <w:vertAlign w:val="superscript"/>
        </w:rPr>
        <w:footnoteReference w:id="322"/>
      </w:r>
      <w:r w:rsidRPr="00F8493E">
        <w:rPr>
          <w:rFonts w:eastAsia="Calibri" w:cs="Arial"/>
        </w:rPr>
        <w:t>. This has been modelled via higher MRF gate fees associated with additional materials (</w:t>
      </w:r>
      <w:r w:rsidRPr="003F154D">
        <w:rPr>
          <w:rFonts w:eastAsia="Calibri" w:cs="Arial"/>
        </w:rPr>
        <w:t>see Section 6 for further detail).</w:t>
      </w:r>
    </w:p>
    <w:p w:rsidRPr="003F154D" w:rsidR="00554C21" w:rsidP="00554C21" w:rsidRDefault="00554C21" w14:paraId="6537533E" w14:textId="7E608E66">
      <w:pPr>
        <w:spacing w:after="160" w:line="259" w:lineRule="auto"/>
        <w:jc w:val="both"/>
        <w:rPr>
          <w:rFonts w:eastAsia="Calibri" w:cs="Arial"/>
          <w:b/>
        </w:rPr>
      </w:pPr>
      <w:r w:rsidRPr="003F154D">
        <w:rPr>
          <w:rFonts w:eastAsia="Calibri" w:cs="Arial"/>
        </w:rPr>
        <w:t xml:space="preserve">Tables </w:t>
      </w:r>
      <w:r w:rsidRPr="003F154D" w:rsidR="003F154D">
        <w:rPr>
          <w:rFonts w:eastAsia="Calibri" w:cs="Arial"/>
        </w:rPr>
        <w:t>40</w:t>
      </w:r>
      <w:r w:rsidRPr="003F154D">
        <w:rPr>
          <w:rFonts w:eastAsia="Calibri" w:cs="Arial"/>
        </w:rPr>
        <w:t xml:space="preserve">, </w:t>
      </w:r>
      <w:r w:rsidRPr="003F154D" w:rsidR="003F154D">
        <w:rPr>
          <w:rFonts w:eastAsia="Calibri" w:cs="Arial"/>
        </w:rPr>
        <w:t>41</w:t>
      </w:r>
      <w:r w:rsidR="00C737D7">
        <w:rPr>
          <w:rFonts w:eastAsia="Calibri" w:cs="Arial"/>
        </w:rPr>
        <w:t xml:space="preserve">, </w:t>
      </w:r>
      <w:r w:rsidRPr="003F154D" w:rsidR="003F154D">
        <w:rPr>
          <w:rFonts w:eastAsia="Calibri" w:cs="Arial"/>
        </w:rPr>
        <w:t>42</w:t>
      </w:r>
      <w:r w:rsidR="00C737D7">
        <w:rPr>
          <w:rFonts w:eastAsia="Calibri" w:cs="Arial"/>
        </w:rPr>
        <w:t xml:space="preserve"> &amp; 43</w:t>
      </w:r>
      <w:r w:rsidRPr="003F154D">
        <w:rPr>
          <w:rFonts w:eastAsia="Calibri" w:cs="Arial"/>
        </w:rPr>
        <w:t xml:space="preserve"> show the projected changes to dry recycling tonnages under Options 1M, 2M, 3M and 4M. </w:t>
      </w:r>
      <w:r w:rsidRPr="00E8425C">
        <w:rPr>
          <w:rFonts w:eastAsia="Calibri" w:cs="Arial"/>
        </w:rPr>
        <w:t xml:space="preserve">For the below tables, </w:t>
      </w:r>
      <w:r w:rsidRPr="00E8425C" w:rsidR="00EA5065">
        <w:rPr>
          <w:rFonts w:eastAsia="Calibri" w:cs="Arial"/>
        </w:rPr>
        <w:t xml:space="preserve">we have given the breakdown for additional </w:t>
      </w:r>
      <w:r w:rsidR="007409C6">
        <w:rPr>
          <w:rFonts w:eastAsia="Calibri" w:cs="Arial"/>
        </w:rPr>
        <w:t xml:space="preserve">dry material recycling </w:t>
      </w:r>
      <w:r w:rsidRPr="00E8425C" w:rsidR="00EA5065">
        <w:rPr>
          <w:rFonts w:eastAsia="Calibri" w:cs="Arial"/>
        </w:rPr>
        <w:t xml:space="preserve">tonnages by sector. Please note that </w:t>
      </w:r>
      <w:r w:rsidRPr="00E8425C" w:rsidR="00D76C36">
        <w:rPr>
          <w:rFonts w:eastAsia="Calibri" w:cs="Arial"/>
        </w:rPr>
        <w:t xml:space="preserve">in </w:t>
      </w:r>
      <w:r w:rsidRPr="00E8425C" w:rsidR="00EA5065">
        <w:rPr>
          <w:rFonts w:eastAsia="Calibri" w:cs="Arial"/>
        </w:rPr>
        <w:t>the</w:t>
      </w:r>
      <w:r w:rsidRPr="00E8425C" w:rsidR="00D76C36">
        <w:rPr>
          <w:rFonts w:eastAsia="Calibri" w:cs="Arial"/>
        </w:rPr>
        <w:t xml:space="preserve"> tables,</w:t>
      </w:r>
      <w:r w:rsidRPr="00E8425C" w:rsidR="00EA5065">
        <w:rPr>
          <w:rFonts w:eastAsia="Calibri" w:cs="Arial"/>
        </w:rPr>
        <w:t xml:space="preserve"> HH and NHM tonnages only include direct recycling, whilst the municipal sector includes indirect recycling as explained in the glossary</w:t>
      </w:r>
      <w:r w:rsidRPr="00E8425C">
        <w:rPr>
          <w:rFonts w:eastAsia="Calibri" w:cs="Arial"/>
        </w:rPr>
        <w:t>.</w:t>
      </w:r>
      <w:r w:rsidR="007409C6">
        <w:rPr>
          <w:rFonts w:eastAsia="Calibri" w:cs="Arial"/>
        </w:rPr>
        <w:t xml:space="preserve"> Therefore, i</w:t>
      </w:r>
      <w:r w:rsidR="00EA5065">
        <w:rPr>
          <w:rFonts w:eastAsia="Calibri" w:cs="Arial"/>
        </w:rPr>
        <w:t xml:space="preserve">t should be noted that the additional HH and NHM </w:t>
      </w:r>
      <w:r w:rsidR="00166CAF">
        <w:rPr>
          <w:rFonts w:eastAsia="Calibri" w:cs="Arial"/>
        </w:rPr>
        <w:t>dry recycling</w:t>
      </w:r>
      <w:r w:rsidR="00EA5065">
        <w:rPr>
          <w:rFonts w:eastAsia="Calibri" w:cs="Arial"/>
        </w:rPr>
        <w:t xml:space="preserve"> tonnages will not equal the additional municipal </w:t>
      </w:r>
      <w:r w:rsidR="00166CAF">
        <w:rPr>
          <w:rFonts w:eastAsia="Calibri" w:cs="Arial"/>
        </w:rPr>
        <w:t>dry recycling</w:t>
      </w:r>
      <w:r w:rsidR="00EA5065">
        <w:rPr>
          <w:rFonts w:eastAsia="Calibri" w:cs="Arial"/>
        </w:rPr>
        <w:t xml:space="preserve"> tonnages. </w:t>
      </w:r>
    </w:p>
    <w:p w:rsidRPr="003F154D" w:rsidR="00554C21" w:rsidP="00554C21" w:rsidRDefault="2103847F" w14:paraId="16816F08" w14:textId="34D248F8">
      <w:pPr>
        <w:spacing w:after="160" w:line="259" w:lineRule="auto"/>
        <w:jc w:val="both"/>
        <w:rPr>
          <w:rFonts w:eastAsia="Calibri" w:cs="Arial"/>
          <w:b/>
        </w:rPr>
      </w:pPr>
      <w:r w:rsidRPr="7C995945">
        <w:rPr>
          <w:rFonts w:eastAsia="Calibri" w:cs="Arial"/>
          <w:b/>
          <w:bCs/>
        </w:rPr>
        <w:t xml:space="preserve">Table </w:t>
      </w:r>
      <w:r w:rsidRPr="7C995945" w:rsidR="3609486A">
        <w:rPr>
          <w:rFonts w:eastAsia="Calibri" w:cs="Arial"/>
          <w:b/>
          <w:bCs/>
        </w:rPr>
        <w:t>40</w:t>
      </w:r>
      <w:r w:rsidRPr="7C995945">
        <w:rPr>
          <w:rFonts w:eastAsia="Calibri" w:cs="Arial"/>
          <w:b/>
          <w:bCs/>
        </w:rPr>
        <w:t>: Projected net change to dry recycling tonnages under option 1M, in thousand tonnes</w:t>
      </w:r>
      <w:r w:rsidRPr="7C995945" w:rsidR="7490A7F5">
        <w:rPr>
          <w:rFonts w:eastAsia="Calibri" w:cs="Arial"/>
          <w:b/>
          <w:bCs/>
        </w:rPr>
        <w:t xml:space="preserve"> (Kt)</w:t>
      </w:r>
      <w:r w:rsidRPr="7C995945" w:rsidR="00554C21">
        <w:rPr>
          <w:rFonts w:eastAsia="Calibri" w:cs="Arial"/>
          <w:b/>
          <w:bCs/>
          <w:vertAlign w:val="superscript"/>
        </w:rPr>
        <w:footnoteReference w:id="323"/>
      </w:r>
    </w:p>
    <w:tbl>
      <w:tblPr>
        <w:tblStyle w:val="TableGrid21"/>
        <w:tblW w:w="10010" w:type="dxa"/>
        <w:jc w:val="center"/>
        <w:tblLook w:val="04A0" w:firstRow="1" w:lastRow="0" w:firstColumn="1" w:lastColumn="0" w:noHBand="0" w:noVBand="1"/>
      </w:tblPr>
      <w:tblGrid>
        <w:gridCol w:w="2405"/>
        <w:gridCol w:w="1418"/>
        <w:gridCol w:w="1559"/>
        <w:gridCol w:w="1559"/>
        <w:gridCol w:w="1276"/>
        <w:gridCol w:w="1793"/>
      </w:tblGrid>
      <w:tr w:rsidRPr="003F154D" w:rsidR="00554C21" w:rsidTr="00FE73AD" w14:paraId="44136DCD" w14:textId="77777777">
        <w:trPr>
          <w:trHeight w:val="214"/>
          <w:jc w:val="center"/>
        </w:trPr>
        <w:tc>
          <w:tcPr>
            <w:tcW w:w="2405" w:type="dxa"/>
          </w:tcPr>
          <w:p w:rsidRPr="003F154D" w:rsidR="00554C21" w:rsidP="001862D1" w:rsidRDefault="00554C21" w14:paraId="7E8D42E5" w14:textId="77777777">
            <w:pPr>
              <w:spacing w:after="160" w:line="259" w:lineRule="auto"/>
              <w:jc w:val="both"/>
              <w:rPr>
                <w:rFonts w:eastAsia="Calibri" w:cs="Arial"/>
                <w:sz w:val="22"/>
                <w:szCs w:val="22"/>
              </w:rPr>
            </w:pPr>
          </w:p>
        </w:tc>
        <w:tc>
          <w:tcPr>
            <w:tcW w:w="1418" w:type="dxa"/>
          </w:tcPr>
          <w:p w:rsidRPr="003F154D" w:rsidR="00554C21" w:rsidP="001862D1" w:rsidRDefault="00554C21" w14:paraId="0C4C45DA" w14:textId="1790B09A">
            <w:pPr>
              <w:spacing w:after="160" w:line="259" w:lineRule="auto"/>
              <w:jc w:val="center"/>
              <w:rPr>
                <w:rFonts w:eastAsia="Calibri" w:cs="Arial"/>
                <w:b/>
                <w:sz w:val="22"/>
                <w:szCs w:val="22"/>
              </w:rPr>
            </w:pPr>
            <w:r w:rsidRPr="003F154D">
              <w:rPr>
                <w:rFonts w:eastAsia="Calibri" w:cs="Arial"/>
                <w:b/>
                <w:sz w:val="22"/>
                <w:szCs w:val="22"/>
              </w:rPr>
              <w:t>2025</w:t>
            </w:r>
          </w:p>
        </w:tc>
        <w:tc>
          <w:tcPr>
            <w:tcW w:w="1559" w:type="dxa"/>
          </w:tcPr>
          <w:p w:rsidRPr="003F154D" w:rsidR="00554C21" w:rsidP="001862D1" w:rsidRDefault="00554C21" w14:paraId="65207D02" w14:textId="77777777">
            <w:pPr>
              <w:spacing w:after="160" w:line="259" w:lineRule="auto"/>
              <w:jc w:val="center"/>
              <w:rPr>
                <w:rFonts w:eastAsia="Calibri" w:cs="Arial"/>
                <w:b/>
                <w:sz w:val="22"/>
                <w:szCs w:val="22"/>
              </w:rPr>
            </w:pPr>
            <w:r w:rsidRPr="003F154D">
              <w:rPr>
                <w:rFonts w:eastAsia="Calibri" w:cs="Arial"/>
                <w:b/>
                <w:sz w:val="22"/>
                <w:szCs w:val="22"/>
              </w:rPr>
              <w:t>2028</w:t>
            </w:r>
          </w:p>
        </w:tc>
        <w:tc>
          <w:tcPr>
            <w:tcW w:w="1559" w:type="dxa"/>
          </w:tcPr>
          <w:p w:rsidRPr="003F154D" w:rsidR="00554C21" w:rsidP="001862D1" w:rsidRDefault="00554C21" w14:paraId="2A689423" w14:textId="77777777">
            <w:pPr>
              <w:spacing w:after="160" w:line="259" w:lineRule="auto"/>
              <w:jc w:val="center"/>
              <w:rPr>
                <w:rFonts w:eastAsia="Calibri" w:cs="Arial"/>
                <w:b/>
                <w:sz w:val="22"/>
                <w:szCs w:val="22"/>
              </w:rPr>
            </w:pPr>
            <w:r w:rsidRPr="003F154D">
              <w:rPr>
                <w:rFonts w:eastAsia="Calibri" w:cs="Arial"/>
                <w:b/>
                <w:sz w:val="22"/>
                <w:szCs w:val="22"/>
              </w:rPr>
              <w:t>2031</w:t>
            </w:r>
          </w:p>
        </w:tc>
        <w:tc>
          <w:tcPr>
            <w:tcW w:w="1276" w:type="dxa"/>
          </w:tcPr>
          <w:p w:rsidRPr="003F154D" w:rsidR="00554C21" w:rsidP="001862D1" w:rsidRDefault="00554C21" w14:paraId="0907D776" w14:textId="77777777">
            <w:pPr>
              <w:spacing w:after="160" w:line="259" w:lineRule="auto"/>
              <w:jc w:val="center"/>
              <w:rPr>
                <w:rFonts w:eastAsia="Calibri" w:cs="Arial"/>
                <w:b/>
                <w:sz w:val="22"/>
                <w:szCs w:val="22"/>
              </w:rPr>
            </w:pPr>
            <w:r w:rsidRPr="003F154D">
              <w:rPr>
                <w:rFonts w:eastAsia="Calibri" w:cs="Arial"/>
                <w:b/>
                <w:sz w:val="22"/>
                <w:szCs w:val="22"/>
              </w:rPr>
              <w:t>2035</w:t>
            </w:r>
          </w:p>
        </w:tc>
        <w:tc>
          <w:tcPr>
            <w:tcW w:w="1793" w:type="dxa"/>
          </w:tcPr>
          <w:p w:rsidRPr="003F154D" w:rsidR="00554C21" w:rsidP="001862D1" w:rsidRDefault="00554C21" w14:paraId="0CE18E0E" w14:textId="12509FC2">
            <w:pPr>
              <w:spacing w:after="160" w:line="259" w:lineRule="auto"/>
              <w:jc w:val="center"/>
              <w:rPr>
                <w:rFonts w:eastAsia="Calibri" w:cs="Arial"/>
                <w:b/>
                <w:sz w:val="22"/>
                <w:szCs w:val="22"/>
              </w:rPr>
            </w:pPr>
            <w:r w:rsidRPr="003F154D">
              <w:rPr>
                <w:rFonts w:eastAsia="Calibri" w:cs="Arial"/>
                <w:b/>
                <w:sz w:val="22"/>
                <w:szCs w:val="22"/>
              </w:rPr>
              <w:t>Total, 202</w:t>
            </w:r>
            <w:r w:rsidR="00F618FB">
              <w:rPr>
                <w:rFonts w:eastAsia="Calibri" w:cs="Arial"/>
                <w:b/>
                <w:sz w:val="22"/>
                <w:szCs w:val="22"/>
              </w:rPr>
              <w:t>5</w:t>
            </w:r>
            <w:r w:rsidRPr="003F154D">
              <w:rPr>
                <w:rFonts w:eastAsia="Calibri" w:cs="Arial"/>
                <w:b/>
                <w:sz w:val="22"/>
                <w:szCs w:val="22"/>
              </w:rPr>
              <w:t>-35</w:t>
            </w:r>
          </w:p>
        </w:tc>
      </w:tr>
      <w:tr w:rsidRPr="003F154D" w:rsidR="00EA5065" w:rsidTr="00FE73AD" w14:paraId="3E2105AF" w14:textId="77777777">
        <w:trPr>
          <w:trHeight w:val="490"/>
          <w:jc w:val="center"/>
        </w:trPr>
        <w:tc>
          <w:tcPr>
            <w:tcW w:w="2405" w:type="dxa"/>
          </w:tcPr>
          <w:p w:rsidRPr="003F154D" w:rsidR="00EA5065" w:rsidP="00EA5065" w:rsidRDefault="00EA5065" w14:paraId="38682C96" w14:textId="19CB2C8E">
            <w:pPr>
              <w:spacing w:after="160" w:line="259" w:lineRule="auto"/>
              <w:rPr>
                <w:rFonts w:eastAsia="Calibri" w:cs="Arial"/>
                <w:sz w:val="22"/>
                <w:szCs w:val="22"/>
              </w:rPr>
            </w:pPr>
            <w:r w:rsidRPr="003F154D">
              <w:rPr>
                <w:rFonts w:eastAsia="Calibri" w:cs="Arial"/>
                <w:sz w:val="22"/>
                <w:szCs w:val="22"/>
              </w:rPr>
              <w:t xml:space="preserve">HH dry recycling </w:t>
            </w:r>
            <w:r w:rsidR="000703EE">
              <w:rPr>
                <w:rFonts w:eastAsia="Calibri" w:cs="Arial"/>
                <w:sz w:val="22"/>
                <w:szCs w:val="22"/>
              </w:rPr>
              <w:t>(direct only)</w:t>
            </w:r>
          </w:p>
        </w:tc>
        <w:tc>
          <w:tcPr>
            <w:tcW w:w="1418" w:type="dxa"/>
            <w:vAlign w:val="center"/>
          </w:tcPr>
          <w:p w:rsidRPr="003F154D" w:rsidR="00EA5065" w:rsidP="00EA5065" w:rsidRDefault="00ED1629" w14:paraId="0F834B8A" w14:textId="64FF1B37">
            <w:pPr>
              <w:spacing w:after="160" w:line="259" w:lineRule="auto"/>
              <w:jc w:val="center"/>
              <w:rPr>
                <w:rFonts w:eastAsia="Calibri" w:cs="Arial"/>
                <w:sz w:val="22"/>
                <w:szCs w:val="22"/>
              </w:rPr>
            </w:pPr>
            <w:r>
              <w:rPr>
                <w:rFonts w:eastAsia="Calibri" w:cs="Arial"/>
                <w:sz w:val="22"/>
                <w:szCs w:val="22"/>
              </w:rPr>
              <w:t>0</w:t>
            </w:r>
          </w:p>
        </w:tc>
        <w:tc>
          <w:tcPr>
            <w:tcW w:w="1559" w:type="dxa"/>
            <w:vAlign w:val="center"/>
          </w:tcPr>
          <w:p w:rsidRPr="003F154D" w:rsidR="00EA5065" w:rsidP="00EA5065" w:rsidRDefault="00EA5065" w14:paraId="3AF5A6D4" w14:textId="13E044F7">
            <w:pPr>
              <w:spacing w:after="160" w:line="259" w:lineRule="auto"/>
              <w:jc w:val="center"/>
              <w:rPr>
                <w:rFonts w:eastAsia="Calibri" w:cs="Arial"/>
                <w:sz w:val="22"/>
                <w:szCs w:val="22"/>
              </w:rPr>
            </w:pPr>
            <w:r>
              <w:rPr>
                <w:rFonts w:eastAsia="Calibri" w:cs="Arial"/>
                <w:sz w:val="22"/>
                <w:szCs w:val="22"/>
              </w:rPr>
              <w:t>62</w:t>
            </w:r>
          </w:p>
        </w:tc>
        <w:tc>
          <w:tcPr>
            <w:tcW w:w="1559" w:type="dxa"/>
            <w:vAlign w:val="center"/>
          </w:tcPr>
          <w:p w:rsidRPr="003F154D" w:rsidR="00EA5065" w:rsidP="00EA5065" w:rsidRDefault="00EA5065" w14:paraId="7D0DE79B" w14:textId="1DC27CD1">
            <w:pPr>
              <w:spacing w:after="160" w:line="259" w:lineRule="auto"/>
              <w:jc w:val="center"/>
              <w:rPr>
                <w:rFonts w:eastAsia="Calibri" w:cs="Arial"/>
                <w:sz w:val="22"/>
                <w:szCs w:val="22"/>
              </w:rPr>
            </w:pPr>
            <w:r>
              <w:rPr>
                <w:rFonts w:eastAsia="Calibri" w:cs="Arial"/>
                <w:sz w:val="22"/>
                <w:szCs w:val="22"/>
              </w:rPr>
              <w:t>76</w:t>
            </w:r>
          </w:p>
        </w:tc>
        <w:tc>
          <w:tcPr>
            <w:tcW w:w="1276" w:type="dxa"/>
            <w:vAlign w:val="center"/>
          </w:tcPr>
          <w:p w:rsidRPr="003F154D" w:rsidR="00EA5065" w:rsidP="00EA5065" w:rsidRDefault="00EA5065" w14:paraId="197B2849" w14:textId="493B2389">
            <w:pPr>
              <w:spacing w:after="160" w:line="259" w:lineRule="auto"/>
              <w:jc w:val="center"/>
              <w:rPr>
                <w:rFonts w:eastAsia="Calibri" w:cs="Arial"/>
                <w:sz w:val="22"/>
                <w:szCs w:val="22"/>
              </w:rPr>
            </w:pPr>
            <w:r>
              <w:rPr>
                <w:rFonts w:eastAsia="Calibri" w:cs="Arial"/>
                <w:sz w:val="22"/>
                <w:szCs w:val="22"/>
              </w:rPr>
              <w:t>77</w:t>
            </w:r>
          </w:p>
        </w:tc>
        <w:tc>
          <w:tcPr>
            <w:tcW w:w="1793" w:type="dxa"/>
            <w:vAlign w:val="center"/>
          </w:tcPr>
          <w:p w:rsidRPr="003F154D" w:rsidR="00EA5065" w:rsidP="00FE73AD" w:rsidRDefault="00EA5065" w14:paraId="24C53F7B" w14:textId="7CCF0ECA">
            <w:pPr>
              <w:spacing w:after="160" w:line="259" w:lineRule="auto"/>
              <w:jc w:val="center"/>
              <w:rPr>
                <w:rFonts w:eastAsia="Calibri" w:cs="Arial"/>
                <w:sz w:val="22"/>
                <w:szCs w:val="22"/>
              </w:rPr>
            </w:pPr>
            <w:r>
              <w:rPr>
                <w:rFonts w:eastAsia="Calibri" w:cs="Arial"/>
                <w:sz w:val="22"/>
                <w:szCs w:val="22"/>
              </w:rPr>
              <w:t>918</w:t>
            </w:r>
          </w:p>
        </w:tc>
      </w:tr>
      <w:tr w:rsidRPr="003F154D" w:rsidR="00EA5065" w:rsidTr="00FE73AD" w14:paraId="562AFB3B" w14:textId="77777777">
        <w:trPr>
          <w:trHeight w:val="502"/>
          <w:jc w:val="center"/>
        </w:trPr>
        <w:tc>
          <w:tcPr>
            <w:tcW w:w="2405" w:type="dxa"/>
          </w:tcPr>
          <w:p w:rsidRPr="003F154D" w:rsidR="00EA5065" w:rsidP="00EA5065" w:rsidRDefault="00EA5065" w14:paraId="13E3E6AA" w14:textId="7920D836">
            <w:pPr>
              <w:spacing w:after="160" w:line="259" w:lineRule="auto"/>
              <w:rPr>
                <w:rFonts w:eastAsia="Calibri" w:cs="Arial"/>
                <w:sz w:val="22"/>
                <w:szCs w:val="22"/>
              </w:rPr>
            </w:pPr>
            <w:r w:rsidRPr="003F154D">
              <w:rPr>
                <w:rFonts w:eastAsia="Calibri" w:cs="Arial"/>
                <w:sz w:val="22"/>
                <w:szCs w:val="22"/>
              </w:rPr>
              <w:t>NHM dry recycling</w:t>
            </w:r>
            <w:r w:rsidR="000703EE">
              <w:rPr>
                <w:rFonts w:eastAsia="Calibri" w:cs="Arial"/>
                <w:sz w:val="22"/>
                <w:szCs w:val="22"/>
              </w:rPr>
              <w:t xml:space="preserve"> (direct only)</w:t>
            </w:r>
          </w:p>
        </w:tc>
        <w:tc>
          <w:tcPr>
            <w:tcW w:w="1418" w:type="dxa"/>
            <w:vAlign w:val="center"/>
          </w:tcPr>
          <w:p w:rsidRPr="003F154D" w:rsidR="00EA5065" w:rsidP="00EA5065" w:rsidRDefault="00EA5065" w14:paraId="2914C44D" w14:textId="2E775B49">
            <w:pPr>
              <w:spacing w:after="160" w:line="259" w:lineRule="auto"/>
              <w:jc w:val="center"/>
              <w:rPr>
                <w:rFonts w:eastAsia="Calibri" w:cs="Arial"/>
                <w:sz w:val="22"/>
                <w:szCs w:val="22"/>
              </w:rPr>
            </w:pPr>
            <w:r>
              <w:rPr>
                <w:rFonts w:eastAsia="Calibri" w:cs="Arial"/>
                <w:sz w:val="22"/>
                <w:szCs w:val="22"/>
              </w:rPr>
              <w:t>2,576</w:t>
            </w:r>
          </w:p>
        </w:tc>
        <w:tc>
          <w:tcPr>
            <w:tcW w:w="1559" w:type="dxa"/>
            <w:vAlign w:val="center"/>
          </w:tcPr>
          <w:p w:rsidRPr="003F154D" w:rsidR="00EA5065" w:rsidP="00EA5065" w:rsidRDefault="00EA5065" w14:paraId="1CBB8ED3" w14:textId="33F5DBC2">
            <w:pPr>
              <w:spacing w:after="160" w:line="259" w:lineRule="auto"/>
              <w:jc w:val="center"/>
              <w:rPr>
                <w:rFonts w:eastAsia="Calibri" w:cs="Arial"/>
                <w:sz w:val="22"/>
                <w:szCs w:val="22"/>
              </w:rPr>
            </w:pPr>
            <w:r>
              <w:rPr>
                <w:rFonts w:eastAsia="Calibri" w:cs="Arial"/>
                <w:sz w:val="22"/>
                <w:szCs w:val="22"/>
              </w:rPr>
              <w:t>2,622</w:t>
            </w:r>
          </w:p>
        </w:tc>
        <w:tc>
          <w:tcPr>
            <w:tcW w:w="1559" w:type="dxa"/>
            <w:vAlign w:val="center"/>
          </w:tcPr>
          <w:p w:rsidRPr="003F154D" w:rsidR="00EA5065" w:rsidP="00EA5065" w:rsidRDefault="00EA5065" w14:paraId="6262E7C0" w14:textId="79FC6BF4">
            <w:pPr>
              <w:spacing w:after="160" w:line="259" w:lineRule="auto"/>
              <w:jc w:val="center"/>
              <w:rPr>
                <w:rFonts w:eastAsia="Calibri" w:cs="Arial"/>
                <w:sz w:val="22"/>
                <w:szCs w:val="22"/>
              </w:rPr>
            </w:pPr>
            <w:r>
              <w:rPr>
                <w:rFonts w:eastAsia="Calibri" w:cs="Arial"/>
                <w:sz w:val="22"/>
                <w:szCs w:val="22"/>
              </w:rPr>
              <w:t>2,622</w:t>
            </w:r>
          </w:p>
        </w:tc>
        <w:tc>
          <w:tcPr>
            <w:tcW w:w="1276" w:type="dxa"/>
            <w:vAlign w:val="center"/>
          </w:tcPr>
          <w:p w:rsidRPr="003F154D" w:rsidR="00EA5065" w:rsidP="00EA5065" w:rsidRDefault="00EA5065" w14:paraId="0761AC4F" w14:textId="63C65E9C">
            <w:pPr>
              <w:spacing w:after="160" w:line="259" w:lineRule="auto"/>
              <w:jc w:val="center"/>
              <w:rPr>
                <w:rFonts w:eastAsia="Calibri" w:cs="Arial"/>
                <w:sz w:val="22"/>
                <w:szCs w:val="22"/>
              </w:rPr>
            </w:pPr>
            <w:r>
              <w:rPr>
                <w:rFonts w:eastAsia="Calibri" w:cs="Arial"/>
                <w:sz w:val="22"/>
                <w:szCs w:val="22"/>
              </w:rPr>
              <w:t>2,622</w:t>
            </w:r>
          </w:p>
        </w:tc>
        <w:tc>
          <w:tcPr>
            <w:tcW w:w="1793" w:type="dxa"/>
            <w:vAlign w:val="center"/>
          </w:tcPr>
          <w:p w:rsidRPr="003F154D" w:rsidR="00EA5065" w:rsidP="00EA5065" w:rsidRDefault="00EA5065" w14:paraId="491C1A55" w14:textId="4C2860F6">
            <w:pPr>
              <w:spacing w:after="160" w:line="259" w:lineRule="auto"/>
              <w:jc w:val="center"/>
              <w:rPr>
                <w:rFonts w:eastAsia="Calibri" w:cs="Arial"/>
                <w:sz w:val="22"/>
                <w:szCs w:val="22"/>
              </w:rPr>
            </w:pPr>
            <w:r>
              <w:rPr>
                <w:rFonts w:eastAsia="Calibri" w:cs="Arial"/>
                <w:sz w:val="22"/>
                <w:szCs w:val="22"/>
              </w:rPr>
              <w:t>28,753</w:t>
            </w:r>
          </w:p>
        </w:tc>
      </w:tr>
      <w:tr w:rsidRPr="003F154D" w:rsidR="00EA5065" w:rsidTr="00FE73AD" w14:paraId="4023166B" w14:textId="77777777">
        <w:trPr>
          <w:trHeight w:val="517"/>
          <w:jc w:val="center"/>
        </w:trPr>
        <w:tc>
          <w:tcPr>
            <w:tcW w:w="2405" w:type="dxa"/>
          </w:tcPr>
          <w:p w:rsidRPr="003F154D" w:rsidR="00EA5065" w:rsidP="00EA5065" w:rsidRDefault="00EA5065" w14:paraId="49F4E3CB" w14:textId="5840E156">
            <w:pPr>
              <w:spacing w:after="160" w:line="259" w:lineRule="auto"/>
              <w:rPr>
                <w:rFonts w:eastAsia="Calibri" w:cs="Arial"/>
                <w:sz w:val="22"/>
                <w:szCs w:val="22"/>
              </w:rPr>
            </w:pPr>
            <w:r w:rsidRPr="003F154D">
              <w:rPr>
                <w:rFonts w:eastAsia="Calibri" w:cs="Arial"/>
                <w:sz w:val="22"/>
                <w:szCs w:val="22"/>
              </w:rPr>
              <w:t>MSW dry recycling</w:t>
            </w:r>
            <w:r w:rsidR="000703EE">
              <w:rPr>
                <w:rFonts w:eastAsia="Calibri" w:cs="Arial"/>
                <w:sz w:val="22"/>
                <w:szCs w:val="22"/>
              </w:rPr>
              <w:t xml:space="preserve"> (direct and indirect)</w:t>
            </w:r>
          </w:p>
        </w:tc>
        <w:tc>
          <w:tcPr>
            <w:tcW w:w="1418" w:type="dxa"/>
            <w:vAlign w:val="center"/>
          </w:tcPr>
          <w:p w:rsidRPr="003F154D" w:rsidR="00EA5065" w:rsidP="00EA5065" w:rsidRDefault="00EA5065" w14:paraId="52D3C906" w14:textId="4B5904E4">
            <w:pPr>
              <w:spacing w:after="160" w:line="259" w:lineRule="auto"/>
              <w:jc w:val="center"/>
              <w:rPr>
                <w:rFonts w:eastAsia="Calibri" w:cs="Arial"/>
                <w:sz w:val="22"/>
                <w:szCs w:val="22"/>
              </w:rPr>
            </w:pPr>
            <w:r>
              <w:rPr>
                <w:rFonts w:eastAsia="Calibri" w:cs="Arial"/>
                <w:sz w:val="22"/>
                <w:szCs w:val="22"/>
              </w:rPr>
              <w:t>2,</w:t>
            </w:r>
            <w:r w:rsidR="00ED1629">
              <w:rPr>
                <w:rFonts w:eastAsia="Calibri" w:cs="Arial"/>
                <w:sz w:val="22"/>
                <w:szCs w:val="22"/>
              </w:rPr>
              <w:t>576</w:t>
            </w:r>
          </w:p>
        </w:tc>
        <w:tc>
          <w:tcPr>
            <w:tcW w:w="1559" w:type="dxa"/>
            <w:vAlign w:val="center"/>
          </w:tcPr>
          <w:p w:rsidRPr="003F154D" w:rsidR="00EA5065" w:rsidP="00EA5065" w:rsidRDefault="00EA5065" w14:paraId="21D3C2B3" w14:textId="172C8613">
            <w:pPr>
              <w:spacing w:after="160" w:line="259" w:lineRule="auto"/>
              <w:jc w:val="center"/>
              <w:rPr>
                <w:rFonts w:eastAsia="Calibri" w:cs="Arial"/>
                <w:sz w:val="22"/>
                <w:szCs w:val="22"/>
              </w:rPr>
            </w:pPr>
            <w:r>
              <w:rPr>
                <w:rFonts w:eastAsia="Calibri" w:cs="Arial"/>
                <w:sz w:val="22"/>
                <w:szCs w:val="22"/>
              </w:rPr>
              <w:t>2,701</w:t>
            </w:r>
          </w:p>
        </w:tc>
        <w:tc>
          <w:tcPr>
            <w:tcW w:w="1559" w:type="dxa"/>
            <w:vAlign w:val="center"/>
          </w:tcPr>
          <w:p w:rsidRPr="003F154D" w:rsidR="00EA5065" w:rsidP="00EA5065" w:rsidRDefault="00EA5065" w14:paraId="53E1067F" w14:textId="22205761">
            <w:pPr>
              <w:spacing w:after="160" w:line="259" w:lineRule="auto"/>
              <w:jc w:val="center"/>
              <w:rPr>
                <w:rFonts w:eastAsia="Calibri" w:cs="Arial"/>
                <w:sz w:val="22"/>
                <w:szCs w:val="22"/>
              </w:rPr>
            </w:pPr>
            <w:r>
              <w:rPr>
                <w:rFonts w:eastAsia="Calibri" w:cs="Arial"/>
                <w:sz w:val="22"/>
                <w:szCs w:val="22"/>
              </w:rPr>
              <w:t>2,716</w:t>
            </w:r>
          </w:p>
        </w:tc>
        <w:tc>
          <w:tcPr>
            <w:tcW w:w="1276" w:type="dxa"/>
            <w:vAlign w:val="center"/>
          </w:tcPr>
          <w:p w:rsidRPr="003F154D" w:rsidR="00EA5065" w:rsidP="00EA5065" w:rsidRDefault="00EA5065" w14:paraId="7AC31C30" w14:textId="4DC4DADC">
            <w:pPr>
              <w:spacing w:after="160" w:line="259" w:lineRule="auto"/>
              <w:jc w:val="center"/>
              <w:rPr>
                <w:rFonts w:eastAsia="Calibri" w:cs="Arial"/>
                <w:sz w:val="22"/>
                <w:szCs w:val="22"/>
              </w:rPr>
            </w:pPr>
            <w:r>
              <w:rPr>
                <w:rFonts w:eastAsia="Calibri" w:cs="Arial"/>
                <w:sz w:val="22"/>
                <w:szCs w:val="22"/>
              </w:rPr>
              <w:t>2,717</w:t>
            </w:r>
          </w:p>
        </w:tc>
        <w:tc>
          <w:tcPr>
            <w:tcW w:w="1793" w:type="dxa"/>
            <w:vAlign w:val="center"/>
          </w:tcPr>
          <w:p w:rsidRPr="003F154D" w:rsidR="00EA5065" w:rsidP="00EA5065" w:rsidRDefault="00EA5065" w14:paraId="2A1D466A" w14:textId="311D833C">
            <w:pPr>
              <w:spacing w:after="160" w:line="259" w:lineRule="auto"/>
              <w:jc w:val="center"/>
              <w:rPr>
                <w:rFonts w:eastAsia="Calibri" w:cs="Arial"/>
                <w:sz w:val="22"/>
                <w:szCs w:val="22"/>
              </w:rPr>
            </w:pPr>
            <w:r>
              <w:rPr>
                <w:rFonts w:eastAsia="Calibri" w:cs="Arial"/>
                <w:sz w:val="22"/>
                <w:szCs w:val="22"/>
              </w:rPr>
              <w:t>29,83</w:t>
            </w:r>
            <w:r w:rsidR="007F6F95">
              <w:rPr>
                <w:rFonts w:eastAsia="Calibri" w:cs="Arial"/>
                <w:sz w:val="22"/>
                <w:szCs w:val="22"/>
              </w:rPr>
              <w:t>4</w:t>
            </w:r>
          </w:p>
        </w:tc>
      </w:tr>
    </w:tbl>
    <w:p w:rsidRPr="003F154D" w:rsidR="00554C21" w:rsidP="00554C21" w:rsidRDefault="00554C21" w14:paraId="1D1FCC68" w14:textId="1FC8346D">
      <w:pPr>
        <w:spacing w:after="160" w:line="259" w:lineRule="auto"/>
        <w:rPr>
          <w:rFonts w:eastAsia="Calibri" w:cs="Arial"/>
          <w:sz w:val="22"/>
          <w:szCs w:val="22"/>
        </w:rPr>
      </w:pPr>
      <w:r w:rsidRPr="003F154D">
        <w:rPr>
          <w:rFonts w:eastAsia="Calibri" w:cs="Arial"/>
          <w:sz w:val="22"/>
          <w:szCs w:val="22"/>
        </w:rPr>
        <w:t>Source: Defra</w:t>
      </w:r>
      <w:r w:rsidR="00641A00">
        <w:rPr>
          <w:rFonts w:eastAsia="Calibri" w:cs="Arial"/>
          <w:sz w:val="22"/>
          <w:szCs w:val="22"/>
        </w:rPr>
        <w:t>’s</w:t>
      </w:r>
      <w:r w:rsidRPr="003F154D">
        <w:rPr>
          <w:rFonts w:eastAsia="Calibri" w:cs="Arial"/>
          <w:sz w:val="22"/>
          <w:szCs w:val="22"/>
        </w:rPr>
        <w:t xml:space="preserve"> modelling </w:t>
      </w:r>
    </w:p>
    <w:p w:rsidRPr="003F154D" w:rsidR="00554C21" w:rsidP="00554C21" w:rsidRDefault="2103847F" w14:paraId="67F17AD6" w14:textId="4D955478">
      <w:pPr>
        <w:spacing w:after="160" w:line="259" w:lineRule="auto"/>
        <w:jc w:val="both"/>
        <w:rPr>
          <w:rFonts w:eastAsia="Calibri" w:cs="Arial"/>
          <w:b/>
        </w:rPr>
      </w:pPr>
      <w:r w:rsidRPr="7C995945">
        <w:rPr>
          <w:rFonts w:eastAsia="Calibri" w:cs="Arial"/>
          <w:b/>
          <w:bCs/>
        </w:rPr>
        <w:t xml:space="preserve">Table </w:t>
      </w:r>
      <w:r w:rsidRPr="7C995945" w:rsidR="36272891">
        <w:rPr>
          <w:rFonts w:eastAsia="Calibri" w:cs="Arial"/>
          <w:b/>
          <w:bCs/>
        </w:rPr>
        <w:t>4</w:t>
      </w:r>
      <w:r w:rsidRPr="7C995945" w:rsidR="3609486A">
        <w:rPr>
          <w:rFonts w:eastAsia="Calibri" w:cs="Arial"/>
          <w:b/>
          <w:bCs/>
        </w:rPr>
        <w:t>1</w:t>
      </w:r>
      <w:r w:rsidRPr="7C995945">
        <w:rPr>
          <w:rFonts w:eastAsia="Calibri" w:cs="Arial"/>
          <w:b/>
          <w:bCs/>
        </w:rPr>
        <w:t>: Projected net change to dry recycling tonnages under option 2M, in thousand tonnes</w:t>
      </w:r>
      <w:r w:rsidRPr="7C995945" w:rsidR="7490A7F5">
        <w:rPr>
          <w:rFonts w:eastAsia="Calibri" w:cs="Arial"/>
          <w:b/>
          <w:bCs/>
        </w:rPr>
        <w:t xml:space="preserve"> (Kt)</w:t>
      </w:r>
      <w:r w:rsidRPr="7C995945" w:rsidR="00554C21">
        <w:rPr>
          <w:rFonts w:eastAsia="Calibri" w:cs="Arial"/>
          <w:b/>
          <w:bCs/>
          <w:vertAlign w:val="superscript"/>
        </w:rPr>
        <w:footnoteReference w:id="324"/>
      </w:r>
    </w:p>
    <w:tbl>
      <w:tblPr>
        <w:tblStyle w:val="TableGrid21"/>
        <w:tblW w:w="10190" w:type="dxa"/>
        <w:jc w:val="center"/>
        <w:tblLook w:val="04A0" w:firstRow="1" w:lastRow="0" w:firstColumn="1" w:lastColumn="0" w:noHBand="0" w:noVBand="1"/>
      </w:tblPr>
      <w:tblGrid>
        <w:gridCol w:w="2547"/>
        <w:gridCol w:w="1417"/>
        <w:gridCol w:w="1560"/>
        <w:gridCol w:w="1464"/>
        <w:gridCol w:w="1371"/>
        <w:gridCol w:w="1831"/>
      </w:tblGrid>
      <w:tr w:rsidRPr="003F154D" w:rsidR="00554C21" w:rsidTr="00FE73AD" w14:paraId="039F63AD" w14:textId="77777777">
        <w:trPr>
          <w:trHeight w:val="268"/>
          <w:jc w:val="center"/>
        </w:trPr>
        <w:tc>
          <w:tcPr>
            <w:tcW w:w="2547" w:type="dxa"/>
          </w:tcPr>
          <w:p w:rsidRPr="003F154D" w:rsidR="00554C21" w:rsidP="001862D1" w:rsidRDefault="00554C21" w14:paraId="36024167" w14:textId="77777777">
            <w:pPr>
              <w:spacing w:after="160" w:line="259" w:lineRule="auto"/>
              <w:jc w:val="both"/>
              <w:rPr>
                <w:rFonts w:eastAsia="Calibri" w:cs="Arial"/>
                <w:sz w:val="22"/>
                <w:szCs w:val="22"/>
              </w:rPr>
            </w:pPr>
          </w:p>
        </w:tc>
        <w:tc>
          <w:tcPr>
            <w:tcW w:w="1417" w:type="dxa"/>
          </w:tcPr>
          <w:p w:rsidRPr="003F154D" w:rsidR="00554C21" w:rsidP="001862D1" w:rsidRDefault="00554C21" w14:paraId="0F93E835" w14:textId="24D3C715">
            <w:pPr>
              <w:spacing w:after="160" w:line="259" w:lineRule="auto"/>
              <w:jc w:val="center"/>
              <w:rPr>
                <w:rFonts w:eastAsia="Calibri" w:cs="Arial"/>
                <w:b/>
                <w:sz w:val="22"/>
                <w:szCs w:val="22"/>
              </w:rPr>
            </w:pPr>
            <w:r w:rsidRPr="003F154D">
              <w:rPr>
                <w:rFonts w:eastAsia="Calibri" w:cs="Arial"/>
                <w:b/>
                <w:sz w:val="22"/>
                <w:szCs w:val="22"/>
              </w:rPr>
              <w:t>2025</w:t>
            </w:r>
          </w:p>
        </w:tc>
        <w:tc>
          <w:tcPr>
            <w:tcW w:w="1560" w:type="dxa"/>
          </w:tcPr>
          <w:p w:rsidRPr="003F154D" w:rsidR="00554C21" w:rsidP="001862D1" w:rsidRDefault="00554C21" w14:paraId="38400049" w14:textId="77777777">
            <w:pPr>
              <w:spacing w:after="160" w:line="259" w:lineRule="auto"/>
              <w:jc w:val="center"/>
              <w:rPr>
                <w:rFonts w:eastAsia="Calibri" w:cs="Arial"/>
                <w:b/>
                <w:sz w:val="22"/>
                <w:szCs w:val="22"/>
              </w:rPr>
            </w:pPr>
            <w:r w:rsidRPr="003F154D">
              <w:rPr>
                <w:rFonts w:eastAsia="Calibri" w:cs="Arial"/>
                <w:b/>
                <w:sz w:val="22"/>
                <w:szCs w:val="22"/>
              </w:rPr>
              <w:t>2028</w:t>
            </w:r>
          </w:p>
        </w:tc>
        <w:tc>
          <w:tcPr>
            <w:tcW w:w="1464" w:type="dxa"/>
          </w:tcPr>
          <w:p w:rsidRPr="003F154D" w:rsidR="00554C21" w:rsidP="001862D1" w:rsidRDefault="00554C21" w14:paraId="0A57D1DB" w14:textId="77777777">
            <w:pPr>
              <w:spacing w:after="160" w:line="259" w:lineRule="auto"/>
              <w:jc w:val="center"/>
              <w:rPr>
                <w:rFonts w:eastAsia="Calibri" w:cs="Arial"/>
                <w:b/>
                <w:sz w:val="22"/>
                <w:szCs w:val="22"/>
              </w:rPr>
            </w:pPr>
            <w:r w:rsidRPr="003F154D">
              <w:rPr>
                <w:rFonts w:eastAsia="Calibri" w:cs="Arial"/>
                <w:b/>
                <w:sz w:val="22"/>
                <w:szCs w:val="22"/>
              </w:rPr>
              <w:t>2031</w:t>
            </w:r>
          </w:p>
        </w:tc>
        <w:tc>
          <w:tcPr>
            <w:tcW w:w="1371" w:type="dxa"/>
          </w:tcPr>
          <w:p w:rsidRPr="003F154D" w:rsidR="00554C21" w:rsidP="001862D1" w:rsidRDefault="00554C21" w14:paraId="661A7029" w14:textId="77777777">
            <w:pPr>
              <w:spacing w:after="160" w:line="259" w:lineRule="auto"/>
              <w:jc w:val="center"/>
              <w:rPr>
                <w:rFonts w:eastAsia="Calibri" w:cs="Arial"/>
                <w:b/>
                <w:sz w:val="22"/>
                <w:szCs w:val="22"/>
              </w:rPr>
            </w:pPr>
            <w:r w:rsidRPr="003F154D">
              <w:rPr>
                <w:rFonts w:eastAsia="Calibri" w:cs="Arial"/>
                <w:b/>
                <w:sz w:val="22"/>
                <w:szCs w:val="22"/>
              </w:rPr>
              <w:t>2035</w:t>
            </w:r>
          </w:p>
        </w:tc>
        <w:tc>
          <w:tcPr>
            <w:tcW w:w="1831" w:type="dxa"/>
          </w:tcPr>
          <w:p w:rsidRPr="003F154D" w:rsidR="00554C21" w:rsidP="001862D1" w:rsidRDefault="00554C21" w14:paraId="1F4DB82D" w14:textId="3A0D9BD6">
            <w:pPr>
              <w:spacing w:after="160" w:line="259" w:lineRule="auto"/>
              <w:jc w:val="center"/>
              <w:rPr>
                <w:rFonts w:eastAsia="Calibri" w:cs="Arial"/>
                <w:b/>
                <w:sz w:val="22"/>
                <w:szCs w:val="22"/>
              </w:rPr>
            </w:pPr>
            <w:r w:rsidRPr="003F154D">
              <w:rPr>
                <w:rFonts w:eastAsia="Calibri" w:cs="Arial"/>
                <w:b/>
                <w:sz w:val="22"/>
                <w:szCs w:val="22"/>
              </w:rPr>
              <w:t>Total, 202</w:t>
            </w:r>
            <w:r w:rsidR="00F618FB">
              <w:rPr>
                <w:rFonts w:eastAsia="Calibri" w:cs="Arial"/>
                <w:b/>
                <w:sz w:val="22"/>
                <w:szCs w:val="22"/>
              </w:rPr>
              <w:t>5</w:t>
            </w:r>
            <w:r w:rsidRPr="003F154D">
              <w:rPr>
                <w:rFonts w:eastAsia="Calibri" w:cs="Arial"/>
                <w:b/>
                <w:sz w:val="22"/>
                <w:szCs w:val="22"/>
              </w:rPr>
              <w:t>-35</w:t>
            </w:r>
          </w:p>
        </w:tc>
      </w:tr>
      <w:tr w:rsidRPr="003F154D" w:rsidR="00EA5065" w:rsidTr="00FE73AD" w14:paraId="2A696330" w14:textId="77777777">
        <w:trPr>
          <w:trHeight w:val="261"/>
          <w:jc w:val="center"/>
        </w:trPr>
        <w:tc>
          <w:tcPr>
            <w:tcW w:w="2547" w:type="dxa"/>
          </w:tcPr>
          <w:p w:rsidRPr="003F154D" w:rsidR="00EA5065" w:rsidP="00EA5065" w:rsidRDefault="000703EE" w14:paraId="14BFA8B6" w14:textId="54BA65F7">
            <w:pPr>
              <w:spacing w:after="160" w:line="259" w:lineRule="auto"/>
              <w:rPr>
                <w:rFonts w:eastAsia="Calibri" w:cs="Arial"/>
                <w:sz w:val="22"/>
                <w:szCs w:val="22"/>
              </w:rPr>
            </w:pPr>
            <w:r w:rsidRPr="003F154D">
              <w:rPr>
                <w:rFonts w:eastAsia="Calibri" w:cs="Arial"/>
                <w:sz w:val="22"/>
                <w:szCs w:val="22"/>
              </w:rPr>
              <w:t xml:space="preserve">HH dry recycling </w:t>
            </w:r>
            <w:r>
              <w:rPr>
                <w:rFonts w:eastAsia="Calibri" w:cs="Arial"/>
                <w:sz w:val="22"/>
                <w:szCs w:val="22"/>
              </w:rPr>
              <w:t>(direct only)</w:t>
            </w:r>
          </w:p>
        </w:tc>
        <w:tc>
          <w:tcPr>
            <w:tcW w:w="1417" w:type="dxa"/>
            <w:vAlign w:val="center"/>
          </w:tcPr>
          <w:p w:rsidRPr="003F154D" w:rsidR="00EA5065" w:rsidP="00EA5065" w:rsidRDefault="00ED1629" w14:paraId="17B7FED3" w14:textId="5440578F">
            <w:pPr>
              <w:spacing w:after="160" w:line="259" w:lineRule="auto"/>
              <w:jc w:val="center"/>
              <w:rPr>
                <w:rFonts w:eastAsia="Calibri" w:cs="Arial"/>
                <w:sz w:val="22"/>
                <w:szCs w:val="22"/>
              </w:rPr>
            </w:pPr>
            <w:r>
              <w:rPr>
                <w:rFonts w:eastAsia="Calibri" w:cs="Arial"/>
                <w:sz w:val="22"/>
                <w:szCs w:val="22"/>
              </w:rPr>
              <w:t>0</w:t>
            </w:r>
          </w:p>
        </w:tc>
        <w:tc>
          <w:tcPr>
            <w:tcW w:w="1560" w:type="dxa"/>
            <w:vAlign w:val="center"/>
          </w:tcPr>
          <w:p w:rsidRPr="003F154D" w:rsidR="00EA5065" w:rsidP="00EA5065" w:rsidRDefault="00EA5065" w14:paraId="08B79AAE" w14:textId="61966199">
            <w:pPr>
              <w:spacing w:after="160" w:line="259" w:lineRule="auto"/>
              <w:jc w:val="center"/>
              <w:rPr>
                <w:rFonts w:eastAsia="Calibri" w:cs="Arial"/>
                <w:sz w:val="22"/>
                <w:szCs w:val="22"/>
              </w:rPr>
            </w:pPr>
            <w:r>
              <w:rPr>
                <w:rFonts w:eastAsia="Calibri" w:cs="Arial"/>
                <w:sz w:val="22"/>
                <w:szCs w:val="22"/>
              </w:rPr>
              <w:t>62</w:t>
            </w:r>
          </w:p>
        </w:tc>
        <w:tc>
          <w:tcPr>
            <w:tcW w:w="1464" w:type="dxa"/>
            <w:vAlign w:val="center"/>
          </w:tcPr>
          <w:p w:rsidRPr="003F154D" w:rsidR="00EA5065" w:rsidP="00EA5065" w:rsidRDefault="00EA5065" w14:paraId="06B5B744" w14:textId="612B077E">
            <w:pPr>
              <w:spacing w:after="160" w:line="259" w:lineRule="auto"/>
              <w:jc w:val="center"/>
              <w:rPr>
                <w:rFonts w:eastAsia="Calibri" w:cs="Arial"/>
                <w:sz w:val="22"/>
                <w:szCs w:val="22"/>
              </w:rPr>
            </w:pPr>
            <w:r>
              <w:rPr>
                <w:rFonts w:eastAsia="Calibri" w:cs="Arial"/>
                <w:sz w:val="22"/>
                <w:szCs w:val="22"/>
              </w:rPr>
              <w:t>76</w:t>
            </w:r>
          </w:p>
        </w:tc>
        <w:tc>
          <w:tcPr>
            <w:tcW w:w="1371" w:type="dxa"/>
            <w:vAlign w:val="center"/>
          </w:tcPr>
          <w:p w:rsidRPr="003F154D" w:rsidR="00EA5065" w:rsidP="00EA5065" w:rsidRDefault="00EA5065" w14:paraId="04446C12" w14:textId="4ACB4F9B">
            <w:pPr>
              <w:spacing w:after="160" w:line="259" w:lineRule="auto"/>
              <w:jc w:val="center"/>
              <w:rPr>
                <w:rFonts w:eastAsia="Calibri" w:cs="Arial"/>
                <w:sz w:val="22"/>
                <w:szCs w:val="22"/>
              </w:rPr>
            </w:pPr>
            <w:r>
              <w:rPr>
                <w:rFonts w:eastAsia="Calibri" w:cs="Arial"/>
                <w:sz w:val="22"/>
                <w:szCs w:val="22"/>
              </w:rPr>
              <w:t>77</w:t>
            </w:r>
          </w:p>
        </w:tc>
        <w:tc>
          <w:tcPr>
            <w:tcW w:w="1831" w:type="dxa"/>
            <w:vAlign w:val="center"/>
          </w:tcPr>
          <w:p w:rsidRPr="003F154D" w:rsidR="00EA5065" w:rsidP="00EA5065" w:rsidRDefault="00EA5065" w14:paraId="4FF2A323" w14:textId="74B9B72F">
            <w:pPr>
              <w:spacing w:after="160" w:line="259" w:lineRule="auto"/>
              <w:jc w:val="center"/>
              <w:rPr>
                <w:rFonts w:eastAsia="Calibri" w:cs="Arial"/>
                <w:sz w:val="22"/>
                <w:szCs w:val="22"/>
              </w:rPr>
            </w:pPr>
            <w:r>
              <w:rPr>
                <w:rFonts w:eastAsia="Calibri" w:cs="Arial"/>
                <w:sz w:val="22"/>
                <w:szCs w:val="22"/>
              </w:rPr>
              <w:t>918</w:t>
            </w:r>
          </w:p>
        </w:tc>
      </w:tr>
      <w:tr w:rsidRPr="003F154D" w:rsidR="00EA5065" w:rsidTr="00FE73AD" w14:paraId="2B2B7FE9" w14:textId="77777777">
        <w:trPr>
          <w:trHeight w:val="253"/>
          <w:jc w:val="center"/>
        </w:trPr>
        <w:tc>
          <w:tcPr>
            <w:tcW w:w="2547" w:type="dxa"/>
          </w:tcPr>
          <w:p w:rsidRPr="003F154D" w:rsidR="00EA5065" w:rsidP="00EA5065" w:rsidRDefault="000703EE" w14:paraId="280EEA60" w14:textId="13B58A07">
            <w:pPr>
              <w:spacing w:after="160" w:line="259" w:lineRule="auto"/>
              <w:rPr>
                <w:rFonts w:eastAsia="Calibri" w:cs="Arial"/>
                <w:sz w:val="22"/>
                <w:szCs w:val="22"/>
              </w:rPr>
            </w:pPr>
            <w:r w:rsidRPr="003F154D">
              <w:rPr>
                <w:rFonts w:eastAsia="Calibri" w:cs="Arial"/>
                <w:sz w:val="22"/>
                <w:szCs w:val="22"/>
              </w:rPr>
              <w:t>NHM dry recycling</w:t>
            </w:r>
            <w:r>
              <w:rPr>
                <w:rFonts w:eastAsia="Calibri" w:cs="Arial"/>
                <w:sz w:val="22"/>
                <w:szCs w:val="22"/>
              </w:rPr>
              <w:t xml:space="preserve"> (direct only)</w:t>
            </w:r>
          </w:p>
        </w:tc>
        <w:tc>
          <w:tcPr>
            <w:tcW w:w="1417" w:type="dxa"/>
            <w:vAlign w:val="center"/>
          </w:tcPr>
          <w:p w:rsidRPr="003F154D" w:rsidR="00EA5065" w:rsidP="00EA5065" w:rsidRDefault="00EA5065" w14:paraId="5F4238B8" w14:textId="367CDD13">
            <w:pPr>
              <w:spacing w:after="160" w:line="259" w:lineRule="auto"/>
              <w:jc w:val="center"/>
              <w:rPr>
                <w:rFonts w:eastAsia="Calibri" w:cs="Arial"/>
                <w:sz w:val="22"/>
                <w:szCs w:val="22"/>
              </w:rPr>
            </w:pPr>
            <w:r w:rsidRPr="00F30C69">
              <w:rPr>
                <w:rFonts w:eastAsia="Calibri" w:cs="Arial"/>
                <w:sz w:val="22"/>
                <w:szCs w:val="22"/>
              </w:rPr>
              <w:t>2,</w:t>
            </w:r>
            <w:r>
              <w:rPr>
                <w:rFonts w:eastAsia="Calibri" w:cs="Arial"/>
                <w:sz w:val="22"/>
                <w:szCs w:val="22"/>
              </w:rPr>
              <w:t>576</w:t>
            </w:r>
          </w:p>
        </w:tc>
        <w:tc>
          <w:tcPr>
            <w:tcW w:w="1560" w:type="dxa"/>
            <w:vAlign w:val="center"/>
          </w:tcPr>
          <w:p w:rsidRPr="003F154D" w:rsidR="00EA5065" w:rsidP="00EA5065" w:rsidRDefault="00EA5065" w14:paraId="0A86CE81" w14:textId="6F39F405">
            <w:pPr>
              <w:spacing w:after="160" w:line="259" w:lineRule="auto"/>
              <w:jc w:val="center"/>
              <w:rPr>
                <w:rFonts w:eastAsia="Calibri" w:cs="Arial"/>
                <w:sz w:val="22"/>
                <w:szCs w:val="22"/>
              </w:rPr>
            </w:pPr>
            <w:r>
              <w:rPr>
                <w:rFonts w:eastAsia="Calibri" w:cs="Arial"/>
                <w:sz w:val="22"/>
                <w:szCs w:val="22"/>
              </w:rPr>
              <w:t>4,528</w:t>
            </w:r>
          </w:p>
        </w:tc>
        <w:tc>
          <w:tcPr>
            <w:tcW w:w="1464" w:type="dxa"/>
            <w:vAlign w:val="center"/>
          </w:tcPr>
          <w:p w:rsidRPr="003F154D" w:rsidR="00EA5065" w:rsidP="00EA5065" w:rsidRDefault="00EA5065" w14:paraId="70ACCE4D" w14:textId="1D536705">
            <w:pPr>
              <w:spacing w:after="160" w:line="259" w:lineRule="auto"/>
              <w:jc w:val="center"/>
              <w:rPr>
                <w:rFonts w:eastAsia="Calibri" w:cs="Arial"/>
                <w:sz w:val="22"/>
                <w:szCs w:val="22"/>
              </w:rPr>
            </w:pPr>
            <w:r>
              <w:rPr>
                <w:rFonts w:eastAsia="Calibri" w:cs="Arial"/>
                <w:sz w:val="22"/>
                <w:szCs w:val="22"/>
              </w:rPr>
              <w:t>4,528</w:t>
            </w:r>
          </w:p>
        </w:tc>
        <w:tc>
          <w:tcPr>
            <w:tcW w:w="1371" w:type="dxa"/>
            <w:vAlign w:val="center"/>
          </w:tcPr>
          <w:p w:rsidRPr="003F154D" w:rsidR="00EA5065" w:rsidP="00EA5065" w:rsidRDefault="00EA5065" w14:paraId="30735CF4" w14:textId="23A3E064">
            <w:pPr>
              <w:spacing w:after="160" w:line="259" w:lineRule="auto"/>
              <w:jc w:val="center"/>
              <w:rPr>
                <w:rFonts w:eastAsia="Calibri" w:cs="Arial"/>
                <w:sz w:val="22"/>
                <w:szCs w:val="22"/>
              </w:rPr>
            </w:pPr>
            <w:r>
              <w:rPr>
                <w:rFonts w:eastAsia="Calibri" w:cs="Arial"/>
                <w:sz w:val="22"/>
                <w:szCs w:val="22"/>
              </w:rPr>
              <w:t>4,528</w:t>
            </w:r>
          </w:p>
        </w:tc>
        <w:tc>
          <w:tcPr>
            <w:tcW w:w="1831" w:type="dxa"/>
            <w:vAlign w:val="center"/>
          </w:tcPr>
          <w:p w:rsidRPr="003F154D" w:rsidR="00EA5065" w:rsidP="00EA5065" w:rsidRDefault="00EA5065" w14:paraId="54C1D594" w14:textId="60E4314C">
            <w:pPr>
              <w:spacing w:after="160" w:line="259" w:lineRule="auto"/>
              <w:jc w:val="center"/>
              <w:rPr>
                <w:rFonts w:eastAsia="Calibri" w:cs="Arial"/>
                <w:sz w:val="22"/>
                <w:szCs w:val="22"/>
              </w:rPr>
            </w:pPr>
            <w:r>
              <w:rPr>
                <w:rFonts w:eastAsia="Calibri" w:cs="Arial"/>
                <w:sz w:val="22"/>
                <w:szCs w:val="22"/>
              </w:rPr>
              <w:t>45,900</w:t>
            </w:r>
          </w:p>
        </w:tc>
      </w:tr>
      <w:tr w:rsidRPr="003F154D" w:rsidR="00EA5065" w:rsidTr="00FE73AD" w14:paraId="1A52AA35" w14:textId="77777777">
        <w:trPr>
          <w:trHeight w:val="261"/>
          <w:jc w:val="center"/>
        </w:trPr>
        <w:tc>
          <w:tcPr>
            <w:tcW w:w="2547" w:type="dxa"/>
          </w:tcPr>
          <w:p w:rsidRPr="003F154D" w:rsidR="00EA5065" w:rsidP="00EA5065" w:rsidRDefault="000703EE" w14:paraId="3ED6CBC3" w14:textId="2D4409B3">
            <w:pPr>
              <w:spacing w:after="160" w:line="259" w:lineRule="auto"/>
              <w:rPr>
                <w:rFonts w:eastAsia="Calibri" w:cs="Arial"/>
                <w:sz w:val="22"/>
                <w:szCs w:val="22"/>
              </w:rPr>
            </w:pPr>
            <w:r w:rsidRPr="003F154D">
              <w:rPr>
                <w:rFonts w:eastAsia="Calibri" w:cs="Arial"/>
                <w:sz w:val="22"/>
                <w:szCs w:val="22"/>
              </w:rPr>
              <w:t>MSW dry recycling</w:t>
            </w:r>
            <w:r>
              <w:rPr>
                <w:rFonts w:eastAsia="Calibri" w:cs="Arial"/>
                <w:sz w:val="22"/>
                <w:szCs w:val="22"/>
              </w:rPr>
              <w:t xml:space="preserve"> (direct and indirect)</w:t>
            </w:r>
          </w:p>
        </w:tc>
        <w:tc>
          <w:tcPr>
            <w:tcW w:w="1417" w:type="dxa"/>
            <w:vAlign w:val="center"/>
          </w:tcPr>
          <w:p w:rsidRPr="003F154D" w:rsidR="00EA5065" w:rsidP="00EA5065" w:rsidRDefault="00EA5065" w14:paraId="5153C192" w14:textId="2E673E55">
            <w:pPr>
              <w:spacing w:after="160" w:line="259" w:lineRule="auto"/>
              <w:jc w:val="center"/>
              <w:rPr>
                <w:rFonts w:eastAsia="Calibri" w:cs="Arial"/>
                <w:sz w:val="22"/>
                <w:szCs w:val="22"/>
              </w:rPr>
            </w:pPr>
            <w:r>
              <w:rPr>
                <w:rFonts w:eastAsia="Calibri" w:cs="Arial"/>
                <w:sz w:val="22"/>
                <w:szCs w:val="22"/>
              </w:rPr>
              <w:t>2,</w:t>
            </w:r>
            <w:r w:rsidR="00ED1629">
              <w:rPr>
                <w:rFonts w:eastAsia="Calibri" w:cs="Arial"/>
                <w:sz w:val="22"/>
                <w:szCs w:val="22"/>
              </w:rPr>
              <w:t>576</w:t>
            </w:r>
          </w:p>
        </w:tc>
        <w:tc>
          <w:tcPr>
            <w:tcW w:w="1560" w:type="dxa"/>
            <w:vAlign w:val="center"/>
          </w:tcPr>
          <w:p w:rsidRPr="003F154D" w:rsidR="00EA5065" w:rsidP="00EA5065" w:rsidRDefault="00EA5065" w14:paraId="1535CDB1" w14:textId="49CF191F">
            <w:pPr>
              <w:spacing w:after="160" w:line="259" w:lineRule="auto"/>
              <w:jc w:val="center"/>
              <w:rPr>
                <w:rFonts w:eastAsia="Calibri" w:cs="Arial"/>
                <w:sz w:val="22"/>
                <w:szCs w:val="22"/>
              </w:rPr>
            </w:pPr>
            <w:r>
              <w:rPr>
                <w:rFonts w:eastAsia="Calibri" w:cs="Arial"/>
                <w:sz w:val="22"/>
                <w:szCs w:val="22"/>
              </w:rPr>
              <w:t>4,</w:t>
            </w:r>
            <w:r w:rsidR="008621C4">
              <w:rPr>
                <w:rFonts w:eastAsia="Calibri" w:cs="Arial"/>
                <w:sz w:val="22"/>
                <w:szCs w:val="22"/>
              </w:rPr>
              <w:t>569</w:t>
            </w:r>
          </w:p>
        </w:tc>
        <w:tc>
          <w:tcPr>
            <w:tcW w:w="1464" w:type="dxa"/>
            <w:vAlign w:val="center"/>
          </w:tcPr>
          <w:p w:rsidRPr="003F154D" w:rsidR="00EA5065" w:rsidP="00EA5065" w:rsidRDefault="00EA5065" w14:paraId="4C20B5FF" w14:textId="407925D2">
            <w:pPr>
              <w:spacing w:after="160" w:line="259" w:lineRule="auto"/>
              <w:jc w:val="center"/>
              <w:rPr>
                <w:rFonts w:eastAsia="Calibri" w:cs="Arial"/>
                <w:sz w:val="22"/>
                <w:szCs w:val="22"/>
              </w:rPr>
            </w:pPr>
            <w:r>
              <w:rPr>
                <w:rFonts w:eastAsia="Calibri" w:cs="Arial"/>
                <w:sz w:val="22"/>
                <w:szCs w:val="22"/>
              </w:rPr>
              <w:t>4,585</w:t>
            </w:r>
          </w:p>
        </w:tc>
        <w:tc>
          <w:tcPr>
            <w:tcW w:w="1371" w:type="dxa"/>
            <w:vAlign w:val="center"/>
          </w:tcPr>
          <w:p w:rsidRPr="003F154D" w:rsidR="00EA5065" w:rsidP="00EA5065" w:rsidRDefault="00EA5065" w14:paraId="1DF2E868" w14:textId="02ACB1E6">
            <w:pPr>
              <w:spacing w:after="160" w:line="259" w:lineRule="auto"/>
              <w:jc w:val="center"/>
              <w:rPr>
                <w:rFonts w:eastAsia="Calibri" w:cs="Arial"/>
                <w:sz w:val="22"/>
                <w:szCs w:val="22"/>
              </w:rPr>
            </w:pPr>
            <w:r>
              <w:rPr>
                <w:rFonts w:eastAsia="Calibri" w:cs="Arial"/>
                <w:sz w:val="22"/>
                <w:szCs w:val="22"/>
              </w:rPr>
              <w:t>4,585</w:t>
            </w:r>
          </w:p>
        </w:tc>
        <w:tc>
          <w:tcPr>
            <w:tcW w:w="1831" w:type="dxa"/>
            <w:vAlign w:val="center"/>
          </w:tcPr>
          <w:p w:rsidRPr="003F154D" w:rsidR="00EA5065" w:rsidP="00EA5065" w:rsidRDefault="00EA5065" w14:paraId="0ACA9F6C" w14:textId="290396BA">
            <w:pPr>
              <w:spacing w:after="160" w:line="259" w:lineRule="auto"/>
              <w:jc w:val="center"/>
              <w:rPr>
                <w:rFonts w:eastAsia="Calibri" w:cs="Arial"/>
                <w:sz w:val="22"/>
                <w:szCs w:val="22"/>
              </w:rPr>
            </w:pPr>
            <w:r>
              <w:rPr>
                <w:rFonts w:eastAsia="Calibri" w:cs="Arial"/>
                <w:sz w:val="22"/>
                <w:szCs w:val="22"/>
              </w:rPr>
              <w:t>46,65</w:t>
            </w:r>
            <w:r w:rsidR="008621C4">
              <w:rPr>
                <w:rFonts w:eastAsia="Calibri" w:cs="Arial"/>
                <w:sz w:val="22"/>
                <w:szCs w:val="22"/>
              </w:rPr>
              <w:t>0</w:t>
            </w:r>
          </w:p>
        </w:tc>
      </w:tr>
    </w:tbl>
    <w:p w:rsidRPr="009257A1" w:rsidR="00633961" w:rsidP="009257A1" w:rsidRDefault="00554C21" w14:paraId="05574621" w14:textId="52CFDA51">
      <w:pPr>
        <w:spacing w:after="160" w:line="259" w:lineRule="auto"/>
        <w:rPr>
          <w:rFonts w:eastAsia="Calibri" w:cs="Arial"/>
          <w:sz w:val="22"/>
          <w:szCs w:val="22"/>
        </w:rPr>
      </w:pPr>
      <w:r w:rsidRPr="003F154D">
        <w:rPr>
          <w:rFonts w:eastAsia="Calibri" w:cs="Arial"/>
          <w:sz w:val="22"/>
          <w:szCs w:val="22"/>
        </w:rPr>
        <w:t>Source: Defra</w:t>
      </w:r>
      <w:r w:rsidR="00641A00">
        <w:rPr>
          <w:rFonts w:eastAsia="Calibri" w:cs="Arial"/>
          <w:sz w:val="22"/>
          <w:szCs w:val="22"/>
        </w:rPr>
        <w:t>’s</w:t>
      </w:r>
      <w:r w:rsidRPr="003F154D">
        <w:rPr>
          <w:rFonts w:eastAsia="Calibri" w:cs="Arial"/>
          <w:sz w:val="22"/>
          <w:szCs w:val="22"/>
        </w:rPr>
        <w:t xml:space="preserve"> modelling </w:t>
      </w:r>
    </w:p>
    <w:p w:rsidR="00825605" w:rsidP="005A4FDC" w:rsidRDefault="00825605" w14:paraId="073AA404" w14:textId="77777777">
      <w:pPr>
        <w:rPr>
          <w:rFonts w:eastAsia="Calibri" w:cs="Arial"/>
          <w:b/>
          <w:bCs/>
        </w:rPr>
      </w:pPr>
    </w:p>
    <w:p w:rsidR="00825605" w:rsidP="005A4FDC" w:rsidRDefault="00825605" w14:paraId="3D043547" w14:textId="77777777">
      <w:pPr>
        <w:rPr>
          <w:rFonts w:eastAsia="Calibri" w:cs="Arial"/>
          <w:b/>
          <w:bCs/>
        </w:rPr>
      </w:pPr>
    </w:p>
    <w:p w:rsidR="00825605" w:rsidP="005A4FDC" w:rsidRDefault="00825605" w14:paraId="7F5F0ADD" w14:textId="77777777">
      <w:pPr>
        <w:rPr>
          <w:rFonts w:eastAsia="Calibri" w:cs="Arial"/>
          <w:b/>
          <w:bCs/>
        </w:rPr>
      </w:pPr>
    </w:p>
    <w:p w:rsidR="00825605" w:rsidP="005A4FDC" w:rsidRDefault="00825605" w14:paraId="736123A8" w14:textId="77777777">
      <w:pPr>
        <w:rPr>
          <w:rFonts w:eastAsia="Calibri" w:cs="Arial"/>
          <w:b/>
          <w:bCs/>
        </w:rPr>
      </w:pPr>
    </w:p>
    <w:p w:rsidR="00825605" w:rsidP="005A4FDC" w:rsidRDefault="00825605" w14:paraId="0CF46C9A" w14:textId="77777777">
      <w:pPr>
        <w:rPr>
          <w:rFonts w:eastAsia="Calibri" w:cs="Arial"/>
          <w:b/>
          <w:bCs/>
        </w:rPr>
      </w:pPr>
    </w:p>
    <w:p w:rsidR="00825605" w:rsidP="005A4FDC" w:rsidRDefault="00825605" w14:paraId="7884EC56" w14:textId="77777777">
      <w:pPr>
        <w:rPr>
          <w:rFonts w:eastAsia="Calibri" w:cs="Arial"/>
          <w:b/>
          <w:bCs/>
        </w:rPr>
      </w:pPr>
    </w:p>
    <w:p w:rsidR="00825605" w:rsidP="005A4FDC" w:rsidRDefault="00825605" w14:paraId="21972CC0" w14:textId="77777777">
      <w:pPr>
        <w:rPr>
          <w:rFonts w:eastAsia="Calibri" w:cs="Arial"/>
          <w:b/>
          <w:bCs/>
        </w:rPr>
      </w:pPr>
    </w:p>
    <w:p w:rsidR="00825605" w:rsidP="005A4FDC" w:rsidRDefault="00825605" w14:paraId="721E8EA9" w14:textId="77777777">
      <w:pPr>
        <w:rPr>
          <w:rFonts w:eastAsia="Calibri" w:cs="Arial"/>
          <w:b/>
          <w:bCs/>
        </w:rPr>
      </w:pPr>
    </w:p>
    <w:p w:rsidR="00825605" w:rsidP="005A4FDC" w:rsidRDefault="00825605" w14:paraId="4035E6C9" w14:textId="77777777">
      <w:pPr>
        <w:rPr>
          <w:rFonts w:eastAsia="Calibri" w:cs="Arial"/>
          <w:b/>
          <w:bCs/>
        </w:rPr>
      </w:pPr>
    </w:p>
    <w:p w:rsidRPr="003F154D" w:rsidR="00554C21" w:rsidP="005A4FDC" w:rsidRDefault="2103847F" w14:paraId="0E5AD837" w14:textId="1953D598">
      <w:pPr>
        <w:rPr>
          <w:rFonts w:eastAsia="Calibri" w:cs="Arial"/>
          <w:b/>
        </w:rPr>
      </w:pPr>
      <w:r w:rsidRPr="7C995945">
        <w:rPr>
          <w:rFonts w:eastAsia="Calibri" w:cs="Arial"/>
          <w:b/>
          <w:bCs/>
        </w:rPr>
        <w:t xml:space="preserve">Table </w:t>
      </w:r>
      <w:r w:rsidRPr="7C995945" w:rsidR="36272891">
        <w:rPr>
          <w:rFonts w:eastAsia="Calibri" w:cs="Arial"/>
          <w:b/>
          <w:bCs/>
        </w:rPr>
        <w:t>4</w:t>
      </w:r>
      <w:r w:rsidRPr="7C995945" w:rsidR="3609486A">
        <w:rPr>
          <w:rFonts w:eastAsia="Calibri" w:cs="Arial"/>
          <w:b/>
          <w:bCs/>
        </w:rPr>
        <w:t>2</w:t>
      </w:r>
      <w:r w:rsidRPr="7C995945">
        <w:rPr>
          <w:rFonts w:eastAsia="Calibri" w:cs="Arial"/>
          <w:b/>
          <w:bCs/>
        </w:rPr>
        <w:t>: Projected net change to dry recycling tonnages under option 3M, in thousand tonnes</w:t>
      </w:r>
      <w:r w:rsidRPr="7C995945" w:rsidR="7490A7F5">
        <w:rPr>
          <w:rFonts w:eastAsia="Calibri" w:cs="Arial"/>
          <w:b/>
          <w:bCs/>
        </w:rPr>
        <w:t xml:space="preserve"> (Kt)</w:t>
      </w:r>
      <w:r w:rsidRPr="7C995945" w:rsidR="00554C21">
        <w:rPr>
          <w:rFonts w:eastAsia="Calibri" w:cs="Arial"/>
          <w:b/>
          <w:bCs/>
          <w:vertAlign w:val="superscript"/>
        </w:rPr>
        <w:footnoteReference w:id="325"/>
      </w:r>
    </w:p>
    <w:tbl>
      <w:tblPr>
        <w:tblStyle w:val="TableGrid21"/>
        <w:tblW w:w="10086" w:type="dxa"/>
        <w:jc w:val="center"/>
        <w:tblLook w:val="04A0" w:firstRow="1" w:lastRow="0" w:firstColumn="1" w:lastColumn="0" w:noHBand="0" w:noVBand="1"/>
      </w:tblPr>
      <w:tblGrid>
        <w:gridCol w:w="2547"/>
        <w:gridCol w:w="1417"/>
        <w:gridCol w:w="1560"/>
        <w:gridCol w:w="1392"/>
        <w:gridCol w:w="1443"/>
        <w:gridCol w:w="1727"/>
      </w:tblGrid>
      <w:tr w:rsidRPr="003F154D" w:rsidR="00554C21" w:rsidTr="001862D1" w14:paraId="6AC7FB38" w14:textId="77777777">
        <w:trPr>
          <w:trHeight w:val="142"/>
          <w:jc w:val="center"/>
        </w:trPr>
        <w:tc>
          <w:tcPr>
            <w:tcW w:w="2547" w:type="dxa"/>
          </w:tcPr>
          <w:p w:rsidRPr="003F154D" w:rsidR="00554C21" w:rsidP="001862D1" w:rsidRDefault="00554C21" w14:paraId="4E257465" w14:textId="77777777">
            <w:pPr>
              <w:spacing w:after="160" w:line="259" w:lineRule="auto"/>
              <w:jc w:val="both"/>
              <w:rPr>
                <w:rFonts w:eastAsia="Calibri" w:cs="Arial"/>
                <w:sz w:val="22"/>
                <w:szCs w:val="22"/>
              </w:rPr>
            </w:pPr>
          </w:p>
        </w:tc>
        <w:tc>
          <w:tcPr>
            <w:tcW w:w="1417" w:type="dxa"/>
          </w:tcPr>
          <w:p w:rsidRPr="003F154D" w:rsidR="00554C21" w:rsidP="001862D1" w:rsidRDefault="00554C21" w14:paraId="0DEF2C4C" w14:textId="6B8940E0">
            <w:pPr>
              <w:spacing w:after="160" w:line="259" w:lineRule="auto"/>
              <w:jc w:val="center"/>
              <w:rPr>
                <w:rFonts w:eastAsia="Calibri" w:cs="Arial"/>
                <w:b/>
                <w:sz w:val="22"/>
                <w:szCs w:val="22"/>
              </w:rPr>
            </w:pPr>
            <w:r w:rsidRPr="003F154D">
              <w:rPr>
                <w:rFonts w:eastAsia="Calibri" w:cs="Arial"/>
                <w:b/>
                <w:sz w:val="22"/>
                <w:szCs w:val="22"/>
              </w:rPr>
              <w:t>2025</w:t>
            </w:r>
          </w:p>
        </w:tc>
        <w:tc>
          <w:tcPr>
            <w:tcW w:w="1560" w:type="dxa"/>
          </w:tcPr>
          <w:p w:rsidRPr="003F154D" w:rsidR="00554C21" w:rsidP="001862D1" w:rsidRDefault="00554C21" w14:paraId="2B831EC7" w14:textId="77777777">
            <w:pPr>
              <w:spacing w:after="160" w:line="259" w:lineRule="auto"/>
              <w:jc w:val="center"/>
              <w:rPr>
                <w:rFonts w:eastAsia="Calibri" w:cs="Arial"/>
                <w:b/>
                <w:sz w:val="22"/>
                <w:szCs w:val="22"/>
              </w:rPr>
            </w:pPr>
            <w:r w:rsidRPr="003F154D">
              <w:rPr>
                <w:rFonts w:eastAsia="Calibri" w:cs="Arial"/>
                <w:b/>
                <w:sz w:val="22"/>
                <w:szCs w:val="22"/>
              </w:rPr>
              <w:t>2028</w:t>
            </w:r>
          </w:p>
        </w:tc>
        <w:tc>
          <w:tcPr>
            <w:tcW w:w="1392" w:type="dxa"/>
          </w:tcPr>
          <w:p w:rsidRPr="003F154D" w:rsidR="00554C21" w:rsidP="001862D1" w:rsidRDefault="00554C21" w14:paraId="6040707D" w14:textId="77777777">
            <w:pPr>
              <w:spacing w:after="160" w:line="259" w:lineRule="auto"/>
              <w:jc w:val="center"/>
              <w:rPr>
                <w:rFonts w:eastAsia="Calibri" w:cs="Arial"/>
                <w:b/>
                <w:sz w:val="22"/>
                <w:szCs w:val="22"/>
              </w:rPr>
            </w:pPr>
            <w:r w:rsidRPr="003F154D">
              <w:rPr>
                <w:rFonts w:eastAsia="Calibri" w:cs="Arial"/>
                <w:b/>
                <w:sz w:val="22"/>
                <w:szCs w:val="22"/>
              </w:rPr>
              <w:t>2031</w:t>
            </w:r>
          </w:p>
        </w:tc>
        <w:tc>
          <w:tcPr>
            <w:tcW w:w="1443" w:type="dxa"/>
          </w:tcPr>
          <w:p w:rsidRPr="003F154D" w:rsidR="00554C21" w:rsidP="001862D1" w:rsidRDefault="00554C21" w14:paraId="23284E18" w14:textId="77777777">
            <w:pPr>
              <w:spacing w:after="160" w:line="259" w:lineRule="auto"/>
              <w:jc w:val="center"/>
              <w:rPr>
                <w:rFonts w:eastAsia="Calibri" w:cs="Arial"/>
                <w:b/>
                <w:sz w:val="22"/>
                <w:szCs w:val="22"/>
              </w:rPr>
            </w:pPr>
            <w:r w:rsidRPr="003F154D">
              <w:rPr>
                <w:rFonts w:eastAsia="Calibri" w:cs="Arial"/>
                <w:b/>
                <w:sz w:val="22"/>
                <w:szCs w:val="22"/>
              </w:rPr>
              <w:t>2035</w:t>
            </w:r>
          </w:p>
        </w:tc>
        <w:tc>
          <w:tcPr>
            <w:tcW w:w="1727" w:type="dxa"/>
          </w:tcPr>
          <w:p w:rsidRPr="003F154D" w:rsidR="00554C21" w:rsidP="001862D1" w:rsidRDefault="00554C21" w14:paraId="5C48AAA9" w14:textId="372029B9">
            <w:pPr>
              <w:spacing w:after="160" w:line="259" w:lineRule="auto"/>
              <w:jc w:val="center"/>
              <w:rPr>
                <w:rFonts w:eastAsia="Calibri" w:cs="Arial"/>
                <w:b/>
                <w:sz w:val="22"/>
                <w:szCs w:val="22"/>
              </w:rPr>
            </w:pPr>
            <w:r w:rsidRPr="003F154D">
              <w:rPr>
                <w:rFonts w:eastAsia="Calibri" w:cs="Arial"/>
                <w:b/>
                <w:sz w:val="22"/>
                <w:szCs w:val="22"/>
              </w:rPr>
              <w:t>Total, 202</w:t>
            </w:r>
            <w:r w:rsidR="00F618FB">
              <w:rPr>
                <w:rFonts w:eastAsia="Calibri" w:cs="Arial"/>
                <w:b/>
                <w:sz w:val="22"/>
                <w:szCs w:val="22"/>
              </w:rPr>
              <w:t>5</w:t>
            </w:r>
            <w:r w:rsidRPr="003F154D">
              <w:rPr>
                <w:rFonts w:eastAsia="Calibri" w:cs="Arial"/>
                <w:b/>
                <w:sz w:val="22"/>
                <w:szCs w:val="22"/>
              </w:rPr>
              <w:t>-35</w:t>
            </w:r>
          </w:p>
        </w:tc>
      </w:tr>
      <w:tr w:rsidRPr="003F154D" w:rsidR="00EA5065" w:rsidTr="00FE73AD" w14:paraId="03C2EAD7" w14:textId="77777777">
        <w:trPr>
          <w:trHeight w:val="284"/>
          <w:jc w:val="center"/>
        </w:trPr>
        <w:tc>
          <w:tcPr>
            <w:tcW w:w="2547" w:type="dxa"/>
          </w:tcPr>
          <w:p w:rsidRPr="003F154D" w:rsidR="00EA5065" w:rsidP="00EA5065" w:rsidRDefault="000703EE" w14:paraId="14FD8DC8" w14:textId="22E4FBF0">
            <w:pPr>
              <w:spacing w:after="160" w:line="259" w:lineRule="auto"/>
              <w:rPr>
                <w:rFonts w:eastAsia="Calibri" w:cs="Arial"/>
                <w:sz w:val="22"/>
                <w:szCs w:val="22"/>
              </w:rPr>
            </w:pPr>
            <w:r w:rsidRPr="003F154D">
              <w:rPr>
                <w:rFonts w:eastAsia="Calibri" w:cs="Arial"/>
                <w:sz w:val="22"/>
                <w:szCs w:val="22"/>
              </w:rPr>
              <w:t xml:space="preserve">HH dry recycling </w:t>
            </w:r>
            <w:r>
              <w:rPr>
                <w:rFonts w:eastAsia="Calibri" w:cs="Arial"/>
                <w:sz w:val="22"/>
                <w:szCs w:val="22"/>
              </w:rPr>
              <w:t>(direct only)</w:t>
            </w:r>
          </w:p>
        </w:tc>
        <w:tc>
          <w:tcPr>
            <w:tcW w:w="1417" w:type="dxa"/>
            <w:vAlign w:val="center"/>
          </w:tcPr>
          <w:p w:rsidRPr="003F154D" w:rsidR="00EA5065" w:rsidP="00EA5065" w:rsidRDefault="00ED1629" w14:paraId="5E34DDA3" w14:textId="75141FD6">
            <w:pPr>
              <w:spacing w:after="160" w:line="259" w:lineRule="auto"/>
              <w:jc w:val="center"/>
              <w:rPr>
                <w:rFonts w:eastAsia="Calibri" w:cs="Arial"/>
                <w:sz w:val="22"/>
                <w:szCs w:val="22"/>
              </w:rPr>
            </w:pPr>
            <w:r>
              <w:rPr>
                <w:rFonts w:eastAsia="Calibri" w:cs="Arial"/>
                <w:sz w:val="22"/>
                <w:szCs w:val="22"/>
              </w:rPr>
              <w:t>0</w:t>
            </w:r>
          </w:p>
        </w:tc>
        <w:tc>
          <w:tcPr>
            <w:tcW w:w="1560" w:type="dxa"/>
            <w:vAlign w:val="center"/>
          </w:tcPr>
          <w:p w:rsidRPr="003F154D" w:rsidR="00EA5065" w:rsidP="00EA5065" w:rsidRDefault="00EA5065" w14:paraId="2D27A7F5" w14:textId="6D72DD11">
            <w:pPr>
              <w:spacing w:after="160" w:line="259" w:lineRule="auto"/>
              <w:jc w:val="center"/>
              <w:rPr>
                <w:rFonts w:eastAsia="Calibri" w:cs="Arial"/>
                <w:sz w:val="22"/>
                <w:szCs w:val="22"/>
              </w:rPr>
            </w:pPr>
            <w:r>
              <w:rPr>
                <w:rFonts w:eastAsia="Calibri" w:cs="Arial"/>
                <w:sz w:val="22"/>
                <w:szCs w:val="22"/>
              </w:rPr>
              <w:t>62</w:t>
            </w:r>
          </w:p>
        </w:tc>
        <w:tc>
          <w:tcPr>
            <w:tcW w:w="1392" w:type="dxa"/>
            <w:vAlign w:val="center"/>
          </w:tcPr>
          <w:p w:rsidRPr="003F154D" w:rsidR="00EA5065" w:rsidP="00EA5065" w:rsidRDefault="00EA5065" w14:paraId="65633180" w14:textId="6A97B681">
            <w:pPr>
              <w:spacing w:after="160" w:line="259" w:lineRule="auto"/>
              <w:jc w:val="center"/>
              <w:rPr>
                <w:rFonts w:eastAsia="Calibri" w:cs="Arial"/>
                <w:sz w:val="22"/>
                <w:szCs w:val="22"/>
              </w:rPr>
            </w:pPr>
            <w:r>
              <w:rPr>
                <w:rFonts w:eastAsia="Calibri" w:cs="Arial"/>
                <w:sz w:val="22"/>
                <w:szCs w:val="22"/>
              </w:rPr>
              <w:t>76</w:t>
            </w:r>
          </w:p>
        </w:tc>
        <w:tc>
          <w:tcPr>
            <w:tcW w:w="1443" w:type="dxa"/>
            <w:vAlign w:val="center"/>
          </w:tcPr>
          <w:p w:rsidRPr="003F154D" w:rsidR="00EA5065" w:rsidP="00EA5065" w:rsidRDefault="00EA5065" w14:paraId="296EF0FD" w14:textId="59417144">
            <w:pPr>
              <w:spacing w:after="160" w:line="259" w:lineRule="auto"/>
              <w:jc w:val="center"/>
              <w:rPr>
                <w:rFonts w:eastAsia="Calibri" w:cs="Arial"/>
                <w:sz w:val="22"/>
                <w:szCs w:val="22"/>
              </w:rPr>
            </w:pPr>
            <w:r>
              <w:rPr>
                <w:rFonts w:eastAsia="Calibri" w:cs="Arial"/>
                <w:sz w:val="22"/>
                <w:szCs w:val="22"/>
              </w:rPr>
              <w:t>77</w:t>
            </w:r>
          </w:p>
        </w:tc>
        <w:tc>
          <w:tcPr>
            <w:tcW w:w="1727" w:type="dxa"/>
            <w:vAlign w:val="center"/>
          </w:tcPr>
          <w:p w:rsidRPr="003F154D" w:rsidR="00EA5065" w:rsidP="00EA5065" w:rsidRDefault="00EA5065" w14:paraId="201FEC8F" w14:textId="3EA327F4">
            <w:pPr>
              <w:spacing w:after="160" w:line="259" w:lineRule="auto"/>
              <w:jc w:val="center"/>
              <w:rPr>
                <w:rFonts w:eastAsia="Calibri" w:cs="Arial"/>
                <w:sz w:val="22"/>
                <w:szCs w:val="22"/>
              </w:rPr>
            </w:pPr>
            <w:r>
              <w:rPr>
                <w:rFonts w:eastAsia="Calibri" w:cs="Arial"/>
                <w:sz w:val="22"/>
                <w:szCs w:val="22"/>
              </w:rPr>
              <w:t>918</w:t>
            </w:r>
          </w:p>
        </w:tc>
      </w:tr>
      <w:tr w:rsidRPr="003F154D" w:rsidR="00EA5065" w:rsidTr="00FE73AD" w14:paraId="72B6E394" w14:textId="77777777">
        <w:trPr>
          <w:trHeight w:val="408"/>
          <w:jc w:val="center"/>
        </w:trPr>
        <w:tc>
          <w:tcPr>
            <w:tcW w:w="2547" w:type="dxa"/>
          </w:tcPr>
          <w:p w:rsidRPr="003F154D" w:rsidR="00EA5065" w:rsidP="00EA5065" w:rsidRDefault="000703EE" w14:paraId="67B7F91E" w14:textId="144084D9">
            <w:pPr>
              <w:spacing w:after="160" w:line="259" w:lineRule="auto"/>
              <w:rPr>
                <w:rFonts w:eastAsia="Calibri" w:cs="Arial"/>
                <w:sz w:val="22"/>
                <w:szCs w:val="22"/>
              </w:rPr>
            </w:pPr>
            <w:r w:rsidRPr="003F154D">
              <w:rPr>
                <w:rFonts w:eastAsia="Calibri" w:cs="Arial"/>
                <w:sz w:val="22"/>
                <w:szCs w:val="22"/>
              </w:rPr>
              <w:t>NHM dry recycling</w:t>
            </w:r>
            <w:r>
              <w:rPr>
                <w:rFonts w:eastAsia="Calibri" w:cs="Arial"/>
                <w:sz w:val="22"/>
                <w:szCs w:val="22"/>
              </w:rPr>
              <w:t xml:space="preserve"> (direct only)</w:t>
            </w:r>
          </w:p>
        </w:tc>
        <w:tc>
          <w:tcPr>
            <w:tcW w:w="1417" w:type="dxa"/>
            <w:vAlign w:val="center"/>
          </w:tcPr>
          <w:p w:rsidRPr="003F154D" w:rsidR="00EA5065" w:rsidP="00EA5065" w:rsidRDefault="00EA5065" w14:paraId="17DCEAE3" w14:textId="0A353E12">
            <w:pPr>
              <w:spacing w:after="160" w:line="259" w:lineRule="auto"/>
              <w:jc w:val="center"/>
              <w:rPr>
                <w:rFonts w:eastAsia="Calibri" w:cs="Arial"/>
                <w:sz w:val="22"/>
                <w:szCs w:val="22"/>
              </w:rPr>
            </w:pPr>
            <w:r>
              <w:rPr>
                <w:rFonts w:eastAsia="Calibri" w:cs="Arial"/>
                <w:sz w:val="22"/>
                <w:szCs w:val="22"/>
              </w:rPr>
              <w:t>2,576</w:t>
            </w:r>
          </w:p>
        </w:tc>
        <w:tc>
          <w:tcPr>
            <w:tcW w:w="1560" w:type="dxa"/>
            <w:vAlign w:val="center"/>
          </w:tcPr>
          <w:p w:rsidRPr="003F154D" w:rsidR="00EA5065" w:rsidP="00EA5065" w:rsidRDefault="00EA5065" w14:paraId="112BCB07" w14:textId="379AE5B9">
            <w:pPr>
              <w:spacing w:after="160" w:line="259" w:lineRule="auto"/>
              <w:jc w:val="center"/>
              <w:rPr>
                <w:rFonts w:eastAsia="Calibri" w:cs="Arial"/>
                <w:sz w:val="22"/>
                <w:szCs w:val="22"/>
              </w:rPr>
            </w:pPr>
            <w:r>
              <w:rPr>
                <w:rFonts w:eastAsia="Calibri" w:cs="Arial"/>
                <w:sz w:val="22"/>
                <w:szCs w:val="22"/>
              </w:rPr>
              <w:t>2,622</w:t>
            </w:r>
          </w:p>
        </w:tc>
        <w:tc>
          <w:tcPr>
            <w:tcW w:w="1392" w:type="dxa"/>
            <w:vAlign w:val="center"/>
          </w:tcPr>
          <w:p w:rsidRPr="003F154D" w:rsidR="00EA5065" w:rsidP="00EA5065" w:rsidRDefault="00EA5065" w14:paraId="581886BC" w14:textId="4C6BB1FD">
            <w:pPr>
              <w:spacing w:after="160" w:line="259" w:lineRule="auto"/>
              <w:jc w:val="center"/>
              <w:rPr>
                <w:rFonts w:eastAsia="Calibri" w:cs="Arial"/>
                <w:sz w:val="22"/>
                <w:szCs w:val="22"/>
              </w:rPr>
            </w:pPr>
            <w:r>
              <w:rPr>
                <w:rFonts w:eastAsia="Calibri" w:cs="Arial"/>
                <w:sz w:val="22"/>
                <w:szCs w:val="22"/>
              </w:rPr>
              <w:t>2,622</w:t>
            </w:r>
          </w:p>
        </w:tc>
        <w:tc>
          <w:tcPr>
            <w:tcW w:w="1443" w:type="dxa"/>
            <w:vAlign w:val="center"/>
          </w:tcPr>
          <w:p w:rsidRPr="003F154D" w:rsidR="00EA5065" w:rsidP="00EA5065" w:rsidRDefault="00EA5065" w14:paraId="3FF5C72B" w14:textId="5A981133">
            <w:pPr>
              <w:spacing w:after="160" w:line="259" w:lineRule="auto"/>
              <w:jc w:val="center"/>
              <w:rPr>
                <w:rFonts w:eastAsia="Calibri" w:cs="Arial"/>
                <w:sz w:val="22"/>
                <w:szCs w:val="22"/>
              </w:rPr>
            </w:pPr>
            <w:r>
              <w:rPr>
                <w:rFonts w:eastAsia="Calibri" w:cs="Arial"/>
                <w:sz w:val="22"/>
                <w:szCs w:val="22"/>
              </w:rPr>
              <w:t>2,622</w:t>
            </w:r>
          </w:p>
        </w:tc>
        <w:tc>
          <w:tcPr>
            <w:tcW w:w="1727" w:type="dxa"/>
            <w:vAlign w:val="center"/>
          </w:tcPr>
          <w:p w:rsidRPr="003F154D" w:rsidR="00EA5065" w:rsidP="00EA5065" w:rsidRDefault="00EA5065" w14:paraId="52E69389" w14:textId="16D8A6A6">
            <w:pPr>
              <w:spacing w:after="160" w:line="259" w:lineRule="auto"/>
              <w:jc w:val="center"/>
              <w:rPr>
                <w:rFonts w:eastAsia="Calibri" w:cs="Arial"/>
                <w:sz w:val="22"/>
                <w:szCs w:val="22"/>
              </w:rPr>
            </w:pPr>
            <w:r>
              <w:rPr>
                <w:rFonts w:eastAsia="Calibri" w:cs="Arial"/>
                <w:sz w:val="22"/>
                <w:szCs w:val="22"/>
              </w:rPr>
              <w:t>28,753</w:t>
            </w:r>
          </w:p>
        </w:tc>
      </w:tr>
      <w:tr w:rsidRPr="003F154D" w:rsidR="00EA5065" w:rsidTr="00FE73AD" w14:paraId="1A4F66B3" w14:textId="77777777">
        <w:trPr>
          <w:trHeight w:val="284"/>
          <w:jc w:val="center"/>
        </w:trPr>
        <w:tc>
          <w:tcPr>
            <w:tcW w:w="2547" w:type="dxa"/>
          </w:tcPr>
          <w:p w:rsidRPr="003F154D" w:rsidR="00EA5065" w:rsidP="00EA5065" w:rsidRDefault="000703EE" w14:paraId="6D45ABC9" w14:textId="107DEEF9">
            <w:pPr>
              <w:spacing w:after="160" w:line="259" w:lineRule="auto"/>
              <w:rPr>
                <w:rFonts w:eastAsia="Calibri" w:cs="Arial"/>
                <w:sz w:val="22"/>
                <w:szCs w:val="22"/>
              </w:rPr>
            </w:pPr>
            <w:r w:rsidRPr="003F154D">
              <w:rPr>
                <w:rFonts w:eastAsia="Calibri" w:cs="Arial"/>
                <w:sz w:val="22"/>
                <w:szCs w:val="22"/>
              </w:rPr>
              <w:t>MSW dry recycling</w:t>
            </w:r>
            <w:r>
              <w:rPr>
                <w:rFonts w:eastAsia="Calibri" w:cs="Arial"/>
                <w:sz w:val="22"/>
                <w:szCs w:val="22"/>
              </w:rPr>
              <w:t xml:space="preserve"> (direct and indirect)</w:t>
            </w:r>
          </w:p>
        </w:tc>
        <w:tc>
          <w:tcPr>
            <w:tcW w:w="1417" w:type="dxa"/>
            <w:vAlign w:val="center"/>
          </w:tcPr>
          <w:p w:rsidRPr="003F154D" w:rsidR="00EA5065" w:rsidP="00EA5065" w:rsidRDefault="00EA5065" w14:paraId="24DC2426" w14:textId="12D9E445">
            <w:pPr>
              <w:spacing w:after="160" w:line="259" w:lineRule="auto"/>
              <w:jc w:val="center"/>
              <w:rPr>
                <w:rFonts w:eastAsia="Calibri" w:cs="Arial"/>
                <w:color w:val="000000"/>
                <w:sz w:val="22"/>
                <w:szCs w:val="22"/>
              </w:rPr>
            </w:pPr>
            <w:r>
              <w:rPr>
                <w:rFonts w:eastAsia="Calibri" w:cs="Arial"/>
                <w:color w:val="000000"/>
                <w:sz w:val="22"/>
                <w:szCs w:val="22"/>
              </w:rPr>
              <w:t>2,</w:t>
            </w:r>
            <w:r w:rsidR="00ED1629">
              <w:rPr>
                <w:rFonts w:eastAsia="Calibri" w:cs="Arial"/>
                <w:color w:val="000000"/>
                <w:sz w:val="22"/>
                <w:szCs w:val="22"/>
              </w:rPr>
              <w:t>576</w:t>
            </w:r>
          </w:p>
        </w:tc>
        <w:tc>
          <w:tcPr>
            <w:tcW w:w="1560" w:type="dxa"/>
            <w:vAlign w:val="center"/>
          </w:tcPr>
          <w:p w:rsidRPr="003F154D" w:rsidR="00EA5065" w:rsidP="00EA5065" w:rsidRDefault="00EA5065" w14:paraId="2C638F76" w14:textId="64FC47A9">
            <w:pPr>
              <w:spacing w:after="160" w:line="259" w:lineRule="auto"/>
              <w:jc w:val="center"/>
              <w:rPr>
                <w:rFonts w:eastAsia="Calibri" w:cs="Arial"/>
                <w:color w:val="000000"/>
                <w:sz w:val="22"/>
                <w:szCs w:val="22"/>
              </w:rPr>
            </w:pPr>
            <w:r>
              <w:rPr>
                <w:rFonts w:eastAsia="Calibri" w:cs="Arial"/>
                <w:color w:val="000000"/>
                <w:sz w:val="22"/>
                <w:szCs w:val="22"/>
              </w:rPr>
              <w:t>2,672</w:t>
            </w:r>
          </w:p>
        </w:tc>
        <w:tc>
          <w:tcPr>
            <w:tcW w:w="1392" w:type="dxa"/>
            <w:vAlign w:val="center"/>
          </w:tcPr>
          <w:p w:rsidRPr="003F154D" w:rsidR="00EA5065" w:rsidP="00EA5065" w:rsidRDefault="00EA5065" w14:paraId="02836A8D" w14:textId="3D560832">
            <w:pPr>
              <w:spacing w:after="160" w:line="259" w:lineRule="auto"/>
              <w:jc w:val="center"/>
              <w:rPr>
                <w:rFonts w:eastAsia="Calibri" w:cs="Arial"/>
                <w:color w:val="000000"/>
                <w:sz w:val="22"/>
                <w:szCs w:val="22"/>
              </w:rPr>
            </w:pPr>
            <w:r>
              <w:rPr>
                <w:rFonts w:eastAsia="Calibri" w:cs="Arial"/>
                <w:color w:val="000000"/>
                <w:sz w:val="22"/>
                <w:szCs w:val="22"/>
              </w:rPr>
              <w:t>2,688</w:t>
            </w:r>
          </w:p>
        </w:tc>
        <w:tc>
          <w:tcPr>
            <w:tcW w:w="1443" w:type="dxa"/>
            <w:vAlign w:val="center"/>
          </w:tcPr>
          <w:p w:rsidRPr="003F154D" w:rsidR="00EA5065" w:rsidP="00EA5065" w:rsidRDefault="00EA5065" w14:paraId="069B5E0C" w14:textId="28852BED">
            <w:pPr>
              <w:spacing w:after="160" w:line="259" w:lineRule="auto"/>
              <w:jc w:val="center"/>
              <w:rPr>
                <w:rFonts w:eastAsia="Calibri" w:cs="Arial"/>
                <w:color w:val="000000"/>
                <w:sz w:val="22"/>
                <w:szCs w:val="22"/>
              </w:rPr>
            </w:pPr>
            <w:r>
              <w:rPr>
                <w:rFonts w:eastAsia="Calibri" w:cs="Arial"/>
                <w:color w:val="000000"/>
                <w:sz w:val="22"/>
                <w:szCs w:val="22"/>
              </w:rPr>
              <w:t>2,688</w:t>
            </w:r>
          </w:p>
        </w:tc>
        <w:tc>
          <w:tcPr>
            <w:tcW w:w="1727" w:type="dxa"/>
            <w:vAlign w:val="center"/>
          </w:tcPr>
          <w:p w:rsidRPr="003F154D" w:rsidR="00EA5065" w:rsidP="00EA5065" w:rsidRDefault="00EA5065" w14:paraId="11739608" w14:textId="4C16DDB8">
            <w:pPr>
              <w:spacing w:after="160" w:line="259" w:lineRule="auto"/>
              <w:jc w:val="center"/>
              <w:rPr>
                <w:rFonts w:eastAsia="Calibri" w:cs="Arial"/>
                <w:color w:val="000000"/>
                <w:sz w:val="22"/>
                <w:szCs w:val="22"/>
              </w:rPr>
            </w:pPr>
            <w:r>
              <w:rPr>
                <w:rFonts w:eastAsia="Calibri" w:cs="Arial"/>
                <w:color w:val="000000"/>
                <w:sz w:val="22"/>
                <w:szCs w:val="22"/>
              </w:rPr>
              <w:t>29,</w:t>
            </w:r>
            <w:r w:rsidR="008621C4">
              <w:rPr>
                <w:rFonts w:eastAsia="Calibri" w:cs="Arial"/>
                <w:color w:val="000000"/>
                <w:sz w:val="22"/>
                <w:szCs w:val="22"/>
              </w:rPr>
              <w:t>534</w:t>
            </w:r>
          </w:p>
        </w:tc>
      </w:tr>
    </w:tbl>
    <w:p w:rsidRPr="003F154D" w:rsidR="00554C21" w:rsidP="00554C21" w:rsidRDefault="00554C21" w14:paraId="73239549" w14:textId="615880AA">
      <w:pPr>
        <w:spacing w:after="160" w:line="259" w:lineRule="auto"/>
        <w:rPr>
          <w:rFonts w:eastAsia="Calibri" w:cs="Arial"/>
          <w:sz w:val="22"/>
          <w:szCs w:val="22"/>
        </w:rPr>
      </w:pPr>
      <w:r w:rsidRPr="003F154D">
        <w:rPr>
          <w:rFonts w:eastAsia="Calibri" w:cs="Arial"/>
          <w:sz w:val="22"/>
          <w:szCs w:val="22"/>
        </w:rPr>
        <w:t>Source: Defra</w:t>
      </w:r>
      <w:r w:rsidR="00641A00">
        <w:rPr>
          <w:rFonts w:eastAsia="Calibri" w:cs="Arial"/>
          <w:sz w:val="22"/>
          <w:szCs w:val="22"/>
        </w:rPr>
        <w:t>’s</w:t>
      </w:r>
      <w:r w:rsidRPr="003F154D">
        <w:rPr>
          <w:rFonts w:eastAsia="Calibri" w:cs="Arial"/>
          <w:sz w:val="22"/>
          <w:szCs w:val="22"/>
        </w:rPr>
        <w:t xml:space="preserve"> modelling </w:t>
      </w:r>
    </w:p>
    <w:p w:rsidRPr="00F8493E" w:rsidR="00554C21" w:rsidP="00554C21" w:rsidRDefault="2103847F" w14:paraId="3723192E" w14:textId="330F03EE">
      <w:pPr>
        <w:spacing w:after="160" w:line="259" w:lineRule="auto"/>
        <w:jc w:val="both"/>
        <w:rPr>
          <w:rFonts w:eastAsia="Calibri" w:cs="Arial"/>
          <w:b/>
        </w:rPr>
      </w:pPr>
      <w:r w:rsidRPr="7C995945">
        <w:rPr>
          <w:rFonts w:eastAsia="Calibri" w:cs="Arial"/>
          <w:b/>
          <w:bCs/>
        </w:rPr>
        <w:t xml:space="preserve">Table </w:t>
      </w:r>
      <w:r w:rsidRPr="7C995945" w:rsidR="36272891">
        <w:rPr>
          <w:rFonts w:eastAsia="Calibri" w:cs="Arial"/>
          <w:b/>
          <w:bCs/>
        </w:rPr>
        <w:t>4</w:t>
      </w:r>
      <w:r w:rsidRPr="7C995945" w:rsidR="3609486A">
        <w:rPr>
          <w:rFonts w:eastAsia="Calibri" w:cs="Arial"/>
          <w:b/>
          <w:bCs/>
        </w:rPr>
        <w:t>3</w:t>
      </w:r>
      <w:r w:rsidRPr="7C995945">
        <w:rPr>
          <w:rFonts w:eastAsia="Calibri" w:cs="Arial"/>
          <w:b/>
          <w:bCs/>
        </w:rPr>
        <w:t>: Projected net change to dry recycling tonnages under option 4M, in thousand tonnes</w:t>
      </w:r>
      <w:r w:rsidRPr="7C995945" w:rsidR="7490A7F5">
        <w:rPr>
          <w:rFonts w:eastAsia="Calibri" w:cs="Arial"/>
          <w:b/>
          <w:bCs/>
        </w:rPr>
        <w:t xml:space="preserve"> (Kt)</w:t>
      </w:r>
      <w:r w:rsidRPr="7C995945" w:rsidR="00554C21">
        <w:rPr>
          <w:rFonts w:eastAsia="Calibri" w:cs="Arial"/>
          <w:b/>
          <w:bCs/>
          <w:vertAlign w:val="superscript"/>
        </w:rPr>
        <w:footnoteReference w:id="326"/>
      </w:r>
    </w:p>
    <w:tbl>
      <w:tblPr>
        <w:tblStyle w:val="TableGrid21"/>
        <w:tblW w:w="9950" w:type="dxa"/>
        <w:jc w:val="center"/>
        <w:tblLook w:val="04A0" w:firstRow="1" w:lastRow="0" w:firstColumn="1" w:lastColumn="0" w:noHBand="0" w:noVBand="1"/>
      </w:tblPr>
      <w:tblGrid>
        <w:gridCol w:w="2535"/>
        <w:gridCol w:w="1416"/>
        <w:gridCol w:w="1558"/>
        <w:gridCol w:w="1318"/>
        <w:gridCol w:w="1392"/>
        <w:gridCol w:w="1731"/>
      </w:tblGrid>
      <w:tr w:rsidRPr="00846803" w:rsidR="00554C21" w:rsidTr="000703EE" w14:paraId="54FF8EA9" w14:textId="77777777">
        <w:trPr>
          <w:trHeight w:val="152"/>
          <w:jc w:val="center"/>
        </w:trPr>
        <w:tc>
          <w:tcPr>
            <w:tcW w:w="2535" w:type="dxa"/>
          </w:tcPr>
          <w:p w:rsidRPr="00846803" w:rsidR="00554C21" w:rsidP="001862D1" w:rsidRDefault="00554C21" w14:paraId="5889BB1F" w14:textId="77777777">
            <w:pPr>
              <w:spacing w:after="160" w:line="259" w:lineRule="auto"/>
              <w:jc w:val="both"/>
              <w:rPr>
                <w:rFonts w:eastAsia="Calibri" w:cs="Arial"/>
                <w:b/>
                <w:sz w:val="22"/>
                <w:szCs w:val="22"/>
                <w:highlight w:val="yellow"/>
              </w:rPr>
            </w:pPr>
          </w:p>
        </w:tc>
        <w:tc>
          <w:tcPr>
            <w:tcW w:w="1416" w:type="dxa"/>
          </w:tcPr>
          <w:p w:rsidRPr="00846803" w:rsidR="00554C21" w:rsidP="001862D1" w:rsidRDefault="00554C21" w14:paraId="36DC840E" w14:textId="0B8ABFD3">
            <w:pPr>
              <w:spacing w:after="160" w:line="259" w:lineRule="auto"/>
              <w:jc w:val="center"/>
              <w:rPr>
                <w:rFonts w:eastAsia="Calibri" w:cs="Arial"/>
                <w:b/>
                <w:sz w:val="22"/>
                <w:szCs w:val="22"/>
              </w:rPr>
            </w:pPr>
            <w:r w:rsidRPr="00846803">
              <w:rPr>
                <w:rFonts w:eastAsia="Calibri" w:cs="Arial"/>
                <w:b/>
                <w:sz w:val="22"/>
                <w:szCs w:val="22"/>
              </w:rPr>
              <w:t>2025</w:t>
            </w:r>
          </w:p>
        </w:tc>
        <w:tc>
          <w:tcPr>
            <w:tcW w:w="1558" w:type="dxa"/>
          </w:tcPr>
          <w:p w:rsidRPr="00846803" w:rsidR="00554C21" w:rsidP="001862D1" w:rsidRDefault="00554C21" w14:paraId="44C2E73A" w14:textId="77777777">
            <w:pPr>
              <w:spacing w:after="160" w:line="259" w:lineRule="auto"/>
              <w:jc w:val="center"/>
              <w:rPr>
                <w:rFonts w:eastAsia="Calibri" w:cs="Arial"/>
                <w:b/>
                <w:sz w:val="22"/>
                <w:szCs w:val="22"/>
              </w:rPr>
            </w:pPr>
            <w:r w:rsidRPr="00846803">
              <w:rPr>
                <w:rFonts w:eastAsia="Calibri" w:cs="Arial"/>
                <w:b/>
                <w:sz w:val="22"/>
                <w:szCs w:val="22"/>
              </w:rPr>
              <w:t>2028</w:t>
            </w:r>
          </w:p>
        </w:tc>
        <w:tc>
          <w:tcPr>
            <w:tcW w:w="1318" w:type="dxa"/>
          </w:tcPr>
          <w:p w:rsidRPr="00846803" w:rsidR="00554C21" w:rsidP="001862D1" w:rsidRDefault="00554C21" w14:paraId="042D6342" w14:textId="77777777">
            <w:pPr>
              <w:spacing w:after="160" w:line="259" w:lineRule="auto"/>
              <w:jc w:val="center"/>
              <w:rPr>
                <w:rFonts w:eastAsia="Calibri" w:cs="Arial"/>
                <w:b/>
                <w:sz w:val="22"/>
                <w:szCs w:val="22"/>
              </w:rPr>
            </w:pPr>
            <w:r w:rsidRPr="00846803">
              <w:rPr>
                <w:rFonts w:eastAsia="Calibri" w:cs="Arial"/>
                <w:b/>
                <w:sz w:val="22"/>
                <w:szCs w:val="22"/>
              </w:rPr>
              <w:t>2031</w:t>
            </w:r>
          </w:p>
        </w:tc>
        <w:tc>
          <w:tcPr>
            <w:tcW w:w="1392" w:type="dxa"/>
          </w:tcPr>
          <w:p w:rsidRPr="00846803" w:rsidR="00554C21" w:rsidP="001862D1" w:rsidRDefault="00554C21" w14:paraId="5C457D84" w14:textId="77777777">
            <w:pPr>
              <w:spacing w:after="160" w:line="259" w:lineRule="auto"/>
              <w:jc w:val="center"/>
              <w:rPr>
                <w:rFonts w:eastAsia="Calibri" w:cs="Arial"/>
                <w:b/>
                <w:sz w:val="22"/>
                <w:szCs w:val="22"/>
              </w:rPr>
            </w:pPr>
            <w:r w:rsidRPr="00846803">
              <w:rPr>
                <w:rFonts w:eastAsia="Calibri" w:cs="Arial"/>
                <w:b/>
                <w:sz w:val="22"/>
                <w:szCs w:val="22"/>
              </w:rPr>
              <w:t>2035</w:t>
            </w:r>
          </w:p>
        </w:tc>
        <w:tc>
          <w:tcPr>
            <w:tcW w:w="1731" w:type="dxa"/>
          </w:tcPr>
          <w:p w:rsidRPr="00846803" w:rsidR="00554C21" w:rsidP="001862D1" w:rsidRDefault="00554C21" w14:paraId="70ED270A" w14:textId="67ED74E6">
            <w:pPr>
              <w:spacing w:after="160" w:line="259" w:lineRule="auto"/>
              <w:jc w:val="center"/>
              <w:rPr>
                <w:rFonts w:eastAsia="Calibri" w:cs="Arial"/>
                <w:b/>
                <w:sz w:val="22"/>
                <w:szCs w:val="22"/>
              </w:rPr>
            </w:pPr>
            <w:r>
              <w:rPr>
                <w:rFonts w:eastAsia="Calibri" w:cs="Arial"/>
                <w:b/>
                <w:sz w:val="22"/>
                <w:szCs w:val="22"/>
              </w:rPr>
              <w:t>Total, 202</w:t>
            </w:r>
            <w:r w:rsidR="00F618FB">
              <w:rPr>
                <w:rFonts w:eastAsia="Calibri" w:cs="Arial"/>
                <w:b/>
                <w:sz w:val="22"/>
                <w:szCs w:val="22"/>
              </w:rPr>
              <w:t>5</w:t>
            </w:r>
            <w:r>
              <w:rPr>
                <w:rFonts w:eastAsia="Calibri" w:cs="Arial"/>
                <w:b/>
                <w:sz w:val="22"/>
                <w:szCs w:val="22"/>
              </w:rPr>
              <w:t>-35</w:t>
            </w:r>
          </w:p>
        </w:tc>
      </w:tr>
      <w:tr w:rsidRPr="00846803" w:rsidR="00EA5065" w:rsidTr="00FE73AD" w14:paraId="3643BEB6" w14:textId="77777777">
        <w:trPr>
          <w:trHeight w:val="304"/>
          <w:jc w:val="center"/>
        </w:trPr>
        <w:tc>
          <w:tcPr>
            <w:tcW w:w="2535" w:type="dxa"/>
          </w:tcPr>
          <w:p w:rsidRPr="00846803" w:rsidR="00EA5065" w:rsidP="00EA5065" w:rsidRDefault="000703EE" w14:paraId="6B10D61D" w14:textId="5ABCAFF6">
            <w:pPr>
              <w:spacing w:after="160" w:line="259" w:lineRule="auto"/>
              <w:rPr>
                <w:rFonts w:eastAsia="Calibri" w:cs="Arial"/>
                <w:sz w:val="22"/>
                <w:szCs w:val="22"/>
              </w:rPr>
            </w:pPr>
            <w:r w:rsidRPr="003F154D">
              <w:rPr>
                <w:rFonts w:eastAsia="Calibri" w:cs="Arial"/>
                <w:sz w:val="22"/>
                <w:szCs w:val="22"/>
              </w:rPr>
              <w:t xml:space="preserve">HH dry recycling </w:t>
            </w:r>
            <w:r>
              <w:rPr>
                <w:rFonts w:eastAsia="Calibri" w:cs="Arial"/>
                <w:sz w:val="22"/>
                <w:szCs w:val="22"/>
              </w:rPr>
              <w:t>(direct only)</w:t>
            </w:r>
          </w:p>
        </w:tc>
        <w:tc>
          <w:tcPr>
            <w:tcW w:w="1416" w:type="dxa"/>
            <w:vAlign w:val="center"/>
          </w:tcPr>
          <w:p w:rsidRPr="00846803" w:rsidR="00EA5065" w:rsidP="00EA5065" w:rsidRDefault="00ED1629" w14:paraId="7FF305E0" w14:textId="2444AD98">
            <w:pPr>
              <w:spacing w:after="160" w:line="259" w:lineRule="auto"/>
              <w:jc w:val="center"/>
              <w:rPr>
                <w:rFonts w:eastAsia="Calibri" w:cs="Arial"/>
                <w:sz w:val="22"/>
                <w:szCs w:val="22"/>
                <w:highlight w:val="yellow"/>
              </w:rPr>
            </w:pPr>
            <w:r>
              <w:rPr>
                <w:rFonts w:eastAsia="Calibri" w:cs="Arial"/>
                <w:sz w:val="22"/>
                <w:szCs w:val="22"/>
              </w:rPr>
              <w:t>0</w:t>
            </w:r>
          </w:p>
        </w:tc>
        <w:tc>
          <w:tcPr>
            <w:tcW w:w="1558" w:type="dxa"/>
            <w:vAlign w:val="center"/>
          </w:tcPr>
          <w:p w:rsidRPr="00846803" w:rsidR="00EA5065" w:rsidP="00EA5065" w:rsidRDefault="00EA5065" w14:paraId="29355F95" w14:textId="7A1C7F9F">
            <w:pPr>
              <w:spacing w:after="160" w:line="259" w:lineRule="auto"/>
              <w:jc w:val="center"/>
              <w:rPr>
                <w:rFonts w:eastAsia="Calibri" w:cs="Arial"/>
                <w:sz w:val="22"/>
                <w:szCs w:val="22"/>
                <w:highlight w:val="yellow"/>
              </w:rPr>
            </w:pPr>
            <w:r>
              <w:rPr>
                <w:rFonts w:eastAsia="Calibri" w:cs="Arial"/>
                <w:sz w:val="22"/>
                <w:szCs w:val="22"/>
              </w:rPr>
              <w:t>62</w:t>
            </w:r>
          </w:p>
        </w:tc>
        <w:tc>
          <w:tcPr>
            <w:tcW w:w="1318" w:type="dxa"/>
            <w:vAlign w:val="center"/>
          </w:tcPr>
          <w:p w:rsidRPr="00846803" w:rsidR="00EA5065" w:rsidP="00EA5065" w:rsidRDefault="00EA5065" w14:paraId="7FA09EAF" w14:textId="3258E701">
            <w:pPr>
              <w:spacing w:after="160" w:line="259" w:lineRule="auto"/>
              <w:jc w:val="center"/>
              <w:rPr>
                <w:rFonts w:eastAsia="Calibri" w:cs="Arial"/>
                <w:sz w:val="22"/>
                <w:szCs w:val="22"/>
                <w:highlight w:val="yellow"/>
              </w:rPr>
            </w:pPr>
            <w:r>
              <w:rPr>
                <w:rFonts w:eastAsia="Calibri" w:cs="Arial"/>
                <w:sz w:val="22"/>
                <w:szCs w:val="22"/>
              </w:rPr>
              <w:t>76</w:t>
            </w:r>
          </w:p>
        </w:tc>
        <w:tc>
          <w:tcPr>
            <w:tcW w:w="1392" w:type="dxa"/>
            <w:vAlign w:val="center"/>
          </w:tcPr>
          <w:p w:rsidRPr="00846803" w:rsidR="00EA5065" w:rsidP="00EA5065" w:rsidRDefault="00EA5065" w14:paraId="4FF48B52" w14:textId="17A2EF1A">
            <w:pPr>
              <w:spacing w:after="160" w:line="259" w:lineRule="auto"/>
              <w:jc w:val="center"/>
              <w:rPr>
                <w:rFonts w:eastAsia="Calibri" w:cs="Arial"/>
                <w:sz w:val="22"/>
                <w:szCs w:val="22"/>
                <w:highlight w:val="yellow"/>
              </w:rPr>
            </w:pPr>
            <w:r>
              <w:rPr>
                <w:rFonts w:eastAsia="Calibri" w:cs="Arial"/>
                <w:sz w:val="22"/>
                <w:szCs w:val="22"/>
              </w:rPr>
              <w:t>77</w:t>
            </w:r>
          </w:p>
        </w:tc>
        <w:tc>
          <w:tcPr>
            <w:tcW w:w="1731" w:type="dxa"/>
            <w:vAlign w:val="center"/>
          </w:tcPr>
          <w:p w:rsidR="00EA5065" w:rsidP="00EA5065" w:rsidRDefault="00EA5065" w14:paraId="7391AA6B" w14:textId="60BB74D6">
            <w:pPr>
              <w:spacing w:after="160" w:line="259" w:lineRule="auto"/>
              <w:jc w:val="center"/>
              <w:rPr>
                <w:rFonts w:eastAsia="Calibri" w:cs="Arial"/>
                <w:sz w:val="22"/>
                <w:szCs w:val="22"/>
              </w:rPr>
            </w:pPr>
            <w:r>
              <w:rPr>
                <w:rFonts w:eastAsia="Calibri" w:cs="Arial"/>
                <w:sz w:val="22"/>
                <w:szCs w:val="22"/>
              </w:rPr>
              <w:t>918</w:t>
            </w:r>
          </w:p>
        </w:tc>
      </w:tr>
      <w:tr w:rsidRPr="00846803" w:rsidR="00EA5065" w:rsidTr="00FE73AD" w14:paraId="62B9BEF6" w14:textId="77777777">
        <w:trPr>
          <w:trHeight w:val="295"/>
          <w:jc w:val="center"/>
        </w:trPr>
        <w:tc>
          <w:tcPr>
            <w:tcW w:w="2535" w:type="dxa"/>
          </w:tcPr>
          <w:p w:rsidRPr="00846803" w:rsidR="00EA5065" w:rsidP="00EA5065" w:rsidRDefault="000703EE" w14:paraId="5FF81F10" w14:textId="127E1F05">
            <w:pPr>
              <w:spacing w:after="160" w:line="259" w:lineRule="auto"/>
              <w:rPr>
                <w:rFonts w:eastAsia="Calibri" w:cs="Arial"/>
                <w:sz w:val="22"/>
                <w:szCs w:val="22"/>
              </w:rPr>
            </w:pPr>
            <w:r w:rsidRPr="003F154D">
              <w:rPr>
                <w:rFonts w:eastAsia="Calibri" w:cs="Arial"/>
                <w:sz w:val="22"/>
                <w:szCs w:val="22"/>
              </w:rPr>
              <w:t>NHM dry recycling</w:t>
            </w:r>
            <w:r>
              <w:rPr>
                <w:rFonts w:eastAsia="Calibri" w:cs="Arial"/>
                <w:sz w:val="22"/>
                <w:szCs w:val="22"/>
              </w:rPr>
              <w:t xml:space="preserve"> (direct only)</w:t>
            </w:r>
          </w:p>
        </w:tc>
        <w:tc>
          <w:tcPr>
            <w:tcW w:w="1416" w:type="dxa"/>
            <w:vAlign w:val="center"/>
          </w:tcPr>
          <w:p w:rsidRPr="00F30C69" w:rsidR="00EA5065" w:rsidP="00EA5065" w:rsidRDefault="00EA5065" w14:paraId="4CCC8593" w14:textId="0B78BE2A">
            <w:pPr>
              <w:spacing w:after="160" w:line="259" w:lineRule="auto"/>
              <w:jc w:val="center"/>
              <w:rPr>
                <w:rFonts w:eastAsia="Calibri" w:cs="Arial"/>
                <w:sz w:val="22"/>
                <w:szCs w:val="22"/>
              </w:rPr>
            </w:pPr>
            <w:r>
              <w:rPr>
                <w:rFonts w:eastAsia="Calibri" w:cs="Arial"/>
                <w:sz w:val="22"/>
                <w:szCs w:val="22"/>
              </w:rPr>
              <w:t>2,576</w:t>
            </w:r>
          </w:p>
        </w:tc>
        <w:tc>
          <w:tcPr>
            <w:tcW w:w="1558" w:type="dxa"/>
            <w:vAlign w:val="center"/>
          </w:tcPr>
          <w:p w:rsidRPr="00F30C69" w:rsidR="00EA5065" w:rsidP="00EA5065" w:rsidRDefault="00EA5065" w14:paraId="5D2D2D4B" w14:textId="3223FF57">
            <w:pPr>
              <w:spacing w:after="160" w:line="259" w:lineRule="auto"/>
              <w:jc w:val="center"/>
              <w:rPr>
                <w:rFonts w:eastAsia="Calibri" w:cs="Arial"/>
                <w:sz w:val="22"/>
                <w:szCs w:val="22"/>
              </w:rPr>
            </w:pPr>
            <w:r>
              <w:rPr>
                <w:rFonts w:eastAsia="Calibri" w:cs="Arial"/>
                <w:sz w:val="22"/>
                <w:szCs w:val="22"/>
              </w:rPr>
              <w:t>4,528</w:t>
            </w:r>
          </w:p>
        </w:tc>
        <w:tc>
          <w:tcPr>
            <w:tcW w:w="1318" w:type="dxa"/>
            <w:vAlign w:val="center"/>
          </w:tcPr>
          <w:p w:rsidRPr="00F30C69" w:rsidR="00EA5065" w:rsidP="00EA5065" w:rsidRDefault="00EA5065" w14:paraId="292F8EBC" w14:textId="2A077B48">
            <w:pPr>
              <w:spacing w:after="160" w:line="259" w:lineRule="auto"/>
              <w:jc w:val="center"/>
              <w:rPr>
                <w:rFonts w:eastAsia="Calibri" w:cs="Arial"/>
                <w:sz w:val="22"/>
                <w:szCs w:val="22"/>
              </w:rPr>
            </w:pPr>
            <w:r>
              <w:rPr>
                <w:rFonts w:eastAsia="Calibri" w:cs="Arial"/>
                <w:sz w:val="22"/>
                <w:szCs w:val="22"/>
              </w:rPr>
              <w:t>4,528</w:t>
            </w:r>
          </w:p>
        </w:tc>
        <w:tc>
          <w:tcPr>
            <w:tcW w:w="1392" w:type="dxa"/>
            <w:vAlign w:val="center"/>
          </w:tcPr>
          <w:p w:rsidRPr="00F30C69" w:rsidR="00EA5065" w:rsidP="00EA5065" w:rsidRDefault="00EA5065" w14:paraId="208378C6" w14:textId="7C11485A">
            <w:pPr>
              <w:spacing w:after="160" w:line="259" w:lineRule="auto"/>
              <w:jc w:val="center"/>
              <w:rPr>
                <w:rFonts w:eastAsia="Calibri" w:cs="Arial"/>
                <w:sz w:val="22"/>
                <w:szCs w:val="22"/>
              </w:rPr>
            </w:pPr>
            <w:r>
              <w:rPr>
                <w:rFonts w:eastAsia="Calibri" w:cs="Arial"/>
                <w:sz w:val="22"/>
                <w:szCs w:val="22"/>
              </w:rPr>
              <w:t>4,528</w:t>
            </w:r>
          </w:p>
        </w:tc>
        <w:tc>
          <w:tcPr>
            <w:tcW w:w="1731" w:type="dxa"/>
            <w:vAlign w:val="center"/>
          </w:tcPr>
          <w:p w:rsidR="00EA5065" w:rsidP="00EA5065" w:rsidRDefault="00EA5065" w14:paraId="6EBCF96D" w14:textId="3E11A4AC">
            <w:pPr>
              <w:spacing w:after="160" w:line="259" w:lineRule="auto"/>
              <w:jc w:val="center"/>
              <w:rPr>
                <w:rFonts w:eastAsia="Calibri" w:cs="Arial"/>
                <w:sz w:val="22"/>
                <w:szCs w:val="22"/>
              </w:rPr>
            </w:pPr>
            <w:r>
              <w:rPr>
                <w:rFonts w:eastAsia="Calibri" w:cs="Arial"/>
                <w:sz w:val="22"/>
                <w:szCs w:val="22"/>
              </w:rPr>
              <w:t>45,900</w:t>
            </w:r>
          </w:p>
        </w:tc>
      </w:tr>
      <w:tr w:rsidRPr="00846803" w:rsidR="00EA5065" w:rsidTr="00FE73AD" w14:paraId="2BAB1987" w14:textId="77777777">
        <w:trPr>
          <w:trHeight w:val="304"/>
          <w:jc w:val="center"/>
        </w:trPr>
        <w:tc>
          <w:tcPr>
            <w:tcW w:w="2535" w:type="dxa"/>
          </w:tcPr>
          <w:p w:rsidRPr="00846803" w:rsidR="00EA5065" w:rsidP="00EA5065" w:rsidRDefault="000703EE" w14:paraId="0ADFC0A8" w14:textId="45E73D9D">
            <w:pPr>
              <w:spacing w:after="160" w:line="259" w:lineRule="auto"/>
              <w:rPr>
                <w:rFonts w:eastAsia="Calibri" w:cs="Arial"/>
                <w:sz w:val="22"/>
                <w:szCs w:val="22"/>
              </w:rPr>
            </w:pPr>
            <w:r w:rsidRPr="003F154D">
              <w:rPr>
                <w:rFonts w:eastAsia="Calibri" w:cs="Arial"/>
                <w:sz w:val="22"/>
                <w:szCs w:val="22"/>
              </w:rPr>
              <w:t>MSW dry recycling</w:t>
            </w:r>
            <w:r>
              <w:rPr>
                <w:rFonts w:eastAsia="Calibri" w:cs="Arial"/>
                <w:sz w:val="22"/>
                <w:szCs w:val="22"/>
              </w:rPr>
              <w:t xml:space="preserve"> (direct and indirect)</w:t>
            </w:r>
          </w:p>
        </w:tc>
        <w:tc>
          <w:tcPr>
            <w:tcW w:w="1416" w:type="dxa"/>
            <w:vAlign w:val="center"/>
          </w:tcPr>
          <w:p w:rsidRPr="00F30C69" w:rsidR="00EA5065" w:rsidP="00EA5065" w:rsidRDefault="00EA5065" w14:paraId="44EEA5FA" w14:textId="7CC5BA15">
            <w:pPr>
              <w:spacing w:after="160" w:line="259" w:lineRule="auto"/>
              <w:jc w:val="center"/>
              <w:rPr>
                <w:rFonts w:eastAsia="Calibri" w:cs="Arial"/>
                <w:color w:val="000000"/>
                <w:sz w:val="22"/>
                <w:szCs w:val="22"/>
              </w:rPr>
            </w:pPr>
            <w:r>
              <w:rPr>
                <w:rFonts w:eastAsia="Calibri" w:cs="Arial"/>
                <w:color w:val="000000"/>
                <w:sz w:val="22"/>
                <w:szCs w:val="22"/>
              </w:rPr>
              <w:t>2,</w:t>
            </w:r>
            <w:r w:rsidR="00ED1629">
              <w:rPr>
                <w:rFonts w:eastAsia="Calibri" w:cs="Arial"/>
                <w:color w:val="000000"/>
                <w:sz w:val="22"/>
                <w:szCs w:val="22"/>
              </w:rPr>
              <w:t>576</w:t>
            </w:r>
          </w:p>
        </w:tc>
        <w:tc>
          <w:tcPr>
            <w:tcW w:w="1558" w:type="dxa"/>
            <w:vAlign w:val="center"/>
          </w:tcPr>
          <w:p w:rsidRPr="00F30C69" w:rsidR="00EA5065" w:rsidP="00EA5065" w:rsidRDefault="00EA5065" w14:paraId="12624376" w14:textId="7D06337B">
            <w:pPr>
              <w:spacing w:after="160" w:line="259" w:lineRule="auto"/>
              <w:jc w:val="center"/>
              <w:rPr>
                <w:rFonts w:eastAsia="Calibri" w:cs="Arial"/>
                <w:color w:val="000000"/>
                <w:sz w:val="22"/>
                <w:szCs w:val="22"/>
              </w:rPr>
            </w:pPr>
            <w:r>
              <w:rPr>
                <w:rFonts w:eastAsia="Calibri" w:cs="Arial"/>
                <w:color w:val="000000"/>
                <w:sz w:val="22"/>
                <w:szCs w:val="22"/>
              </w:rPr>
              <w:t>4,539</w:t>
            </w:r>
          </w:p>
        </w:tc>
        <w:tc>
          <w:tcPr>
            <w:tcW w:w="1318" w:type="dxa"/>
            <w:vAlign w:val="center"/>
          </w:tcPr>
          <w:p w:rsidRPr="00F30C69" w:rsidR="00EA5065" w:rsidP="00EA5065" w:rsidRDefault="00EA5065" w14:paraId="5EC2BEF6" w14:textId="71F1F25D">
            <w:pPr>
              <w:spacing w:after="160" w:line="259" w:lineRule="auto"/>
              <w:jc w:val="center"/>
              <w:rPr>
                <w:rFonts w:eastAsia="Calibri" w:cs="Arial"/>
                <w:color w:val="000000"/>
                <w:sz w:val="22"/>
                <w:szCs w:val="22"/>
              </w:rPr>
            </w:pPr>
            <w:r>
              <w:rPr>
                <w:rFonts w:eastAsia="Calibri" w:cs="Arial"/>
                <w:color w:val="000000"/>
                <w:sz w:val="22"/>
                <w:szCs w:val="22"/>
              </w:rPr>
              <w:t>4,554</w:t>
            </w:r>
          </w:p>
        </w:tc>
        <w:tc>
          <w:tcPr>
            <w:tcW w:w="1392" w:type="dxa"/>
            <w:vAlign w:val="center"/>
          </w:tcPr>
          <w:p w:rsidRPr="00F30C69" w:rsidR="00EA5065" w:rsidP="00EA5065" w:rsidRDefault="00EA5065" w14:paraId="7024CCF0" w14:textId="69EBBD36">
            <w:pPr>
              <w:spacing w:after="160" w:line="259" w:lineRule="auto"/>
              <w:jc w:val="center"/>
              <w:rPr>
                <w:rFonts w:eastAsia="Calibri" w:cs="Arial"/>
                <w:color w:val="000000"/>
                <w:sz w:val="22"/>
                <w:szCs w:val="22"/>
              </w:rPr>
            </w:pPr>
            <w:r>
              <w:rPr>
                <w:rFonts w:eastAsia="Calibri" w:cs="Arial"/>
                <w:color w:val="000000"/>
                <w:sz w:val="22"/>
                <w:szCs w:val="22"/>
              </w:rPr>
              <w:t>4,455</w:t>
            </w:r>
          </w:p>
        </w:tc>
        <w:tc>
          <w:tcPr>
            <w:tcW w:w="1731" w:type="dxa"/>
            <w:vAlign w:val="center"/>
          </w:tcPr>
          <w:p w:rsidR="00EA5065" w:rsidP="00EA5065" w:rsidRDefault="00EA5065" w14:paraId="4ED710C4" w14:textId="4880AA32">
            <w:pPr>
              <w:spacing w:after="160" w:line="259" w:lineRule="auto"/>
              <w:jc w:val="center"/>
              <w:rPr>
                <w:rFonts w:eastAsia="Calibri" w:cs="Arial"/>
                <w:color w:val="000000"/>
                <w:sz w:val="22"/>
                <w:szCs w:val="22"/>
              </w:rPr>
            </w:pPr>
            <w:r>
              <w:rPr>
                <w:rFonts w:eastAsia="Calibri" w:cs="Arial"/>
                <w:color w:val="000000"/>
                <w:sz w:val="22"/>
                <w:szCs w:val="22"/>
              </w:rPr>
              <w:t>46,</w:t>
            </w:r>
            <w:r w:rsidR="008621C4">
              <w:rPr>
                <w:rFonts w:eastAsia="Calibri" w:cs="Arial"/>
                <w:color w:val="000000"/>
                <w:sz w:val="22"/>
                <w:szCs w:val="22"/>
              </w:rPr>
              <w:t>334</w:t>
            </w:r>
          </w:p>
        </w:tc>
      </w:tr>
    </w:tbl>
    <w:p w:rsidRPr="00846803" w:rsidR="00554C21" w:rsidP="00554C21" w:rsidRDefault="00554C21" w14:paraId="5DFF2037" w14:textId="534572AD">
      <w:pPr>
        <w:spacing w:after="160" w:line="259" w:lineRule="auto"/>
        <w:rPr>
          <w:rFonts w:eastAsia="Calibri" w:cs="Arial"/>
          <w:sz w:val="22"/>
          <w:szCs w:val="22"/>
        </w:rPr>
      </w:pPr>
      <w:r w:rsidRPr="00846803">
        <w:rPr>
          <w:rFonts w:eastAsia="Calibri" w:cs="Arial"/>
          <w:sz w:val="22"/>
          <w:szCs w:val="22"/>
        </w:rPr>
        <w:t>Source: Defra</w:t>
      </w:r>
      <w:r w:rsidR="00641A00">
        <w:rPr>
          <w:rFonts w:eastAsia="Calibri" w:cs="Arial"/>
          <w:sz w:val="22"/>
          <w:szCs w:val="22"/>
        </w:rPr>
        <w:t>’s</w:t>
      </w:r>
      <w:r w:rsidRPr="00846803">
        <w:rPr>
          <w:rFonts w:eastAsia="Calibri" w:cs="Arial"/>
          <w:sz w:val="22"/>
          <w:szCs w:val="22"/>
        </w:rPr>
        <w:t xml:space="preserve"> modelling </w:t>
      </w:r>
    </w:p>
    <w:p w:rsidRPr="00F8493E" w:rsidR="00554C21" w:rsidP="00554C21" w:rsidRDefault="2103847F" w14:paraId="1F83C575" w14:textId="0D37E90B">
      <w:pPr>
        <w:spacing w:after="160" w:line="259" w:lineRule="auto"/>
        <w:jc w:val="both"/>
        <w:rPr>
          <w:rFonts w:eastAsia="Calibri" w:cs="Arial"/>
        </w:rPr>
      </w:pPr>
      <w:r w:rsidRPr="00F8493E">
        <w:rPr>
          <w:rFonts w:eastAsia="Calibri" w:cs="Arial"/>
        </w:rPr>
        <w:t>Once different material types are separated via MRFs or separate collections, they are then traded on the commodities market</w:t>
      </w:r>
      <w:r w:rsidRPr="00FF2E81" w:rsidR="00554C21">
        <w:rPr>
          <w:rFonts w:eastAsia="Calibri" w:cs="Arial"/>
          <w:vertAlign w:val="superscript"/>
        </w:rPr>
        <w:footnoteReference w:id="327"/>
      </w:r>
      <w:r w:rsidRPr="00FF2E81">
        <w:rPr>
          <w:rFonts w:eastAsia="Calibri" w:cs="Arial"/>
        </w:rPr>
        <w:t xml:space="preserve"> o</w:t>
      </w:r>
      <w:r w:rsidRPr="00F8493E">
        <w:rPr>
          <w:rFonts w:eastAsia="Calibri" w:cs="Arial"/>
        </w:rPr>
        <w:t xml:space="preserve">r sold directly to </w:t>
      </w:r>
      <w:proofErr w:type="spellStart"/>
      <w:r w:rsidRPr="00F8493E">
        <w:rPr>
          <w:rFonts w:eastAsia="Calibri" w:cs="Arial"/>
        </w:rPr>
        <w:t>reprocessors</w:t>
      </w:r>
      <w:proofErr w:type="spellEnd"/>
      <w:r w:rsidR="009B7AB9">
        <w:rPr>
          <w:rFonts w:eastAsia="Calibri" w:cs="Arial"/>
        </w:rPr>
        <w:t>, domestically or abroad</w:t>
      </w:r>
      <w:r w:rsidRPr="00F8493E">
        <w:rPr>
          <w:rFonts w:eastAsia="Calibri" w:cs="Arial"/>
        </w:rPr>
        <w:t xml:space="preserve">. </w:t>
      </w:r>
      <w:r w:rsidR="003575C7">
        <w:rPr>
          <w:rFonts w:eastAsia="Calibri" w:cs="Arial"/>
        </w:rPr>
        <w:t>End destination infrastructure capacity estimates for waste streams impacted by CPR will be included within the ‘Recycling Infrastructure Roadmap’</w:t>
      </w:r>
      <w:r w:rsidRPr="00F8493E">
        <w:rPr>
          <w:rFonts w:eastAsia="Calibri" w:cs="Arial"/>
        </w:rPr>
        <w:t xml:space="preserve">. </w:t>
      </w:r>
    </w:p>
    <w:p w:rsidRPr="00F8493E" w:rsidR="00554C21" w:rsidP="00554C21" w:rsidRDefault="2103847F" w14:paraId="78B332DB" w14:textId="4DD64DDD">
      <w:pPr>
        <w:spacing w:after="160" w:line="259" w:lineRule="auto"/>
        <w:jc w:val="both"/>
        <w:rPr>
          <w:rFonts w:eastAsia="Calibri" w:cs="Arial"/>
        </w:rPr>
      </w:pPr>
      <w:r w:rsidRPr="00F8493E">
        <w:rPr>
          <w:rFonts w:eastAsia="Calibri" w:cs="Arial"/>
        </w:rPr>
        <w:t>In 2019, the estimated plastic reprocessing capacity in England was 545kt, with already planned investment expected to increase it to 765kt by 2023</w:t>
      </w:r>
      <w:r w:rsidRPr="00F8493E" w:rsidR="00554C21">
        <w:rPr>
          <w:rFonts w:eastAsia="Calibri" w:cs="Arial"/>
          <w:vertAlign w:val="superscript"/>
        </w:rPr>
        <w:footnoteReference w:id="328"/>
      </w:r>
      <w:r w:rsidRPr="00F8493E">
        <w:rPr>
          <w:rFonts w:eastAsia="Calibri" w:cs="Arial"/>
        </w:rPr>
        <w:t>. It is difficult to predict capacity beyond 2023, however. This is because there is uncertainty regarding export markets and whether they remain stable going forward. Our conversations with industry suggest that they are willing to invest in the infrastructure</w:t>
      </w:r>
      <w:r w:rsidRPr="00F8493E" w:rsidR="00554C21">
        <w:rPr>
          <w:rFonts w:eastAsia="Calibri" w:cs="Arial"/>
          <w:vertAlign w:val="superscript"/>
        </w:rPr>
        <w:footnoteReference w:id="329"/>
      </w:r>
      <w:r w:rsidRPr="00F8493E">
        <w:rPr>
          <w:rFonts w:eastAsia="Calibri" w:cs="Arial"/>
          <w:vertAlign w:val="superscript"/>
        </w:rPr>
        <w:t xml:space="preserve"> .</w:t>
      </w:r>
      <w:r w:rsidRPr="00F8493E">
        <w:rPr>
          <w:rFonts w:eastAsia="Calibri" w:cs="Arial"/>
        </w:rPr>
        <w:t>They cited that one of the barriers to investment is uncertainties related to the Collection and Packaging Reforms (CPRs) which we believe will be addressed via final government response</w:t>
      </w:r>
      <w:r w:rsidR="00647DC8">
        <w:rPr>
          <w:rFonts w:eastAsia="Calibri" w:cs="Arial"/>
        </w:rPr>
        <w:t>s</w:t>
      </w:r>
      <w:r w:rsidRPr="00F8493E">
        <w:rPr>
          <w:rFonts w:eastAsia="Calibri" w:cs="Arial"/>
        </w:rPr>
        <w:t xml:space="preserve"> on these policies. </w:t>
      </w:r>
    </w:p>
    <w:p w:rsidRPr="00F8493E" w:rsidR="00554C21" w:rsidP="00554C21" w:rsidRDefault="2103847F" w14:paraId="0DB2E79C" w14:textId="3175F638">
      <w:pPr>
        <w:spacing w:after="160" w:line="259" w:lineRule="auto"/>
        <w:jc w:val="both"/>
        <w:rPr>
          <w:rFonts w:eastAsia="Calibri" w:cs="Arial"/>
        </w:rPr>
      </w:pPr>
      <w:r w:rsidRPr="00F8493E">
        <w:rPr>
          <w:rFonts w:eastAsia="Calibri" w:cs="Arial"/>
        </w:rPr>
        <w:t xml:space="preserve">There are </w:t>
      </w:r>
      <w:r w:rsidRPr="00F8493E" w:rsidR="1262CB68">
        <w:rPr>
          <w:rFonts w:eastAsia="Calibri" w:cs="Arial"/>
        </w:rPr>
        <w:t>several</w:t>
      </w:r>
      <w:r w:rsidRPr="00F8493E">
        <w:rPr>
          <w:rFonts w:eastAsia="Calibri" w:cs="Arial"/>
        </w:rPr>
        <w:t xml:space="preserve"> policies to incentivise the demand for secondary materials. The introduction of the plastic packaging tax at £200 per tonne on packaging with &lt;30% recycled content</w:t>
      </w:r>
      <w:r w:rsidRPr="00F8493E" w:rsidR="00554C21">
        <w:rPr>
          <w:rFonts w:eastAsia="Calibri" w:cs="Arial"/>
          <w:vertAlign w:val="superscript"/>
        </w:rPr>
        <w:footnoteReference w:id="330"/>
      </w:r>
      <w:r w:rsidR="00CD0EC3">
        <w:rPr>
          <w:rFonts w:eastAsia="Calibri" w:cs="Arial"/>
        </w:rPr>
        <w:t xml:space="preserve"> </w:t>
      </w:r>
      <w:r w:rsidRPr="00F8493E">
        <w:rPr>
          <w:rFonts w:eastAsia="Calibri" w:cs="Arial"/>
        </w:rPr>
        <w:t xml:space="preserve">is to incentivise the use of recycled material in the production of plastic packaging. </w:t>
      </w:r>
    </w:p>
    <w:p w:rsidRPr="00F8493E" w:rsidR="00554C21" w:rsidP="00554C21" w:rsidRDefault="2103847F" w14:paraId="236BFC74" w14:textId="2C183C4B">
      <w:pPr>
        <w:spacing w:after="160" w:line="259" w:lineRule="auto"/>
        <w:jc w:val="both"/>
        <w:rPr>
          <w:rFonts w:eastAsia="Calibri" w:cs="Arial"/>
        </w:rPr>
      </w:pPr>
      <w:r w:rsidRPr="00F8493E">
        <w:rPr>
          <w:rFonts w:eastAsia="Calibri" w:cs="Arial"/>
        </w:rPr>
        <w:t xml:space="preserve">With the implementation of </w:t>
      </w:r>
      <w:proofErr w:type="spellStart"/>
      <w:r w:rsidR="00BD4127">
        <w:rPr>
          <w:rFonts w:eastAsia="Calibri" w:cs="Arial"/>
        </w:rPr>
        <w:t>p</w:t>
      </w:r>
      <w:r w:rsidRPr="00F8493E">
        <w:rPr>
          <w:rFonts w:eastAsia="Calibri" w:cs="Arial"/>
        </w:rPr>
        <w:t>EPR</w:t>
      </w:r>
      <w:proofErr w:type="spellEnd"/>
      <w:r w:rsidRPr="00F8493E">
        <w:rPr>
          <w:rFonts w:eastAsia="Calibri" w:cs="Arial"/>
        </w:rPr>
        <w:t>, there may be increased demand for recycled plastic and paper. Fee modulation may prompt companies to transition from virgin plastic to more recyclable materials such as paper packaging</w:t>
      </w:r>
      <w:r w:rsidRPr="00F8493E" w:rsidR="00554C21">
        <w:rPr>
          <w:rFonts w:eastAsia="Calibri" w:cs="Arial"/>
          <w:vertAlign w:val="superscript"/>
        </w:rPr>
        <w:footnoteReference w:id="331"/>
      </w:r>
      <w:r w:rsidRPr="00F8493E">
        <w:rPr>
          <w:rFonts w:eastAsia="Calibri" w:cs="Arial"/>
        </w:rPr>
        <w:t xml:space="preserve">. </w:t>
      </w:r>
    </w:p>
    <w:p w:rsidRPr="00F8493E" w:rsidR="003F154D" w:rsidP="00554C21" w:rsidRDefault="2103847F" w14:paraId="1F473669" w14:textId="0C5E435D">
      <w:pPr>
        <w:spacing w:after="160" w:line="259" w:lineRule="auto"/>
        <w:jc w:val="both"/>
        <w:rPr>
          <w:rFonts w:eastAsia="Calibri" w:cs="Arial"/>
        </w:rPr>
      </w:pPr>
      <w:r w:rsidRPr="00F8493E">
        <w:rPr>
          <w:rFonts w:eastAsia="Calibri" w:cs="Arial"/>
        </w:rPr>
        <w:t>With public commitments from firms to reduce their virgin plastic consumption and pressure for firms to join the plastics packaging front, there has been a significant increase in the demand for certain types of recycled plastics. This is, for example, evident from the price of food grade pellet PET which increased by 40% to £1,075 per tonne</w:t>
      </w:r>
      <w:r w:rsidRPr="00F8493E" w:rsidR="00554C21">
        <w:rPr>
          <w:rFonts w:eastAsia="Calibri" w:cs="Arial"/>
          <w:vertAlign w:val="superscript"/>
        </w:rPr>
        <w:footnoteReference w:id="332"/>
      </w:r>
      <w:r w:rsidRPr="00F8493E">
        <w:rPr>
          <w:rFonts w:eastAsia="Calibri" w:cs="Arial"/>
        </w:rPr>
        <w:t xml:space="preserve"> (from 2016 to 2019), reaching an equivalent price to virgin PET. Other plastic types which have seen similar increases in price include HDPE, which has seen natural HDPE increase by 50%</w:t>
      </w:r>
      <w:r w:rsidRPr="00F8493E" w:rsidR="00554C21">
        <w:rPr>
          <w:rFonts w:eastAsia="Calibri" w:cs="Arial"/>
          <w:vertAlign w:val="superscript"/>
        </w:rPr>
        <w:footnoteReference w:id="333"/>
      </w:r>
      <w:r w:rsidRPr="00F8493E">
        <w:rPr>
          <w:rFonts w:eastAsia="Calibri" w:cs="Arial"/>
        </w:rPr>
        <w:t xml:space="preserve"> in the same period.  </w:t>
      </w:r>
    </w:p>
    <w:p w:rsidRPr="007D686F" w:rsidR="00554C21" w:rsidP="00633961" w:rsidRDefault="00554C21" w14:paraId="7A720BA5" w14:textId="77777777">
      <w:pPr>
        <w:pStyle w:val="Heading4"/>
        <w:rPr>
          <w:rFonts w:eastAsia="Calibri"/>
          <w:szCs w:val="24"/>
        </w:rPr>
      </w:pPr>
      <w:r w:rsidRPr="00633961">
        <w:rPr>
          <w:rFonts w:eastAsia="Calibri"/>
          <w:sz w:val="24"/>
          <w:szCs w:val="24"/>
        </w:rPr>
        <w:t xml:space="preserve">Garden and food waste recycling </w:t>
      </w:r>
    </w:p>
    <w:p w:rsidRPr="003F154D" w:rsidR="00554C21" w:rsidP="00633961" w:rsidRDefault="00554C21" w14:paraId="0435A00C" w14:textId="098ED7B6">
      <w:pPr>
        <w:pStyle w:val="Heading5"/>
        <w:rPr>
          <w:rFonts w:eastAsia="Calibri"/>
          <w:b/>
          <w:sz w:val="24"/>
          <w:szCs w:val="24"/>
        </w:rPr>
      </w:pPr>
      <w:r w:rsidRPr="00633961">
        <w:rPr>
          <w:rFonts w:eastAsia="Calibri"/>
          <w:b/>
          <w:i w:val="0"/>
          <w:sz w:val="24"/>
          <w:szCs w:val="28"/>
        </w:rPr>
        <w:t xml:space="preserve">Anaerobic digestion (AD) plants </w:t>
      </w:r>
    </w:p>
    <w:p w:rsidR="00554C21" w:rsidP="00554C21" w:rsidRDefault="2103847F" w14:paraId="1849A8FB" w14:textId="430CE02A">
      <w:pPr>
        <w:spacing w:after="160" w:line="259" w:lineRule="auto"/>
        <w:jc w:val="both"/>
        <w:rPr>
          <w:rFonts w:eastAsia="Calibri" w:cs="Arial"/>
        </w:rPr>
      </w:pPr>
      <w:r w:rsidRPr="7C995945">
        <w:rPr>
          <w:rFonts w:eastAsia="Calibri" w:cs="Arial"/>
        </w:rPr>
        <w:t>We assume that there will be enough capacity to treat new tonnages of food waste arising from our reform</w:t>
      </w:r>
      <w:r w:rsidR="006A4423">
        <w:rPr>
          <w:rFonts w:eastAsia="Calibri" w:cs="Arial"/>
        </w:rPr>
        <w:t>s</w:t>
      </w:r>
      <w:r w:rsidRPr="7C995945">
        <w:rPr>
          <w:rFonts w:eastAsia="Calibri" w:cs="Arial"/>
        </w:rPr>
        <w:t xml:space="preserve"> </w:t>
      </w:r>
      <w:r w:rsidR="006A4423">
        <w:rPr>
          <w:rFonts w:eastAsia="Calibri" w:cs="Arial"/>
        </w:rPr>
        <w:t>by 31</w:t>
      </w:r>
      <w:r w:rsidRPr="00101A16" w:rsidR="006A4423">
        <w:rPr>
          <w:rFonts w:eastAsia="Calibri" w:cs="Arial"/>
          <w:vertAlign w:val="superscript"/>
        </w:rPr>
        <w:t>st</w:t>
      </w:r>
      <w:r w:rsidR="006A4423">
        <w:rPr>
          <w:rFonts w:eastAsia="Calibri" w:cs="Arial"/>
        </w:rPr>
        <w:t xml:space="preserve"> March 2025 for businesses and non-domestic premises (except micro</w:t>
      </w:r>
      <w:r w:rsidR="004F1802">
        <w:rPr>
          <w:rFonts w:eastAsia="Calibri" w:cs="Arial"/>
        </w:rPr>
        <w:t xml:space="preserve"> </w:t>
      </w:r>
      <w:r w:rsidR="006A4423">
        <w:rPr>
          <w:rFonts w:eastAsia="Calibri" w:cs="Arial"/>
        </w:rPr>
        <w:t>firms), by 31</w:t>
      </w:r>
      <w:r w:rsidRPr="00101A16" w:rsidR="006A4423">
        <w:rPr>
          <w:rFonts w:eastAsia="Calibri" w:cs="Arial"/>
          <w:vertAlign w:val="superscript"/>
        </w:rPr>
        <w:t>st</w:t>
      </w:r>
      <w:r w:rsidR="006A4423">
        <w:rPr>
          <w:rFonts w:eastAsia="Calibri" w:cs="Arial"/>
        </w:rPr>
        <w:t xml:space="preserve"> March 2026 from households and by 31</w:t>
      </w:r>
      <w:r w:rsidRPr="00101A16" w:rsidR="006A4423">
        <w:rPr>
          <w:rFonts w:eastAsia="Calibri" w:cs="Arial"/>
          <w:vertAlign w:val="superscript"/>
        </w:rPr>
        <w:t>st</w:t>
      </w:r>
      <w:r w:rsidR="006A4423">
        <w:rPr>
          <w:rFonts w:eastAsia="Calibri" w:cs="Arial"/>
        </w:rPr>
        <w:t xml:space="preserve"> March 2027 from micro</w:t>
      </w:r>
      <w:r w:rsidR="004F1802">
        <w:rPr>
          <w:rFonts w:eastAsia="Calibri" w:cs="Arial"/>
        </w:rPr>
        <w:t xml:space="preserve"> </w:t>
      </w:r>
      <w:r w:rsidR="00E73B38">
        <w:rPr>
          <w:rFonts w:eastAsia="Calibri" w:cs="Arial"/>
        </w:rPr>
        <w:t>firms.</w:t>
      </w:r>
      <w:r w:rsidRPr="7C995945">
        <w:rPr>
          <w:rFonts w:eastAsia="Calibri" w:cs="Arial"/>
        </w:rPr>
        <w:t xml:space="preserve"> </w:t>
      </w:r>
    </w:p>
    <w:p w:rsidRPr="00451F33" w:rsidR="00837E66" w:rsidP="00837E66" w:rsidRDefault="00837E66" w14:paraId="4DD644C2" w14:textId="115A8699">
      <w:pPr>
        <w:spacing w:after="160" w:line="259" w:lineRule="auto"/>
        <w:jc w:val="both"/>
        <w:rPr>
          <w:rFonts w:eastAsia="Calibri" w:cs="Arial"/>
        </w:rPr>
      </w:pPr>
      <w:r>
        <w:rPr>
          <w:rFonts w:eastAsia="Calibri" w:cs="Arial"/>
        </w:rPr>
        <w:t>Defra and WRAP’s Recycling Infrastructure Roadmap (2024) highlights current investment opportunities for AD developers, including through HMG’s Green Gas Support Scheme (GGSS) outlined before (which provides a guaranteed tariff for the sale of biomethane to grid AD plants). Assuming full GGSS rol</w:t>
      </w:r>
      <w:r w:rsidR="009540B3">
        <w:rPr>
          <w:rFonts w:eastAsia="Calibri" w:cs="Arial"/>
        </w:rPr>
        <w:t>l</w:t>
      </w:r>
      <w:r>
        <w:rPr>
          <w:rFonts w:eastAsia="Calibri" w:cs="Arial"/>
        </w:rPr>
        <w:t xml:space="preserve"> out</w:t>
      </w:r>
      <w:r w:rsidR="00FB3E9B">
        <w:rPr>
          <w:rStyle w:val="FootnoteReference"/>
          <w:rFonts w:eastAsia="Calibri"/>
        </w:rPr>
        <w:footnoteReference w:id="334"/>
      </w:r>
      <w:r>
        <w:rPr>
          <w:rFonts w:eastAsia="Calibri" w:cs="Arial"/>
        </w:rPr>
        <w:t xml:space="preserve">, </w:t>
      </w:r>
      <w:r w:rsidR="51732879">
        <w:rPr>
          <w:rFonts w:eastAsia="Calibri" w:cs="Arial"/>
        </w:rPr>
        <w:t xml:space="preserve">under central scenarios for AD capacity and collected food waste tonnes, in England </w:t>
      </w:r>
      <w:r w:rsidR="009B7AC3">
        <w:rPr>
          <w:rFonts w:eastAsia="Calibri" w:cs="Arial"/>
        </w:rPr>
        <w:t xml:space="preserve">by 2030 there will be approximately </w:t>
      </w:r>
      <w:r w:rsidRPr="656042F7" w:rsidR="15D610EE">
        <w:rPr>
          <w:rFonts w:eastAsia="Calibri" w:cs="Arial"/>
        </w:rPr>
        <w:t>6.0</w:t>
      </w:r>
      <w:r w:rsidRPr="00BC6E7D" w:rsidR="009B7AC3">
        <w:rPr>
          <w:rFonts w:eastAsia="Calibri" w:cs="Arial"/>
        </w:rPr>
        <w:t xml:space="preserve">Mt of AD capacity in England to treat </w:t>
      </w:r>
      <w:r w:rsidRPr="00101A16" w:rsidR="00E45729">
        <w:rPr>
          <w:rFonts w:eastAsia="Calibri" w:cs="Arial"/>
        </w:rPr>
        <w:t>4.8</w:t>
      </w:r>
      <w:r w:rsidRPr="00BC6E7D" w:rsidR="009B7AC3">
        <w:rPr>
          <w:rFonts w:eastAsia="Calibri" w:cs="Arial"/>
        </w:rPr>
        <w:t>Mt of food waste collected for recycling or composting.</w:t>
      </w:r>
      <w:r>
        <w:rPr>
          <w:rFonts w:eastAsia="Calibri" w:cs="Arial"/>
        </w:rPr>
        <w:t xml:space="preserve">  </w:t>
      </w:r>
    </w:p>
    <w:p w:rsidR="00C0646E" w:rsidP="00554C21" w:rsidRDefault="00554C21" w14:paraId="057A8B0A" w14:textId="7FC9BAF4">
      <w:pPr>
        <w:spacing w:after="160" w:line="259" w:lineRule="auto"/>
        <w:jc w:val="both"/>
        <w:rPr>
          <w:rFonts w:ascii="Calibri" w:hAnsi="Calibri" w:eastAsia="Calibri"/>
          <w:sz w:val="22"/>
          <w:szCs w:val="22"/>
        </w:rPr>
      </w:pPr>
      <w:r w:rsidRPr="00F8493E">
        <w:rPr>
          <w:rFonts w:eastAsia="Calibri" w:cs="Arial"/>
        </w:rPr>
        <w:t xml:space="preserve">Since the second consultation stage impact assessment, there has been consideration of how </w:t>
      </w:r>
      <w:r w:rsidR="00A80A6C">
        <w:rPr>
          <w:rFonts w:eastAsia="Calibri" w:cs="Arial"/>
        </w:rPr>
        <w:t>Simpler Recycling</w:t>
      </w:r>
      <w:r w:rsidRPr="00F8493E">
        <w:rPr>
          <w:rFonts w:eastAsia="Calibri" w:cs="Arial"/>
        </w:rPr>
        <w:t xml:space="preserve"> will interact with </w:t>
      </w:r>
      <w:r w:rsidR="00837E66">
        <w:rPr>
          <w:rFonts w:eastAsia="Calibri" w:cs="Arial"/>
        </w:rPr>
        <w:t>the</w:t>
      </w:r>
      <w:r w:rsidR="00834FEA">
        <w:rPr>
          <w:rFonts w:eastAsia="Calibri" w:cs="Arial"/>
        </w:rPr>
        <w:t xml:space="preserve"> </w:t>
      </w:r>
      <w:r w:rsidR="00872E02">
        <w:rPr>
          <w:rFonts w:eastAsia="Calibri" w:cs="Arial"/>
        </w:rPr>
        <w:t>GGSS</w:t>
      </w:r>
      <w:r w:rsidR="00A80A6C">
        <w:rPr>
          <w:rFonts w:eastAsia="Calibri" w:cs="Arial"/>
        </w:rPr>
        <w:t>. Simpler Recycling will increase the tonnage of food waste collected for recycling or composting in England and the GGSS will improve AD capacity to treat this waste</w:t>
      </w:r>
      <w:r w:rsidRPr="20342C93" w:rsidR="15D67DB0">
        <w:rPr>
          <w:rFonts w:eastAsia="Calibri" w:cs="Arial"/>
        </w:rPr>
        <w:t>.</w:t>
      </w:r>
      <w:r w:rsidRPr="00F8493E">
        <w:rPr>
          <w:rFonts w:eastAsia="Calibri" w:cs="Arial"/>
        </w:rPr>
        <w:t xml:space="preserve"> </w:t>
      </w:r>
      <w:r w:rsidRPr="00BC03C8">
        <w:t>The GGSS follows on from the biomethane element of the non-domestic renewable heat incentive by providing tariff support for biomethane produced via AD and injected into the gas grid.</w:t>
      </w:r>
    </w:p>
    <w:p w:rsidRPr="00F8493E" w:rsidR="00554C21" w:rsidP="00554C21" w:rsidRDefault="00554C21" w14:paraId="3EDC808F" w14:textId="5AD7473E">
      <w:pPr>
        <w:spacing w:after="160" w:line="259" w:lineRule="auto"/>
        <w:jc w:val="both"/>
        <w:rPr>
          <w:rFonts w:eastAsia="Calibri" w:cs="Arial"/>
        </w:rPr>
      </w:pPr>
      <w:r w:rsidRPr="00F8493E">
        <w:rPr>
          <w:rFonts w:eastAsia="Calibri" w:cs="Arial"/>
        </w:rPr>
        <w:t>During peak production years of the GGSS (2029/30 to 2040/41), modelling assumes the following feedstock tonnages are used to produce 2.8 TWh of biomethane per annum (rounded to the nearest 0.1 Mt):</w:t>
      </w:r>
    </w:p>
    <w:p w:rsidRPr="00F8493E" w:rsidR="00554C21" w:rsidP="00554C21" w:rsidRDefault="00554C21" w14:paraId="2C3CC385" w14:textId="77777777">
      <w:pPr>
        <w:numPr>
          <w:ilvl w:val="0"/>
          <w:numId w:val="37"/>
        </w:numPr>
        <w:spacing w:line="259" w:lineRule="auto"/>
        <w:jc w:val="both"/>
        <w:rPr>
          <w:rFonts w:cs="Arial"/>
        </w:rPr>
      </w:pPr>
      <w:r w:rsidRPr="00F8493E">
        <w:rPr>
          <w:rFonts w:cs="Arial"/>
        </w:rPr>
        <w:t>Food waste 1.3Mt</w:t>
      </w:r>
    </w:p>
    <w:p w:rsidRPr="00F8493E" w:rsidR="00554C21" w:rsidP="00554C21" w:rsidRDefault="00554C21" w14:paraId="3225896D" w14:textId="77777777">
      <w:pPr>
        <w:numPr>
          <w:ilvl w:val="0"/>
          <w:numId w:val="37"/>
        </w:numPr>
        <w:spacing w:line="259" w:lineRule="auto"/>
        <w:jc w:val="both"/>
        <w:rPr>
          <w:rFonts w:cs="Arial"/>
        </w:rPr>
      </w:pPr>
      <w:r w:rsidRPr="00F8493E">
        <w:rPr>
          <w:rFonts w:cs="Arial"/>
        </w:rPr>
        <w:t>Maize: 0.9Mt</w:t>
      </w:r>
    </w:p>
    <w:p w:rsidRPr="00F8493E" w:rsidR="00554C21" w:rsidP="00554C21" w:rsidRDefault="00554C21" w14:paraId="6515F8B5" w14:textId="77777777">
      <w:pPr>
        <w:numPr>
          <w:ilvl w:val="0"/>
          <w:numId w:val="37"/>
        </w:numPr>
        <w:spacing w:line="259" w:lineRule="auto"/>
        <w:jc w:val="both"/>
        <w:rPr>
          <w:rFonts w:cs="Arial"/>
        </w:rPr>
      </w:pPr>
      <w:r w:rsidRPr="00F8493E">
        <w:rPr>
          <w:rFonts w:cs="Arial"/>
        </w:rPr>
        <w:t>Agricultural waste: 1.8Mt</w:t>
      </w:r>
    </w:p>
    <w:p w:rsidRPr="00451F33" w:rsidR="00554C21" w:rsidP="00554C21" w:rsidRDefault="00554C21" w14:paraId="16F316FE" w14:textId="77777777">
      <w:pPr>
        <w:numPr>
          <w:ilvl w:val="0"/>
          <w:numId w:val="37"/>
        </w:numPr>
        <w:spacing w:line="259" w:lineRule="auto"/>
        <w:jc w:val="both"/>
        <w:rPr>
          <w:rFonts w:cs="Arial"/>
        </w:rPr>
      </w:pPr>
      <w:r w:rsidRPr="00F8493E">
        <w:rPr>
          <w:rFonts w:cs="Arial"/>
        </w:rPr>
        <w:t>Sewage sludge: 2.0Mt</w:t>
      </w:r>
    </w:p>
    <w:p w:rsidRPr="00451F33" w:rsidR="00554C21" w:rsidP="00554C21" w:rsidRDefault="00554C21" w14:paraId="06C5BC95" w14:textId="77777777">
      <w:pPr>
        <w:spacing w:line="259" w:lineRule="auto"/>
        <w:ind w:left="720"/>
        <w:jc w:val="both"/>
        <w:rPr>
          <w:rFonts w:cs="Arial"/>
        </w:rPr>
      </w:pPr>
    </w:p>
    <w:p w:rsidRPr="00451F33" w:rsidR="00554C21" w:rsidP="00554C21" w:rsidRDefault="2103847F" w14:paraId="6AE05D58" w14:textId="58EA5F8A">
      <w:pPr>
        <w:spacing w:after="160" w:line="259" w:lineRule="auto"/>
        <w:jc w:val="both"/>
        <w:rPr>
          <w:rFonts w:eastAsia="Calibri" w:cs="Arial"/>
        </w:rPr>
      </w:pPr>
      <w:r w:rsidRPr="00451F33">
        <w:rPr>
          <w:rFonts w:eastAsia="Calibri" w:cs="Arial"/>
        </w:rPr>
        <w:t xml:space="preserve">These figures are based on the biomethane potentials and assumed feedstock mix outlined in the final stage Green Gas Support Scheme </w:t>
      </w:r>
      <w:r w:rsidR="004757AF">
        <w:rPr>
          <w:rFonts w:eastAsia="Calibri" w:cs="Arial"/>
        </w:rPr>
        <w:t>i</w:t>
      </w:r>
      <w:r w:rsidRPr="00451F33">
        <w:rPr>
          <w:rFonts w:eastAsia="Calibri" w:cs="Arial"/>
        </w:rPr>
        <w:t>mpact assessment</w:t>
      </w:r>
      <w:r w:rsidRPr="00451F33" w:rsidR="00554C21">
        <w:rPr>
          <w:rFonts w:eastAsia="Calibri" w:cs="Arial"/>
          <w:vertAlign w:val="superscript"/>
        </w:rPr>
        <w:footnoteReference w:id="335"/>
      </w:r>
      <w:r w:rsidRPr="00451F33">
        <w:rPr>
          <w:rFonts w:eastAsia="Calibri" w:cs="Arial"/>
        </w:rPr>
        <w:t xml:space="preserve">. Note that, the feedstock mix assumed in this impact assessment is not the feedstock mix </w:t>
      </w:r>
      <w:r w:rsidRPr="7C995945" w:rsidR="720082FE">
        <w:rPr>
          <w:rFonts w:eastAsia="Calibri" w:cs="Arial"/>
        </w:rPr>
        <w:t xml:space="preserve">(formerly) </w:t>
      </w:r>
      <w:r w:rsidRPr="00451F33">
        <w:rPr>
          <w:rFonts w:eastAsia="Calibri" w:cs="Arial"/>
        </w:rPr>
        <w:t xml:space="preserve">BEIS would expect an individual plant to use, but rather represents the feedstocks that </w:t>
      </w:r>
      <w:r w:rsidRPr="7C995945" w:rsidR="720082FE">
        <w:rPr>
          <w:rFonts w:eastAsia="Calibri" w:cs="Arial"/>
        </w:rPr>
        <w:t xml:space="preserve">(formerly) </w:t>
      </w:r>
      <w:r w:rsidRPr="00451F33">
        <w:rPr>
          <w:rFonts w:eastAsia="Calibri" w:cs="Arial"/>
        </w:rPr>
        <w:t xml:space="preserve">BEIS might expect to be used for the total biomethane produced from plants under the scheme. There are large </w:t>
      </w:r>
      <w:r w:rsidRPr="00451F33">
        <w:rPr>
          <w:rFonts w:eastAsia="Calibri" w:cs="Arial"/>
        </w:rPr>
        <w:t xml:space="preserve">variations in the stock of existing biomethane plants, and </w:t>
      </w:r>
      <w:r w:rsidRPr="7C995945" w:rsidR="720082FE">
        <w:rPr>
          <w:rFonts w:eastAsia="Calibri" w:cs="Arial"/>
        </w:rPr>
        <w:t xml:space="preserve">HMG </w:t>
      </w:r>
      <w:r w:rsidRPr="00451F33">
        <w:rPr>
          <w:rFonts w:eastAsia="Calibri" w:cs="Arial"/>
        </w:rPr>
        <w:t>expect new plants supported by these proposals will also be heterogeneous. As such, there is significant uncertainty in the assumed feedstock mix.</w:t>
      </w:r>
    </w:p>
    <w:p w:rsidR="003F154D" w:rsidP="00554C21" w:rsidRDefault="2103847F" w14:paraId="5C1B774B" w14:textId="01E07736">
      <w:pPr>
        <w:spacing w:after="160" w:line="259" w:lineRule="auto"/>
        <w:jc w:val="both"/>
        <w:rPr>
          <w:rFonts w:eastAsia="Calibri" w:cs="Arial"/>
        </w:rPr>
      </w:pPr>
      <w:r w:rsidRPr="003F154D">
        <w:rPr>
          <w:rFonts w:eastAsia="Calibri" w:cs="Arial"/>
        </w:rPr>
        <w:t>Furthermore, industry have indicated that there is some additional capacity in existing permitted sites and that some sites could be converted to accept waste</w:t>
      </w:r>
      <w:r w:rsidR="00837E66">
        <w:rPr>
          <w:rFonts w:eastAsia="Calibri" w:cs="Arial"/>
        </w:rPr>
        <w:t>, helping to feed into the estimates provided within the Recycling Infrastructure Roadmap referenced above</w:t>
      </w:r>
      <w:r w:rsidRPr="003F154D" w:rsidR="00554C21">
        <w:rPr>
          <w:rFonts w:eastAsia="Calibri" w:cs="Arial"/>
          <w:vertAlign w:val="superscript"/>
        </w:rPr>
        <w:footnoteReference w:id="336"/>
      </w:r>
      <w:r w:rsidRPr="003F154D">
        <w:rPr>
          <w:rFonts w:eastAsia="Calibri" w:cs="Arial"/>
        </w:rPr>
        <w:t xml:space="preserve">. </w:t>
      </w:r>
    </w:p>
    <w:p w:rsidRPr="003F154D" w:rsidR="00554C21" w:rsidP="00633961" w:rsidRDefault="00554C21" w14:paraId="4516665C" w14:textId="77777777">
      <w:pPr>
        <w:pStyle w:val="Heading5"/>
        <w:rPr>
          <w:b/>
          <w:bCs w:val="0"/>
          <w:sz w:val="24"/>
          <w:szCs w:val="24"/>
        </w:rPr>
      </w:pPr>
      <w:r w:rsidRPr="00633961">
        <w:rPr>
          <w:b/>
          <w:i w:val="0"/>
          <w:sz w:val="24"/>
          <w:szCs w:val="28"/>
        </w:rPr>
        <w:t>Impact on In-Vessel Composting (IVC) Projects</w:t>
      </w:r>
    </w:p>
    <w:p w:rsidRPr="00451F33" w:rsidR="00554C21" w:rsidP="00554C21" w:rsidRDefault="00554C21" w14:paraId="0761AFFE" w14:textId="357BBBE2">
      <w:pPr>
        <w:spacing w:after="160" w:line="259" w:lineRule="auto"/>
        <w:jc w:val="both"/>
        <w:rPr>
          <w:rFonts w:cs="Arial"/>
        </w:rPr>
      </w:pPr>
      <w:r w:rsidRPr="7380FD5E">
        <w:rPr>
          <w:rFonts w:cs="Arial"/>
        </w:rPr>
        <w:t>We do not expect that there will be significant negative impacts on IVC sites. We assume this because whilst IVC sites currently use comingled collections of food and garden waste, it will be possible for IVC sites to comingle separately collected food and garden waste collections on site. Furthermore, new s45 of the Environmental Protection Act 1990 (as amended by the Environment Act 2021) allows for the comingled collection of food and garden waste</w:t>
      </w:r>
      <w:r w:rsidRPr="7380FD5E" w:rsidR="00C74C9D">
        <w:rPr>
          <w:rFonts w:cs="Arial"/>
        </w:rPr>
        <w:t>.</w:t>
      </w:r>
    </w:p>
    <w:p w:rsidRPr="00451F33" w:rsidR="00554C21" w:rsidP="00554C21" w:rsidRDefault="00554C21" w14:paraId="49A94B36" w14:textId="06D8CE3A">
      <w:pPr>
        <w:spacing w:after="160" w:line="259" w:lineRule="auto"/>
        <w:jc w:val="both"/>
        <w:rPr>
          <w:rFonts w:cs="Arial"/>
        </w:rPr>
      </w:pPr>
      <w:r w:rsidRPr="7380FD5E">
        <w:rPr>
          <w:rFonts w:cs="Arial"/>
        </w:rPr>
        <w:t xml:space="preserve">An area of concern for IVC projects is that there is a maximum ratio </w:t>
      </w:r>
      <w:proofErr w:type="gramStart"/>
      <w:r w:rsidRPr="7380FD5E">
        <w:rPr>
          <w:rFonts w:cs="Arial"/>
        </w:rPr>
        <w:t>for the amount of</w:t>
      </w:r>
      <w:proofErr w:type="gramEnd"/>
      <w:r w:rsidRPr="7380FD5E">
        <w:rPr>
          <w:rFonts w:cs="Arial"/>
        </w:rPr>
        <w:t xml:space="preserve"> food: garden waste that can be processed by IVC facilities. If the ratio of food waste was to increase to this maximum limit, then IVC projects would either need to source more garden waste or refuse additional food waste. </w:t>
      </w:r>
    </w:p>
    <w:p w:rsidRPr="00451F33" w:rsidR="00554C21" w:rsidP="00554C21" w:rsidRDefault="00554C21" w14:paraId="7EB72956" w14:textId="77777777">
      <w:pPr>
        <w:spacing w:after="160" w:line="259" w:lineRule="auto"/>
        <w:jc w:val="both"/>
        <w:rPr>
          <w:rFonts w:cs="Arial"/>
        </w:rPr>
      </w:pPr>
      <w:r w:rsidRPr="00451F33">
        <w:rPr>
          <w:rFonts w:cs="Arial"/>
        </w:rPr>
        <w:t>IVC projects which have a merchant arrangement contract are likely to have to compete with the expansion of AD facilities on gate fees for food waste once their current contracts end. This might impact IVC projects, as they may have to change their gate fees depending on the level of gates fees at AD facilities.</w:t>
      </w:r>
    </w:p>
    <w:p w:rsidRPr="00EB6C46" w:rsidR="00554C21" w:rsidP="00633961" w:rsidRDefault="00554C21" w14:paraId="53B9B676" w14:textId="3F4FA6CA">
      <w:pPr>
        <w:pStyle w:val="Heading5"/>
        <w:rPr>
          <w:sz w:val="24"/>
          <w:szCs w:val="28"/>
        </w:rPr>
      </w:pPr>
      <w:r w:rsidRPr="00633961">
        <w:rPr>
          <w:b/>
          <w:i w:val="0"/>
          <w:sz w:val="24"/>
          <w:szCs w:val="28"/>
        </w:rPr>
        <w:t xml:space="preserve">Impact on </w:t>
      </w:r>
      <w:r w:rsidR="00A41E0E">
        <w:rPr>
          <w:b/>
          <w:i w:val="0"/>
          <w:sz w:val="24"/>
          <w:szCs w:val="28"/>
        </w:rPr>
        <w:t>o</w:t>
      </w:r>
      <w:r w:rsidRPr="00633961">
        <w:rPr>
          <w:b/>
          <w:i w:val="0"/>
          <w:sz w:val="24"/>
          <w:szCs w:val="28"/>
        </w:rPr>
        <w:t xml:space="preserve">pen </w:t>
      </w:r>
      <w:r w:rsidR="008366DC">
        <w:rPr>
          <w:b/>
          <w:i w:val="0"/>
          <w:sz w:val="24"/>
          <w:szCs w:val="28"/>
        </w:rPr>
        <w:t>w</w:t>
      </w:r>
      <w:r w:rsidRPr="00633961">
        <w:rPr>
          <w:b/>
          <w:i w:val="0"/>
          <w:sz w:val="24"/>
          <w:szCs w:val="28"/>
        </w:rPr>
        <w:t>indrows</w:t>
      </w:r>
    </w:p>
    <w:p w:rsidRPr="00451F33" w:rsidR="00554C21" w:rsidP="00554C21" w:rsidRDefault="00554C21" w14:paraId="1699AE34" w14:textId="5B10B2D7">
      <w:pPr>
        <w:spacing w:after="160" w:line="259" w:lineRule="auto"/>
        <w:jc w:val="both"/>
        <w:rPr>
          <w:rFonts w:eastAsia="Calibri" w:cs="Arial"/>
        </w:rPr>
      </w:pPr>
      <w:r w:rsidRPr="00451F33">
        <w:rPr>
          <w:rFonts w:cs="Arial"/>
        </w:rPr>
        <w:t xml:space="preserve">Open windrows could be impacted by increased demand for garden waste at IVC sites. This is because open windrows use separate garden waste as a feedstock. If </w:t>
      </w:r>
      <w:r w:rsidR="00D97548">
        <w:rPr>
          <w:rFonts w:cs="Arial"/>
        </w:rPr>
        <w:t>local auth</w:t>
      </w:r>
      <w:r w:rsidRPr="00451F33">
        <w:rPr>
          <w:rFonts w:cs="Arial"/>
        </w:rPr>
        <w:t>orities that currently co-collect food and garden waste instead decide to separately collect food waste for treatment by anaerobic digestion, there could be an increase in the quantity of separately collected garden waste sent to open windrows (due to its low complexity and cost).</w:t>
      </w:r>
    </w:p>
    <w:p w:rsidRPr="00451F33" w:rsidR="00554C21" w:rsidP="00554C21" w:rsidRDefault="00554C21" w14:paraId="20BCB27F" w14:textId="77777777">
      <w:pPr>
        <w:pStyle w:val="Heading3"/>
        <w:rPr>
          <w:rFonts w:eastAsia="Calibri"/>
          <w:b w:val="0"/>
          <w:bCs w:val="0"/>
        </w:rPr>
      </w:pPr>
      <w:r w:rsidRPr="00451F33">
        <w:rPr>
          <w:rFonts w:eastAsia="Calibri"/>
        </w:rPr>
        <w:t xml:space="preserve">Residual waste </w:t>
      </w:r>
    </w:p>
    <w:p w:rsidRPr="003F154D" w:rsidR="00554C21" w:rsidP="00554C21" w:rsidRDefault="00554C21" w14:paraId="02186F0F" w14:textId="6DBE78C2">
      <w:pPr>
        <w:spacing w:after="160" w:line="259" w:lineRule="auto"/>
        <w:jc w:val="both"/>
        <w:rPr>
          <w:rFonts w:eastAsia="Calibri" w:cs="Arial"/>
        </w:rPr>
      </w:pPr>
      <w:r w:rsidRPr="00451F33">
        <w:rPr>
          <w:rFonts w:eastAsia="Calibri" w:cs="Arial"/>
        </w:rPr>
        <w:t xml:space="preserve">The policies would also likely have an impact on residual waste treatment </w:t>
      </w:r>
      <w:r w:rsidRPr="003F154D">
        <w:rPr>
          <w:rFonts w:eastAsia="Calibri" w:cs="Arial"/>
        </w:rPr>
        <w:t>facilities. Table 4</w:t>
      </w:r>
      <w:r w:rsidR="00C737D7">
        <w:rPr>
          <w:rFonts w:eastAsia="Calibri" w:cs="Arial"/>
        </w:rPr>
        <w:t>4</w:t>
      </w:r>
      <w:r w:rsidRPr="003F154D">
        <w:rPr>
          <w:rFonts w:eastAsia="Calibri" w:cs="Arial"/>
        </w:rPr>
        <w:t xml:space="preserve"> shows the estimated tonnage entering residual treatment (mechanical and biological treatments (MBTs), </w:t>
      </w:r>
      <w:r w:rsidR="009614FC">
        <w:rPr>
          <w:rFonts w:eastAsia="Calibri" w:cs="Arial"/>
        </w:rPr>
        <w:t>EfW</w:t>
      </w:r>
      <w:r w:rsidRPr="003F154D">
        <w:rPr>
          <w:rFonts w:eastAsia="Calibri" w:cs="Arial"/>
        </w:rPr>
        <w:t xml:space="preserve"> plants and landfill) under each scenario. This projection is heavily dependent on the extent to which some waste is ‘untreatable’ by existing methods, as this is a factor which becomes increasingly important with higher recycling rates. Any reduction in waste going to treatment is also sensitive to the level of uncertainty in future recycling rates and future waste arisings. Table 4</w:t>
      </w:r>
      <w:r w:rsidR="00C737D7">
        <w:rPr>
          <w:rFonts w:eastAsia="Calibri" w:cs="Arial"/>
        </w:rPr>
        <w:t>4</w:t>
      </w:r>
      <w:r w:rsidRPr="003F154D">
        <w:rPr>
          <w:rFonts w:eastAsia="Calibri" w:cs="Arial"/>
        </w:rPr>
        <w:t xml:space="preserve"> shows estimated tonnages undergoing treatment under each option. Note that these projections are subject to significant uncertainty; in particular, the time profile is likely to have been distorted by the modelling approach (see ‘Key municipal-wide assumptions’ in Section 6)</w:t>
      </w:r>
      <w:r w:rsidR="00600B8C">
        <w:rPr>
          <w:rFonts w:eastAsia="Calibri" w:cs="Arial"/>
        </w:rPr>
        <w:t>.</w:t>
      </w:r>
    </w:p>
    <w:p w:rsidR="00825605" w:rsidP="005A4FDC" w:rsidRDefault="00825605" w14:paraId="27D3AD74" w14:textId="77777777">
      <w:pPr>
        <w:rPr>
          <w:rFonts w:eastAsia="Calibri" w:cs="Arial"/>
          <w:b/>
        </w:rPr>
      </w:pPr>
    </w:p>
    <w:p w:rsidR="00825605" w:rsidP="005A4FDC" w:rsidRDefault="00825605" w14:paraId="0BF0AB81" w14:textId="77777777">
      <w:pPr>
        <w:rPr>
          <w:rFonts w:eastAsia="Calibri" w:cs="Arial"/>
          <w:b/>
        </w:rPr>
      </w:pPr>
    </w:p>
    <w:p w:rsidR="00825605" w:rsidP="005A4FDC" w:rsidRDefault="00825605" w14:paraId="5A5B83B1" w14:textId="77777777">
      <w:pPr>
        <w:rPr>
          <w:rFonts w:eastAsia="Calibri" w:cs="Arial"/>
          <w:b/>
        </w:rPr>
      </w:pPr>
    </w:p>
    <w:p w:rsidR="00825605" w:rsidP="005A4FDC" w:rsidRDefault="00825605" w14:paraId="0E453C5C" w14:textId="77777777">
      <w:pPr>
        <w:rPr>
          <w:rFonts w:eastAsia="Calibri" w:cs="Arial"/>
          <w:b/>
        </w:rPr>
      </w:pPr>
    </w:p>
    <w:p w:rsidR="00825605" w:rsidP="005A4FDC" w:rsidRDefault="00825605" w14:paraId="76B37EAC" w14:textId="77777777">
      <w:pPr>
        <w:rPr>
          <w:rFonts w:eastAsia="Calibri" w:cs="Arial"/>
          <w:b/>
        </w:rPr>
      </w:pPr>
    </w:p>
    <w:p w:rsidR="00825605" w:rsidP="005A4FDC" w:rsidRDefault="00825605" w14:paraId="7380C314" w14:textId="77777777">
      <w:pPr>
        <w:rPr>
          <w:rFonts w:eastAsia="Calibri" w:cs="Arial"/>
          <w:b/>
        </w:rPr>
      </w:pPr>
    </w:p>
    <w:p w:rsidRPr="003F154D" w:rsidR="00554C21" w:rsidP="005A4FDC" w:rsidRDefault="00554C21" w14:paraId="7E693969" w14:textId="5F0F92D4">
      <w:pPr>
        <w:rPr>
          <w:rFonts w:eastAsia="Calibri" w:cs="Arial"/>
          <w:b/>
          <w:bCs/>
        </w:rPr>
      </w:pPr>
      <w:r w:rsidRPr="003F154D">
        <w:rPr>
          <w:rFonts w:eastAsia="Calibri" w:cs="Arial"/>
          <w:b/>
        </w:rPr>
        <w:t>Table 4</w:t>
      </w:r>
      <w:r w:rsidR="00C737D7">
        <w:rPr>
          <w:rFonts w:eastAsia="Calibri" w:cs="Arial"/>
          <w:b/>
        </w:rPr>
        <w:t>4</w:t>
      </w:r>
      <w:r w:rsidRPr="003F154D">
        <w:rPr>
          <w:rFonts w:eastAsia="Calibri" w:cs="Arial"/>
          <w:b/>
        </w:rPr>
        <w:t>: Projected residual treatment tonnages for the MSW sector under each option, in thousand tonnes (</w:t>
      </w:r>
      <w:r w:rsidR="00FF2E81">
        <w:rPr>
          <w:rFonts w:eastAsia="Calibri" w:cs="Arial"/>
          <w:b/>
        </w:rPr>
        <w:t>Kt</w:t>
      </w:r>
      <w:r w:rsidRPr="003F154D">
        <w:rPr>
          <w:rFonts w:eastAsia="Calibri" w:cs="Arial"/>
          <w:b/>
        </w:rPr>
        <w:t>)</w:t>
      </w:r>
    </w:p>
    <w:tbl>
      <w:tblPr>
        <w:tblStyle w:val="TableGrid21"/>
        <w:tblW w:w="0" w:type="auto"/>
        <w:jc w:val="center"/>
        <w:tblLook w:val="04A0" w:firstRow="1" w:lastRow="0" w:firstColumn="1" w:lastColumn="0" w:noHBand="0" w:noVBand="1"/>
      </w:tblPr>
      <w:tblGrid>
        <w:gridCol w:w="1496"/>
        <w:gridCol w:w="1807"/>
        <w:gridCol w:w="1624"/>
        <w:gridCol w:w="1518"/>
        <w:gridCol w:w="1347"/>
        <w:gridCol w:w="1012"/>
      </w:tblGrid>
      <w:tr w:rsidRPr="003F154D" w:rsidR="00554C21" w:rsidTr="005A4FDC" w14:paraId="7C0F7AF7" w14:textId="77777777">
        <w:trPr>
          <w:trHeight w:val="437"/>
          <w:jc w:val="center"/>
        </w:trPr>
        <w:tc>
          <w:tcPr>
            <w:tcW w:w="1496" w:type="dxa"/>
            <w:vAlign w:val="center"/>
          </w:tcPr>
          <w:p w:rsidRPr="003F154D" w:rsidR="00554C21" w:rsidP="001862D1" w:rsidRDefault="00554C21" w14:paraId="25CC5C5F" w14:textId="77777777">
            <w:pPr>
              <w:spacing w:after="160" w:line="259" w:lineRule="auto"/>
              <w:jc w:val="center"/>
              <w:rPr>
                <w:rFonts w:eastAsia="Calibri" w:cs="Arial"/>
                <w:sz w:val="22"/>
                <w:szCs w:val="22"/>
              </w:rPr>
            </w:pPr>
          </w:p>
        </w:tc>
        <w:tc>
          <w:tcPr>
            <w:tcW w:w="1807" w:type="dxa"/>
            <w:vAlign w:val="center"/>
          </w:tcPr>
          <w:p w:rsidRPr="003F154D" w:rsidR="00554C21" w:rsidP="001862D1" w:rsidRDefault="00554C21" w14:paraId="2C007038" w14:textId="64EDAB3C">
            <w:pPr>
              <w:spacing w:after="160" w:line="259" w:lineRule="auto"/>
              <w:jc w:val="center"/>
              <w:rPr>
                <w:rFonts w:eastAsia="Calibri" w:cs="Arial"/>
                <w:b/>
                <w:bCs/>
                <w:sz w:val="22"/>
                <w:szCs w:val="22"/>
              </w:rPr>
            </w:pPr>
            <w:r w:rsidRPr="003F154D">
              <w:rPr>
                <w:rFonts w:eastAsia="Calibri" w:cs="Arial"/>
                <w:b/>
                <w:bCs/>
                <w:sz w:val="22"/>
                <w:szCs w:val="22"/>
              </w:rPr>
              <w:t>2025</w:t>
            </w:r>
          </w:p>
        </w:tc>
        <w:tc>
          <w:tcPr>
            <w:tcW w:w="1624" w:type="dxa"/>
            <w:vAlign w:val="center"/>
          </w:tcPr>
          <w:p w:rsidRPr="003F154D" w:rsidR="00554C21" w:rsidP="001862D1" w:rsidRDefault="00554C21" w14:paraId="27DDE7AA" w14:textId="77777777">
            <w:pPr>
              <w:spacing w:after="160" w:line="259" w:lineRule="auto"/>
              <w:jc w:val="center"/>
              <w:rPr>
                <w:rFonts w:eastAsia="Calibri" w:cs="Arial"/>
                <w:b/>
                <w:bCs/>
                <w:sz w:val="22"/>
                <w:szCs w:val="22"/>
              </w:rPr>
            </w:pPr>
            <w:r w:rsidRPr="003F154D">
              <w:rPr>
                <w:rFonts w:eastAsia="Calibri" w:cs="Arial"/>
                <w:b/>
                <w:bCs/>
                <w:sz w:val="22"/>
                <w:szCs w:val="22"/>
              </w:rPr>
              <w:t>2028</w:t>
            </w:r>
          </w:p>
        </w:tc>
        <w:tc>
          <w:tcPr>
            <w:tcW w:w="1518" w:type="dxa"/>
            <w:vAlign w:val="center"/>
          </w:tcPr>
          <w:p w:rsidRPr="003F154D" w:rsidR="00554C21" w:rsidP="001862D1" w:rsidRDefault="00554C21" w14:paraId="070D3E00" w14:textId="77777777">
            <w:pPr>
              <w:spacing w:after="160" w:line="259" w:lineRule="auto"/>
              <w:jc w:val="center"/>
              <w:rPr>
                <w:rFonts w:eastAsia="Calibri" w:cs="Arial"/>
                <w:b/>
                <w:bCs/>
                <w:sz w:val="22"/>
                <w:szCs w:val="22"/>
              </w:rPr>
            </w:pPr>
            <w:r w:rsidRPr="003F154D">
              <w:rPr>
                <w:rFonts w:eastAsia="Calibri" w:cs="Arial"/>
                <w:b/>
                <w:bCs/>
                <w:sz w:val="22"/>
                <w:szCs w:val="22"/>
              </w:rPr>
              <w:t>2031</w:t>
            </w:r>
          </w:p>
        </w:tc>
        <w:tc>
          <w:tcPr>
            <w:tcW w:w="1347" w:type="dxa"/>
            <w:vAlign w:val="center"/>
          </w:tcPr>
          <w:p w:rsidRPr="003F154D" w:rsidR="00554C21" w:rsidP="001862D1" w:rsidRDefault="00554C21" w14:paraId="2210464A" w14:textId="77777777">
            <w:pPr>
              <w:spacing w:after="160" w:line="259" w:lineRule="auto"/>
              <w:jc w:val="center"/>
              <w:rPr>
                <w:rFonts w:eastAsia="Calibri" w:cs="Arial"/>
                <w:b/>
                <w:bCs/>
                <w:sz w:val="22"/>
                <w:szCs w:val="22"/>
              </w:rPr>
            </w:pPr>
            <w:r w:rsidRPr="003F154D">
              <w:rPr>
                <w:rFonts w:eastAsia="Calibri" w:cs="Arial"/>
                <w:b/>
                <w:bCs/>
                <w:sz w:val="22"/>
                <w:szCs w:val="22"/>
              </w:rPr>
              <w:t>2035</w:t>
            </w:r>
          </w:p>
        </w:tc>
        <w:tc>
          <w:tcPr>
            <w:tcW w:w="850" w:type="dxa"/>
            <w:vAlign w:val="center"/>
          </w:tcPr>
          <w:p w:rsidRPr="003F154D" w:rsidR="00554C21" w:rsidP="001862D1" w:rsidRDefault="00554C21" w14:paraId="656558E0" w14:textId="1BAA7B77">
            <w:pPr>
              <w:spacing w:after="160" w:line="259" w:lineRule="auto"/>
              <w:jc w:val="center"/>
              <w:rPr>
                <w:rFonts w:eastAsia="Calibri" w:cs="Arial"/>
                <w:b/>
                <w:bCs/>
                <w:sz w:val="22"/>
                <w:szCs w:val="22"/>
              </w:rPr>
            </w:pPr>
            <w:r w:rsidRPr="003F154D">
              <w:rPr>
                <w:rFonts w:eastAsia="Calibri" w:cs="Arial"/>
                <w:b/>
                <w:bCs/>
                <w:sz w:val="22"/>
                <w:szCs w:val="22"/>
              </w:rPr>
              <w:t>Total (202</w:t>
            </w:r>
            <w:r w:rsidR="00F618FB">
              <w:rPr>
                <w:rFonts w:eastAsia="Calibri" w:cs="Arial"/>
                <w:b/>
                <w:bCs/>
                <w:sz w:val="22"/>
                <w:szCs w:val="22"/>
              </w:rPr>
              <w:t>5</w:t>
            </w:r>
            <w:r w:rsidRPr="003F154D">
              <w:rPr>
                <w:rFonts w:eastAsia="Calibri" w:cs="Arial"/>
                <w:b/>
                <w:bCs/>
                <w:sz w:val="22"/>
                <w:szCs w:val="22"/>
              </w:rPr>
              <w:t>-35)</w:t>
            </w:r>
          </w:p>
        </w:tc>
      </w:tr>
      <w:tr w:rsidRPr="003F154D" w:rsidR="00554C21" w:rsidTr="005A4FDC" w14:paraId="72C184D1" w14:textId="77777777">
        <w:trPr>
          <w:trHeight w:val="225"/>
          <w:jc w:val="center"/>
        </w:trPr>
        <w:tc>
          <w:tcPr>
            <w:tcW w:w="1496" w:type="dxa"/>
            <w:vAlign w:val="center"/>
          </w:tcPr>
          <w:p w:rsidRPr="003F154D" w:rsidR="00554C21" w:rsidP="001862D1" w:rsidRDefault="00554C21" w14:paraId="78ED3DA7" w14:textId="77777777">
            <w:pPr>
              <w:spacing w:after="160" w:line="259" w:lineRule="auto"/>
              <w:jc w:val="center"/>
              <w:rPr>
                <w:rFonts w:eastAsia="Calibri" w:cs="Arial"/>
                <w:sz w:val="22"/>
                <w:szCs w:val="22"/>
              </w:rPr>
            </w:pPr>
            <w:r w:rsidRPr="003F154D">
              <w:rPr>
                <w:rFonts w:eastAsia="Calibri" w:cs="Arial"/>
                <w:sz w:val="22"/>
                <w:szCs w:val="22"/>
              </w:rPr>
              <w:t>Baseline</w:t>
            </w:r>
          </w:p>
        </w:tc>
        <w:tc>
          <w:tcPr>
            <w:tcW w:w="1807" w:type="dxa"/>
            <w:vAlign w:val="center"/>
          </w:tcPr>
          <w:p w:rsidRPr="003F154D" w:rsidR="00554C21" w:rsidP="001862D1" w:rsidRDefault="00554C21" w14:paraId="40632D79" w14:textId="76C0658E">
            <w:pPr>
              <w:spacing w:after="160" w:line="259" w:lineRule="auto"/>
              <w:jc w:val="center"/>
              <w:rPr>
                <w:rFonts w:eastAsia="Calibri" w:cs="Arial"/>
                <w:sz w:val="22"/>
                <w:szCs w:val="22"/>
              </w:rPr>
            </w:pPr>
            <w:r w:rsidRPr="003F154D">
              <w:rPr>
                <w:rFonts w:eastAsia="Calibri" w:cs="Arial"/>
                <w:sz w:val="22"/>
                <w:szCs w:val="22"/>
              </w:rPr>
              <w:t>28,</w:t>
            </w:r>
            <w:r w:rsidR="003D203D">
              <w:rPr>
                <w:rFonts w:eastAsia="Calibri" w:cs="Arial"/>
                <w:sz w:val="22"/>
                <w:szCs w:val="22"/>
              </w:rPr>
              <w:t>917</w:t>
            </w:r>
          </w:p>
        </w:tc>
        <w:tc>
          <w:tcPr>
            <w:tcW w:w="1624" w:type="dxa"/>
            <w:vAlign w:val="center"/>
          </w:tcPr>
          <w:p w:rsidRPr="003F154D" w:rsidR="00554C21" w:rsidP="001862D1" w:rsidRDefault="00554C21" w14:paraId="37D453E6" w14:textId="69AC9D77">
            <w:pPr>
              <w:spacing w:after="160" w:line="259" w:lineRule="auto"/>
              <w:jc w:val="center"/>
              <w:rPr>
                <w:rFonts w:eastAsia="Calibri" w:cs="Arial"/>
                <w:sz w:val="22"/>
                <w:szCs w:val="22"/>
              </w:rPr>
            </w:pPr>
            <w:r w:rsidRPr="003F154D">
              <w:rPr>
                <w:rFonts w:eastAsia="Calibri" w:cs="Arial"/>
                <w:sz w:val="22"/>
                <w:szCs w:val="22"/>
              </w:rPr>
              <w:t>29,</w:t>
            </w:r>
            <w:r w:rsidR="003D203D">
              <w:rPr>
                <w:rFonts w:eastAsia="Calibri" w:cs="Arial"/>
                <w:sz w:val="22"/>
                <w:szCs w:val="22"/>
              </w:rPr>
              <w:t>246</w:t>
            </w:r>
          </w:p>
        </w:tc>
        <w:tc>
          <w:tcPr>
            <w:tcW w:w="1518" w:type="dxa"/>
            <w:vAlign w:val="center"/>
          </w:tcPr>
          <w:p w:rsidRPr="003F154D" w:rsidR="00554C21" w:rsidP="001862D1" w:rsidRDefault="00554C21" w14:paraId="67A36955" w14:textId="28808FB8">
            <w:pPr>
              <w:spacing w:after="160" w:line="259" w:lineRule="auto"/>
              <w:jc w:val="center"/>
              <w:rPr>
                <w:rFonts w:eastAsia="Calibri" w:cs="Arial"/>
                <w:sz w:val="22"/>
                <w:szCs w:val="22"/>
              </w:rPr>
            </w:pPr>
            <w:r w:rsidRPr="003F154D">
              <w:rPr>
                <w:rFonts w:eastAsia="Calibri" w:cs="Arial"/>
                <w:sz w:val="22"/>
                <w:szCs w:val="22"/>
              </w:rPr>
              <w:t>29,</w:t>
            </w:r>
            <w:r w:rsidR="003D203D">
              <w:rPr>
                <w:rFonts w:eastAsia="Calibri" w:cs="Arial"/>
                <w:sz w:val="22"/>
                <w:szCs w:val="22"/>
              </w:rPr>
              <w:t>507</w:t>
            </w:r>
          </w:p>
        </w:tc>
        <w:tc>
          <w:tcPr>
            <w:tcW w:w="1347" w:type="dxa"/>
            <w:vAlign w:val="center"/>
          </w:tcPr>
          <w:p w:rsidRPr="003F154D" w:rsidR="00554C21" w:rsidP="001862D1" w:rsidRDefault="00554C21" w14:paraId="030CC65D" w14:textId="6F95A8A0">
            <w:pPr>
              <w:spacing w:after="160" w:line="259" w:lineRule="auto"/>
              <w:jc w:val="center"/>
              <w:rPr>
                <w:rFonts w:eastAsia="Calibri" w:cs="Arial"/>
                <w:sz w:val="22"/>
                <w:szCs w:val="22"/>
              </w:rPr>
            </w:pPr>
            <w:r w:rsidRPr="003F154D">
              <w:rPr>
                <w:rFonts w:eastAsia="Calibri" w:cs="Arial"/>
                <w:sz w:val="22"/>
                <w:szCs w:val="22"/>
              </w:rPr>
              <w:t>29,</w:t>
            </w:r>
            <w:r w:rsidR="003D203D">
              <w:rPr>
                <w:rFonts w:eastAsia="Calibri" w:cs="Arial"/>
                <w:sz w:val="22"/>
                <w:szCs w:val="22"/>
              </w:rPr>
              <w:t>532</w:t>
            </w:r>
          </w:p>
        </w:tc>
        <w:tc>
          <w:tcPr>
            <w:tcW w:w="850" w:type="dxa"/>
            <w:vAlign w:val="center"/>
          </w:tcPr>
          <w:p w:rsidRPr="003F154D" w:rsidR="00554C21" w:rsidP="001862D1" w:rsidRDefault="00554C21" w14:paraId="1C228127" w14:textId="03F7EE37">
            <w:pPr>
              <w:spacing w:after="160" w:line="259" w:lineRule="auto"/>
              <w:jc w:val="center"/>
              <w:rPr>
                <w:rFonts w:eastAsia="Calibri" w:cs="Arial"/>
                <w:sz w:val="22"/>
                <w:szCs w:val="22"/>
              </w:rPr>
            </w:pPr>
            <w:r w:rsidRPr="003F154D">
              <w:rPr>
                <w:rFonts w:eastAsia="Calibri" w:cs="Arial"/>
                <w:sz w:val="22"/>
                <w:szCs w:val="22"/>
              </w:rPr>
              <w:t>3</w:t>
            </w:r>
            <w:r w:rsidR="003D203D">
              <w:rPr>
                <w:rFonts w:eastAsia="Calibri" w:cs="Arial"/>
                <w:sz w:val="22"/>
                <w:szCs w:val="22"/>
              </w:rPr>
              <w:t>80,339</w:t>
            </w:r>
          </w:p>
        </w:tc>
      </w:tr>
      <w:tr w:rsidRPr="003F154D" w:rsidR="00554C21" w:rsidTr="005A4FDC" w14:paraId="3BFCA4C6" w14:textId="77777777">
        <w:trPr>
          <w:trHeight w:val="212"/>
          <w:jc w:val="center"/>
        </w:trPr>
        <w:tc>
          <w:tcPr>
            <w:tcW w:w="1496" w:type="dxa"/>
            <w:vAlign w:val="center"/>
          </w:tcPr>
          <w:p w:rsidRPr="003F154D" w:rsidR="00554C21" w:rsidP="001862D1" w:rsidRDefault="00554C21" w14:paraId="051139FE" w14:textId="77777777">
            <w:pPr>
              <w:spacing w:after="160" w:line="259" w:lineRule="auto"/>
              <w:jc w:val="center"/>
              <w:rPr>
                <w:rFonts w:eastAsia="Calibri" w:cs="Arial"/>
                <w:sz w:val="22"/>
                <w:szCs w:val="22"/>
              </w:rPr>
            </w:pPr>
            <w:r w:rsidRPr="003F154D">
              <w:rPr>
                <w:rFonts w:eastAsia="Calibri" w:cs="Arial"/>
                <w:sz w:val="22"/>
                <w:szCs w:val="22"/>
              </w:rPr>
              <w:t>Option 1M</w:t>
            </w:r>
          </w:p>
        </w:tc>
        <w:tc>
          <w:tcPr>
            <w:tcW w:w="1807" w:type="dxa"/>
            <w:vAlign w:val="center"/>
          </w:tcPr>
          <w:p w:rsidRPr="003F154D" w:rsidR="00554C21" w:rsidP="001862D1" w:rsidRDefault="00554C21" w14:paraId="00EA86B1" w14:textId="3E18B29E">
            <w:pPr>
              <w:spacing w:after="160" w:line="259" w:lineRule="auto"/>
              <w:jc w:val="center"/>
              <w:rPr>
                <w:rFonts w:eastAsia="Calibri" w:cs="Arial"/>
                <w:sz w:val="22"/>
                <w:szCs w:val="22"/>
              </w:rPr>
            </w:pPr>
            <w:r w:rsidRPr="003F154D">
              <w:rPr>
                <w:rFonts w:eastAsia="Calibri" w:cs="Arial"/>
                <w:sz w:val="22"/>
                <w:szCs w:val="22"/>
              </w:rPr>
              <w:t>2</w:t>
            </w:r>
            <w:r w:rsidR="003D203D">
              <w:rPr>
                <w:rFonts w:eastAsia="Calibri" w:cs="Arial"/>
                <w:sz w:val="22"/>
                <w:szCs w:val="22"/>
              </w:rPr>
              <w:t>5,721</w:t>
            </w:r>
          </w:p>
        </w:tc>
        <w:tc>
          <w:tcPr>
            <w:tcW w:w="1624" w:type="dxa"/>
            <w:vAlign w:val="center"/>
          </w:tcPr>
          <w:p w:rsidRPr="003F154D" w:rsidR="00554C21" w:rsidP="001862D1" w:rsidRDefault="00554C21" w14:paraId="403DD75E" w14:textId="41799F67">
            <w:pPr>
              <w:spacing w:after="160" w:line="259" w:lineRule="auto"/>
              <w:jc w:val="center"/>
              <w:rPr>
                <w:rFonts w:eastAsia="Calibri" w:cs="Arial"/>
                <w:sz w:val="22"/>
                <w:szCs w:val="22"/>
              </w:rPr>
            </w:pPr>
            <w:r w:rsidRPr="003F154D">
              <w:rPr>
                <w:rFonts w:eastAsia="Calibri" w:cs="Arial"/>
                <w:sz w:val="22"/>
                <w:szCs w:val="22"/>
              </w:rPr>
              <w:t>24,</w:t>
            </w:r>
            <w:r w:rsidR="003D203D">
              <w:rPr>
                <w:rFonts w:eastAsia="Calibri" w:cs="Arial"/>
                <w:sz w:val="22"/>
                <w:szCs w:val="22"/>
              </w:rPr>
              <w:t>121</w:t>
            </w:r>
          </w:p>
        </w:tc>
        <w:tc>
          <w:tcPr>
            <w:tcW w:w="1518" w:type="dxa"/>
            <w:vAlign w:val="center"/>
          </w:tcPr>
          <w:p w:rsidRPr="003F154D" w:rsidR="00554C21" w:rsidP="001862D1" w:rsidRDefault="00554C21" w14:paraId="1F7C0B4A" w14:textId="71E4FFD1">
            <w:pPr>
              <w:spacing w:after="160" w:line="259" w:lineRule="auto"/>
              <w:jc w:val="center"/>
              <w:rPr>
                <w:rFonts w:eastAsia="Calibri" w:cs="Arial"/>
                <w:sz w:val="22"/>
                <w:szCs w:val="22"/>
              </w:rPr>
            </w:pPr>
            <w:r w:rsidRPr="003F154D">
              <w:rPr>
                <w:rFonts w:eastAsia="Calibri" w:cs="Arial"/>
                <w:sz w:val="22"/>
                <w:szCs w:val="22"/>
              </w:rPr>
              <w:t>24,</w:t>
            </w:r>
            <w:r w:rsidR="003D203D">
              <w:rPr>
                <w:rFonts w:eastAsia="Calibri" w:cs="Arial"/>
                <w:sz w:val="22"/>
                <w:szCs w:val="22"/>
              </w:rPr>
              <w:t>333</w:t>
            </w:r>
          </w:p>
        </w:tc>
        <w:tc>
          <w:tcPr>
            <w:tcW w:w="1347" w:type="dxa"/>
            <w:vAlign w:val="center"/>
          </w:tcPr>
          <w:p w:rsidRPr="003F154D" w:rsidR="00554C21" w:rsidP="001862D1" w:rsidRDefault="00554C21" w14:paraId="74C9E887" w14:textId="7936E71D">
            <w:pPr>
              <w:spacing w:after="160" w:line="259" w:lineRule="auto"/>
              <w:jc w:val="center"/>
              <w:rPr>
                <w:rFonts w:eastAsia="Calibri" w:cs="Arial"/>
                <w:sz w:val="22"/>
                <w:szCs w:val="22"/>
              </w:rPr>
            </w:pPr>
            <w:r w:rsidRPr="003F154D">
              <w:rPr>
                <w:rFonts w:eastAsia="Calibri" w:cs="Arial"/>
                <w:sz w:val="22"/>
                <w:szCs w:val="22"/>
              </w:rPr>
              <w:t>24,</w:t>
            </w:r>
            <w:r w:rsidR="003D203D">
              <w:rPr>
                <w:rFonts w:eastAsia="Calibri" w:cs="Arial"/>
                <w:sz w:val="22"/>
                <w:szCs w:val="22"/>
              </w:rPr>
              <w:t>357</w:t>
            </w:r>
          </w:p>
        </w:tc>
        <w:tc>
          <w:tcPr>
            <w:tcW w:w="850" w:type="dxa"/>
            <w:vAlign w:val="center"/>
          </w:tcPr>
          <w:p w:rsidRPr="003F154D" w:rsidR="00554C21" w:rsidP="001862D1" w:rsidRDefault="00554C21" w14:paraId="00EA6A4C" w14:textId="51391733">
            <w:pPr>
              <w:spacing w:after="160" w:line="259" w:lineRule="auto"/>
              <w:jc w:val="center"/>
              <w:rPr>
                <w:rFonts w:eastAsia="Calibri" w:cs="Arial"/>
                <w:sz w:val="22"/>
                <w:szCs w:val="22"/>
              </w:rPr>
            </w:pPr>
            <w:r w:rsidRPr="003F154D">
              <w:rPr>
                <w:rFonts w:eastAsia="Calibri" w:cs="Arial"/>
                <w:sz w:val="22"/>
                <w:szCs w:val="22"/>
              </w:rPr>
              <w:t>32</w:t>
            </w:r>
            <w:r w:rsidR="003D203D">
              <w:rPr>
                <w:rFonts w:eastAsia="Calibri" w:cs="Arial"/>
                <w:sz w:val="22"/>
                <w:szCs w:val="22"/>
              </w:rPr>
              <w:t>5,751</w:t>
            </w:r>
          </w:p>
        </w:tc>
      </w:tr>
      <w:tr w:rsidRPr="003F154D" w:rsidR="00554C21" w:rsidTr="005A4FDC" w14:paraId="4C94C2C5" w14:textId="77777777">
        <w:trPr>
          <w:trHeight w:val="225"/>
          <w:jc w:val="center"/>
        </w:trPr>
        <w:tc>
          <w:tcPr>
            <w:tcW w:w="1496" w:type="dxa"/>
            <w:vAlign w:val="center"/>
          </w:tcPr>
          <w:p w:rsidRPr="003F154D" w:rsidR="00554C21" w:rsidP="001862D1" w:rsidRDefault="00554C21" w14:paraId="664A1E7D" w14:textId="77777777">
            <w:pPr>
              <w:spacing w:after="160" w:line="259" w:lineRule="auto"/>
              <w:jc w:val="center"/>
              <w:rPr>
                <w:rFonts w:eastAsia="Calibri" w:cs="Arial"/>
                <w:sz w:val="22"/>
                <w:szCs w:val="22"/>
              </w:rPr>
            </w:pPr>
            <w:r w:rsidRPr="003F154D">
              <w:rPr>
                <w:rFonts w:eastAsia="Calibri" w:cs="Arial"/>
                <w:sz w:val="22"/>
                <w:szCs w:val="22"/>
              </w:rPr>
              <w:t>Option 2M</w:t>
            </w:r>
          </w:p>
        </w:tc>
        <w:tc>
          <w:tcPr>
            <w:tcW w:w="1807" w:type="dxa"/>
            <w:vAlign w:val="center"/>
          </w:tcPr>
          <w:p w:rsidRPr="003F154D" w:rsidR="00554C21" w:rsidP="001862D1" w:rsidRDefault="00554C21" w14:paraId="44808F8E" w14:textId="0E8A6A67">
            <w:pPr>
              <w:spacing w:after="160" w:line="259" w:lineRule="auto"/>
              <w:jc w:val="center"/>
              <w:rPr>
                <w:rFonts w:eastAsia="Calibri" w:cs="Arial"/>
                <w:sz w:val="22"/>
                <w:szCs w:val="22"/>
              </w:rPr>
            </w:pPr>
            <w:r w:rsidRPr="003F154D">
              <w:rPr>
                <w:rFonts w:eastAsia="Calibri" w:cs="Arial"/>
                <w:sz w:val="22"/>
                <w:szCs w:val="22"/>
              </w:rPr>
              <w:t>2</w:t>
            </w:r>
            <w:r w:rsidR="003D203D">
              <w:rPr>
                <w:rFonts w:eastAsia="Calibri" w:cs="Arial"/>
                <w:sz w:val="22"/>
                <w:szCs w:val="22"/>
              </w:rPr>
              <w:t>5,721</w:t>
            </w:r>
          </w:p>
        </w:tc>
        <w:tc>
          <w:tcPr>
            <w:tcW w:w="1624" w:type="dxa"/>
            <w:vAlign w:val="center"/>
          </w:tcPr>
          <w:p w:rsidRPr="003F154D" w:rsidR="00554C21" w:rsidP="001862D1" w:rsidRDefault="00554C21" w14:paraId="131014E1" w14:textId="33DBDDF4">
            <w:pPr>
              <w:spacing w:after="160" w:line="259" w:lineRule="auto"/>
              <w:jc w:val="center"/>
              <w:rPr>
                <w:rFonts w:eastAsia="Calibri" w:cs="Arial"/>
                <w:sz w:val="22"/>
                <w:szCs w:val="22"/>
              </w:rPr>
            </w:pPr>
            <w:r w:rsidRPr="003F154D">
              <w:rPr>
                <w:rFonts w:eastAsia="Calibri" w:cs="Arial"/>
                <w:sz w:val="22"/>
                <w:szCs w:val="22"/>
              </w:rPr>
              <w:t>21</w:t>
            </w:r>
            <w:r w:rsidR="003D203D">
              <w:rPr>
                <w:rFonts w:eastAsia="Calibri" w:cs="Arial"/>
                <w:sz w:val="22"/>
                <w:szCs w:val="22"/>
              </w:rPr>
              <w:t>,757</w:t>
            </w:r>
          </w:p>
        </w:tc>
        <w:tc>
          <w:tcPr>
            <w:tcW w:w="1518" w:type="dxa"/>
            <w:vAlign w:val="center"/>
          </w:tcPr>
          <w:p w:rsidRPr="003F154D" w:rsidR="00554C21" w:rsidP="001862D1" w:rsidRDefault="00554C21" w14:paraId="6AFDAA7E" w14:textId="14DEAA6B">
            <w:pPr>
              <w:spacing w:after="160" w:line="259" w:lineRule="auto"/>
              <w:jc w:val="center"/>
              <w:rPr>
                <w:rFonts w:eastAsia="Calibri" w:cs="Arial"/>
                <w:sz w:val="22"/>
                <w:szCs w:val="22"/>
              </w:rPr>
            </w:pPr>
            <w:r w:rsidRPr="003F154D">
              <w:rPr>
                <w:rFonts w:eastAsia="Calibri" w:cs="Arial"/>
                <w:sz w:val="22"/>
                <w:szCs w:val="22"/>
              </w:rPr>
              <w:t>21,</w:t>
            </w:r>
            <w:r w:rsidR="003D203D">
              <w:rPr>
                <w:rFonts w:eastAsia="Calibri" w:cs="Arial"/>
                <w:sz w:val="22"/>
                <w:szCs w:val="22"/>
              </w:rPr>
              <w:t>969</w:t>
            </w:r>
          </w:p>
        </w:tc>
        <w:tc>
          <w:tcPr>
            <w:tcW w:w="1347" w:type="dxa"/>
            <w:vAlign w:val="center"/>
          </w:tcPr>
          <w:p w:rsidRPr="003F154D" w:rsidR="00554C21" w:rsidP="001862D1" w:rsidRDefault="00554C21" w14:paraId="20828ACD" w14:textId="3D3C7701">
            <w:pPr>
              <w:spacing w:after="160" w:line="259" w:lineRule="auto"/>
              <w:jc w:val="center"/>
              <w:rPr>
                <w:rFonts w:eastAsia="Calibri" w:cs="Arial"/>
                <w:sz w:val="22"/>
                <w:szCs w:val="22"/>
              </w:rPr>
            </w:pPr>
            <w:r w:rsidRPr="003F154D">
              <w:rPr>
                <w:rFonts w:eastAsia="Calibri" w:cs="Arial"/>
                <w:sz w:val="22"/>
                <w:szCs w:val="22"/>
              </w:rPr>
              <w:t>21,9</w:t>
            </w:r>
            <w:r w:rsidR="003D203D">
              <w:rPr>
                <w:rFonts w:eastAsia="Calibri" w:cs="Arial"/>
                <w:sz w:val="22"/>
                <w:szCs w:val="22"/>
              </w:rPr>
              <w:t>93</w:t>
            </w:r>
          </w:p>
        </w:tc>
        <w:tc>
          <w:tcPr>
            <w:tcW w:w="850" w:type="dxa"/>
            <w:vAlign w:val="center"/>
          </w:tcPr>
          <w:p w:rsidRPr="003F154D" w:rsidR="00554C21" w:rsidP="001862D1" w:rsidRDefault="00554C21" w14:paraId="4B13AB05" w14:textId="3B9AD232">
            <w:pPr>
              <w:spacing w:after="160" w:line="259" w:lineRule="auto"/>
              <w:jc w:val="center"/>
              <w:rPr>
                <w:rFonts w:eastAsia="Calibri" w:cs="Arial"/>
                <w:sz w:val="22"/>
                <w:szCs w:val="22"/>
              </w:rPr>
            </w:pPr>
            <w:r w:rsidRPr="003F154D">
              <w:rPr>
                <w:rFonts w:eastAsia="Calibri" w:cs="Arial"/>
                <w:sz w:val="22"/>
                <w:szCs w:val="22"/>
              </w:rPr>
              <w:t>30</w:t>
            </w:r>
            <w:r w:rsidR="003D203D">
              <w:rPr>
                <w:rFonts w:eastAsia="Calibri" w:cs="Arial"/>
                <w:sz w:val="22"/>
                <w:szCs w:val="22"/>
              </w:rPr>
              <w:t>4,475</w:t>
            </w:r>
          </w:p>
        </w:tc>
      </w:tr>
      <w:tr w:rsidRPr="003F154D" w:rsidR="00554C21" w:rsidTr="005A4FDC" w14:paraId="4CE78A0E" w14:textId="77777777">
        <w:trPr>
          <w:trHeight w:val="225"/>
          <w:jc w:val="center"/>
        </w:trPr>
        <w:tc>
          <w:tcPr>
            <w:tcW w:w="1496" w:type="dxa"/>
            <w:vAlign w:val="center"/>
          </w:tcPr>
          <w:p w:rsidRPr="003F154D" w:rsidR="00554C21" w:rsidP="001862D1" w:rsidRDefault="00554C21" w14:paraId="0200E540" w14:textId="77777777">
            <w:pPr>
              <w:spacing w:after="160" w:line="259" w:lineRule="auto"/>
              <w:jc w:val="center"/>
              <w:rPr>
                <w:rFonts w:eastAsia="Calibri" w:cs="Arial"/>
                <w:sz w:val="22"/>
                <w:szCs w:val="22"/>
              </w:rPr>
            </w:pPr>
            <w:r w:rsidRPr="003F154D">
              <w:rPr>
                <w:rFonts w:eastAsia="Calibri" w:cs="Arial"/>
                <w:sz w:val="22"/>
                <w:szCs w:val="22"/>
              </w:rPr>
              <w:t>Option 3M</w:t>
            </w:r>
          </w:p>
        </w:tc>
        <w:tc>
          <w:tcPr>
            <w:tcW w:w="1807" w:type="dxa"/>
            <w:vAlign w:val="center"/>
          </w:tcPr>
          <w:p w:rsidRPr="003F154D" w:rsidR="00554C21" w:rsidP="001862D1" w:rsidRDefault="00554C21" w14:paraId="77676804" w14:textId="5C125A35">
            <w:pPr>
              <w:spacing w:after="160" w:line="259" w:lineRule="auto"/>
              <w:jc w:val="center"/>
              <w:rPr>
                <w:rFonts w:eastAsia="Calibri" w:cs="Arial"/>
                <w:sz w:val="22"/>
                <w:szCs w:val="22"/>
              </w:rPr>
            </w:pPr>
            <w:r w:rsidRPr="003F154D">
              <w:rPr>
                <w:rFonts w:eastAsia="Calibri" w:cs="Arial"/>
                <w:sz w:val="22"/>
                <w:szCs w:val="22"/>
              </w:rPr>
              <w:t>2</w:t>
            </w:r>
            <w:r w:rsidR="003D203D">
              <w:rPr>
                <w:rFonts w:eastAsia="Calibri" w:cs="Arial"/>
                <w:sz w:val="22"/>
                <w:szCs w:val="22"/>
              </w:rPr>
              <w:t>5,721</w:t>
            </w:r>
          </w:p>
        </w:tc>
        <w:tc>
          <w:tcPr>
            <w:tcW w:w="1624" w:type="dxa"/>
            <w:vAlign w:val="center"/>
          </w:tcPr>
          <w:p w:rsidRPr="003F154D" w:rsidR="00554C21" w:rsidP="001862D1" w:rsidRDefault="00554C21" w14:paraId="550E6242" w14:textId="471B978B">
            <w:pPr>
              <w:spacing w:after="160" w:line="259" w:lineRule="auto"/>
              <w:jc w:val="center"/>
              <w:rPr>
                <w:rFonts w:eastAsia="Calibri" w:cs="Arial"/>
                <w:sz w:val="22"/>
                <w:szCs w:val="22"/>
              </w:rPr>
            </w:pPr>
            <w:r w:rsidRPr="003F154D">
              <w:rPr>
                <w:rFonts w:eastAsia="Calibri" w:cs="Arial"/>
                <w:sz w:val="22"/>
                <w:szCs w:val="22"/>
              </w:rPr>
              <w:t>24</w:t>
            </w:r>
            <w:r w:rsidR="003D203D">
              <w:rPr>
                <w:rFonts w:eastAsia="Calibri" w:cs="Arial"/>
                <w:sz w:val="22"/>
                <w:szCs w:val="22"/>
              </w:rPr>
              <w:t>,828</w:t>
            </w:r>
          </w:p>
        </w:tc>
        <w:tc>
          <w:tcPr>
            <w:tcW w:w="1518" w:type="dxa"/>
            <w:vAlign w:val="center"/>
          </w:tcPr>
          <w:p w:rsidRPr="003F154D" w:rsidR="00554C21" w:rsidP="001862D1" w:rsidRDefault="00554C21" w14:paraId="23DC51AC" w14:textId="089185BE">
            <w:pPr>
              <w:spacing w:after="160" w:line="259" w:lineRule="auto"/>
              <w:jc w:val="center"/>
              <w:rPr>
                <w:rFonts w:eastAsia="Calibri" w:cs="Arial"/>
                <w:sz w:val="22"/>
                <w:szCs w:val="22"/>
              </w:rPr>
            </w:pPr>
            <w:r w:rsidRPr="003F154D">
              <w:rPr>
                <w:rFonts w:eastAsia="Calibri" w:cs="Arial"/>
                <w:sz w:val="22"/>
                <w:szCs w:val="22"/>
              </w:rPr>
              <w:t>2</w:t>
            </w:r>
            <w:r w:rsidR="003D203D">
              <w:rPr>
                <w:rFonts w:eastAsia="Calibri" w:cs="Arial"/>
                <w:sz w:val="22"/>
                <w:szCs w:val="22"/>
              </w:rPr>
              <w:t>5,054</w:t>
            </w:r>
          </w:p>
        </w:tc>
        <w:tc>
          <w:tcPr>
            <w:tcW w:w="1347" w:type="dxa"/>
            <w:vAlign w:val="center"/>
          </w:tcPr>
          <w:p w:rsidRPr="003F154D" w:rsidR="00554C21" w:rsidP="001862D1" w:rsidRDefault="00554C21" w14:paraId="56360934" w14:textId="51C4801F">
            <w:pPr>
              <w:spacing w:after="160" w:line="259" w:lineRule="auto"/>
              <w:jc w:val="center"/>
              <w:rPr>
                <w:rFonts w:eastAsia="Calibri" w:cs="Arial"/>
                <w:sz w:val="22"/>
                <w:szCs w:val="22"/>
              </w:rPr>
            </w:pPr>
            <w:r w:rsidRPr="003F154D">
              <w:rPr>
                <w:rFonts w:eastAsia="Calibri" w:cs="Arial"/>
                <w:sz w:val="22"/>
                <w:szCs w:val="22"/>
              </w:rPr>
              <w:t>25,</w:t>
            </w:r>
            <w:r w:rsidR="003D203D">
              <w:rPr>
                <w:rFonts w:eastAsia="Calibri" w:cs="Arial"/>
                <w:sz w:val="22"/>
                <w:szCs w:val="22"/>
              </w:rPr>
              <w:t>079</w:t>
            </w:r>
          </w:p>
        </w:tc>
        <w:tc>
          <w:tcPr>
            <w:tcW w:w="850" w:type="dxa"/>
            <w:vAlign w:val="center"/>
          </w:tcPr>
          <w:p w:rsidRPr="003F154D" w:rsidR="00554C21" w:rsidP="001862D1" w:rsidRDefault="0092297B" w14:paraId="720BE1EF" w14:textId="0F694A3C">
            <w:pPr>
              <w:spacing w:after="160" w:line="259" w:lineRule="auto"/>
              <w:jc w:val="center"/>
              <w:rPr>
                <w:rFonts w:eastAsia="Calibri" w:cs="Arial"/>
                <w:sz w:val="22"/>
                <w:szCs w:val="22"/>
              </w:rPr>
            </w:pPr>
            <w:r w:rsidRPr="003F154D">
              <w:rPr>
                <w:rFonts w:eastAsia="Calibri" w:cs="Arial"/>
                <w:sz w:val="22"/>
                <w:szCs w:val="22"/>
              </w:rPr>
              <w:t>33</w:t>
            </w:r>
            <w:r w:rsidR="003D203D">
              <w:rPr>
                <w:rFonts w:eastAsia="Calibri" w:cs="Arial"/>
                <w:sz w:val="22"/>
                <w:szCs w:val="22"/>
              </w:rPr>
              <w:t>2,890</w:t>
            </w:r>
          </w:p>
        </w:tc>
      </w:tr>
      <w:tr w:rsidRPr="003F154D" w:rsidR="00554C21" w:rsidTr="005A4FDC" w14:paraId="2F7A00A5" w14:textId="77777777">
        <w:trPr>
          <w:trHeight w:val="212"/>
          <w:jc w:val="center"/>
        </w:trPr>
        <w:tc>
          <w:tcPr>
            <w:tcW w:w="1496" w:type="dxa"/>
            <w:vAlign w:val="center"/>
          </w:tcPr>
          <w:p w:rsidRPr="003F154D" w:rsidR="00554C21" w:rsidP="001862D1" w:rsidRDefault="00554C21" w14:paraId="69A81B37" w14:textId="77777777">
            <w:pPr>
              <w:spacing w:after="160" w:line="259" w:lineRule="auto"/>
              <w:jc w:val="center"/>
              <w:rPr>
                <w:rFonts w:eastAsia="Calibri" w:cs="Arial"/>
                <w:sz w:val="22"/>
                <w:szCs w:val="22"/>
              </w:rPr>
            </w:pPr>
            <w:r w:rsidRPr="003F154D">
              <w:rPr>
                <w:rFonts w:eastAsia="Calibri" w:cs="Arial"/>
                <w:sz w:val="22"/>
                <w:szCs w:val="22"/>
              </w:rPr>
              <w:t>Option 4M</w:t>
            </w:r>
          </w:p>
        </w:tc>
        <w:tc>
          <w:tcPr>
            <w:tcW w:w="1807" w:type="dxa"/>
            <w:vAlign w:val="center"/>
          </w:tcPr>
          <w:p w:rsidRPr="003F154D" w:rsidR="00554C21" w:rsidDel="00680020" w:rsidP="001862D1" w:rsidRDefault="00554C21" w14:paraId="71290EE7" w14:textId="312090D1">
            <w:pPr>
              <w:spacing w:after="160" w:line="259" w:lineRule="auto"/>
              <w:jc w:val="center"/>
              <w:rPr>
                <w:rFonts w:eastAsia="Calibri" w:cs="Arial"/>
                <w:sz w:val="22"/>
                <w:szCs w:val="22"/>
              </w:rPr>
            </w:pPr>
            <w:r w:rsidRPr="003F154D">
              <w:rPr>
                <w:rFonts w:eastAsia="Calibri" w:cs="Arial"/>
                <w:sz w:val="22"/>
                <w:szCs w:val="22"/>
              </w:rPr>
              <w:t>2</w:t>
            </w:r>
            <w:r w:rsidR="003D203D">
              <w:rPr>
                <w:rFonts w:eastAsia="Calibri" w:cs="Arial"/>
                <w:sz w:val="22"/>
                <w:szCs w:val="22"/>
              </w:rPr>
              <w:t>5,721</w:t>
            </w:r>
          </w:p>
        </w:tc>
        <w:tc>
          <w:tcPr>
            <w:tcW w:w="1624" w:type="dxa"/>
            <w:vAlign w:val="center"/>
          </w:tcPr>
          <w:p w:rsidRPr="003F154D" w:rsidR="00554C21" w:rsidDel="00680020" w:rsidP="001862D1" w:rsidRDefault="00554C21" w14:paraId="4F2DB2C5" w14:textId="49606F8D">
            <w:pPr>
              <w:spacing w:after="160" w:line="259" w:lineRule="auto"/>
              <w:jc w:val="center"/>
              <w:rPr>
                <w:rFonts w:eastAsia="Calibri" w:cs="Arial"/>
                <w:sz w:val="22"/>
                <w:szCs w:val="22"/>
              </w:rPr>
            </w:pPr>
            <w:r w:rsidRPr="003F154D">
              <w:rPr>
                <w:rFonts w:eastAsia="Calibri" w:cs="Arial"/>
                <w:sz w:val="22"/>
                <w:szCs w:val="22"/>
              </w:rPr>
              <w:t>22,</w:t>
            </w:r>
            <w:r w:rsidR="003D203D">
              <w:rPr>
                <w:rFonts w:eastAsia="Calibri" w:cs="Arial"/>
                <w:sz w:val="22"/>
                <w:szCs w:val="22"/>
              </w:rPr>
              <w:t>464</w:t>
            </w:r>
          </w:p>
        </w:tc>
        <w:tc>
          <w:tcPr>
            <w:tcW w:w="1518" w:type="dxa"/>
            <w:vAlign w:val="center"/>
          </w:tcPr>
          <w:p w:rsidRPr="003F154D" w:rsidR="00554C21" w:rsidDel="00680020" w:rsidP="001862D1" w:rsidRDefault="00554C21" w14:paraId="27301D57" w14:textId="13A454F5">
            <w:pPr>
              <w:spacing w:after="160" w:line="259" w:lineRule="auto"/>
              <w:jc w:val="center"/>
              <w:rPr>
                <w:rFonts w:eastAsia="Calibri" w:cs="Arial"/>
                <w:sz w:val="22"/>
                <w:szCs w:val="22"/>
              </w:rPr>
            </w:pPr>
            <w:r w:rsidRPr="003F154D">
              <w:rPr>
                <w:rFonts w:eastAsia="Calibri" w:cs="Arial"/>
                <w:sz w:val="22"/>
                <w:szCs w:val="22"/>
              </w:rPr>
              <w:t>22,</w:t>
            </w:r>
            <w:r w:rsidR="003D203D">
              <w:rPr>
                <w:rFonts w:eastAsia="Calibri" w:cs="Arial"/>
                <w:sz w:val="22"/>
                <w:szCs w:val="22"/>
              </w:rPr>
              <w:t>690</w:t>
            </w:r>
          </w:p>
        </w:tc>
        <w:tc>
          <w:tcPr>
            <w:tcW w:w="1347" w:type="dxa"/>
            <w:vAlign w:val="center"/>
          </w:tcPr>
          <w:p w:rsidRPr="003F154D" w:rsidR="00554C21" w:rsidDel="00680020" w:rsidP="001862D1" w:rsidRDefault="00554C21" w14:paraId="7BE24A0D" w14:textId="225C0197">
            <w:pPr>
              <w:spacing w:after="160" w:line="259" w:lineRule="auto"/>
              <w:jc w:val="center"/>
              <w:rPr>
                <w:rFonts w:eastAsia="Calibri" w:cs="Arial"/>
                <w:sz w:val="22"/>
                <w:szCs w:val="22"/>
              </w:rPr>
            </w:pPr>
            <w:r w:rsidRPr="003F154D">
              <w:rPr>
                <w:rFonts w:eastAsia="Calibri" w:cs="Arial"/>
                <w:sz w:val="22"/>
                <w:szCs w:val="22"/>
              </w:rPr>
              <w:t>22,</w:t>
            </w:r>
            <w:r w:rsidR="003D203D">
              <w:rPr>
                <w:rFonts w:eastAsia="Calibri" w:cs="Arial"/>
                <w:sz w:val="22"/>
                <w:szCs w:val="22"/>
              </w:rPr>
              <w:t>715</w:t>
            </w:r>
          </w:p>
        </w:tc>
        <w:tc>
          <w:tcPr>
            <w:tcW w:w="850" w:type="dxa"/>
            <w:vAlign w:val="center"/>
          </w:tcPr>
          <w:p w:rsidRPr="003F154D" w:rsidR="00554C21" w:rsidP="001862D1" w:rsidRDefault="00554C21" w14:paraId="333FBE73" w14:textId="70ADDFB5">
            <w:pPr>
              <w:spacing w:after="160" w:line="259" w:lineRule="auto"/>
              <w:jc w:val="center"/>
              <w:rPr>
                <w:rFonts w:eastAsia="Calibri" w:cs="Arial"/>
                <w:sz w:val="22"/>
                <w:szCs w:val="22"/>
              </w:rPr>
            </w:pPr>
            <w:r w:rsidRPr="003F154D">
              <w:rPr>
                <w:rFonts w:eastAsia="Calibri" w:cs="Arial"/>
                <w:sz w:val="22"/>
                <w:szCs w:val="22"/>
              </w:rPr>
              <w:t>3</w:t>
            </w:r>
            <w:r w:rsidR="003D203D">
              <w:rPr>
                <w:rFonts w:eastAsia="Calibri" w:cs="Arial"/>
                <w:sz w:val="22"/>
                <w:szCs w:val="22"/>
              </w:rPr>
              <w:t>11,614</w:t>
            </w:r>
          </w:p>
        </w:tc>
      </w:tr>
    </w:tbl>
    <w:p w:rsidRPr="003F154D" w:rsidR="00554C21" w:rsidP="00554C21" w:rsidRDefault="00554C21" w14:paraId="76777CA0" w14:textId="3B8EDC88">
      <w:pPr>
        <w:spacing w:after="160" w:line="259" w:lineRule="auto"/>
        <w:rPr>
          <w:rFonts w:eastAsia="Calibri" w:cs="Arial"/>
          <w:sz w:val="22"/>
          <w:szCs w:val="22"/>
        </w:rPr>
      </w:pPr>
      <w:r w:rsidRPr="003F154D">
        <w:rPr>
          <w:rFonts w:eastAsia="Calibri" w:cs="Arial"/>
          <w:sz w:val="22"/>
          <w:szCs w:val="22"/>
        </w:rPr>
        <w:t>Source: Defra</w:t>
      </w:r>
      <w:r w:rsidR="00641A00">
        <w:rPr>
          <w:rFonts w:eastAsia="Calibri" w:cs="Arial"/>
          <w:sz w:val="22"/>
          <w:szCs w:val="22"/>
        </w:rPr>
        <w:t>’s</w:t>
      </w:r>
      <w:r w:rsidRPr="003F154D">
        <w:rPr>
          <w:rFonts w:eastAsia="Calibri" w:cs="Arial"/>
          <w:sz w:val="22"/>
          <w:szCs w:val="22"/>
        </w:rPr>
        <w:t xml:space="preserve"> modelling </w:t>
      </w:r>
    </w:p>
    <w:p w:rsidRPr="00451F33" w:rsidR="00554C21" w:rsidP="00554C21" w:rsidRDefault="00554C21" w14:paraId="60F4F94A" w14:textId="2DDEB299">
      <w:pPr>
        <w:spacing w:after="160" w:line="259" w:lineRule="auto"/>
        <w:jc w:val="both"/>
        <w:rPr>
          <w:rFonts w:eastAsia="Calibri" w:cs="Arial"/>
        </w:rPr>
      </w:pPr>
      <w:r w:rsidRPr="00633961">
        <w:rPr>
          <w:rFonts w:eastAsia="Calibri" w:cs="Arial"/>
        </w:rPr>
        <w:t xml:space="preserve">We have not included disposal contracts in our impact assessment modelling. </w:t>
      </w:r>
    </w:p>
    <w:p w:rsidR="00554C21" w:rsidP="00B26DF2" w:rsidRDefault="009C484E" w14:paraId="310C6CC4" w14:textId="0B233B37">
      <w:pPr>
        <w:spacing w:after="160" w:line="259" w:lineRule="auto"/>
        <w:jc w:val="both"/>
        <w:rPr>
          <w:rFonts w:cs="Arial"/>
        </w:rPr>
      </w:pPr>
      <w:r>
        <w:rPr>
          <w:rFonts w:cs="Arial"/>
        </w:rPr>
        <w:t>Some</w:t>
      </w:r>
      <w:r w:rsidRPr="5CD25098">
        <w:rPr>
          <w:rFonts w:cs="Arial"/>
        </w:rPr>
        <w:t xml:space="preserve"> </w:t>
      </w:r>
      <w:r w:rsidRPr="5CD25098" w:rsidR="00D97548">
        <w:rPr>
          <w:rFonts w:cs="Arial"/>
        </w:rPr>
        <w:t>local auth</w:t>
      </w:r>
      <w:r w:rsidRPr="5CD25098" w:rsidR="00554C21">
        <w:rPr>
          <w:rFonts w:cs="Arial"/>
        </w:rPr>
        <w:t xml:space="preserve">orities </w:t>
      </w:r>
      <w:r>
        <w:rPr>
          <w:rFonts w:cs="Arial"/>
        </w:rPr>
        <w:t>have</w:t>
      </w:r>
      <w:r w:rsidRPr="5CD25098">
        <w:rPr>
          <w:rFonts w:cs="Arial"/>
        </w:rPr>
        <w:t xml:space="preserve"> </w:t>
      </w:r>
      <w:r w:rsidRPr="5CD25098" w:rsidR="00554C21">
        <w:rPr>
          <w:rFonts w:cs="Arial"/>
        </w:rPr>
        <w:t>long term residual waste disposal contracts that may be affected by introducing a separate food waste collection (e.g.</w:t>
      </w:r>
      <w:r w:rsidRPr="5CD25098" w:rsidR="003F154D">
        <w:rPr>
          <w:rFonts w:cs="Arial"/>
        </w:rPr>
        <w:t>,</w:t>
      </w:r>
      <w:r w:rsidRPr="5CD25098" w:rsidR="00554C21">
        <w:rPr>
          <w:rFonts w:cs="Arial"/>
        </w:rPr>
        <w:t xml:space="preserve"> some Energy from Waste or Mechanical Biological Treatment contracts)</w:t>
      </w:r>
      <w:r>
        <w:rPr>
          <w:rFonts w:cs="Arial"/>
        </w:rPr>
        <w:t xml:space="preserve">. </w:t>
      </w:r>
      <w:r w:rsidR="000A6362">
        <w:rPr>
          <w:rFonts w:cs="Arial"/>
        </w:rPr>
        <w:t>Because of this, w</w:t>
      </w:r>
      <w:r w:rsidRPr="5CD25098" w:rsidR="00554C21">
        <w:rPr>
          <w:rFonts w:cs="Arial"/>
        </w:rPr>
        <w:t>e consulted on</w:t>
      </w:r>
      <w:r w:rsidR="00BE7D0E">
        <w:rPr>
          <w:rFonts w:cs="Arial"/>
        </w:rPr>
        <w:t xml:space="preserve"> providing an implementation date for these</w:t>
      </w:r>
      <w:r w:rsidRPr="5CD25098" w:rsidR="00554C21">
        <w:rPr>
          <w:rFonts w:cs="Arial"/>
        </w:rPr>
        <w:t xml:space="preserve"> </w:t>
      </w:r>
      <w:r w:rsidRPr="5CD25098" w:rsidR="00D97548">
        <w:rPr>
          <w:rFonts w:cs="Arial"/>
        </w:rPr>
        <w:t>local auth</w:t>
      </w:r>
      <w:r w:rsidRPr="5CD25098" w:rsidR="00554C21">
        <w:rPr>
          <w:rFonts w:cs="Arial"/>
        </w:rPr>
        <w:t xml:space="preserve">orities </w:t>
      </w:r>
      <w:r w:rsidR="00EC476E">
        <w:rPr>
          <w:rFonts w:cs="Arial"/>
        </w:rPr>
        <w:t xml:space="preserve">which would require them to </w:t>
      </w:r>
      <w:r w:rsidR="007E3405">
        <w:rPr>
          <w:rFonts w:cs="Arial"/>
        </w:rPr>
        <w:t>begin</w:t>
      </w:r>
      <w:r w:rsidR="00EC476E">
        <w:rPr>
          <w:rFonts w:cs="Arial"/>
        </w:rPr>
        <w:t xml:space="preserve"> food waste collections as soon as contracts allow</w:t>
      </w:r>
      <w:r w:rsidR="00341619">
        <w:rPr>
          <w:rFonts w:cs="Arial"/>
        </w:rPr>
        <w:t>,</w:t>
      </w:r>
      <w:r w:rsidRPr="00B26DF2" w:rsidR="00B26DF2">
        <w:rPr>
          <w:rFonts w:cs="Arial"/>
        </w:rPr>
        <w:t xml:space="preserve"> with an end date to meet this requirement to be set </w:t>
      </w:r>
      <w:r w:rsidRPr="5CD25098" w:rsidR="00554C21">
        <w:rPr>
          <w:rFonts w:cs="Arial"/>
        </w:rPr>
        <w:t>between 202</w:t>
      </w:r>
      <w:r w:rsidRPr="5CD25098" w:rsidR="003D203D">
        <w:rPr>
          <w:rFonts w:cs="Arial"/>
        </w:rPr>
        <w:t>4</w:t>
      </w:r>
      <w:r w:rsidRPr="5CD25098" w:rsidR="00554C21">
        <w:rPr>
          <w:rFonts w:cs="Arial"/>
        </w:rPr>
        <w:t>/2</w:t>
      </w:r>
      <w:r w:rsidRPr="5CD25098" w:rsidR="003D203D">
        <w:rPr>
          <w:rFonts w:cs="Arial"/>
        </w:rPr>
        <w:t>5</w:t>
      </w:r>
      <w:r w:rsidRPr="5CD25098" w:rsidR="00554C21">
        <w:rPr>
          <w:rFonts w:cs="Arial"/>
        </w:rPr>
        <w:t xml:space="preserve"> and by 2030/31. </w:t>
      </w:r>
      <w:r w:rsidR="00C15D20">
        <w:rPr>
          <w:rFonts w:cs="Arial"/>
        </w:rPr>
        <w:t>W</w:t>
      </w:r>
      <w:r w:rsidRPr="00C15D20" w:rsidR="00C15D20">
        <w:rPr>
          <w:rFonts w:cs="Arial"/>
        </w:rPr>
        <w:t>e recognise that there are exceptional circumstances in which specific local authorities may need longer due to long-term waste disposal (mechanical biological treatment and energy from waste) contracts that run beyond 31 March 2026</w:t>
      </w:r>
      <w:r w:rsidR="004E71C1">
        <w:rPr>
          <w:rFonts w:cs="Arial"/>
        </w:rPr>
        <w:t xml:space="preserve"> (</w:t>
      </w:r>
      <w:r w:rsidR="00063813">
        <w:rPr>
          <w:rFonts w:cs="Arial"/>
        </w:rPr>
        <w:t>the implementation date for households)</w:t>
      </w:r>
      <w:r w:rsidRPr="00C15D20" w:rsidR="00C15D20">
        <w:rPr>
          <w:rFonts w:cs="Arial"/>
        </w:rPr>
        <w:t xml:space="preserve">. Government is not prepared to meet the costs of </w:t>
      </w:r>
      <w:r w:rsidR="004B1EBB">
        <w:rPr>
          <w:rFonts w:cs="Arial"/>
        </w:rPr>
        <w:t>varying or</w:t>
      </w:r>
      <w:r w:rsidRPr="00C15D20" w:rsidR="00C15D20">
        <w:rPr>
          <w:rFonts w:cs="Arial"/>
        </w:rPr>
        <w:t xml:space="preserve"> breaking long-term contracts.</w:t>
      </w:r>
      <w:r w:rsidR="00C15D20">
        <w:rPr>
          <w:rFonts w:cs="Arial"/>
        </w:rPr>
        <w:t xml:space="preserve"> Therefore</w:t>
      </w:r>
      <w:r w:rsidR="00350E66">
        <w:rPr>
          <w:rFonts w:cs="Arial"/>
        </w:rPr>
        <w:t>,</w:t>
      </w:r>
      <w:r w:rsidR="00C15D20">
        <w:rPr>
          <w:rFonts w:cs="Arial"/>
        </w:rPr>
        <w:t xml:space="preserve"> </w:t>
      </w:r>
      <w:r w:rsidR="004E71C1">
        <w:rPr>
          <w:rFonts w:cs="Arial"/>
        </w:rPr>
        <w:t xml:space="preserve">in </w:t>
      </w:r>
      <w:r w:rsidR="00C15D20">
        <w:rPr>
          <w:rFonts w:cs="Arial"/>
        </w:rPr>
        <w:t xml:space="preserve">the </w:t>
      </w:r>
      <w:r w:rsidR="004E71C1">
        <w:rPr>
          <w:rFonts w:cs="Arial"/>
        </w:rPr>
        <w:t>government response to the 2021 consultation, we announced that Defra will</w:t>
      </w:r>
      <w:r w:rsidR="00C15D20">
        <w:rPr>
          <w:rFonts w:cs="Arial"/>
        </w:rPr>
        <w:t xml:space="preserve"> provide </w:t>
      </w:r>
      <w:r w:rsidRPr="00C15D20" w:rsidR="00C15D20">
        <w:rPr>
          <w:rFonts w:cs="Arial"/>
        </w:rPr>
        <w:t xml:space="preserve">transitional arrangements </w:t>
      </w:r>
      <w:r w:rsidR="00C15D20">
        <w:rPr>
          <w:rFonts w:cs="Arial"/>
        </w:rPr>
        <w:t xml:space="preserve">for certain local authorities </w:t>
      </w:r>
      <w:r w:rsidRPr="00C15D20" w:rsidR="00C15D20">
        <w:rPr>
          <w:rFonts w:cs="Arial"/>
        </w:rPr>
        <w:t xml:space="preserve">where needed to avoid </w:t>
      </w:r>
      <w:r w:rsidR="004B1EBB">
        <w:rPr>
          <w:rFonts w:cs="Arial"/>
        </w:rPr>
        <w:t xml:space="preserve">variation costs or </w:t>
      </w:r>
      <w:r w:rsidRPr="00C15D20" w:rsidR="00035086">
        <w:rPr>
          <w:rFonts w:cs="Arial"/>
        </w:rPr>
        <w:t>contract breaking</w:t>
      </w:r>
      <w:r w:rsidRPr="00C15D20" w:rsidR="00C15D20">
        <w:rPr>
          <w:rFonts w:cs="Arial"/>
        </w:rPr>
        <w:t>.</w:t>
      </w:r>
    </w:p>
    <w:p w:rsidR="2929F237" w:rsidP="5CD25098" w:rsidRDefault="005948A2" w14:paraId="0D63E5DE" w14:textId="53766B80">
      <w:pPr>
        <w:spacing w:after="160" w:line="259" w:lineRule="auto"/>
        <w:jc w:val="both"/>
        <w:rPr>
          <w:rFonts w:cs="Arial"/>
        </w:rPr>
      </w:pPr>
      <w:r>
        <w:rPr>
          <w:rFonts w:cs="Arial"/>
        </w:rPr>
        <w:t>Note that p</w:t>
      </w:r>
      <w:r w:rsidRPr="5CD25098" w:rsidR="2929F237">
        <w:rPr>
          <w:rFonts w:cs="Arial"/>
        </w:rPr>
        <w:t xml:space="preserve">rojected residual treatment tonnages for the </w:t>
      </w:r>
      <w:r w:rsidRPr="5CD25098" w:rsidR="75F989F2">
        <w:rPr>
          <w:rFonts w:cs="Arial"/>
        </w:rPr>
        <w:t>MSW</w:t>
      </w:r>
      <w:r w:rsidRPr="5CD25098" w:rsidR="2929F237">
        <w:rPr>
          <w:rFonts w:cs="Arial"/>
        </w:rPr>
        <w:t xml:space="preserve"> sector given here will not precisely match projected residual municipal waste tonnages provided in the Residual Waste Infrastructure Capacity evidence note. The evidence note uses forecasts produced as part of the analysis supporting the development of the Government’s Residual Waste Reduction Target. The Residual Waste Reduction Target modelling uses the Future Waste Arisings project, commissioned by Defra to forecast total waste generation figures for waste from households and non-household municipal waste</w:t>
      </w:r>
      <w:r w:rsidRPr="5CD25098" w:rsidR="089DACEB">
        <w:rPr>
          <w:rFonts w:cs="Arial"/>
        </w:rPr>
        <w:t>,</w:t>
      </w:r>
      <w:r w:rsidRPr="5CD25098" w:rsidR="2929F237">
        <w:rPr>
          <w:rFonts w:cs="Arial"/>
        </w:rPr>
        <w:t xml:space="preserve"> utilising </w:t>
      </w:r>
      <w:proofErr w:type="gramStart"/>
      <w:r w:rsidRPr="5CD25098" w:rsidR="2929F237">
        <w:rPr>
          <w:rFonts w:cs="Arial"/>
        </w:rPr>
        <w:t>a number of</w:t>
      </w:r>
      <w:proofErr w:type="gramEnd"/>
      <w:r w:rsidRPr="5CD25098" w:rsidR="2929F237">
        <w:rPr>
          <w:rFonts w:cs="Arial"/>
        </w:rPr>
        <w:t xml:space="preserve"> socio-economic drivers, as the basis of its business-as-usual scenario. It models municipal waste as the total of waste from households plus non-household municipal waste. Other key differences include the use of a non-residual treatment rate to derive residual waste tonnages from total waste arisings as opposed to a recycling rate, the inclusion of food manufacturing waste in non-household municipal tonnages, and that the Residual Waste Reduction Target removes 20% of waste code 19 12 12 from its definition of municipal waste.</w:t>
      </w:r>
    </w:p>
    <w:p w:rsidRPr="003F154D" w:rsidR="00554C21" w:rsidP="00554C21" w:rsidRDefault="00554C21" w14:paraId="44B56FB9" w14:textId="6B6781DA">
      <w:pPr>
        <w:pStyle w:val="Heading4"/>
        <w:rPr>
          <w:sz w:val="24"/>
          <w:szCs w:val="24"/>
          <w:u w:val="single"/>
        </w:rPr>
      </w:pPr>
      <w:r w:rsidRPr="003F154D">
        <w:rPr>
          <w:sz w:val="24"/>
          <w:szCs w:val="24"/>
        </w:rPr>
        <w:t>Impact on Mechanical Biological Treatment Projects</w:t>
      </w:r>
    </w:p>
    <w:p w:rsidRPr="00451F33" w:rsidR="00BA24B3" w:rsidP="00BA24B3" w:rsidRDefault="2103847F" w14:paraId="7E62E0FA" w14:textId="33F80EA2">
      <w:pPr>
        <w:spacing w:after="160" w:line="259" w:lineRule="auto"/>
        <w:jc w:val="both"/>
        <w:rPr>
          <w:rFonts w:eastAsia="Calibri" w:cs="Arial"/>
        </w:rPr>
      </w:pPr>
      <w:r w:rsidRPr="00451F33">
        <w:rPr>
          <w:rFonts w:eastAsia="Calibri" w:cs="Arial"/>
        </w:rPr>
        <w:t xml:space="preserve">In 2018/19, there were 16 principal MBT </w:t>
      </w:r>
      <w:r w:rsidRPr="003F154D">
        <w:rPr>
          <w:rFonts w:eastAsia="Calibri" w:cs="Arial"/>
        </w:rPr>
        <w:t xml:space="preserve">facilities in England which received </w:t>
      </w:r>
      <w:r w:rsidR="55D903CB">
        <w:rPr>
          <w:rFonts w:eastAsia="Calibri" w:cs="Arial"/>
        </w:rPr>
        <w:t>c.</w:t>
      </w:r>
      <w:r w:rsidRPr="003F154D">
        <w:rPr>
          <w:rFonts w:eastAsia="Calibri" w:cs="Arial"/>
        </w:rPr>
        <w:t xml:space="preserve">2.6Mt of residual waste collected by </w:t>
      </w:r>
      <w:r w:rsidR="00D97548">
        <w:rPr>
          <w:rFonts w:eastAsia="Calibri" w:cs="Arial"/>
        </w:rPr>
        <w:t>local auth</w:t>
      </w:r>
      <w:r w:rsidRPr="003F154D">
        <w:rPr>
          <w:rFonts w:eastAsia="Calibri" w:cs="Arial"/>
        </w:rPr>
        <w:t>orities</w:t>
      </w:r>
      <w:r w:rsidRPr="00A677AC" w:rsidR="00D57263">
        <w:rPr>
          <w:rStyle w:val="FootnoteReference"/>
          <w:rFonts w:eastAsia="Calibri"/>
          <w:sz w:val="24"/>
        </w:rPr>
        <w:footnoteReference w:id="337"/>
      </w:r>
      <w:r w:rsidRPr="00A677AC" w:rsidR="00554C21">
        <w:rPr>
          <w:rStyle w:val="FootnoteReference"/>
          <w:rFonts w:eastAsia="Calibri"/>
          <w:sz w:val="24"/>
        </w:rPr>
        <w:footnoteReference w:id="338"/>
      </w:r>
      <w:r w:rsidRPr="003F154D">
        <w:rPr>
          <w:rFonts w:eastAsia="Calibri" w:cs="Arial"/>
        </w:rPr>
        <w:t xml:space="preserve">. </w:t>
      </w:r>
      <w:r w:rsidR="55D903CB">
        <w:rPr>
          <w:rFonts w:eastAsia="Calibri" w:cs="Arial"/>
        </w:rPr>
        <w:t>These facilities</w:t>
      </w:r>
      <w:r w:rsidRPr="00451F33" w:rsidR="55D903CB">
        <w:rPr>
          <w:rFonts w:eastAsia="Calibri" w:cs="Arial"/>
        </w:rPr>
        <w:t xml:space="preserve"> will see a significant adjustment in both composition and tonnages, especially </w:t>
      </w:r>
      <w:proofErr w:type="gramStart"/>
      <w:r w:rsidRPr="00451F33" w:rsidR="55D903CB">
        <w:rPr>
          <w:rFonts w:eastAsia="Calibri" w:cs="Arial"/>
        </w:rPr>
        <w:t>as a result of</w:t>
      </w:r>
      <w:proofErr w:type="gramEnd"/>
      <w:r w:rsidRPr="00451F33" w:rsidR="55D903CB">
        <w:rPr>
          <w:rFonts w:eastAsia="Calibri" w:cs="Arial"/>
        </w:rPr>
        <w:t xml:space="preserve"> the removal of organic material. This will have significant process</w:t>
      </w:r>
      <w:r w:rsidR="55D903CB">
        <w:rPr>
          <w:rFonts w:eastAsia="Calibri" w:cs="Arial"/>
        </w:rPr>
        <w:t>,</w:t>
      </w:r>
      <w:r w:rsidRPr="00451F33" w:rsidR="55D903CB">
        <w:rPr>
          <w:rFonts w:eastAsia="Calibri" w:cs="Arial"/>
        </w:rPr>
        <w:t xml:space="preserve"> and potentially</w:t>
      </w:r>
      <w:r w:rsidR="55D903CB">
        <w:rPr>
          <w:rFonts w:eastAsia="Calibri" w:cs="Arial"/>
        </w:rPr>
        <w:t>,</w:t>
      </w:r>
      <w:r w:rsidRPr="00451F33" w:rsidR="55D903CB">
        <w:rPr>
          <w:rFonts w:eastAsia="Calibri" w:cs="Arial"/>
        </w:rPr>
        <w:t xml:space="preserve"> contract implications. </w:t>
      </w:r>
    </w:p>
    <w:p w:rsidRPr="00451F33" w:rsidR="00554C21" w:rsidP="00554C21" w:rsidRDefault="0CDFCF46" w14:paraId="030FDE93" w14:textId="5E7916BC">
      <w:pPr>
        <w:spacing w:after="160" w:line="259" w:lineRule="auto"/>
        <w:jc w:val="both"/>
        <w:rPr>
          <w:rFonts w:cs="Arial"/>
        </w:rPr>
      </w:pPr>
      <w:r w:rsidRPr="7C995945">
        <w:rPr>
          <w:rFonts w:eastAsia="Calibri" w:cs="Arial"/>
        </w:rPr>
        <w:t>There are c</w:t>
      </w:r>
      <w:r w:rsidRPr="7C995945" w:rsidR="2103847F">
        <w:rPr>
          <w:rFonts w:eastAsia="Calibri" w:cs="Arial"/>
        </w:rPr>
        <w:t>ontracts between the WCA</w:t>
      </w:r>
      <w:r w:rsidRPr="7C995945" w:rsidR="4830C7F8">
        <w:rPr>
          <w:rFonts w:eastAsia="Calibri" w:cs="Arial"/>
        </w:rPr>
        <w:t>s</w:t>
      </w:r>
      <w:r w:rsidRPr="7C995945" w:rsidR="2103847F">
        <w:rPr>
          <w:rFonts w:eastAsia="Calibri" w:cs="Arial"/>
        </w:rPr>
        <w:t xml:space="preserve"> (either in their capacity as UAs or via WDAs) and the MBT operator</w:t>
      </w:r>
      <w:r w:rsidRPr="7C995945">
        <w:rPr>
          <w:rFonts w:eastAsia="Calibri" w:cs="Arial"/>
        </w:rPr>
        <w:t>s which</w:t>
      </w:r>
      <w:r w:rsidRPr="7C995945" w:rsidR="2103847F">
        <w:rPr>
          <w:rFonts w:eastAsia="Calibri" w:cs="Arial"/>
        </w:rPr>
        <w:t xml:space="preserve"> extend beyond the </w:t>
      </w:r>
      <w:r w:rsidR="00933ABC">
        <w:rPr>
          <w:rFonts w:eastAsia="Calibri" w:cs="Arial"/>
        </w:rPr>
        <w:t>31</w:t>
      </w:r>
      <w:r w:rsidRPr="00101A16" w:rsidR="00933ABC">
        <w:rPr>
          <w:rFonts w:eastAsia="Calibri" w:cs="Arial"/>
          <w:vertAlign w:val="superscript"/>
        </w:rPr>
        <w:t>st</w:t>
      </w:r>
      <w:r w:rsidR="00933ABC">
        <w:rPr>
          <w:rFonts w:eastAsia="Calibri" w:cs="Arial"/>
        </w:rPr>
        <w:t xml:space="preserve"> </w:t>
      </w:r>
      <w:r w:rsidR="0022651E">
        <w:rPr>
          <w:rFonts w:eastAsia="Calibri" w:cs="Arial"/>
        </w:rPr>
        <w:t>March</w:t>
      </w:r>
      <w:r w:rsidRPr="7C995945" w:rsidR="2103847F">
        <w:rPr>
          <w:rFonts w:eastAsia="Calibri" w:cs="Arial"/>
        </w:rPr>
        <w:t xml:space="preserve"> 202</w:t>
      </w:r>
      <w:r w:rsidR="000E4544">
        <w:rPr>
          <w:rFonts w:eastAsia="Calibri" w:cs="Arial"/>
        </w:rPr>
        <w:t>6</w:t>
      </w:r>
      <w:r w:rsidRPr="7C995945" w:rsidR="2103847F">
        <w:rPr>
          <w:rFonts w:eastAsia="Calibri" w:cs="Arial"/>
        </w:rPr>
        <w:t xml:space="preserve"> (the date </w:t>
      </w:r>
      <w:r w:rsidR="00001219">
        <w:rPr>
          <w:rFonts w:eastAsia="Calibri" w:cs="Arial"/>
        </w:rPr>
        <w:t>from</w:t>
      </w:r>
      <w:r w:rsidRPr="7C995945" w:rsidR="00001219">
        <w:rPr>
          <w:rFonts w:eastAsia="Calibri" w:cs="Arial"/>
        </w:rPr>
        <w:t xml:space="preserve"> </w:t>
      </w:r>
      <w:r w:rsidRPr="7C995945" w:rsidR="2103847F">
        <w:rPr>
          <w:rFonts w:eastAsia="Calibri" w:cs="Arial"/>
        </w:rPr>
        <w:t xml:space="preserve">which </w:t>
      </w:r>
      <w:r w:rsidR="00D97548">
        <w:rPr>
          <w:rFonts w:eastAsia="Calibri" w:cs="Arial"/>
        </w:rPr>
        <w:t>local auth</w:t>
      </w:r>
      <w:r w:rsidRPr="7C995945" w:rsidR="2103847F">
        <w:rPr>
          <w:rFonts w:eastAsia="Calibri" w:cs="Arial"/>
        </w:rPr>
        <w:t xml:space="preserve">orities are required to have a weekly separate food waste collection in place), with the last contract expiring in 2043. </w:t>
      </w:r>
      <w:r w:rsidRPr="7C995945" w:rsidR="55D903CB">
        <w:rPr>
          <w:rFonts w:eastAsia="Calibri" w:cs="Arial"/>
        </w:rPr>
        <w:t xml:space="preserve">Therefore, </w:t>
      </w:r>
      <w:r w:rsidRPr="7C995945" w:rsidR="2103847F">
        <w:rPr>
          <w:rFonts w:cs="Arial"/>
        </w:rPr>
        <w:t xml:space="preserve">Defra </w:t>
      </w:r>
      <w:r w:rsidR="00D555C3">
        <w:rPr>
          <w:rFonts w:cs="Arial"/>
        </w:rPr>
        <w:t>has explored</w:t>
      </w:r>
      <w:r w:rsidRPr="7C995945" w:rsidR="2103847F">
        <w:rPr>
          <w:rFonts w:cs="Arial"/>
        </w:rPr>
        <w:t xml:space="preserve"> whether transitional arrangements </w:t>
      </w:r>
      <w:r w:rsidRPr="7C995945">
        <w:rPr>
          <w:rFonts w:cs="Arial"/>
        </w:rPr>
        <w:t>are n</w:t>
      </w:r>
      <w:r w:rsidRPr="7C995945" w:rsidR="2103847F">
        <w:rPr>
          <w:rFonts w:cs="Arial"/>
        </w:rPr>
        <w:t>ecessary to mitigate any negative impact</w:t>
      </w:r>
      <w:r w:rsidR="00877B7E">
        <w:rPr>
          <w:rStyle w:val="FootnoteReference"/>
        </w:rPr>
        <w:footnoteReference w:id="339"/>
      </w:r>
      <w:r w:rsidRPr="7C995945" w:rsidR="2103847F">
        <w:rPr>
          <w:rFonts w:cs="Arial"/>
        </w:rPr>
        <w:t xml:space="preserve">. </w:t>
      </w:r>
    </w:p>
    <w:p w:rsidRPr="003F154D" w:rsidR="00554C21" w:rsidP="00554C21" w:rsidRDefault="00554C21" w14:paraId="12DA4E39" w14:textId="77777777">
      <w:pPr>
        <w:pStyle w:val="Heading4"/>
        <w:rPr>
          <w:rFonts w:eastAsia="Calibri"/>
          <w:sz w:val="24"/>
          <w:szCs w:val="24"/>
        </w:rPr>
      </w:pPr>
      <w:r w:rsidRPr="003F154D">
        <w:rPr>
          <w:rFonts w:eastAsia="Calibri"/>
          <w:sz w:val="24"/>
          <w:szCs w:val="24"/>
        </w:rPr>
        <w:t xml:space="preserve">Impact on Energy from Waste facilities </w:t>
      </w:r>
    </w:p>
    <w:p w:rsidRPr="00A677AC" w:rsidR="00554C21" w:rsidP="00554C21" w:rsidRDefault="00554C21" w14:paraId="5BF7A99D" w14:textId="4D298897">
      <w:pPr>
        <w:spacing w:after="120"/>
        <w:jc w:val="both"/>
        <w:rPr>
          <w:rFonts w:cs="Arial"/>
          <w:color w:val="000000" w:themeColor="text1"/>
          <w:lang w:eastAsia="en-GB"/>
        </w:rPr>
      </w:pPr>
      <w:r w:rsidRPr="00451F33">
        <w:rPr>
          <w:rFonts w:cs="Arial"/>
          <w:color w:val="000000" w:themeColor="text1"/>
          <w:lang w:eastAsia="en-GB"/>
        </w:rPr>
        <w:t>Additional recycling (including of food waste) can change the composition and tonnage of residual waste being sent for incineration. This can change the energy content of mixed residual waste, i.e.</w:t>
      </w:r>
      <w:r w:rsidR="00C737D7">
        <w:rPr>
          <w:rFonts w:cs="Arial"/>
          <w:color w:val="000000" w:themeColor="text1"/>
          <w:lang w:eastAsia="en-GB"/>
        </w:rPr>
        <w:t>,</w:t>
      </w:r>
      <w:r w:rsidRPr="00451F33">
        <w:rPr>
          <w:rFonts w:cs="Arial"/>
          <w:color w:val="000000" w:themeColor="text1"/>
          <w:lang w:eastAsia="en-GB"/>
        </w:rPr>
        <w:t xml:space="preserve"> its calorific value (CV). Higher CVs imply a higher amount of heat being released during the combustion process. CV changes can have an impact on incineration plant throughputs, with higher CVs reducing the amount of waste a plant can burn and vice-versa.</w:t>
      </w:r>
      <w:r w:rsidRPr="00451F33" w:rsidDel="00F338E3">
        <w:rPr>
          <w:rFonts w:cs="Arial"/>
          <w:color w:val="000000" w:themeColor="text1"/>
          <w:lang w:eastAsia="en-GB"/>
        </w:rPr>
        <w:t xml:space="preserve"> </w:t>
      </w:r>
      <w:r w:rsidR="00B5738D">
        <w:rPr>
          <w:rFonts w:cs="Arial"/>
          <w:color w:val="000000" w:themeColor="text1"/>
          <w:lang w:eastAsia="en-GB"/>
        </w:rPr>
        <w:t xml:space="preserve">This could lead to additional costs to </w:t>
      </w:r>
      <w:r w:rsidR="00D97548">
        <w:rPr>
          <w:rFonts w:cs="Arial"/>
          <w:color w:val="000000" w:themeColor="text1"/>
          <w:lang w:eastAsia="en-GB"/>
        </w:rPr>
        <w:t>local auth</w:t>
      </w:r>
      <w:r w:rsidR="00B5738D">
        <w:rPr>
          <w:rFonts w:cs="Arial"/>
          <w:color w:val="000000" w:themeColor="text1"/>
          <w:lang w:eastAsia="en-GB"/>
        </w:rPr>
        <w:t>orities with long-term EfW contracts</w:t>
      </w:r>
      <w:r w:rsidR="00037BF4">
        <w:rPr>
          <w:rFonts w:cs="Arial"/>
          <w:color w:val="000000" w:themeColor="text1"/>
          <w:lang w:eastAsia="en-GB"/>
        </w:rPr>
        <w:t>, which contain guaranteed minimum tonnage clauses</w:t>
      </w:r>
      <w:r w:rsidR="00B5738D">
        <w:rPr>
          <w:rFonts w:cs="Arial"/>
          <w:color w:val="000000" w:themeColor="text1"/>
          <w:lang w:eastAsia="en-GB"/>
        </w:rPr>
        <w:t xml:space="preserve">. As such, </w:t>
      </w:r>
      <w:r w:rsidRPr="3203B9F1">
        <w:rPr>
          <w:rFonts w:cs="Arial"/>
          <w:color w:val="000000" w:themeColor="text1"/>
          <w:lang w:eastAsia="en-GB"/>
        </w:rPr>
        <w:t xml:space="preserve">Defra </w:t>
      </w:r>
      <w:r w:rsidR="00EE3231">
        <w:rPr>
          <w:rFonts w:cs="Arial"/>
          <w:color w:val="000000" w:themeColor="text1"/>
          <w:lang w:eastAsia="en-GB"/>
        </w:rPr>
        <w:t>has explored</w:t>
      </w:r>
      <w:r w:rsidRPr="3203B9F1">
        <w:rPr>
          <w:rFonts w:cs="Arial"/>
          <w:color w:val="000000" w:themeColor="text1"/>
          <w:lang w:eastAsia="en-GB"/>
        </w:rPr>
        <w:t xml:space="preserve"> whether transitional arrangements are required </w:t>
      </w:r>
      <w:r w:rsidR="00301B70">
        <w:rPr>
          <w:rFonts w:cs="Arial"/>
          <w:color w:val="000000" w:themeColor="text1"/>
          <w:lang w:eastAsia="en-GB"/>
        </w:rPr>
        <w:t xml:space="preserve">to mitigate </w:t>
      </w:r>
      <w:r w:rsidR="00B5738D">
        <w:rPr>
          <w:rFonts w:cs="Arial"/>
          <w:color w:val="000000" w:themeColor="text1"/>
          <w:lang w:eastAsia="en-GB"/>
        </w:rPr>
        <w:t xml:space="preserve">these </w:t>
      </w:r>
      <w:r w:rsidR="00301B70">
        <w:rPr>
          <w:rFonts w:cs="Arial"/>
          <w:color w:val="000000" w:themeColor="text1"/>
          <w:lang w:eastAsia="en-GB"/>
        </w:rPr>
        <w:t>costs</w:t>
      </w:r>
      <w:r w:rsidR="00EE3231">
        <w:rPr>
          <w:rStyle w:val="FootnoteReference"/>
          <w:color w:val="000000" w:themeColor="text1"/>
          <w:lang w:eastAsia="en-GB"/>
        </w:rPr>
        <w:footnoteReference w:id="340"/>
      </w:r>
      <w:r w:rsidR="00B5738D">
        <w:rPr>
          <w:rFonts w:cs="Arial"/>
          <w:color w:val="000000" w:themeColor="text1"/>
          <w:lang w:eastAsia="en-GB"/>
        </w:rPr>
        <w:t>.</w:t>
      </w:r>
      <w:r w:rsidR="00301B70">
        <w:rPr>
          <w:rFonts w:cs="Arial"/>
          <w:color w:val="000000" w:themeColor="text1"/>
          <w:lang w:eastAsia="en-GB"/>
        </w:rPr>
        <w:t xml:space="preserve"> </w:t>
      </w:r>
    </w:p>
    <w:p w:rsidRPr="003F154D" w:rsidR="00554C21" w:rsidP="00554C21" w:rsidRDefault="00554C21" w14:paraId="03CC5DCF" w14:textId="20CCDEFB">
      <w:pPr>
        <w:pStyle w:val="Heading4"/>
        <w:rPr>
          <w:rFonts w:eastAsia="Calibri"/>
          <w:sz w:val="24"/>
          <w:szCs w:val="24"/>
        </w:rPr>
      </w:pPr>
      <w:r w:rsidRPr="003F154D">
        <w:rPr>
          <w:rFonts w:eastAsia="Calibri"/>
          <w:sz w:val="24"/>
          <w:szCs w:val="24"/>
        </w:rPr>
        <w:t xml:space="preserve">Landfill </w:t>
      </w:r>
    </w:p>
    <w:p w:rsidRPr="00451F33" w:rsidR="00554C21" w:rsidP="00554C21" w:rsidRDefault="2103847F" w14:paraId="52376EF1" w14:textId="70D1A7DA">
      <w:pPr>
        <w:autoSpaceDE w:val="0"/>
        <w:autoSpaceDN w:val="0"/>
        <w:adjustRightInd w:val="0"/>
        <w:spacing w:after="160" w:line="259" w:lineRule="auto"/>
        <w:jc w:val="both"/>
        <w:rPr>
          <w:rFonts w:eastAsia="Calibri" w:cs="Arial"/>
        </w:rPr>
      </w:pPr>
      <w:bookmarkStart w:name="_Hlk73609544" w:id="122"/>
      <w:bookmarkStart w:name="_Hlk73011384" w:id="123"/>
      <w:r w:rsidRPr="00451F33">
        <w:rPr>
          <w:rFonts w:eastAsia="Calibri" w:cs="Arial"/>
        </w:rPr>
        <w:t>Implementation of the policies of the Resources and Waste Strategy</w:t>
      </w:r>
      <w:r w:rsidRPr="00451F33" w:rsidR="00554C21">
        <w:rPr>
          <w:rFonts w:eastAsia="SimSun" w:cs="Arial"/>
          <w:vertAlign w:val="superscript"/>
        </w:rPr>
        <w:footnoteReference w:id="341"/>
      </w:r>
      <w:r w:rsidRPr="00451F33">
        <w:rPr>
          <w:rFonts w:eastAsia="Calibri" w:cs="Arial"/>
        </w:rPr>
        <w:t xml:space="preserve"> (RWS) </w:t>
      </w:r>
      <w:r w:rsidR="006B71CA">
        <w:rPr>
          <w:rFonts w:eastAsia="Calibri" w:cs="Arial"/>
        </w:rPr>
        <w:t>are</w:t>
      </w:r>
      <w:r w:rsidRPr="00451F33">
        <w:rPr>
          <w:rFonts w:eastAsia="Calibri" w:cs="Arial"/>
        </w:rPr>
        <w:t xml:space="preserve"> expected to reduce the total tonnage of household-like waste from municipal sources going to landfill. They will also, depending on the quantity of biodegradable waste they divert from landfill, reduce gas and leachate generation</w:t>
      </w:r>
      <w:r w:rsidRPr="00451F33" w:rsidR="00554C21">
        <w:rPr>
          <w:rFonts w:eastAsia="Calibri" w:cs="Arial"/>
          <w:vertAlign w:val="superscript"/>
        </w:rPr>
        <w:footnoteReference w:id="342"/>
      </w:r>
      <w:r w:rsidRPr="00451F33">
        <w:rPr>
          <w:rFonts w:eastAsia="Calibri" w:cs="Arial"/>
        </w:rPr>
        <w:t>. In the long run this should reduce the landfill aftercare costs</w:t>
      </w:r>
      <w:r w:rsidRPr="00451F33" w:rsidR="00554C21">
        <w:rPr>
          <w:rFonts w:eastAsia="Calibri" w:cs="Arial"/>
          <w:vertAlign w:val="superscript"/>
        </w:rPr>
        <w:footnoteReference w:id="343"/>
      </w:r>
      <w:r w:rsidRPr="00451F33">
        <w:rPr>
          <w:rFonts w:eastAsia="Calibri" w:cs="Arial"/>
        </w:rPr>
        <w:t>, however, landfill revenues from gate fees and landfill gas extraction will reduce proportionately. Some of these changes are already anticipated by landfill operators, as demonstrated in a report</w:t>
      </w:r>
      <w:r w:rsidRPr="00451F33" w:rsidR="00554C21">
        <w:rPr>
          <w:rFonts w:eastAsia="Calibri" w:cs="Arial"/>
          <w:vertAlign w:val="superscript"/>
        </w:rPr>
        <w:footnoteReference w:id="344"/>
      </w:r>
      <w:r w:rsidRPr="00451F33">
        <w:rPr>
          <w:rFonts w:eastAsia="Calibri" w:cs="Arial"/>
        </w:rPr>
        <w:t xml:space="preserve"> written by Resource and Waste Solutions LLP (RWSP), commissioned by Defra. </w:t>
      </w:r>
    </w:p>
    <w:p w:rsidRPr="00451F33" w:rsidR="00554C21" w:rsidP="00554C21" w:rsidRDefault="2103847F" w14:paraId="33A7FBDA" w14:textId="374A20D2">
      <w:pPr>
        <w:autoSpaceDE w:val="0"/>
        <w:autoSpaceDN w:val="0"/>
        <w:adjustRightInd w:val="0"/>
        <w:spacing w:after="160" w:line="259" w:lineRule="auto"/>
        <w:jc w:val="both"/>
        <w:rPr>
          <w:rFonts w:eastAsia="Calibri" w:cs="Arial"/>
        </w:rPr>
      </w:pPr>
      <w:r w:rsidRPr="00451F33">
        <w:rPr>
          <w:rFonts w:eastAsia="Calibri" w:cs="Arial"/>
        </w:rPr>
        <w:t xml:space="preserve">The (RWSP) report aimed to review the financial implications and the climate change impacts of current landfill operations, under the projected policy proposals associated with the RWS, the Environment </w:t>
      </w:r>
      <w:r w:rsidR="00932C00">
        <w:rPr>
          <w:rFonts w:eastAsia="Calibri" w:cs="Arial"/>
        </w:rPr>
        <w:t>Act</w:t>
      </w:r>
      <w:r w:rsidR="001B2F85">
        <w:rPr>
          <w:rFonts w:eastAsia="Calibri" w:cs="Arial"/>
        </w:rPr>
        <w:t xml:space="preserve"> 2021</w:t>
      </w:r>
      <w:r w:rsidRPr="00451F33" w:rsidR="00554C21">
        <w:rPr>
          <w:rFonts w:eastAsia="SimSun" w:cs="Arial"/>
          <w:vertAlign w:val="superscript"/>
        </w:rPr>
        <w:footnoteReference w:id="345"/>
      </w:r>
      <w:r w:rsidRPr="00451F33">
        <w:rPr>
          <w:rFonts w:eastAsia="Calibri" w:cs="Arial"/>
        </w:rPr>
        <w:t xml:space="preserve"> and the Climate Change Act</w:t>
      </w:r>
      <w:r w:rsidR="003B3BBC">
        <w:rPr>
          <w:rFonts w:eastAsia="Calibri" w:cs="Arial"/>
        </w:rPr>
        <w:t xml:space="preserve"> 2008</w:t>
      </w:r>
      <w:r w:rsidR="003B3BBC">
        <w:rPr>
          <w:rStyle w:val="FootnoteReference"/>
          <w:rFonts w:eastAsia="Calibri"/>
        </w:rPr>
        <w:footnoteReference w:id="346"/>
      </w:r>
      <w:r w:rsidRPr="00451F33">
        <w:rPr>
          <w:rFonts w:eastAsia="Calibri" w:cs="Arial"/>
        </w:rPr>
        <w:t>. The findings of the report are summarised below:</w:t>
      </w:r>
    </w:p>
    <w:p w:rsidRPr="00451F33" w:rsidR="00554C21" w:rsidP="00554C21" w:rsidRDefault="2103847F" w14:paraId="4E75AE0A" w14:textId="77777777">
      <w:pPr>
        <w:numPr>
          <w:ilvl w:val="0"/>
          <w:numId w:val="34"/>
        </w:numPr>
        <w:spacing w:after="160" w:line="259" w:lineRule="auto"/>
        <w:contextualSpacing/>
        <w:jc w:val="both"/>
        <w:rPr>
          <w:rFonts w:eastAsia="Calibri" w:cs="Arial"/>
        </w:rPr>
      </w:pPr>
      <w:r w:rsidRPr="00451F33">
        <w:rPr>
          <w:rFonts w:eastAsia="Calibri" w:cs="Arial"/>
        </w:rPr>
        <w:t>The amount of residual waste going to landfill, in the period 2013-18, remained relatively constant at around 27 million tonnes (+/- 1 million) with the waste being comprised of three main types: soil and stones (42%), wastes from mechanical treatment (28%) and household-like waste (11%). In the same period, the number of operational landfill sites reduced from 170 to 155, with 75% of remaining capacity concentrated at 36 of the remaining plants. At current landfilling rates, the report found there are c. 6 years of permitted capacity for non-hazardous waste left at these existing plants</w:t>
      </w:r>
      <w:r w:rsidRPr="00451F33" w:rsidR="00554C21">
        <w:rPr>
          <w:rFonts w:eastAsia="Calibri" w:cs="Arial"/>
          <w:vertAlign w:val="superscript"/>
        </w:rPr>
        <w:footnoteReference w:id="347"/>
      </w:r>
      <w:r w:rsidRPr="00451F33">
        <w:rPr>
          <w:rFonts w:eastAsia="Calibri" w:cs="Arial"/>
        </w:rPr>
        <w:t xml:space="preserve"> – though </w:t>
      </w:r>
      <w:r w:rsidRPr="00451F33">
        <w:rPr>
          <w:rFonts w:eastAsia="Calibri" w:cs="Arial"/>
        </w:rPr>
        <w:t>significant regional variations exist (particularly limited capacity in north-east and south-west areas). However, the Resource and Waste Strategy may mean this existing capacity extend this to between 10 and 12 years</w:t>
      </w:r>
      <w:r w:rsidRPr="00451F33" w:rsidR="00554C21">
        <w:rPr>
          <w:rFonts w:eastAsia="SimSun" w:cs="Arial"/>
          <w:vertAlign w:val="superscript"/>
        </w:rPr>
        <w:footnoteReference w:id="348"/>
      </w:r>
      <w:r w:rsidRPr="00451F33">
        <w:rPr>
          <w:rFonts w:eastAsia="Calibri" w:cs="Arial"/>
        </w:rPr>
        <w:t xml:space="preserve">. </w:t>
      </w:r>
    </w:p>
    <w:p w:rsidRPr="00451F33" w:rsidR="00554C21" w:rsidP="00554C21" w:rsidRDefault="00554C21" w14:paraId="13A2994A" w14:textId="77777777">
      <w:pPr>
        <w:numPr>
          <w:ilvl w:val="0"/>
          <w:numId w:val="34"/>
        </w:numPr>
        <w:autoSpaceDE w:val="0"/>
        <w:autoSpaceDN w:val="0"/>
        <w:adjustRightInd w:val="0"/>
        <w:spacing w:after="160" w:line="259" w:lineRule="auto"/>
        <w:contextualSpacing/>
        <w:jc w:val="both"/>
        <w:rPr>
          <w:rFonts w:eastAsia="Calibri" w:cs="Arial"/>
        </w:rPr>
      </w:pPr>
      <w:r w:rsidRPr="00451F33">
        <w:rPr>
          <w:rFonts w:eastAsia="Calibri" w:cs="Arial"/>
        </w:rPr>
        <w:t>Furthermore, it showed that many operators are actively engaged in reducing the number of active landfill sites. It is expected that the total number of active biodegradable waste landfills will continue to fall steadily over the next 10 to 15 years. Similarly, the companies – that were contacted as part of this project – have no firm plans to develop new landfill sites, however, this doesn’t mean future landfill sites won’t ever be built if needed.</w:t>
      </w:r>
    </w:p>
    <w:p w:rsidRPr="00451F33" w:rsidR="00554C21" w:rsidP="00554C21" w:rsidRDefault="2103847F" w14:paraId="5FDF75B0" w14:textId="77777777">
      <w:pPr>
        <w:numPr>
          <w:ilvl w:val="0"/>
          <w:numId w:val="34"/>
        </w:numPr>
        <w:autoSpaceDE w:val="0"/>
        <w:autoSpaceDN w:val="0"/>
        <w:adjustRightInd w:val="0"/>
        <w:spacing w:after="160" w:line="259" w:lineRule="auto"/>
        <w:contextualSpacing/>
        <w:jc w:val="both"/>
        <w:rPr>
          <w:rFonts w:eastAsia="Calibri" w:cs="Arial"/>
        </w:rPr>
      </w:pPr>
      <w:r w:rsidRPr="00451F33">
        <w:rPr>
          <w:rFonts w:eastAsia="Calibri" w:cs="Arial"/>
        </w:rPr>
        <w:t xml:space="preserve">The importance of landfill is not to be misunderstood. Successful waste initiatives and better waste management practice will not </w:t>
      </w:r>
      <w:proofErr w:type="gramStart"/>
      <w:r w:rsidRPr="00451F33">
        <w:rPr>
          <w:rFonts w:eastAsia="Calibri" w:cs="Arial"/>
        </w:rPr>
        <w:t>completely eliminate</w:t>
      </w:r>
      <w:proofErr w:type="gramEnd"/>
      <w:r w:rsidRPr="00451F33">
        <w:rPr>
          <w:rFonts w:eastAsia="Calibri" w:cs="Arial"/>
        </w:rPr>
        <w:t xml:space="preserve"> the need for landfill sites. There will still exist some continued disposal of inert and construction, demolition and excavation wastes, and landfill provides an emergency disposal measure in the case of </w:t>
      </w:r>
      <w:proofErr w:type="spellStart"/>
      <w:r w:rsidRPr="00451F33">
        <w:rPr>
          <w:rFonts w:eastAsia="Calibri" w:cs="Arial"/>
        </w:rPr>
        <w:t>recyclate</w:t>
      </w:r>
      <w:proofErr w:type="spellEnd"/>
      <w:r w:rsidRPr="00451F33">
        <w:rPr>
          <w:rFonts w:eastAsia="Calibri" w:cs="Arial"/>
        </w:rPr>
        <w:t xml:space="preserve"> market failures, treatment plant breakdowns or incidents such as the Foot and Mouth outbreak</w:t>
      </w:r>
      <w:r w:rsidRPr="00451F33" w:rsidR="00554C21">
        <w:rPr>
          <w:rFonts w:eastAsia="Calibri" w:cs="Arial"/>
          <w:vertAlign w:val="superscript"/>
        </w:rPr>
        <w:footnoteReference w:id="349"/>
      </w:r>
      <w:r w:rsidRPr="002E523A">
        <w:rPr>
          <w:rFonts w:eastAsia="Calibri" w:cs="Arial"/>
        </w:rPr>
        <w:t>.</w:t>
      </w:r>
      <w:r w:rsidRPr="00451F33">
        <w:rPr>
          <w:rFonts w:eastAsia="Calibri" w:cs="Arial"/>
        </w:rPr>
        <w:t xml:space="preserve"> Some of this is already being reflected in individual strategies by the landfill operators, e.g.</w:t>
      </w:r>
      <w:r>
        <w:rPr>
          <w:rFonts w:eastAsia="Calibri" w:cs="Arial"/>
        </w:rPr>
        <w:t>,</w:t>
      </w:r>
      <w:r w:rsidRPr="00451F33">
        <w:rPr>
          <w:rFonts w:eastAsia="Calibri" w:cs="Arial"/>
        </w:rPr>
        <w:t xml:space="preserve"> focus on inert, construction, demolition and excavation wastes. </w:t>
      </w:r>
    </w:p>
    <w:p w:rsidRPr="00451F33" w:rsidR="00554C21" w:rsidP="00554C21" w:rsidRDefault="00554C21" w14:paraId="1AB2B78F" w14:textId="77777777">
      <w:pPr>
        <w:numPr>
          <w:ilvl w:val="0"/>
          <w:numId w:val="34"/>
        </w:numPr>
        <w:autoSpaceDE w:val="0"/>
        <w:autoSpaceDN w:val="0"/>
        <w:adjustRightInd w:val="0"/>
        <w:spacing w:after="160" w:line="259" w:lineRule="auto"/>
        <w:contextualSpacing/>
        <w:jc w:val="both"/>
        <w:rPr>
          <w:rFonts w:eastAsia="Calibri" w:cs="Arial"/>
        </w:rPr>
      </w:pPr>
      <w:r w:rsidRPr="00451F33">
        <w:rPr>
          <w:rFonts w:eastAsia="Calibri" w:cs="Arial"/>
        </w:rPr>
        <w:t xml:space="preserve">Taking the above into account, and the advice from industry experts, the report finds it is unlikely there will be further additional unit costs (i.e., cost per tonne to landfill) associated with landfilling or aftercare costs. This is because the effect of lower gas production, predicted under the RWS scenario, is offset by the cessation of renewable obligation (ROCs) payments in 2027. These payments are very similar to the costs of landfill gas generation.  </w:t>
      </w:r>
    </w:p>
    <w:p w:rsidRPr="00451F33" w:rsidR="00554C21" w:rsidP="00554C21" w:rsidRDefault="00554C21" w14:paraId="55389B86" w14:textId="0106F821">
      <w:pPr>
        <w:numPr>
          <w:ilvl w:val="0"/>
          <w:numId w:val="34"/>
        </w:numPr>
        <w:autoSpaceDE w:val="0"/>
        <w:autoSpaceDN w:val="0"/>
        <w:adjustRightInd w:val="0"/>
        <w:spacing w:after="160" w:line="259" w:lineRule="auto"/>
        <w:contextualSpacing/>
        <w:jc w:val="both"/>
        <w:rPr>
          <w:rFonts w:eastAsia="Calibri" w:cs="Arial"/>
        </w:rPr>
      </w:pPr>
      <w:r w:rsidRPr="00451F33">
        <w:rPr>
          <w:rFonts w:eastAsia="Calibri" w:cs="Arial"/>
        </w:rPr>
        <w:t xml:space="preserve">The overall deprioritising of landfill disposal has been a successful result of increasing pressures to deliver better environmental outcomes via measures such as the landfill tax and deployment of better disposal technologies. This will be further supported by the measures set out in the Environment </w:t>
      </w:r>
      <w:r w:rsidR="0093372B">
        <w:rPr>
          <w:rFonts w:eastAsia="Calibri" w:cs="Arial"/>
        </w:rPr>
        <w:t>Act 2021</w:t>
      </w:r>
      <w:r w:rsidRPr="00451F33">
        <w:rPr>
          <w:rFonts w:eastAsia="Calibri" w:cs="Arial"/>
        </w:rPr>
        <w:t>, including recommendations set out in this IA.</w:t>
      </w:r>
      <w:bookmarkEnd w:id="122"/>
      <w:bookmarkEnd w:id="123"/>
    </w:p>
    <w:p w:rsidR="00CA52E2" w:rsidP="00101A16" w:rsidRDefault="00CA52E2" w14:paraId="1FBA16FB" w14:textId="77777777">
      <w:pPr>
        <w:spacing w:after="160" w:line="259" w:lineRule="auto"/>
        <w:jc w:val="both"/>
        <w:rPr>
          <w:rFonts w:eastAsia="Calibri" w:cs="Arial"/>
        </w:rPr>
      </w:pPr>
    </w:p>
    <w:p w:rsidRPr="00451F33" w:rsidR="00850724" w:rsidP="00101A16" w:rsidRDefault="00210EC5" w14:paraId="3C82FB33" w14:textId="77111005">
      <w:pPr>
        <w:spacing w:after="160" w:line="259" w:lineRule="auto"/>
        <w:jc w:val="both"/>
        <w:rPr>
          <w:rFonts w:eastAsia="Calibri" w:cs="Arial"/>
        </w:rPr>
      </w:pPr>
      <w:r w:rsidRPr="0063288D">
        <w:rPr>
          <w:rFonts w:eastAsia="Calibri" w:cs="Arial"/>
        </w:rPr>
        <w:t>Environment Agency data</w:t>
      </w:r>
      <w:r w:rsidRPr="0063288D" w:rsidR="0023094C">
        <w:rPr>
          <w:rStyle w:val="FootnoteReference"/>
          <w:rFonts w:eastAsia="Calibri"/>
        </w:rPr>
        <w:footnoteReference w:id="350"/>
      </w:r>
      <w:r w:rsidRPr="0063288D">
        <w:rPr>
          <w:rFonts w:eastAsia="Calibri" w:cs="Arial"/>
        </w:rPr>
        <w:t xml:space="preserve"> shows</w:t>
      </w:r>
      <w:r w:rsidRPr="00101A16">
        <w:rPr>
          <w:rFonts w:eastAsia="Calibri" w:cs="Arial"/>
        </w:rPr>
        <w:t xml:space="preserve"> that at the end of 2022 (the most recent data available), the total remaining permitted landfill capacity in England was 340,359,000 cubic metres (m</w:t>
      </w:r>
      <w:r w:rsidRPr="00101A16">
        <w:rPr>
          <w:rFonts w:eastAsia="Calibri" w:cs="Arial"/>
          <w:vertAlign w:val="superscript"/>
        </w:rPr>
        <w:t>3</w:t>
      </w:r>
      <w:r w:rsidRPr="00101A16">
        <w:rPr>
          <w:rFonts w:eastAsia="Calibri" w:cs="Arial"/>
        </w:rPr>
        <w:t>)</w:t>
      </w:r>
      <w:r w:rsidR="00F73E57">
        <w:rPr>
          <w:rStyle w:val="FootnoteReference"/>
          <w:rFonts w:eastAsia="Calibri"/>
        </w:rPr>
        <w:footnoteReference w:id="351"/>
      </w:r>
      <w:r w:rsidRPr="00101A16">
        <w:rPr>
          <w:rFonts w:eastAsia="Calibri" w:cs="Arial"/>
        </w:rPr>
        <w:t>. The remaining non-hazardous landfill capacity in England was 202,604,000m</w:t>
      </w:r>
      <w:r w:rsidRPr="00101A16">
        <w:rPr>
          <w:rFonts w:eastAsia="Calibri" w:cs="Arial"/>
          <w:vertAlign w:val="superscript"/>
        </w:rPr>
        <w:t>3</w:t>
      </w:r>
      <w:r w:rsidRPr="00101A16">
        <w:rPr>
          <w:rFonts w:eastAsia="Calibri" w:cs="Arial"/>
        </w:rPr>
        <w:t xml:space="preserve"> which, using a conversion factor, </w:t>
      </w:r>
      <w:bookmarkStart w:name="_Hlk165987308" w:id="124"/>
      <w:r w:rsidRPr="00101A16">
        <w:rPr>
          <w:rFonts w:eastAsia="Calibri" w:cs="Arial"/>
        </w:rPr>
        <w:t>equates to approximately 235Mt of remaining capacity</w:t>
      </w:r>
      <w:bookmarkEnd w:id="124"/>
      <w:r w:rsidR="00B12FED">
        <w:rPr>
          <w:rStyle w:val="FootnoteReference"/>
          <w:rFonts w:eastAsia="Calibri"/>
        </w:rPr>
        <w:footnoteReference w:id="352"/>
      </w:r>
      <w:r w:rsidR="00B12FED">
        <w:rPr>
          <w:rStyle w:val="FootnoteReference"/>
          <w:rFonts w:eastAsia="Calibri"/>
        </w:rPr>
        <w:footnoteReference w:id="353"/>
      </w:r>
      <w:r w:rsidRPr="00101A16">
        <w:rPr>
          <w:rFonts w:eastAsia="Calibri" w:cs="Arial"/>
        </w:rPr>
        <w:t>.</w:t>
      </w:r>
    </w:p>
    <w:p w:rsidRPr="00451F33" w:rsidR="00554C21" w:rsidP="00554C21" w:rsidRDefault="00554C21" w14:paraId="77B354D1" w14:textId="77777777">
      <w:pPr>
        <w:pStyle w:val="Heading3"/>
        <w:rPr>
          <w:rFonts w:eastAsia="Calibri"/>
          <w:b w:val="0"/>
          <w:bCs w:val="0"/>
        </w:rPr>
      </w:pPr>
      <w:r w:rsidRPr="00451F33">
        <w:rPr>
          <w:rFonts w:eastAsia="Calibri"/>
        </w:rPr>
        <w:t>Material quality and associated prices</w:t>
      </w:r>
    </w:p>
    <w:p w:rsidR="00882A4D" w:rsidP="00554C21" w:rsidRDefault="2103847F" w14:paraId="5A53B96D" w14:textId="48D5E52D">
      <w:pPr>
        <w:spacing w:after="160" w:line="259" w:lineRule="auto"/>
        <w:jc w:val="both"/>
        <w:rPr>
          <w:rFonts w:eastAsia="Calibri" w:cs="Arial"/>
        </w:rPr>
      </w:pPr>
      <w:bookmarkStart w:name="_Hlk93418314" w:id="125"/>
      <w:r w:rsidRPr="00451F33">
        <w:rPr>
          <w:rFonts w:eastAsia="Calibri" w:cs="Arial"/>
        </w:rPr>
        <w:t xml:space="preserve">We were not able to monetise the quality of </w:t>
      </w:r>
      <w:proofErr w:type="spellStart"/>
      <w:r w:rsidRPr="00451F33">
        <w:rPr>
          <w:rFonts w:eastAsia="Calibri" w:cs="Arial"/>
        </w:rPr>
        <w:t>recyclate</w:t>
      </w:r>
      <w:proofErr w:type="spellEnd"/>
      <w:r w:rsidRPr="00451F33">
        <w:rPr>
          <w:rFonts w:eastAsia="Calibri" w:cs="Arial"/>
        </w:rPr>
        <w:t xml:space="preserve"> produced due to improved material segregation and lower contamination of recycling streams</w:t>
      </w:r>
      <w:bookmarkEnd w:id="125"/>
      <w:r w:rsidRPr="00451F33">
        <w:rPr>
          <w:rFonts w:eastAsia="Calibri" w:cs="Arial"/>
        </w:rPr>
        <w:t xml:space="preserve">. </w:t>
      </w:r>
      <w:r w:rsidRPr="00FF2E81" w:rsidR="3E6B6A04">
        <w:rPr>
          <w:rFonts w:eastAsia="Calibri" w:cs="Arial"/>
        </w:rPr>
        <w:t>This is because</w:t>
      </w:r>
      <w:r w:rsidRPr="00FF2E81" w:rsidR="28F8595B">
        <w:rPr>
          <w:rFonts w:eastAsia="Calibri" w:cs="Arial"/>
        </w:rPr>
        <w:t xml:space="preserve"> of </w:t>
      </w:r>
      <w:r w:rsidRPr="00FF2E81" w:rsidR="3E6B6A04">
        <w:rPr>
          <w:rFonts w:eastAsia="Calibri" w:cs="Arial"/>
        </w:rPr>
        <w:t xml:space="preserve">uncertainty </w:t>
      </w:r>
      <w:r w:rsidRPr="00FF2E81" w:rsidR="28F8595B">
        <w:rPr>
          <w:rFonts w:eastAsia="Calibri" w:cs="Arial"/>
        </w:rPr>
        <w:t xml:space="preserve">related to changes in material quality and </w:t>
      </w:r>
      <w:r w:rsidRPr="00FF2E81" w:rsidR="6D951CA7">
        <w:rPr>
          <w:rFonts w:eastAsia="Calibri" w:cs="Arial"/>
        </w:rPr>
        <w:t xml:space="preserve">the </w:t>
      </w:r>
      <w:r w:rsidRPr="00FF2E81" w:rsidR="28F8595B">
        <w:rPr>
          <w:rFonts w:eastAsia="Calibri" w:cs="Arial"/>
        </w:rPr>
        <w:t>associated price</w:t>
      </w:r>
      <w:r w:rsidRPr="00FF2E81" w:rsidR="6D951CA7">
        <w:rPr>
          <w:rFonts w:eastAsia="Calibri" w:cs="Arial"/>
        </w:rPr>
        <w:t xml:space="preserve"> premiums which higher quality material can attract</w:t>
      </w:r>
      <w:r w:rsidRPr="6AA25A00" w:rsidR="00882A4D">
        <w:rPr>
          <w:rStyle w:val="FootnoteReference"/>
          <w:rFonts w:eastAsia="Calibri"/>
          <w:sz w:val="24"/>
        </w:rPr>
        <w:footnoteReference w:id="354"/>
      </w:r>
      <w:r w:rsidRPr="00FF2E81" w:rsidR="28F8595B">
        <w:rPr>
          <w:rFonts w:eastAsia="Calibri" w:cs="Arial"/>
        </w:rPr>
        <w:t>.</w:t>
      </w:r>
      <w:r w:rsidRPr="00FF2E81" w:rsidDel="007B7C20" w:rsidR="28F8595B">
        <w:rPr>
          <w:rFonts w:eastAsia="Calibri" w:cs="Arial"/>
        </w:rPr>
        <w:t xml:space="preserve"> </w:t>
      </w:r>
      <w:r w:rsidRPr="00FF2E81" w:rsidR="6D951CA7">
        <w:rPr>
          <w:rFonts w:eastAsia="Calibri" w:cs="Arial"/>
        </w:rPr>
        <w:t xml:space="preserve">It should also be noted that market conditions will have a significant impact on the </w:t>
      </w:r>
      <w:r w:rsidRPr="00FF2E81" w:rsidR="6D951CA7">
        <w:rPr>
          <w:rFonts w:eastAsia="Calibri" w:cs="Arial"/>
        </w:rPr>
        <w:t xml:space="preserve">premiums higher </w:t>
      </w:r>
      <w:r w:rsidRPr="00FF2E81" w:rsidR="3A49368D">
        <w:rPr>
          <w:rFonts w:eastAsia="Calibri" w:cs="Arial"/>
        </w:rPr>
        <w:t xml:space="preserve">material </w:t>
      </w:r>
      <w:r w:rsidRPr="00FF2E81" w:rsidR="6D951CA7">
        <w:rPr>
          <w:rFonts w:eastAsia="Calibri" w:cs="Arial"/>
        </w:rPr>
        <w:t xml:space="preserve">quality can attract, with significant events such as countries </w:t>
      </w:r>
      <w:r w:rsidRPr="00FF2E81" w:rsidR="64147E68">
        <w:rPr>
          <w:rFonts w:eastAsia="Calibri" w:cs="Arial"/>
        </w:rPr>
        <w:t xml:space="preserve">potentially </w:t>
      </w:r>
      <w:r w:rsidRPr="00FF2E81" w:rsidR="6D951CA7">
        <w:rPr>
          <w:rFonts w:eastAsia="Calibri" w:cs="Arial"/>
        </w:rPr>
        <w:t>banning the imports of certain material streams</w:t>
      </w:r>
      <w:r w:rsidRPr="00FF2E81" w:rsidR="64147E68">
        <w:rPr>
          <w:rFonts w:eastAsia="Calibri" w:cs="Arial"/>
        </w:rPr>
        <w:t xml:space="preserve"> or quality grades</w:t>
      </w:r>
      <w:r w:rsidRPr="00FF2E81" w:rsidR="6D951CA7">
        <w:rPr>
          <w:rFonts w:eastAsia="Calibri" w:cs="Arial"/>
        </w:rPr>
        <w:t xml:space="preserve"> in the future</w:t>
      </w:r>
      <w:r w:rsidRPr="43EDCD69">
        <w:rPr>
          <w:rStyle w:val="FootnoteReference"/>
          <w:rFonts w:eastAsia="Calibri"/>
          <w:sz w:val="24"/>
        </w:rPr>
        <w:footnoteReference w:id="355"/>
      </w:r>
      <w:r w:rsidR="00792EC0">
        <w:rPr>
          <w:rFonts w:eastAsia="Calibri" w:cs="Arial"/>
          <w:vertAlign w:val="superscript"/>
        </w:rPr>
        <w:t xml:space="preserve"> </w:t>
      </w:r>
      <w:r w:rsidRPr="43EDCD69">
        <w:rPr>
          <w:rStyle w:val="FootnoteReference"/>
          <w:rFonts w:eastAsia="Calibri"/>
          <w:sz w:val="24"/>
        </w:rPr>
        <w:footnoteReference w:id="356"/>
      </w:r>
      <w:r w:rsidRPr="00FF2E81" w:rsidR="6D951CA7">
        <w:rPr>
          <w:rFonts w:eastAsia="Calibri" w:cs="Arial"/>
        </w:rPr>
        <w:t xml:space="preserve">. </w:t>
      </w:r>
    </w:p>
    <w:p w:rsidRPr="00451F33" w:rsidR="00554C21" w:rsidP="00554C21" w:rsidRDefault="3E6B6A04" w14:paraId="35C9E0C5" w14:textId="6E9C7E43">
      <w:pPr>
        <w:spacing w:after="160" w:line="259" w:lineRule="auto"/>
        <w:jc w:val="both"/>
        <w:rPr>
          <w:rFonts w:eastAsia="Calibri" w:cs="Arial"/>
        </w:rPr>
      </w:pPr>
      <w:r w:rsidRPr="00882A4D">
        <w:rPr>
          <w:rFonts w:eastAsia="Calibri" w:cs="Arial"/>
        </w:rPr>
        <w:t>O</w:t>
      </w:r>
      <w:r w:rsidRPr="00882A4D" w:rsidR="2103847F">
        <w:rPr>
          <w:rFonts w:eastAsia="Calibri" w:cs="Arial"/>
        </w:rPr>
        <w:t>ur</w:t>
      </w:r>
      <w:r w:rsidRPr="00451F33" w:rsidR="2103847F">
        <w:rPr>
          <w:rFonts w:eastAsia="Calibri" w:cs="Arial"/>
        </w:rPr>
        <w:t xml:space="preserve"> literature review suggests that there is the potential for </w:t>
      </w:r>
      <w:r w:rsidR="2103847F">
        <w:rPr>
          <w:rFonts w:eastAsia="Calibri" w:cs="Arial"/>
        </w:rPr>
        <w:t xml:space="preserve">certain </w:t>
      </w:r>
      <w:proofErr w:type="spellStart"/>
      <w:r w:rsidR="2103847F">
        <w:rPr>
          <w:rFonts w:eastAsia="Calibri" w:cs="Arial"/>
        </w:rPr>
        <w:t>recyclate</w:t>
      </w:r>
      <w:proofErr w:type="spellEnd"/>
      <w:r w:rsidRPr="00451F33" w:rsidR="2103847F">
        <w:rPr>
          <w:rFonts w:eastAsia="Calibri" w:cs="Arial"/>
        </w:rPr>
        <w:t xml:space="preserve"> streams to attract a quality premium when materials are separately collected</w:t>
      </w:r>
      <w:r w:rsidRPr="43EDCD69" w:rsidR="00554C21">
        <w:rPr>
          <w:rStyle w:val="FootnoteReference"/>
          <w:rFonts w:eastAsia="Calibri" w:cs="Arial"/>
          <w:sz w:val="24"/>
        </w:rPr>
        <w:footnoteReference w:id="357"/>
      </w:r>
      <w:r w:rsidRPr="43EDCD69" w:rsidR="001A5272">
        <w:rPr>
          <w:rStyle w:val="FootnoteReference"/>
          <w:rFonts w:eastAsia="Calibri"/>
          <w:sz w:val="24"/>
        </w:rPr>
        <w:footnoteReference w:id="358"/>
      </w:r>
      <w:r w:rsidRPr="004C123B" w:rsidR="2103847F">
        <w:rPr>
          <w:rFonts w:eastAsia="Calibri" w:cs="Arial"/>
        </w:rPr>
        <w:t>.</w:t>
      </w:r>
      <w:r w:rsidRPr="00451F33" w:rsidR="2103847F">
        <w:rPr>
          <w:rFonts w:eastAsia="Calibri" w:cs="Arial"/>
        </w:rPr>
        <w:t xml:space="preserve"> By separating paper and cardboard into a separate stream, it </w:t>
      </w:r>
      <w:r w:rsidR="00507EE5">
        <w:rPr>
          <w:rFonts w:eastAsia="Calibri" w:cs="Arial"/>
        </w:rPr>
        <w:t>may reduce</w:t>
      </w:r>
      <w:r w:rsidRPr="00451F33" w:rsidR="2103847F">
        <w:rPr>
          <w:rFonts w:eastAsia="Calibri" w:cs="Arial"/>
        </w:rPr>
        <w:t xml:space="preserve"> contamination from plastic or metal drinks containers, which can cause the paper/card to become sodden and end up being rejected by MRFs as a contaminant. According to a report commissioned by Valpak, there is potential for a premium to be attracted for high quality paper </w:t>
      </w:r>
      <w:r w:rsidR="00692A8F">
        <w:rPr>
          <w:rFonts w:eastAsia="Calibri" w:cs="Arial"/>
        </w:rPr>
        <w:t>and</w:t>
      </w:r>
      <w:r w:rsidRPr="00451F33" w:rsidR="2103847F">
        <w:rPr>
          <w:rFonts w:eastAsia="Calibri" w:cs="Arial"/>
        </w:rPr>
        <w:t xml:space="preserve"> card recycling. A report investigating the impact of proposed packaging reforms estimated a £10 per tonne uplift for separately collected paper and cardboard, although this report notes that the modelled uplift was a conservative estimate</w:t>
      </w:r>
      <w:r w:rsidRPr="00451F33" w:rsidR="00554C21">
        <w:rPr>
          <w:rFonts w:eastAsia="Calibri" w:cs="Arial"/>
          <w:vertAlign w:val="superscript"/>
        </w:rPr>
        <w:footnoteReference w:id="359"/>
      </w:r>
      <w:r w:rsidRPr="00451F33" w:rsidR="2103847F">
        <w:rPr>
          <w:rFonts w:eastAsia="Calibri" w:cs="Arial"/>
        </w:rPr>
        <w:t>.</w:t>
      </w:r>
    </w:p>
    <w:p w:rsidRPr="00451F33" w:rsidR="00554C21" w:rsidP="00554C21" w:rsidRDefault="2103847F" w14:paraId="1CC0AF60" w14:textId="2997353B">
      <w:pPr>
        <w:spacing w:after="160" w:line="259" w:lineRule="auto"/>
        <w:jc w:val="both"/>
        <w:rPr>
          <w:rFonts w:eastAsia="Calibri" w:cs="Arial"/>
        </w:rPr>
      </w:pPr>
      <w:r w:rsidRPr="00451F33">
        <w:rPr>
          <w:rFonts w:eastAsia="Calibri" w:cs="Arial"/>
        </w:rPr>
        <w:t xml:space="preserve">Not all material types are expected to receive a premium </w:t>
      </w:r>
      <w:proofErr w:type="gramStart"/>
      <w:r w:rsidRPr="00451F33">
        <w:rPr>
          <w:rFonts w:eastAsia="Calibri" w:cs="Arial"/>
        </w:rPr>
        <w:t>as a result of</w:t>
      </w:r>
      <w:proofErr w:type="gramEnd"/>
      <w:r w:rsidRPr="00451F33">
        <w:rPr>
          <w:rFonts w:eastAsia="Calibri" w:cs="Arial"/>
        </w:rPr>
        <w:t xml:space="preserve"> reduced contamination. Material types such as steel/aluminium are easy to be separated by MRFs and their existing technologies (e.g.</w:t>
      </w:r>
      <w:r>
        <w:rPr>
          <w:rFonts w:eastAsia="Calibri" w:cs="Arial"/>
        </w:rPr>
        <w:t>,</w:t>
      </w:r>
      <w:r w:rsidRPr="00451F33">
        <w:rPr>
          <w:rFonts w:eastAsia="Calibri" w:cs="Arial"/>
        </w:rPr>
        <w:t xml:space="preserve"> magnets), and are not easily contaminated. Furthermore, these material types when sold at their respective markets (London Metals Exchange for Aluminium and the Metal Bulletin) are sold at a specified ingot purity</w:t>
      </w:r>
      <w:r w:rsidRPr="00451F33" w:rsidR="00554C21">
        <w:rPr>
          <w:rFonts w:eastAsia="Calibri" w:cs="Arial"/>
          <w:vertAlign w:val="superscript"/>
        </w:rPr>
        <w:footnoteReference w:id="360"/>
      </w:r>
      <w:r w:rsidRPr="00451F33">
        <w:rPr>
          <w:rFonts w:eastAsia="Calibri" w:cs="Arial"/>
        </w:rPr>
        <w:t xml:space="preserve">. As such, Steel and Aluminium are not expected to attract a premium when sold by </w:t>
      </w:r>
      <w:r w:rsidR="00D97548">
        <w:rPr>
          <w:rFonts w:eastAsia="Calibri" w:cs="Arial"/>
        </w:rPr>
        <w:t>local auth</w:t>
      </w:r>
      <w:r w:rsidRPr="00451F33">
        <w:rPr>
          <w:rFonts w:eastAsia="Calibri" w:cs="Arial"/>
        </w:rPr>
        <w:t>orities to the market.</w:t>
      </w:r>
    </w:p>
    <w:p w:rsidRPr="00451F33" w:rsidR="00554C21" w:rsidP="00554C21" w:rsidRDefault="00554F0D" w14:paraId="2714A621" w14:textId="3304E1B8">
      <w:pPr>
        <w:pStyle w:val="Heading3"/>
        <w:rPr>
          <w:rFonts w:eastAsia="Calibri"/>
          <w:b w:val="0"/>
          <w:bCs w:val="0"/>
        </w:rPr>
      </w:pPr>
      <w:r>
        <w:rPr>
          <w:rFonts w:eastAsia="Calibri"/>
        </w:rPr>
        <w:t>L</w:t>
      </w:r>
      <w:r w:rsidR="00D97548">
        <w:rPr>
          <w:rFonts w:eastAsia="Calibri"/>
        </w:rPr>
        <w:t>ocal auth</w:t>
      </w:r>
      <w:r w:rsidRPr="00451F33" w:rsidR="00554C21">
        <w:rPr>
          <w:rFonts w:eastAsia="Calibri"/>
        </w:rPr>
        <w:t>ority Material Selling Mechanisms</w:t>
      </w:r>
    </w:p>
    <w:p w:rsidRPr="00451F33" w:rsidR="00554C21" w:rsidP="00554C21" w:rsidRDefault="2103847F" w14:paraId="5E3618ED" w14:textId="4D526C03">
      <w:pPr>
        <w:spacing w:after="160" w:line="259" w:lineRule="auto"/>
        <w:jc w:val="both"/>
        <w:rPr>
          <w:rFonts w:eastAsia="Calibri" w:cs="Arial"/>
        </w:rPr>
      </w:pPr>
      <w:r w:rsidRPr="00451F33">
        <w:rPr>
          <w:rFonts w:eastAsia="Calibri" w:cs="Arial"/>
        </w:rPr>
        <w:t xml:space="preserve">A </w:t>
      </w:r>
      <w:r w:rsidR="00D97548">
        <w:rPr>
          <w:rFonts w:eastAsia="Calibri" w:cs="Arial"/>
        </w:rPr>
        <w:t>local auth</w:t>
      </w:r>
      <w:r w:rsidRPr="00451F33">
        <w:rPr>
          <w:rFonts w:eastAsia="Calibri" w:cs="Arial"/>
        </w:rPr>
        <w:t xml:space="preserve">ority can decide if they want to pursue a sale of materials contract, or a provision of service contract. A sale of materials contract involves the </w:t>
      </w:r>
      <w:r w:rsidR="00D97548">
        <w:rPr>
          <w:rFonts w:eastAsia="Calibri" w:cs="Arial"/>
        </w:rPr>
        <w:t>local auth</w:t>
      </w:r>
      <w:r w:rsidRPr="00451F33">
        <w:rPr>
          <w:rFonts w:eastAsia="Calibri" w:cs="Arial"/>
        </w:rPr>
        <w:t xml:space="preserve">ority organising the collection and sale of </w:t>
      </w:r>
      <w:proofErr w:type="spellStart"/>
      <w:r w:rsidRPr="00451F33">
        <w:rPr>
          <w:rFonts w:eastAsia="Calibri" w:cs="Arial"/>
        </w:rPr>
        <w:t>recyclate</w:t>
      </w:r>
      <w:proofErr w:type="spellEnd"/>
      <w:r w:rsidRPr="00451F33">
        <w:rPr>
          <w:rFonts w:eastAsia="Calibri" w:cs="Arial"/>
        </w:rPr>
        <w:t xml:space="preserve">, whilst a procurement of services contract will involve a </w:t>
      </w:r>
      <w:r w:rsidR="00D97548">
        <w:rPr>
          <w:rFonts w:eastAsia="Calibri" w:cs="Arial"/>
        </w:rPr>
        <w:t>local auth</w:t>
      </w:r>
      <w:r w:rsidRPr="00451F33">
        <w:rPr>
          <w:rFonts w:eastAsia="Calibri" w:cs="Arial"/>
        </w:rPr>
        <w:t xml:space="preserve">ority agreeing a contract with a bidder over several aspects such as the collection, sorting and then payment to the </w:t>
      </w:r>
      <w:r w:rsidR="00D97548">
        <w:rPr>
          <w:rFonts w:eastAsia="Calibri" w:cs="Arial"/>
        </w:rPr>
        <w:t>local auth</w:t>
      </w:r>
      <w:r w:rsidRPr="00451F33">
        <w:rPr>
          <w:rFonts w:eastAsia="Calibri" w:cs="Arial"/>
        </w:rPr>
        <w:t xml:space="preserve">ority for the </w:t>
      </w:r>
      <w:proofErr w:type="spellStart"/>
      <w:r w:rsidRPr="00451F33">
        <w:rPr>
          <w:rFonts w:eastAsia="Calibri" w:cs="Arial"/>
        </w:rPr>
        <w:t>recyclate</w:t>
      </w:r>
      <w:proofErr w:type="spellEnd"/>
      <w:r w:rsidRPr="00BF4E2B" w:rsidR="00554C21">
        <w:rPr>
          <w:rFonts w:eastAsia="Calibri" w:cs="Arial"/>
          <w:vertAlign w:val="superscript"/>
        </w:rPr>
        <w:footnoteReference w:id="361"/>
      </w:r>
      <w:r w:rsidRPr="00BF4E2B">
        <w:rPr>
          <w:rFonts w:eastAsia="Calibri" w:cs="Arial"/>
        </w:rPr>
        <w:t>.</w:t>
      </w:r>
    </w:p>
    <w:p w:rsidRPr="00451F33" w:rsidR="00554C21" w:rsidP="00554C21" w:rsidRDefault="2103847F" w14:paraId="5C672D3D" w14:textId="15FA3E41">
      <w:pPr>
        <w:spacing w:after="160" w:line="259" w:lineRule="auto"/>
        <w:jc w:val="both"/>
        <w:rPr>
          <w:rFonts w:eastAsia="Calibri" w:cs="Arial"/>
        </w:rPr>
      </w:pPr>
      <w:r w:rsidRPr="00451F33">
        <w:rPr>
          <w:rFonts w:eastAsia="Calibri" w:cs="Arial"/>
        </w:rPr>
        <w:t xml:space="preserve">A </w:t>
      </w:r>
      <w:r w:rsidR="00D97548">
        <w:rPr>
          <w:rFonts w:eastAsia="Calibri" w:cs="Arial"/>
        </w:rPr>
        <w:t>local auth</w:t>
      </w:r>
      <w:r w:rsidRPr="00451F33">
        <w:rPr>
          <w:rFonts w:eastAsia="Calibri" w:cs="Arial"/>
        </w:rPr>
        <w:t xml:space="preserve">ority can opt to pursue a sale of materials contract over a service contract if they separately collect material. By pursuing a sale of materials contract, </w:t>
      </w:r>
      <w:r w:rsidR="00D97548">
        <w:rPr>
          <w:rFonts w:eastAsia="Calibri" w:cs="Arial"/>
        </w:rPr>
        <w:t>local auth</w:t>
      </w:r>
      <w:r w:rsidRPr="00451F33">
        <w:rPr>
          <w:rFonts w:eastAsia="Calibri" w:cs="Arial"/>
        </w:rPr>
        <w:t xml:space="preserve">orities are responsible for organising the collection and sale of </w:t>
      </w:r>
      <w:proofErr w:type="spellStart"/>
      <w:r w:rsidRPr="00451F33">
        <w:rPr>
          <w:rFonts w:eastAsia="Calibri" w:cs="Arial"/>
        </w:rPr>
        <w:t>recyclate</w:t>
      </w:r>
      <w:proofErr w:type="spellEnd"/>
      <w:r w:rsidRPr="00451F33">
        <w:rPr>
          <w:rFonts w:eastAsia="Calibri" w:cs="Arial"/>
        </w:rPr>
        <w:t xml:space="preserve"> which they collect. Local authorities have several options on how they can decide to sell recyclable material which they have collected. These approaches are often influenced by the </w:t>
      </w:r>
      <w:r w:rsidR="00D97548">
        <w:rPr>
          <w:rFonts w:eastAsia="Calibri" w:cs="Arial"/>
        </w:rPr>
        <w:t>local auth</w:t>
      </w:r>
      <w:r w:rsidRPr="00451F33">
        <w:rPr>
          <w:rFonts w:eastAsia="Calibri" w:cs="Arial"/>
        </w:rPr>
        <w:t xml:space="preserve">orities’ approach to risk. </w:t>
      </w:r>
      <w:proofErr w:type="gramStart"/>
      <w:r w:rsidRPr="00451F33">
        <w:rPr>
          <w:rFonts w:eastAsia="Calibri" w:cs="Arial"/>
        </w:rPr>
        <w:t>In order for</w:t>
      </w:r>
      <w:proofErr w:type="gramEnd"/>
      <w:r w:rsidRPr="00451F33">
        <w:rPr>
          <w:rFonts w:eastAsia="Calibri" w:cs="Arial"/>
        </w:rPr>
        <w:t xml:space="preserve"> a </w:t>
      </w:r>
      <w:r w:rsidR="00D97548">
        <w:rPr>
          <w:rFonts w:eastAsia="Calibri" w:cs="Arial"/>
        </w:rPr>
        <w:t>local auth</w:t>
      </w:r>
      <w:r w:rsidRPr="00451F33">
        <w:rPr>
          <w:rFonts w:eastAsia="Calibri" w:cs="Arial"/>
        </w:rPr>
        <w:t xml:space="preserve">ority to engage with the market and sell </w:t>
      </w:r>
      <w:proofErr w:type="spellStart"/>
      <w:r w:rsidRPr="00451F33">
        <w:rPr>
          <w:rFonts w:eastAsia="Calibri" w:cs="Arial"/>
        </w:rPr>
        <w:t>recyclate</w:t>
      </w:r>
      <w:proofErr w:type="spellEnd"/>
      <w:r w:rsidRPr="00451F33">
        <w:rPr>
          <w:rFonts w:eastAsia="Calibri" w:cs="Arial"/>
        </w:rPr>
        <w:t xml:space="preserve">, they would need to collect information on tonnages, material grades, contamination/quality, cost/income per tonne. When agreeing to a sales contract, </w:t>
      </w:r>
      <w:r w:rsidR="00D97548">
        <w:rPr>
          <w:rFonts w:eastAsia="Calibri" w:cs="Arial"/>
        </w:rPr>
        <w:t>local auth</w:t>
      </w:r>
      <w:r w:rsidRPr="00451F33">
        <w:rPr>
          <w:rFonts w:eastAsia="Calibri" w:cs="Arial"/>
        </w:rPr>
        <w:t xml:space="preserve">orities can agree on selling material at a spot price, a variable price, or a fixed price (it should be noted however </w:t>
      </w:r>
      <w:proofErr w:type="gramStart"/>
      <w:r w:rsidRPr="00451F33">
        <w:rPr>
          <w:rFonts w:eastAsia="Calibri" w:cs="Arial"/>
        </w:rPr>
        <w:t>that certain materials</w:t>
      </w:r>
      <w:proofErr w:type="gramEnd"/>
      <w:r w:rsidRPr="00451F33">
        <w:rPr>
          <w:rFonts w:eastAsia="Calibri" w:cs="Arial"/>
        </w:rPr>
        <w:t xml:space="preserve"> e.g.</w:t>
      </w:r>
      <w:r>
        <w:rPr>
          <w:rFonts w:eastAsia="Calibri" w:cs="Arial"/>
        </w:rPr>
        <w:t>,</w:t>
      </w:r>
      <w:r w:rsidRPr="00451F33">
        <w:rPr>
          <w:rFonts w:eastAsia="Calibri" w:cs="Arial"/>
        </w:rPr>
        <w:t xml:space="preserve"> aluminium are typically sold </w:t>
      </w:r>
      <w:r w:rsidRPr="00451F33">
        <w:rPr>
          <w:rFonts w:eastAsia="Calibri" w:cs="Arial"/>
        </w:rPr>
        <w:t>on spot markets so this might not always be avoidable</w:t>
      </w:r>
      <w:r w:rsidRPr="00BF4E2B" w:rsidR="00554C21">
        <w:rPr>
          <w:rFonts w:eastAsia="Calibri" w:cs="Arial"/>
          <w:vertAlign w:val="superscript"/>
        </w:rPr>
        <w:footnoteReference w:id="362"/>
      </w:r>
      <w:r w:rsidRPr="00451F33">
        <w:rPr>
          <w:rFonts w:eastAsia="Calibri" w:cs="Arial"/>
        </w:rPr>
        <w:t>). The differences between these pricing options are:</w:t>
      </w:r>
    </w:p>
    <w:p w:rsidRPr="00451F33" w:rsidR="00554C21" w:rsidP="00554C21" w:rsidRDefault="00554C21" w14:paraId="7D3F61A3" w14:textId="3C330F4B">
      <w:pPr>
        <w:numPr>
          <w:ilvl w:val="0"/>
          <w:numId w:val="36"/>
        </w:numPr>
        <w:spacing w:after="160" w:line="259" w:lineRule="auto"/>
        <w:contextualSpacing/>
        <w:jc w:val="both"/>
        <w:rPr>
          <w:rFonts w:eastAsia="Calibri" w:cs="Arial"/>
        </w:rPr>
      </w:pPr>
      <w:r w:rsidRPr="00451F33">
        <w:rPr>
          <w:rFonts w:eastAsia="Calibri" w:cs="Arial"/>
        </w:rPr>
        <w:t xml:space="preserve">Spot Price: Prices received by a </w:t>
      </w:r>
      <w:r w:rsidR="00D97548">
        <w:rPr>
          <w:rFonts w:eastAsia="Calibri" w:cs="Arial"/>
        </w:rPr>
        <w:t>local auth</w:t>
      </w:r>
      <w:r w:rsidRPr="00451F33">
        <w:rPr>
          <w:rFonts w:eastAsia="Calibri" w:cs="Arial"/>
        </w:rPr>
        <w:t>ority will follow market conditions.</w:t>
      </w:r>
    </w:p>
    <w:p w:rsidRPr="00451F33" w:rsidR="00554C21" w:rsidP="00554C21" w:rsidRDefault="00554C21" w14:paraId="03919A50" w14:textId="12DC7C9B">
      <w:pPr>
        <w:numPr>
          <w:ilvl w:val="0"/>
          <w:numId w:val="36"/>
        </w:numPr>
        <w:spacing w:after="160" w:line="259" w:lineRule="auto"/>
        <w:contextualSpacing/>
        <w:jc w:val="both"/>
        <w:rPr>
          <w:rFonts w:eastAsia="Calibri" w:cs="Arial"/>
        </w:rPr>
      </w:pPr>
      <w:r w:rsidRPr="00451F33">
        <w:rPr>
          <w:rFonts w:eastAsia="Calibri" w:cs="Arial"/>
        </w:rPr>
        <w:t xml:space="preserve">Variable Price: </w:t>
      </w:r>
      <w:r w:rsidR="007D5B32">
        <w:rPr>
          <w:rFonts w:eastAsia="Calibri" w:cs="Arial"/>
        </w:rPr>
        <w:t>A</w:t>
      </w:r>
      <w:r w:rsidR="0067011C">
        <w:rPr>
          <w:rFonts w:eastAsia="Calibri" w:cs="Arial"/>
        </w:rPr>
        <w:t xml:space="preserve"> </w:t>
      </w:r>
      <w:r w:rsidR="00D97548">
        <w:rPr>
          <w:rFonts w:eastAsia="Calibri" w:cs="Arial"/>
        </w:rPr>
        <w:t>local auth</w:t>
      </w:r>
      <w:r w:rsidRPr="00451F33">
        <w:rPr>
          <w:rFonts w:eastAsia="Calibri" w:cs="Arial"/>
        </w:rPr>
        <w:t>ority sells material</w:t>
      </w:r>
      <w:r w:rsidR="0067011C">
        <w:rPr>
          <w:rFonts w:eastAsia="Calibri" w:cs="Arial"/>
        </w:rPr>
        <w:t>s</w:t>
      </w:r>
      <w:r w:rsidRPr="00451F33">
        <w:rPr>
          <w:rFonts w:eastAsia="Calibri" w:cs="Arial"/>
        </w:rPr>
        <w:t xml:space="preserve"> at a price tracking against an industry index. Prices will follow market conditions as an average of the index. This arrangement often comes with a contract over a fixed term, with break clauses and price reviews – e.g.</w:t>
      </w:r>
      <w:r>
        <w:rPr>
          <w:rFonts w:eastAsia="Calibri" w:cs="Arial"/>
        </w:rPr>
        <w:t>,</w:t>
      </w:r>
      <w:r w:rsidRPr="00451F33">
        <w:rPr>
          <w:rFonts w:eastAsia="Calibri" w:cs="Arial"/>
        </w:rPr>
        <w:t xml:space="preserve"> a </w:t>
      </w:r>
      <w:r w:rsidRPr="00451F33" w:rsidR="001E5BC2">
        <w:rPr>
          <w:rFonts w:eastAsia="Calibri" w:cs="Arial"/>
        </w:rPr>
        <w:t>3</w:t>
      </w:r>
      <w:r w:rsidR="001E5BC2">
        <w:rPr>
          <w:rFonts w:eastAsia="Calibri" w:cs="Arial"/>
        </w:rPr>
        <w:t>-year</w:t>
      </w:r>
      <w:r w:rsidRPr="00451F33">
        <w:rPr>
          <w:rFonts w:eastAsia="Calibri" w:cs="Arial"/>
        </w:rPr>
        <w:t xml:space="preserve"> contract might have price reviews every year.</w:t>
      </w:r>
    </w:p>
    <w:p w:rsidRPr="00451F33" w:rsidR="00554C21" w:rsidP="00554C21" w:rsidRDefault="00554C21" w14:paraId="03D9985A" w14:textId="2A45239E">
      <w:pPr>
        <w:numPr>
          <w:ilvl w:val="0"/>
          <w:numId w:val="36"/>
        </w:numPr>
        <w:spacing w:after="160" w:line="259" w:lineRule="auto"/>
        <w:contextualSpacing/>
        <w:jc w:val="both"/>
        <w:rPr>
          <w:rFonts w:eastAsia="Calibri" w:cs="Arial"/>
        </w:rPr>
      </w:pPr>
      <w:r w:rsidRPr="00451F33">
        <w:rPr>
          <w:rFonts w:eastAsia="Calibri" w:cs="Arial"/>
        </w:rPr>
        <w:t xml:space="preserve">Fixed Price: A </w:t>
      </w:r>
      <w:r w:rsidR="00D97548">
        <w:rPr>
          <w:rFonts w:eastAsia="Calibri" w:cs="Arial"/>
        </w:rPr>
        <w:t>local auth</w:t>
      </w:r>
      <w:r w:rsidRPr="00451F33">
        <w:rPr>
          <w:rFonts w:eastAsia="Calibri" w:cs="Arial"/>
        </w:rPr>
        <w:t>ority sells material at a fixed price for a fixed term contract.</w:t>
      </w:r>
    </w:p>
    <w:p w:rsidR="00554C21" w:rsidP="00554C21" w:rsidRDefault="00554C21" w14:paraId="4DB66B64" w14:textId="77777777">
      <w:pPr>
        <w:spacing w:after="160" w:line="259" w:lineRule="auto"/>
        <w:contextualSpacing/>
        <w:jc w:val="both"/>
        <w:rPr>
          <w:rFonts w:eastAsia="Calibri" w:cs="Arial"/>
        </w:rPr>
      </w:pPr>
    </w:p>
    <w:p w:rsidRPr="00451F33" w:rsidR="00554C21" w:rsidP="00554C21" w:rsidRDefault="00554C21" w14:paraId="6A42CC18" w14:textId="3974388B">
      <w:pPr>
        <w:spacing w:after="160" w:line="259" w:lineRule="auto"/>
        <w:contextualSpacing/>
        <w:jc w:val="both"/>
        <w:rPr>
          <w:rFonts w:eastAsia="Calibri" w:cs="Arial"/>
        </w:rPr>
      </w:pPr>
      <w:r w:rsidRPr="00451F33">
        <w:rPr>
          <w:rFonts w:eastAsia="Calibri" w:cs="Arial"/>
        </w:rPr>
        <w:t xml:space="preserve">Alternatively, a </w:t>
      </w:r>
      <w:r w:rsidR="00D97548">
        <w:rPr>
          <w:rFonts w:eastAsia="Calibri" w:cs="Arial"/>
        </w:rPr>
        <w:t>local auth</w:t>
      </w:r>
      <w:r w:rsidRPr="00451F33">
        <w:rPr>
          <w:rFonts w:eastAsia="Calibri" w:cs="Arial"/>
        </w:rPr>
        <w:t>ority can decide to enter a provision of service contract if they do not want to organise all aspects of selling material, as they would be required to under a sale of material contract.</w:t>
      </w:r>
    </w:p>
    <w:p w:rsidRPr="00451F33" w:rsidR="00554C21" w:rsidP="00554C21" w:rsidRDefault="00554C21" w14:paraId="1F9C9CB9" w14:textId="77777777">
      <w:pPr>
        <w:pStyle w:val="Heading3"/>
        <w:rPr>
          <w:rFonts w:eastAsia="Calibri"/>
          <w:b w:val="0"/>
          <w:bCs w:val="0"/>
        </w:rPr>
      </w:pPr>
      <w:r w:rsidRPr="00451F33">
        <w:rPr>
          <w:rFonts w:eastAsia="Calibri"/>
        </w:rPr>
        <w:t xml:space="preserve">Jobs </w:t>
      </w:r>
    </w:p>
    <w:p w:rsidRPr="00451F33" w:rsidR="00554C21" w:rsidP="00554C21" w:rsidRDefault="2103847F" w14:paraId="56351D2D" w14:textId="2FA5118A">
      <w:pPr>
        <w:spacing w:after="160" w:line="259" w:lineRule="auto"/>
        <w:jc w:val="both"/>
        <w:rPr>
          <w:rFonts w:eastAsia="Calibri" w:cs="Arial"/>
        </w:rPr>
      </w:pPr>
      <w:r w:rsidRPr="00451F33">
        <w:rPr>
          <w:rFonts w:eastAsia="Calibri" w:cs="Arial"/>
        </w:rPr>
        <w:t xml:space="preserve">We believe </w:t>
      </w:r>
      <w:r w:rsidR="00487ED1">
        <w:rPr>
          <w:rFonts w:eastAsia="Calibri" w:cs="Arial"/>
        </w:rPr>
        <w:t>Simpler Recycling</w:t>
      </w:r>
      <w:r w:rsidRPr="00451F33">
        <w:rPr>
          <w:rFonts w:eastAsia="Calibri" w:cs="Arial"/>
        </w:rPr>
        <w:t xml:space="preserve"> will have a positive impact on employment levels, </w:t>
      </w:r>
      <w:r w:rsidRPr="00451F33" w:rsidR="36272891">
        <w:rPr>
          <w:rFonts w:eastAsia="Calibri" w:cs="Arial"/>
        </w:rPr>
        <w:t>although there</w:t>
      </w:r>
      <w:r w:rsidRPr="00451F33">
        <w:rPr>
          <w:rFonts w:eastAsia="Calibri" w:cs="Arial"/>
        </w:rPr>
        <w:t xml:space="preserve"> is scope for capital investment to increase levels of automation in some activities (</w:t>
      </w:r>
      <w:r w:rsidRPr="7C995945" w:rsidR="262DCFA5">
        <w:rPr>
          <w:rFonts w:eastAsia="Calibri" w:cs="Arial"/>
        </w:rPr>
        <w:t>e.g.,</w:t>
      </w:r>
      <w:r w:rsidRPr="00451F33">
        <w:rPr>
          <w:rFonts w:eastAsia="Calibri" w:cs="Arial"/>
        </w:rPr>
        <w:t xml:space="preserve"> separating </w:t>
      </w:r>
      <w:proofErr w:type="spellStart"/>
      <w:r w:rsidRPr="00451F33">
        <w:rPr>
          <w:rFonts w:eastAsia="Calibri" w:cs="Arial"/>
        </w:rPr>
        <w:t>recyclate</w:t>
      </w:r>
      <w:proofErr w:type="spellEnd"/>
      <w:r w:rsidRPr="00451F33">
        <w:rPr>
          <w:rFonts w:eastAsia="Calibri" w:cs="Arial"/>
        </w:rPr>
        <w:t xml:space="preserve"> sent to MRFs). According to the International Labour Organisation, a low-carbon, resource efficient economy is more labour intensive than an economy with a production modelled on high carbon, resource and material intensity</w:t>
      </w:r>
      <w:r w:rsidRPr="00451F33" w:rsidR="00554C21">
        <w:rPr>
          <w:rFonts w:eastAsia="Calibri" w:cs="Arial"/>
          <w:vertAlign w:val="superscript"/>
        </w:rPr>
        <w:footnoteReference w:id="363"/>
      </w:r>
      <w:r w:rsidRPr="00451F33">
        <w:rPr>
          <w:rFonts w:eastAsia="Calibri" w:cs="Arial"/>
        </w:rPr>
        <w:t>. Compared to residual waste treatment, recycling is a more labour-intensive economic activity. All activities of bulking, sorting, processing and preparing for selling at secondary material markets require labour input. Hence, moving towards higher separation would require additional staff, possibly increasing the net job creation in the sector</w:t>
      </w:r>
      <w:r w:rsidRPr="00451F33" w:rsidR="00554C21">
        <w:rPr>
          <w:rFonts w:eastAsia="Calibri" w:cs="Arial"/>
          <w:vertAlign w:val="superscript"/>
        </w:rPr>
        <w:footnoteReference w:id="364"/>
      </w:r>
      <w:r w:rsidRPr="00451F33">
        <w:rPr>
          <w:rFonts w:eastAsia="Calibri" w:cs="Arial"/>
        </w:rPr>
        <w:t>. A World Bank report also believes that recycling can lead to job creation over a range of skill levels</w:t>
      </w:r>
      <w:r w:rsidRPr="00451F33" w:rsidR="00554C21">
        <w:rPr>
          <w:rFonts w:eastAsia="Calibri" w:cs="Arial"/>
          <w:vertAlign w:val="superscript"/>
        </w:rPr>
        <w:footnoteReference w:id="365"/>
      </w:r>
      <w:r w:rsidRPr="00451F33">
        <w:rPr>
          <w:rFonts w:eastAsia="Calibri" w:cs="Arial"/>
        </w:rPr>
        <w:t>.</w:t>
      </w:r>
    </w:p>
    <w:p w:rsidR="6FFD266B" w:rsidP="00C2005C" w:rsidRDefault="2103847F" w14:paraId="41E2EF4A" w14:textId="19737211">
      <w:pPr>
        <w:jc w:val="both"/>
        <w:textAlignment w:val="baseline"/>
        <w:rPr>
          <w:ins w:author="Montarsolo, Kaya" w:date="2024-11-01T16:22:00Z" w16du:dateUtc="2024-11-01T16:22:29Z" w:id="126"/>
          <w:rFonts w:cs="Arial"/>
          <w:color w:val="000000" w:themeColor="text1"/>
          <w:lang w:eastAsia="en-GB"/>
        </w:rPr>
      </w:pPr>
      <w:r w:rsidRPr="00451F33">
        <w:rPr>
          <w:rFonts w:cs="Arial"/>
          <w:color w:val="000000" w:themeColor="text1"/>
          <w:lang w:eastAsia="en-GB"/>
        </w:rPr>
        <w:t>Based on</w:t>
      </w:r>
      <w:r>
        <w:rPr>
          <w:rFonts w:cs="Arial"/>
          <w:color w:val="000000" w:themeColor="text1"/>
          <w:lang w:eastAsia="en-GB"/>
        </w:rPr>
        <w:t xml:space="preserve"> the analysis </w:t>
      </w:r>
      <w:r w:rsidRPr="00451F33">
        <w:rPr>
          <w:rFonts w:cs="Arial"/>
          <w:color w:val="000000" w:themeColor="text1"/>
          <w:lang w:eastAsia="en-GB"/>
        </w:rPr>
        <w:t>for the household sector</w:t>
      </w:r>
      <w:r>
        <w:rPr>
          <w:rFonts w:cs="Arial"/>
          <w:color w:val="000000" w:themeColor="text1"/>
          <w:lang w:eastAsia="en-GB"/>
        </w:rPr>
        <w:t xml:space="preserve"> (presented in this impact assessment)</w:t>
      </w:r>
      <w:r w:rsidRPr="00451F33">
        <w:rPr>
          <w:rFonts w:cs="Arial"/>
          <w:color w:val="000000" w:themeColor="text1"/>
          <w:lang w:eastAsia="en-GB"/>
        </w:rPr>
        <w:t xml:space="preserve">, </w:t>
      </w:r>
      <w:r>
        <w:rPr>
          <w:rFonts w:cs="Arial"/>
          <w:color w:val="000000" w:themeColor="text1"/>
          <w:lang w:eastAsia="en-GB"/>
        </w:rPr>
        <w:t xml:space="preserve">WRAP </w:t>
      </w:r>
      <w:proofErr w:type="gramStart"/>
      <w:r>
        <w:rPr>
          <w:rFonts w:cs="Arial"/>
          <w:color w:val="000000" w:themeColor="text1"/>
          <w:lang w:eastAsia="en-GB"/>
        </w:rPr>
        <w:t>were</w:t>
      </w:r>
      <w:proofErr w:type="gramEnd"/>
      <w:r>
        <w:rPr>
          <w:rFonts w:cs="Arial"/>
          <w:color w:val="000000" w:themeColor="text1"/>
          <w:lang w:eastAsia="en-GB"/>
        </w:rPr>
        <w:t xml:space="preserve"> able to estimate </w:t>
      </w:r>
      <w:r w:rsidRPr="00451F33">
        <w:rPr>
          <w:rFonts w:cs="Arial"/>
          <w:color w:val="000000" w:themeColor="text1"/>
          <w:lang w:eastAsia="en-GB"/>
        </w:rPr>
        <w:t xml:space="preserve">that </w:t>
      </w:r>
      <w:r w:rsidRPr="003F154D">
        <w:rPr>
          <w:rFonts w:cs="Arial"/>
          <w:color w:val="000000" w:themeColor="text1"/>
          <w:lang w:eastAsia="en-GB"/>
        </w:rPr>
        <w:t>between 5,667</w:t>
      </w:r>
      <w:r w:rsidR="00146534">
        <w:rPr>
          <w:rFonts w:cs="Arial"/>
          <w:color w:val="000000" w:themeColor="text1"/>
          <w:lang w:eastAsia="en-GB"/>
        </w:rPr>
        <w:t xml:space="preserve"> </w:t>
      </w:r>
      <w:r w:rsidRPr="003F154D">
        <w:rPr>
          <w:rFonts w:cs="Arial"/>
          <w:color w:val="000000" w:themeColor="text1"/>
          <w:lang w:eastAsia="en-GB"/>
        </w:rPr>
        <w:t>(Option 2hh charged garden waste) and 10,224 (Option 1hh free garden waste) additional collection related jobs could be created, depending on the household option</w:t>
      </w:r>
      <w:r w:rsidRPr="003F154D" w:rsidR="00554C21">
        <w:rPr>
          <w:rFonts w:cs="Arial"/>
          <w:color w:val="000000"/>
          <w:vertAlign w:val="superscript"/>
          <w:lang w:eastAsia="en-GB"/>
        </w:rPr>
        <w:footnoteReference w:id="366"/>
      </w:r>
      <w:r w:rsidRPr="003F154D">
        <w:rPr>
          <w:rFonts w:cs="Arial"/>
          <w:color w:val="000000" w:themeColor="text1"/>
          <w:lang w:eastAsia="en-GB"/>
        </w:rPr>
        <w:t xml:space="preserve">. This would be an increase from 21,459 jobs (baseline) to 27,059 (Option 2hh) and 31,616 (Option 1hh) jobs. There are more jobs created under Option 1hh. This is because garden waste collections tend to be more labour intense and </w:t>
      </w:r>
      <w:proofErr w:type="gramStart"/>
      <w:r w:rsidRPr="003F154D">
        <w:rPr>
          <w:rFonts w:cs="Arial"/>
          <w:color w:val="000000" w:themeColor="text1"/>
          <w:lang w:eastAsia="en-GB"/>
        </w:rPr>
        <w:t>have to</w:t>
      </w:r>
      <w:proofErr w:type="gramEnd"/>
      <w:r w:rsidRPr="003F154D">
        <w:rPr>
          <w:rFonts w:cs="Arial"/>
          <w:color w:val="000000" w:themeColor="text1"/>
          <w:lang w:eastAsia="en-GB"/>
        </w:rPr>
        <w:t xml:space="preserve"> expand</w:t>
      </w:r>
      <w:r w:rsidR="71556A19">
        <w:rPr>
          <w:rFonts w:cs="Arial"/>
          <w:color w:val="000000" w:themeColor="text1"/>
          <w:lang w:eastAsia="en-GB"/>
        </w:rPr>
        <w:t xml:space="preserve"> </w:t>
      </w:r>
      <w:r w:rsidRPr="7C995945" w:rsidR="262DCFA5">
        <w:rPr>
          <w:rFonts w:cs="Arial"/>
          <w:color w:val="000000" w:themeColor="text1"/>
          <w:lang w:eastAsia="en-GB"/>
        </w:rPr>
        <w:t>significantly to</w:t>
      </w:r>
      <w:r w:rsidRPr="003F154D">
        <w:rPr>
          <w:rFonts w:cs="Arial"/>
          <w:color w:val="000000" w:themeColor="text1"/>
          <w:lang w:eastAsia="en-GB"/>
        </w:rPr>
        <w:t xml:space="preserve"> cover all households with gardens.</w:t>
      </w:r>
    </w:p>
    <w:p w:rsidR="33C97119" w:rsidP="33C97119" w:rsidRDefault="33C97119" w14:paraId="02D477E4" w14:textId="02A0C9A1">
      <w:pPr>
        <w:jc w:val="both"/>
        <w:rPr>
          <w:rFonts w:cs="Arial"/>
          <w:color w:val="000000" w:themeColor="text1"/>
          <w:lang w:eastAsia="en-GB"/>
        </w:rPr>
      </w:pPr>
    </w:p>
    <w:p w:rsidR="6FFD266B" w:rsidP="33C97119" w:rsidRDefault="001D34AD" w14:paraId="70637D48" w14:textId="76F784F6">
      <w:pPr>
        <w:spacing w:before="100" w:beforeAutospacing="1" w:afterAutospacing="1"/>
        <w:jc w:val="both"/>
        <w:textAlignment w:val="baseline"/>
        <w:rPr>
          <w:ins w:author="Montarsolo, Kaya" w:date="2024-11-01T16:22:00Z" w16du:dateUtc="2024-11-01T16:22:33Z" w:id="127"/>
          <w:rFonts w:cs="Arial"/>
          <w:color w:val="000000" w:themeColor="text1"/>
          <w:lang w:eastAsia="en-GB"/>
        </w:rPr>
      </w:pPr>
      <w:r w:rsidRPr="33C97119">
        <w:rPr>
          <w:rFonts w:cs="Arial"/>
          <w:color w:val="000000" w:themeColor="text1"/>
          <w:lang w:eastAsia="en-GB"/>
        </w:rPr>
        <w:t>The above increase in job creation for the household sector do not include additional jobs expected in the commercial collection and treatment site sectors. The impact of the changes in service to the NHM sector would see greater increases in recycling collections due to the high proportion of recycling not captured currently in the NHM waste composition. Therefore, we expected further additional jobs to be created to service these additional rounds on top of household collections.</w:t>
      </w:r>
    </w:p>
    <w:p w:rsidR="33C97119" w:rsidP="33C97119" w:rsidRDefault="33C97119" w14:paraId="0B78B149" w14:textId="0FBE3365">
      <w:pPr>
        <w:spacing w:beforeAutospacing="1" w:afterAutospacing="1"/>
        <w:jc w:val="both"/>
        <w:rPr>
          <w:rFonts w:cs="Arial"/>
          <w:color w:val="000000" w:themeColor="text1"/>
          <w:lang w:eastAsia="en-GB"/>
        </w:rPr>
      </w:pPr>
    </w:p>
    <w:p w:rsidRPr="00451F33" w:rsidR="00554C21" w:rsidP="00554C21" w:rsidRDefault="2103847F" w14:paraId="66CFF2B7" w14:textId="6A9E9CB1">
      <w:pPr>
        <w:spacing w:before="100" w:beforeAutospacing="1" w:afterAutospacing="1"/>
        <w:jc w:val="both"/>
        <w:textAlignment w:val="baseline"/>
        <w:rPr>
          <w:rFonts w:eastAsia="Calibri" w:cs="Arial"/>
          <w:color w:val="000000"/>
        </w:rPr>
      </w:pPr>
      <w:r w:rsidRPr="00451F33">
        <w:rPr>
          <w:rFonts w:cs="Arial"/>
          <w:color w:val="000000"/>
          <w:lang w:eastAsia="en-GB"/>
        </w:rPr>
        <w:t>Finally, the waste management related jobs are well paid and have transferable driving and materials handling skills. However, the qualifications that are required are needed for the necessary emerging logistics and transportation sector across England post Brexit</w:t>
      </w:r>
      <w:r w:rsidRPr="00451F33" w:rsidR="00554C21">
        <w:rPr>
          <w:rFonts w:cs="Arial"/>
          <w:color w:val="000000"/>
          <w:vertAlign w:val="superscript"/>
          <w:lang w:eastAsia="en-GB"/>
        </w:rPr>
        <w:footnoteReference w:id="367"/>
      </w:r>
      <w:r w:rsidRPr="00451F33">
        <w:rPr>
          <w:rFonts w:cs="Arial"/>
          <w:color w:val="000000"/>
          <w:lang w:eastAsia="en-GB"/>
        </w:rPr>
        <w:t xml:space="preserve">. More jobs are created under a free garden waste scenario as more households are assumed to participate in a free garden waste scenario, and more staff are required to collect additional garden waste from the kerbside. </w:t>
      </w:r>
    </w:p>
    <w:p w:rsidRPr="00451F33" w:rsidR="00554C21" w:rsidP="00554C21" w:rsidRDefault="00554C21" w14:paraId="529F3B2F" w14:textId="77777777">
      <w:pPr>
        <w:pStyle w:val="Heading3"/>
        <w:rPr>
          <w:rFonts w:eastAsia="Calibri"/>
        </w:rPr>
      </w:pPr>
      <w:r w:rsidRPr="00451F33">
        <w:rPr>
          <w:rFonts w:eastAsia="Calibri"/>
        </w:rPr>
        <w:t xml:space="preserve">Innovation </w:t>
      </w:r>
    </w:p>
    <w:p w:rsidRPr="00451F33" w:rsidR="00554C21" w:rsidP="00554C21" w:rsidRDefault="00554C21" w14:paraId="41AE58B5" w14:textId="61EE3007">
      <w:pPr>
        <w:spacing w:after="160" w:line="259" w:lineRule="auto"/>
        <w:jc w:val="both"/>
        <w:rPr>
          <w:rFonts w:eastAsia="Calibri" w:cs="Arial"/>
        </w:rPr>
      </w:pPr>
      <w:r w:rsidRPr="00451F33">
        <w:rPr>
          <w:rFonts w:eastAsia="Calibri" w:cs="Arial"/>
        </w:rPr>
        <w:t xml:space="preserve">We believe that </w:t>
      </w:r>
      <w:r w:rsidR="00E47233">
        <w:rPr>
          <w:rFonts w:eastAsia="Calibri" w:cs="Arial"/>
        </w:rPr>
        <w:t>Simpler Recycling</w:t>
      </w:r>
      <w:r w:rsidRPr="00451F33">
        <w:rPr>
          <w:rFonts w:eastAsia="Calibri" w:cs="Arial"/>
        </w:rPr>
        <w:t xml:space="preserve"> will have positive impacts on innovation in conjunction with other policies and initiatives: </w:t>
      </w:r>
    </w:p>
    <w:p w:rsidRPr="00451F33" w:rsidR="00554C21" w:rsidP="00554C21" w:rsidRDefault="2103847F" w14:paraId="588E0167" w14:textId="09B574CE">
      <w:pPr>
        <w:numPr>
          <w:ilvl w:val="0"/>
          <w:numId w:val="35"/>
        </w:numPr>
        <w:spacing w:after="160" w:line="259" w:lineRule="auto"/>
        <w:contextualSpacing/>
        <w:jc w:val="both"/>
        <w:rPr>
          <w:rFonts w:eastAsia="Calibri" w:cs="Arial"/>
        </w:rPr>
      </w:pPr>
      <w:r w:rsidRPr="00451F33">
        <w:rPr>
          <w:rFonts w:eastAsia="Calibri" w:cs="Arial"/>
        </w:rPr>
        <w:t>The</w:t>
      </w:r>
      <w:r>
        <w:rPr>
          <w:rFonts w:eastAsia="Calibri" w:cs="Arial"/>
        </w:rPr>
        <w:t xml:space="preserve"> </w:t>
      </w:r>
      <w:r w:rsidRPr="00451F33">
        <w:rPr>
          <w:rFonts w:eastAsia="Calibri" w:cs="Arial"/>
        </w:rPr>
        <w:t xml:space="preserve">GGSS is expected to benefit from the separate food waste collections that is proposed under </w:t>
      </w:r>
      <w:r w:rsidR="00555289">
        <w:rPr>
          <w:rFonts w:eastAsia="Calibri" w:cs="Arial"/>
        </w:rPr>
        <w:t>Simpler Recycling</w:t>
      </w:r>
      <w:r w:rsidRPr="00451F33">
        <w:rPr>
          <w:rFonts w:eastAsia="Calibri" w:cs="Arial"/>
        </w:rPr>
        <w:t>. As a result, there will be an increase in the quantity and quality of feedstock currently collected to be sent to AD plants. It is hoped that by increasing the quantity of separate food waste sent to AD, plants will be able to benefit from economies of scale as the quantity of food waste being recycled increases. This should lower the gate fees that local authorities pay. The GGSS IA notes that there may be benefits to innovation due to a wider expansion of AD plants. These include potential cost reductions in the construction and operation of plants from learning and wider deployment driven by the scheme. As such, there is potential for future decarbonisation efforts to be more cost effective</w:t>
      </w:r>
      <w:r w:rsidRPr="00451F33" w:rsidR="00554C21">
        <w:rPr>
          <w:rFonts w:eastAsia="Calibri" w:cs="Arial"/>
          <w:vertAlign w:val="superscript"/>
        </w:rPr>
        <w:footnoteReference w:id="368"/>
      </w:r>
      <w:r w:rsidRPr="00451F33">
        <w:rPr>
          <w:rFonts w:eastAsia="Calibri" w:cs="Arial"/>
        </w:rPr>
        <w:t>.</w:t>
      </w:r>
    </w:p>
    <w:p w:rsidRPr="00451F33" w:rsidR="00554C21" w:rsidP="00554C21" w:rsidRDefault="00286723" w14:paraId="5AD8AA9A" w14:textId="3B2A9148">
      <w:pPr>
        <w:numPr>
          <w:ilvl w:val="0"/>
          <w:numId w:val="35"/>
        </w:numPr>
        <w:spacing w:after="160" w:line="259" w:lineRule="auto"/>
        <w:contextualSpacing/>
        <w:jc w:val="both"/>
        <w:rPr>
          <w:rFonts w:eastAsia="Calibri" w:cs="Arial"/>
        </w:rPr>
      </w:pPr>
      <w:r>
        <w:rPr>
          <w:rFonts w:eastAsia="Calibri" w:cs="Arial"/>
        </w:rPr>
        <w:t>Simpler Recycling</w:t>
      </w:r>
      <w:r w:rsidRPr="00451F33" w:rsidR="2103847F">
        <w:rPr>
          <w:rFonts w:eastAsia="Calibri" w:cs="Arial"/>
        </w:rPr>
        <w:t xml:space="preserve"> will help increase the quantity and quality of materials collected, including plastics. The UK Research and Innovation (UKRI) Industrial Strategy Challenge is investing £20 million alongside £65 million of industry investment in four recycling plants to reduce landfill and incineration, recycle waste into new sustainable plastics and expand the range of plastics </w:t>
      </w:r>
      <w:r w:rsidR="008747F7">
        <w:rPr>
          <w:rFonts w:eastAsia="Calibri" w:cs="Arial"/>
        </w:rPr>
        <w:t>that can be</w:t>
      </w:r>
      <w:r w:rsidRPr="00451F33" w:rsidR="008747F7">
        <w:rPr>
          <w:rFonts w:eastAsia="Calibri" w:cs="Arial"/>
        </w:rPr>
        <w:t xml:space="preserve"> </w:t>
      </w:r>
      <w:r w:rsidRPr="00451F33" w:rsidR="2103847F">
        <w:rPr>
          <w:rFonts w:eastAsia="Calibri" w:cs="Arial"/>
        </w:rPr>
        <w:t>recycled</w:t>
      </w:r>
      <w:r w:rsidR="00CA2F5B">
        <w:rPr>
          <w:rStyle w:val="FootnoteReference"/>
          <w:rFonts w:eastAsia="Calibri"/>
        </w:rPr>
        <w:footnoteReference w:id="369"/>
      </w:r>
      <w:r w:rsidRPr="00451F33" w:rsidR="2103847F">
        <w:rPr>
          <w:rFonts w:eastAsia="Calibri" w:cs="Arial"/>
        </w:rPr>
        <w:t xml:space="preserve">. By increasing the quantity and quality of plastics collected for recycling, it is possible that these plants will be able to discover more efficient ways of recycling plastics into new materials </w:t>
      </w:r>
      <w:proofErr w:type="gramStart"/>
      <w:r w:rsidRPr="00451F33" w:rsidR="2103847F">
        <w:rPr>
          <w:rFonts w:eastAsia="Calibri" w:cs="Arial"/>
        </w:rPr>
        <w:t>as a result of</w:t>
      </w:r>
      <w:proofErr w:type="gramEnd"/>
      <w:r w:rsidRPr="00451F33" w:rsidR="2103847F">
        <w:rPr>
          <w:rFonts w:eastAsia="Calibri" w:cs="Arial"/>
        </w:rPr>
        <w:t xml:space="preserve"> an increase in the supply of plastics. </w:t>
      </w:r>
      <w:r w:rsidR="00D651C4">
        <w:rPr>
          <w:rFonts w:eastAsia="Calibri" w:cs="Arial"/>
        </w:rPr>
        <w:t>Simpler Recycling</w:t>
      </w:r>
      <w:r w:rsidRPr="00451F33" w:rsidR="2103847F">
        <w:rPr>
          <w:rFonts w:eastAsia="Calibri" w:cs="Arial"/>
        </w:rPr>
        <w:t xml:space="preserve"> will also ensure that there is a reliable supply of plastics available to be reprocessed. This is particularly important as different types of plastics will be needed at the new reprocessing plants</w:t>
      </w:r>
      <w:r w:rsidRPr="00451F33" w:rsidR="00554C21">
        <w:rPr>
          <w:rFonts w:eastAsia="Calibri" w:cs="Arial"/>
          <w:vertAlign w:val="superscript"/>
        </w:rPr>
        <w:footnoteReference w:id="370"/>
      </w:r>
      <w:r w:rsidRPr="00451F33" w:rsidR="2103847F">
        <w:rPr>
          <w:rFonts w:eastAsia="Calibri" w:cs="Arial"/>
        </w:rPr>
        <w:t>. This expansion and investment in reprocessing facilities could also have positive impacts on end markets if it is possible to produce plastics with a higher recycled content.</w:t>
      </w:r>
    </w:p>
    <w:p w:rsidRPr="00451F33" w:rsidR="00554C21" w:rsidP="00554C21" w:rsidRDefault="2103847F" w14:paraId="4515BC26" w14:textId="208AD687">
      <w:pPr>
        <w:numPr>
          <w:ilvl w:val="0"/>
          <w:numId w:val="35"/>
        </w:numPr>
        <w:spacing w:after="160" w:line="259" w:lineRule="auto"/>
        <w:contextualSpacing/>
        <w:jc w:val="both"/>
        <w:rPr>
          <w:rFonts w:eastAsia="Calibri" w:cs="Arial"/>
        </w:rPr>
      </w:pPr>
      <w:r w:rsidRPr="00451F33">
        <w:rPr>
          <w:rFonts w:eastAsia="Calibri" w:cs="Arial"/>
        </w:rPr>
        <w:t>Requirements to collect additional materials will put pressure on MRFs and may drive them towards greater investment in new capital to reduce their operational costs. MRFs may need to invest in technologies such as air scythes or vacuum chutes to prevent films being wrapped around rollers</w:t>
      </w:r>
      <w:r w:rsidRPr="00451F33" w:rsidR="00554C21">
        <w:rPr>
          <w:rFonts w:eastAsia="Calibri" w:cs="Arial"/>
          <w:vertAlign w:val="superscript"/>
        </w:rPr>
        <w:footnoteReference w:id="371"/>
      </w:r>
      <w:r w:rsidRPr="00451F33">
        <w:rPr>
          <w:rFonts w:eastAsia="Calibri" w:cs="Arial"/>
        </w:rPr>
        <w:t>. MRFs may also further invest in new technology such as laser scanning if technologies such as smart barcodes become more prevalent, thereby making the sorting process less labour intensive and reducing operational costs. New technologies such as Artificial Intelligence (AI) and invisible barcodes may become more widespread and allow for improved separation. This improvement in automation has the potential to reduce processing costs and increase competitiveness for UK recyclers.</w:t>
      </w:r>
      <w:r w:rsidRPr="00451F33" w:rsidR="00554C21">
        <w:rPr>
          <w:rFonts w:eastAsia="Calibri" w:cs="Arial"/>
          <w:vertAlign w:val="superscript"/>
        </w:rPr>
        <w:footnoteReference w:id="372"/>
      </w:r>
    </w:p>
    <w:p w:rsidRPr="00451F33" w:rsidR="00554C21" w:rsidP="00554C21" w:rsidRDefault="00554C21" w14:paraId="6DDFCE5A" w14:textId="77777777">
      <w:pPr>
        <w:pStyle w:val="Heading3"/>
        <w:rPr>
          <w:rFonts w:eastAsia="Calibri"/>
          <w:b w:val="0"/>
          <w:bCs w:val="0"/>
        </w:rPr>
      </w:pPr>
      <w:r w:rsidRPr="00451F33">
        <w:rPr>
          <w:rFonts w:eastAsia="Calibri"/>
        </w:rPr>
        <w:t>Trade</w:t>
      </w:r>
    </w:p>
    <w:p w:rsidRPr="00451F33" w:rsidR="00554C21" w:rsidP="00554C21" w:rsidRDefault="2103847F" w14:paraId="3DFC36A6" w14:textId="0954C04E">
      <w:pPr>
        <w:pStyle w:val="EBBodyPara"/>
        <w:spacing w:after="160" w:line="259" w:lineRule="auto"/>
        <w:jc w:val="both"/>
        <w:rPr>
          <w:color w:val="000000" w:themeColor="text1"/>
          <w:sz w:val="24"/>
          <w:szCs w:val="24"/>
        </w:rPr>
      </w:pPr>
      <w:r w:rsidRPr="00451F33">
        <w:rPr>
          <w:rFonts w:eastAsia="Calibri"/>
          <w:sz w:val="24"/>
          <w:szCs w:val="24"/>
        </w:rPr>
        <w:t xml:space="preserve">Based on RPC guidance (produced by the </w:t>
      </w:r>
      <w:r w:rsidR="00F0536D">
        <w:rPr>
          <w:rFonts w:eastAsia="Calibri"/>
          <w:sz w:val="24"/>
          <w:szCs w:val="24"/>
        </w:rPr>
        <w:t xml:space="preserve">(formerly) </w:t>
      </w:r>
      <w:r w:rsidRPr="00451F33">
        <w:rPr>
          <w:color w:val="000000" w:themeColor="text1"/>
          <w:sz w:val="24"/>
          <w:szCs w:val="24"/>
        </w:rPr>
        <w:t>Department for International Trade (DIT) and Better Regulations (BRE))</w:t>
      </w:r>
      <w:r w:rsidRPr="00451F33" w:rsidR="00554C21">
        <w:rPr>
          <w:rFonts w:eastAsia="Arial"/>
          <w:color w:val="auto"/>
          <w:sz w:val="24"/>
          <w:szCs w:val="24"/>
          <w:vertAlign w:val="superscript"/>
          <w:lang w:eastAsia="en-US"/>
        </w:rPr>
        <w:footnoteReference w:id="373"/>
      </w:r>
      <w:r w:rsidRPr="00451F33">
        <w:rPr>
          <w:color w:val="000000" w:themeColor="text1"/>
          <w:sz w:val="24"/>
          <w:szCs w:val="24"/>
        </w:rPr>
        <w:t xml:space="preserve">, we concluded that our policy options do not have a significant impact on trade. The assessed options do not impose any additional barriers to trade, or mandate different requirements for domestic or foreign businesses. The requirement for </w:t>
      </w:r>
      <w:r w:rsidR="00D651C4">
        <w:rPr>
          <w:color w:val="000000" w:themeColor="text1"/>
          <w:sz w:val="24"/>
          <w:szCs w:val="24"/>
        </w:rPr>
        <w:t>Simpler Recycling</w:t>
      </w:r>
      <w:r w:rsidRPr="00451F33">
        <w:rPr>
          <w:color w:val="000000" w:themeColor="text1"/>
          <w:sz w:val="24"/>
          <w:szCs w:val="24"/>
        </w:rPr>
        <w:t xml:space="preserve"> is about </w:t>
      </w:r>
      <w:r>
        <w:rPr>
          <w:color w:val="000000" w:themeColor="text1"/>
          <w:sz w:val="24"/>
          <w:szCs w:val="24"/>
        </w:rPr>
        <w:t xml:space="preserve">how waste </w:t>
      </w:r>
      <w:r w:rsidRPr="00451F33">
        <w:rPr>
          <w:color w:val="000000" w:themeColor="text1"/>
          <w:sz w:val="24"/>
          <w:szCs w:val="24"/>
        </w:rPr>
        <w:t xml:space="preserve">materials need to be collected from households and </w:t>
      </w:r>
      <w:r>
        <w:rPr>
          <w:color w:val="000000" w:themeColor="text1"/>
          <w:sz w:val="24"/>
          <w:szCs w:val="24"/>
        </w:rPr>
        <w:t xml:space="preserve">municipal </w:t>
      </w:r>
      <w:r w:rsidRPr="00451F33">
        <w:rPr>
          <w:color w:val="000000" w:themeColor="text1"/>
          <w:sz w:val="24"/>
          <w:szCs w:val="24"/>
        </w:rPr>
        <w:t xml:space="preserve">businesses in England </w:t>
      </w:r>
      <w:r w:rsidRPr="000B7373">
        <w:rPr>
          <w:color w:val="000000" w:themeColor="text1"/>
          <w:sz w:val="24"/>
          <w:szCs w:val="24"/>
        </w:rPr>
        <w:t>only (i.e.</w:t>
      </w:r>
      <w:r w:rsidRPr="000B7373" w:rsidR="51081A50">
        <w:rPr>
          <w:color w:val="000000" w:themeColor="text1"/>
          <w:sz w:val="24"/>
          <w:szCs w:val="24"/>
        </w:rPr>
        <w:t>,</w:t>
      </w:r>
      <w:r w:rsidRPr="000B7373">
        <w:rPr>
          <w:color w:val="000000" w:themeColor="text1"/>
          <w:sz w:val="24"/>
          <w:szCs w:val="24"/>
        </w:rPr>
        <w:t xml:space="preserve"> this is a domestic policy). </w:t>
      </w:r>
    </w:p>
    <w:p w:rsidR="00554C21" w:rsidP="00554C21" w:rsidRDefault="2103847F" w14:paraId="0FC96423" w14:textId="4769F359">
      <w:pPr>
        <w:pStyle w:val="EBBodyPara"/>
        <w:spacing w:after="160" w:line="259" w:lineRule="auto"/>
        <w:jc w:val="both"/>
        <w:rPr>
          <w:color w:val="000000" w:themeColor="text1"/>
          <w:sz w:val="24"/>
          <w:szCs w:val="24"/>
        </w:rPr>
      </w:pPr>
      <w:r w:rsidRPr="00451F33">
        <w:rPr>
          <w:color w:val="000000" w:themeColor="text1"/>
          <w:sz w:val="24"/>
          <w:szCs w:val="24"/>
        </w:rPr>
        <w:t xml:space="preserve">That said, a positive effect of </w:t>
      </w:r>
      <w:r w:rsidR="00791661">
        <w:rPr>
          <w:color w:val="000000" w:themeColor="text1"/>
          <w:sz w:val="24"/>
          <w:szCs w:val="24"/>
        </w:rPr>
        <w:t>Simpler Recycling</w:t>
      </w:r>
      <w:r w:rsidRPr="00451F33">
        <w:rPr>
          <w:color w:val="000000" w:themeColor="text1"/>
          <w:sz w:val="24"/>
          <w:szCs w:val="24"/>
        </w:rPr>
        <w:t xml:space="preserve"> is an improvement in the material quality, including reduced contamination of the </w:t>
      </w:r>
      <w:proofErr w:type="spellStart"/>
      <w:r w:rsidRPr="00451F33">
        <w:rPr>
          <w:color w:val="000000" w:themeColor="text1"/>
          <w:sz w:val="24"/>
          <w:szCs w:val="24"/>
        </w:rPr>
        <w:t>recyclate</w:t>
      </w:r>
      <w:proofErr w:type="spellEnd"/>
      <w:r w:rsidRPr="00451F33">
        <w:rPr>
          <w:color w:val="000000" w:themeColor="text1"/>
          <w:sz w:val="24"/>
          <w:szCs w:val="24"/>
        </w:rPr>
        <w:t xml:space="preserve"> collected. This is relevant as several countries have tightened their import controls of </w:t>
      </w:r>
      <w:proofErr w:type="spellStart"/>
      <w:r w:rsidRPr="00451F33">
        <w:rPr>
          <w:color w:val="000000" w:themeColor="text1"/>
          <w:sz w:val="24"/>
          <w:szCs w:val="24"/>
        </w:rPr>
        <w:t>recyclate</w:t>
      </w:r>
      <w:proofErr w:type="spellEnd"/>
      <w:r w:rsidRPr="00451F33">
        <w:rPr>
          <w:color w:val="000000" w:themeColor="text1"/>
          <w:sz w:val="24"/>
          <w:szCs w:val="24"/>
        </w:rPr>
        <w:t xml:space="preserve"> over concerns of contamination and poor material quality</w:t>
      </w:r>
      <w:r w:rsidRPr="00451F33" w:rsidR="00554C21">
        <w:rPr>
          <w:color w:val="000000" w:themeColor="text1"/>
          <w:sz w:val="24"/>
          <w:szCs w:val="24"/>
          <w:vertAlign w:val="superscript"/>
        </w:rPr>
        <w:footnoteReference w:id="374"/>
      </w:r>
      <w:r w:rsidRPr="00451F33">
        <w:rPr>
          <w:color w:val="000000" w:themeColor="text1"/>
          <w:sz w:val="24"/>
          <w:szCs w:val="24"/>
        </w:rPr>
        <w:t xml:space="preserve">. </w:t>
      </w:r>
      <w:r w:rsidRPr="7C995945" w:rsidR="6372883C">
        <w:rPr>
          <w:color w:val="000000" w:themeColor="text1"/>
          <w:sz w:val="24"/>
          <w:szCs w:val="24"/>
        </w:rPr>
        <w:t xml:space="preserve">An additional benefit is that the improved material quality of </w:t>
      </w:r>
      <w:proofErr w:type="spellStart"/>
      <w:r w:rsidRPr="7C995945" w:rsidR="6372883C">
        <w:rPr>
          <w:color w:val="000000" w:themeColor="text1"/>
          <w:sz w:val="24"/>
          <w:szCs w:val="24"/>
        </w:rPr>
        <w:t>recyclate</w:t>
      </w:r>
      <w:proofErr w:type="spellEnd"/>
      <w:r w:rsidRPr="7C995945" w:rsidR="6372883C">
        <w:rPr>
          <w:color w:val="000000" w:themeColor="text1"/>
          <w:sz w:val="24"/>
          <w:szCs w:val="24"/>
        </w:rPr>
        <w:t xml:space="preserve"> collected in England can be sold on the secondary materials market at </w:t>
      </w:r>
      <w:r w:rsidRPr="7C995945" w:rsidR="7464D544">
        <w:rPr>
          <w:color w:val="000000" w:themeColor="text1"/>
          <w:sz w:val="24"/>
          <w:szCs w:val="24"/>
        </w:rPr>
        <w:t>a premium</w:t>
      </w:r>
      <w:r w:rsidRPr="7C995945" w:rsidR="05A9786A">
        <w:rPr>
          <w:color w:val="000000" w:themeColor="text1"/>
          <w:sz w:val="24"/>
          <w:szCs w:val="24"/>
        </w:rPr>
        <w:t xml:space="preserve"> price</w:t>
      </w:r>
      <w:r w:rsidRPr="7C995945" w:rsidR="6372883C">
        <w:rPr>
          <w:color w:val="000000" w:themeColor="text1"/>
          <w:sz w:val="24"/>
          <w:szCs w:val="24"/>
        </w:rPr>
        <w:t xml:space="preserve">. </w:t>
      </w:r>
      <w:r w:rsidR="00596613">
        <w:rPr>
          <w:color w:val="000000" w:themeColor="text1"/>
          <w:sz w:val="24"/>
          <w:szCs w:val="24"/>
        </w:rPr>
        <w:t>Simpler Recycling</w:t>
      </w:r>
      <w:r w:rsidRPr="00451F33">
        <w:rPr>
          <w:color w:val="000000" w:themeColor="text1"/>
          <w:sz w:val="24"/>
          <w:szCs w:val="24"/>
        </w:rPr>
        <w:t xml:space="preserve"> </w:t>
      </w:r>
      <w:r>
        <w:rPr>
          <w:color w:val="000000" w:themeColor="text1"/>
          <w:sz w:val="24"/>
          <w:szCs w:val="24"/>
        </w:rPr>
        <w:t>will help</w:t>
      </w:r>
      <w:r w:rsidRPr="00451F33">
        <w:rPr>
          <w:color w:val="000000" w:themeColor="text1"/>
          <w:sz w:val="24"/>
          <w:szCs w:val="24"/>
        </w:rPr>
        <w:t xml:space="preserve"> England to continue to export to these countries</w:t>
      </w:r>
      <w:r w:rsidR="004D1A04">
        <w:rPr>
          <w:color w:val="000000" w:themeColor="text1"/>
          <w:sz w:val="24"/>
          <w:szCs w:val="24"/>
        </w:rPr>
        <w:t>,</w:t>
      </w:r>
      <w:r w:rsidRPr="00451F33">
        <w:rPr>
          <w:color w:val="000000" w:themeColor="text1"/>
          <w:sz w:val="24"/>
          <w:szCs w:val="24"/>
        </w:rPr>
        <w:t xml:space="preserve"> and/or promote</w:t>
      </w:r>
      <w:r w:rsidRPr="7C995945" w:rsidR="08AD1B3D">
        <w:rPr>
          <w:color w:val="000000" w:themeColor="text1"/>
          <w:sz w:val="24"/>
          <w:szCs w:val="24"/>
        </w:rPr>
        <w:t xml:space="preserve"> the</w:t>
      </w:r>
      <w:r w:rsidRPr="00451F33">
        <w:rPr>
          <w:color w:val="000000" w:themeColor="text1"/>
          <w:sz w:val="24"/>
          <w:szCs w:val="24"/>
        </w:rPr>
        <w:t xml:space="preserve"> </w:t>
      </w:r>
      <w:r w:rsidRPr="7C995945" w:rsidR="08AD1B3D">
        <w:rPr>
          <w:color w:val="000000" w:themeColor="text1"/>
          <w:sz w:val="24"/>
          <w:szCs w:val="24"/>
        </w:rPr>
        <w:t xml:space="preserve">domestic </w:t>
      </w:r>
      <w:r w:rsidRPr="00451F33">
        <w:rPr>
          <w:color w:val="000000" w:themeColor="text1"/>
          <w:sz w:val="24"/>
          <w:szCs w:val="24"/>
        </w:rPr>
        <w:t>reprocessing industry</w:t>
      </w:r>
      <w:r w:rsidRPr="7C995945" w:rsidR="6372883C">
        <w:rPr>
          <w:color w:val="000000" w:themeColor="text1"/>
          <w:sz w:val="24"/>
          <w:szCs w:val="24"/>
        </w:rPr>
        <w:t xml:space="preserve"> </w:t>
      </w:r>
      <w:proofErr w:type="gramStart"/>
      <w:r w:rsidRPr="7C995945" w:rsidR="6372883C">
        <w:rPr>
          <w:color w:val="000000" w:themeColor="text1"/>
          <w:sz w:val="24"/>
          <w:szCs w:val="24"/>
        </w:rPr>
        <w:t>as a result of</w:t>
      </w:r>
      <w:proofErr w:type="gramEnd"/>
      <w:r w:rsidRPr="7C995945" w:rsidR="6372883C">
        <w:rPr>
          <w:color w:val="000000" w:themeColor="text1"/>
          <w:sz w:val="24"/>
          <w:szCs w:val="24"/>
        </w:rPr>
        <w:t xml:space="preserve"> improvements in the quantity</w:t>
      </w:r>
      <w:r w:rsidRPr="7C995945" w:rsidR="5698E63C">
        <w:rPr>
          <w:color w:val="000000" w:themeColor="text1"/>
          <w:sz w:val="24"/>
          <w:szCs w:val="24"/>
        </w:rPr>
        <w:t xml:space="preserve"> </w:t>
      </w:r>
      <w:r w:rsidRPr="7C995945" w:rsidR="6372883C">
        <w:rPr>
          <w:color w:val="000000" w:themeColor="text1"/>
          <w:sz w:val="24"/>
          <w:szCs w:val="24"/>
        </w:rPr>
        <w:t>and quality of recycling collected in England</w:t>
      </w:r>
      <w:r w:rsidRPr="00451F33">
        <w:rPr>
          <w:color w:val="000000" w:themeColor="text1"/>
          <w:sz w:val="24"/>
          <w:szCs w:val="24"/>
        </w:rPr>
        <w:t>.</w:t>
      </w:r>
      <w:r w:rsidRPr="7C995945" w:rsidR="25BA678D">
        <w:rPr>
          <w:color w:val="000000" w:themeColor="text1"/>
          <w:sz w:val="24"/>
          <w:szCs w:val="24"/>
        </w:rPr>
        <w:t xml:space="preserve"> This has been highlighted in this Annex in estimating the reduction in the </w:t>
      </w:r>
      <w:r w:rsidRPr="7C995945" w:rsidR="2C743280">
        <w:rPr>
          <w:color w:val="000000" w:themeColor="text1"/>
          <w:sz w:val="24"/>
          <w:szCs w:val="24"/>
        </w:rPr>
        <w:t>quantity</w:t>
      </w:r>
      <w:r w:rsidRPr="7C995945" w:rsidR="25BA678D">
        <w:rPr>
          <w:color w:val="000000" w:themeColor="text1"/>
          <w:sz w:val="24"/>
          <w:szCs w:val="24"/>
        </w:rPr>
        <w:t xml:space="preserve"> of dry recyclables to be collected comingled by </w:t>
      </w:r>
      <w:r w:rsidR="00D97548">
        <w:rPr>
          <w:color w:val="000000" w:themeColor="text1"/>
          <w:sz w:val="24"/>
          <w:szCs w:val="24"/>
        </w:rPr>
        <w:t>local auth</w:t>
      </w:r>
      <w:r w:rsidRPr="7C995945" w:rsidR="25BA678D">
        <w:rPr>
          <w:color w:val="000000" w:themeColor="text1"/>
          <w:sz w:val="24"/>
          <w:szCs w:val="24"/>
        </w:rPr>
        <w:t>orities.</w:t>
      </w:r>
      <w:r w:rsidRPr="00451F33">
        <w:rPr>
          <w:color w:val="000000" w:themeColor="text1"/>
          <w:sz w:val="24"/>
          <w:szCs w:val="24"/>
        </w:rPr>
        <w:t xml:space="preserve"> Finally, the </w:t>
      </w:r>
      <w:r w:rsidR="00D905C4">
        <w:rPr>
          <w:color w:val="000000" w:themeColor="text1"/>
          <w:sz w:val="24"/>
          <w:szCs w:val="24"/>
        </w:rPr>
        <w:t>D</w:t>
      </w:r>
      <w:r w:rsidRPr="00451F33">
        <w:rPr>
          <w:color w:val="000000" w:themeColor="text1"/>
          <w:sz w:val="24"/>
          <w:szCs w:val="24"/>
        </w:rPr>
        <w:t xml:space="preserve">evolved </w:t>
      </w:r>
      <w:r w:rsidR="00D905C4">
        <w:rPr>
          <w:color w:val="000000" w:themeColor="text1"/>
          <w:sz w:val="24"/>
          <w:szCs w:val="24"/>
        </w:rPr>
        <w:t>A</w:t>
      </w:r>
      <w:r w:rsidRPr="00451F33">
        <w:rPr>
          <w:color w:val="000000" w:themeColor="text1"/>
          <w:sz w:val="24"/>
          <w:szCs w:val="24"/>
        </w:rPr>
        <w:t>dministration</w:t>
      </w:r>
      <w:r w:rsidRPr="7C995945" w:rsidR="6372883C">
        <w:rPr>
          <w:color w:val="000000" w:themeColor="text1"/>
          <w:sz w:val="24"/>
          <w:szCs w:val="24"/>
        </w:rPr>
        <w:t>s</w:t>
      </w:r>
      <w:r w:rsidRPr="00451F33">
        <w:rPr>
          <w:color w:val="000000" w:themeColor="text1"/>
          <w:sz w:val="24"/>
          <w:szCs w:val="24"/>
        </w:rPr>
        <w:t xml:space="preserve"> and other countries have waste policies with similar objectives to reduce waste by making use of the secondary materials</w:t>
      </w:r>
      <w:r w:rsidRPr="00451F33" w:rsidR="00554C21">
        <w:rPr>
          <w:color w:val="000000" w:themeColor="text1"/>
          <w:sz w:val="24"/>
          <w:szCs w:val="24"/>
          <w:vertAlign w:val="superscript"/>
        </w:rPr>
        <w:footnoteReference w:id="375"/>
      </w:r>
      <w:r w:rsidR="4B85B2DA">
        <w:rPr>
          <w:color w:val="000000" w:themeColor="text1"/>
          <w:sz w:val="24"/>
          <w:szCs w:val="24"/>
          <w:vertAlign w:val="superscript"/>
        </w:rPr>
        <w:t xml:space="preserve"> </w:t>
      </w:r>
      <w:r w:rsidRPr="00451F33" w:rsidR="00554C21">
        <w:rPr>
          <w:color w:val="000000" w:themeColor="text1"/>
          <w:sz w:val="24"/>
          <w:szCs w:val="24"/>
          <w:vertAlign w:val="superscript"/>
        </w:rPr>
        <w:footnoteReference w:id="376"/>
      </w:r>
      <w:r w:rsidRPr="00451F33">
        <w:rPr>
          <w:color w:val="000000" w:themeColor="text1"/>
          <w:sz w:val="24"/>
          <w:szCs w:val="24"/>
        </w:rPr>
        <w:t>.</w:t>
      </w:r>
    </w:p>
    <w:p w:rsidRPr="00A677AC" w:rsidR="009A4C81" w:rsidP="00A677AC" w:rsidRDefault="009A4C81" w14:paraId="7686C8D7" w14:textId="2BD3E7A7">
      <w:pPr>
        <w:pStyle w:val="Heading3"/>
        <w:rPr>
          <w:rFonts w:eastAsia="Calibri"/>
        </w:rPr>
      </w:pPr>
      <w:r>
        <w:rPr>
          <w:rFonts w:eastAsia="Calibri"/>
        </w:rPr>
        <w:t>GHG savings from increased material quality</w:t>
      </w:r>
    </w:p>
    <w:p w:rsidRPr="009A4C81" w:rsidR="009A4C81" w:rsidP="009A4C81" w:rsidRDefault="6A4DF8D6" w14:paraId="138A9559" w14:textId="2AA00411">
      <w:pPr>
        <w:autoSpaceDE w:val="0"/>
        <w:autoSpaceDN w:val="0"/>
        <w:adjustRightInd w:val="0"/>
        <w:spacing w:line="276" w:lineRule="auto"/>
        <w:jc w:val="both"/>
        <w:rPr>
          <w:rFonts w:cs="Arial"/>
        </w:rPr>
      </w:pPr>
      <w:r w:rsidRPr="00FF2E81">
        <w:rPr>
          <w:rFonts w:cs="Arial"/>
        </w:rPr>
        <w:t xml:space="preserve">There are additional GHG savings from having waste streams with greater waste and recycling separation that have not been monetised at this stage. </w:t>
      </w:r>
      <w:r w:rsidRPr="000C0BDE" w:rsidR="11F10199">
        <w:rPr>
          <w:rFonts w:cs="Arial"/>
        </w:rPr>
        <w:t>C</w:t>
      </w:r>
      <w:r w:rsidRPr="000C0BDE">
        <w:rPr>
          <w:rFonts w:cs="Arial"/>
        </w:rPr>
        <w:t>ollection</w:t>
      </w:r>
      <w:r w:rsidRPr="000C0BDE" w:rsidR="7621BB3D">
        <w:rPr>
          <w:rFonts w:cs="Arial"/>
        </w:rPr>
        <w:t>s</w:t>
      </w:r>
      <w:r w:rsidRPr="000C0BDE" w:rsidR="168AFB7F">
        <w:rPr>
          <w:rFonts w:cs="Arial"/>
        </w:rPr>
        <w:t xml:space="preserve"> under systems with further separation</w:t>
      </w:r>
      <w:r w:rsidRPr="000C0BDE">
        <w:rPr>
          <w:rFonts w:cs="Arial"/>
        </w:rPr>
        <w:t xml:space="preserve"> produces higher quality </w:t>
      </w:r>
      <w:proofErr w:type="spellStart"/>
      <w:r w:rsidRPr="000C0BDE">
        <w:rPr>
          <w:rFonts w:cs="Arial"/>
        </w:rPr>
        <w:t>recyclate</w:t>
      </w:r>
      <w:proofErr w:type="spellEnd"/>
      <w:r w:rsidRPr="000C0BDE">
        <w:rPr>
          <w:rFonts w:cs="Arial"/>
        </w:rPr>
        <w:t xml:space="preserve"> that is more likely to find a market and thus be recycled. This has not been possible to monetise here</w:t>
      </w:r>
      <w:r w:rsidR="000274F6">
        <w:rPr>
          <w:rFonts w:cs="Arial"/>
        </w:rPr>
        <w:t>,</w:t>
      </w:r>
      <w:r w:rsidRPr="000C0BDE">
        <w:rPr>
          <w:rFonts w:cs="Arial"/>
        </w:rPr>
        <w:t xml:space="preserve"> as the data quality of WDF limits details of the end destinations of materials (limited descriptions, missing/incomplete responses, limited auditing). Until better auditing and completions are made, it is very difficult to identify the treatment process used for recycling (i.e., closed-loop vs open-loop) and in-turn the GHG benefit</w:t>
      </w:r>
      <w:r w:rsidRPr="009A4C81">
        <w:rPr>
          <w:rFonts w:cs="Arial"/>
        </w:rPr>
        <w:t>. For purposes of our modelling, we assumed closed-loop recycling</w:t>
      </w:r>
      <w:r w:rsidRPr="7C995945" w:rsidR="009A4C81">
        <w:rPr>
          <w:rStyle w:val="FootnoteReference"/>
          <w:color w:val="000000"/>
          <w:sz w:val="24"/>
          <w:lang w:eastAsia="en-GB"/>
        </w:rPr>
        <w:footnoteReference w:id="377"/>
      </w:r>
      <w:r w:rsidRPr="009A4C81">
        <w:rPr>
          <w:rFonts w:cs="Arial"/>
        </w:rPr>
        <w:t>.</w:t>
      </w:r>
    </w:p>
    <w:p w:rsidRPr="00451F33" w:rsidR="00554C21" w:rsidP="00554C21" w:rsidRDefault="00554C21" w14:paraId="3C13406C" w14:textId="77777777">
      <w:pPr>
        <w:pStyle w:val="Heading3"/>
        <w:rPr>
          <w:rFonts w:eastAsia="Calibri"/>
          <w:b w:val="0"/>
          <w:szCs w:val="24"/>
        </w:rPr>
      </w:pPr>
      <w:r w:rsidRPr="00451F33">
        <w:rPr>
          <w:rFonts w:eastAsia="Calibri"/>
        </w:rPr>
        <w:t xml:space="preserve">International GHGs emissions savings </w:t>
      </w:r>
    </w:p>
    <w:p w:rsidRPr="00752982" w:rsidR="00554C21" w:rsidP="00554C21" w:rsidRDefault="00554C21" w14:paraId="499B416E" w14:textId="5DE07B0A">
      <w:pPr>
        <w:spacing w:after="160" w:line="259" w:lineRule="auto"/>
        <w:jc w:val="both"/>
        <w:rPr>
          <w:rFonts w:eastAsia="Calibri" w:cs="Arial"/>
        </w:rPr>
      </w:pPr>
      <w:bookmarkStart w:name="_Hlk99965424" w:id="128"/>
      <w:r w:rsidRPr="00451F33">
        <w:rPr>
          <w:rFonts w:eastAsia="Calibri" w:cs="Arial"/>
        </w:rPr>
        <w:t>The</w:t>
      </w:r>
      <w:r w:rsidRPr="00451F33" w:rsidR="003831B8">
        <w:rPr>
          <w:rFonts w:eastAsia="Calibri" w:cs="Arial"/>
        </w:rPr>
        <w:t xml:space="preserve"> </w:t>
      </w:r>
      <w:r w:rsidRPr="00451F33">
        <w:rPr>
          <w:rFonts w:eastAsia="Calibri" w:cs="Arial"/>
        </w:rPr>
        <w:t xml:space="preserve">estimates calculated in </w:t>
      </w:r>
      <w:r w:rsidR="003831B8">
        <w:rPr>
          <w:rFonts w:eastAsia="Calibri" w:cs="Arial"/>
        </w:rPr>
        <w:t>S</w:t>
      </w:r>
      <w:r w:rsidRPr="00451F33" w:rsidR="003831B8">
        <w:rPr>
          <w:rFonts w:eastAsia="Calibri" w:cs="Arial"/>
        </w:rPr>
        <w:t xml:space="preserve">ection </w:t>
      </w:r>
      <w:r w:rsidR="003831B8">
        <w:rPr>
          <w:rFonts w:eastAsia="Calibri" w:cs="Arial"/>
        </w:rPr>
        <w:t xml:space="preserve">7 and Annex C </w:t>
      </w:r>
      <w:r w:rsidRPr="00451F33">
        <w:rPr>
          <w:rFonts w:eastAsia="Calibri" w:cs="Arial"/>
        </w:rPr>
        <w:t xml:space="preserve">reflect the contribution of municipal recycling policies with respect to the UK’s territorial emissions. </w:t>
      </w:r>
      <w:r w:rsidR="003831B8">
        <w:rPr>
          <w:rFonts w:eastAsia="Calibri" w:cs="Arial"/>
        </w:rPr>
        <w:t>We would expect that a</w:t>
      </w:r>
      <w:r w:rsidRPr="00451F33" w:rsidR="003831B8">
        <w:rPr>
          <w:rFonts w:eastAsia="Calibri" w:cs="Arial"/>
        </w:rPr>
        <w:t xml:space="preserve"> </w:t>
      </w:r>
      <w:r w:rsidRPr="00451F33">
        <w:rPr>
          <w:rFonts w:eastAsia="Calibri" w:cs="Arial"/>
        </w:rPr>
        <w:t xml:space="preserve">further reduction in international GHGs emissions would be observed </w:t>
      </w:r>
      <w:proofErr w:type="gramStart"/>
      <w:r w:rsidRPr="00451F33">
        <w:rPr>
          <w:rFonts w:eastAsia="Calibri" w:cs="Arial"/>
        </w:rPr>
        <w:t>as a result of</w:t>
      </w:r>
      <w:proofErr w:type="gramEnd"/>
      <w:r w:rsidRPr="00451F33">
        <w:rPr>
          <w:rFonts w:eastAsia="Calibri" w:cs="Arial"/>
        </w:rPr>
        <w:t xml:space="preserve"> reduced production from virgin materials. This has not been monetised in this impact assessmen</w:t>
      </w:r>
      <w:r w:rsidR="00231309">
        <w:rPr>
          <w:rFonts w:eastAsia="Calibri" w:cs="Arial"/>
        </w:rPr>
        <w:t>t because it is outside the scope of this analysis</w:t>
      </w:r>
      <w:r w:rsidR="0074515E">
        <w:rPr>
          <w:rFonts w:eastAsia="Calibri" w:cs="Arial"/>
        </w:rPr>
        <w:t>.</w:t>
      </w:r>
    </w:p>
    <w:bookmarkEnd w:id="128"/>
    <w:p w:rsidRPr="00451F33" w:rsidR="004E24E4" w:rsidP="004E24E4" w:rsidRDefault="004E24E4" w14:paraId="37728A24" w14:textId="2A7A6F3B">
      <w:pPr>
        <w:pStyle w:val="Heading3"/>
        <w:rPr>
          <w:rFonts w:eastAsia="Calibri"/>
          <w:b w:val="0"/>
          <w:szCs w:val="24"/>
        </w:rPr>
      </w:pPr>
      <w:r>
        <w:rPr>
          <w:rFonts w:eastAsia="Calibri"/>
        </w:rPr>
        <w:t>Competition</w:t>
      </w:r>
    </w:p>
    <w:p w:rsidRPr="006D1F25" w:rsidR="0051226E" w:rsidP="0051226E" w:rsidRDefault="0085596F" w14:paraId="15B2F9C7" w14:textId="465A64F1">
      <w:pPr>
        <w:rPr>
          <w:rFonts w:cs="Arial"/>
        </w:rPr>
      </w:pPr>
      <w:r>
        <w:rPr>
          <w:rFonts w:cs="Arial"/>
        </w:rPr>
        <w:t>Simpler Recycling</w:t>
      </w:r>
      <w:r w:rsidRPr="006D1F25" w:rsidR="0051226E">
        <w:rPr>
          <w:rFonts w:cs="Arial"/>
        </w:rPr>
        <w:t xml:space="preserve"> will have an impact on all </w:t>
      </w:r>
      <w:r w:rsidR="00D65897">
        <w:rPr>
          <w:rFonts w:cs="Arial"/>
        </w:rPr>
        <w:t xml:space="preserve">waste management companies and NHM </w:t>
      </w:r>
      <w:r w:rsidRPr="006D1F25" w:rsidR="0051226E">
        <w:rPr>
          <w:rFonts w:cs="Arial"/>
        </w:rPr>
        <w:t xml:space="preserve">businesses through the introduction of separate waste collections. The Competitions and </w:t>
      </w:r>
      <w:r w:rsidRPr="006D1F25" w:rsidR="0051226E">
        <w:rPr>
          <w:rFonts w:cs="Arial"/>
        </w:rPr>
        <w:t xml:space="preserve">Markets Authority (CMA) </w:t>
      </w:r>
      <w:r w:rsidRPr="006D1F25" w:rsidR="002E7802">
        <w:rPr>
          <w:rFonts w:cs="Arial"/>
        </w:rPr>
        <w:t>outline</w:t>
      </w:r>
      <w:r w:rsidR="00514825">
        <w:rPr>
          <w:rFonts w:cs="Arial"/>
        </w:rPr>
        <w:t>,</w:t>
      </w:r>
      <w:r w:rsidRPr="006D1F25" w:rsidR="002E7802">
        <w:rPr>
          <w:rFonts w:cs="Arial"/>
        </w:rPr>
        <w:t xml:space="preserve"> </w:t>
      </w:r>
      <w:r w:rsidRPr="006D1F25" w:rsidR="0051226E">
        <w:rPr>
          <w:rFonts w:cs="Arial"/>
        </w:rPr>
        <w:t>in the competition assessment guidelines</w:t>
      </w:r>
      <w:r w:rsidR="00514825">
        <w:rPr>
          <w:rFonts w:cs="Arial"/>
        </w:rPr>
        <w:t>,</w:t>
      </w:r>
      <w:r w:rsidRPr="006D1F25" w:rsidR="0051226E">
        <w:rPr>
          <w:rFonts w:cs="Arial"/>
        </w:rPr>
        <w:t xml:space="preserve"> four areas to be considered when addressing impacts of policies: </w:t>
      </w:r>
    </w:p>
    <w:p w:rsidRPr="006D1F25" w:rsidR="00E4427C" w:rsidP="0051226E" w:rsidRDefault="00E4427C" w14:paraId="58E131B0" w14:textId="77777777">
      <w:pPr>
        <w:rPr>
          <w:rFonts w:cs="Arial"/>
        </w:rPr>
      </w:pPr>
    </w:p>
    <w:p w:rsidRPr="006D1F25" w:rsidR="0051226E" w:rsidP="0051226E" w:rsidRDefault="0051226E" w14:paraId="0E24F65A" w14:textId="77777777">
      <w:pPr>
        <w:pStyle w:val="ListParagraph"/>
        <w:numPr>
          <w:ilvl w:val="0"/>
          <w:numId w:val="45"/>
        </w:numPr>
        <w:spacing w:after="160" w:line="259" w:lineRule="auto"/>
        <w:rPr>
          <w:rFonts w:cs="Arial"/>
        </w:rPr>
      </w:pPr>
      <w:r w:rsidRPr="006D1F25">
        <w:rPr>
          <w:rFonts w:cs="Arial"/>
        </w:rPr>
        <w:t>Whether the policy directly or indirectly limits the number or range of supplier</w:t>
      </w:r>
    </w:p>
    <w:p w:rsidRPr="006D1F25" w:rsidR="0051226E" w:rsidP="0051226E" w:rsidRDefault="75F4A489" w14:paraId="3B0B90DE" w14:textId="14DF44F3">
      <w:pPr>
        <w:rPr>
          <w:rFonts w:cs="Arial"/>
        </w:rPr>
      </w:pPr>
      <w:r w:rsidRPr="7C995945">
        <w:rPr>
          <w:rFonts w:cs="Arial"/>
        </w:rPr>
        <w:t>We do</w:t>
      </w:r>
      <w:r w:rsidRPr="7C995945" w:rsidR="45F81F8E">
        <w:rPr>
          <w:rFonts w:cs="Arial"/>
        </w:rPr>
        <w:t xml:space="preserve"> not</w:t>
      </w:r>
      <w:r w:rsidRPr="7C995945">
        <w:rPr>
          <w:rFonts w:cs="Arial"/>
        </w:rPr>
        <w:t xml:space="preserve"> believe that </w:t>
      </w:r>
      <w:r w:rsidR="00091013">
        <w:rPr>
          <w:rFonts w:cs="Arial"/>
        </w:rPr>
        <w:t>Simpler Recycling</w:t>
      </w:r>
      <w:r w:rsidRPr="7C995945">
        <w:rPr>
          <w:rFonts w:cs="Arial"/>
        </w:rPr>
        <w:t xml:space="preserve"> will have any negative impact/limit the number of suppliers</w:t>
      </w:r>
      <w:r w:rsidRPr="7C995945" w:rsidR="45F81F8E">
        <w:rPr>
          <w:rFonts w:cs="Arial"/>
        </w:rPr>
        <w:t xml:space="preserve"> for the NHM sector</w:t>
      </w:r>
      <w:r w:rsidRPr="7C995945">
        <w:rPr>
          <w:rFonts w:cs="Arial"/>
        </w:rPr>
        <w:t xml:space="preserve">. </w:t>
      </w:r>
      <w:r w:rsidRPr="7C995945" w:rsidR="45F81F8E">
        <w:rPr>
          <w:rFonts w:cs="Arial"/>
        </w:rPr>
        <w:t>This is because t</w:t>
      </w:r>
      <w:r w:rsidRPr="7C995945">
        <w:rPr>
          <w:rFonts w:cs="Arial"/>
        </w:rPr>
        <w:t xml:space="preserve">here are </w:t>
      </w:r>
      <w:r w:rsidRPr="7C995945" w:rsidR="5F866756">
        <w:rPr>
          <w:rFonts w:cs="Arial"/>
        </w:rPr>
        <w:t xml:space="preserve">many </w:t>
      </w:r>
      <w:r w:rsidRPr="7C995945">
        <w:rPr>
          <w:rFonts w:cs="Arial"/>
        </w:rPr>
        <w:t>hundreds of private waste</w:t>
      </w:r>
      <w:r w:rsidRPr="7C995945" w:rsidR="6EB183B0">
        <w:rPr>
          <w:rFonts w:cs="Arial"/>
        </w:rPr>
        <w:t xml:space="preserve"> management</w:t>
      </w:r>
      <w:r w:rsidRPr="7C995945">
        <w:rPr>
          <w:rFonts w:cs="Arial"/>
        </w:rPr>
        <w:t xml:space="preserve"> </w:t>
      </w:r>
      <w:r w:rsidRPr="7C995945" w:rsidR="02E981BA">
        <w:rPr>
          <w:rFonts w:cs="Arial"/>
        </w:rPr>
        <w:t>companies</w:t>
      </w:r>
      <w:r w:rsidRPr="7C995945">
        <w:rPr>
          <w:rFonts w:cs="Arial"/>
        </w:rPr>
        <w:t xml:space="preserve"> </w:t>
      </w:r>
      <w:r w:rsidRPr="7C995945" w:rsidR="02E981BA">
        <w:rPr>
          <w:rFonts w:cs="Arial"/>
        </w:rPr>
        <w:t xml:space="preserve">who are </w:t>
      </w:r>
      <w:r w:rsidRPr="7C995945" w:rsidR="6B21ACFC">
        <w:rPr>
          <w:rFonts w:cs="Arial"/>
        </w:rPr>
        <w:t>already</w:t>
      </w:r>
      <w:r w:rsidRPr="7C995945">
        <w:rPr>
          <w:rFonts w:cs="Arial"/>
        </w:rPr>
        <w:t xml:space="preserve"> competing</w:t>
      </w:r>
      <w:r w:rsidRPr="7C995945" w:rsidR="45F81F8E">
        <w:rPr>
          <w:rFonts w:cs="Arial"/>
        </w:rPr>
        <w:t xml:space="preserve"> for services</w:t>
      </w:r>
      <w:r w:rsidRPr="7C995945" w:rsidR="6B21ACFC">
        <w:rPr>
          <w:rFonts w:cs="Arial"/>
        </w:rPr>
        <w:t xml:space="preserve"> across the country</w:t>
      </w:r>
      <w:r w:rsidR="003962F3">
        <w:rPr>
          <w:rStyle w:val="FootnoteReference"/>
        </w:rPr>
        <w:footnoteReference w:id="378"/>
      </w:r>
      <w:r w:rsidRPr="7C995945" w:rsidR="45F81F8E">
        <w:rPr>
          <w:rFonts w:cs="Arial"/>
        </w:rPr>
        <w:t xml:space="preserve">. Similarly, </w:t>
      </w:r>
      <w:r w:rsidRPr="7C995945" w:rsidR="6B21ACFC">
        <w:rPr>
          <w:rFonts w:cs="Arial"/>
        </w:rPr>
        <w:t xml:space="preserve">most </w:t>
      </w:r>
      <w:r w:rsidR="00D97548">
        <w:rPr>
          <w:rFonts w:cs="Arial"/>
        </w:rPr>
        <w:t>local auth</w:t>
      </w:r>
      <w:r w:rsidRPr="7C995945" w:rsidR="6B21ACFC">
        <w:rPr>
          <w:rFonts w:cs="Arial"/>
        </w:rPr>
        <w:t xml:space="preserve">orities </w:t>
      </w:r>
      <w:r w:rsidRPr="7C995945" w:rsidR="45F81F8E">
        <w:rPr>
          <w:rFonts w:cs="Arial"/>
        </w:rPr>
        <w:t xml:space="preserve">are also </w:t>
      </w:r>
      <w:r w:rsidRPr="7C995945" w:rsidR="6B21ACFC">
        <w:rPr>
          <w:rFonts w:cs="Arial"/>
        </w:rPr>
        <w:t xml:space="preserve">offering </w:t>
      </w:r>
      <w:r w:rsidRPr="7C995945" w:rsidR="23A0373D">
        <w:rPr>
          <w:rFonts w:cs="Arial"/>
        </w:rPr>
        <w:t xml:space="preserve">chargeable </w:t>
      </w:r>
      <w:r w:rsidRPr="7C995945" w:rsidR="6B21ACFC">
        <w:rPr>
          <w:rFonts w:cs="Arial"/>
        </w:rPr>
        <w:t>services</w:t>
      </w:r>
      <w:r w:rsidRPr="7C995945" w:rsidR="45F81F8E">
        <w:rPr>
          <w:rFonts w:cs="Arial"/>
        </w:rPr>
        <w:t xml:space="preserve"> for the NHM sector</w:t>
      </w:r>
      <w:r w:rsidDel="003962F3" w:rsidR="003B73F3">
        <w:rPr>
          <w:rStyle w:val="FootnoteReference"/>
        </w:rPr>
        <w:footnoteReference w:id="379"/>
      </w:r>
      <w:r w:rsidRPr="7C995945" w:rsidR="6B21ACFC">
        <w:rPr>
          <w:rFonts w:cs="Arial"/>
        </w:rPr>
        <w:t xml:space="preserve">. </w:t>
      </w:r>
      <w:r w:rsidRPr="7C995945" w:rsidR="45F81F8E">
        <w:rPr>
          <w:rFonts w:cs="Arial"/>
        </w:rPr>
        <w:t>Although t</w:t>
      </w:r>
      <w:r w:rsidRPr="7C995945" w:rsidR="6B21ACFC">
        <w:rPr>
          <w:rFonts w:cs="Arial"/>
        </w:rPr>
        <w:t>he service requests from business will increase demand for suppliers</w:t>
      </w:r>
      <w:r w:rsidRPr="7C995945" w:rsidR="45F81F8E">
        <w:rPr>
          <w:rFonts w:cs="Arial"/>
        </w:rPr>
        <w:t xml:space="preserve">, </w:t>
      </w:r>
      <w:r w:rsidRPr="7C995945" w:rsidR="6B21ACFC">
        <w:rPr>
          <w:rFonts w:cs="Arial"/>
        </w:rPr>
        <w:t xml:space="preserve">the service profiles required via </w:t>
      </w:r>
      <w:r w:rsidRPr="7C995945" w:rsidR="45F81F8E">
        <w:rPr>
          <w:rFonts w:cs="Arial"/>
        </w:rPr>
        <w:t>proposed c</w:t>
      </w:r>
      <w:r w:rsidRPr="7C995945" w:rsidR="6B21ACFC">
        <w:rPr>
          <w:rFonts w:cs="Arial"/>
        </w:rPr>
        <w:t xml:space="preserve">onsistency </w:t>
      </w:r>
      <w:r w:rsidR="007B4187">
        <w:rPr>
          <w:rFonts w:cs="Arial"/>
        </w:rPr>
        <w:t xml:space="preserve">in </w:t>
      </w:r>
      <w:r w:rsidRPr="7C995945" w:rsidR="45F81F8E">
        <w:rPr>
          <w:rFonts w:cs="Arial"/>
        </w:rPr>
        <w:t xml:space="preserve">collections </w:t>
      </w:r>
      <w:r w:rsidRPr="7C995945" w:rsidR="6B21ACFC">
        <w:rPr>
          <w:rFonts w:cs="Arial"/>
        </w:rPr>
        <w:t xml:space="preserve">(food waste, dry recyclables) are relatively straightforward. </w:t>
      </w:r>
      <w:r w:rsidRPr="7C995945">
        <w:rPr>
          <w:rFonts w:cs="Arial"/>
        </w:rPr>
        <w:t xml:space="preserve"> </w:t>
      </w:r>
    </w:p>
    <w:p w:rsidRPr="006D1F25" w:rsidR="00E4427C" w:rsidP="0051226E" w:rsidRDefault="00E4427C" w14:paraId="1F0E7B8E" w14:textId="77777777">
      <w:pPr>
        <w:rPr>
          <w:rFonts w:cs="Arial"/>
        </w:rPr>
      </w:pPr>
    </w:p>
    <w:p w:rsidRPr="006D1F25" w:rsidR="0051226E" w:rsidP="0051226E" w:rsidRDefault="0051226E" w14:paraId="45C17B00" w14:textId="77777777">
      <w:pPr>
        <w:pStyle w:val="ListParagraph"/>
        <w:numPr>
          <w:ilvl w:val="0"/>
          <w:numId w:val="45"/>
        </w:numPr>
        <w:spacing w:after="160" w:line="259" w:lineRule="auto"/>
        <w:rPr>
          <w:rFonts w:cs="Arial"/>
        </w:rPr>
      </w:pPr>
      <w:r w:rsidRPr="006D1F25">
        <w:rPr>
          <w:rFonts w:cs="Arial"/>
        </w:rPr>
        <w:t>Whether it limits the ability of suppliers to compete</w:t>
      </w:r>
    </w:p>
    <w:p w:rsidR="0051226E" w:rsidP="0051226E" w:rsidRDefault="75F4A489" w14:paraId="2A988D7C" w14:textId="715500AB">
      <w:pPr>
        <w:rPr>
          <w:rFonts w:cs="Arial"/>
          <w:color w:val="FF0000"/>
        </w:rPr>
      </w:pPr>
      <w:r w:rsidRPr="7C995945">
        <w:rPr>
          <w:rFonts w:cs="Arial"/>
        </w:rPr>
        <w:t>Private waste management collection is a</w:t>
      </w:r>
      <w:r w:rsidRPr="7C995945" w:rsidR="15B65D59">
        <w:rPr>
          <w:rFonts w:cs="Arial"/>
        </w:rPr>
        <w:t>n</w:t>
      </w:r>
      <w:r w:rsidRPr="7C995945">
        <w:rPr>
          <w:rFonts w:cs="Arial"/>
        </w:rPr>
        <w:t xml:space="preserve"> </w:t>
      </w:r>
      <w:r w:rsidRPr="7C995945" w:rsidR="45F81F8E">
        <w:rPr>
          <w:rFonts w:cs="Arial"/>
        </w:rPr>
        <w:t>“</w:t>
      </w:r>
      <w:r w:rsidRPr="7C995945">
        <w:rPr>
          <w:rFonts w:cs="Arial"/>
        </w:rPr>
        <w:t>easy</w:t>
      </w:r>
      <w:r w:rsidRPr="7C995945" w:rsidR="45F81F8E">
        <w:rPr>
          <w:rFonts w:cs="Arial"/>
        </w:rPr>
        <w:t>-</w:t>
      </w:r>
      <w:r w:rsidRPr="7C995945">
        <w:rPr>
          <w:rFonts w:cs="Arial"/>
        </w:rPr>
        <w:t>to</w:t>
      </w:r>
      <w:r w:rsidRPr="7C995945" w:rsidR="45F81F8E">
        <w:rPr>
          <w:rFonts w:cs="Arial"/>
        </w:rPr>
        <w:t>-</w:t>
      </w:r>
      <w:r w:rsidRPr="7C995945">
        <w:rPr>
          <w:rFonts w:cs="Arial"/>
        </w:rPr>
        <w:t>enter</w:t>
      </w:r>
      <w:r w:rsidRPr="7C995945" w:rsidR="45F81F8E">
        <w:rPr>
          <w:rFonts w:cs="Arial"/>
        </w:rPr>
        <w:t>”</w:t>
      </w:r>
      <w:r w:rsidRPr="7C995945">
        <w:rPr>
          <w:rFonts w:cs="Arial"/>
        </w:rPr>
        <w:t xml:space="preserve"> </w:t>
      </w:r>
      <w:r w:rsidRPr="7C995945" w:rsidR="15B65D59">
        <w:rPr>
          <w:rFonts w:cs="Arial"/>
        </w:rPr>
        <w:t xml:space="preserve">market </w:t>
      </w:r>
      <w:r w:rsidRPr="7C995945">
        <w:rPr>
          <w:rFonts w:cs="Arial"/>
        </w:rPr>
        <w:t>with low barriers to entry</w:t>
      </w:r>
      <w:r w:rsidRPr="7C995945" w:rsidR="774CD5A5">
        <w:rPr>
          <w:rFonts w:cs="Arial"/>
        </w:rPr>
        <w:t xml:space="preserve"> represented by the large number of players</w:t>
      </w:r>
      <w:r w:rsidRPr="7C995945" w:rsidR="45F81F8E">
        <w:rPr>
          <w:rFonts w:cs="Arial"/>
        </w:rPr>
        <w:t>,</w:t>
      </w:r>
      <w:r w:rsidRPr="7C995945" w:rsidR="32173A31">
        <w:rPr>
          <w:rFonts w:cs="Arial"/>
        </w:rPr>
        <w:t xml:space="preserve"> already supplying collections</w:t>
      </w:r>
      <w:r w:rsidR="00765076">
        <w:rPr>
          <w:rStyle w:val="FootnoteReference"/>
        </w:rPr>
        <w:footnoteReference w:id="380"/>
      </w:r>
      <w:r w:rsidRPr="7C995945" w:rsidR="774CD5A5">
        <w:rPr>
          <w:rFonts w:cs="Arial"/>
        </w:rPr>
        <w:t xml:space="preserve">. </w:t>
      </w:r>
      <w:r w:rsidRPr="7C995945" w:rsidR="6B21ACFC">
        <w:rPr>
          <w:rFonts w:cs="Arial"/>
        </w:rPr>
        <w:t xml:space="preserve">The relatively low take up of recycling services in over two million businesses mean that there are considerable opportunities for existing companies to grow their businesses. </w:t>
      </w:r>
    </w:p>
    <w:p w:rsidRPr="006D1F25" w:rsidR="00E4427C" w:rsidP="0051226E" w:rsidRDefault="00E4427C" w14:paraId="7AD94425" w14:textId="77777777">
      <w:pPr>
        <w:rPr>
          <w:rFonts w:cs="Arial"/>
        </w:rPr>
      </w:pPr>
    </w:p>
    <w:p w:rsidR="0051226E" w:rsidP="0051226E" w:rsidRDefault="0051226E" w14:paraId="3978A9C3" w14:textId="77777777">
      <w:pPr>
        <w:pStyle w:val="ListParagraph"/>
        <w:numPr>
          <w:ilvl w:val="0"/>
          <w:numId w:val="45"/>
        </w:numPr>
        <w:spacing w:after="160" w:line="259" w:lineRule="auto"/>
        <w:rPr>
          <w:rFonts w:cs="Arial"/>
        </w:rPr>
      </w:pPr>
      <w:r w:rsidRPr="006D1F25">
        <w:rPr>
          <w:rFonts w:cs="Arial"/>
        </w:rPr>
        <w:t xml:space="preserve">Whether it increases incentives to collude </w:t>
      </w:r>
    </w:p>
    <w:p w:rsidRPr="006D1F25" w:rsidR="0051226E" w:rsidP="0051226E" w:rsidRDefault="0051226E" w14:paraId="65155DE7" w14:textId="77777777">
      <w:pPr>
        <w:pStyle w:val="ListParagraph"/>
        <w:rPr>
          <w:rFonts w:cs="Arial"/>
        </w:rPr>
      </w:pPr>
    </w:p>
    <w:p w:rsidRPr="006D1F25" w:rsidR="0051226E" w:rsidP="0051226E" w:rsidRDefault="75F4A489" w14:paraId="7FC04C5E" w14:textId="466DBD9B">
      <w:pPr>
        <w:rPr>
          <w:rFonts w:cs="Arial"/>
        </w:rPr>
      </w:pPr>
      <w:r w:rsidRPr="7C995945">
        <w:rPr>
          <w:rFonts w:cs="Arial"/>
        </w:rPr>
        <w:t>Analysis completed by the CMA and summarised in a report</w:t>
      </w:r>
      <w:r w:rsidR="0051226E">
        <w:rPr>
          <w:rStyle w:val="FootnoteReference"/>
          <w:rFonts w:cs="Arial" w:eastAsiaTheme="minorEastAsia"/>
        </w:rPr>
        <w:footnoteReference w:id="381"/>
      </w:r>
      <w:r w:rsidRPr="7C995945">
        <w:rPr>
          <w:rFonts w:cs="Arial"/>
        </w:rPr>
        <w:t xml:space="preserve"> concluded longer and broader waste collection contracts, </w:t>
      </w:r>
      <w:r w:rsidRPr="7C995945" w:rsidR="262DCFA5">
        <w:rPr>
          <w:rFonts w:cs="Arial"/>
        </w:rPr>
        <w:t>which</w:t>
      </w:r>
      <w:r w:rsidRPr="7C995945">
        <w:rPr>
          <w:rFonts w:cs="Arial"/>
        </w:rPr>
        <w:t xml:space="preserve"> can limit competition, do remain in use by some </w:t>
      </w:r>
      <w:r w:rsidR="00D1590F">
        <w:rPr>
          <w:rFonts w:cs="Arial"/>
        </w:rPr>
        <w:t>l</w:t>
      </w:r>
      <w:r w:rsidRPr="7C995945">
        <w:rPr>
          <w:rFonts w:cs="Arial"/>
        </w:rPr>
        <w:t xml:space="preserve">ocal </w:t>
      </w:r>
      <w:r w:rsidR="00D1590F">
        <w:rPr>
          <w:rFonts w:cs="Arial"/>
        </w:rPr>
        <w:t>a</w:t>
      </w:r>
      <w:r w:rsidRPr="7C995945">
        <w:rPr>
          <w:rFonts w:cs="Arial"/>
        </w:rPr>
        <w:t xml:space="preserve">uthorities (associated with significant </w:t>
      </w:r>
      <w:r w:rsidR="00D1590F">
        <w:rPr>
          <w:rFonts w:cs="Arial"/>
        </w:rPr>
        <w:t>l</w:t>
      </w:r>
      <w:r w:rsidRPr="7C995945">
        <w:rPr>
          <w:rFonts w:cs="Arial"/>
        </w:rPr>
        <w:t xml:space="preserve">ocal </w:t>
      </w:r>
      <w:r w:rsidR="00D1590F">
        <w:rPr>
          <w:rFonts w:cs="Arial"/>
        </w:rPr>
        <w:t>a</w:t>
      </w:r>
      <w:r w:rsidRPr="7C995945">
        <w:rPr>
          <w:rFonts w:cs="Arial"/>
        </w:rPr>
        <w:t>uthority spending). In contrast, collection contracts in the NHM sector tend to be much shorter (</w:t>
      </w:r>
      <w:r w:rsidRPr="7C995945" w:rsidR="6B21ACFC">
        <w:rPr>
          <w:rFonts w:cs="Arial"/>
        </w:rPr>
        <w:t>typically, around one year in length</w:t>
      </w:r>
      <w:r w:rsidRPr="7C995945">
        <w:rPr>
          <w:rFonts w:cs="Arial"/>
        </w:rPr>
        <w:t xml:space="preserve">), in turn, allowing a review of service provider and keeping the supplier choice competitive. The large number of private waste collectors available reduce the likelihood of collusion being able to cause market failure. </w:t>
      </w:r>
      <w:r w:rsidRPr="7C995945" w:rsidR="44361AD4">
        <w:rPr>
          <w:rFonts w:cs="Arial"/>
        </w:rPr>
        <w:t>The CMA report summarises</w:t>
      </w:r>
      <w:r w:rsidRPr="7C995945" w:rsidR="38B5E45D">
        <w:rPr>
          <w:rFonts w:cs="Arial"/>
        </w:rPr>
        <w:t xml:space="preserve"> that</w:t>
      </w:r>
      <w:r w:rsidRPr="7C995945" w:rsidR="44361AD4">
        <w:rPr>
          <w:rFonts w:cs="Arial"/>
        </w:rPr>
        <w:t xml:space="preserve"> to make the most of potential benefits of competition</w:t>
      </w:r>
      <w:r w:rsidR="00F75719">
        <w:rPr>
          <w:rFonts w:cs="Arial"/>
        </w:rPr>
        <w:t>,</w:t>
      </w:r>
      <w:r w:rsidRPr="7C995945" w:rsidR="44361AD4">
        <w:rPr>
          <w:rFonts w:cs="Arial"/>
        </w:rPr>
        <w:t xml:space="preserve"> contracts tendered out should be no longer than necessary, and tender services separately wherever possible.</w:t>
      </w:r>
    </w:p>
    <w:p w:rsidRPr="006D1F25" w:rsidR="00E4427C" w:rsidP="0051226E" w:rsidRDefault="00E4427C" w14:paraId="634FF84D" w14:textId="77777777">
      <w:pPr>
        <w:rPr>
          <w:rFonts w:cs="Arial"/>
        </w:rPr>
      </w:pPr>
    </w:p>
    <w:p w:rsidRPr="006D1F25" w:rsidR="0051226E" w:rsidP="0051226E" w:rsidRDefault="0051226E" w14:paraId="0F3EB01B" w14:textId="77777777">
      <w:pPr>
        <w:pStyle w:val="ListParagraph"/>
        <w:numPr>
          <w:ilvl w:val="0"/>
          <w:numId w:val="45"/>
        </w:numPr>
        <w:spacing w:after="160" w:line="259" w:lineRule="auto"/>
        <w:rPr>
          <w:rFonts w:cs="Arial"/>
        </w:rPr>
      </w:pPr>
      <w:r w:rsidRPr="0B6329EE">
        <w:rPr>
          <w:rFonts w:cs="Arial"/>
        </w:rPr>
        <w:t>Where it limits choices and information available to consumers</w:t>
      </w:r>
    </w:p>
    <w:p w:rsidR="009257A1" w:rsidP="00400E92" w:rsidRDefault="00B77F8C" w14:paraId="14BBF833" w14:textId="7741214B">
      <w:pPr>
        <w:spacing w:after="160" w:line="259" w:lineRule="auto"/>
        <w:jc w:val="both"/>
        <w:rPr>
          <w:rFonts w:ascii="Arial Bold" w:hAnsi="Arial Bold" w:cs="Arial"/>
          <w:bCs/>
          <w:spacing w:val="-4"/>
          <w:kern w:val="32"/>
          <w:sz w:val="32"/>
          <w:szCs w:val="32"/>
        </w:rPr>
      </w:pPr>
      <w:r w:rsidRPr="00DF4925">
        <w:rPr>
          <w:rFonts w:eastAsia="Calibri" w:cs="Arial"/>
        </w:rPr>
        <w:t xml:space="preserve">Information campaigns and recycling leaflets will be provided as part of </w:t>
      </w:r>
      <w:r w:rsidR="00DD1B80">
        <w:rPr>
          <w:rFonts w:eastAsia="Calibri" w:cs="Arial"/>
        </w:rPr>
        <w:t>the proposed</w:t>
      </w:r>
      <w:r w:rsidR="00A032C9">
        <w:rPr>
          <w:rFonts w:eastAsia="Calibri" w:cs="Arial"/>
        </w:rPr>
        <w:t xml:space="preserve"> </w:t>
      </w:r>
      <w:r w:rsidRPr="00DF4925">
        <w:rPr>
          <w:rFonts w:eastAsia="Calibri" w:cs="Arial"/>
        </w:rPr>
        <w:t xml:space="preserve">policy support to make sure information </w:t>
      </w:r>
      <w:r w:rsidRPr="00DF4925" w:rsidR="009E21E3">
        <w:rPr>
          <w:rFonts w:eastAsia="Calibri" w:cs="Arial"/>
        </w:rPr>
        <w:t xml:space="preserve">is consistent. </w:t>
      </w:r>
      <w:r w:rsidR="00F82463">
        <w:rPr>
          <w:rFonts w:eastAsia="Calibri" w:cs="Arial"/>
        </w:rPr>
        <w:t xml:space="preserve">This policy would still encourage businesses to locate a suitable service provider who is offering the range of materials in scope of </w:t>
      </w:r>
      <w:r w:rsidR="008439C5">
        <w:rPr>
          <w:rFonts w:eastAsia="Calibri" w:cs="Arial"/>
        </w:rPr>
        <w:t>Simpler Recycling</w:t>
      </w:r>
      <w:r w:rsidR="00ED7E8A">
        <w:rPr>
          <w:rFonts w:eastAsia="Calibri" w:cs="Arial"/>
        </w:rPr>
        <w:t>’s</w:t>
      </w:r>
      <w:r w:rsidR="00F82463">
        <w:rPr>
          <w:rFonts w:eastAsia="Calibri" w:cs="Arial"/>
        </w:rPr>
        <w:t xml:space="preserve"> requirements. It may be that some service providers focus on single materials such as residual waste and do not offer the range of recycling materials in line with</w:t>
      </w:r>
      <w:r w:rsidR="00E8172A">
        <w:rPr>
          <w:rFonts w:eastAsia="Calibri" w:cs="Arial"/>
        </w:rPr>
        <w:t xml:space="preserve"> the proposed</w:t>
      </w:r>
      <w:r w:rsidR="00F82463">
        <w:rPr>
          <w:rFonts w:eastAsia="Calibri" w:cs="Arial"/>
        </w:rPr>
        <w:t xml:space="preserve"> requirements. However, businesses can still procure from a range of service providers as they wish, </w:t>
      </w:r>
      <w:proofErr w:type="gramStart"/>
      <w:r w:rsidR="00F82463">
        <w:rPr>
          <w:rFonts w:eastAsia="Calibri" w:cs="Arial"/>
        </w:rPr>
        <w:t>as long as</w:t>
      </w:r>
      <w:proofErr w:type="gramEnd"/>
      <w:r w:rsidR="00F82463">
        <w:rPr>
          <w:rFonts w:eastAsia="Calibri" w:cs="Arial"/>
        </w:rPr>
        <w:t xml:space="preserve"> they are separating into the required waste streams. </w:t>
      </w:r>
    </w:p>
    <w:p w:rsidR="0023691B" w:rsidRDefault="0023691B" w14:paraId="788C1CD7" w14:textId="77777777">
      <w:pPr>
        <w:rPr>
          <w:rFonts w:ascii="Arial Bold" w:hAnsi="Arial Bold" w:cs="Arial"/>
          <w:bCs/>
          <w:spacing w:val="-4"/>
          <w:kern w:val="32"/>
          <w:sz w:val="32"/>
          <w:szCs w:val="32"/>
        </w:rPr>
      </w:pPr>
      <w:r>
        <w:rPr>
          <w:b/>
        </w:rPr>
        <w:br w:type="page"/>
      </w:r>
    </w:p>
    <w:p w:rsidRPr="00451F33" w:rsidR="00554C21" w:rsidP="00554C21" w:rsidRDefault="00554C21" w14:paraId="6429FCC3" w14:textId="62F1FD37">
      <w:pPr>
        <w:pStyle w:val="Heading1"/>
        <w:rPr>
          <w:bCs w:val="0"/>
        </w:rPr>
      </w:pPr>
      <w:r w:rsidRPr="00451F33">
        <w:rPr>
          <w:b w:val="0"/>
        </w:rPr>
        <w:t>An</w:t>
      </w:r>
      <w:r w:rsidRPr="00451F33">
        <w:rPr>
          <w:b w:val="0"/>
          <w:bCs w:val="0"/>
        </w:rPr>
        <w:t>nex B: Sensitivity analyses</w:t>
      </w:r>
    </w:p>
    <w:p w:rsidRPr="00451F33" w:rsidR="00554C21" w:rsidP="00554C21" w:rsidRDefault="00554C21" w14:paraId="39D2C2F2" w14:textId="29D98C3E">
      <w:pPr>
        <w:pStyle w:val="NoSpacing"/>
        <w:jc w:val="both"/>
        <w:rPr>
          <w:rFonts w:ascii="Arial" w:hAnsi="Arial" w:cs="Arial"/>
          <w:sz w:val="24"/>
          <w:szCs w:val="24"/>
        </w:rPr>
      </w:pPr>
      <w:r w:rsidRPr="00451F33">
        <w:rPr>
          <w:rFonts w:ascii="Arial" w:hAnsi="Arial" w:cs="Arial"/>
          <w:sz w:val="24"/>
          <w:szCs w:val="24"/>
        </w:rPr>
        <w:t xml:space="preserve">Sensitivity analyses </w:t>
      </w:r>
      <w:proofErr w:type="gramStart"/>
      <w:r w:rsidRPr="00451F33">
        <w:rPr>
          <w:rFonts w:ascii="Arial" w:hAnsi="Arial" w:cs="Arial"/>
          <w:sz w:val="24"/>
          <w:szCs w:val="24"/>
        </w:rPr>
        <w:t>explores</w:t>
      </w:r>
      <w:proofErr w:type="gramEnd"/>
      <w:r w:rsidRPr="00451F33">
        <w:rPr>
          <w:rFonts w:ascii="Arial" w:hAnsi="Arial" w:cs="Arial"/>
          <w:sz w:val="24"/>
          <w:szCs w:val="24"/>
        </w:rPr>
        <w:t xml:space="preserve"> how the outcome of the policy scenarios may vary due to uncertainty around key input variables used in our models. This policy affects the household and non-household municipal sectors, </w:t>
      </w:r>
      <w:proofErr w:type="gramStart"/>
      <w:r w:rsidRPr="00451F33">
        <w:rPr>
          <w:rFonts w:ascii="Arial" w:hAnsi="Arial" w:cs="Arial"/>
          <w:sz w:val="24"/>
          <w:szCs w:val="24"/>
        </w:rPr>
        <w:t>and also</w:t>
      </w:r>
      <w:proofErr w:type="gramEnd"/>
      <w:r w:rsidRPr="00451F33">
        <w:rPr>
          <w:rFonts w:ascii="Arial" w:hAnsi="Arial" w:cs="Arial"/>
          <w:sz w:val="24"/>
          <w:szCs w:val="24"/>
        </w:rPr>
        <w:t xml:space="preserve"> has cross-cutting impacts (such as carbon emissions). As part of our sensitivity analyses, we scrutinised the quality of evidence and approach to accounting for uncertainty in both sectors. This was to identify relevant variables to determine how switching their values change the overall outcome of the net present value (NPV) for the four municipal options delivered in this impact assessment. The same methodology was applied to the cross-cutting impacts. </w:t>
      </w:r>
    </w:p>
    <w:p w:rsidRPr="00451F33" w:rsidR="00554C21" w:rsidP="00554C21" w:rsidRDefault="00554C21" w14:paraId="658D8C49" w14:textId="77777777">
      <w:pPr>
        <w:pStyle w:val="NoSpacing"/>
        <w:jc w:val="both"/>
        <w:rPr>
          <w:rFonts w:ascii="Arial" w:hAnsi="Arial" w:cs="Arial"/>
          <w:sz w:val="24"/>
          <w:szCs w:val="24"/>
        </w:rPr>
      </w:pPr>
    </w:p>
    <w:p w:rsidRPr="003F154D" w:rsidR="00554C21" w:rsidP="00554C21" w:rsidRDefault="00554C21" w14:paraId="024BCC93" w14:textId="62A53DA8">
      <w:pPr>
        <w:pStyle w:val="NoSpacing"/>
        <w:jc w:val="both"/>
        <w:rPr>
          <w:rFonts w:ascii="Arial" w:hAnsi="Arial" w:cs="Arial"/>
          <w:sz w:val="24"/>
          <w:szCs w:val="24"/>
        </w:rPr>
      </w:pPr>
      <w:r w:rsidRPr="003F154D">
        <w:rPr>
          <w:rFonts w:ascii="Arial" w:hAnsi="Arial" w:cs="Arial"/>
          <w:sz w:val="24"/>
          <w:szCs w:val="24"/>
        </w:rPr>
        <w:t>Table 4</w:t>
      </w:r>
      <w:r w:rsidRPr="003F154D" w:rsidR="003F154D">
        <w:rPr>
          <w:rFonts w:ascii="Arial" w:hAnsi="Arial" w:cs="Arial"/>
          <w:sz w:val="24"/>
          <w:szCs w:val="24"/>
        </w:rPr>
        <w:t>4</w:t>
      </w:r>
      <w:r w:rsidRPr="003F154D">
        <w:rPr>
          <w:rFonts w:ascii="Arial" w:hAnsi="Arial" w:cs="Arial"/>
          <w:sz w:val="24"/>
          <w:szCs w:val="24"/>
        </w:rPr>
        <w:t xml:space="preserve"> lists all the variables that we use for our combined sensitivity analysis to identify our low and high NPV for each municipal option (also presented in the summary sheets at the beginning of this document). This means that we combine several sensitivities (concerning both sectors as well as wider impacts) to identify the best and worst outcome; and how these outcomes differ from our central </w:t>
      </w:r>
      <w:r w:rsidR="001275A4">
        <w:rPr>
          <w:rFonts w:ascii="Arial" w:hAnsi="Arial" w:cs="Arial"/>
          <w:sz w:val="24"/>
          <w:szCs w:val="24"/>
        </w:rPr>
        <w:t>scenario</w:t>
      </w:r>
      <w:r w:rsidRPr="003F154D">
        <w:rPr>
          <w:rFonts w:ascii="Arial" w:hAnsi="Arial" w:cs="Arial"/>
          <w:sz w:val="24"/>
          <w:szCs w:val="24"/>
        </w:rPr>
        <w:t xml:space="preserve">(s). Low NPV estimates assume low benefits and high costs. High NPV estimates assume high benefits and low costs.  </w:t>
      </w:r>
    </w:p>
    <w:p w:rsidRPr="003F154D" w:rsidR="00554C21" w:rsidP="00554C21" w:rsidRDefault="00554C21" w14:paraId="30F3E724" w14:textId="77777777">
      <w:pPr>
        <w:pStyle w:val="NoSpacing"/>
        <w:jc w:val="both"/>
        <w:rPr>
          <w:rFonts w:ascii="Arial" w:hAnsi="Arial" w:cs="Arial"/>
          <w:sz w:val="24"/>
          <w:szCs w:val="24"/>
        </w:rPr>
      </w:pPr>
    </w:p>
    <w:p w:rsidRPr="00451F33" w:rsidR="00554C21" w:rsidP="00554C21" w:rsidRDefault="00554C21" w14:paraId="17F70B5A" w14:textId="6294C79E">
      <w:pPr>
        <w:pStyle w:val="NoSpacing"/>
        <w:jc w:val="both"/>
        <w:rPr>
          <w:rFonts w:ascii="Arial" w:hAnsi="Arial" w:cs="Arial"/>
          <w:sz w:val="24"/>
          <w:szCs w:val="24"/>
        </w:rPr>
      </w:pPr>
      <w:r w:rsidRPr="003F154D">
        <w:rPr>
          <w:rFonts w:ascii="Arial" w:hAnsi="Arial" w:cs="Arial"/>
          <w:sz w:val="24"/>
          <w:szCs w:val="24"/>
        </w:rPr>
        <w:t>In Table 4</w:t>
      </w:r>
      <w:r w:rsidR="00C737D7">
        <w:rPr>
          <w:rFonts w:ascii="Arial" w:hAnsi="Arial" w:cs="Arial"/>
          <w:sz w:val="24"/>
          <w:szCs w:val="24"/>
        </w:rPr>
        <w:t>5</w:t>
      </w:r>
      <w:r w:rsidRPr="003F154D">
        <w:rPr>
          <w:rFonts w:ascii="Arial" w:hAnsi="Arial" w:cs="Arial"/>
          <w:sz w:val="24"/>
          <w:szCs w:val="24"/>
        </w:rPr>
        <w:t>, we</w:t>
      </w:r>
      <w:r w:rsidRPr="00451F33">
        <w:rPr>
          <w:rFonts w:ascii="Arial" w:hAnsi="Arial" w:cs="Arial"/>
          <w:sz w:val="24"/>
          <w:szCs w:val="24"/>
        </w:rPr>
        <w:t xml:space="preserve"> also explain the rationale for including each variable for the combined sensitivity analysis. We ensured that these variables can be isolated to avoid double counting.</w:t>
      </w:r>
    </w:p>
    <w:p w:rsidRPr="00451F33" w:rsidR="00554C21" w:rsidP="00554C21" w:rsidRDefault="00554C21" w14:paraId="7B7B39CF" w14:textId="77777777">
      <w:pPr>
        <w:pStyle w:val="NoSpacing"/>
        <w:rPr>
          <w:rFonts w:ascii="Arial" w:hAnsi="Arial" w:cs="Arial"/>
          <w:sz w:val="24"/>
          <w:szCs w:val="24"/>
        </w:rPr>
      </w:pPr>
    </w:p>
    <w:p w:rsidRPr="00451F33" w:rsidR="00554C21" w:rsidP="00554C21" w:rsidRDefault="00554C21" w14:paraId="4165AA4B" w14:textId="1CDAC069">
      <w:pPr>
        <w:pStyle w:val="NoSpacing"/>
        <w:rPr>
          <w:rFonts w:ascii="Arial" w:hAnsi="Arial" w:cs="Arial"/>
          <w:b/>
          <w:bCs/>
          <w:sz w:val="24"/>
          <w:szCs w:val="24"/>
        </w:rPr>
      </w:pPr>
      <w:r w:rsidRPr="00451F33">
        <w:rPr>
          <w:rFonts w:ascii="Arial" w:hAnsi="Arial" w:cs="Arial"/>
          <w:b/>
          <w:bCs/>
          <w:sz w:val="24"/>
          <w:szCs w:val="24"/>
        </w:rPr>
        <w:t xml:space="preserve">Table </w:t>
      </w:r>
      <w:r>
        <w:rPr>
          <w:rFonts w:ascii="Arial" w:hAnsi="Arial" w:cs="Arial"/>
          <w:b/>
          <w:bCs/>
          <w:sz w:val="24"/>
          <w:szCs w:val="24"/>
        </w:rPr>
        <w:t>4</w:t>
      </w:r>
      <w:r w:rsidR="00C737D7">
        <w:rPr>
          <w:rFonts w:ascii="Arial" w:hAnsi="Arial" w:cs="Arial"/>
          <w:b/>
          <w:bCs/>
          <w:sz w:val="24"/>
          <w:szCs w:val="24"/>
        </w:rPr>
        <w:t>5</w:t>
      </w:r>
      <w:r w:rsidRPr="00451F33">
        <w:rPr>
          <w:rFonts w:ascii="Arial" w:hAnsi="Arial" w:cs="Arial"/>
          <w:b/>
          <w:bCs/>
          <w:sz w:val="24"/>
          <w:szCs w:val="24"/>
        </w:rPr>
        <w:t>: Summaries of variables tested for the combined sensitivity analysis, presented by sector</w:t>
      </w:r>
    </w:p>
    <w:tbl>
      <w:tblPr>
        <w:tblStyle w:val="TableGrid"/>
        <w:tblW w:w="10768" w:type="dxa"/>
        <w:jc w:val="center"/>
        <w:tblLook w:val="04A0" w:firstRow="1" w:lastRow="0" w:firstColumn="1" w:lastColumn="0" w:noHBand="0" w:noVBand="1"/>
      </w:tblPr>
      <w:tblGrid>
        <w:gridCol w:w="1838"/>
        <w:gridCol w:w="5103"/>
        <w:gridCol w:w="2126"/>
        <w:gridCol w:w="1701"/>
      </w:tblGrid>
      <w:tr w:rsidRPr="00CE4CCD" w:rsidR="00554C21" w:rsidTr="005A4FDC" w14:paraId="0519CD43" w14:textId="77777777">
        <w:trPr>
          <w:trHeight w:val="159"/>
          <w:jc w:val="center"/>
        </w:trPr>
        <w:tc>
          <w:tcPr>
            <w:tcW w:w="1838" w:type="dxa"/>
            <w:noWrap/>
            <w:hideMark/>
          </w:tcPr>
          <w:p w:rsidRPr="00451F33" w:rsidR="00554C21" w:rsidP="001862D1" w:rsidRDefault="00554C21" w14:paraId="7442CEE4" w14:textId="77777777">
            <w:pPr>
              <w:rPr>
                <w:rFonts w:cs="Arial"/>
                <w:b/>
                <w:bCs/>
                <w:color w:val="000000"/>
                <w:sz w:val="22"/>
                <w:szCs w:val="22"/>
              </w:rPr>
            </w:pPr>
            <w:r w:rsidRPr="00451F33">
              <w:rPr>
                <w:rFonts w:cs="Arial"/>
                <w:b/>
                <w:bCs/>
                <w:color w:val="000000"/>
                <w:sz w:val="22"/>
                <w:szCs w:val="22"/>
              </w:rPr>
              <w:t>Sensitivities</w:t>
            </w:r>
          </w:p>
        </w:tc>
        <w:tc>
          <w:tcPr>
            <w:tcW w:w="5103" w:type="dxa"/>
          </w:tcPr>
          <w:p w:rsidRPr="00451F33" w:rsidR="00554C21" w:rsidP="001862D1" w:rsidRDefault="00554C21" w14:paraId="42080441" w14:textId="77777777">
            <w:pPr>
              <w:rPr>
                <w:rFonts w:cs="Arial"/>
                <w:b/>
                <w:bCs/>
                <w:color w:val="000000"/>
                <w:sz w:val="22"/>
                <w:szCs w:val="22"/>
              </w:rPr>
            </w:pPr>
            <w:r w:rsidRPr="00451F33">
              <w:rPr>
                <w:rFonts w:cs="Arial"/>
                <w:b/>
                <w:bCs/>
                <w:color w:val="000000"/>
                <w:sz w:val="22"/>
                <w:szCs w:val="22"/>
              </w:rPr>
              <w:t>Sensitivity description</w:t>
            </w:r>
          </w:p>
        </w:tc>
        <w:tc>
          <w:tcPr>
            <w:tcW w:w="2126" w:type="dxa"/>
            <w:noWrap/>
            <w:hideMark/>
          </w:tcPr>
          <w:p w:rsidRPr="00451F33" w:rsidR="00554C21" w:rsidP="001862D1" w:rsidRDefault="00554C21" w14:paraId="4897FC2B" w14:textId="77777777">
            <w:pPr>
              <w:rPr>
                <w:rFonts w:cs="Arial"/>
                <w:b/>
                <w:bCs/>
                <w:color w:val="000000"/>
                <w:sz w:val="22"/>
                <w:szCs w:val="22"/>
              </w:rPr>
            </w:pPr>
            <w:r w:rsidRPr="00451F33">
              <w:rPr>
                <w:rFonts w:cs="Arial"/>
                <w:b/>
                <w:bCs/>
                <w:color w:val="000000"/>
                <w:sz w:val="22"/>
                <w:szCs w:val="22"/>
              </w:rPr>
              <w:t xml:space="preserve">Low NPV: low benefit/ high-cost change from central estimate </w:t>
            </w:r>
          </w:p>
        </w:tc>
        <w:tc>
          <w:tcPr>
            <w:tcW w:w="1701" w:type="dxa"/>
            <w:noWrap/>
            <w:hideMark/>
          </w:tcPr>
          <w:p w:rsidRPr="00451F33" w:rsidR="00554C21" w:rsidP="001862D1" w:rsidRDefault="00554C21" w14:paraId="09B1CD33" w14:textId="77777777">
            <w:pPr>
              <w:rPr>
                <w:rFonts w:cs="Arial"/>
                <w:b/>
                <w:bCs/>
                <w:color w:val="000000"/>
                <w:sz w:val="22"/>
                <w:szCs w:val="22"/>
              </w:rPr>
            </w:pPr>
            <w:r w:rsidRPr="00451F33">
              <w:rPr>
                <w:rFonts w:cs="Arial"/>
                <w:b/>
                <w:bCs/>
                <w:color w:val="000000"/>
                <w:sz w:val="22"/>
                <w:szCs w:val="22"/>
              </w:rPr>
              <w:t>High NPV: high benefit/ low-cost change from central estimate</w:t>
            </w:r>
          </w:p>
        </w:tc>
      </w:tr>
      <w:tr w:rsidRPr="00CE4CCD" w:rsidR="00554C21" w:rsidTr="005A4FDC" w14:paraId="37741D9C" w14:textId="77777777">
        <w:trPr>
          <w:trHeight w:val="264"/>
          <w:jc w:val="center"/>
        </w:trPr>
        <w:tc>
          <w:tcPr>
            <w:tcW w:w="1838" w:type="dxa"/>
            <w:noWrap/>
            <w:hideMark/>
          </w:tcPr>
          <w:p w:rsidRPr="00451F33" w:rsidR="00554C21" w:rsidP="001862D1" w:rsidRDefault="00554C21" w14:paraId="49E42B80" w14:textId="77777777">
            <w:pPr>
              <w:rPr>
                <w:rFonts w:cs="Arial"/>
                <w:color w:val="000000"/>
                <w:sz w:val="22"/>
                <w:szCs w:val="22"/>
              </w:rPr>
            </w:pPr>
            <w:r w:rsidRPr="00451F33">
              <w:rPr>
                <w:rFonts w:cs="Arial"/>
                <w:color w:val="000000"/>
                <w:sz w:val="22"/>
                <w:szCs w:val="22"/>
              </w:rPr>
              <w:t xml:space="preserve">HH sector: MRF gate fees </w:t>
            </w:r>
          </w:p>
        </w:tc>
        <w:tc>
          <w:tcPr>
            <w:tcW w:w="5103" w:type="dxa"/>
          </w:tcPr>
          <w:p w:rsidRPr="00451F33" w:rsidR="00554C21" w:rsidP="001862D1" w:rsidRDefault="00554C21" w14:paraId="5165B520" w14:textId="38CB5A26">
            <w:pPr>
              <w:rPr>
                <w:rFonts w:cs="Arial"/>
                <w:color w:val="000000"/>
                <w:sz w:val="22"/>
                <w:szCs w:val="22"/>
              </w:rPr>
            </w:pPr>
            <w:r w:rsidRPr="00451F33">
              <w:rPr>
                <w:rFonts w:cs="Arial"/>
                <w:color w:val="000000"/>
                <w:sz w:val="22"/>
                <w:szCs w:val="22"/>
              </w:rPr>
              <w:t>Material recovery facilities (MRF) are likely to see volatility in material prices once the policy is implemented. This also reflects uncertainty related to technology required at sites due to new materials (</w:t>
            </w:r>
            <w:r w:rsidRPr="00451F33" w:rsidR="00FF2E81">
              <w:rPr>
                <w:rFonts w:cs="Arial"/>
                <w:color w:val="000000"/>
                <w:sz w:val="22"/>
                <w:szCs w:val="22"/>
              </w:rPr>
              <w:t>e.g.,</w:t>
            </w:r>
            <w:r w:rsidRPr="00451F33">
              <w:rPr>
                <w:rFonts w:cs="Arial"/>
                <w:color w:val="000000"/>
                <w:sz w:val="22"/>
                <w:szCs w:val="22"/>
              </w:rPr>
              <w:t xml:space="preserve"> plastic film). </w:t>
            </w:r>
          </w:p>
        </w:tc>
        <w:tc>
          <w:tcPr>
            <w:tcW w:w="2126" w:type="dxa"/>
            <w:noWrap/>
            <w:hideMark/>
          </w:tcPr>
          <w:p w:rsidRPr="00451F33" w:rsidR="00554C21" w:rsidP="001862D1" w:rsidRDefault="00554C21" w14:paraId="45E26E7B" w14:textId="77777777">
            <w:pPr>
              <w:rPr>
                <w:rFonts w:cs="Arial"/>
                <w:color w:val="000000"/>
                <w:sz w:val="22"/>
                <w:szCs w:val="22"/>
              </w:rPr>
            </w:pPr>
            <w:r w:rsidRPr="00451F33">
              <w:rPr>
                <w:rFonts w:cs="Arial"/>
                <w:color w:val="000000"/>
                <w:sz w:val="22"/>
                <w:szCs w:val="22"/>
              </w:rPr>
              <w:t>10% increase</w:t>
            </w:r>
          </w:p>
        </w:tc>
        <w:tc>
          <w:tcPr>
            <w:tcW w:w="1701" w:type="dxa"/>
            <w:noWrap/>
            <w:hideMark/>
          </w:tcPr>
          <w:p w:rsidRPr="00451F33" w:rsidR="00554C21" w:rsidP="001862D1" w:rsidRDefault="00554C21" w14:paraId="1AB54711" w14:textId="77777777">
            <w:pPr>
              <w:rPr>
                <w:rFonts w:cs="Arial"/>
                <w:color w:val="000000"/>
                <w:sz w:val="22"/>
                <w:szCs w:val="22"/>
              </w:rPr>
            </w:pPr>
            <w:r w:rsidRPr="00451F33">
              <w:rPr>
                <w:rFonts w:cs="Arial"/>
                <w:color w:val="000000"/>
                <w:sz w:val="22"/>
                <w:szCs w:val="22"/>
              </w:rPr>
              <w:t>10% decrease</w:t>
            </w:r>
          </w:p>
        </w:tc>
      </w:tr>
      <w:tr w:rsidRPr="00CE4CCD" w:rsidR="00554C21" w:rsidTr="005A4FDC" w14:paraId="79BB68DE" w14:textId="77777777">
        <w:trPr>
          <w:trHeight w:val="183"/>
          <w:jc w:val="center"/>
        </w:trPr>
        <w:tc>
          <w:tcPr>
            <w:tcW w:w="1838" w:type="dxa"/>
            <w:noWrap/>
            <w:hideMark/>
          </w:tcPr>
          <w:p w:rsidRPr="00451F33" w:rsidR="00554C21" w:rsidP="001862D1" w:rsidRDefault="00554C21" w14:paraId="7CA0B99E" w14:textId="77777777">
            <w:pPr>
              <w:rPr>
                <w:rFonts w:cs="Arial"/>
                <w:color w:val="000000"/>
                <w:sz w:val="22"/>
                <w:szCs w:val="22"/>
              </w:rPr>
            </w:pPr>
            <w:r w:rsidRPr="00451F33">
              <w:rPr>
                <w:rFonts w:cs="Arial"/>
                <w:color w:val="000000"/>
                <w:sz w:val="22"/>
                <w:szCs w:val="22"/>
              </w:rPr>
              <w:t>HH sector: bulking and haulage costs</w:t>
            </w:r>
          </w:p>
        </w:tc>
        <w:tc>
          <w:tcPr>
            <w:tcW w:w="5103" w:type="dxa"/>
          </w:tcPr>
          <w:p w:rsidRPr="00451F33" w:rsidR="00554C21" w:rsidP="001862D1" w:rsidRDefault="2103847F" w14:paraId="3CFDDB55" w14:textId="60DCE23F">
            <w:pPr>
              <w:rPr>
                <w:rFonts w:cs="Arial"/>
                <w:color w:val="000000"/>
                <w:sz w:val="22"/>
                <w:szCs w:val="22"/>
              </w:rPr>
            </w:pPr>
            <w:r w:rsidRPr="00451F33">
              <w:rPr>
                <w:rFonts w:cs="Arial"/>
                <w:color w:val="000000"/>
                <w:sz w:val="22"/>
                <w:szCs w:val="22"/>
              </w:rPr>
              <w:t xml:space="preserve">Bulking and haulage costs of different materials could change per </w:t>
            </w:r>
            <w:r w:rsidR="00D97548">
              <w:rPr>
                <w:rFonts w:cs="Arial"/>
                <w:color w:val="000000"/>
                <w:sz w:val="22"/>
                <w:szCs w:val="22"/>
              </w:rPr>
              <w:t>local auth</w:t>
            </w:r>
            <w:r w:rsidRPr="00451F33">
              <w:rPr>
                <w:rFonts w:cs="Arial"/>
                <w:color w:val="000000"/>
                <w:sz w:val="22"/>
                <w:szCs w:val="22"/>
              </w:rPr>
              <w:t>ority (there is limited detail on end destinations from WDF Q100</w:t>
            </w:r>
            <w:r w:rsidRPr="7C995945" w:rsidR="00554C21">
              <w:rPr>
                <w:rStyle w:val="FootnoteReference"/>
                <w:rFonts w:eastAsia="SimSun" w:cs="Arial"/>
              </w:rPr>
              <w:footnoteReference w:id="382"/>
            </w:r>
            <w:r w:rsidRPr="00451F33">
              <w:rPr>
                <w:rFonts w:cs="Arial"/>
                <w:color w:val="000000"/>
                <w:sz w:val="22"/>
                <w:szCs w:val="22"/>
              </w:rPr>
              <w:t xml:space="preserve">).  </w:t>
            </w:r>
          </w:p>
        </w:tc>
        <w:tc>
          <w:tcPr>
            <w:tcW w:w="2126" w:type="dxa"/>
            <w:noWrap/>
            <w:hideMark/>
          </w:tcPr>
          <w:p w:rsidRPr="00451F33" w:rsidR="00554C21" w:rsidP="001862D1" w:rsidRDefault="00554C21" w14:paraId="71D42C4F" w14:textId="77777777">
            <w:pPr>
              <w:rPr>
                <w:rFonts w:cs="Arial"/>
                <w:color w:val="000000"/>
                <w:sz w:val="22"/>
                <w:szCs w:val="22"/>
              </w:rPr>
            </w:pPr>
            <w:r w:rsidRPr="00451F33">
              <w:rPr>
                <w:rFonts w:cs="Arial"/>
                <w:color w:val="000000"/>
                <w:sz w:val="22"/>
                <w:szCs w:val="22"/>
              </w:rPr>
              <w:t>20% increase</w:t>
            </w:r>
          </w:p>
        </w:tc>
        <w:tc>
          <w:tcPr>
            <w:tcW w:w="1701" w:type="dxa"/>
            <w:noWrap/>
            <w:hideMark/>
          </w:tcPr>
          <w:p w:rsidRPr="00451F33" w:rsidR="00554C21" w:rsidP="001862D1" w:rsidRDefault="00554C21" w14:paraId="73B4CA22" w14:textId="77777777">
            <w:pPr>
              <w:rPr>
                <w:rFonts w:cs="Arial"/>
                <w:color w:val="000000"/>
                <w:sz w:val="22"/>
                <w:szCs w:val="22"/>
              </w:rPr>
            </w:pPr>
            <w:r w:rsidRPr="00451F33">
              <w:rPr>
                <w:rFonts w:cs="Arial"/>
                <w:color w:val="000000"/>
                <w:sz w:val="22"/>
                <w:szCs w:val="22"/>
              </w:rPr>
              <w:t>20% decrease</w:t>
            </w:r>
          </w:p>
        </w:tc>
      </w:tr>
      <w:tr w:rsidRPr="00CE4CCD" w:rsidR="00554C21" w:rsidTr="005A4FDC" w14:paraId="64182C1E" w14:textId="77777777">
        <w:trPr>
          <w:trHeight w:val="185"/>
          <w:jc w:val="center"/>
        </w:trPr>
        <w:tc>
          <w:tcPr>
            <w:tcW w:w="1838" w:type="dxa"/>
            <w:noWrap/>
            <w:hideMark/>
          </w:tcPr>
          <w:p w:rsidRPr="00451F33" w:rsidR="00554C21" w:rsidP="001862D1" w:rsidRDefault="00554C21" w14:paraId="25B309DB" w14:textId="77777777">
            <w:pPr>
              <w:rPr>
                <w:rFonts w:cs="Arial"/>
                <w:color w:val="000000"/>
                <w:sz w:val="22"/>
                <w:szCs w:val="22"/>
              </w:rPr>
            </w:pPr>
            <w:r w:rsidRPr="00451F33">
              <w:rPr>
                <w:rFonts w:cs="Arial"/>
                <w:color w:val="000000"/>
                <w:sz w:val="22"/>
                <w:szCs w:val="22"/>
              </w:rPr>
              <w:t xml:space="preserve">HH sector: dry </w:t>
            </w:r>
            <w:proofErr w:type="spellStart"/>
            <w:r w:rsidRPr="00451F33">
              <w:rPr>
                <w:rFonts w:cs="Arial"/>
                <w:color w:val="000000"/>
                <w:sz w:val="22"/>
                <w:szCs w:val="22"/>
              </w:rPr>
              <w:t>recyclate</w:t>
            </w:r>
            <w:proofErr w:type="spellEnd"/>
            <w:r w:rsidRPr="00451F33">
              <w:rPr>
                <w:rFonts w:cs="Arial"/>
                <w:color w:val="000000"/>
                <w:sz w:val="22"/>
                <w:szCs w:val="22"/>
              </w:rPr>
              <w:t xml:space="preserve"> material revenue </w:t>
            </w:r>
          </w:p>
        </w:tc>
        <w:tc>
          <w:tcPr>
            <w:tcW w:w="5103" w:type="dxa"/>
          </w:tcPr>
          <w:p w:rsidRPr="00451F33" w:rsidR="00554C21" w:rsidP="001862D1" w:rsidRDefault="00554C21" w14:paraId="608DDE1D" w14:textId="15E9BEAC">
            <w:pPr>
              <w:rPr>
                <w:rFonts w:cs="Arial"/>
                <w:color w:val="000000"/>
                <w:sz w:val="22"/>
                <w:szCs w:val="22"/>
              </w:rPr>
            </w:pPr>
            <w:r w:rsidRPr="00451F33">
              <w:rPr>
                <w:rFonts w:cs="Arial"/>
                <w:color w:val="000000"/>
                <w:sz w:val="22"/>
                <w:szCs w:val="22"/>
              </w:rPr>
              <w:t xml:space="preserve">There is some uncertainty related to material revenue </w:t>
            </w:r>
            <w:proofErr w:type="gramStart"/>
            <w:r w:rsidRPr="00451F33">
              <w:rPr>
                <w:rFonts w:cs="Arial"/>
                <w:color w:val="000000"/>
                <w:sz w:val="22"/>
                <w:szCs w:val="22"/>
              </w:rPr>
              <w:t>prices,</w:t>
            </w:r>
            <w:proofErr w:type="gramEnd"/>
            <w:r w:rsidRPr="00451F33">
              <w:rPr>
                <w:rFonts w:cs="Arial"/>
                <w:color w:val="000000"/>
                <w:sz w:val="22"/>
                <w:szCs w:val="22"/>
              </w:rPr>
              <w:t xml:space="preserve"> e.g. </w:t>
            </w:r>
            <w:r w:rsidR="00227D04">
              <w:rPr>
                <w:rFonts w:cs="Arial"/>
                <w:color w:val="000000"/>
                <w:sz w:val="22"/>
                <w:szCs w:val="22"/>
              </w:rPr>
              <w:t>reduced contamination</w:t>
            </w:r>
            <w:r w:rsidRPr="00451F33">
              <w:rPr>
                <w:rFonts w:cs="Arial"/>
                <w:color w:val="000000"/>
                <w:sz w:val="22"/>
                <w:szCs w:val="22"/>
              </w:rPr>
              <w:t xml:space="preserve"> of dry materials could affect current prices. </w:t>
            </w:r>
          </w:p>
        </w:tc>
        <w:tc>
          <w:tcPr>
            <w:tcW w:w="2126" w:type="dxa"/>
            <w:noWrap/>
            <w:hideMark/>
          </w:tcPr>
          <w:p w:rsidRPr="00451F33" w:rsidR="00554C21" w:rsidP="001862D1" w:rsidRDefault="00554C21" w14:paraId="3D8EEA48" w14:textId="77777777">
            <w:pPr>
              <w:rPr>
                <w:rFonts w:cs="Arial"/>
                <w:color w:val="000000"/>
                <w:sz w:val="22"/>
                <w:szCs w:val="22"/>
              </w:rPr>
            </w:pPr>
            <w:r w:rsidRPr="00451F33">
              <w:rPr>
                <w:rFonts w:cs="Arial"/>
                <w:color w:val="000000"/>
                <w:sz w:val="22"/>
                <w:szCs w:val="22"/>
              </w:rPr>
              <w:t>10% decrease</w:t>
            </w:r>
          </w:p>
        </w:tc>
        <w:tc>
          <w:tcPr>
            <w:tcW w:w="1701" w:type="dxa"/>
            <w:noWrap/>
            <w:hideMark/>
          </w:tcPr>
          <w:p w:rsidRPr="00451F33" w:rsidR="00554C21" w:rsidP="001862D1" w:rsidRDefault="00554C21" w14:paraId="2EBEADA4" w14:textId="77777777">
            <w:pPr>
              <w:rPr>
                <w:rFonts w:cs="Arial"/>
                <w:color w:val="000000"/>
                <w:sz w:val="22"/>
                <w:szCs w:val="22"/>
              </w:rPr>
            </w:pPr>
            <w:r w:rsidRPr="00451F33">
              <w:rPr>
                <w:rFonts w:cs="Arial"/>
                <w:color w:val="000000"/>
                <w:sz w:val="22"/>
                <w:szCs w:val="22"/>
              </w:rPr>
              <w:t>10% increase</w:t>
            </w:r>
          </w:p>
        </w:tc>
      </w:tr>
      <w:tr w:rsidRPr="00CE4CCD" w:rsidR="00554C21" w:rsidTr="005A4FDC" w14:paraId="1F0FFDE8" w14:textId="77777777">
        <w:trPr>
          <w:trHeight w:val="318"/>
          <w:jc w:val="center"/>
        </w:trPr>
        <w:tc>
          <w:tcPr>
            <w:tcW w:w="1838" w:type="dxa"/>
            <w:noWrap/>
            <w:hideMark/>
          </w:tcPr>
          <w:p w:rsidRPr="00451F33" w:rsidR="00554C21" w:rsidP="001862D1" w:rsidRDefault="00554C21" w14:paraId="0E6155F1" w14:textId="77777777">
            <w:pPr>
              <w:rPr>
                <w:rFonts w:cs="Arial"/>
                <w:color w:val="000000"/>
                <w:sz w:val="22"/>
                <w:szCs w:val="22"/>
              </w:rPr>
            </w:pPr>
            <w:r w:rsidRPr="00451F33">
              <w:rPr>
                <w:rFonts w:cs="Arial"/>
                <w:color w:val="000000"/>
                <w:sz w:val="22"/>
                <w:szCs w:val="22"/>
              </w:rPr>
              <w:t>HH sector: vehicle and container capital</w:t>
            </w:r>
          </w:p>
        </w:tc>
        <w:tc>
          <w:tcPr>
            <w:tcW w:w="5103" w:type="dxa"/>
          </w:tcPr>
          <w:p w:rsidRPr="00451F33" w:rsidR="00554C21" w:rsidP="001862D1" w:rsidRDefault="00554C21" w14:paraId="472AA643" w14:textId="14E063FB">
            <w:pPr>
              <w:rPr>
                <w:rFonts w:cs="Arial"/>
                <w:color w:val="000000"/>
                <w:sz w:val="22"/>
                <w:szCs w:val="22"/>
              </w:rPr>
            </w:pPr>
            <w:r w:rsidRPr="00451F33">
              <w:rPr>
                <w:rFonts w:cs="Arial"/>
                <w:color w:val="000000"/>
                <w:sz w:val="22"/>
                <w:szCs w:val="22"/>
              </w:rPr>
              <w:t xml:space="preserve">To align with the new requirements, </w:t>
            </w:r>
            <w:r w:rsidR="00D97548">
              <w:rPr>
                <w:rFonts w:cs="Arial"/>
                <w:color w:val="000000"/>
                <w:sz w:val="22"/>
                <w:szCs w:val="22"/>
              </w:rPr>
              <w:t>local auth</w:t>
            </w:r>
            <w:r w:rsidRPr="00451F33">
              <w:rPr>
                <w:rFonts w:cs="Arial"/>
                <w:color w:val="000000"/>
                <w:sz w:val="22"/>
                <w:szCs w:val="22"/>
              </w:rPr>
              <w:t>orities will need to buy new vehicles and bin containers. This could create demand pressures. Both variables could have a significant impact on estimated capital costs for both the transition and post-transition period.</w:t>
            </w:r>
          </w:p>
        </w:tc>
        <w:tc>
          <w:tcPr>
            <w:tcW w:w="2126" w:type="dxa"/>
            <w:noWrap/>
            <w:hideMark/>
          </w:tcPr>
          <w:p w:rsidRPr="00451F33" w:rsidR="00554C21" w:rsidP="001862D1" w:rsidRDefault="00554C21" w14:paraId="4A393C85" w14:textId="77777777">
            <w:pPr>
              <w:rPr>
                <w:rFonts w:cs="Arial"/>
                <w:color w:val="000000"/>
                <w:sz w:val="22"/>
                <w:szCs w:val="22"/>
              </w:rPr>
            </w:pPr>
            <w:r w:rsidRPr="00451F33">
              <w:rPr>
                <w:rFonts w:cs="Arial"/>
                <w:color w:val="000000"/>
                <w:sz w:val="22"/>
                <w:szCs w:val="22"/>
              </w:rPr>
              <w:t>10% increase</w:t>
            </w:r>
          </w:p>
        </w:tc>
        <w:tc>
          <w:tcPr>
            <w:tcW w:w="1701" w:type="dxa"/>
            <w:noWrap/>
            <w:hideMark/>
          </w:tcPr>
          <w:p w:rsidRPr="00451F33" w:rsidR="00554C21" w:rsidP="001862D1" w:rsidRDefault="00554C21" w14:paraId="10D38E8A" w14:textId="77777777">
            <w:pPr>
              <w:rPr>
                <w:rFonts w:cs="Arial"/>
                <w:color w:val="000000"/>
                <w:sz w:val="22"/>
                <w:szCs w:val="22"/>
              </w:rPr>
            </w:pPr>
            <w:r w:rsidRPr="00451F33">
              <w:rPr>
                <w:rFonts w:cs="Arial"/>
                <w:color w:val="000000"/>
                <w:sz w:val="22"/>
                <w:szCs w:val="22"/>
              </w:rPr>
              <w:t>10% decrease</w:t>
            </w:r>
          </w:p>
        </w:tc>
      </w:tr>
      <w:tr w:rsidRPr="00CE4CCD" w:rsidR="00554C21" w:rsidTr="005A4FDC" w14:paraId="0290B492" w14:textId="77777777">
        <w:trPr>
          <w:trHeight w:val="352"/>
          <w:jc w:val="center"/>
        </w:trPr>
        <w:tc>
          <w:tcPr>
            <w:tcW w:w="1838" w:type="dxa"/>
            <w:noWrap/>
            <w:hideMark/>
          </w:tcPr>
          <w:p w:rsidRPr="00451F33" w:rsidR="00554C21" w:rsidP="001862D1" w:rsidRDefault="00554C21" w14:paraId="438C627B" w14:textId="77777777">
            <w:pPr>
              <w:rPr>
                <w:rFonts w:cs="Arial"/>
                <w:color w:val="000000"/>
                <w:sz w:val="22"/>
                <w:szCs w:val="22"/>
              </w:rPr>
            </w:pPr>
            <w:r w:rsidRPr="00451F33">
              <w:rPr>
                <w:rFonts w:cs="Arial"/>
                <w:color w:val="000000"/>
                <w:sz w:val="22"/>
                <w:szCs w:val="22"/>
              </w:rPr>
              <w:t>HH sector: collection costs concerning labour (drivers and loaders)</w:t>
            </w:r>
          </w:p>
        </w:tc>
        <w:tc>
          <w:tcPr>
            <w:tcW w:w="5103" w:type="dxa"/>
          </w:tcPr>
          <w:p w:rsidRPr="00451F33" w:rsidR="00554C21" w:rsidP="001862D1" w:rsidRDefault="2103847F" w14:paraId="7BAAE12C" w14:textId="77777777">
            <w:pPr>
              <w:rPr>
                <w:rFonts w:cs="Arial"/>
                <w:sz w:val="22"/>
                <w:szCs w:val="22"/>
              </w:rPr>
            </w:pPr>
            <w:r w:rsidRPr="00451F33">
              <w:rPr>
                <w:rFonts w:cs="Arial"/>
                <w:sz w:val="22"/>
                <w:szCs w:val="22"/>
              </w:rPr>
              <w:t>Salary costs make up the highest proportion of collection costs. There are well recognised national shortages of drivers</w:t>
            </w:r>
            <w:r w:rsidRPr="7C995945" w:rsidR="00554C21">
              <w:rPr>
                <w:rStyle w:val="FootnoteReference"/>
                <w:rFonts w:eastAsia="SimSun" w:cs="Arial"/>
              </w:rPr>
              <w:footnoteReference w:id="383"/>
            </w:r>
            <w:r w:rsidRPr="00451F33">
              <w:rPr>
                <w:rFonts w:cs="Arial"/>
                <w:sz w:val="22"/>
                <w:szCs w:val="22"/>
              </w:rPr>
              <w:t xml:space="preserve"> and low competition for loaders. As such, there is no high benefit / low-cost scenario.</w:t>
            </w:r>
          </w:p>
        </w:tc>
        <w:tc>
          <w:tcPr>
            <w:tcW w:w="2126" w:type="dxa"/>
            <w:hideMark/>
          </w:tcPr>
          <w:p w:rsidRPr="00451F33" w:rsidR="00554C21" w:rsidP="001862D1" w:rsidRDefault="00554C21" w14:paraId="658D42AD" w14:textId="77777777">
            <w:pPr>
              <w:rPr>
                <w:rFonts w:cs="Arial"/>
                <w:sz w:val="22"/>
                <w:szCs w:val="22"/>
              </w:rPr>
            </w:pPr>
            <w:r w:rsidRPr="00451F33">
              <w:rPr>
                <w:rFonts w:cs="Arial"/>
                <w:sz w:val="22"/>
                <w:szCs w:val="22"/>
              </w:rPr>
              <w:t>Driver salaries up by 15%, regardless of vehicle class. Supervisor and loader salaries up by 5%.</w:t>
            </w:r>
          </w:p>
        </w:tc>
        <w:tc>
          <w:tcPr>
            <w:tcW w:w="1701" w:type="dxa"/>
            <w:hideMark/>
          </w:tcPr>
          <w:p w:rsidRPr="00451F33" w:rsidR="00554C21" w:rsidP="001862D1" w:rsidRDefault="00554C21" w14:paraId="7743E40D" w14:textId="77777777">
            <w:pPr>
              <w:rPr>
                <w:rFonts w:cs="Arial"/>
                <w:sz w:val="22"/>
                <w:szCs w:val="22"/>
              </w:rPr>
            </w:pPr>
            <w:r w:rsidRPr="00451F33">
              <w:rPr>
                <w:rFonts w:cs="Arial"/>
                <w:sz w:val="22"/>
                <w:szCs w:val="22"/>
              </w:rPr>
              <w:t>No high benefit assumed</w:t>
            </w:r>
          </w:p>
        </w:tc>
      </w:tr>
      <w:tr w:rsidRPr="00CE4CCD" w:rsidR="00554C21" w:rsidTr="005A4FDC" w14:paraId="659AEC52" w14:textId="77777777">
        <w:trPr>
          <w:trHeight w:val="245"/>
          <w:jc w:val="center"/>
        </w:trPr>
        <w:tc>
          <w:tcPr>
            <w:tcW w:w="1838" w:type="dxa"/>
            <w:noWrap/>
            <w:hideMark/>
          </w:tcPr>
          <w:p w:rsidRPr="00451F33" w:rsidR="00554C21" w:rsidP="001862D1" w:rsidRDefault="00554C21" w14:paraId="046C039C" w14:textId="77777777">
            <w:pPr>
              <w:rPr>
                <w:rFonts w:cs="Arial"/>
                <w:color w:val="000000"/>
                <w:sz w:val="22"/>
                <w:szCs w:val="22"/>
              </w:rPr>
            </w:pPr>
            <w:r w:rsidRPr="00451F33">
              <w:rPr>
                <w:rFonts w:cs="Arial"/>
                <w:color w:val="000000"/>
                <w:sz w:val="22"/>
                <w:szCs w:val="22"/>
              </w:rPr>
              <w:t>HH sector: flatted property operational costs</w:t>
            </w:r>
          </w:p>
        </w:tc>
        <w:tc>
          <w:tcPr>
            <w:tcW w:w="5103" w:type="dxa"/>
          </w:tcPr>
          <w:p w:rsidRPr="00451F33" w:rsidR="00554C21" w:rsidP="001862D1" w:rsidRDefault="00554C21" w14:paraId="3ED31E7D" w14:textId="77777777">
            <w:pPr>
              <w:rPr>
                <w:rFonts w:cs="Arial"/>
                <w:sz w:val="22"/>
                <w:szCs w:val="22"/>
              </w:rPr>
            </w:pPr>
            <w:r w:rsidRPr="00451F33">
              <w:rPr>
                <w:rFonts w:cs="Arial"/>
                <w:sz w:val="22"/>
                <w:szCs w:val="22"/>
              </w:rPr>
              <w:t xml:space="preserve">There is a large variation in costs observed for flatted property collection schemes. The central analysis has been based on efficient costs. It is very unlikely that these costs could reduce further. Hence, a very small change for the high NPV scenario. </w:t>
            </w:r>
          </w:p>
        </w:tc>
        <w:tc>
          <w:tcPr>
            <w:tcW w:w="2126" w:type="dxa"/>
            <w:noWrap/>
            <w:hideMark/>
          </w:tcPr>
          <w:p w:rsidRPr="00451F33" w:rsidR="00554C21" w:rsidP="001862D1" w:rsidRDefault="00554C21" w14:paraId="44456F54" w14:textId="77777777">
            <w:pPr>
              <w:rPr>
                <w:rFonts w:cs="Arial"/>
                <w:sz w:val="22"/>
                <w:szCs w:val="22"/>
              </w:rPr>
            </w:pPr>
            <w:r w:rsidRPr="00451F33">
              <w:rPr>
                <w:rFonts w:cs="Arial"/>
                <w:sz w:val="22"/>
                <w:szCs w:val="22"/>
              </w:rPr>
              <w:t>Plus £23.05/</w:t>
            </w:r>
            <w:proofErr w:type="spellStart"/>
            <w:r w:rsidRPr="00451F33">
              <w:rPr>
                <w:rFonts w:cs="Arial"/>
                <w:sz w:val="22"/>
                <w:szCs w:val="22"/>
              </w:rPr>
              <w:t>hh</w:t>
            </w:r>
            <w:proofErr w:type="spellEnd"/>
            <w:r w:rsidRPr="00451F33">
              <w:rPr>
                <w:rFonts w:cs="Arial"/>
                <w:sz w:val="22"/>
                <w:szCs w:val="22"/>
              </w:rPr>
              <w:t>/yr, from a central estimate of £16.95.</w:t>
            </w:r>
          </w:p>
        </w:tc>
        <w:tc>
          <w:tcPr>
            <w:tcW w:w="1701" w:type="dxa"/>
            <w:noWrap/>
            <w:hideMark/>
          </w:tcPr>
          <w:p w:rsidRPr="00451F33" w:rsidR="00554C21" w:rsidP="001862D1" w:rsidRDefault="00554C21" w14:paraId="36CCB079" w14:textId="77777777">
            <w:pPr>
              <w:rPr>
                <w:rFonts w:cs="Arial"/>
                <w:sz w:val="22"/>
                <w:szCs w:val="22"/>
              </w:rPr>
            </w:pPr>
            <w:r w:rsidRPr="00451F33">
              <w:rPr>
                <w:rFonts w:cs="Arial"/>
                <w:sz w:val="22"/>
                <w:szCs w:val="22"/>
              </w:rPr>
              <w:t>Minus £1.95/</w:t>
            </w:r>
            <w:proofErr w:type="spellStart"/>
            <w:r w:rsidRPr="00451F33">
              <w:rPr>
                <w:rFonts w:cs="Arial"/>
                <w:sz w:val="22"/>
                <w:szCs w:val="22"/>
              </w:rPr>
              <w:t>hh</w:t>
            </w:r>
            <w:proofErr w:type="spellEnd"/>
            <w:r w:rsidRPr="00451F33">
              <w:rPr>
                <w:rFonts w:cs="Arial"/>
                <w:sz w:val="22"/>
                <w:szCs w:val="22"/>
              </w:rPr>
              <w:t>/yr, from a central estimate of £16.95.</w:t>
            </w:r>
          </w:p>
        </w:tc>
      </w:tr>
      <w:tr w:rsidRPr="00CE4CCD" w:rsidR="00554C21" w:rsidTr="005A4FDC" w14:paraId="3E65E536" w14:textId="77777777">
        <w:trPr>
          <w:trHeight w:val="245"/>
          <w:jc w:val="center"/>
        </w:trPr>
        <w:tc>
          <w:tcPr>
            <w:tcW w:w="1838" w:type="dxa"/>
            <w:noWrap/>
          </w:tcPr>
          <w:p w:rsidRPr="00451F33" w:rsidR="00554C21" w:rsidP="001862D1" w:rsidRDefault="00554C21" w14:paraId="0368E1E1" w14:textId="77777777">
            <w:pPr>
              <w:rPr>
                <w:rFonts w:cs="Arial"/>
                <w:color w:val="000000"/>
                <w:sz w:val="22"/>
                <w:szCs w:val="22"/>
              </w:rPr>
            </w:pPr>
            <w:r w:rsidRPr="00451F33">
              <w:rPr>
                <w:rFonts w:cs="Arial"/>
                <w:color w:val="000000"/>
                <w:sz w:val="22"/>
                <w:szCs w:val="22"/>
              </w:rPr>
              <w:t>NHM: familiarisation costs</w:t>
            </w:r>
          </w:p>
        </w:tc>
        <w:tc>
          <w:tcPr>
            <w:tcW w:w="5103" w:type="dxa"/>
          </w:tcPr>
          <w:p w:rsidRPr="00451F33" w:rsidR="00554C21" w:rsidP="001862D1" w:rsidRDefault="00554C21" w14:paraId="69AE3147" w14:textId="77777777">
            <w:pPr>
              <w:rPr>
                <w:rFonts w:cs="Arial"/>
                <w:sz w:val="22"/>
                <w:szCs w:val="22"/>
              </w:rPr>
            </w:pPr>
            <w:r w:rsidRPr="00451F33">
              <w:rPr>
                <w:rFonts w:cs="Arial"/>
                <w:color w:val="000000"/>
                <w:sz w:val="22"/>
                <w:szCs w:val="22"/>
              </w:rPr>
              <w:t>Central modelling assumes 4 hours per manager are required to read and understand the new requirements; and 15 minutes per staff member are required to undertake training.</w:t>
            </w:r>
          </w:p>
        </w:tc>
        <w:tc>
          <w:tcPr>
            <w:tcW w:w="2126" w:type="dxa"/>
            <w:noWrap/>
          </w:tcPr>
          <w:p w:rsidRPr="00451F33" w:rsidR="00554C21" w:rsidP="001862D1" w:rsidRDefault="00B1277F" w14:paraId="5AA56801" w14:textId="07DD25B3">
            <w:pPr>
              <w:rPr>
                <w:rFonts w:cs="Arial"/>
                <w:color w:val="000000"/>
                <w:sz w:val="22"/>
                <w:szCs w:val="22"/>
              </w:rPr>
            </w:pPr>
            <w:r>
              <w:rPr>
                <w:rFonts w:cs="Arial"/>
                <w:color w:val="000000"/>
                <w:sz w:val="22"/>
                <w:szCs w:val="22"/>
              </w:rPr>
              <w:t>Assumes 8 hours for reading and understanding, and 20 minutes training.</w:t>
            </w:r>
            <w:r w:rsidRPr="00451F33" w:rsidR="00554C21">
              <w:rPr>
                <w:rFonts w:cs="Arial"/>
                <w:color w:val="000000"/>
                <w:sz w:val="22"/>
                <w:szCs w:val="22"/>
              </w:rPr>
              <w:t xml:space="preserve"> </w:t>
            </w:r>
          </w:p>
        </w:tc>
        <w:tc>
          <w:tcPr>
            <w:tcW w:w="1701" w:type="dxa"/>
            <w:noWrap/>
          </w:tcPr>
          <w:p w:rsidRPr="00451F33" w:rsidR="00554C21" w:rsidP="001862D1" w:rsidRDefault="00B1277F" w14:paraId="1693C7D5" w14:textId="49FBE931">
            <w:pPr>
              <w:rPr>
                <w:rFonts w:cs="Arial"/>
                <w:color w:val="000000"/>
                <w:sz w:val="22"/>
                <w:szCs w:val="22"/>
              </w:rPr>
            </w:pPr>
            <w:r>
              <w:rPr>
                <w:rFonts w:cs="Arial"/>
                <w:color w:val="000000"/>
                <w:sz w:val="22"/>
                <w:szCs w:val="22"/>
              </w:rPr>
              <w:t>Assumes 2 hours for reading and understanding, and 10 minutes training.</w:t>
            </w:r>
          </w:p>
        </w:tc>
      </w:tr>
      <w:tr w:rsidRPr="00CE4CCD" w:rsidR="00554C21" w:rsidTr="005A4FDC" w14:paraId="7E88148C" w14:textId="77777777">
        <w:trPr>
          <w:trHeight w:val="245"/>
          <w:jc w:val="center"/>
        </w:trPr>
        <w:tc>
          <w:tcPr>
            <w:tcW w:w="1838" w:type="dxa"/>
            <w:noWrap/>
          </w:tcPr>
          <w:p w:rsidRPr="00451F33" w:rsidR="00554C21" w:rsidP="001862D1" w:rsidRDefault="00554C21" w14:paraId="6617103F" w14:textId="77777777">
            <w:pPr>
              <w:rPr>
                <w:rFonts w:cs="Arial"/>
                <w:color w:val="000000"/>
                <w:sz w:val="22"/>
                <w:szCs w:val="22"/>
              </w:rPr>
            </w:pPr>
            <w:r w:rsidRPr="00451F33">
              <w:rPr>
                <w:rFonts w:cs="Arial"/>
                <w:color w:val="000000"/>
                <w:sz w:val="22"/>
                <w:szCs w:val="22"/>
              </w:rPr>
              <w:t>NHM sector: lift prices</w:t>
            </w:r>
          </w:p>
        </w:tc>
        <w:tc>
          <w:tcPr>
            <w:tcW w:w="5103" w:type="dxa"/>
          </w:tcPr>
          <w:p w:rsidR="00554C21" w:rsidP="001862D1" w:rsidRDefault="00554C21" w14:paraId="5B378ECA" w14:textId="77777777">
            <w:pPr>
              <w:rPr>
                <w:rFonts w:cs="Arial"/>
                <w:sz w:val="22"/>
                <w:szCs w:val="22"/>
              </w:rPr>
            </w:pPr>
            <w:r w:rsidRPr="00451F33">
              <w:rPr>
                <w:rFonts w:cs="Arial"/>
                <w:sz w:val="22"/>
                <w:szCs w:val="22"/>
              </w:rPr>
              <w:t xml:space="preserve">NHM lift prices could change </w:t>
            </w:r>
            <w:proofErr w:type="gramStart"/>
            <w:r w:rsidRPr="00451F33">
              <w:rPr>
                <w:rFonts w:cs="Arial"/>
                <w:sz w:val="22"/>
                <w:szCs w:val="22"/>
              </w:rPr>
              <w:t>as a result of</w:t>
            </w:r>
            <w:proofErr w:type="gramEnd"/>
            <w:r w:rsidRPr="00451F33">
              <w:rPr>
                <w:rFonts w:cs="Arial"/>
                <w:sz w:val="22"/>
                <w:szCs w:val="22"/>
              </w:rPr>
              <w:t xml:space="preserve"> new materials required to be recycled and/or increased route density (if, for example, the same contractor is able to win more contracts on the same round (economies of scale)). Lift prices are also dependent on gate fees which could change due to packaging recovery note values.</w:t>
            </w:r>
          </w:p>
          <w:p w:rsidR="00326885" w:rsidP="001862D1" w:rsidRDefault="00326885" w14:paraId="7407C64D" w14:textId="77777777">
            <w:pPr>
              <w:rPr>
                <w:rFonts w:cs="Arial"/>
                <w:color w:val="000000"/>
                <w:sz w:val="22"/>
                <w:szCs w:val="22"/>
              </w:rPr>
            </w:pPr>
          </w:p>
          <w:p w:rsidRPr="00451F33" w:rsidR="00326885" w:rsidP="001862D1" w:rsidRDefault="00326885" w14:paraId="1DD7339B" w14:textId="08067215">
            <w:pPr>
              <w:rPr>
                <w:rFonts w:cs="Arial"/>
                <w:color w:val="000000"/>
                <w:sz w:val="22"/>
                <w:szCs w:val="22"/>
              </w:rPr>
            </w:pPr>
            <w:r>
              <w:rPr>
                <w:rFonts w:cs="Arial"/>
                <w:color w:val="000000"/>
                <w:sz w:val="22"/>
                <w:szCs w:val="22"/>
              </w:rPr>
              <w:t>NB</w:t>
            </w:r>
            <w:r w:rsidR="003B74CA">
              <w:rPr>
                <w:rFonts w:cs="Arial"/>
                <w:color w:val="000000"/>
                <w:sz w:val="22"/>
                <w:szCs w:val="22"/>
              </w:rPr>
              <w:t xml:space="preserve"> we were not able to obtain any new evidence concerning lower NHM lift prices due to improvements in the efficiency of collections only. As such, we modelled low and high NHM prices covering </w:t>
            </w:r>
            <w:proofErr w:type="gramStart"/>
            <w:r w:rsidR="003B74CA">
              <w:rPr>
                <w:rFonts w:cs="Arial"/>
                <w:color w:val="000000"/>
                <w:sz w:val="22"/>
                <w:szCs w:val="22"/>
              </w:rPr>
              <w:t>a number of</w:t>
            </w:r>
            <w:proofErr w:type="gramEnd"/>
            <w:r w:rsidR="003B74CA">
              <w:rPr>
                <w:rFonts w:cs="Arial"/>
                <w:color w:val="000000"/>
                <w:sz w:val="22"/>
                <w:szCs w:val="22"/>
              </w:rPr>
              <w:t xml:space="preserve"> factors that could increase/decrease </w:t>
            </w:r>
            <w:r w:rsidR="00C44304">
              <w:rPr>
                <w:rFonts w:cs="Arial"/>
                <w:color w:val="000000"/>
                <w:sz w:val="22"/>
                <w:szCs w:val="22"/>
              </w:rPr>
              <w:t xml:space="preserve">the </w:t>
            </w:r>
            <w:r w:rsidR="003B74CA">
              <w:rPr>
                <w:rFonts w:cs="Arial"/>
                <w:color w:val="000000"/>
                <w:sz w:val="22"/>
                <w:szCs w:val="22"/>
              </w:rPr>
              <w:t>lift prices going forward.</w:t>
            </w:r>
          </w:p>
        </w:tc>
        <w:tc>
          <w:tcPr>
            <w:tcW w:w="2126" w:type="dxa"/>
            <w:noWrap/>
          </w:tcPr>
          <w:p w:rsidRPr="00451F33" w:rsidR="00554C21" w:rsidP="001862D1" w:rsidRDefault="00554C21" w14:paraId="63E3784E" w14:textId="316369EC">
            <w:pPr>
              <w:rPr>
                <w:rFonts w:cs="Arial"/>
                <w:sz w:val="22"/>
                <w:szCs w:val="22"/>
              </w:rPr>
            </w:pPr>
            <w:r w:rsidRPr="00451F33">
              <w:rPr>
                <w:rFonts w:cs="Arial"/>
                <w:color w:val="000000"/>
                <w:sz w:val="22"/>
                <w:szCs w:val="22"/>
              </w:rPr>
              <w:t>15%</w:t>
            </w:r>
            <w:r w:rsidR="0050298C">
              <w:rPr>
                <w:rFonts w:cs="Arial"/>
                <w:color w:val="000000"/>
                <w:sz w:val="22"/>
                <w:szCs w:val="22"/>
              </w:rPr>
              <w:t xml:space="preserve"> increase</w:t>
            </w:r>
          </w:p>
        </w:tc>
        <w:tc>
          <w:tcPr>
            <w:tcW w:w="1701" w:type="dxa"/>
            <w:noWrap/>
          </w:tcPr>
          <w:p w:rsidRPr="00451F33" w:rsidR="00554C21" w:rsidP="001862D1" w:rsidRDefault="00554C21" w14:paraId="288B2E9D" w14:textId="43448A9A">
            <w:pPr>
              <w:rPr>
                <w:rFonts w:cs="Arial"/>
                <w:sz w:val="22"/>
                <w:szCs w:val="22"/>
              </w:rPr>
            </w:pPr>
            <w:r w:rsidRPr="00451F33">
              <w:rPr>
                <w:rFonts w:cs="Arial"/>
                <w:color w:val="000000"/>
                <w:sz w:val="22"/>
                <w:szCs w:val="22"/>
              </w:rPr>
              <w:t>10%</w:t>
            </w:r>
            <w:r w:rsidR="0050298C">
              <w:rPr>
                <w:rFonts w:cs="Arial"/>
                <w:color w:val="000000"/>
                <w:sz w:val="22"/>
                <w:szCs w:val="22"/>
              </w:rPr>
              <w:t xml:space="preserve"> decrease</w:t>
            </w:r>
          </w:p>
        </w:tc>
      </w:tr>
      <w:tr w:rsidRPr="00CE4CCD" w:rsidR="00554C21" w:rsidTr="005A4FDC" w14:paraId="1D4FD87C" w14:textId="77777777">
        <w:trPr>
          <w:trHeight w:val="245"/>
          <w:jc w:val="center"/>
        </w:trPr>
        <w:tc>
          <w:tcPr>
            <w:tcW w:w="1838" w:type="dxa"/>
            <w:noWrap/>
          </w:tcPr>
          <w:p w:rsidRPr="00451F33" w:rsidR="00554C21" w:rsidP="001862D1" w:rsidRDefault="00554C21" w14:paraId="4589450E" w14:textId="77777777">
            <w:pPr>
              <w:rPr>
                <w:rFonts w:cs="Arial"/>
                <w:color w:val="000000"/>
                <w:sz w:val="22"/>
                <w:szCs w:val="22"/>
              </w:rPr>
            </w:pPr>
            <w:r w:rsidRPr="00451F33">
              <w:rPr>
                <w:rFonts w:cs="Arial"/>
                <w:color w:val="000000"/>
                <w:sz w:val="22"/>
                <w:szCs w:val="22"/>
              </w:rPr>
              <w:t>NHM sector: film collection cost</w:t>
            </w:r>
          </w:p>
        </w:tc>
        <w:tc>
          <w:tcPr>
            <w:tcW w:w="5103" w:type="dxa"/>
          </w:tcPr>
          <w:p w:rsidRPr="00451F33" w:rsidR="00554C21" w:rsidP="001862D1" w:rsidRDefault="2103847F" w14:paraId="3E2B1037" w14:textId="77777777">
            <w:pPr>
              <w:rPr>
                <w:rFonts w:cs="Arial"/>
                <w:color w:val="000000"/>
                <w:sz w:val="22"/>
                <w:szCs w:val="22"/>
              </w:rPr>
            </w:pPr>
            <w:r w:rsidRPr="00451F33">
              <w:rPr>
                <w:rFonts w:cs="Arial"/>
                <w:color w:val="000000"/>
                <w:sz w:val="22"/>
                <w:szCs w:val="22"/>
              </w:rPr>
              <w:t>There is a lot of uncertainty related to plastic film and how this material will affect collection and treatment costs. For the NHM sector, it is very likely to increase associated lift prices for dry mixed recyclables.</w:t>
            </w:r>
            <w:r w:rsidRPr="7C995945" w:rsidR="00554C21">
              <w:rPr>
                <w:rStyle w:val="FootnoteReference"/>
                <w:rFonts w:eastAsia="SimSun" w:cs="Arial"/>
              </w:rPr>
              <w:footnoteReference w:id="384"/>
            </w:r>
          </w:p>
        </w:tc>
        <w:tc>
          <w:tcPr>
            <w:tcW w:w="2126" w:type="dxa"/>
            <w:noWrap/>
          </w:tcPr>
          <w:p w:rsidRPr="00451F33" w:rsidR="00554C21" w:rsidP="001862D1" w:rsidRDefault="00554C21" w14:paraId="1519D790" w14:textId="3E0048A5">
            <w:pPr>
              <w:rPr>
                <w:rFonts w:cs="Arial"/>
                <w:sz w:val="22"/>
                <w:szCs w:val="22"/>
              </w:rPr>
            </w:pPr>
            <w:r w:rsidRPr="00451F33">
              <w:rPr>
                <w:rFonts w:cs="Arial"/>
                <w:color w:val="000000"/>
                <w:sz w:val="22"/>
                <w:szCs w:val="22"/>
              </w:rPr>
              <w:t>10%</w:t>
            </w:r>
            <w:r w:rsidR="0050298C">
              <w:rPr>
                <w:rFonts w:cs="Arial"/>
                <w:color w:val="000000"/>
                <w:sz w:val="22"/>
                <w:szCs w:val="22"/>
              </w:rPr>
              <w:t xml:space="preserve"> increase</w:t>
            </w:r>
          </w:p>
        </w:tc>
        <w:tc>
          <w:tcPr>
            <w:tcW w:w="1701" w:type="dxa"/>
            <w:noWrap/>
          </w:tcPr>
          <w:p w:rsidRPr="00451F33" w:rsidR="00554C21" w:rsidP="001862D1" w:rsidRDefault="00554C21" w14:paraId="1B6F7107" w14:textId="77777777">
            <w:pPr>
              <w:rPr>
                <w:rFonts w:cs="Arial"/>
                <w:sz w:val="22"/>
                <w:szCs w:val="22"/>
              </w:rPr>
            </w:pPr>
            <w:r w:rsidRPr="00451F33">
              <w:rPr>
                <w:rFonts w:cs="Arial"/>
                <w:sz w:val="22"/>
                <w:szCs w:val="22"/>
              </w:rPr>
              <w:t>No high benefit assumed</w:t>
            </w:r>
          </w:p>
        </w:tc>
      </w:tr>
      <w:tr w:rsidRPr="00CE4CCD" w:rsidR="00554C21" w:rsidTr="005A4FDC" w14:paraId="7E506B51" w14:textId="77777777">
        <w:trPr>
          <w:trHeight w:val="1408"/>
          <w:jc w:val="center"/>
        </w:trPr>
        <w:tc>
          <w:tcPr>
            <w:tcW w:w="1838" w:type="dxa"/>
            <w:noWrap/>
          </w:tcPr>
          <w:p w:rsidRPr="00451F33" w:rsidR="00554C21" w:rsidP="001862D1" w:rsidRDefault="00554C21" w14:paraId="1B30D6B4" w14:textId="77777777">
            <w:pPr>
              <w:rPr>
                <w:rFonts w:cs="Arial"/>
                <w:color w:val="000000"/>
                <w:sz w:val="22"/>
                <w:szCs w:val="22"/>
              </w:rPr>
            </w:pPr>
            <w:r w:rsidRPr="00451F33">
              <w:rPr>
                <w:rFonts w:cs="Arial"/>
                <w:color w:val="000000"/>
                <w:sz w:val="22"/>
                <w:szCs w:val="22"/>
              </w:rPr>
              <w:t xml:space="preserve">NHM: DRS impact </w:t>
            </w:r>
          </w:p>
        </w:tc>
        <w:tc>
          <w:tcPr>
            <w:tcW w:w="5103" w:type="dxa"/>
          </w:tcPr>
          <w:p w:rsidRPr="00451F33" w:rsidR="00554C21" w:rsidP="001862D1" w:rsidRDefault="00554C21" w14:paraId="3BA98012" w14:textId="77777777">
            <w:pPr>
              <w:rPr>
                <w:rFonts w:cs="Arial"/>
                <w:color w:val="000000"/>
                <w:sz w:val="22"/>
                <w:szCs w:val="22"/>
              </w:rPr>
            </w:pPr>
            <w:r w:rsidRPr="00451F33">
              <w:rPr>
                <w:rFonts w:cs="Arial"/>
                <w:color w:val="000000"/>
                <w:sz w:val="22"/>
                <w:szCs w:val="22"/>
              </w:rPr>
              <w:t>There is uncertainty around how the removal of DRS in-scope material will affect lift costs for dry materials. The central costs outcomes assume a 15% increase in dry lift costs (based on engagement with the sector).</w:t>
            </w:r>
          </w:p>
        </w:tc>
        <w:tc>
          <w:tcPr>
            <w:tcW w:w="2126" w:type="dxa"/>
            <w:noWrap/>
          </w:tcPr>
          <w:p w:rsidRPr="00451F33" w:rsidR="00554C21" w:rsidP="001862D1" w:rsidRDefault="00554C21" w14:paraId="70A313B8" w14:textId="77777777">
            <w:pPr>
              <w:rPr>
                <w:rFonts w:cs="Arial"/>
                <w:sz w:val="22"/>
                <w:szCs w:val="22"/>
              </w:rPr>
            </w:pPr>
            <w:r w:rsidRPr="00451F33">
              <w:rPr>
                <w:rFonts w:cs="Arial"/>
                <w:color w:val="000000"/>
                <w:sz w:val="22"/>
                <w:szCs w:val="22"/>
              </w:rPr>
              <w:t>25% increase in dry costs</w:t>
            </w:r>
          </w:p>
        </w:tc>
        <w:tc>
          <w:tcPr>
            <w:tcW w:w="1701" w:type="dxa"/>
            <w:noWrap/>
          </w:tcPr>
          <w:p w:rsidRPr="00451F33" w:rsidR="00554C21" w:rsidP="001862D1" w:rsidRDefault="00554C21" w14:paraId="3B386A3D" w14:textId="77777777">
            <w:pPr>
              <w:rPr>
                <w:rFonts w:cs="Arial"/>
                <w:sz w:val="22"/>
                <w:szCs w:val="22"/>
              </w:rPr>
            </w:pPr>
            <w:r w:rsidRPr="00451F33">
              <w:rPr>
                <w:rFonts w:cs="Arial"/>
                <w:color w:val="000000"/>
                <w:sz w:val="22"/>
                <w:szCs w:val="22"/>
              </w:rPr>
              <w:t xml:space="preserve">10% increase in dry costs </w:t>
            </w:r>
          </w:p>
        </w:tc>
      </w:tr>
      <w:tr w:rsidRPr="00CE4CCD" w:rsidR="00554C21" w:rsidTr="005A4FDC" w14:paraId="52815D1F" w14:textId="77777777">
        <w:trPr>
          <w:trHeight w:val="1558"/>
          <w:jc w:val="center"/>
        </w:trPr>
        <w:tc>
          <w:tcPr>
            <w:tcW w:w="1838" w:type="dxa"/>
            <w:noWrap/>
          </w:tcPr>
          <w:p w:rsidRPr="00451F33" w:rsidR="00554C21" w:rsidP="001862D1" w:rsidRDefault="00554C21" w14:paraId="6E31F55D" w14:textId="77777777">
            <w:pPr>
              <w:rPr>
                <w:rFonts w:cs="Arial"/>
                <w:color w:val="000000"/>
                <w:sz w:val="22"/>
                <w:szCs w:val="22"/>
              </w:rPr>
            </w:pPr>
            <w:r w:rsidRPr="00451F33">
              <w:rPr>
                <w:rFonts w:cs="Arial"/>
                <w:color w:val="000000"/>
                <w:sz w:val="22"/>
                <w:szCs w:val="22"/>
              </w:rPr>
              <w:t>Cross-cutting: capture rate concerning NHM recyclables</w:t>
            </w:r>
          </w:p>
        </w:tc>
        <w:tc>
          <w:tcPr>
            <w:tcW w:w="5103" w:type="dxa"/>
          </w:tcPr>
          <w:p w:rsidRPr="00451F33" w:rsidR="00554C21" w:rsidP="001862D1" w:rsidRDefault="00554C21" w14:paraId="0D9EE334" w14:textId="77777777">
            <w:pPr>
              <w:rPr>
                <w:rFonts w:cs="Arial"/>
                <w:color w:val="000000"/>
                <w:sz w:val="22"/>
                <w:szCs w:val="22"/>
              </w:rPr>
            </w:pPr>
            <w:r w:rsidRPr="00451F33">
              <w:rPr>
                <w:rFonts w:cs="Arial"/>
                <w:color w:val="000000"/>
                <w:sz w:val="22"/>
                <w:szCs w:val="22"/>
              </w:rPr>
              <w:t>The estimated NHM recycling rates are very uncertain. As such, we have modelled three different capture rates. 80% is our central estimate. Note this assumption affects estimated recycling rates and GHG impacts for the municipal sector.</w:t>
            </w:r>
          </w:p>
        </w:tc>
        <w:tc>
          <w:tcPr>
            <w:tcW w:w="2126" w:type="dxa"/>
            <w:noWrap/>
          </w:tcPr>
          <w:p w:rsidRPr="00451F33" w:rsidR="00554C21" w:rsidP="001862D1" w:rsidRDefault="00554C21" w14:paraId="237F0374" w14:textId="2441E8BA">
            <w:pPr>
              <w:rPr>
                <w:rFonts w:cs="Arial"/>
                <w:color w:val="000000"/>
                <w:sz w:val="22"/>
                <w:szCs w:val="22"/>
              </w:rPr>
            </w:pPr>
            <w:r w:rsidRPr="00451F33">
              <w:rPr>
                <w:rFonts w:cs="Arial"/>
                <w:color w:val="000000"/>
                <w:sz w:val="22"/>
                <w:szCs w:val="22"/>
              </w:rPr>
              <w:t>70%</w:t>
            </w:r>
            <w:r w:rsidR="00207E1F">
              <w:rPr>
                <w:rFonts w:cs="Arial"/>
                <w:color w:val="000000"/>
                <w:sz w:val="22"/>
                <w:szCs w:val="22"/>
              </w:rPr>
              <w:t xml:space="preserve"> capture rate</w:t>
            </w:r>
          </w:p>
        </w:tc>
        <w:tc>
          <w:tcPr>
            <w:tcW w:w="1701" w:type="dxa"/>
            <w:noWrap/>
          </w:tcPr>
          <w:p w:rsidRPr="00451F33" w:rsidR="00554C21" w:rsidP="001862D1" w:rsidRDefault="00554C21" w14:paraId="5AB45081" w14:textId="21EBE40C">
            <w:pPr>
              <w:rPr>
                <w:rFonts w:cs="Arial"/>
                <w:color w:val="000000"/>
                <w:sz w:val="22"/>
                <w:szCs w:val="22"/>
              </w:rPr>
            </w:pPr>
            <w:r w:rsidRPr="00451F33">
              <w:rPr>
                <w:rFonts w:cs="Arial"/>
                <w:color w:val="000000"/>
                <w:sz w:val="22"/>
                <w:szCs w:val="22"/>
              </w:rPr>
              <w:t>90%</w:t>
            </w:r>
            <w:r w:rsidR="00207E1F">
              <w:rPr>
                <w:rFonts w:cs="Arial"/>
                <w:color w:val="000000"/>
                <w:sz w:val="22"/>
                <w:szCs w:val="22"/>
              </w:rPr>
              <w:t xml:space="preserve"> capture rate</w:t>
            </w:r>
          </w:p>
        </w:tc>
      </w:tr>
      <w:tr w:rsidRPr="00CE4CCD" w:rsidR="00554C21" w:rsidTr="007C7D96" w14:paraId="4D954DA9" w14:textId="77777777">
        <w:trPr>
          <w:trHeight w:val="729"/>
          <w:jc w:val="center"/>
        </w:trPr>
        <w:tc>
          <w:tcPr>
            <w:tcW w:w="1838" w:type="dxa"/>
            <w:noWrap/>
          </w:tcPr>
          <w:p w:rsidRPr="00451F33" w:rsidR="00554C21" w:rsidP="001862D1" w:rsidRDefault="00554C21" w14:paraId="47DE5C8E" w14:textId="77777777">
            <w:pPr>
              <w:rPr>
                <w:rFonts w:cs="Arial"/>
                <w:color w:val="000000"/>
                <w:sz w:val="22"/>
                <w:szCs w:val="22"/>
              </w:rPr>
            </w:pPr>
            <w:r w:rsidRPr="00451F33">
              <w:rPr>
                <w:rFonts w:cs="Arial"/>
                <w:color w:val="000000"/>
                <w:sz w:val="22"/>
                <w:szCs w:val="22"/>
              </w:rPr>
              <w:t>Cross-cutting: carbon prices</w:t>
            </w:r>
          </w:p>
        </w:tc>
        <w:tc>
          <w:tcPr>
            <w:tcW w:w="5103" w:type="dxa"/>
          </w:tcPr>
          <w:p w:rsidRPr="00451F33" w:rsidR="00554C21" w:rsidP="001862D1" w:rsidRDefault="2103847F" w14:paraId="38919BD0" w14:textId="2073AEE6">
            <w:pPr>
              <w:rPr>
                <w:rFonts w:cs="Arial"/>
                <w:color w:val="000000"/>
                <w:sz w:val="22"/>
                <w:szCs w:val="22"/>
              </w:rPr>
            </w:pPr>
            <w:r w:rsidRPr="00451F33">
              <w:rPr>
                <w:rFonts w:cs="Arial"/>
                <w:color w:val="000000"/>
                <w:sz w:val="22"/>
                <w:szCs w:val="22"/>
              </w:rPr>
              <w:t xml:space="preserve">We use central carbon prices based on </w:t>
            </w:r>
            <w:r w:rsidRPr="7C995945" w:rsidR="720082FE">
              <w:rPr>
                <w:rFonts w:cs="Arial"/>
                <w:color w:val="000000" w:themeColor="text1"/>
                <w:sz w:val="22"/>
                <w:szCs w:val="22"/>
              </w:rPr>
              <w:t xml:space="preserve">(department formerly called) </w:t>
            </w:r>
            <w:r w:rsidRPr="00451F33">
              <w:rPr>
                <w:rFonts w:cs="Arial"/>
                <w:color w:val="000000"/>
                <w:sz w:val="22"/>
                <w:szCs w:val="22"/>
              </w:rPr>
              <w:t>BEIS guidance for policy appraisal</w:t>
            </w:r>
            <w:r w:rsidRPr="7C995945" w:rsidR="00554C21">
              <w:rPr>
                <w:rStyle w:val="FootnoteReference"/>
                <w:rFonts w:eastAsia="SimSun" w:cs="Arial"/>
              </w:rPr>
              <w:footnoteReference w:id="385"/>
            </w:r>
          </w:p>
        </w:tc>
        <w:tc>
          <w:tcPr>
            <w:tcW w:w="2126" w:type="dxa"/>
            <w:noWrap/>
          </w:tcPr>
          <w:p w:rsidRPr="00451F33" w:rsidR="00554C21" w:rsidP="001862D1" w:rsidRDefault="00554C21" w14:paraId="45134770" w14:textId="77777777">
            <w:pPr>
              <w:rPr>
                <w:rFonts w:cs="Arial"/>
                <w:color w:val="000000"/>
                <w:sz w:val="22"/>
                <w:szCs w:val="22"/>
              </w:rPr>
            </w:pPr>
            <w:r w:rsidRPr="00451F33">
              <w:rPr>
                <w:rFonts w:cs="Arial"/>
                <w:color w:val="000000"/>
                <w:sz w:val="22"/>
                <w:szCs w:val="22"/>
              </w:rPr>
              <w:t>Low carbon prices</w:t>
            </w:r>
          </w:p>
        </w:tc>
        <w:tc>
          <w:tcPr>
            <w:tcW w:w="1701" w:type="dxa"/>
            <w:noWrap/>
          </w:tcPr>
          <w:p w:rsidRPr="00451F33" w:rsidR="00554C21" w:rsidP="001862D1" w:rsidRDefault="00554C21" w14:paraId="0FA87B77" w14:textId="77777777">
            <w:pPr>
              <w:rPr>
                <w:rFonts w:cs="Arial"/>
                <w:color w:val="000000"/>
                <w:sz w:val="22"/>
                <w:szCs w:val="22"/>
              </w:rPr>
            </w:pPr>
            <w:r w:rsidRPr="00451F33">
              <w:rPr>
                <w:rFonts w:cs="Arial"/>
                <w:color w:val="000000"/>
                <w:sz w:val="22"/>
                <w:szCs w:val="22"/>
              </w:rPr>
              <w:t xml:space="preserve">High carbon prices </w:t>
            </w:r>
          </w:p>
        </w:tc>
      </w:tr>
    </w:tbl>
    <w:p w:rsidR="00554C21" w:rsidP="00554C21" w:rsidRDefault="00554C21" w14:paraId="39C01CF4" w14:textId="29936148">
      <w:pPr>
        <w:pStyle w:val="NoSpacing"/>
        <w:rPr>
          <w:rFonts w:ascii="Arial" w:hAnsi="Arial" w:cs="Arial"/>
        </w:rPr>
      </w:pPr>
      <w:r w:rsidRPr="00451F33">
        <w:rPr>
          <w:rFonts w:ascii="Arial" w:hAnsi="Arial" w:cs="Arial"/>
        </w:rPr>
        <w:t>Source: Defra</w:t>
      </w:r>
      <w:r w:rsidR="00641A00">
        <w:rPr>
          <w:rFonts w:ascii="Arial" w:hAnsi="Arial" w:cs="Arial"/>
        </w:rPr>
        <w:t>’s</w:t>
      </w:r>
      <w:r w:rsidRPr="00451F33">
        <w:rPr>
          <w:rFonts w:ascii="Arial" w:hAnsi="Arial" w:cs="Arial"/>
        </w:rPr>
        <w:t xml:space="preserve"> and WRAP</w:t>
      </w:r>
      <w:r w:rsidR="00641A00">
        <w:rPr>
          <w:rFonts w:ascii="Arial" w:hAnsi="Arial" w:cs="Arial"/>
        </w:rPr>
        <w:t>’s</w:t>
      </w:r>
      <w:r w:rsidRPr="00451F33">
        <w:rPr>
          <w:rFonts w:ascii="Arial" w:hAnsi="Arial" w:cs="Arial"/>
        </w:rPr>
        <w:t xml:space="preserve"> analysis</w:t>
      </w:r>
    </w:p>
    <w:p w:rsidRPr="00451F33" w:rsidR="00783504" w:rsidP="00554C21" w:rsidRDefault="00783504" w14:paraId="5A7608D5" w14:textId="77777777">
      <w:pPr>
        <w:pStyle w:val="NoSpacing"/>
        <w:rPr>
          <w:rFonts w:ascii="Arial" w:hAnsi="Arial" w:cs="Arial"/>
        </w:rPr>
      </w:pPr>
    </w:p>
    <w:p w:rsidR="00554C21" w:rsidP="00554C21" w:rsidRDefault="00554C21" w14:paraId="1A2385B3" w14:textId="1607D6BC">
      <w:pPr>
        <w:pStyle w:val="NoSpacing"/>
        <w:jc w:val="both"/>
        <w:rPr>
          <w:rFonts w:ascii="Arial" w:hAnsi="Arial" w:cs="Arial"/>
          <w:b/>
          <w:bCs/>
        </w:rPr>
      </w:pPr>
      <w:r w:rsidRPr="00C535DD">
        <w:rPr>
          <w:rFonts w:ascii="Arial" w:hAnsi="Arial" w:cs="Arial"/>
          <w:sz w:val="24"/>
          <w:szCs w:val="24"/>
        </w:rPr>
        <w:t>Tables 4</w:t>
      </w:r>
      <w:r w:rsidR="00C737D7">
        <w:rPr>
          <w:rFonts w:ascii="Arial" w:hAnsi="Arial" w:cs="Arial"/>
          <w:sz w:val="24"/>
          <w:szCs w:val="24"/>
        </w:rPr>
        <w:t>6</w:t>
      </w:r>
      <w:r w:rsidRPr="00C535DD">
        <w:rPr>
          <w:rFonts w:ascii="Arial" w:hAnsi="Arial" w:cs="Arial"/>
          <w:sz w:val="24"/>
          <w:szCs w:val="24"/>
        </w:rPr>
        <w:t xml:space="preserve">, </w:t>
      </w:r>
      <w:r w:rsidRPr="003F154D">
        <w:rPr>
          <w:rFonts w:ascii="Arial" w:hAnsi="Arial" w:cs="Arial"/>
          <w:sz w:val="24"/>
          <w:szCs w:val="24"/>
        </w:rPr>
        <w:t>4</w:t>
      </w:r>
      <w:r w:rsidR="00C737D7">
        <w:rPr>
          <w:rFonts w:ascii="Arial" w:hAnsi="Arial" w:cs="Arial"/>
          <w:sz w:val="24"/>
          <w:szCs w:val="24"/>
        </w:rPr>
        <w:t>7</w:t>
      </w:r>
      <w:r w:rsidRPr="003F154D">
        <w:rPr>
          <w:rFonts w:ascii="Arial" w:hAnsi="Arial" w:cs="Arial"/>
          <w:sz w:val="24"/>
          <w:szCs w:val="24"/>
        </w:rPr>
        <w:t>, and 4</w:t>
      </w:r>
      <w:r w:rsidR="00C737D7">
        <w:rPr>
          <w:rFonts w:ascii="Arial" w:hAnsi="Arial" w:cs="Arial"/>
          <w:sz w:val="24"/>
          <w:szCs w:val="24"/>
        </w:rPr>
        <w:t>8</w:t>
      </w:r>
      <w:r w:rsidRPr="003F154D">
        <w:rPr>
          <w:rFonts w:ascii="Arial" w:hAnsi="Arial" w:cs="Arial"/>
          <w:sz w:val="24"/>
          <w:szCs w:val="24"/>
        </w:rPr>
        <w:t>, below, summarise the results from the combined sensitivity analysis. Table 4</w:t>
      </w:r>
      <w:r w:rsidR="00C737D7">
        <w:rPr>
          <w:rFonts w:ascii="Arial" w:hAnsi="Arial" w:cs="Arial"/>
          <w:sz w:val="24"/>
          <w:szCs w:val="24"/>
        </w:rPr>
        <w:t>6</w:t>
      </w:r>
      <w:r w:rsidRPr="003F154D">
        <w:rPr>
          <w:rFonts w:ascii="Arial" w:hAnsi="Arial" w:cs="Arial"/>
          <w:sz w:val="24"/>
          <w:szCs w:val="24"/>
        </w:rPr>
        <w:t xml:space="preserve"> shows the results associated with central values. Table 4</w:t>
      </w:r>
      <w:r w:rsidR="00C737D7">
        <w:rPr>
          <w:rFonts w:ascii="Arial" w:hAnsi="Arial" w:cs="Arial"/>
          <w:sz w:val="24"/>
          <w:szCs w:val="24"/>
        </w:rPr>
        <w:t>7</w:t>
      </w:r>
      <w:r w:rsidRPr="003F154D">
        <w:rPr>
          <w:rFonts w:ascii="Arial" w:hAnsi="Arial" w:cs="Arial"/>
          <w:sz w:val="24"/>
          <w:szCs w:val="24"/>
        </w:rPr>
        <w:t xml:space="preserve"> and 4</w:t>
      </w:r>
      <w:r w:rsidR="00C737D7">
        <w:rPr>
          <w:rFonts w:ascii="Arial" w:hAnsi="Arial" w:cs="Arial"/>
          <w:sz w:val="24"/>
          <w:szCs w:val="24"/>
        </w:rPr>
        <w:t>8</w:t>
      </w:r>
      <w:r w:rsidRPr="00C535DD">
        <w:rPr>
          <w:rFonts w:ascii="Arial" w:hAnsi="Arial" w:cs="Arial"/>
          <w:sz w:val="24"/>
          <w:szCs w:val="24"/>
        </w:rPr>
        <w:t xml:space="preserve"> shows the results associated</w:t>
      </w:r>
      <w:r w:rsidR="00447649">
        <w:rPr>
          <w:rFonts w:ascii="Arial" w:hAnsi="Arial" w:cs="Arial"/>
          <w:sz w:val="24"/>
          <w:szCs w:val="24"/>
        </w:rPr>
        <w:t xml:space="preserve"> </w:t>
      </w:r>
      <w:r w:rsidRPr="00C535DD">
        <w:rPr>
          <w:rFonts w:ascii="Arial" w:hAnsi="Arial" w:cs="Arial"/>
          <w:sz w:val="24"/>
          <w:szCs w:val="24"/>
        </w:rPr>
        <w:t>with high NPV values (i.e.</w:t>
      </w:r>
      <w:r>
        <w:rPr>
          <w:rFonts w:ascii="Arial" w:hAnsi="Arial" w:cs="Arial"/>
          <w:sz w:val="24"/>
          <w:szCs w:val="24"/>
        </w:rPr>
        <w:t>,</w:t>
      </w:r>
      <w:r w:rsidRPr="00C535DD">
        <w:rPr>
          <w:rFonts w:ascii="Arial" w:hAnsi="Arial" w:cs="Arial"/>
          <w:sz w:val="24"/>
          <w:szCs w:val="24"/>
        </w:rPr>
        <w:t xml:space="preserve"> high benefits and low costs) and with low NPV values (i.e.</w:t>
      </w:r>
      <w:r>
        <w:rPr>
          <w:rFonts w:ascii="Arial" w:hAnsi="Arial" w:cs="Arial"/>
          <w:sz w:val="24"/>
          <w:szCs w:val="24"/>
        </w:rPr>
        <w:t>,</w:t>
      </w:r>
      <w:r w:rsidRPr="00C535DD">
        <w:rPr>
          <w:rFonts w:ascii="Arial" w:hAnsi="Arial" w:cs="Arial"/>
          <w:sz w:val="24"/>
          <w:szCs w:val="24"/>
        </w:rPr>
        <w:t xml:space="preserve"> low benefits and high costs), respectively. </w:t>
      </w:r>
    </w:p>
    <w:p w:rsidR="00554C21" w:rsidP="00554C21" w:rsidRDefault="00554C21" w14:paraId="5FCCDB53" w14:textId="77777777">
      <w:pPr>
        <w:pStyle w:val="NoSpacing"/>
        <w:rPr>
          <w:rFonts w:ascii="Arial" w:hAnsi="Arial" w:cs="Arial"/>
          <w:b/>
          <w:bCs/>
        </w:rPr>
      </w:pPr>
    </w:p>
    <w:p w:rsidRPr="00447649" w:rsidR="00554C21" w:rsidP="00447649" w:rsidRDefault="00554C21" w14:paraId="5106DAF0" w14:textId="0A2D8570">
      <w:pPr>
        <w:rPr>
          <w:b/>
          <w:bCs/>
        </w:rPr>
      </w:pPr>
      <w:r w:rsidRPr="00447649">
        <w:rPr>
          <w:b/>
          <w:bCs/>
        </w:rPr>
        <w:t>Table 4</w:t>
      </w:r>
      <w:r w:rsidRPr="00447649" w:rsidR="00C737D7">
        <w:rPr>
          <w:b/>
          <w:bCs/>
        </w:rPr>
        <w:t>6</w:t>
      </w:r>
      <w:r w:rsidRPr="00447649">
        <w:rPr>
          <w:b/>
          <w:bCs/>
        </w:rPr>
        <w:t>: Central analysis, for the municipal scenarios 1M-4M, (</w:t>
      </w:r>
      <w:r w:rsidRPr="00447649">
        <w:rPr>
          <w:b/>
          <w:bCs/>
          <w:i/>
        </w:rPr>
        <w:t>with</w:t>
      </w:r>
      <w:r w:rsidRPr="00447649">
        <w:rPr>
          <w:b/>
          <w:bCs/>
        </w:rPr>
        <w:t xml:space="preserve"> DRS effects, 2020 prices, discounted (£m)).</w:t>
      </w:r>
    </w:p>
    <w:tbl>
      <w:tblPr>
        <w:tblStyle w:val="TableGrid1"/>
        <w:tblW w:w="11518" w:type="dxa"/>
        <w:jc w:val="center"/>
        <w:tblLook w:val="04A0" w:firstRow="1" w:lastRow="0" w:firstColumn="1" w:lastColumn="0" w:noHBand="0" w:noVBand="1"/>
      </w:tblPr>
      <w:tblGrid>
        <w:gridCol w:w="222"/>
        <w:gridCol w:w="4117"/>
        <w:gridCol w:w="1765"/>
        <w:gridCol w:w="1884"/>
        <w:gridCol w:w="1765"/>
        <w:gridCol w:w="1765"/>
      </w:tblGrid>
      <w:tr w:rsidRPr="00AE5E35" w:rsidR="00233CC3" w:rsidTr="009E7A40" w14:paraId="7711C3F9" w14:textId="77777777">
        <w:trPr>
          <w:trHeight w:val="192"/>
          <w:jc w:val="center"/>
        </w:trPr>
        <w:tc>
          <w:tcPr>
            <w:tcW w:w="4339" w:type="dxa"/>
            <w:gridSpan w:val="2"/>
            <w:noWrap/>
            <w:hideMark/>
          </w:tcPr>
          <w:p w:rsidRPr="00AE5E35" w:rsidR="00233CC3" w:rsidP="00515D07" w:rsidRDefault="00233CC3" w14:paraId="43276BFC" w14:textId="77777777">
            <w:pPr>
              <w:rPr>
                <w:rFonts w:ascii="Times New Roman" w:hAnsi="Times New Roman"/>
                <w:sz w:val="22"/>
                <w:szCs w:val="22"/>
                <w:lang w:eastAsia="en-GB"/>
              </w:rPr>
            </w:pPr>
          </w:p>
        </w:tc>
        <w:tc>
          <w:tcPr>
            <w:tcW w:w="1765" w:type="dxa"/>
            <w:noWrap/>
            <w:hideMark/>
          </w:tcPr>
          <w:p w:rsidRPr="00AE5E35" w:rsidR="00233CC3" w:rsidP="00515D07" w:rsidRDefault="00233CC3" w14:paraId="5A666BD3" w14:textId="77777777">
            <w:pPr>
              <w:jc w:val="center"/>
              <w:rPr>
                <w:rFonts w:cs="Arial"/>
                <w:b/>
                <w:bCs/>
                <w:color w:val="000000"/>
                <w:sz w:val="22"/>
                <w:szCs w:val="22"/>
                <w:lang w:eastAsia="en-GB"/>
              </w:rPr>
            </w:pPr>
            <w:r w:rsidRPr="00AE5E35">
              <w:rPr>
                <w:rFonts w:cs="Arial"/>
                <w:b/>
                <w:bCs/>
                <w:color w:val="000000"/>
                <w:sz w:val="22"/>
                <w:szCs w:val="22"/>
                <w:lang w:eastAsia="en-GB"/>
              </w:rPr>
              <w:t>Option 1M</w:t>
            </w:r>
          </w:p>
        </w:tc>
        <w:tc>
          <w:tcPr>
            <w:tcW w:w="1884" w:type="dxa"/>
            <w:noWrap/>
            <w:hideMark/>
          </w:tcPr>
          <w:p w:rsidRPr="00AE5E35" w:rsidR="00233CC3" w:rsidP="00515D07" w:rsidRDefault="00233CC3" w14:paraId="26437038" w14:textId="77777777">
            <w:pPr>
              <w:jc w:val="center"/>
              <w:rPr>
                <w:rFonts w:cs="Arial"/>
                <w:b/>
                <w:bCs/>
                <w:color w:val="000000"/>
                <w:sz w:val="22"/>
                <w:szCs w:val="22"/>
                <w:lang w:eastAsia="en-GB"/>
              </w:rPr>
            </w:pPr>
            <w:r w:rsidRPr="00AE5E35">
              <w:rPr>
                <w:rFonts w:cs="Arial"/>
                <w:b/>
                <w:bCs/>
                <w:color w:val="000000"/>
                <w:sz w:val="22"/>
                <w:szCs w:val="22"/>
                <w:lang w:eastAsia="en-GB"/>
              </w:rPr>
              <w:t>Option 2M</w:t>
            </w:r>
          </w:p>
        </w:tc>
        <w:tc>
          <w:tcPr>
            <w:tcW w:w="1765" w:type="dxa"/>
            <w:noWrap/>
            <w:hideMark/>
          </w:tcPr>
          <w:p w:rsidRPr="00AE5E35" w:rsidR="00233CC3" w:rsidP="00515D07" w:rsidRDefault="00233CC3" w14:paraId="0434E3C6" w14:textId="77777777">
            <w:pPr>
              <w:jc w:val="center"/>
              <w:rPr>
                <w:rFonts w:cs="Arial"/>
                <w:b/>
                <w:bCs/>
                <w:color w:val="000000"/>
                <w:sz w:val="22"/>
                <w:szCs w:val="22"/>
                <w:lang w:eastAsia="en-GB"/>
              </w:rPr>
            </w:pPr>
            <w:r w:rsidRPr="00AE5E35">
              <w:rPr>
                <w:rFonts w:cs="Arial"/>
                <w:b/>
                <w:bCs/>
                <w:color w:val="000000"/>
                <w:sz w:val="22"/>
                <w:szCs w:val="22"/>
                <w:lang w:eastAsia="en-GB"/>
              </w:rPr>
              <w:t>Option 3M</w:t>
            </w:r>
          </w:p>
        </w:tc>
        <w:tc>
          <w:tcPr>
            <w:tcW w:w="1765" w:type="dxa"/>
            <w:noWrap/>
            <w:hideMark/>
          </w:tcPr>
          <w:p w:rsidRPr="00AE5E35" w:rsidR="00233CC3" w:rsidP="00515D07" w:rsidRDefault="00233CC3" w14:paraId="7C12C4B8" w14:textId="77777777">
            <w:pPr>
              <w:jc w:val="center"/>
              <w:rPr>
                <w:rFonts w:cs="Arial"/>
                <w:b/>
                <w:bCs/>
                <w:color w:val="000000"/>
                <w:sz w:val="22"/>
                <w:szCs w:val="22"/>
                <w:lang w:eastAsia="en-GB"/>
              </w:rPr>
            </w:pPr>
            <w:r w:rsidRPr="00AE5E35">
              <w:rPr>
                <w:rFonts w:cs="Arial"/>
                <w:b/>
                <w:bCs/>
                <w:color w:val="000000"/>
                <w:sz w:val="22"/>
                <w:szCs w:val="22"/>
                <w:lang w:eastAsia="en-GB"/>
              </w:rPr>
              <w:t>Option 4M</w:t>
            </w:r>
          </w:p>
        </w:tc>
      </w:tr>
      <w:tr w:rsidRPr="00AE5E35" w:rsidR="00233CC3" w:rsidTr="009E7A40" w14:paraId="1BEC2AF0" w14:textId="77777777">
        <w:trPr>
          <w:trHeight w:val="192"/>
          <w:jc w:val="center"/>
        </w:trPr>
        <w:tc>
          <w:tcPr>
            <w:tcW w:w="4339" w:type="dxa"/>
            <w:gridSpan w:val="2"/>
            <w:hideMark/>
          </w:tcPr>
          <w:p w:rsidRPr="00AE5E35" w:rsidR="00233CC3" w:rsidP="00515D07" w:rsidRDefault="00233CC3" w14:paraId="7F980E7B" w14:textId="77777777">
            <w:pPr>
              <w:jc w:val="center"/>
              <w:rPr>
                <w:rFonts w:cs="Arial"/>
                <w:color w:val="000000"/>
                <w:sz w:val="22"/>
                <w:szCs w:val="22"/>
                <w:lang w:eastAsia="en-GB"/>
              </w:rPr>
            </w:pPr>
            <w:r w:rsidRPr="00AE5E35">
              <w:rPr>
                <w:rFonts w:cs="Arial"/>
                <w:color w:val="000000"/>
                <w:sz w:val="22"/>
                <w:szCs w:val="22"/>
                <w:lang w:eastAsia="en-GB"/>
              </w:rPr>
              <w:t>Municipal recycling rate achieved (</w:t>
            </w:r>
            <w:r>
              <w:rPr>
                <w:rFonts w:cs="Arial"/>
                <w:color w:val="000000"/>
                <w:sz w:val="22"/>
                <w:szCs w:val="22"/>
                <w:lang w:eastAsia="en-GB"/>
              </w:rPr>
              <w:t>b</w:t>
            </w:r>
            <w:r w:rsidRPr="00AE5E35">
              <w:rPr>
                <w:rFonts w:cs="Arial"/>
                <w:color w:val="000000"/>
                <w:sz w:val="22"/>
                <w:szCs w:val="22"/>
                <w:lang w:eastAsia="en-GB"/>
              </w:rPr>
              <w:t xml:space="preserve">aseline rate </w:t>
            </w:r>
            <w:r>
              <w:rPr>
                <w:rFonts w:cs="Arial"/>
                <w:color w:val="000000"/>
                <w:sz w:val="22"/>
                <w:szCs w:val="22"/>
                <w:lang w:eastAsia="en-GB"/>
              </w:rPr>
              <w:t>42.3</w:t>
            </w:r>
            <w:r w:rsidRPr="00AE5E35">
              <w:rPr>
                <w:rFonts w:cs="Arial"/>
                <w:color w:val="000000"/>
                <w:sz w:val="22"/>
                <w:szCs w:val="22"/>
                <w:lang w:eastAsia="en-GB"/>
              </w:rPr>
              <w:t>%)</w:t>
            </w:r>
          </w:p>
        </w:tc>
        <w:tc>
          <w:tcPr>
            <w:tcW w:w="1765" w:type="dxa"/>
            <w:noWrap/>
            <w:vAlign w:val="center"/>
          </w:tcPr>
          <w:p w:rsidRPr="005029CB" w:rsidR="00233CC3" w:rsidP="00515D07" w:rsidRDefault="00233CC3" w14:paraId="07707B99" w14:textId="45C59A07">
            <w:pPr>
              <w:jc w:val="center"/>
              <w:rPr>
                <w:rFonts w:cs="Arial"/>
                <w:color w:val="000000"/>
                <w:sz w:val="22"/>
                <w:szCs w:val="22"/>
                <w:lang w:eastAsia="en-GB"/>
              </w:rPr>
            </w:pPr>
            <w:r w:rsidRPr="005A4FDC">
              <w:rPr>
                <w:rFonts w:cs="Arial"/>
                <w:color w:val="000000"/>
                <w:sz w:val="22"/>
                <w:szCs w:val="22"/>
              </w:rPr>
              <w:t>5</w:t>
            </w:r>
            <w:r w:rsidRPr="005A4FDC" w:rsidR="005029CB">
              <w:rPr>
                <w:rFonts w:cs="Arial"/>
                <w:color w:val="000000"/>
                <w:sz w:val="22"/>
                <w:szCs w:val="22"/>
              </w:rPr>
              <w:t>2.9</w:t>
            </w:r>
            <w:r w:rsidRPr="005A4FDC">
              <w:rPr>
                <w:rFonts w:cs="Arial"/>
                <w:color w:val="000000"/>
                <w:sz w:val="22"/>
                <w:szCs w:val="22"/>
              </w:rPr>
              <w:t>%</w:t>
            </w:r>
          </w:p>
        </w:tc>
        <w:tc>
          <w:tcPr>
            <w:tcW w:w="1884" w:type="dxa"/>
            <w:noWrap/>
            <w:vAlign w:val="center"/>
          </w:tcPr>
          <w:p w:rsidRPr="005029CB" w:rsidR="00233CC3" w:rsidP="00515D07" w:rsidRDefault="00233CC3" w14:paraId="01425A41" w14:textId="48B2CD11">
            <w:pPr>
              <w:jc w:val="center"/>
              <w:rPr>
                <w:rFonts w:cs="Arial"/>
                <w:color w:val="000000"/>
                <w:sz w:val="22"/>
                <w:szCs w:val="22"/>
                <w:lang w:eastAsia="en-GB"/>
              </w:rPr>
            </w:pPr>
            <w:r w:rsidRPr="005A4FDC">
              <w:rPr>
                <w:rFonts w:cs="Arial"/>
                <w:color w:val="000000"/>
                <w:sz w:val="22"/>
                <w:szCs w:val="22"/>
              </w:rPr>
              <w:t>5</w:t>
            </w:r>
            <w:r w:rsidRPr="005A4FDC" w:rsidR="00F95BEE">
              <w:rPr>
                <w:rFonts w:cs="Arial"/>
                <w:color w:val="000000"/>
                <w:sz w:val="22"/>
                <w:szCs w:val="22"/>
              </w:rPr>
              <w:t>7.</w:t>
            </w:r>
            <w:r w:rsidRPr="005A4FDC" w:rsidR="005029CB">
              <w:rPr>
                <w:rFonts w:cs="Arial"/>
                <w:color w:val="000000"/>
                <w:sz w:val="22"/>
                <w:szCs w:val="22"/>
              </w:rPr>
              <w:t>6</w:t>
            </w:r>
            <w:r w:rsidRPr="005A4FDC">
              <w:rPr>
                <w:rFonts w:cs="Arial"/>
                <w:color w:val="000000"/>
                <w:sz w:val="22"/>
                <w:szCs w:val="22"/>
              </w:rPr>
              <w:t>%</w:t>
            </w:r>
          </w:p>
        </w:tc>
        <w:tc>
          <w:tcPr>
            <w:tcW w:w="1765" w:type="dxa"/>
            <w:noWrap/>
            <w:vAlign w:val="center"/>
          </w:tcPr>
          <w:p w:rsidRPr="005029CB" w:rsidR="00233CC3" w:rsidP="00515D07" w:rsidRDefault="00233CC3" w14:paraId="698D0F88" w14:textId="0E71ECCE">
            <w:pPr>
              <w:jc w:val="center"/>
              <w:rPr>
                <w:rFonts w:cs="Arial"/>
                <w:color w:val="000000"/>
                <w:sz w:val="22"/>
                <w:szCs w:val="22"/>
                <w:lang w:eastAsia="en-GB"/>
              </w:rPr>
            </w:pPr>
            <w:r w:rsidRPr="005A4FDC">
              <w:rPr>
                <w:rFonts w:cs="Arial"/>
                <w:color w:val="000000"/>
                <w:sz w:val="22"/>
                <w:szCs w:val="22"/>
              </w:rPr>
              <w:t>5</w:t>
            </w:r>
            <w:r w:rsidRPr="005A4FDC" w:rsidR="00F95BEE">
              <w:rPr>
                <w:rFonts w:cs="Arial"/>
                <w:color w:val="000000"/>
                <w:sz w:val="22"/>
                <w:szCs w:val="22"/>
              </w:rPr>
              <w:t>1.</w:t>
            </w:r>
            <w:r w:rsidRPr="005A4FDC" w:rsidR="005029CB">
              <w:rPr>
                <w:rFonts w:cs="Arial"/>
                <w:color w:val="000000"/>
                <w:sz w:val="22"/>
                <w:szCs w:val="22"/>
              </w:rPr>
              <w:t>2</w:t>
            </w:r>
            <w:r w:rsidRPr="005A4FDC">
              <w:rPr>
                <w:rFonts w:cs="Arial"/>
                <w:color w:val="000000"/>
                <w:sz w:val="22"/>
                <w:szCs w:val="22"/>
              </w:rPr>
              <w:t>%</w:t>
            </w:r>
          </w:p>
        </w:tc>
        <w:tc>
          <w:tcPr>
            <w:tcW w:w="1765" w:type="dxa"/>
            <w:noWrap/>
            <w:vAlign w:val="center"/>
          </w:tcPr>
          <w:p w:rsidRPr="005029CB" w:rsidR="00233CC3" w:rsidP="00515D07" w:rsidRDefault="00233CC3" w14:paraId="6399BCC8" w14:textId="43965654">
            <w:pPr>
              <w:jc w:val="center"/>
              <w:rPr>
                <w:rFonts w:cs="Arial"/>
                <w:color w:val="000000"/>
                <w:sz w:val="22"/>
                <w:szCs w:val="22"/>
                <w:lang w:eastAsia="en-GB"/>
              </w:rPr>
            </w:pPr>
            <w:r w:rsidRPr="005A4FDC">
              <w:rPr>
                <w:rFonts w:cs="Arial"/>
                <w:color w:val="000000"/>
                <w:sz w:val="22"/>
                <w:szCs w:val="22"/>
              </w:rPr>
              <w:t>5</w:t>
            </w:r>
            <w:r w:rsidRPr="005A4FDC" w:rsidR="005029CB">
              <w:rPr>
                <w:rFonts w:cs="Arial"/>
                <w:color w:val="000000"/>
                <w:sz w:val="22"/>
                <w:szCs w:val="22"/>
              </w:rPr>
              <w:t>5.9</w:t>
            </w:r>
            <w:r w:rsidRPr="005A4FDC">
              <w:rPr>
                <w:rFonts w:cs="Arial"/>
                <w:color w:val="000000"/>
                <w:sz w:val="22"/>
                <w:szCs w:val="22"/>
              </w:rPr>
              <w:t>%  </w:t>
            </w:r>
          </w:p>
        </w:tc>
      </w:tr>
      <w:tr w:rsidRPr="00AE5E35" w:rsidR="00233CC3" w:rsidTr="009E7A40" w14:paraId="1A18CC4A" w14:textId="77777777">
        <w:trPr>
          <w:trHeight w:val="192"/>
          <w:jc w:val="center"/>
        </w:trPr>
        <w:tc>
          <w:tcPr>
            <w:tcW w:w="4339" w:type="dxa"/>
            <w:gridSpan w:val="2"/>
            <w:noWrap/>
            <w:hideMark/>
          </w:tcPr>
          <w:p w:rsidRPr="00AE5E35" w:rsidR="00233CC3" w:rsidP="00515D07" w:rsidRDefault="00233CC3" w14:paraId="4E37EA57" w14:textId="77777777">
            <w:pPr>
              <w:rPr>
                <w:rFonts w:cs="Arial"/>
                <w:color w:val="000000"/>
                <w:sz w:val="22"/>
                <w:szCs w:val="22"/>
                <w:lang w:eastAsia="en-GB"/>
              </w:rPr>
            </w:pPr>
            <w:r w:rsidRPr="00AE5E35">
              <w:rPr>
                <w:rFonts w:cs="Arial"/>
                <w:color w:val="000000"/>
                <w:sz w:val="22"/>
                <w:szCs w:val="22"/>
                <w:lang w:eastAsia="en-GB"/>
              </w:rPr>
              <w:t>Savings to households from removed garden waste charging</w:t>
            </w:r>
          </w:p>
        </w:tc>
        <w:tc>
          <w:tcPr>
            <w:tcW w:w="1765" w:type="dxa"/>
            <w:noWrap/>
            <w:vAlign w:val="center"/>
          </w:tcPr>
          <w:p w:rsidRPr="00B13ED9" w:rsidR="00233CC3" w:rsidP="00515D07" w:rsidRDefault="00233CC3" w14:paraId="5225EB70" w14:textId="764F4AE3">
            <w:pPr>
              <w:jc w:val="center"/>
              <w:rPr>
                <w:rFonts w:cs="Arial"/>
                <w:color w:val="000000"/>
                <w:sz w:val="22"/>
                <w:szCs w:val="22"/>
                <w:lang w:eastAsia="en-GB"/>
              </w:rPr>
            </w:pPr>
            <w:r w:rsidRPr="00B13ED9">
              <w:rPr>
                <w:rFonts w:cs="Arial"/>
                <w:color w:val="000000"/>
                <w:sz w:val="22"/>
                <w:szCs w:val="22"/>
              </w:rPr>
              <w:t>£1,</w:t>
            </w:r>
            <w:r w:rsidRPr="00B13ED9" w:rsidR="0039781D">
              <w:rPr>
                <w:rFonts w:cs="Arial"/>
                <w:color w:val="000000"/>
                <w:sz w:val="22"/>
                <w:szCs w:val="22"/>
              </w:rPr>
              <w:t>322</w:t>
            </w:r>
          </w:p>
        </w:tc>
        <w:tc>
          <w:tcPr>
            <w:tcW w:w="1884" w:type="dxa"/>
            <w:noWrap/>
            <w:vAlign w:val="center"/>
          </w:tcPr>
          <w:p w:rsidRPr="00B13ED9" w:rsidR="00233CC3" w:rsidP="00515D07" w:rsidRDefault="00233CC3" w14:paraId="13C60DBE" w14:textId="5AF8CB51">
            <w:pPr>
              <w:jc w:val="center"/>
              <w:rPr>
                <w:rFonts w:cs="Arial"/>
                <w:color w:val="000000"/>
                <w:sz w:val="22"/>
                <w:szCs w:val="22"/>
                <w:lang w:eastAsia="en-GB"/>
              </w:rPr>
            </w:pPr>
            <w:r w:rsidRPr="00B13ED9">
              <w:rPr>
                <w:rFonts w:cs="Arial"/>
                <w:color w:val="000000"/>
                <w:sz w:val="22"/>
                <w:szCs w:val="22"/>
              </w:rPr>
              <w:t>£1,</w:t>
            </w:r>
            <w:r w:rsidRPr="00B13ED9" w:rsidR="00713F49">
              <w:rPr>
                <w:rFonts w:cs="Arial"/>
                <w:color w:val="000000"/>
                <w:sz w:val="22"/>
                <w:szCs w:val="22"/>
              </w:rPr>
              <w:t>322</w:t>
            </w:r>
          </w:p>
        </w:tc>
        <w:tc>
          <w:tcPr>
            <w:tcW w:w="1765" w:type="dxa"/>
            <w:noWrap/>
            <w:vAlign w:val="center"/>
          </w:tcPr>
          <w:p w:rsidRPr="005029CB" w:rsidR="00233CC3" w:rsidP="00515D07" w:rsidRDefault="00233CC3" w14:paraId="3009F4A3" w14:textId="159CCF26">
            <w:pPr>
              <w:jc w:val="center"/>
              <w:rPr>
                <w:rFonts w:cs="Arial"/>
                <w:color w:val="000000"/>
                <w:sz w:val="22"/>
                <w:szCs w:val="22"/>
                <w:lang w:eastAsia="en-GB"/>
              </w:rPr>
            </w:pPr>
            <w:r w:rsidRPr="005A4FDC">
              <w:rPr>
                <w:rFonts w:cs="Arial"/>
                <w:color w:val="000000"/>
                <w:sz w:val="22"/>
                <w:szCs w:val="22"/>
              </w:rPr>
              <w:t>-£</w:t>
            </w:r>
            <w:r w:rsidR="00CB3364">
              <w:rPr>
                <w:rFonts w:cs="Arial"/>
                <w:color w:val="000000"/>
                <w:sz w:val="22"/>
                <w:szCs w:val="22"/>
              </w:rPr>
              <w:t>1,003</w:t>
            </w:r>
          </w:p>
        </w:tc>
        <w:tc>
          <w:tcPr>
            <w:tcW w:w="1765" w:type="dxa"/>
            <w:noWrap/>
            <w:vAlign w:val="center"/>
          </w:tcPr>
          <w:p w:rsidRPr="005029CB" w:rsidR="00233CC3" w:rsidP="00515D07" w:rsidRDefault="00233CC3" w14:paraId="08FAD70D" w14:textId="3BC3ADC9">
            <w:pPr>
              <w:jc w:val="center"/>
              <w:rPr>
                <w:rFonts w:cs="Arial"/>
                <w:color w:val="000000"/>
                <w:sz w:val="22"/>
                <w:szCs w:val="22"/>
                <w:lang w:eastAsia="en-GB"/>
              </w:rPr>
            </w:pPr>
            <w:r w:rsidRPr="005A4FDC">
              <w:rPr>
                <w:rFonts w:cs="Arial"/>
                <w:color w:val="000000"/>
                <w:sz w:val="22"/>
                <w:szCs w:val="22"/>
              </w:rPr>
              <w:t>-£</w:t>
            </w:r>
            <w:r w:rsidR="00F137EB">
              <w:rPr>
                <w:rFonts w:cs="Arial"/>
                <w:color w:val="000000"/>
                <w:sz w:val="22"/>
                <w:szCs w:val="22"/>
              </w:rPr>
              <w:t>1,003</w:t>
            </w:r>
          </w:p>
        </w:tc>
      </w:tr>
      <w:tr w:rsidRPr="00AE5E35" w:rsidR="00233CC3" w:rsidTr="009E7A40" w14:paraId="00B56D17" w14:textId="77777777">
        <w:trPr>
          <w:trHeight w:val="192"/>
          <w:jc w:val="center"/>
        </w:trPr>
        <w:tc>
          <w:tcPr>
            <w:tcW w:w="4339" w:type="dxa"/>
            <w:gridSpan w:val="2"/>
            <w:noWrap/>
            <w:hideMark/>
          </w:tcPr>
          <w:p w:rsidRPr="00AE5E35" w:rsidR="00233CC3" w:rsidP="00515D07" w:rsidRDefault="00233CC3" w14:paraId="4462000F" w14:textId="0CCF15BC">
            <w:pPr>
              <w:rPr>
                <w:rFonts w:cs="Arial"/>
                <w:color w:val="000000"/>
                <w:sz w:val="22"/>
                <w:szCs w:val="22"/>
                <w:lang w:eastAsia="en-GB"/>
              </w:rPr>
            </w:pPr>
            <w:r w:rsidRPr="00AE5E35">
              <w:rPr>
                <w:rFonts w:cs="Arial"/>
                <w:color w:val="000000"/>
                <w:sz w:val="22"/>
                <w:szCs w:val="22"/>
                <w:lang w:eastAsia="en-GB"/>
              </w:rPr>
              <w:t>GHG emissions savings (traded and non-traded)</w:t>
            </w:r>
          </w:p>
        </w:tc>
        <w:tc>
          <w:tcPr>
            <w:tcW w:w="1765" w:type="dxa"/>
            <w:noWrap/>
            <w:vAlign w:val="center"/>
          </w:tcPr>
          <w:p w:rsidRPr="00B13ED9" w:rsidR="00233CC3" w:rsidP="00515D07" w:rsidRDefault="00233CC3" w14:paraId="7EA91CBB" w14:textId="5D542B41">
            <w:pPr>
              <w:jc w:val="center"/>
              <w:rPr>
                <w:rFonts w:cs="Arial"/>
                <w:color w:val="000000"/>
                <w:sz w:val="22"/>
                <w:szCs w:val="22"/>
                <w:lang w:eastAsia="en-GB"/>
              </w:rPr>
            </w:pPr>
            <w:r w:rsidRPr="00B13ED9">
              <w:rPr>
                <w:rFonts w:cs="Arial"/>
                <w:color w:val="000000"/>
                <w:sz w:val="22"/>
                <w:szCs w:val="22"/>
              </w:rPr>
              <w:t>£7,</w:t>
            </w:r>
            <w:r w:rsidRPr="00B13ED9" w:rsidR="0039781D">
              <w:rPr>
                <w:rFonts w:cs="Arial"/>
                <w:color w:val="000000"/>
                <w:sz w:val="22"/>
                <w:szCs w:val="22"/>
              </w:rPr>
              <w:t>7</w:t>
            </w:r>
            <w:r w:rsidRPr="00B13ED9" w:rsidR="00724E45">
              <w:rPr>
                <w:rFonts w:cs="Arial"/>
                <w:color w:val="000000"/>
                <w:sz w:val="22"/>
                <w:szCs w:val="22"/>
              </w:rPr>
              <w:t>95</w:t>
            </w:r>
          </w:p>
        </w:tc>
        <w:tc>
          <w:tcPr>
            <w:tcW w:w="1884" w:type="dxa"/>
            <w:noWrap/>
            <w:vAlign w:val="center"/>
          </w:tcPr>
          <w:p w:rsidRPr="00B13ED9" w:rsidR="00233CC3" w:rsidP="00515D07" w:rsidRDefault="00233CC3" w14:paraId="38C0379B" w14:textId="010C4D89">
            <w:pPr>
              <w:jc w:val="center"/>
              <w:rPr>
                <w:rFonts w:cs="Arial"/>
                <w:color w:val="000000"/>
                <w:sz w:val="22"/>
                <w:szCs w:val="22"/>
                <w:lang w:eastAsia="en-GB"/>
              </w:rPr>
            </w:pPr>
            <w:r w:rsidRPr="00B13ED9">
              <w:rPr>
                <w:rFonts w:cs="Arial"/>
                <w:color w:val="000000"/>
                <w:sz w:val="22"/>
                <w:szCs w:val="22"/>
              </w:rPr>
              <w:t>£10,</w:t>
            </w:r>
            <w:r w:rsidRPr="00B13ED9" w:rsidR="00713F49">
              <w:rPr>
                <w:rFonts w:cs="Arial"/>
                <w:color w:val="000000"/>
                <w:sz w:val="22"/>
                <w:szCs w:val="22"/>
              </w:rPr>
              <w:t>94</w:t>
            </w:r>
            <w:r w:rsidRPr="00B13ED9" w:rsidR="000E3A82">
              <w:rPr>
                <w:rFonts w:cs="Arial"/>
                <w:color w:val="000000"/>
                <w:sz w:val="22"/>
                <w:szCs w:val="22"/>
              </w:rPr>
              <w:t>3</w:t>
            </w:r>
          </w:p>
        </w:tc>
        <w:tc>
          <w:tcPr>
            <w:tcW w:w="1765" w:type="dxa"/>
            <w:noWrap/>
            <w:vAlign w:val="center"/>
          </w:tcPr>
          <w:p w:rsidRPr="005029CB" w:rsidR="00233CC3" w:rsidP="00515D07" w:rsidRDefault="00233CC3" w14:paraId="412210F2" w14:textId="500729FB">
            <w:pPr>
              <w:jc w:val="center"/>
              <w:rPr>
                <w:rFonts w:cs="Arial"/>
                <w:color w:val="000000"/>
                <w:sz w:val="22"/>
                <w:szCs w:val="22"/>
                <w:lang w:eastAsia="en-GB"/>
              </w:rPr>
            </w:pPr>
            <w:r w:rsidRPr="005A4FDC">
              <w:rPr>
                <w:rFonts w:cs="Arial"/>
                <w:color w:val="000000"/>
                <w:sz w:val="22"/>
                <w:szCs w:val="22"/>
              </w:rPr>
              <w:t>£7,</w:t>
            </w:r>
            <w:r w:rsidR="00CB3364">
              <w:rPr>
                <w:rFonts w:cs="Arial"/>
                <w:color w:val="000000"/>
                <w:sz w:val="22"/>
                <w:szCs w:val="22"/>
              </w:rPr>
              <w:t>26</w:t>
            </w:r>
            <w:r w:rsidR="00474B9C">
              <w:rPr>
                <w:rFonts w:cs="Arial"/>
                <w:color w:val="000000"/>
                <w:sz w:val="22"/>
                <w:szCs w:val="22"/>
              </w:rPr>
              <w:t>9</w:t>
            </w:r>
          </w:p>
        </w:tc>
        <w:tc>
          <w:tcPr>
            <w:tcW w:w="1765" w:type="dxa"/>
            <w:noWrap/>
            <w:vAlign w:val="center"/>
          </w:tcPr>
          <w:p w:rsidRPr="005029CB" w:rsidR="00233CC3" w:rsidP="00515D07" w:rsidRDefault="00233CC3" w14:paraId="52F0F35F" w14:textId="3DE25847">
            <w:pPr>
              <w:jc w:val="center"/>
              <w:rPr>
                <w:rFonts w:cs="Arial"/>
                <w:color w:val="000000"/>
                <w:sz w:val="22"/>
                <w:szCs w:val="22"/>
                <w:lang w:eastAsia="en-GB"/>
              </w:rPr>
            </w:pPr>
            <w:r w:rsidRPr="005A4FDC">
              <w:rPr>
                <w:rFonts w:cs="Arial"/>
                <w:color w:val="000000"/>
                <w:sz w:val="22"/>
                <w:szCs w:val="22"/>
              </w:rPr>
              <w:t>£10,</w:t>
            </w:r>
            <w:r w:rsidR="00F137EB">
              <w:rPr>
                <w:rFonts w:cs="Arial"/>
                <w:color w:val="000000"/>
                <w:sz w:val="22"/>
                <w:szCs w:val="22"/>
              </w:rPr>
              <w:t>46</w:t>
            </w:r>
            <w:r w:rsidR="001425EA">
              <w:rPr>
                <w:rFonts w:cs="Arial"/>
                <w:color w:val="000000"/>
                <w:sz w:val="22"/>
                <w:szCs w:val="22"/>
              </w:rPr>
              <w:t>6</w:t>
            </w:r>
          </w:p>
        </w:tc>
      </w:tr>
      <w:tr w:rsidRPr="00AE5E35" w:rsidR="00233CC3" w:rsidTr="009E7A40" w14:paraId="40C5D57F" w14:textId="77777777">
        <w:trPr>
          <w:trHeight w:val="192"/>
          <w:jc w:val="center"/>
        </w:trPr>
        <w:tc>
          <w:tcPr>
            <w:tcW w:w="4339" w:type="dxa"/>
            <w:gridSpan w:val="2"/>
            <w:noWrap/>
            <w:hideMark/>
          </w:tcPr>
          <w:p w:rsidRPr="00AE5E35" w:rsidR="00233CC3" w:rsidP="00515D07" w:rsidRDefault="00233CC3" w14:paraId="4B26BC35" w14:textId="77777777">
            <w:pPr>
              <w:rPr>
                <w:rFonts w:cs="Arial"/>
                <w:color w:val="000000"/>
                <w:sz w:val="22"/>
                <w:szCs w:val="22"/>
                <w:lang w:eastAsia="en-GB"/>
              </w:rPr>
            </w:pPr>
            <w:r w:rsidRPr="00AE5E35">
              <w:rPr>
                <w:rFonts w:cs="Arial"/>
                <w:color w:val="000000"/>
                <w:sz w:val="22"/>
                <w:szCs w:val="22"/>
                <w:lang w:eastAsia="en-GB"/>
              </w:rPr>
              <w:t>NHM landfill tax saving</w:t>
            </w:r>
          </w:p>
        </w:tc>
        <w:tc>
          <w:tcPr>
            <w:tcW w:w="1765" w:type="dxa"/>
            <w:noWrap/>
            <w:vAlign w:val="center"/>
          </w:tcPr>
          <w:p w:rsidRPr="00B13ED9" w:rsidR="00233CC3" w:rsidP="00515D07" w:rsidRDefault="00233CC3" w14:paraId="280F2795" w14:textId="48D9D1CF">
            <w:pPr>
              <w:jc w:val="center"/>
              <w:rPr>
                <w:rFonts w:cs="Arial"/>
                <w:sz w:val="22"/>
                <w:szCs w:val="22"/>
                <w:lang w:eastAsia="en-GB"/>
              </w:rPr>
            </w:pPr>
            <w:r w:rsidRPr="00B13ED9">
              <w:rPr>
                <w:rFonts w:cs="Arial"/>
                <w:sz w:val="22"/>
                <w:szCs w:val="22"/>
              </w:rPr>
              <w:t>£3,</w:t>
            </w:r>
            <w:r w:rsidRPr="00B13ED9" w:rsidR="0039781D">
              <w:rPr>
                <w:rFonts w:cs="Arial"/>
                <w:sz w:val="22"/>
                <w:szCs w:val="22"/>
              </w:rPr>
              <w:t>995</w:t>
            </w:r>
          </w:p>
        </w:tc>
        <w:tc>
          <w:tcPr>
            <w:tcW w:w="1884" w:type="dxa"/>
            <w:noWrap/>
            <w:vAlign w:val="center"/>
          </w:tcPr>
          <w:p w:rsidRPr="00B13ED9" w:rsidR="00233CC3" w:rsidP="00515D07" w:rsidRDefault="00233CC3" w14:paraId="686E3467" w14:textId="6752D3AE">
            <w:pPr>
              <w:jc w:val="center"/>
              <w:rPr>
                <w:rFonts w:cs="Arial"/>
                <w:sz w:val="22"/>
                <w:szCs w:val="22"/>
                <w:lang w:eastAsia="en-GB"/>
              </w:rPr>
            </w:pPr>
            <w:r w:rsidRPr="00B13ED9">
              <w:rPr>
                <w:rFonts w:cs="Arial"/>
                <w:sz w:val="22"/>
                <w:szCs w:val="22"/>
              </w:rPr>
              <w:t>£5,</w:t>
            </w:r>
            <w:r w:rsidRPr="00B13ED9" w:rsidR="00713F49">
              <w:rPr>
                <w:rFonts w:cs="Arial"/>
                <w:sz w:val="22"/>
                <w:szCs w:val="22"/>
              </w:rPr>
              <w:t>576</w:t>
            </w:r>
          </w:p>
        </w:tc>
        <w:tc>
          <w:tcPr>
            <w:tcW w:w="1765" w:type="dxa"/>
            <w:noWrap/>
            <w:vAlign w:val="center"/>
          </w:tcPr>
          <w:p w:rsidRPr="005029CB" w:rsidR="00233CC3" w:rsidP="00515D07" w:rsidRDefault="00233CC3" w14:paraId="66DD32E0" w14:textId="6F8FA01C">
            <w:pPr>
              <w:jc w:val="center"/>
              <w:rPr>
                <w:rFonts w:cs="Arial"/>
                <w:sz w:val="22"/>
                <w:szCs w:val="22"/>
                <w:lang w:eastAsia="en-GB"/>
              </w:rPr>
            </w:pPr>
            <w:r w:rsidRPr="005A4FDC">
              <w:rPr>
                <w:rFonts w:cs="Arial"/>
                <w:color w:val="000000"/>
                <w:sz w:val="22"/>
                <w:szCs w:val="22"/>
              </w:rPr>
              <w:t>£3,</w:t>
            </w:r>
            <w:r w:rsidR="00CB3364">
              <w:rPr>
                <w:rFonts w:cs="Arial"/>
                <w:color w:val="000000"/>
                <w:sz w:val="22"/>
                <w:szCs w:val="22"/>
              </w:rPr>
              <w:t>486</w:t>
            </w:r>
          </w:p>
        </w:tc>
        <w:tc>
          <w:tcPr>
            <w:tcW w:w="1765" w:type="dxa"/>
            <w:noWrap/>
            <w:vAlign w:val="center"/>
          </w:tcPr>
          <w:p w:rsidRPr="005029CB" w:rsidR="00233CC3" w:rsidP="00515D07" w:rsidRDefault="00233CC3" w14:paraId="4EF5A4F3" w14:textId="7ED8FC8D">
            <w:pPr>
              <w:jc w:val="center"/>
              <w:rPr>
                <w:rFonts w:cs="Arial"/>
                <w:sz w:val="22"/>
                <w:szCs w:val="22"/>
                <w:lang w:eastAsia="en-GB"/>
              </w:rPr>
            </w:pPr>
            <w:r w:rsidRPr="005A4FDC">
              <w:rPr>
                <w:rFonts w:cs="Arial"/>
                <w:color w:val="000000"/>
                <w:sz w:val="22"/>
                <w:szCs w:val="22"/>
              </w:rPr>
              <w:t>£</w:t>
            </w:r>
            <w:r w:rsidR="00F137EB">
              <w:rPr>
                <w:rFonts w:cs="Arial"/>
                <w:color w:val="000000"/>
                <w:sz w:val="22"/>
                <w:szCs w:val="22"/>
              </w:rPr>
              <w:t>5,0</w:t>
            </w:r>
            <w:r w:rsidR="00E6336F">
              <w:rPr>
                <w:rFonts w:cs="Arial"/>
                <w:color w:val="000000"/>
                <w:sz w:val="22"/>
                <w:szCs w:val="22"/>
              </w:rPr>
              <w:t>67</w:t>
            </w:r>
          </w:p>
        </w:tc>
      </w:tr>
      <w:tr w:rsidRPr="00AE5E35" w:rsidR="00233CC3" w:rsidTr="009E7A40" w14:paraId="3644B3A0" w14:textId="77777777">
        <w:trPr>
          <w:trHeight w:val="192"/>
          <w:jc w:val="center"/>
        </w:trPr>
        <w:tc>
          <w:tcPr>
            <w:tcW w:w="4339" w:type="dxa"/>
            <w:gridSpan w:val="2"/>
            <w:noWrap/>
            <w:hideMark/>
          </w:tcPr>
          <w:p w:rsidRPr="00AE5E35" w:rsidR="00233CC3" w:rsidP="00515D07" w:rsidRDefault="00233CC3" w14:paraId="009C2D1A" w14:textId="77777777">
            <w:pPr>
              <w:rPr>
                <w:rFonts w:cs="Arial"/>
                <w:b/>
                <w:bCs/>
                <w:color w:val="000000"/>
                <w:sz w:val="22"/>
                <w:szCs w:val="22"/>
                <w:lang w:eastAsia="en-GB"/>
              </w:rPr>
            </w:pPr>
            <w:r w:rsidRPr="00AE5E35">
              <w:rPr>
                <w:rFonts w:cs="Arial"/>
                <w:color w:val="000000"/>
                <w:sz w:val="22"/>
                <w:szCs w:val="22"/>
                <w:lang w:eastAsia="en-GB"/>
              </w:rPr>
              <w:t>Reduction in government landfill tax receipts (benefits to municipal sector included in LA and NHM rows)</w:t>
            </w:r>
          </w:p>
        </w:tc>
        <w:tc>
          <w:tcPr>
            <w:tcW w:w="1765" w:type="dxa"/>
            <w:noWrap/>
            <w:vAlign w:val="center"/>
          </w:tcPr>
          <w:p w:rsidRPr="00B13ED9" w:rsidR="00233CC3" w:rsidP="00515D07" w:rsidRDefault="00233CC3" w14:paraId="027AE842" w14:textId="655D9871">
            <w:pPr>
              <w:jc w:val="center"/>
              <w:rPr>
                <w:rFonts w:cs="Arial"/>
                <w:b/>
                <w:bCs/>
                <w:color w:val="000000"/>
                <w:sz w:val="22"/>
                <w:szCs w:val="22"/>
                <w:lang w:eastAsia="en-GB"/>
              </w:rPr>
            </w:pPr>
            <w:r w:rsidRPr="00B13ED9">
              <w:rPr>
                <w:rFonts w:cs="Arial"/>
                <w:color w:val="000000"/>
                <w:sz w:val="22"/>
                <w:szCs w:val="22"/>
              </w:rPr>
              <w:t>-£4</w:t>
            </w:r>
            <w:r w:rsidRPr="00B13ED9" w:rsidR="005029CB">
              <w:rPr>
                <w:rFonts w:cs="Arial"/>
                <w:color w:val="000000"/>
                <w:sz w:val="22"/>
                <w:szCs w:val="22"/>
              </w:rPr>
              <w:t>,</w:t>
            </w:r>
            <w:r w:rsidRPr="00B13ED9" w:rsidR="0039781D">
              <w:rPr>
                <w:rFonts w:cs="Arial"/>
                <w:color w:val="000000"/>
                <w:sz w:val="22"/>
                <w:szCs w:val="22"/>
              </w:rPr>
              <w:t>175</w:t>
            </w:r>
          </w:p>
        </w:tc>
        <w:tc>
          <w:tcPr>
            <w:tcW w:w="1884" w:type="dxa"/>
            <w:noWrap/>
            <w:vAlign w:val="center"/>
          </w:tcPr>
          <w:p w:rsidRPr="00B13ED9" w:rsidR="00233CC3" w:rsidP="00515D07" w:rsidRDefault="00233CC3" w14:paraId="402CED17" w14:textId="52AE248E">
            <w:pPr>
              <w:jc w:val="center"/>
              <w:rPr>
                <w:rFonts w:cs="Arial"/>
                <w:b/>
                <w:bCs/>
                <w:color w:val="000000"/>
                <w:sz w:val="22"/>
                <w:szCs w:val="22"/>
                <w:lang w:eastAsia="en-GB"/>
              </w:rPr>
            </w:pPr>
            <w:r w:rsidRPr="00B13ED9">
              <w:rPr>
                <w:rFonts w:cs="Arial"/>
                <w:color w:val="000000"/>
                <w:sz w:val="22"/>
                <w:szCs w:val="22"/>
              </w:rPr>
              <w:t>-£5,</w:t>
            </w:r>
            <w:r w:rsidRPr="00B13ED9" w:rsidR="00713F49">
              <w:rPr>
                <w:rFonts w:cs="Arial"/>
                <w:color w:val="000000"/>
                <w:sz w:val="22"/>
                <w:szCs w:val="22"/>
              </w:rPr>
              <w:t>756</w:t>
            </w:r>
          </w:p>
        </w:tc>
        <w:tc>
          <w:tcPr>
            <w:tcW w:w="1765" w:type="dxa"/>
            <w:noWrap/>
            <w:vAlign w:val="center"/>
          </w:tcPr>
          <w:p w:rsidRPr="005029CB" w:rsidR="00233CC3" w:rsidP="00515D07" w:rsidRDefault="00233CC3" w14:paraId="16906AC7" w14:textId="7DBD3EF0">
            <w:pPr>
              <w:jc w:val="center"/>
              <w:rPr>
                <w:rFonts w:cs="Arial"/>
                <w:b/>
                <w:bCs/>
                <w:color w:val="000000"/>
                <w:sz w:val="22"/>
                <w:szCs w:val="22"/>
                <w:lang w:eastAsia="en-GB"/>
              </w:rPr>
            </w:pPr>
            <w:r w:rsidRPr="005A4FDC">
              <w:rPr>
                <w:rFonts w:cs="Arial"/>
                <w:color w:val="000000"/>
                <w:sz w:val="22"/>
                <w:szCs w:val="22"/>
              </w:rPr>
              <w:t>-£3,</w:t>
            </w:r>
            <w:r w:rsidR="00060011">
              <w:rPr>
                <w:rFonts w:cs="Arial"/>
                <w:color w:val="000000"/>
                <w:sz w:val="22"/>
                <w:szCs w:val="22"/>
              </w:rPr>
              <w:t>636</w:t>
            </w:r>
          </w:p>
        </w:tc>
        <w:tc>
          <w:tcPr>
            <w:tcW w:w="1765" w:type="dxa"/>
            <w:noWrap/>
            <w:vAlign w:val="center"/>
          </w:tcPr>
          <w:p w:rsidRPr="005029CB" w:rsidR="00233CC3" w:rsidP="00515D07" w:rsidRDefault="00233CC3" w14:paraId="3D5D103C" w14:textId="602477D8">
            <w:pPr>
              <w:jc w:val="center"/>
              <w:rPr>
                <w:rFonts w:cs="Arial"/>
                <w:b/>
                <w:bCs/>
                <w:color w:val="000000"/>
                <w:sz w:val="22"/>
                <w:szCs w:val="22"/>
                <w:lang w:eastAsia="en-GB"/>
              </w:rPr>
            </w:pPr>
            <w:r w:rsidRPr="005A4FDC">
              <w:rPr>
                <w:rFonts w:cs="Arial"/>
                <w:color w:val="000000"/>
                <w:sz w:val="22"/>
                <w:szCs w:val="22"/>
              </w:rPr>
              <w:t>-£5,</w:t>
            </w:r>
            <w:r w:rsidR="00E6336F">
              <w:rPr>
                <w:rFonts w:cs="Arial"/>
                <w:color w:val="000000"/>
                <w:sz w:val="22"/>
                <w:szCs w:val="22"/>
              </w:rPr>
              <w:t>216</w:t>
            </w:r>
          </w:p>
        </w:tc>
      </w:tr>
      <w:tr w:rsidRPr="00AE5E35" w:rsidR="005029CB" w:rsidTr="009E7A40" w14:paraId="2962EFE1" w14:textId="77777777">
        <w:trPr>
          <w:trHeight w:val="192"/>
          <w:jc w:val="center"/>
        </w:trPr>
        <w:tc>
          <w:tcPr>
            <w:tcW w:w="4339" w:type="dxa"/>
            <w:gridSpan w:val="2"/>
            <w:noWrap/>
          </w:tcPr>
          <w:p w:rsidRPr="00701AE7" w:rsidR="005029CB" w:rsidP="005029CB" w:rsidRDefault="005029CB" w14:paraId="04ABD533" w14:textId="77777777">
            <w:pPr>
              <w:rPr>
                <w:rFonts w:cs="Arial"/>
                <w:b/>
                <w:bCs/>
                <w:color w:val="000000"/>
                <w:sz w:val="22"/>
                <w:szCs w:val="22"/>
                <w:lang w:eastAsia="en-GB"/>
              </w:rPr>
            </w:pPr>
            <w:r w:rsidRPr="00701AE7">
              <w:rPr>
                <w:rFonts w:cs="Arial"/>
                <w:b/>
                <w:bCs/>
                <w:color w:val="000000"/>
                <w:sz w:val="22"/>
                <w:szCs w:val="22"/>
                <w:lang w:eastAsia="en-GB"/>
              </w:rPr>
              <w:t>Social Benefits (Total)</w:t>
            </w:r>
          </w:p>
        </w:tc>
        <w:tc>
          <w:tcPr>
            <w:tcW w:w="1765" w:type="dxa"/>
            <w:noWrap/>
            <w:vAlign w:val="center"/>
          </w:tcPr>
          <w:p w:rsidRPr="00B13ED9" w:rsidR="005029CB" w:rsidP="005029CB" w:rsidRDefault="005029CB" w14:paraId="4F1EB15C" w14:textId="2F6175C8">
            <w:pPr>
              <w:jc w:val="center"/>
              <w:rPr>
                <w:rFonts w:cs="Arial"/>
                <w:b/>
                <w:bCs/>
                <w:color w:val="000000"/>
                <w:sz w:val="22"/>
                <w:szCs w:val="22"/>
              </w:rPr>
            </w:pPr>
            <w:r w:rsidRPr="00B13ED9">
              <w:rPr>
                <w:rFonts w:cs="Arial"/>
                <w:b/>
                <w:bCs/>
                <w:color w:val="000000"/>
                <w:sz w:val="22"/>
                <w:szCs w:val="22"/>
              </w:rPr>
              <w:t>£8,</w:t>
            </w:r>
            <w:r w:rsidRPr="00B13ED9" w:rsidR="007B5D23">
              <w:rPr>
                <w:rFonts w:cs="Arial"/>
                <w:b/>
                <w:bCs/>
                <w:color w:val="000000"/>
                <w:sz w:val="22"/>
                <w:szCs w:val="22"/>
              </w:rPr>
              <w:t>93</w:t>
            </w:r>
            <w:r w:rsidRPr="00B13ED9" w:rsidR="00724E45">
              <w:rPr>
                <w:rFonts w:cs="Arial"/>
                <w:b/>
                <w:bCs/>
                <w:color w:val="000000"/>
                <w:sz w:val="22"/>
                <w:szCs w:val="22"/>
              </w:rPr>
              <w:t>6</w:t>
            </w:r>
          </w:p>
        </w:tc>
        <w:tc>
          <w:tcPr>
            <w:tcW w:w="1884" w:type="dxa"/>
            <w:noWrap/>
            <w:vAlign w:val="center"/>
          </w:tcPr>
          <w:p w:rsidRPr="00B13ED9" w:rsidR="005029CB" w:rsidP="005029CB" w:rsidRDefault="005029CB" w14:paraId="6786FA39" w14:textId="48F05944">
            <w:pPr>
              <w:jc w:val="center"/>
              <w:rPr>
                <w:rFonts w:cs="Arial"/>
                <w:b/>
                <w:bCs/>
                <w:color w:val="000000"/>
                <w:sz w:val="22"/>
                <w:szCs w:val="22"/>
              </w:rPr>
            </w:pPr>
            <w:r w:rsidRPr="00B13ED9">
              <w:rPr>
                <w:rFonts w:cs="Arial"/>
                <w:b/>
                <w:bCs/>
                <w:color w:val="000000"/>
                <w:sz w:val="22"/>
                <w:szCs w:val="22"/>
              </w:rPr>
              <w:t>£1</w:t>
            </w:r>
            <w:r w:rsidRPr="00B13ED9" w:rsidR="00713F49">
              <w:rPr>
                <w:rFonts w:cs="Arial"/>
                <w:b/>
                <w:bCs/>
                <w:color w:val="000000"/>
                <w:sz w:val="22"/>
                <w:szCs w:val="22"/>
              </w:rPr>
              <w:t>2,</w:t>
            </w:r>
            <w:r w:rsidRPr="00B13ED9" w:rsidR="009C4D43">
              <w:rPr>
                <w:rFonts w:cs="Arial"/>
                <w:b/>
                <w:bCs/>
                <w:color w:val="000000"/>
                <w:sz w:val="22"/>
                <w:szCs w:val="22"/>
              </w:rPr>
              <w:t>08</w:t>
            </w:r>
            <w:r w:rsidRPr="00B13ED9" w:rsidR="00286BAF">
              <w:rPr>
                <w:rFonts w:cs="Arial"/>
                <w:b/>
                <w:bCs/>
                <w:color w:val="000000"/>
                <w:sz w:val="22"/>
                <w:szCs w:val="22"/>
              </w:rPr>
              <w:t>5</w:t>
            </w:r>
          </w:p>
        </w:tc>
        <w:tc>
          <w:tcPr>
            <w:tcW w:w="1765" w:type="dxa"/>
            <w:noWrap/>
            <w:vAlign w:val="center"/>
          </w:tcPr>
          <w:p w:rsidRPr="005A4FDC" w:rsidR="005029CB" w:rsidP="005029CB" w:rsidRDefault="005029CB" w14:paraId="403A5AD0" w14:textId="479D56DA">
            <w:pPr>
              <w:jc w:val="center"/>
              <w:rPr>
                <w:rFonts w:cs="Arial"/>
                <w:b/>
                <w:bCs/>
                <w:color w:val="000000"/>
                <w:sz w:val="22"/>
                <w:szCs w:val="22"/>
              </w:rPr>
            </w:pPr>
            <w:r w:rsidRPr="005029CB">
              <w:rPr>
                <w:rFonts w:cs="Arial"/>
                <w:b/>
                <w:bCs/>
                <w:color w:val="000000"/>
                <w:sz w:val="22"/>
                <w:szCs w:val="22"/>
              </w:rPr>
              <w:t>£</w:t>
            </w:r>
            <w:r w:rsidR="00060011">
              <w:rPr>
                <w:rFonts w:cs="Arial"/>
                <w:b/>
                <w:bCs/>
                <w:color w:val="000000"/>
                <w:sz w:val="22"/>
                <w:szCs w:val="22"/>
              </w:rPr>
              <w:t>6,11</w:t>
            </w:r>
            <w:r w:rsidR="00474B9C">
              <w:rPr>
                <w:rFonts w:cs="Arial"/>
                <w:b/>
                <w:bCs/>
                <w:color w:val="000000"/>
                <w:sz w:val="22"/>
                <w:szCs w:val="22"/>
              </w:rPr>
              <w:t>6</w:t>
            </w:r>
          </w:p>
        </w:tc>
        <w:tc>
          <w:tcPr>
            <w:tcW w:w="1765" w:type="dxa"/>
            <w:noWrap/>
            <w:vAlign w:val="center"/>
          </w:tcPr>
          <w:p w:rsidRPr="005A4FDC" w:rsidR="005029CB" w:rsidP="005029CB" w:rsidRDefault="005029CB" w14:paraId="19BAABF1" w14:textId="7A19B82B">
            <w:pPr>
              <w:jc w:val="center"/>
              <w:rPr>
                <w:rFonts w:cs="Arial"/>
                <w:b/>
                <w:bCs/>
                <w:color w:val="000000"/>
                <w:sz w:val="22"/>
                <w:szCs w:val="22"/>
              </w:rPr>
            </w:pPr>
            <w:r w:rsidRPr="005029CB">
              <w:rPr>
                <w:rFonts w:cs="Arial"/>
                <w:b/>
                <w:bCs/>
                <w:color w:val="000000"/>
                <w:sz w:val="22"/>
                <w:szCs w:val="22"/>
              </w:rPr>
              <w:t>£</w:t>
            </w:r>
            <w:r w:rsidR="00E6336F">
              <w:rPr>
                <w:rFonts w:cs="Arial"/>
                <w:b/>
                <w:bCs/>
                <w:color w:val="000000"/>
                <w:sz w:val="22"/>
                <w:szCs w:val="22"/>
              </w:rPr>
              <w:t>9,31</w:t>
            </w:r>
            <w:r w:rsidR="001425EA">
              <w:rPr>
                <w:rFonts w:cs="Arial"/>
                <w:b/>
                <w:bCs/>
                <w:color w:val="000000"/>
                <w:sz w:val="22"/>
                <w:szCs w:val="22"/>
              </w:rPr>
              <w:t>3</w:t>
            </w:r>
          </w:p>
        </w:tc>
      </w:tr>
      <w:tr w:rsidRPr="00AE5E35" w:rsidR="005029CB" w:rsidTr="009E7A40" w14:paraId="6AFBA89E" w14:textId="77777777">
        <w:trPr>
          <w:trHeight w:val="192"/>
          <w:jc w:val="center"/>
        </w:trPr>
        <w:tc>
          <w:tcPr>
            <w:tcW w:w="4339" w:type="dxa"/>
            <w:gridSpan w:val="2"/>
            <w:noWrap/>
            <w:hideMark/>
          </w:tcPr>
          <w:p w:rsidRPr="00AE5E35" w:rsidR="005029CB" w:rsidP="005029CB" w:rsidRDefault="005029CB" w14:paraId="53994E79" w14:textId="5100DAC1">
            <w:pPr>
              <w:rPr>
                <w:rFonts w:cs="Arial"/>
                <w:color w:val="000000"/>
                <w:sz w:val="22"/>
                <w:szCs w:val="22"/>
                <w:lang w:eastAsia="en-GB"/>
              </w:rPr>
            </w:pPr>
            <w:r w:rsidRPr="00AE5E35">
              <w:rPr>
                <w:rFonts w:cs="Arial"/>
                <w:color w:val="000000"/>
                <w:sz w:val="22"/>
                <w:szCs w:val="22"/>
                <w:lang w:eastAsia="en-GB"/>
              </w:rPr>
              <w:t xml:space="preserve">Additional </w:t>
            </w:r>
            <w:r w:rsidR="00D97548">
              <w:rPr>
                <w:rFonts w:cs="Arial"/>
                <w:color w:val="000000"/>
                <w:sz w:val="22"/>
                <w:szCs w:val="22"/>
                <w:lang w:eastAsia="en-GB"/>
              </w:rPr>
              <w:t>local auth</w:t>
            </w:r>
            <w:r w:rsidRPr="00AE5E35">
              <w:rPr>
                <w:rFonts w:cs="Arial"/>
                <w:color w:val="000000"/>
                <w:sz w:val="22"/>
                <w:szCs w:val="22"/>
                <w:lang w:eastAsia="en-GB"/>
              </w:rPr>
              <w:t xml:space="preserve">orities net service costs (+)/savings (-) from changes in dry recycling, food waste and free garden waste collections for all HHs </w:t>
            </w:r>
          </w:p>
        </w:tc>
        <w:tc>
          <w:tcPr>
            <w:tcW w:w="1765" w:type="dxa"/>
            <w:noWrap/>
            <w:vAlign w:val="center"/>
          </w:tcPr>
          <w:p w:rsidRPr="00B13ED9" w:rsidR="005029CB" w:rsidP="005029CB" w:rsidRDefault="005029CB" w14:paraId="3B645997" w14:textId="47BB34B2">
            <w:pPr>
              <w:jc w:val="center"/>
              <w:rPr>
                <w:rFonts w:cs="Arial"/>
                <w:color w:val="000000"/>
                <w:sz w:val="22"/>
                <w:szCs w:val="22"/>
                <w:lang w:eastAsia="en-GB"/>
              </w:rPr>
            </w:pPr>
            <w:r w:rsidRPr="00B13ED9">
              <w:rPr>
                <w:rFonts w:cs="Arial"/>
                <w:color w:val="000000"/>
                <w:sz w:val="22"/>
                <w:szCs w:val="22"/>
              </w:rPr>
              <w:t>£3,</w:t>
            </w:r>
            <w:r w:rsidRPr="00B13ED9" w:rsidR="00B709C6">
              <w:rPr>
                <w:rFonts w:cs="Arial"/>
                <w:color w:val="000000"/>
                <w:sz w:val="22"/>
                <w:szCs w:val="22"/>
              </w:rPr>
              <w:t>513</w:t>
            </w:r>
          </w:p>
        </w:tc>
        <w:tc>
          <w:tcPr>
            <w:tcW w:w="1884" w:type="dxa"/>
            <w:noWrap/>
            <w:vAlign w:val="center"/>
          </w:tcPr>
          <w:p w:rsidRPr="00B13ED9" w:rsidR="005029CB" w:rsidP="005029CB" w:rsidRDefault="005029CB" w14:paraId="13CDC356" w14:textId="73E159DE">
            <w:pPr>
              <w:jc w:val="center"/>
              <w:rPr>
                <w:rFonts w:cs="Arial"/>
                <w:color w:val="000000"/>
                <w:sz w:val="22"/>
                <w:szCs w:val="22"/>
                <w:lang w:eastAsia="en-GB"/>
              </w:rPr>
            </w:pPr>
            <w:r w:rsidRPr="00B13ED9">
              <w:rPr>
                <w:rFonts w:cs="Arial"/>
                <w:color w:val="000000"/>
                <w:sz w:val="22"/>
                <w:szCs w:val="22"/>
              </w:rPr>
              <w:t>£3,</w:t>
            </w:r>
            <w:r w:rsidRPr="00B13ED9" w:rsidR="00286BAF">
              <w:rPr>
                <w:rFonts w:cs="Arial"/>
                <w:color w:val="000000"/>
                <w:sz w:val="22"/>
                <w:szCs w:val="22"/>
              </w:rPr>
              <w:t>513</w:t>
            </w:r>
          </w:p>
        </w:tc>
        <w:tc>
          <w:tcPr>
            <w:tcW w:w="1765" w:type="dxa"/>
            <w:noWrap/>
            <w:vAlign w:val="center"/>
          </w:tcPr>
          <w:p w:rsidRPr="005029CB" w:rsidR="005029CB" w:rsidP="005029CB" w:rsidRDefault="005029CB" w14:paraId="57CB66AC" w14:textId="2741853F">
            <w:pPr>
              <w:jc w:val="center"/>
              <w:rPr>
                <w:rFonts w:cs="Arial"/>
                <w:color w:val="000000"/>
                <w:sz w:val="22"/>
                <w:szCs w:val="22"/>
                <w:lang w:eastAsia="en-GB"/>
              </w:rPr>
            </w:pPr>
            <w:r w:rsidRPr="005029CB">
              <w:rPr>
                <w:rFonts w:cs="Arial"/>
                <w:color w:val="000000"/>
                <w:sz w:val="22"/>
                <w:szCs w:val="22"/>
              </w:rPr>
              <w:t>-£</w:t>
            </w:r>
            <w:r w:rsidR="00614D83">
              <w:rPr>
                <w:rFonts w:cs="Arial"/>
                <w:color w:val="000000"/>
                <w:sz w:val="22"/>
                <w:szCs w:val="22"/>
              </w:rPr>
              <w:t>188</w:t>
            </w:r>
          </w:p>
        </w:tc>
        <w:tc>
          <w:tcPr>
            <w:tcW w:w="1765" w:type="dxa"/>
            <w:noWrap/>
            <w:vAlign w:val="center"/>
          </w:tcPr>
          <w:p w:rsidRPr="005029CB" w:rsidR="005029CB" w:rsidP="005029CB" w:rsidRDefault="005029CB" w14:paraId="312EC9AC" w14:textId="17A1956F">
            <w:pPr>
              <w:jc w:val="center"/>
              <w:rPr>
                <w:rFonts w:cs="Arial"/>
                <w:color w:val="000000"/>
                <w:sz w:val="22"/>
                <w:szCs w:val="22"/>
                <w:lang w:eastAsia="en-GB"/>
              </w:rPr>
            </w:pPr>
            <w:r w:rsidRPr="005029CB">
              <w:rPr>
                <w:rFonts w:cs="Arial"/>
                <w:color w:val="000000"/>
                <w:sz w:val="22"/>
                <w:szCs w:val="22"/>
              </w:rPr>
              <w:t>-£</w:t>
            </w:r>
            <w:r w:rsidR="00614D83">
              <w:rPr>
                <w:rFonts w:cs="Arial"/>
                <w:color w:val="000000"/>
                <w:sz w:val="22"/>
                <w:szCs w:val="22"/>
              </w:rPr>
              <w:t>188</w:t>
            </w:r>
          </w:p>
        </w:tc>
      </w:tr>
      <w:tr w:rsidRPr="00AE5E35" w:rsidR="00900680" w:rsidTr="43585E7F" w14:paraId="349798A5" w14:textId="77777777">
        <w:trPr>
          <w:trHeight w:val="192"/>
          <w:jc w:val="center"/>
        </w:trPr>
        <w:tc>
          <w:tcPr>
            <w:tcW w:w="0" w:type="auto"/>
            <w:vMerge w:val="restart"/>
            <w:noWrap/>
            <w:hideMark/>
          </w:tcPr>
          <w:p w:rsidRPr="00AE5E35" w:rsidR="00900680" w:rsidP="005029CB" w:rsidRDefault="00900680" w14:paraId="5380AD22" w14:textId="77777777">
            <w:pPr>
              <w:jc w:val="center"/>
              <w:rPr>
                <w:rFonts w:cs="Arial"/>
                <w:color w:val="000000"/>
                <w:sz w:val="22"/>
                <w:szCs w:val="22"/>
                <w:lang w:eastAsia="en-GB"/>
              </w:rPr>
            </w:pPr>
          </w:p>
        </w:tc>
        <w:tc>
          <w:tcPr>
            <w:tcW w:w="4117" w:type="dxa"/>
            <w:noWrap/>
            <w:hideMark/>
          </w:tcPr>
          <w:p w:rsidRPr="00AE5E35" w:rsidR="00900680" w:rsidP="005029CB" w:rsidRDefault="00900680" w14:paraId="0A7ED562" w14:textId="77777777">
            <w:pPr>
              <w:rPr>
                <w:rFonts w:cs="Arial"/>
                <w:color w:val="000000"/>
                <w:sz w:val="22"/>
                <w:szCs w:val="22"/>
                <w:lang w:eastAsia="en-GB"/>
              </w:rPr>
            </w:pPr>
            <w:r w:rsidRPr="00AE5E35">
              <w:rPr>
                <w:rFonts w:cs="Arial"/>
                <w:color w:val="000000"/>
                <w:sz w:val="22"/>
                <w:szCs w:val="22"/>
                <w:lang w:eastAsia="en-GB"/>
              </w:rPr>
              <w:t>Transition costs</w:t>
            </w:r>
          </w:p>
        </w:tc>
        <w:tc>
          <w:tcPr>
            <w:tcW w:w="1765" w:type="dxa"/>
            <w:noWrap/>
            <w:vAlign w:val="center"/>
          </w:tcPr>
          <w:p w:rsidRPr="00B13ED9" w:rsidR="00900680" w:rsidP="005029CB" w:rsidRDefault="00900680" w14:paraId="3ECCD6E2" w14:textId="3782B946">
            <w:pPr>
              <w:jc w:val="center"/>
              <w:rPr>
                <w:rFonts w:cs="Arial"/>
                <w:color w:val="000000"/>
                <w:sz w:val="22"/>
                <w:szCs w:val="22"/>
                <w:lang w:eastAsia="en-GB"/>
              </w:rPr>
            </w:pPr>
            <w:r w:rsidRPr="00B13ED9">
              <w:rPr>
                <w:rFonts w:cs="Arial"/>
                <w:color w:val="000000"/>
                <w:sz w:val="22"/>
                <w:szCs w:val="22"/>
              </w:rPr>
              <w:t>£998</w:t>
            </w:r>
          </w:p>
        </w:tc>
        <w:tc>
          <w:tcPr>
            <w:tcW w:w="1884" w:type="dxa"/>
            <w:noWrap/>
            <w:vAlign w:val="center"/>
          </w:tcPr>
          <w:p w:rsidRPr="00B13ED9" w:rsidR="00900680" w:rsidP="005029CB" w:rsidRDefault="00900680" w14:paraId="535C847A" w14:textId="2D0A769E">
            <w:pPr>
              <w:jc w:val="center"/>
              <w:rPr>
                <w:rFonts w:cs="Arial"/>
                <w:color w:val="000000"/>
                <w:sz w:val="22"/>
                <w:szCs w:val="22"/>
                <w:lang w:eastAsia="en-GB"/>
              </w:rPr>
            </w:pPr>
            <w:r w:rsidRPr="00B13ED9">
              <w:rPr>
                <w:rFonts w:cs="Arial"/>
                <w:color w:val="000000"/>
                <w:sz w:val="22"/>
                <w:szCs w:val="22"/>
              </w:rPr>
              <w:t>£998</w:t>
            </w:r>
          </w:p>
        </w:tc>
        <w:tc>
          <w:tcPr>
            <w:tcW w:w="1765" w:type="dxa"/>
            <w:noWrap/>
            <w:vAlign w:val="center"/>
          </w:tcPr>
          <w:p w:rsidRPr="005029CB" w:rsidR="00900680" w:rsidP="005029CB" w:rsidRDefault="00900680" w14:paraId="1F531723" w14:textId="05754A1E">
            <w:pPr>
              <w:jc w:val="center"/>
              <w:rPr>
                <w:rFonts w:cs="Arial"/>
                <w:color w:val="000000"/>
                <w:sz w:val="22"/>
                <w:szCs w:val="22"/>
                <w:lang w:eastAsia="en-GB"/>
              </w:rPr>
            </w:pPr>
            <w:r w:rsidRPr="005029CB">
              <w:rPr>
                <w:rFonts w:cs="Arial"/>
                <w:color w:val="000000"/>
                <w:sz w:val="22"/>
                <w:szCs w:val="22"/>
              </w:rPr>
              <w:t>£</w:t>
            </w:r>
            <w:r>
              <w:rPr>
                <w:rFonts w:cs="Arial"/>
                <w:color w:val="000000"/>
                <w:sz w:val="22"/>
                <w:szCs w:val="22"/>
              </w:rPr>
              <w:t>722</w:t>
            </w:r>
          </w:p>
        </w:tc>
        <w:tc>
          <w:tcPr>
            <w:tcW w:w="1765" w:type="dxa"/>
            <w:noWrap/>
            <w:vAlign w:val="center"/>
          </w:tcPr>
          <w:p w:rsidRPr="005029CB" w:rsidR="00900680" w:rsidP="005029CB" w:rsidRDefault="00900680" w14:paraId="51AB52E2" w14:textId="7FA915A5">
            <w:pPr>
              <w:jc w:val="center"/>
              <w:rPr>
                <w:rFonts w:cs="Arial"/>
                <w:color w:val="000000"/>
                <w:sz w:val="22"/>
                <w:szCs w:val="22"/>
                <w:lang w:eastAsia="en-GB"/>
              </w:rPr>
            </w:pPr>
            <w:r w:rsidRPr="005029CB">
              <w:rPr>
                <w:rFonts w:cs="Arial"/>
                <w:color w:val="000000"/>
                <w:sz w:val="22"/>
                <w:szCs w:val="22"/>
              </w:rPr>
              <w:t>£</w:t>
            </w:r>
            <w:r>
              <w:rPr>
                <w:rFonts w:cs="Arial"/>
                <w:color w:val="000000"/>
                <w:sz w:val="22"/>
                <w:szCs w:val="22"/>
              </w:rPr>
              <w:t>722</w:t>
            </w:r>
          </w:p>
        </w:tc>
      </w:tr>
      <w:tr w:rsidRPr="00AE5E35" w:rsidR="00900680" w:rsidTr="43585E7F" w14:paraId="5484E0E0" w14:textId="77777777">
        <w:trPr>
          <w:trHeight w:val="192"/>
          <w:jc w:val="center"/>
        </w:trPr>
        <w:tc>
          <w:tcPr>
            <w:tcW w:w="0" w:type="auto"/>
            <w:vMerge/>
            <w:noWrap/>
            <w:hideMark/>
          </w:tcPr>
          <w:p w:rsidRPr="00AE5E35" w:rsidR="00900680" w:rsidP="00515D07" w:rsidRDefault="00900680" w14:paraId="36C7C50A" w14:textId="77777777">
            <w:pPr>
              <w:jc w:val="center"/>
              <w:rPr>
                <w:rFonts w:cs="Arial"/>
                <w:color w:val="000000"/>
                <w:sz w:val="22"/>
                <w:szCs w:val="22"/>
                <w:lang w:eastAsia="en-GB"/>
              </w:rPr>
            </w:pPr>
          </w:p>
        </w:tc>
        <w:tc>
          <w:tcPr>
            <w:tcW w:w="4117" w:type="dxa"/>
            <w:noWrap/>
            <w:hideMark/>
          </w:tcPr>
          <w:p w:rsidRPr="00AE5E35" w:rsidR="00900680" w:rsidP="00515D07" w:rsidRDefault="00900680" w14:paraId="28DED4F8" w14:textId="300003B2">
            <w:pPr>
              <w:rPr>
                <w:rFonts w:cs="Arial"/>
                <w:sz w:val="22"/>
                <w:szCs w:val="22"/>
                <w:lang w:eastAsia="en-GB"/>
              </w:rPr>
            </w:pPr>
            <w:r w:rsidRPr="00AE5E35">
              <w:rPr>
                <w:rFonts w:cs="Arial"/>
                <w:sz w:val="22"/>
                <w:szCs w:val="22"/>
                <w:lang w:eastAsia="en-GB"/>
              </w:rPr>
              <w:t>Net service cost minus transition</w:t>
            </w:r>
            <w:r w:rsidRPr="7C995945">
              <w:rPr>
                <w:rStyle w:val="FootnoteReference"/>
                <w:rFonts w:cs="Arial"/>
                <w:lang w:eastAsia="en-GB"/>
              </w:rPr>
              <w:footnoteReference w:id="386"/>
            </w:r>
          </w:p>
        </w:tc>
        <w:tc>
          <w:tcPr>
            <w:tcW w:w="1765" w:type="dxa"/>
            <w:noWrap/>
            <w:vAlign w:val="center"/>
          </w:tcPr>
          <w:p w:rsidRPr="00B13ED9" w:rsidR="00900680" w:rsidP="00515D07" w:rsidRDefault="00900680" w14:paraId="079CFAC0" w14:textId="491371BF">
            <w:pPr>
              <w:jc w:val="center"/>
              <w:rPr>
                <w:rFonts w:cs="Arial"/>
                <w:sz w:val="22"/>
                <w:szCs w:val="22"/>
                <w:lang w:eastAsia="en-GB"/>
              </w:rPr>
            </w:pPr>
            <w:r w:rsidRPr="00B13ED9">
              <w:rPr>
                <w:rFonts w:cs="Arial"/>
                <w:sz w:val="22"/>
                <w:szCs w:val="22"/>
              </w:rPr>
              <w:t>£2,515</w:t>
            </w:r>
          </w:p>
        </w:tc>
        <w:tc>
          <w:tcPr>
            <w:tcW w:w="1884" w:type="dxa"/>
            <w:noWrap/>
            <w:vAlign w:val="center"/>
          </w:tcPr>
          <w:p w:rsidRPr="00B13ED9" w:rsidR="00900680" w:rsidP="00515D07" w:rsidRDefault="00900680" w14:paraId="2C4C4442" w14:textId="4DC0C3DB">
            <w:pPr>
              <w:jc w:val="center"/>
              <w:rPr>
                <w:rFonts w:cs="Arial"/>
                <w:sz w:val="22"/>
                <w:szCs w:val="22"/>
                <w:lang w:eastAsia="en-GB"/>
              </w:rPr>
            </w:pPr>
            <w:r w:rsidRPr="00B13ED9">
              <w:rPr>
                <w:rFonts w:cs="Arial"/>
                <w:sz w:val="22"/>
                <w:szCs w:val="22"/>
              </w:rPr>
              <w:t>£2,515</w:t>
            </w:r>
          </w:p>
        </w:tc>
        <w:tc>
          <w:tcPr>
            <w:tcW w:w="1765" w:type="dxa"/>
            <w:noWrap/>
            <w:vAlign w:val="center"/>
          </w:tcPr>
          <w:p w:rsidRPr="005029CB" w:rsidR="00900680" w:rsidP="00515D07" w:rsidRDefault="00900680" w14:paraId="04E36DC6" w14:textId="67505CCF">
            <w:pPr>
              <w:jc w:val="center"/>
              <w:rPr>
                <w:rFonts w:cs="Arial"/>
                <w:sz w:val="22"/>
                <w:szCs w:val="22"/>
                <w:lang w:eastAsia="en-GB"/>
              </w:rPr>
            </w:pPr>
            <w:r w:rsidRPr="005A4FDC">
              <w:rPr>
                <w:rFonts w:cs="Arial"/>
                <w:sz w:val="22"/>
                <w:szCs w:val="22"/>
              </w:rPr>
              <w:t>-£</w:t>
            </w:r>
            <w:r>
              <w:rPr>
                <w:rFonts w:cs="Arial"/>
                <w:sz w:val="22"/>
                <w:szCs w:val="22"/>
              </w:rPr>
              <w:t>910</w:t>
            </w:r>
          </w:p>
        </w:tc>
        <w:tc>
          <w:tcPr>
            <w:tcW w:w="1765" w:type="dxa"/>
            <w:noWrap/>
            <w:vAlign w:val="center"/>
          </w:tcPr>
          <w:p w:rsidRPr="005029CB" w:rsidR="00900680" w:rsidP="00515D07" w:rsidRDefault="00900680" w14:paraId="23F6F795" w14:textId="484F46C5">
            <w:pPr>
              <w:jc w:val="center"/>
              <w:rPr>
                <w:rFonts w:cs="Arial"/>
                <w:sz w:val="22"/>
                <w:szCs w:val="22"/>
                <w:lang w:eastAsia="en-GB"/>
              </w:rPr>
            </w:pPr>
            <w:r w:rsidRPr="005A4FDC">
              <w:rPr>
                <w:rFonts w:cs="Arial"/>
                <w:sz w:val="22"/>
                <w:szCs w:val="22"/>
              </w:rPr>
              <w:t>-£</w:t>
            </w:r>
            <w:r>
              <w:rPr>
                <w:rFonts w:cs="Arial"/>
                <w:sz w:val="22"/>
                <w:szCs w:val="22"/>
              </w:rPr>
              <w:t>910</w:t>
            </w:r>
          </w:p>
        </w:tc>
      </w:tr>
      <w:tr w:rsidRPr="00AE5E35" w:rsidR="00900680" w:rsidTr="43585E7F" w14:paraId="18C4CA72" w14:textId="77777777">
        <w:trPr>
          <w:trHeight w:val="192"/>
          <w:jc w:val="center"/>
        </w:trPr>
        <w:tc>
          <w:tcPr>
            <w:tcW w:w="0" w:type="auto"/>
            <w:vMerge/>
            <w:noWrap/>
          </w:tcPr>
          <w:p w:rsidRPr="00AE5E35" w:rsidR="00900680" w:rsidP="00515D07" w:rsidRDefault="00900680" w14:paraId="1B6B75A3" w14:textId="77777777">
            <w:pPr>
              <w:jc w:val="center"/>
              <w:rPr>
                <w:rFonts w:cs="Arial"/>
                <w:color w:val="000000"/>
                <w:sz w:val="22"/>
                <w:szCs w:val="22"/>
                <w:lang w:eastAsia="en-GB"/>
              </w:rPr>
            </w:pPr>
          </w:p>
        </w:tc>
        <w:tc>
          <w:tcPr>
            <w:tcW w:w="4117" w:type="dxa"/>
            <w:noWrap/>
          </w:tcPr>
          <w:p w:rsidR="00900680" w:rsidP="00515D07" w:rsidRDefault="00900680" w14:paraId="048CA60A" w14:textId="2EA897F4">
            <w:pPr>
              <w:rPr>
                <w:rFonts w:cs="Arial"/>
                <w:sz w:val="22"/>
                <w:szCs w:val="22"/>
                <w:lang w:eastAsia="en-GB"/>
              </w:rPr>
            </w:pPr>
            <w:r>
              <w:rPr>
                <w:rFonts w:cs="Arial"/>
                <w:sz w:val="22"/>
                <w:szCs w:val="22"/>
                <w:lang w:eastAsia="en-GB"/>
              </w:rPr>
              <w:t>Written assessment cost</w:t>
            </w:r>
            <w:r w:rsidR="008B2C21">
              <w:rPr>
                <w:rFonts w:cs="Arial"/>
                <w:sz w:val="22"/>
                <w:szCs w:val="22"/>
                <w:lang w:eastAsia="en-GB"/>
              </w:rPr>
              <w:t>s</w:t>
            </w:r>
          </w:p>
        </w:tc>
        <w:tc>
          <w:tcPr>
            <w:tcW w:w="1765" w:type="dxa"/>
            <w:noWrap/>
            <w:vAlign w:val="center"/>
          </w:tcPr>
          <w:p w:rsidR="00900680" w:rsidP="00515D07" w:rsidRDefault="00900680" w14:paraId="22CA8D79" w14:textId="77CBBC17">
            <w:pPr>
              <w:jc w:val="center"/>
              <w:rPr>
                <w:rFonts w:cs="Arial"/>
                <w:sz w:val="22"/>
                <w:szCs w:val="22"/>
              </w:rPr>
            </w:pPr>
            <w:r>
              <w:rPr>
                <w:rFonts w:cs="Arial"/>
                <w:sz w:val="22"/>
                <w:szCs w:val="22"/>
              </w:rPr>
              <w:t>£0</w:t>
            </w:r>
          </w:p>
        </w:tc>
        <w:tc>
          <w:tcPr>
            <w:tcW w:w="1884" w:type="dxa"/>
            <w:noWrap/>
            <w:vAlign w:val="center"/>
          </w:tcPr>
          <w:p w:rsidR="00900680" w:rsidP="00515D07" w:rsidRDefault="00900680" w14:paraId="4FA22B81" w14:textId="4FADCDCE">
            <w:pPr>
              <w:jc w:val="center"/>
              <w:rPr>
                <w:rFonts w:cs="Arial"/>
                <w:sz w:val="22"/>
                <w:szCs w:val="22"/>
              </w:rPr>
            </w:pPr>
            <w:r>
              <w:rPr>
                <w:rFonts w:cs="Arial"/>
                <w:sz w:val="22"/>
                <w:szCs w:val="22"/>
              </w:rPr>
              <w:t>£0</w:t>
            </w:r>
          </w:p>
        </w:tc>
        <w:tc>
          <w:tcPr>
            <w:tcW w:w="1765" w:type="dxa"/>
            <w:noWrap/>
            <w:vAlign w:val="center"/>
          </w:tcPr>
          <w:p w:rsidR="00900680" w:rsidP="00515D07" w:rsidRDefault="00900680" w14:paraId="1B6BD7D2" w14:textId="1E5D7F9A">
            <w:pPr>
              <w:jc w:val="center"/>
              <w:rPr>
                <w:rFonts w:cs="Arial"/>
                <w:sz w:val="22"/>
                <w:szCs w:val="22"/>
              </w:rPr>
            </w:pPr>
            <w:r>
              <w:rPr>
                <w:rFonts w:cs="Arial"/>
                <w:sz w:val="22"/>
                <w:szCs w:val="22"/>
              </w:rPr>
              <w:t>£0</w:t>
            </w:r>
          </w:p>
        </w:tc>
        <w:tc>
          <w:tcPr>
            <w:tcW w:w="1765" w:type="dxa"/>
            <w:noWrap/>
            <w:vAlign w:val="center"/>
          </w:tcPr>
          <w:p w:rsidR="00900680" w:rsidP="00515D07" w:rsidRDefault="00900680" w14:paraId="1343529B" w14:textId="66AB1E2A">
            <w:pPr>
              <w:jc w:val="center"/>
              <w:rPr>
                <w:rFonts w:cs="Arial"/>
                <w:sz w:val="22"/>
                <w:szCs w:val="22"/>
              </w:rPr>
            </w:pPr>
            <w:r>
              <w:rPr>
                <w:rFonts w:cs="Arial"/>
                <w:sz w:val="22"/>
                <w:szCs w:val="22"/>
              </w:rPr>
              <w:t>£0</w:t>
            </w:r>
          </w:p>
        </w:tc>
      </w:tr>
      <w:tr w:rsidRPr="00AE5E35" w:rsidR="005029CB" w:rsidTr="43585E7F" w14:paraId="52123C37" w14:textId="77777777">
        <w:trPr>
          <w:trHeight w:val="192"/>
          <w:jc w:val="center"/>
        </w:trPr>
        <w:tc>
          <w:tcPr>
            <w:tcW w:w="4339" w:type="dxa"/>
            <w:gridSpan w:val="2"/>
            <w:noWrap/>
            <w:hideMark/>
          </w:tcPr>
          <w:p w:rsidRPr="00AE5E35" w:rsidR="005029CB" w:rsidP="005029CB" w:rsidRDefault="005029CB" w14:paraId="793C7618" w14:textId="77777777">
            <w:pPr>
              <w:rPr>
                <w:rFonts w:cs="Arial"/>
                <w:color w:val="000000"/>
                <w:sz w:val="22"/>
                <w:szCs w:val="22"/>
                <w:lang w:eastAsia="en-GB"/>
              </w:rPr>
            </w:pPr>
            <w:r w:rsidRPr="00AE5E35">
              <w:rPr>
                <w:rFonts w:cs="Arial"/>
                <w:color w:val="000000"/>
                <w:sz w:val="22"/>
                <w:szCs w:val="22"/>
                <w:lang w:eastAsia="en-GB"/>
              </w:rPr>
              <w:t xml:space="preserve">Net cost to NHM businesses under increased recycling collections </w:t>
            </w:r>
          </w:p>
        </w:tc>
        <w:tc>
          <w:tcPr>
            <w:tcW w:w="1765" w:type="dxa"/>
            <w:noWrap/>
            <w:vAlign w:val="center"/>
          </w:tcPr>
          <w:p w:rsidRPr="00B13ED9" w:rsidR="005029CB" w:rsidP="005029CB" w:rsidRDefault="005029CB" w14:paraId="1F8B7C51" w14:textId="3F64AFBC">
            <w:pPr>
              <w:jc w:val="center"/>
              <w:rPr>
                <w:rFonts w:cs="Arial"/>
                <w:color w:val="000000"/>
                <w:sz w:val="22"/>
                <w:szCs w:val="22"/>
                <w:lang w:eastAsia="en-GB"/>
              </w:rPr>
            </w:pPr>
            <w:r w:rsidRPr="00B13ED9">
              <w:rPr>
                <w:rFonts w:cs="Arial"/>
                <w:color w:val="000000"/>
                <w:sz w:val="22"/>
                <w:szCs w:val="22"/>
              </w:rPr>
              <w:t>-£</w:t>
            </w:r>
            <w:r w:rsidRPr="00B13ED9" w:rsidR="00FB5A4D">
              <w:rPr>
                <w:rFonts w:cs="Arial"/>
                <w:color w:val="000000"/>
                <w:sz w:val="22"/>
                <w:szCs w:val="22"/>
              </w:rPr>
              <w:t>429</w:t>
            </w:r>
          </w:p>
        </w:tc>
        <w:tc>
          <w:tcPr>
            <w:tcW w:w="1884" w:type="dxa"/>
            <w:noWrap/>
            <w:vAlign w:val="center"/>
          </w:tcPr>
          <w:p w:rsidRPr="00B13ED9" w:rsidR="005029CB" w:rsidP="005029CB" w:rsidRDefault="005029CB" w14:paraId="452D042B" w14:textId="59212726">
            <w:pPr>
              <w:jc w:val="center"/>
              <w:rPr>
                <w:rFonts w:cs="Arial"/>
                <w:color w:val="000000"/>
                <w:sz w:val="22"/>
                <w:szCs w:val="22"/>
                <w:lang w:eastAsia="en-GB"/>
              </w:rPr>
            </w:pPr>
            <w:r w:rsidRPr="00B13ED9">
              <w:rPr>
                <w:rFonts w:cs="Arial"/>
                <w:color w:val="000000"/>
                <w:sz w:val="22"/>
                <w:szCs w:val="22"/>
              </w:rPr>
              <w:t>£3,</w:t>
            </w:r>
            <w:r w:rsidRPr="00B13ED9" w:rsidR="00523523">
              <w:rPr>
                <w:rFonts w:cs="Arial"/>
                <w:color w:val="000000"/>
                <w:sz w:val="22"/>
                <w:szCs w:val="22"/>
              </w:rPr>
              <w:t>518</w:t>
            </w:r>
          </w:p>
        </w:tc>
        <w:tc>
          <w:tcPr>
            <w:tcW w:w="1765" w:type="dxa"/>
            <w:noWrap/>
            <w:vAlign w:val="center"/>
          </w:tcPr>
          <w:p w:rsidRPr="005029CB" w:rsidR="005029CB" w:rsidP="005029CB" w:rsidRDefault="005029CB" w14:paraId="6B05D02B" w14:textId="129C89BE">
            <w:pPr>
              <w:jc w:val="center"/>
              <w:rPr>
                <w:rFonts w:cs="Arial"/>
                <w:color w:val="000000"/>
                <w:sz w:val="22"/>
                <w:szCs w:val="22"/>
                <w:lang w:eastAsia="en-GB"/>
              </w:rPr>
            </w:pPr>
            <w:r w:rsidRPr="005029CB">
              <w:rPr>
                <w:rFonts w:cs="Arial"/>
                <w:color w:val="000000"/>
                <w:sz w:val="22"/>
                <w:szCs w:val="22"/>
              </w:rPr>
              <w:t>-£</w:t>
            </w:r>
            <w:r w:rsidR="00B60941">
              <w:rPr>
                <w:rFonts w:cs="Arial"/>
                <w:color w:val="000000"/>
                <w:sz w:val="22"/>
                <w:szCs w:val="22"/>
              </w:rPr>
              <w:t>429</w:t>
            </w:r>
          </w:p>
        </w:tc>
        <w:tc>
          <w:tcPr>
            <w:tcW w:w="1765" w:type="dxa"/>
            <w:noWrap/>
            <w:vAlign w:val="center"/>
          </w:tcPr>
          <w:p w:rsidRPr="005029CB" w:rsidR="005029CB" w:rsidP="005029CB" w:rsidRDefault="005029CB" w14:paraId="590FE6B3" w14:textId="475A2180">
            <w:pPr>
              <w:jc w:val="center"/>
              <w:rPr>
                <w:rFonts w:cs="Arial"/>
                <w:color w:val="000000"/>
                <w:sz w:val="22"/>
                <w:szCs w:val="22"/>
                <w:lang w:eastAsia="en-GB"/>
              </w:rPr>
            </w:pPr>
            <w:r w:rsidRPr="005029CB">
              <w:rPr>
                <w:rFonts w:cs="Arial"/>
                <w:color w:val="000000"/>
                <w:sz w:val="22"/>
                <w:szCs w:val="22"/>
              </w:rPr>
              <w:t>£3,</w:t>
            </w:r>
            <w:r w:rsidR="00B60941">
              <w:rPr>
                <w:rFonts w:cs="Arial"/>
                <w:color w:val="000000"/>
                <w:sz w:val="22"/>
                <w:szCs w:val="22"/>
              </w:rPr>
              <w:t>518</w:t>
            </w:r>
          </w:p>
        </w:tc>
      </w:tr>
      <w:tr w:rsidRPr="00AE5E35" w:rsidR="00900680" w:rsidTr="43585E7F" w14:paraId="79B3AC3B" w14:textId="77777777">
        <w:trPr>
          <w:trHeight w:val="192"/>
          <w:jc w:val="center"/>
        </w:trPr>
        <w:tc>
          <w:tcPr>
            <w:tcW w:w="0" w:type="auto"/>
            <w:vMerge w:val="restart"/>
            <w:noWrap/>
            <w:hideMark/>
          </w:tcPr>
          <w:p w:rsidRPr="00AE5E35" w:rsidR="00900680" w:rsidP="00515D07" w:rsidRDefault="00900680" w14:paraId="209CE5FF" w14:textId="77777777">
            <w:pPr>
              <w:jc w:val="center"/>
              <w:rPr>
                <w:rFonts w:cs="Arial"/>
                <w:color w:val="000000"/>
                <w:sz w:val="22"/>
                <w:szCs w:val="22"/>
                <w:lang w:eastAsia="en-GB"/>
              </w:rPr>
            </w:pPr>
          </w:p>
        </w:tc>
        <w:tc>
          <w:tcPr>
            <w:tcW w:w="4117" w:type="dxa"/>
            <w:noWrap/>
            <w:hideMark/>
          </w:tcPr>
          <w:p w:rsidRPr="00AE5E35" w:rsidR="00900680" w:rsidP="00515D07" w:rsidRDefault="00900680" w14:paraId="3E301D36" w14:textId="77777777">
            <w:pPr>
              <w:rPr>
                <w:rFonts w:cs="Arial"/>
                <w:color w:val="000000"/>
                <w:sz w:val="22"/>
                <w:szCs w:val="22"/>
                <w:lang w:eastAsia="en-GB"/>
              </w:rPr>
            </w:pPr>
            <w:r w:rsidRPr="00AE5E35">
              <w:rPr>
                <w:rFonts w:cs="Arial"/>
                <w:color w:val="000000"/>
                <w:sz w:val="22"/>
                <w:szCs w:val="22"/>
                <w:lang w:eastAsia="en-GB"/>
              </w:rPr>
              <w:t>Waste management cost with DRS effect)</w:t>
            </w:r>
          </w:p>
        </w:tc>
        <w:tc>
          <w:tcPr>
            <w:tcW w:w="1765" w:type="dxa"/>
            <w:noWrap/>
            <w:vAlign w:val="center"/>
          </w:tcPr>
          <w:p w:rsidRPr="00B13ED9" w:rsidR="00900680" w:rsidP="00515D07" w:rsidRDefault="00900680" w14:paraId="56DD7596" w14:textId="597BB93F">
            <w:pPr>
              <w:jc w:val="center"/>
              <w:rPr>
                <w:rFonts w:cs="Arial"/>
                <w:color w:val="000000"/>
                <w:sz w:val="22"/>
                <w:szCs w:val="22"/>
                <w:lang w:eastAsia="en-GB"/>
              </w:rPr>
            </w:pPr>
            <w:r w:rsidRPr="00B13ED9">
              <w:rPr>
                <w:rFonts w:cs="Arial"/>
                <w:color w:val="000000"/>
                <w:sz w:val="22"/>
                <w:szCs w:val="22"/>
              </w:rPr>
              <w:t>-£561</w:t>
            </w:r>
          </w:p>
        </w:tc>
        <w:tc>
          <w:tcPr>
            <w:tcW w:w="1884" w:type="dxa"/>
            <w:noWrap/>
            <w:vAlign w:val="center"/>
          </w:tcPr>
          <w:p w:rsidRPr="00B13ED9" w:rsidR="00900680" w:rsidP="00515D07" w:rsidRDefault="00900680" w14:paraId="08F4D496" w14:textId="7A7E8378">
            <w:pPr>
              <w:jc w:val="center"/>
              <w:rPr>
                <w:rFonts w:cs="Arial"/>
                <w:color w:val="000000"/>
                <w:sz w:val="22"/>
                <w:szCs w:val="22"/>
                <w:lang w:eastAsia="en-GB"/>
              </w:rPr>
            </w:pPr>
            <w:r w:rsidRPr="00B13ED9">
              <w:rPr>
                <w:rFonts w:cs="Arial"/>
                <w:color w:val="000000"/>
                <w:sz w:val="22"/>
                <w:szCs w:val="22"/>
              </w:rPr>
              <w:t>£3,164</w:t>
            </w:r>
          </w:p>
        </w:tc>
        <w:tc>
          <w:tcPr>
            <w:tcW w:w="1765" w:type="dxa"/>
            <w:noWrap/>
            <w:vAlign w:val="center"/>
          </w:tcPr>
          <w:p w:rsidRPr="005029CB" w:rsidR="00900680" w:rsidP="00515D07" w:rsidRDefault="00900680" w14:paraId="338C30D8" w14:textId="5EF9D672">
            <w:pPr>
              <w:jc w:val="center"/>
              <w:rPr>
                <w:rFonts w:cs="Arial"/>
                <w:color w:val="000000"/>
                <w:sz w:val="22"/>
                <w:szCs w:val="22"/>
                <w:lang w:eastAsia="en-GB"/>
              </w:rPr>
            </w:pPr>
            <w:r w:rsidRPr="005A4FDC">
              <w:rPr>
                <w:rFonts w:cs="Arial"/>
                <w:color w:val="000000"/>
                <w:sz w:val="22"/>
                <w:szCs w:val="22"/>
              </w:rPr>
              <w:t>-£</w:t>
            </w:r>
            <w:r>
              <w:rPr>
                <w:rFonts w:cs="Arial"/>
                <w:color w:val="000000"/>
                <w:sz w:val="22"/>
                <w:szCs w:val="22"/>
              </w:rPr>
              <w:t>561</w:t>
            </w:r>
          </w:p>
        </w:tc>
        <w:tc>
          <w:tcPr>
            <w:tcW w:w="1765" w:type="dxa"/>
            <w:noWrap/>
            <w:vAlign w:val="center"/>
          </w:tcPr>
          <w:p w:rsidRPr="005029CB" w:rsidR="00900680" w:rsidP="00515D07" w:rsidRDefault="00900680" w14:paraId="243AAAB5" w14:textId="31A4B45F">
            <w:pPr>
              <w:jc w:val="center"/>
              <w:rPr>
                <w:rFonts w:cs="Arial"/>
                <w:color w:val="000000"/>
                <w:sz w:val="22"/>
                <w:szCs w:val="22"/>
                <w:lang w:eastAsia="en-GB"/>
              </w:rPr>
            </w:pPr>
            <w:r w:rsidRPr="005A4FDC">
              <w:rPr>
                <w:rFonts w:cs="Arial"/>
                <w:color w:val="000000"/>
                <w:sz w:val="22"/>
                <w:szCs w:val="22"/>
              </w:rPr>
              <w:t>£3,</w:t>
            </w:r>
            <w:r>
              <w:rPr>
                <w:rFonts w:cs="Arial"/>
                <w:color w:val="000000"/>
                <w:sz w:val="22"/>
                <w:szCs w:val="22"/>
              </w:rPr>
              <w:t>164</w:t>
            </w:r>
          </w:p>
        </w:tc>
      </w:tr>
      <w:tr w:rsidRPr="00AE5E35" w:rsidR="00900680" w:rsidTr="43585E7F" w14:paraId="240EF9C9" w14:textId="77777777">
        <w:trPr>
          <w:trHeight w:val="192"/>
          <w:jc w:val="center"/>
        </w:trPr>
        <w:tc>
          <w:tcPr>
            <w:tcW w:w="0" w:type="auto"/>
            <w:vMerge/>
            <w:noWrap/>
            <w:hideMark/>
          </w:tcPr>
          <w:p w:rsidRPr="00AE5E35" w:rsidR="00900680" w:rsidP="00515D07" w:rsidRDefault="00900680" w14:paraId="7CE34266" w14:textId="77777777">
            <w:pPr>
              <w:jc w:val="center"/>
              <w:rPr>
                <w:rFonts w:cs="Arial"/>
                <w:color w:val="000000"/>
                <w:sz w:val="22"/>
                <w:szCs w:val="22"/>
                <w:lang w:eastAsia="en-GB"/>
              </w:rPr>
            </w:pPr>
          </w:p>
        </w:tc>
        <w:tc>
          <w:tcPr>
            <w:tcW w:w="4117" w:type="dxa"/>
            <w:noWrap/>
            <w:hideMark/>
          </w:tcPr>
          <w:p w:rsidRPr="00AE5E35" w:rsidR="00900680" w:rsidP="00515D07" w:rsidRDefault="00900680" w14:paraId="357743B5" w14:textId="77777777">
            <w:pPr>
              <w:rPr>
                <w:rFonts w:cs="Arial"/>
                <w:color w:val="000000"/>
                <w:sz w:val="22"/>
                <w:szCs w:val="22"/>
                <w:lang w:eastAsia="en-GB"/>
              </w:rPr>
            </w:pPr>
            <w:r w:rsidRPr="00AE5E35">
              <w:rPr>
                <w:rFonts w:cs="Arial"/>
                <w:color w:val="000000"/>
                <w:sz w:val="22"/>
                <w:szCs w:val="22"/>
                <w:lang w:eastAsia="en-GB"/>
              </w:rPr>
              <w:t>Familiarisation</w:t>
            </w:r>
          </w:p>
        </w:tc>
        <w:tc>
          <w:tcPr>
            <w:tcW w:w="1765" w:type="dxa"/>
            <w:noWrap/>
            <w:vAlign w:val="center"/>
          </w:tcPr>
          <w:p w:rsidRPr="00B13ED9" w:rsidR="00900680" w:rsidP="00515D07" w:rsidRDefault="00900680" w14:paraId="3B6D4BF3" w14:textId="70D72B64">
            <w:pPr>
              <w:jc w:val="center"/>
              <w:rPr>
                <w:rFonts w:cs="Arial"/>
                <w:color w:val="000000"/>
                <w:sz w:val="22"/>
                <w:szCs w:val="22"/>
                <w:lang w:eastAsia="en-GB"/>
              </w:rPr>
            </w:pPr>
            <w:r w:rsidRPr="00B13ED9">
              <w:rPr>
                <w:rFonts w:cs="Arial"/>
                <w:color w:val="000000"/>
                <w:sz w:val="22"/>
                <w:szCs w:val="22"/>
              </w:rPr>
              <w:t>£132</w:t>
            </w:r>
          </w:p>
        </w:tc>
        <w:tc>
          <w:tcPr>
            <w:tcW w:w="1884" w:type="dxa"/>
            <w:noWrap/>
            <w:vAlign w:val="center"/>
          </w:tcPr>
          <w:p w:rsidRPr="00B13ED9" w:rsidR="00900680" w:rsidP="00515D07" w:rsidRDefault="00900680" w14:paraId="6B0770E8" w14:textId="09A88FB2">
            <w:pPr>
              <w:jc w:val="center"/>
              <w:rPr>
                <w:rFonts w:cs="Arial"/>
                <w:color w:val="000000"/>
                <w:sz w:val="22"/>
                <w:szCs w:val="22"/>
                <w:lang w:eastAsia="en-GB"/>
              </w:rPr>
            </w:pPr>
            <w:r w:rsidRPr="00B13ED9">
              <w:rPr>
                <w:rFonts w:cs="Arial"/>
                <w:color w:val="000000"/>
                <w:sz w:val="22"/>
                <w:szCs w:val="22"/>
              </w:rPr>
              <w:t>£354</w:t>
            </w:r>
          </w:p>
        </w:tc>
        <w:tc>
          <w:tcPr>
            <w:tcW w:w="1765" w:type="dxa"/>
            <w:noWrap/>
            <w:vAlign w:val="center"/>
          </w:tcPr>
          <w:p w:rsidRPr="005029CB" w:rsidR="00900680" w:rsidP="00515D07" w:rsidRDefault="00900680" w14:paraId="17836700" w14:textId="229D5697">
            <w:pPr>
              <w:jc w:val="center"/>
              <w:rPr>
                <w:rFonts w:cs="Arial"/>
                <w:color w:val="000000"/>
                <w:sz w:val="22"/>
                <w:szCs w:val="22"/>
                <w:lang w:eastAsia="en-GB"/>
              </w:rPr>
            </w:pPr>
            <w:r w:rsidRPr="005A4FDC">
              <w:rPr>
                <w:rFonts w:cs="Arial"/>
                <w:color w:val="000000"/>
                <w:sz w:val="22"/>
                <w:szCs w:val="22"/>
              </w:rPr>
              <w:t>£1</w:t>
            </w:r>
            <w:r>
              <w:rPr>
                <w:rFonts w:cs="Arial"/>
                <w:color w:val="000000"/>
                <w:sz w:val="22"/>
                <w:szCs w:val="22"/>
              </w:rPr>
              <w:t>32</w:t>
            </w:r>
          </w:p>
        </w:tc>
        <w:tc>
          <w:tcPr>
            <w:tcW w:w="1765" w:type="dxa"/>
            <w:noWrap/>
            <w:vAlign w:val="center"/>
          </w:tcPr>
          <w:p w:rsidRPr="005029CB" w:rsidR="00900680" w:rsidP="00515D07" w:rsidRDefault="00900680" w14:paraId="27132213" w14:textId="090F97CE">
            <w:pPr>
              <w:jc w:val="center"/>
              <w:rPr>
                <w:rFonts w:cs="Arial"/>
                <w:color w:val="000000"/>
                <w:sz w:val="22"/>
                <w:szCs w:val="22"/>
                <w:lang w:eastAsia="en-GB"/>
              </w:rPr>
            </w:pPr>
            <w:r w:rsidRPr="005A4FDC">
              <w:rPr>
                <w:rFonts w:cs="Arial"/>
                <w:color w:val="000000"/>
                <w:sz w:val="22"/>
                <w:szCs w:val="22"/>
              </w:rPr>
              <w:t>£3</w:t>
            </w:r>
            <w:r>
              <w:rPr>
                <w:rFonts w:cs="Arial"/>
                <w:color w:val="000000"/>
                <w:sz w:val="22"/>
                <w:szCs w:val="22"/>
              </w:rPr>
              <w:t>54</w:t>
            </w:r>
          </w:p>
        </w:tc>
      </w:tr>
      <w:tr w:rsidRPr="00AE5E35" w:rsidR="00900680" w:rsidTr="43585E7F" w14:paraId="36FBB41C" w14:textId="77777777">
        <w:trPr>
          <w:trHeight w:val="192"/>
          <w:jc w:val="center"/>
        </w:trPr>
        <w:tc>
          <w:tcPr>
            <w:tcW w:w="0" w:type="auto"/>
            <w:vMerge/>
            <w:noWrap/>
          </w:tcPr>
          <w:p w:rsidRPr="00AE5E35" w:rsidR="00900680" w:rsidP="00515D07" w:rsidRDefault="00900680" w14:paraId="5A8BED12" w14:textId="77777777">
            <w:pPr>
              <w:jc w:val="center"/>
              <w:rPr>
                <w:rFonts w:cs="Arial"/>
                <w:color w:val="000000"/>
                <w:sz w:val="22"/>
                <w:szCs w:val="22"/>
                <w:lang w:eastAsia="en-GB"/>
              </w:rPr>
            </w:pPr>
          </w:p>
        </w:tc>
        <w:tc>
          <w:tcPr>
            <w:tcW w:w="4117" w:type="dxa"/>
            <w:noWrap/>
          </w:tcPr>
          <w:p w:rsidRPr="00AE5E35" w:rsidR="00900680" w:rsidP="00515D07" w:rsidRDefault="00900680" w14:paraId="4512A0F5" w14:textId="2F70DFEF">
            <w:pPr>
              <w:rPr>
                <w:rFonts w:cs="Arial"/>
                <w:color w:val="000000"/>
                <w:sz w:val="22"/>
                <w:szCs w:val="22"/>
                <w:lang w:eastAsia="en-GB"/>
              </w:rPr>
            </w:pPr>
            <w:r>
              <w:rPr>
                <w:rFonts w:cs="Arial"/>
                <w:color w:val="000000"/>
                <w:sz w:val="22"/>
                <w:szCs w:val="22"/>
                <w:lang w:eastAsia="en-GB"/>
              </w:rPr>
              <w:t>Written assessment cost</w:t>
            </w:r>
            <w:r w:rsidR="008B2C21">
              <w:rPr>
                <w:rFonts w:cs="Arial"/>
                <w:color w:val="000000"/>
                <w:sz w:val="22"/>
                <w:szCs w:val="22"/>
                <w:lang w:eastAsia="en-GB"/>
              </w:rPr>
              <w:t>s</w:t>
            </w:r>
          </w:p>
        </w:tc>
        <w:tc>
          <w:tcPr>
            <w:tcW w:w="1765" w:type="dxa"/>
            <w:noWrap/>
            <w:vAlign w:val="center"/>
          </w:tcPr>
          <w:p w:rsidRPr="00B13ED9" w:rsidR="00900680" w:rsidP="00515D07" w:rsidRDefault="00900680" w14:paraId="76B5B38A" w14:textId="705CCF35">
            <w:pPr>
              <w:jc w:val="center"/>
              <w:rPr>
                <w:rFonts w:cs="Arial"/>
                <w:color w:val="000000"/>
                <w:sz w:val="22"/>
                <w:szCs w:val="22"/>
              </w:rPr>
            </w:pPr>
            <w:r>
              <w:rPr>
                <w:rFonts w:cs="Arial"/>
                <w:color w:val="000000"/>
                <w:sz w:val="22"/>
                <w:szCs w:val="22"/>
              </w:rPr>
              <w:t>£3</w:t>
            </w:r>
          </w:p>
        </w:tc>
        <w:tc>
          <w:tcPr>
            <w:tcW w:w="1884" w:type="dxa"/>
            <w:noWrap/>
            <w:vAlign w:val="center"/>
          </w:tcPr>
          <w:p w:rsidRPr="00B13ED9" w:rsidR="00900680" w:rsidP="00515D07" w:rsidRDefault="00900680" w14:paraId="33B59B7C" w14:textId="31B250A5">
            <w:pPr>
              <w:jc w:val="center"/>
              <w:rPr>
                <w:rFonts w:cs="Arial"/>
                <w:color w:val="000000"/>
                <w:sz w:val="22"/>
                <w:szCs w:val="22"/>
              </w:rPr>
            </w:pPr>
            <w:r>
              <w:rPr>
                <w:rFonts w:cs="Arial"/>
                <w:color w:val="000000"/>
                <w:sz w:val="22"/>
                <w:szCs w:val="22"/>
              </w:rPr>
              <w:t>£3</w:t>
            </w:r>
          </w:p>
        </w:tc>
        <w:tc>
          <w:tcPr>
            <w:tcW w:w="1765" w:type="dxa"/>
            <w:noWrap/>
            <w:vAlign w:val="center"/>
          </w:tcPr>
          <w:p w:rsidRPr="005A4FDC" w:rsidR="00900680" w:rsidP="00515D07" w:rsidRDefault="00900680" w14:paraId="591AC2AE" w14:textId="718088EF">
            <w:pPr>
              <w:jc w:val="center"/>
              <w:rPr>
                <w:rFonts w:cs="Arial"/>
                <w:color w:val="000000"/>
                <w:sz w:val="22"/>
                <w:szCs w:val="22"/>
              </w:rPr>
            </w:pPr>
            <w:r>
              <w:rPr>
                <w:rFonts w:cs="Arial"/>
                <w:color w:val="000000"/>
                <w:sz w:val="22"/>
                <w:szCs w:val="22"/>
              </w:rPr>
              <w:t>£3</w:t>
            </w:r>
          </w:p>
        </w:tc>
        <w:tc>
          <w:tcPr>
            <w:tcW w:w="1765" w:type="dxa"/>
            <w:noWrap/>
            <w:vAlign w:val="center"/>
          </w:tcPr>
          <w:p w:rsidRPr="005A4FDC" w:rsidR="00900680" w:rsidP="00515D07" w:rsidRDefault="00900680" w14:paraId="72AB76DB" w14:textId="2F2CE583">
            <w:pPr>
              <w:jc w:val="center"/>
              <w:rPr>
                <w:rFonts w:cs="Arial"/>
                <w:color w:val="000000"/>
                <w:sz w:val="22"/>
                <w:szCs w:val="22"/>
              </w:rPr>
            </w:pPr>
            <w:r>
              <w:rPr>
                <w:rFonts w:cs="Arial"/>
                <w:color w:val="000000"/>
                <w:sz w:val="22"/>
                <w:szCs w:val="22"/>
              </w:rPr>
              <w:t>£3</w:t>
            </w:r>
          </w:p>
        </w:tc>
      </w:tr>
      <w:tr w:rsidRPr="00AE5E35" w:rsidR="00233CC3" w:rsidTr="009E7A40" w14:paraId="4E974CBE" w14:textId="77777777">
        <w:trPr>
          <w:trHeight w:val="192"/>
          <w:jc w:val="center"/>
        </w:trPr>
        <w:tc>
          <w:tcPr>
            <w:tcW w:w="4339" w:type="dxa"/>
            <w:gridSpan w:val="2"/>
            <w:noWrap/>
            <w:hideMark/>
          </w:tcPr>
          <w:p w:rsidRPr="00AE5E35" w:rsidR="00233CC3" w:rsidP="00515D07" w:rsidRDefault="00233CC3" w14:paraId="346E24A3" w14:textId="77777777">
            <w:pPr>
              <w:rPr>
                <w:rFonts w:cs="Arial"/>
                <w:color w:val="000000"/>
                <w:sz w:val="22"/>
                <w:szCs w:val="22"/>
                <w:lang w:eastAsia="en-GB"/>
              </w:rPr>
            </w:pPr>
            <w:r w:rsidRPr="00AE5E35">
              <w:rPr>
                <w:rFonts w:cs="Arial"/>
                <w:color w:val="000000"/>
                <w:sz w:val="22"/>
                <w:szCs w:val="22"/>
                <w:lang w:eastAsia="en-GB"/>
              </w:rPr>
              <w:t>Policy costs to apply best practices in recycling collections</w:t>
            </w:r>
          </w:p>
        </w:tc>
        <w:tc>
          <w:tcPr>
            <w:tcW w:w="1765" w:type="dxa"/>
            <w:noWrap/>
            <w:vAlign w:val="center"/>
          </w:tcPr>
          <w:p w:rsidRPr="00B13ED9" w:rsidR="00233CC3" w:rsidP="00515D07" w:rsidRDefault="00233CC3" w14:paraId="00806373" w14:textId="079112B2">
            <w:pPr>
              <w:jc w:val="center"/>
              <w:rPr>
                <w:rFonts w:cs="Arial"/>
                <w:color w:val="000000"/>
                <w:sz w:val="22"/>
                <w:szCs w:val="22"/>
                <w:lang w:eastAsia="en-GB"/>
              </w:rPr>
            </w:pPr>
            <w:r w:rsidRPr="00B13ED9">
              <w:rPr>
                <w:rFonts w:cs="Arial"/>
                <w:color w:val="000000"/>
                <w:sz w:val="22"/>
                <w:szCs w:val="22"/>
              </w:rPr>
              <w:t>£6</w:t>
            </w:r>
            <w:r w:rsidR="009719C5">
              <w:rPr>
                <w:rFonts w:cs="Arial"/>
                <w:color w:val="000000"/>
                <w:sz w:val="22"/>
                <w:szCs w:val="22"/>
              </w:rPr>
              <w:t>5</w:t>
            </w:r>
          </w:p>
        </w:tc>
        <w:tc>
          <w:tcPr>
            <w:tcW w:w="1884" w:type="dxa"/>
            <w:noWrap/>
            <w:vAlign w:val="center"/>
          </w:tcPr>
          <w:p w:rsidRPr="00B13ED9" w:rsidR="00233CC3" w:rsidP="00515D07" w:rsidRDefault="00233CC3" w14:paraId="5873EB46" w14:textId="6386F137">
            <w:pPr>
              <w:jc w:val="center"/>
              <w:rPr>
                <w:rFonts w:cs="Arial"/>
                <w:color w:val="000000"/>
                <w:sz w:val="22"/>
                <w:szCs w:val="22"/>
                <w:lang w:eastAsia="en-GB"/>
              </w:rPr>
            </w:pPr>
            <w:r w:rsidRPr="00B13ED9">
              <w:rPr>
                <w:rFonts w:cs="Arial"/>
                <w:color w:val="000000"/>
                <w:sz w:val="22"/>
                <w:szCs w:val="22"/>
              </w:rPr>
              <w:t>£6</w:t>
            </w:r>
            <w:r w:rsidR="00F360CD">
              <w:rPr>
                <w:rFonts w:cs="Arial"/>
                <w:color w:val="000000"/>
                <w:sz w:val="22"/>
                <w:szCs w:val="22"/>
              </w:rPr>
              <w:t>5</w:t>
            </w:r>
          </w:p>
        </w:tc>
        <w:tc>
          <w:tcPr>
            <w:tcW w:w="1765" w:type="dxa"/>
            <w:noWrap/>
            <w:vAlign w:val="center"/>
          </w:tcPr>
          <w:p w:rsidRPr="005029CB" w:rsidR="00233CC3" w:rsidP="00515D07" w:rsidRDefault="00233CC3" w14:paraId="7215B49E" w14:textId="4AE0AE8B">
            <w:pPr>
              <w:jc w:val="center"/>
              <w:rPr>
                <w:rFonts w:cs="Arial"/>
                <w:color w:val="000000"/>
                <w:sz w:val="22"/>
                <w:szCs w:val="22"/>
                <w:lang w:eastAsia="en-GB"/>
              </w:rPr>
            </w:pPr>
            <w:r w:rsidRPr="005A4FDC">
              <w:rPr>
                <w:rFonts w:cs="Arial"/>
                <w:color w:val="000000"/>
                <w:sz w:val="22"/>
                <w:szCs w:val="22"/>
              </w:rPr>
              <w:t>£6</w:t>
            </w:r>
            <w:r w:rsidR="00F360CD">
              <w:rPr>
                <w:rFonts w:cs="Arial"/>
                <w:color w:val="000000"/>
                <w:sz w:val="22"/>
                <w:szCs w:val="22"/>
              </w:rPr>
              <w:t>5</w:t>
            </w:r>
          </w:p>
        </w:tc>
        <w:tc>
          <w:tcPr>
            <w:tcW w:w="1765" w:type="dxa"/>
            <w:noWrap/>
            <w:vAlign w:val="center"/>
          </w:tcPr>
          <w:p w:rsidRPr="005029CB" w:rsidR="00233CC3" w:rsidP="00515D07" w:rsidRDefault="00233CC3" w14:paraId="45BF150C" w14:textId="2894D534">
            <w:pPr>
              <w:jc w:val="center"/>
              <w:rPr>
                <w:rFonts w:cs="Arial"/>
                <w:color w:val="000000"/>
                <w:sz w:val="22"/>
                <w:szCs w:val="22"/>
                <w:lang w:eastAsia="en-GB"/>
              </w:rPr>
            </w:pPr>
            <w:r w:rsidRPr="005A4FDC">
              <w:rPr>
                <w:rFonts w:cs="Arial"/>
                <w:color w:val="000000"/>
                <w:sz w:val="22"/>
                <w:szCs w:val="22"/>
              </w:rPr>
              <w:t>£6</w:t>
            </w:r>
            <w:r w:rsidR="00F360CD">
              <w:rPr>
                <w:rFonts w:cs="Arial"/>
                <w:color w:val="000000"/>
                <w:sz w:val="22"/>
                <w:szCs w:val="22"/>
              </w:rPr>
              <w:t>5</w:t>
            </w:r>
          </w:p>
        </w:tc>
      </w:tr>
      <w:tr w:rsidRPr="00AE5E35" w:rsidR="005029CB" w:rsidTr="009E7A40" w14:paraId="77F0F7A7" w14:textId="77777777">
        <w:trPr>
          <w:trHeight w:val="192"/>
          <w:jc w:val="center"/>
        </w:trPr>
        <w:tc>
          <w:tcPr>
            <w:tcW w:w="4339" w:type="dxa"/>
            <w:gridSpan w:val="2"/>
            <w:noWrap/>
            <w:hideMark/>
          </w:tcPr>
          <w:p w:rsidRPr="00AE5E35" w:rsidR="005029CB" w:rsidP="005029CB" w:rsidRDefault="005029CB" w14:paraId="1D67F7A2" w14:textId="77777777">
            <w:pPr>
              <w:rPr>
                <w:rFonts w:cs="Arial"/>
                <w:b/>
                <w:bCs/>
                <w:color w:val="000000"/>
                <w:sz w:val="22"/>
                <w:szCs w:val="22"/>
                <w:lang w:eastAsia="en-GB"/>
              </w:rPr>
            </w:pPr>
            <w:r w:rsidRPr="00AE5E35">
              <w:rPr>
                <w:rFonts w:cs="Arial"/>
                <w:b/>
                <w:bCs/>
                <w:color w:val="000000"/>
                <w:sz w:val="22"/>
                <w:szCs w:val="22"/>
                <w:lang w:eastAsia="en-GB"/>
              </w:rPr>
              <w:t>Social costs (total)</w:t>
            </w:r>
          </w:p>
        </w:tc>
        <w:tc>
          <w:tcPr>
            <w:tcW w:w="1765" w:type="dxa"/>
            <w:noWrap/>
            <w:vAlign w:val="center"/>
          </w:tcPr>
          <w:p w:rsidRPr="00B13ED9" w:rsidR="005029CB" w:rsidP="005029CB" w:rsidRDefault="005029CB" w14:paraId="3893B6D4" w14:textId="70C3E309">
            <w:pPr>
              <w:jc w:val="center"/>
              <w:rPr>
                <w:rFonts w:cs="Arial"/>
                <w:b/>
                <w:bCs/>
                <w:color w:val="000000"/>
                <w:sz w:val="22"/>
                <w:szCs w:val="22"/>
                <w:lang w:eastAsia="en-GB"/>
              </w:rPr>
            </w:pPr>
            <w:r w:rsidRPr="00B13ED9">
              <w:rPr>
                <w:rFonts w:cs="Arial"/>
                <w:b/>
                <w:bCs/>
                <w:color w:val="000000"/>
                <w:sz w:val="22"/>
                <w:szCs w:val="22"/>
              </w:rPr>
              <w:t>£3,</w:t>
            </w:r>
            <w:r w:rsidRPr="00B13ED9" w:rsidR="004623D8">
              <w:rPr>
                <w:rFonts w:cs="Arial"/>
                <w:b/>
                <w:bCs/>
                <w:color w:val="000000"/>
                <w:sz w:val="22"/>
                <w:szCs w:val="22"/>
              </w:rPr>
              <w:t>1</w:t>
            </w:r>
            <w:r w:rsidR="00C25E29">
              <w:rPr>
                <w:rFonts w:cs="Arial"/>
                <w:b/>
                <w:bCs/>
                <w:color w:val="000000"/>
                <w:sz w:val="22"/>
                <w:szCs w:val="22"/>
              </w:rPr>
              <w:t>5</w:t>
            </w:r>
            <w:r w:rsidR="00743AAF">
              <w:rPr>
                <w:rFonts w:cs="Arial"/>
                <w:b/>
                <w:bCs/>
                <w:color w:val="000000"/>
                <w:sz w:val="22"/>
                <w:szCs w:val="22"/>
              </w:rPr>
              <w:t>3</w:t>
            </w:r>
          </w:p>
        </w:tc>
        <w:tc>
          <w:tcPr>
            <w:tcW w:w="1884" w:type="dxa"/>
            <w:noWrap/>
            <w:vAlign w:val="center"/>
          </w:tcPr>
          <w:p w:rsidRPr="00B13ED9" w:rsidR="005029CB" w:rsidP="005029CB" w:rsidRDefault="005029CB" w14:paraId="15D9A69B" w14:textId="25E9C47C">
            <w:pPr>
              <w:jc w:val="center"/>
              <w:rPr>
                <w:rFonts w:cs="Arial"/>
                <w:b/>
                <w:bCs/>
                <w:color w:val="000000"/>
                <w:sz w:val="22"/>
                <w:szCs w:val="22"/>
                <w:lang w:eastAsia="en-GB"/>
              </w:rPr>
            </w:pPr>
            <w:r w:rsidRPr="00B13ED9">
              <w:rPr>
                <w:rFonts w:cs="Arial"/>
                <w:b/>
                <w:bCs/>
                <w:color w:val="000000"/>
                <w:sz w:val="22"/>
                <w:szCs w:val="22"/>
              </w:rPr>
              <w:t>£</w:t>
            </w:r>
            <w:r w:rsidRPr="00B13ED9" w:rsidR="006E25D3">
              <w:rPr>
                <w:rFonts w:cs="Arial"/>
                <w:b/>
                <w:bCs/>
                <w:color w:val="000000"/>
                <w:sz w:val="22"/>
                <w:szCs w:val="22"/>
              </w:rPr>
              <w:t>7,</w:t>
            </w:r>
            <w:r w:rsidRPr="00B13ED9" w:rsidR="00E43197">
              <w:rPr>
                <w:rFonts w:cs="Arial"/>
                <w:b/>
                <w:bCs/>
                <w:color w:val="000000"/>
                <w:sz w:val="22"/>
                <w:szCs w:val="22"/>
              </w:rPr>
              <w:t>09</w:t>
            </w:r>
            <w:r w:rsidR="00EF6D8C">
              <w:rPr>
                <w:rFonts w:cs="Arial"/>
                <w:b/>
                <w:bCs/>
                <w:color w:val="000000"/>
                <w:sz w:val="22"/>
                <w:szCs w:val="22"/>
              </w:rPr>
              <w:t>9</w:t>
            </w:r>
          </w:p>
        </w:tc>
        <w:tc>
          <w:tcPr>
            <w:tcW w:w="1765" w:type="dxa"/>
            <w:noWrap/>
            <w:vAlign w:val="center"/>
          </w:tcPr>
          <w:p w:rsidRPr="005029CB" w:rsidR="005029CB" w:rsidP="005029CB" w:rsidRDefault="005029CB" w14:paraId="59D935A4" w14:textId="14239866">
            <w:pPr>
              <w:jc w:val="center"/>
              <w:rPr>
                <w:rFonts w:cs="Arial"/>
                <w:b/>
                <w:bCs/>
                <w:color w:val="000000"/>
                <w:sz w:val="22"/>
                <w:szCs w:val="22"/>
                <w:lang w:eastAsia="en-GB"/>
              </w:rPr>
            </w:pPr>
            <w:r w:rsidRPr="005029CB">
              <w:rPr>
                <w:rFonts w:cs="Arial"/>
                <w:b/>
                <w:bCs/>
                <w:color w:val="000000"/>
                <w:sz w:val="22"/>
                <w:szCs w:val="22"/>
              </w:rPr>
              <w:t>-£5</w:t>
            </w:r>
            <w:r w:rsidR="00EF6D8C">
              <w:rPr>
                <w:rFonts w:cs="Arial"/>
                <w:b/>
                <w:bCs/>
                <w:color w:val="000000"/>
                <w:sz w:val="22"/>
                <w:szCs w:val="22"/>
              </w:rPr>
              <w:t>49</w:t>
            </w:r>
          </w:p>
        </w:tc>
        <w:tc>
          <w:tcPr>
            <w:tcW w:w="1765" w:type="dxa"/>
            <w:noWrap/>
            <w:vAlign w:val="center"/>
          </w:tcPr>
          <w:p w:rsidRPr="005029CB" w:rsidR="005029CB" w:rsidP="005029CB" w:rsidRDefault="005029CB" w14:paraId="7CEBAA4B" w14:textId="349A423E">
            <w:pPr>
              <w:jc w:val="center"/>
              <w:rPr>
                <w:rFonts w:cs="Arial"/>
                <w:b/>
                <w:bCs/>
                <w:color w:val="000000"/>
                <w:sz w:val="22"/>
                <w:szCs w:val="22"/>
                <w:lang w:eastAsia="en-GB"/>
              </w:rPr>
            </w:pPr>
            <w:r w:rsidRPr="005029CB">
              <w:rPr>
                <w:rFonts w:cs="Arial"/>
                <w:b/>
                <w:bCs/>
                <w:color w:val="000000"/>
                <w:sz w:val="22"/>
                <w:szCs w:val="22"/>
              </w:rPr>
              <w:t>£3,</w:t>
            </w:r>
            <w:r w:rsidR="00C83F86">
              <w:rPr>
                <w:rFonts w:cs="Arial"/>
                <w:b/>
                <w:bCs/>
                <w:color w:val="000000"/>
                <w:sz w:val="22"/>
                <w:szCs w:val="22"/>
              </w:rPr>
              <w:t>39</w:t>
            </w:r>
            <w:r w:rsidR="00EF6D8C">
              <w:rPr>
                <w:rFonts w:cs="Arial"/>
                <w:b/>
                <w:bCs/>
                <w:color w:val="000000"/>
                <w:sz w:val="22"/>
                <w:szCs w:val="22"/>
              </w:rPr>
              <w:t>8</w:t>
            </w:r>
          </w:p>
        </w:tc>
      </w:tr>
      <w:tr w:rsidRPr="00AE5E35" w:rsidR="005029CB" w:rsidTr="009E7A40" w14:paraId="4CD70EA7" w14:textId="77777777">
        <w:trPr>
          <w:trHeight w:val="545"/>
          <w:jc w:val="center"/>
        </w:trPr>
        <w:tc>
          <w:tcPr>
            <w:tcW w:w="4339" w:type="dxa"/>
            <w:gridSpan w:val="2"/>
            <w:noWrap/>
            <w:hideMark/>
          </w:tcPr>
          <w:p w:rsidRPr="00AE5E35" w:rsidR="005029CB" w:rsidP="005029CB" w:rsidRDefault="005029CB" w14:paraId="7259BDF9" w14:textId="77777777">
            <w:pPr>
              <w:rPr>
                <w:rFonts w:cs="Arial"/>
                <w:b/>
                <w:bCs/>
                <w:color w:val="000000"/>
                <w:sz w:val="22"/>
                <w:szCs w:val="22"/>
                <w:lang w:eastAsia="en-GB"/>
              </w:rPr>
            </w:pPr>
            <w:r w:rsidRPr="00AE5E35">
              <w:rPr>
                <w:rFonts w:cs="Arial"/>
                <w:b/>
                <w:bCs/>
                <w:color w:val="000000"/>
                <w:sz w:val="22"/>
                <w:szCs w:val="22"/>
                <w:lang w:eastAsia="en-GB"/>
              </w:rPr>
              <w:t>Net present value, costs (-) / savings (+)</w:t>
            </w:r>
          </w:p>
        </w:tc>
        <w:tc>
          <w:tcPr>
            <w:tcW w:w="1765" w:type="dxa"/>
            <w:noWrap/>
            <w:vAlign w:val="center"/>
          </w:tcPr>
          <w:p w:rsidRPr="00B13ED9" w:rsidR="005029CB" w:rsidP="005029CB" w:rsidRDefault="005029CB" w14:paraId="77D9E07B" w14:textId="1CEC1F6A">
            <w:pPr>
              <w:jc w:val="center"/>
              <w:rPr>
                <w:rFonts w:cs="Arial"/>
                <w:b/>
                <w:bCs/>
                <w:color w:val="000000"/>
                <w:sz w:val="22"/>
                <w:szCs w:val="22"/>
                <w:lang w:eastAsia="en-GB"/>
              </w:rPr>
            </w:pPr>
            <w:r w:rsidRPr="00B13ED9">
              <w:rPr>
                <w:rFonts w:cs="Arial"/>
                <w:b/>
                <w:bCs/>
                <w:color w:val="000000"/>
                <w:sz w:val="22"/>
                <w:szCs w:val="22"/>
              </w:rPr>
              <w:t>£5,</w:t>
            </w:r>
            <w:r w:rsidRPr="00B13ED9" w:rsidR="004623D8">
              <w:rPr>
                <w:rFonts w:cs="Arial"/>
                <w:b/>
                <w:bCs/>
                <w:color w:val="000000"/>
                <w:sz w:val="22"/>
                <w:szCs w:val="22"/>
              </w:rPr>
              <w:t>78</w:t>
            </w:r>
            <w:r w:rsidR="00A7485E">
              <w:rPr>
                <w:rFonts w:cs="Arial"/>
                <w:b/>
                <w:bCs/>
                <w:color w:val="000000"/>
                <w:sz w:val="22"/>
                <w:szCs w:val="22"/>
              </w:rPr>
              <w:t>4</w:t>
            </w:r>
          </w:p>
        </w:tc>
        <w:tc>
          <w:tcPr>
            <w:tcW w:w="1884" w:type="dxa"/>
            <w:noWrap/>
            <w:vAlign w:val="center"/>
          </w:tcPr>
          <w:p w:rsidRPr="00B13ED9" w:rsidR="005029CB" w:rsidP="005029CB" w:rsidRDefault="005029CB" w14:paraId="7C85C597" w14:textId="297DE5A6">
            <w:pPr>
              <w:jc w:val="center"/>
              <w:rPr>
                <w:rFonts w:cs="Arial"/>
                <w:b/>
                <w:bCs/>
                <w:color w:val="000000"/>
                <w:sz w:val="22"/>
                <w:szCs w:val="22"/>
                <w:lang w:eastAsia="en-GB"/>
              </w:rPr>
            </w:pPr>
            <w:r w:rsidRPr="00B13ED9">
              <w:rPr>
                <w:rFonts w:cs="Arial"/>
                <w:b/>
                <w:bCs/>
                <w:color w:val="000000"/>
                <w:sz w:val="22"/>
                <w:szCs w:val="22"/>
              </w:rPr>
              <w:t>£4,</w:t>
            </w:r>
            <w:r w:rsidRPr="00B13ED9" w:rsidR="006E25D3">
              <w:rPr>
                <w:rFonts w:cs="Arial"/>
                <w:b/>
                <w:bCs/>
                <w:color w:val="000000"/>
                <w:sz w:val="22"/>
                <w:szCs w:val="22"/>
              </w:rPr>
              <w:t>9</w:t>
            </w:r>
            <w:r w:rsidR="002D1653">
              <w:rPr>
                <w:rFonts w:cs="Arial"/>
                <w:b/>
                <w:bCs/>
                <w:color w:val="000000"/>
                <w:sz w:val="22"/>
                <w:szCs w:val="22"/>
              </w:rPr>
              <w:t>86</w:t>
            </w:r>
          </w:p>
        </w:tc>
        <w:tc>
          <w:tcPr>
            <w:tcW w:w="1765" w:type="dxa"/>
            <w:noWrap/>
            <w:vAlign w:val="center"/>
          </w:tcPr>
          <w:p w:rsidRPr="005029CB" w:rsidR="005029CB" w:rsidP="005029CB" w:rsidRDefault="005029CB" w14:paraId="32FA3C40" w14:textId="5DDFD75C">
            <w:pPr>
              <w:jc w:val="center"/>
              <w:rPr>
                <w:rFonts w:cs="Arial"/>
                <w:b/>
                <w:bCs/>
                <w:color w:val="000000"/>
                <w:sz w:val="22"/>
                <w:szCs w:val="22"/>
                <w:lang w:eastAsia="en-GB"/>
              </w:rPr>
            </w:pPr>
            <w:r w:rsidRPr="005029CB">
              <w:rPr>
                <w:rFonts w:cs="Arial"/>
                <w:b/>
                <w:bCs/>
                <w:color w:val="000000"/>
                <w:sz w:val="22"/>
                <w:szCs w:val="22"/>
              </w:rPr>
              <w:t>£6,</w:t>
            </w:r>
            <w:r w:rsidR="00D54940">
              <w:rPr>
                <w:rFonts w:cs="Arial"/>
                <w:b/>
                <w:bCs/>
                <w:color w:val="000000"/>
                <w:sz w:val="22"/>
                <w:szCs w:val="22"/>
              </w:rPr>
              <w:t>6</w:t>
            </w:r>
            <w:r w:rsidR="002D1653">
              <w:rPr>
                <w:rFonts w:cs="Arial"/>
                <w:b/>
                <w:bCs/>
                <w:color w:val="000000"/>
                <w:sz w:val="22"/>
                <w:szCs w:val="22"/>
              </w:rPr>
              <w:t>6</w:t>
            </w:r>
            <w:r w:rsidR="00B95E78">
              <w:rPr>
                <w:rFonts w:cs="Arial"/>
                <w:b/>
                <w:bCs/>
                <w:color w:val="000000"/>
                <w:sz w:val="22"/>
                <w:szCs w:val="22"/>
              </w:rPr>
              <w:t>5</w:t>
            </w:r>
          </w:p>
        </w:tc>
        <w:tc>
          <w:tcPr>
            <w:tcW w:w="1765" w:type="dxa"/>
            <w:noWrap/>
            <w:vAlign w:val="center"/>
          </w:tcPr>
          <w:p w:rsidRPr="005029CB" w:rsidR="005029CB" w:rsidP="005029CB" w:rsidRDefault="005029CB" w14:paraId="44E6299C" w14:textId="4C3C4ACA">
            <w:pPr>
              <w:jc w:val="center"/>
              <w:rPr>
                <w:rFonts w:cs="Arial"/>
                <w:b/>
                <w:bCs/>
                <w:color w:val="000000"/>
                <w:sz w:val="22"/>
                <w:szCs w:val="22"/>
                <w:lang w:eastAsia="en-GB"/>
              </w:rPr>
            </w:pPr>
            <w:r w:rsidRPr="43585E7F">
              <w:rPr>
                <w:rFonts w:cs="Arial"/>
                <w:b/>
                <w:bCs/>
                <w:color w:val="000000" w:themeColor="text1"/>
                <w:sz w:val="22"/>
                <w:szCs w:val="22"/>
              </w:rPr>
              <w:t>£5,</w:t>
            </w:r>
            <w:r w:rsidRPr="43585E7F" w:rsidR="00CA4A26">
              <w:rPr>
                <w:rFonts w:cs="Arial"/>
                <w:b/>
                <w:bCs/>
                <w:color w:val="000000" w:themeColor="text1"/>
                <w:sz w:val="22"/>
                <w:szCs w:val="22"/>
              </w:rPr>
              <w:t>9</w:t>
            </w:r>
            <w:r w:rsidRPr="43585E7F" w:rsidR="002D1653">
              <w:rPr>
                <w:rFonts w:cs="Arial"/>
                <w:b/>
                <w:bCs/>
                <w:color w:val="000000" w:themeColor="text1"/>
                <w:sz w:val="22"/>
                <w:szCs w:val="22"/>
              </w:rPr>
              <w:t>15</w:t>
            </w:r>
          </w:p>
        </w:tc>
      </w:tr>
    </w:tbl>
    <w:p w:rsidRPr="002068E6" w:rsidR="00554C21" w:rsidP="00554C21" w:rsidRDefault="00554C21" w14:paraId="2570AACF" w14:textId="739142DB">
      <w:pPr>
        <w:rPr>
          <w:rFonts w:cs="Arial"/>
          <w:sz w:val="22"/>
          <w:szCs w:val="22"/>
        </w:rPr>
      </w:pPr>
      <w:r w:rsidRPr="00451F33">
        <w:rPr>
          <w:rFonts w:cs="Arial"/>
          <w:sz w:val="22"/>
          <w:szCs w:val="22"/>
        </w:rPr>
        <w:t>Source: Defra</w:t>
      </w:r>
      <w:r w:rsidR="00641A00">
        <w:rPr>
          <w:rFonts w:cs="Arial"/>
          <w:sz w:val="22"/>
          <w:szCs w:val="22"/>
        </w:rPr>
        <w:t>’s</w:t>
      </w:r>
      <w:r w:rsidRPr="00451F33">
        <w:rPr>
          <w:rFonts w:cs="Arial"/>
          <w:sz w:val="22"/>
          <w:szCs w:val="22"/>
        </w:rPr>
        <w:t xml:space="preserve"> analysis </w:t>
      </w:r>
      <w:r w:rsidR="0019135C">
        <w:rPr>
          <w:rFonts w:cs="Arial"/>
          <w:sz w:val="22"/>
          <w:szCs w:val="22"/>
        </w:rPr>
        <w:t>based on</w:t>
      </w:r>
      <w:r w:rsidRPr="00451F33">
        <w:rPr>
          <w:rFonts w:cs="Arial"/>
          <w:sz w:val="22"/>
          <w:szCs w:val="22"/>
        </w:rPr>
        <w:t xml:space="preserve"> WRAP’s modelling</w:t>
      </w:r>
    </w:p>
    <w:p w:rsidR="00D4571B" w:rsidRDefault="00D4571B" w14:paraId="14A5CD9D" w14:textId="632CB8FE">
      <w:pPr>
        <w:rPr>
          <w:rFonts w:eastAsia="Calibri" w:cs="Arial"/>
          <w:b/>
          <w:bCs/>
        </w:rPr>
      </w:pPr>
      <w:r>
        <w:rPr>
          <w:rFonts w:eastAsia="Calibri" w:cs="Arial"/>
          <w:b/>
          <w:bCs/>
        </w:rPr>
        <w:br w:type="page"/>
      </w:r>
    </w:p>
    <w:p w:rsidR="009257A1" w:rsidRDefault="009257A1" w14:paraId="45C1D3DF" w14:textId="77777777">
      <w:pPr>
        <w:rPr>
          <w:rFonts w:eastAsia="Calibri" w:cs="Arial"/>
          <w:b/>
          <w:bCs/>
        </w:rPr>
      </w:pPr>
    </w:p>
    <w:p w:rsidRPr="00AE5E35" w:rsidR="00554C21" w:rsidP="00554C21" w:rsidRDefault="00554C21" w14:paraId="62B454F9" w14:textId="279B8764">
      <w:pPr>
        <w:pStyle w:val="NoSpacing"/>
        <w:rPr>
          <w:rFonts w:ascii="Arial" w:hAnsi="Arial" w:cs="Arial"/>
          <w:b/>
          <w:bCs/>
          <w:sz w:val="24"/>
          <w:szCs w:val="24"/>
        </w:rPr>
      </w:pPr>
      <w:r w:rsidRPr="00AE5E35">
        <w:rPr>
          <w:rFonts w:ascii="Arial" w:hAnsi="Arial" w:cs="Arial"/>
          <w:b/>
          <w:bCs/>
          <w:sz w:val="24"/>
          <w:szCs w:val="24"/>
        </w:rPr>
        <w:t>Table 4</w:t>
      </w:r>
      <w:r w:rsidR="00C737D7">
        <w:rPr>
          <w:rFonts w:ascii="Arial" w:hAnsi="Arial" w:cs="Arial"/>
          <w:b/>
          <w:bCs/>
          <w:sz w:val="24"/>
          <w:szCs w:val="24"/>
        </w:rPr>
        <w:t>7</w:t>
      </w:r>
      <w:r w:rsidRPr="00AE5E35">
        <w:rPr>
          <w:rFonts w:ascii="Arial" w:hAnsi="Arial" w:cs="Arial"/>
          <w:b/>
          <w:bCs/>
          <w:sz w:val="24"/>
          <w:szCs w:val="24"/>
        </w:rPr>
        <w:t>: High benefit, low cost, analysis, for the municipal scenarios 1M-4M, (</w:t>
      </w:r>
      <w:r w:rsidRPr="00AE5E35">
        <w:rPr>
          <w:rFonts w:ascii="Arial" w:hAnsi="Arial" w:cs="Arial"/>
          <w:b/>
          <w:bCs/>
          <w:i/>
          <w:sz w:val="24"/>
          <w:szCs w:val="24"/>
        </w:rPr>
        <w:t>with</w:t>
      </w:r>
      <w:r w:rsidRPr="00AE5E35">
        <w:rPr>
          <w:rFonts w:ascii="Arial" w:hAnsi="Arial" w:cs="Arial"/>
          <w:b/>
          <w:bCs/>
          <w:sz w:val="24"/>
          <w:szCs w:val="24"/>
        </w:rPr>
        <w:t xml:space="preserve"> DRS effects, 2020 prices, discounted (£m)).</w:t>
      </w:r>
    </w:p>
    <w:tbl>
      <w:tblPr>
        <w:tblStyle w:val="TableGrid1"/>
        <w:tblW w:w="10814" w:type="dxa"/>
        <w:jc w:val="center"/>
        <w:tblLook w:val="04A0" w:firstRow="1" w:lastRow="0" w:firstColumn="1" w:lastColumn="0" w:noHBand="0" w:noVBand="1"/>
      </w:tblPr>
      <w:tblGrid>
        <w:gridCol w:w="225"/>
        <w:gridCol w:w="4214"/>
        <w:gridCol w:w="1649"/>
        <w:gridCol w:w="1560"/>
        <w:gridCol w:w="1515"/>
        <w:gridCol w:w="1651"/>
      </w:tblGrid>
      <w:tr w:rsidRPr="00AE5E35" w:rsidR="00233CC3" w:rsidTr="7C995945" w14:paraId="4B59FAB3" w14:textId="77777777">
        <w:trPr>
          <w:trHeight w:val="147"/>
          <w:jc w:val="center"/>
        </w:trPr>
        <w:tc>
          <w:tcPr>
            <w:tcW w:w="4439" w:type="dxa"/>
            <w:gridSpan w:val="2"/>
            <w:noWrap/>
            <w:hideMark/>
          </w:tcPr>
          <w:p w:rsidRPr="00AE5E35" w:rsidR="00233CC3" w:rsidP="00515D07" w:rsidRDefault="00233CC3" w14:paraId="1A327337" w14:textId="77777777">
            <w:pPr>
              <w:rPr>
                <w:rFonts w:ascii="Times New Roman" w:hAnsi="Times New Roman"/>
                <w:sz w:val="22"/>
                <w:szCs w:val="22"/>
                <w:lang w:eastAsia="en-GB"/>
              </w:rPr>
            </w:pPr>
            <w:bookmarkStart w:name="_Hlk96512426" w:id="130"/>
          </w:p>
        </w:tc>
        <w:tc>
          <w:tcPr>
            <w:tcW w:w="1649" w:type="dxa"/>
            <w:noWrap/>
            <w:hideMark/>
          </w:tcPr>
          <w:p w:rsidRPr="00AE5E35" w:rsidR="00233CC3" w:rsidP="00515D07" w:rsidRDefault="00233CC3" w14:paraId="1C7AD4C8" w14:textId="77777777">
            <w:pPr>
              <w:jc w:val="center"/>
              <w:rPr>
                <w:rFonts w:cs="Arial"/>
                <w:b/>
                <w:bCs/>
                <w:color w:val="000000"/>
                <w:sz w:val="22"/>
                <w:szCs w:val="22"/>
                <w:lang w:eastAsia="en-GB"/>
              </w:rPr>
            </w:pPr>
            <w:r w:rsidRPr="00AE5E35">
              <w:rPr>
                <w:rFonts w:cs="Arial"/>
                <w:b/>
                <w:bCs/>
                <w:color w:val="000000"/>
                <w:sz w:val="22"/>
                <w:szCs w:val="22"/>
                <w:lang w:eastAsia="en-GB"/>
              </w:rPr>
              <w:t>Option 1M</w:t>
            </w:r>
          </w:p>
        </w:tc>
        <w:tc>
          <w:tcPr>
            <w:tcW w:w="1560" w:type="dxa"/>
            <w:noWrap/>
            <w:hideMark/>
          </w:tcPr>
          <w:p w:rsidRPr="00AE5E35" w:rsidR="00233CC3" w:rsidP="00515D07" w:rsidRDefault="00233CC3" w14:paraId="2F41C14B" w14:textId="77777777">
            <w:pPr>
              <w:jc w:val="center"/>
              <w:rPr>
                <w:rFonts w:cs="Arial"/>
                <w:b/>
                <w:bCs/>
                <w:color w:val="000000"/>
                <w:sz w:val="22"/>
                <w:szCs w:val="22"/>
                <w:lang w:eastAsia="en-GB"/>
              </w:rPr>
            </w:pPr>
            <w:r w:rsidRPr="00AE5E35">
              <w:rPr>
                <w:rFonts w:cs="Arial"/>
                <w:b/>
                <w:bCs/>
                <w:color w:val="000000"/>
                <w:sz w:val="22"/>
                <w:szCs w:val="22"/>
                <w:lang w:eastAsia="en-GB"/>
              </w:rPr>
              <w:t>Option 2M</w:t>
            </w:r>
          </w:p>
        </w:tc>
        <w:tc>
          <w:tcPr>
            <w:tcW w:w="1515" w:type="dxa"/>
            <w:noWrap/>
            <w:hideMark/>
          </w:tcPr>
          <w:p w:rsidRPr="00AE5E35" w:rsidR="00233CC3" w:rsidP="00515D07" w:rsidRDefault="00233CC3" w14:paraId="08A11C69" w14:textId="77777777">
            <w:pPr>
              <w:jc w:val="center"/>
              <w:rPr>
                <w:rFonts w:cs="Arial"/>
                <w:b/>
                <w:bCs/>
                <w:color w:val="000000"/>
                <w:sz w:val="22"/>
                <w:szCs w:val="22"/>
                <w:lang w:eastAsia="en-GB"/>
              </w:rPr>
            </w:pPr>
            <w:r w:rsidRPr="00AE5E35">
              <w:rPr>
                <w:rFonts w:cs="Arial"/>
                <w:b/>
                <w:bCs/>
                <w:color w:val="000000"/>
                <w:sz w:val="22"/>
                <w:szCs w:val="22"/>
                <w:lang w:eastAsia="en-GB"/>
              </w:rPr>
              <w:t>Option 3M</w:t>
            </w:r>
          </w:p>
        </w:tc>
        <w:tc>
          <w:tcPr>
            <w:tcW w:w="1651" w:type="dxa"/>
            <w:noWrap/>
            <w:hideMark/>
          </w:tcPr>
          <w:p w:rsidRPr="00AE5E35" w:rsidR="00233CC3" w:rsidP="00515D07" w:rsidRDefault="00233CC3" w14:paraId="27CBAA88" w14:textId="77777777">
            <w:pPr>
              <w:jc w:val="center"/>
              <w:rPr>
                <w:rFonts w:cs="Arial"/>
                <w:b/>
                <w:bCs/>
                <w:color w:val="000000"/>
                <w:sz w:val="22"/>
                <w:szCs w:val="22"/>
                <w:lang w:eastAsia="en-GB"/>
              </w:rPr>
            </w:pPr>
            <w:r w:rsidRPr="00AE5E35">
              <w:rPr>
                <w:rFonts w:cs="Arial"/>
                <w:b/>
                <w:bCs/>
                <w:color w:val="000000"/>
                <w:sz w:val="22"/>
                <w:szCs w:val="22"/>
                <w:lang w:eastAsia="en-GB"/>
              </w:rPr>
              <w:t>Option 4M</w:t>
            </w:r>
          </w:p>
        </w:tc>
      </w:tr>
      <w:tr w:rsidRPr="00AE5E35" w:rsidR="00233CC3" w:rsidTr="7C995945" w14:paraId="6EE641ED" w14:textId="77777777">
        <w:trPr>
          <w:trHeight w:val="147"/>
          <w:jc w:val="center"/>
        </w:trPr>
        <w:tc>
          <w:tcPr>
            <w:tcW w:w="4439" w:type="dxa"/>
            <w:gridSpan w:val="2"/>
            <w:hideMark/>
          </w:tcPr>
          <w:p w:rsidRPr="00AE5E35" w:rsidR="00233CC3" w:rsidP="00515D07" w:rsidRDefault="00233CC3" w14:paraId="55F36FF4" w14:textId="77777777">
            <w:pPr>
              <w:jc w:val="center"/>
              <w:rPr>
                <w:rFonts w:cs="Arial"/>
                <w:color w:val="000000"/>
                <w:sz w:val="22"/>
                <w:szCs w:val="22"/>
                <w:lang w:eastAsia="en-GB"/>
              </w:rPr>
            </w:pPr>
            <w:r w:rsidRPr="00AE5E35">
              <w:rPr>
                <w:rFonts w:cs="Arial"/>
                <w:color w:val="000000"/>
                <w:sz w:val="22"/>
                <w:szCs w:val="22"/>
                <w:lang w:eastAsia="en-GB"/>
              </w:rPr>
              <w:t>Municipal recycling rate achieved (</w:t>
            </w:r>
            <w:r>
              <w:rPr>
                <w:rFonts w:cs="Arial"/>
                <w:color w:val="000000"/>
                <w:sz w:val="22"/>
                <w:szCs w:val="22"/>
                <w:lang w:eastAsia="en-GB"/>
              </w:rPr>
              <w:t>b</w:t>
            </w:r>
            <w:r w:rsidRPr="00AE5E35">
              <w:rPr>
                <w:rFonts w:cs="Arial"/>
                <w:color w:val="000000"/>
                <w:sz w:val="22"/>
                <w:szCs w:val="22"/>
                <w:lang w:eastAsia="en-GB"/>
              </w:rPr>
              <w:t xml:space="preserve">aseline rate </w:t>
            </w:r>
            <w:r>
              <w:rPr>
                <w:rFonts w:cs="Arial"/>
                <w:color w:val="000000"/>
                <w:sz w:val="22"/>
                <w:szCs w:val="22"/>
                <w:lang w:eastAsia="en-GB"/>
              </w:rPr>
              <w:t>42.3</w:t>
            </w:r>
            <w:r w:rsidRPr="00AE5E35">
              <w:rPr>
                <w:rFonts w:cs="Arial"/>
                <w:color w:val="000000"/>
                <w:sz w:val="22"/>
                <w:szCs w:val="22"/>
                <w:lang w:eastAsia="en-GB"/>
              </w:rPr>
              <w:t>%)</w:t>
            </w:r>
          </w:p>
        </w:tc>
        <w:tc>
          <w:tcPr>
            <w:tcW w:w="1649" w:type="dxa"/>
            <w:noWrap/>
            <w:vAlign w:val="center"/>
          </w:tcPr>
          <w:p w:rsidRPr="00AE5E35" w:rsidR="00233CC3" w:rsidP="00515D07" w:rsidRDefault="00233CC3" w14:paraId="771AD60E" w14:textId="1CA01329">
            <w:pPr>
              <w:jc w:val="center"/>
              <w:rPr>
                <w:rFonts w:cs="Arial"/>
                <w:color w:val="000000"/>
                <w:sz w:val="22"/>
                <w:szCs w:val="22"/>
                <w:lang w:eastAsia="en-GB"/>
              </w:rPr>
            </w:pPr>
            <w:r>
              <w:rPr>
                <w:rFonts w:cs="Arial"/>
                <w:color w:val="000000"/>
                <w:sz w:val="20"/>
                <w:szCs w:val="20"/>
              </w:rPr>
              <w:t>56</w:t>
            </w:r>
            <w:r w:rsidR="00F95BEE">
              <w:rPr>
                <w:rFonts w:cs="Arial"/>
                <w:color w:val="000000"/>
                <w:sz w:val="20"/>
                <w:szCs w:val="20"/>
              </w:rPr>
              <w:t>.</w:t>
            </w:r>
            <w:r w:rsidR="005029CB">
              <w:rPr>
                <w:rFonts w:cs="Arial"/>
                <w:color w:val="000000"/>
                <w:sz w:val="20"/>
                <w:szCs w:val="20"/>
              </w:rPr>
              <w:t>0</w:t>
            </w:r>
            <w:r>
              <w:rPr>
                <w:rFonts w:cs="Arial"/>
                <w:color w:val="000000"/>
                <w:sz w:val="20"/>
                <w:szCs w:val="20"/>
              </w:rPr>
              <w:t>%</w:t>
            </w:r>
          </w:p>
        </w:tc>
        <w:tc>
          <w:tcPr>
            <w:tcW w:w="1560" w:type="dxa"/>
            <w:noWrap/>
            <w:vAlign w:val="center"/>
          </w:tcPr>
          <w:p w:rsidRPr="00AE5E35" w:rsidR="00233CC3" w:rsidP="00515D07" w:rsidRDefault="00233CC3" w14:paraId="5B92BEEF" w14:textId="440BC331">
            <w:pPr>
              <w:jc w:val="center"/>
              <w:rPr>
                <w:rFonts w:cs="Arial"/>
                <w:color w:val="000000"/>
                <w:sz w:val="22"/>
                <w:szCs w:val="22"/>
                <w:lang w:eastAsia="en-GB"/>
              </w:rPr>
            </w:pPr>
            <w:r>
              <w:rPr>
                <w:rFonts w:cs="Arial"/>
                <w:color w:val="000000"/>
                <w:sz w:val="20"/>
                <w:szCs w:val="20"/>
              </w:rPr>
              <w:t>61.</w:t>
            </w:r>
            <w:r w:rsidR="005029CB">
              <w:rPr>
                <w:rFonts w:cs="Arial"/>
                <w:color w:val="000000"/>
                <w:sz w:val="20"/>
                <w:szCs w:val="20"/>
              </w:rPr>
              <w:t>2</w:t>
            </w:r>
            <w:r>
              <w:rPr>
                <w:rFonts w:cs="Arial"/>
                <w:color w:val="000000"/>
                <w:sz w:val="20"/>
                <w:szCs w:val="20"/>
              </w:rPr>
              <w:t>%</w:t>
            </w:r>
          </w:p>
        </w:tc>
        <w:tc>
          <w:tcPr>
            <w:tcW w:w="1515" w:type="dxa"/>
            <w:noWrap/>
            <w:vAlign w:val="center"/>
          </w:tcPr>
          <w:p w:rsidRPr="00AE5E35" w:rsidR="00233CC3" w:rsidP="00515D07" w:rsidRDefault="00233CC3" w14:paraId="27B3CDBD" w14:textId="124C0A97">
            <w:pPr>
              <w:jc w:val="center"/>
              <w:rPr>
                <w:rFonts w:cs="Arial"/>
                <w:color w:val="000000"/>
                <w:sz w:val="22"/>
                <w:szCs w:val="22"/>
                <w:lang w:eastAsia="en-GB"/>
              </w:rPr>
            </w:pPr>
            <w:r>
              <w:rPr>
                <w:rFonts w:cs="Arial"/>
                <w:color w:val="000000"/>
                <w:sz w:val="20"/>
                <w:szCs w:val="20"/>
              </w:rPr>
              <w:t>5</w:t>
            </w:r>
            <w:r w:rsidR="00F95BEE">
              <w:rPr>
                <w:rFonts w:cs="Arial"/>
                <w:color w:val="000000"/>
                <w:sz w:val="20"/>
                <w:szCs w:val="20"/>
              </w:rPr>
              <w:t>4.</w:t>
            </w:r>
            <w:r w:rsidR="009B065A">
              <w:rPr>
                <w:rFonts w:cs="Arial"/>
                <w:color w:val="000000"/>
                <w:sz w:val="20"/>
                <w:szCs w:val="20"/>
              </w:rPr>
              <w:t>4</w:t>
            </w:r>
            <w:r>
              <w:rPr>
                <w:rFonts w:cs="Arial"/>
                <w:color w:val="000000"/>
                <w:sz w:val="20"/>
                <w:szCs w:val="20"/>
              </w:rPr>
              <w:t>%</w:t>
            </w:r>
          </w:p>
        </w:tc>
        <w:tc>
          <w:tcPr>
            <w:tcW w:w="1651" w:type="dxa"/>
            <w:noWrap/>
            <w:vAlign w:val="center"/>
          </w:tcPr>
          <w:p w:rsidRPr="00AE5E35" w:rsidR="00233CC3" w:rsidP="00515D07" w:rsidRDefault="00F95BEE" w14:paraId="37E88941" w14:textId="0A3F09E4">
            <w:pPr>
              <w:jc w:val="center"/>
              <w:rPr>
                <w:rFonts w:cs="Arial"/>
                <w:color w:val="000000"/>
                <w:sz w:val="22"/>
                <w:szCs w:val="22"/>
                <w:lang w:eastAsia="en-GB"/>
              </w:rPr>
            </w:pPr>
            <w:r>
              <w:rPr>
                <w:rFonts w:cs="Arial"/>
                <w:color w:val="000000"/>
                <w:sz w:val="20"/>
                <w:szCs w:val="20"/>
              </w:rPr>
              <w:t>59.</w:t>
            </w:r>
            <w:r w:rsidR="005029CB">
              <w:rPr>
                <w:rFonts w:cs="Arial"/>
                <w:color w:val="000000"/>
                <w:sz w:val="20"/>
                <w:szCs w:val="20"/>
              </w:rPr>
              <w:t>6</w:t>
            </w:r>
            <w:r w:rsidR="00233CC3">
              <w:rPr>
                <w:rFonts w:cs="Arial"/>
                <w:color w:val="000000"/>
                <w:sz w:val="20"/>
                <w:szCs w:val="20"/>
              </w:rPr>
              <w:t>%</w:t>
            </w:r>
          </w:p>
        </w:tc>
      </w:tr>
      <w:tr w:rsidRPr="00AE5E35" w:rsidR="00233CC3" w:rsidTr="7C995945" w14:paraId="710298E5" w14:textId="77777777">
        <w:trPr>
          <w:trHeight w:val="147"/>
          <w:jc w:val="center"/>
        </w:trPr>
        <w:tc>
          <w:tcPr>
            <w:tcW w:w="4439" w:type="dxa"/>
            <w:gridSpan w:val="2"/>
            <w:noWrap/>
            <w:hideMark/>
          </w:tcPr>
          <w:p w:rsidRPr="00AE5E35" w:rsidR="00233CC3" w:rsidP="00515D07" w:rsidRDefault="00233CC3" w14:paraId="127C0D99" w14:textId="77777777">
            <w:pPr>
              <w:rPr>
                <w:rFonts w:cs="Arial"/>
                <w:color w:val="000000"/>
                <w:sz w:val="22"/>
                <w:szCs w:val="22"/>
                <w:lang w:eastAsia="en-GB"/>
              </w:rPr>
            </w:pPr>
            <w:r w:rsidRPr="00AE5E35">
              <w:rPr>
                <w:rFonts w:cs="Arial"/>
                <w:color w:val="000000"/>
                <w:sz w:val="22"/>
                <w:szCs w:val="22"/>
                <w:lang w:eastAsia="en-GB"/>
              </w:rPr>
              <w:t>Savings to households from removed garden waste charging</w:t>
            </w:r>
          </w:p>
        </w:tc>
        <w:tc>
          <w:tcPr>
            <w:tcW w:w="1649" w:type="dxa"/>
            <w:noWrap/>
            <w:vAlign w:val="center"/>
          </w:tcPr>
          <w:p w:rsidRPr="00AE5E35" w:rsidR="00233CC3" w:rsidP="00515D07" w:rsidRDefault="00233CC3" w14:paraId="3C225AA8" w14:textId="31532A95">
            <w:pPr>
              <w:jc w:val="center"/>
              <w:rPr>
                <w:rFonts w:cs="Arial"/>
                <w:color w:val="000000"/>
                <w:sz w:val="22"/>
                <w:szCs w:val="22"/>
                <w:lang w:eastAsia="en-GB"/>
              </w:rPr>
            </w:pPr>
            <w:r>
              <w:rPr>
                <w:rFonts w:cs="Arial"/>
                <w:color w:val="000000"/>
                <w:sz w:val="20"/>
                <w:szCs w:val="20"/>
              </w:rPr>
              <w:t>£1,</w:t>
            </w:r>
            <w:r w:rsidR="00E174D7">
              <w:rPr>
                <w:rFonts w:cs="Arial"/>
                <w:color w:val="000000"/>
                <w:sz w:val="20"/>
                <w:szCs w:val="20"/>
              </w:rPr>
              <w:t>322</w:t>
            </w:r>
          </w:p>
        </w:tc>
        <w:tc>
          <w:tcPr>
            <w:tcW w:w="1560" w:type="dxa"/>
            <w:noWrap/>
            <w:vAlign w:val="center"/>
          </w:tcPr>
          <w:p w:rsidRPr="00AE5E35" w:rsidR="00233CC3" w:rsidP="00515D07" w:rsidRDefault="00233CC3" w14:paraId="0CFCC217" w14:textId="5E95561E">
            <w:pPr>
              <w:jc w:val="center"/>
              <w:rPr>
                <w:rFonts w:cs="Arial"/>
                <w:color w:val="000000"/>
                <w:sz w:val="22"/>
                <w:szCs w:val="22"/>
                <w:lang w:eastAsia="en-GB"/>
              </w:rPr>
            </w:pPr>
            <w:r>
              <w:rPr>
                <w:rFonts w:cs="Arial"/>
                <w:color w:val="000000"/>
                <w:sz w:val="20"/>
                <w:szCs w:val="20"/>
              </w:rPr>
              <w:t>£1,</w:t>
            </w:r>
            <w:r w:rsidR="00E174D7">
              <w:rPr>
                <w:rFonts w:cs="Arial"/>
                <w:color w:val="000000"/>
                <w:sz w:val="20"/>
                <w:szCs w:val="20"/>
              </w:rPr>
              <w:t>322</w:t>
            </w:r>
          </w:p>
        </w:tc>
        <w:tc>
          <w:tcPr>
            <w:tcW w:w="1515" w:type="dxa"/>
            <w:noWrap/>
            <w:vAlign w:val="center"/>
          </w:tcPr>
          <w:p w:rsidRPr="00AE5E35" w:rsidR="00233CC3" w:rsidP="00515D07" w:rsidRDefault="00233CC3" w14:paraId="57AEA4C6" w14:textId="22159B63">
            <w:pPr>
              <w:jc w:val="center"/>
              <w:rPr>
                <w:rFonts w:cs="Arial"/>
                <w:color w:val="000000"/>
                <w:sz w:val="22"/>
                <w:szCs w:val="22"/>
                <w:lang w:eastAsia="en-GB"/>
              </w:rPr>
            </w:pPr>
            <w:r>
              <w:rPr>
                <w:rFonts w:cs="Arial"/>
                <w:color w:val="000000"/>
                <w:sz w:val="20"/>
                <w:szCs w:val="20"/>
              </w:rPr>
              <w:t>-£</w:t>
            </w:r>
            <w:r w:rsidR="009F2F8E">
              <w:rPr>
                <w:rFonts w:cs="Arial"/>
                <w:color w:val="000000"/>
                <w:sz w:val="20"/>
                <w:szCs w:val="20"/>
              </w:rPr>
              <w:t>1,003</w:t>
            </w:r>
          </w:p>
        </w:tc>
        <w:tc>
          <w:tcPr>
            <w:tcW w:w="1651" w:type="dxa"/>
            <w:noWrap/>
            <w:vAlign w:val="center"/>
          </w:tcPr>
          <w:p w:rsidRPr="00AE5E35" w:rsidR="00233CC3" w:rsidP="00515D07" w:rsidRDefault="00233CC3" w14:paraId="61F43783" w14:textId="31F6DA51">
            <w:pPr>
              <w:jc w:val="center"/>
              <w:rPr>
                <w:rFonts w:cs="Arial"/>
                <w:color w:val="000000"/>
                <w:sz w:val="22"/>
                <w:szCs w:val="22"/>
                <w:lang w:eastAsia="en-GB"/>
              </w:rPr>
            </w:pPr>
            <w:r>
              <w:rPr>
                <w:rFonts w:cs="Arial"/>
                <w:color w:val="000000"/>
                <w:sz w:val="20"/>
                <w:szCs w:val="20"/>
              </w:rPr>
              <w:t>-£</w:t>
            </w:r>
            <w:r w:rsidR="001A4589">
              <w:rPr>
                <w:rFonts w:cs="Arial"/>
                <w:color w:val="000000"/>
                <w:sz w:val="20"/>
                <w:szCs w:val="20"/>
              </w:rPr>
              <w:t>1</w:t>
            </w:r>
            <w:r w:rsidR="000B3000">
              <w:rPr>
                <w:rFonts w:cs="Arial"/>
                <w:color w:val="000000"/>
                <w:sz w:val="20"/>
                <w:szCs w:val="20"/>
              </w:rPr>
              <w:t>,003</w:t>
            </w:r>
          </w:p>
        </w:tc>
      </w:tr>
      <w:tr w:rsidRPr="00AE5E35" w:rsidR="00233CC3" w:rsidTr="7C995945" w14:paraId="1AFAEEC7" w14:textId="77777777">
        <w:trPr>
          <w:trHeight w:val="147"/>
          <w:jc w:val="center"/>
        </w:trPr>
        <w:tc>
          <w:tcPr>
            <w:tcW w:w="4439" w:type="dxa"/>
            <w:gridSpan w:val="2"/>
            <w:noWrap/>
            <w:hideMark/>
          </w:tcPr>
          <w:p w:rsidRPr="00AE5E35" w:rsidR="00233CC3" w:rsidP="00515D07" w:rsidRDefault="00233CC3" w14:paraId="0BB07025" w14:textId="7F818737">
            <w:pPr>
              <w:rPr>
                <w:rFonts w:cs="Arial"/>
                <w:color w:val="000000"/>
                <w:sz w:val="22"/>
                <w:szCs w:val="22"/>
                <w:lang w:eastAsia="en-GB"/>
              </w:rPr>
            </w:pPr>
            <w:r w:rsidRPr="00AE5E35">
              <w:rPr>
                <w:rFonts w:cs="Arial"/>
                <w:color w:val="000000"/>
                <w:sz w:val="22"/>
                <w:szCs w:val="22"/>
                <w:lang w:eastAsia="en-GB"/>
              </w:rPr>
              <w:t>GHG emissions savings (traded and non-traded)</w:t>
            </w:r>
          </w:p>
        </w:tc>
        <w:tc>
          <w:tcPr>
            <w:tcW w:w="1649" w:type="dxa"/>
            <w:noWrap/>
            <w:vAlign w:val="center"/>
          </w:tcPr>
          <w:p w:rsidRPr="00AE5E35" w:rsidR="00233CC3" w:rsidP="00515D07" w:rsidRDefault="00233CC3" w14:paraId="0ACB0519" w14:textId="6DBA8DE2">
            <w:pPr>
              <w:jc w:val="center"/>
              <w:rPr>
                <w:rFonts w:cs="Arial"/>
                <w:color w:val="000000"/>
                <w:sz w:val="22"/>
                <w:szCs w:val="22"/>
                <w:lang w:eastAsia="en-GB"/>
              </w:rPr>
            </w:pPr>
            <w:r>
              <w:rPr>
                <w:rFonts w:cs="Arial"/>
                <w:color w:val="000000"/>
                <w:sz w:val="20"/>
                <w:szCs w:val="20"/>
              </w:rPr>
              <w:t>£1</w:t>
            </w:r>
            <w:r w:rsidR="008E69BD">
              <w:rPr>
                <w:rFonts w:cs="Arial"/>
                <w:color w:val="000000"/>
                <w:sz w:val="20"/>
                <w:szCs w:val="20"/>
              </w:rPr>
              <w:t>1,</w:t>
            </w:r>
            <w:r w:rsidR="000D3D36">
              <w:rPr>
                <w:rFonts w:cs="Arial"/>
                <w:color w:val="000000"/>
                <w:sz w:val="20"/>
                <w:szCs w:val="20"/>
              </w:rPr>
              <w:t>431</w:t>
            </w:r>
          </w:p>
        </w:tc>
        <w:tc>
          <w:tcPr>
            <w:tcW w:w="1560" w:type="dxa"/>
            <w:noWrap/>
            <w:vAlign w:val="center"/>
          </w:tcPr>
          <w:p w:rsidRPr="00AE5E35" w:rsidR="00233CC3" w:rsidP="00515D07" w:rsidRDefault="00233CC3" w14:paraId="298F58C4" w14:textId="28E20D6A">
            <w:pPr>
              <w:jc w:val="center"/>
              <w:rPr>
                <w:rFonts w:cs="Arial"/>
                <w:color w:val="000000"/>
                <w:sz w:val="22"/>
                <w:szCs w:val="22"/>
                <w:lang w:eastAsia="en-GB"/>
              </w:rPr>
            </w:pPr>
            <w:r>
              <w:rPr>
                <w:rFonts w:cs="Arial"/>
                <w:color w:val="000000"/>
                <w:sz w:val="20"/>
                <w:szCs w:val="20"/>
              </w:rPr>
              <w:t>£1</w:t>
            </w:r>
            <w:r w:rsidR="004446DE">
              <w:rPr>
                <w:rFonts w:cs="Arial"/>
                <w:color w:val="000000"/>
                <w:sz w:val="20"/>
                <w:szCs w:val="20"/>
              </w:rPr>
              <w:t>6,</w:t>
            </w:r>
            <w:r w:rsidR="00B75313">
              <w:rPr>
                <w:rFonts w:cs="Arial"/>
                <w:color w:val="000000"/>
                <w:sz w:val="20"/>
                <w:szCs w:val="20"/>
              </w:rPr>
              <w:t>148</w:t>
            </w:r>
          </w:p>
        </w:tc>
        <w:tc>
          <w:tcPr>
            <w:tcW w:w="1515" w:type="dxa"/>
            <w:noWrap/>
            <w:vAlign w:val="center"/>
          </w:tcPr>
          <w:p w:rsidRPr="00AE5E35" w:rsidR="00233CC3" w:rsidP="00515D07" w:rsidRDefault="00233CC3" w14:paraId="7B4D1205" w14:textId="03296E28">
            <w:pPr>
              <w:jc w:val="center"/>
              <w:rPr>
                <w:rFonts w:cs="Arial"/>
                <w:color w:val="000000"/>
                <w:sz w:val="22"/>
                <w:szCs w:val="22"/>
                <w:lang w:eastAsia="en-GB"/>
              </w:rPr>
            </w:pPr>
            <w:r>
              <w:rPr>
                <w:rFonts w:cs="Arial"/>
                <w:color w:val="000000"/>
                <w:sz w:val="20"/>
                <w:szCs w:val="20"/>
              </w:rPr>
              <w:t>£10,</w:t>
            </w:r>
            <w:r w:rsidR="009F2F8E">
              <w:rPr>
                <w:rFonts w:cs="Arial"/>
                <w:color w:val="000000"/>
                <w:sz w:val="20"/>
                <w:szCs w:val="20"/>
              </w:rPr>
              <w:t>6</w:t>
            </w:r>
            <w:r w:rsidR="00FC3605">
              <w:rPr>
                <w:rFonts w:cs="Arial"/>
                <w:color w:val="000000"/>
                <w:sz w:val="20"/>
                <w:szCs w:val="20"/>
              </w:rPr>
              <w:t>93</w:t>
            </w:r>
          </w:p>
        </w:tc>
        <w:tc>
          <w:tcPr>
            <w:tcW w:w="1651" w:type="dxa"/>
            <w:noWrap/>
            <w:vAlign w:val="center"/>
          </w:tcPr>
          <w:p w:rsidRPr="00AE5E35" w:rsidR="00233CC3" w:rsidP="00515D07" w:rsidRDefault="00233CC3" w14:paraId="56B93A35" w14:textId="6773B56B">
            <w:pPr>
              <w:jc w:val="center"/>
              <w:rPr>
                <w:rFonts w:cs="Arial"/>
                <w:color w:val="000000"/>
                <w:sz w:val="22"/>
                <w:szCs w:val="22"/>
                <w:lang w:eastAsia="en-GB"/>
              </w:rPr>
            </w:pPr>
            <w:r>
              <w:rPr>
                <w:rFonts w:cs="Arial"/>
                <w:color w:val="000000"/>
                <w:sz w:val="20"/>
                <w:szCs w:val="20"/>
              </w:rPr>
              <w:t>£15,</w:t>
            </w:r>
            <w:r w:rsidR="00F05BC3">
              <w:rPr>
                <w:rFonts w:cs="Arial"/>
                <w:color w:val="000000"/>
                <w:sz w:val="20"/>
                <w:szCs w:val="20"/>
              </w:rPr>
              <w:t>923</w:t>
            </w:r>
          </w:p>
        </w:tc>
      </w:tr>
      <w:tr w:rsidRPr="00AE5E35" w:rsidR="00233CC3" w:rsidTr="7C995945" w14:paraId="168F440B" w14:textId="77777777">
        <w:trPr>
          <w:trHeight w:val="147"/>
          <w:jc w:val="center"/>
        </w:trPr>
        <w:tc>
          <w:tcPr>
            <w:tcW w:w="4439" w:type="dxa"/>
            <w:gridSpan w:val="2"/>
            <w:noWrap/>
            <w:hideMark/>
          </w:tcPr>
          <w:p w:rsidRPr="00AE5E35" w:rsidR="00233CC3" w:rsidP="00515D07" w:rsidRDefault="00233CC3" w14:paraId="27A714DF" w14:textId="77777777">
            <w:pPr>
              <w:rPr>
                <w:rFonts w:cs="Arial"/>
                <w:color w:val="000000"/>
                <w:sz w:val="22"/>
                <w:szCs w:val="22"/>
                <w:lang w:eastAsia="en-GB"/>
              </w:rPr>
            </w:pPr>
            <w:r w:rsidRPr="00AE5E35">
              <w:rPr>
                <w:rFonts w:cs="Arial"/>
                <w:color w:val="000000"/>
                <w:sz w:val="22"/>
                <w:szCs w:val="22"/>
                <w:lang w:eastAsia="en-GB"/>
              </w:rPr>
              <w:t>NHM landfill tax saving</w:t>
            </w:r>
          </w:p>
        </w:tc>
        <w:tc>
          <w:tcPr>
            <w:tcW w:w="1649" w:type="dxa"/>
            <w:noWrap/>
            <w:vAlign w:val="center"/>
          </w:tcPr>
          <w:p w:rsidRPr="00AE5E35" w:rsidR="00233CC3" w:rsidP="00515D07" w:rsidRDefault="00233CC3" w14:paraId="4FD87AEA" w14:textId="2085BF25">
            <w:pPr>
              <w:jc w:val="center"/>
              <w:rPr>
                <w:rFonts w:cs="Arial"/>
                <w:sz w:val="22"/>
                <w:szCs w:val="22"/>
                <w:lang w:eastAsia="en-GB"/>
              </w:rPr>
            </w:pPr>
            <w:r>
              <w:rPr>
                <w:rFonts w:cs="Arial"/>
                <w:sz w:val="20"/>
                <w:szCs w:val="20"/>
              </w:rPr>
              <w:t>£5,</w:t>
            </w:r>
            <w:r w:rsidR="003B347D">
              <w:rPr>
                <w:rFonts w:cs="Arial"/>
                <w:sz w:val="20"/>
                <w:szCs w:val="20"/>
              </w:rPr>
              <w:t>331</w:t>
            </w:r>
          </w:p>
        </w:tc>
        <w:tc>
          <w:tcPr>
            <w:tcW w:w="1560" w:type="dxa"/>
            <w:noWrap/>
            <w:vAlign w:val="center"/>
          </w:tcPr>
          <w:p w:rsidRPr="00AE5E35" w:rsidR="00233CC3" w:rsidP="00515D07" w:rsidRDefault="00233CC3" w14:paraId="3EF03CEC" w14:textId="4602B0C1">
            <w:pPr>
              <w:jc w:val="center"/>
              <w:rPr>
                <w:rFonts w:cs="Arial"/>
                <w:sz w:val="22"/>
                <w:szCs w:val="22"/>
                <w:lang w:eastAsia="en-GB"/>
              </w:rPr>
            </w:pPr>
            <w:r>
              <w:rPr>
                <w:rFonts w:cs="Arial"/>
                <w:sz w:val="20"/>
                <w:szCs w:val="20"/>
              </w:rPr>
              <w:t>£6,</w:t>
            </w:r>
            <w:r w:rsidR="00F360B9">
              <w:rPr>
                <w:rFonts w:cs="Arial"/>
                <w:sz w:val="20"/>
                <w:szCs w:val="20"/>
              </w:rPr>
              <w:t>709</w:t>
            </w:r>
          </w:p>
        </w:tc>
        <w:tc>
          <w:tcPr>
            <w:tcW w:w="1515" w:type="dxa"/>
            <w:noWrap/>
            <w:vAlign w:val="center"/>
          </w:tcPr>
          <w:p w:rsidRPr="00AE5E35" w:rsidR="00233CC3" w:rsidP="00515D07" w:rsidRDefault="00233CC3" w14:paraId="215E0260" w14:textId="7043AC6F">
            <w:pPr>
              <w:jc w:val="center"/>
              <w:rPr>
                <w:rFonts w:cs="Arial"/>
                <w:sz w:val="22"/>
                <w:szCs w:val="22"/>
                <w:lang w:eastAsia="en-GB"/>
              </w:rPr>
            </w:pPr>
            <w:r>
              <w:rPr>
                <w:rFonts w:cs="Arial"/>
                <w:sz w:val="20"/>
                <w:szCs w:val="20"/>
              </w:rPr>
              <w:t>£4,</w:t>
            </w:r>
            <w:r w:rsidR="00A10686">
              <w:rPr>
                <w:rFonts w:cs="Arial"/>
                <w:sz w:val="20"/>
                <w:szCs w:val="20"/>
              </w:rPr>
              <w:t>822</w:t>
            </w:r>
          </w:p>
        </w:tc>
        <w:tc>
          <w:tcPr>
            <w:tcW w:w="1651" w:type="dxa"/>
            <w:noWrap/>
            <w:vAlign w:val="center"/>
          </w:tcPr>
          <w:p w:rsidRPr="00AE5E35" w:rsidR="00233CC3" w:rsidP="00515D07" w:rsidRDefault="00233CC3" w14:paraId="2E8DF225" w14:textId="6F3B13BC">
            <w:pPr>
              <w:jc w:val="center"/>
              <w:rPr>
                <w:rFonts w:cs="Arial"/>
                <w:sz w:val="22"/>
                <w:szCs w:val="22"/>
                <w:lang w:eastAsia="en-GB"/>
              </w:rPr>
            </w:pPr>
            <w:r>
              <w:rPr>
                <w:rFonts w:cs="Arial"/>
                <w:sz w:val="20"/>
                <w:szCs w:val="20"/>
              </w:rPr>
              <w:t>£6,</w:t>
            </w:r>
            <w:r w:rsidR="000B3000">
              <w:rPr>
                <w:rFonts w:cs="Arial"/>
                <w:sz w:val="20"/>
                <w:szCs w:val="20"/>
              </w:rPr>
              <w:t>571</w:t>
            </w:r>
          </w:p>
        </w:tc>
      </w:tr>
      <w:tr w:rsidRPr="00AE5E35" w:rsidR="00233CC3" w:rsidTr="7C995945" w14:paraId="427BAF1C" w14:textId="77777777">
        <w:trPr>
          <w:trHeight w:val="147"/>
          <w:jc w:val="center"/>
        </w:trPr>
        <w:tc>
          <w:tcPr>
            <w:tcW w:w="4439" w:type="dxa"/>
            <w:gridSpan w:val="2"/>
            <w:noWrap/>
            <w:hideMark/>
          </w:tcPr>
          <w:p w:rsidRPr="00AE5E35" w:rsidR="00233CC3" w:rsidP="00515D07" w:rsidRDefault="00233CC3" w14:paraId="1132223B" w14:textId="77777777">
            <w:pPr>
              <w:rPr>
                <w:rFonts w:cs="Arial"/>
                <w:b/>
                <w:bCs/>
                <w:color w:val="000000"/>
                <w:sz w:val="22"/>
                <w:szCs w:val="22"/>
                <w:lang w:eastAsia="en-GB"/>
              </w:rPr>
            </w:pPr>
            <w:r w:rsidRPr="00AE5E35">
              <w:rPr>
                <w:rFonts w:cs="Arial"/>
                <w:color w:val="000000"/>
                <w:sz w:val="22"/>
                <w:szCs w:val="22"/>
                <w:lang w:eastAsia="en-GB"/>
              </w:rPr>
              <w:t>Reduction in government landfill tax receipts (benefits to municipal sector included in LA and NHM rows)</w:t>
            </w:r>
          </w:p>
        </w:tc>
        <w:tc>
          <w:tcPr>
            <w:tcW w:w="1649" w:type="dxa"/>
            <w:noWrap/>
            <w:vAlign w:val="center"/>
          </w:tcPr>
          <w:p w:rsidRPr="00AE5E35" w:rsidR="00233CC3" w:rsidP="00515D07" w:rsidRDefault="00233CC3" w14:paraId="4B57E8CE" w14:textId="4871056A">
            <w:pPr>
              <w:jc w:val="center"/>
              <w:rPr>
                <w:rFonts w:cs="Arial"/>
                <w:b/>
                <w:bCs/>
                <w:color w:val="000000"/>
                <w:sz w:val="22"/>
                <w:szCs w:val="22"/>
                <w:lang w:eastAsia="en-GB"/>
              </w:rPr>
            </w:pPr>
            <w:r>
              <w:rPr>
                <w:rFonts w:cs="Arial"/>
                <w:color w:val="000000"/>
                <w:sz w:val="20"/>
                <w:szCs w:val="20"/>
              </w:rPr>
              <w:t>-£5,</w:t>
            </w:r>
            <w:r w:rsidR="003B347D">
              <w:rPr>
                <w:rFonts w:cs="Arial"/>
                <w:color w:val="000000"/>
                <w:sz w:val="20"/>
                <w:szCs w:val="20"/>
              </w:rPr>
              <w:t>511</w:t>
            </w:r>
          </w:p>
        </w:tc>
        <w:tc>
          <w:tcPr>
            <w:tcW w:w="1560" w:type="dxa"/>
            <w:noWrap/>
            <w:vAlign w:val="center"/>
          </w:tcPr>
          <w:p w:rsidRPr="00AE5E35" w:rsidR="00233CC3" w:rsidP="00515D07" w:rsidRDefault="00233CC3" w14:paraId="068B0998" w14:textId="32E97F90">
            <w:pPr>
              <w:jc w:val="center"/>
              <w:rPr>
                <w:rFonts w:cs="Arial"/>
                <w:b/>
                <w:bCs/>
                <w:color w:val="000000"/>
                <w:sz w:val="22"/>
                <w:szCs w:val="22"/>
                <w:lang w:eastAsia="en-GB"/>
              </w:rPr>
            </w:pPr>
            <w:r>
              <w:rPr>
                <w:rFonts w:cs="Arial"/>
                <w:color w:val="000000"/>
                <w:sz w:val="20"/>
                <w:szCs w:val="20"/>
              </w:rPr>
              <w:t>-£6,</w:t>
            </w:r>
            <w:r w:rsidR="00F360B9">
              <w:rPr>
                <w:rFonts w:cs="Arial"/>
                <w:color w:val="000000"/>
                <w:sz w:val="20"/>
                <w:szCs w:val="20"/>
              </w:rPr>
              <w:t>889</w:t>
            </w:r>
          </w:p>
        </w:tc>
        <w:tc>
          <w:tcPr>
            <w:tcW w:w="1515" w:type="dxa"/>
            <w:noWrap/>
            <w:vAlign w:val="center"/>
          </w:tcPr>
          <w:p w:rsidRPr="00AE5E35" w:rsidR="00233CC3" w:rsidP="00515D07" w:rsidRDefault="00233CC3" w14:paraId="1EFBCF22" w14:textId="42CF78CD">
            <w:pPr>
              <w:jc w:val="center"/>
              <w:rPr>
                <w:rFonts w:cs="Arial"/>
                <w:b/>
                <w:bCs/>
                <w:color w:val="000000"/>
                <w:sz w:val="22"/>
                <w:szCs w:val="22"/>
                <w:lang w:eastAsia="en-GB"/>
              </w:rPr>
            </w:pPr>
            <w:r>
              <w:rPr>
                <w:rFonts w:cs="Arial"/>
                <w:color w:val="000000"/>
                <w:sz w:val="20"/>
                <w:szCs w:val="20"/>
              </w:rPr>
              <w:t>-£4,</w:t>
            </w:r>
            <w:r w:rsidR="00A10686">
              <w:rPr>
                <w:rFonts w:cs="Arial"/>
                <w:color w:val="000000"/>
                <w:sz w:val="20"/>
                <w:szCs w:val="20"/>
              </w:rPr>
              <w:t>972</w:t>
            </w:r>
          </w:p>
        </w:tc>
        <w:tc>
          <w:tcPr>
            <w:tcW w:w="1651" w:type="dxa"/>
            <w:noWrap/>
            <w:vAlign w:val="center"/>
          </w:tcPr>
          <w:p w:rsidRPr="00AE5E35" w:rsidR="00233CC3" w:rsidP="00515D07" w:rsidRDefault="00233CC3" w14:paraId="3D4606B2" w14:textId="2C5A20DF">
            <w:pPr>
              <w:jc w:val="center"/>
              <w:rPr>
                <w:rFonts w:cs="Arial"/>
                <w:b/>
                <w:bCs/>
                <w:color w:val="000000"/>
                <w:sz w:val="22"/>
                <w:szCs w:val="22"/>
                <w:lang w:eastAsia="en-GB"/>
              </w:rPr>
            </w:pPr>
            <w:r>
              <w:rPr>
                <w:rFonts w:cs="Arial"/>
                <w:color w:val="000000"/>
                <w:sz w:val="20"/>
                <w:szCs w:val="20"/>
              </w:rPr>
              <w:t>-£6,</w:t>
            </w:r>
            <w:r w:rsidR="000B3000">
              <w:rPr>
                <w:rFonts w:cs="Arial"/>
                <w:color w:val="000000"/>
                <w:sz w:val="20"/>
                <w:szCs w:val="20"/>
              </w:rPr>
              <w:t>720</w:t>
            </w:r>
          </w:p>
        </w:tc>
      </w:tr>
      <w:tr w:rsidRPr="00AE5E35" w:rsidR="00233CC3" w:rsidTr="7C995945" w14:paraId="21BF6DB9" w14:textId="77777777">
        <w:trPr>
          <w:trHeight w:val="147"/>
          <w:jc w:val="center"/>
        </w:trPr>
        <w:tc>
          <w:tcPr>
            <w:tcW w:w="4439" w:type="dxa"/>
            <w:gridSpan w:val="2"/>
            <w:noWrap/>
          </w:tcPr>
          <w:p w:rsidRPr="00701AE7" w:rsidR="00233CC3" w:rsidP="00515D07" w:rsidRDefault="00233CC3" w14:paraId="1DF993D9" w14:textId="77777777">
            <w:pPr>
              <w:rPr>
                <w:rFonts w:cs="Arial"/>
                <w:b/>
                <w:bCs/>
                <w:color w:val="000000"/>
                <w:sz w:val="22"/>
                <w:szCs w:val="22"/>
                <w:lang w:eastAsia="en-GB"/>
              </w:rPr>
            </w:pPr>
            <w:r w:rsidRPr="00701AE7">
              <w:rPr>
                <w:rFonts w:cs="Arial"/>
                <w:b/>
                <w:bCs/>
                <w:color w:val="000000"/>
                <w:sz w:val="22"/>
                <w:szCs w:val="22"/>
                <w:lang w:eastAsia="en-GB"/>
              </w:rPr>
              <w:t>Social Benefits (Total)</w:t>
            </w:r>
          </w:p>
        </w:tc>
        <w:tc>
          <w:tcPr>
            <w:tcW w:w="1649" w:type="dxa"/>
            <w:noWrap/>
            <w:vAlign w:val="center"/>
          </w:tcPr>
          <w:p w:rsidRPr="00701AE7" w:rsidR="00233CC3" w:rsidP="00515D07" w:rsidRDefault="00233CC3" w14:paraId="0AA9BB09" w14:textId="5D03AF40">
            <w:pPr>
              <w:jc w:val="center"/>
              <w:rPr>
                <w:rFonts w:cs="Arial"/>
                <w:b/>
                <w:bCs/>
                <w:color w:val="000000"/>
                <w:sz w:val="20"/>
                <w:szCs w:val="20"/>
              </w:rPr>
            </w:pPr>
            <w:r>
              <w:rPr>
                <w:rFonts w:cs="Arial"/>
                <w:b/>
                <w:bCs/>
                <w:color w:val="000000"/>
                <w:sz w:val="20"/>
                <w:szCs w:val="20"/>
              </w:rPr>
              <w:t>£12,</w:t>
            </w:r>
            <w:r w:rsidR="003B347D">
              <w:rPr>
                <w:rFonts w:cs="Arial"/>
                <w:b/>
                <w:bCs/>
                <w:color w:val="000000"/>
                <w:sz w:val="20"/>
                <w:szCs w:val="20"/>
              </w:rPr>
              <w:t>5</w:t>
            </w:r>
            <w:r w:rsidR="00E55CDC">
              <w:rPr>
                <w:rFonts w:cs="Arial"/>
                <w:b/>
                <w:bCs/>
                <w:color w:val="000000"/>
                <w:sz w:val="20"/>
                <w:szCs w:val="20"/>
              </w:rPr>
              <w:t>73</w:t>
            </w:r>
          </w:p>
        </w:tc>
        <w:tc>
          <w:tcPr>
            <w:tcW w:w="1560" w:type="dxa"/>
            <w:noWrap/>
            <w:vAlign w:val="center"/>
          </w:tcPr>
          <w:p w:rsidRPr="00701AE7" w:rsidR="00233CC3" w:rsidP="00515D07" w:rsidRDefault="00233CC3" w14:paraId="2C78FB86" w14:textId="716711E0">
            <w:pPr>
              <w:jc w:val="center"/>
              <w:rPr>
                <w:rFonts w:cs="Arial"/>
                <w:b/>
                <w:bCs/>
                <w:color w:val="000000"/>
                <w:sz w:val="20"/>
                <w:szCs w:val="20"/>
              </w:rPr>
            </w:pPr>
            <w:r>
              <w:rPr>
                <w:rFonts w:cs="Arial"/>
                <w:b/>
                <w:bCs/>
                <w:color w:val="000000"/>
                <w:sz w:val="20"/>
                <w:szCs w:val="20"/>
              </w:rPr>
              <w:t>£1</w:t>
            </w:r>
            <w:r w:rsidR="00F360B9">
              <w:rPr>
                <w:rFonts w:cs="Arial"/>
                <w:b/>
                <w:bCs/>
                <w:color w:val="000000"/>
                <w:sz w:val="20"/>
                <w:szCs w:val="20"/>
              </w:rPr>
              <w:t>7,</w:t>
            </w:r>
            <w:r w:rsidR="001C47EA">
              <w:rPr>
                <w:rFonts w:cs="Arial"/>
                <w:b/>
                <w:bCs/>
                <w:color w:val="000000"/>
                <w:sz w:val="20"/>
                <w:szCs w:val="20"/>
              </w:rPr>
              <w:t>290</w:t>
            </w:r>
          </w:p>
        </w:tc>
        <w:tc>
          <w:tcPr>
            <w:tcW w:w="1515" w:type="dxa"/>
            <w:noWrap/>
            <w:vAlign w:val="center"/>
          </w:tcPr>
          <w:p w:rsidRPr="00701AE7" w:rsidR="00233CC3" w:rsidP="00515D07" w:rsidRDefault="00233CC3" w14:paraId="38560073" w14:textId="1A25A03C">
            <w:pPr>
              <w:jc w:val="center"/>
              <w:rPr>
                <w:rFonts w:cs="Arial"/>
                <w:b/>
                <w:bCs/>
                <w:color w:val="000000"/>
                <w:sz w:val="20"/>
                <w:szCs w:val="20"/>
              </w:rPr>
            </w:pPr>
            <w:r>
              <w:rPr>
                <w:rFonts w:cs="Arial"/>
                <w:b/>
                <w:bCs/>
                <w:color w:val="000000"/>
                <w:sz w:val="20"/>
                <w:szCs w:val="20"/>
              </w:rPr>
              <w:t>£9,</w:t>
            </w:r>
            <w:r w:rsidR="009D444E">
              <w:rPr>
                <w:rFonts w:cs="Arial"/>
                <w:b/>
                <w:bCs/>
                <w:color w:val="000000"/>
                <w:sz w:val="20"/>
                <w:szCs w:val="20"/>
              </w:rPr>
              <w:t>540</w:t>
            </w:r>
          </w:p>
        </w:tc>
        <w:tc>
          <w:tcPr>
            <w:tcW w:w="1651" w:type="dxa"/>
            <w:noWrap/>
            <w:vAlign w:val="center"/>
          </w:tcPr>
          <w:p w:rsidRPr="00701AE7" w:rsidR="00233CC3" w:rsidP="00515D07" w:rsidRDefault="00233CC3" w14:paraId="565BFB2A" w14:textId="3080D9F7">
            <w:pPr>
              <w:jc w:val="center"/>
              <w:rPr>
                <w:rFonts w:cs="Arial"/>
                <w:b/>
                <w:bCs/>
                <w:color w:val="000000"/>
                <w:sz w:val="20"/>
                <w:szCs w:val="20"/>
              </w:rPr>
            </w:pPr>
            <w:r>
              <w:rPr>
                <w:rFonts w:cs="Arial"/>
                <w:b/>
                <w:bCs/>
                <w:color w:val="000000"/>
                <w:sz w:val="20"/>
                <w:szCs w:val="20"/>
              </w:rPr>
              <w:t>£14,</w:t>
            </w:r>
            <w:r w:rsidR="002F0EF2">
              <w:rPr>
                <w:rFonts w:cs="Arial"/>
                <w:b/>
                <w:bCs/>
                <w:color w:val="000000"/>
                <w:sz w:val="20"/>
                <w:szCs w:val="20"/>
              </w:rPr>
              <w:t>7</w:t>
            </w:r>
            <w:r w:rsidR="00880BFB">
              <w:rPr>
                <w:rFonts w:cs="Arial"/>
                <w:b/>
                <w:bCs/>
                <w:color w:val="000000"/>
                <w:sz w:val="20"/>
                <w:szCs w:val="20"/>
              </w:rPr>
              <w:t>71</w:t>
            </w:r>
          </w:p>
        </w:tc>
      </w:tr>
      <w:tr w:rsidRPr="00AE5E35" w:rsidR="00233CC3" w:rsidTr="7C995945" w14:paraId="768C4382" w14:textId="77777777">
        <w:trPr>
          <w:trHeight w:val="147"/>
          <w:jc w:val="center"/>
        </w:trPr>
        <w:tc>
          <w:tcPr>
            <w:tcW w:w="4439" w:type="dxa"/>
            <w:gridSpan w:val="2"/>
            <w:noWrap/>
            <w:hideMark/>
          </w:tcPr>
          <w:p w:rsidRPr="00AE5E35" w:rsidR="00233CC3" w:rsidP="00515D07" w:rsidRDefault="00233CC3" w14:paraId="47E12886" w14:textId="6A60356E">
            <w:pPr>
              <w:rPr>
                <w:rFonts w:cs="Arial"/>
                <w:color w:val="000000"/>
                <w:sz w:val="22"/>
                <w:szCs w:val="22"/>
                <w:lang w:eastAsia="en-GB"/>
              </w:rPr>
            </w:pPr>
            <w:r w:rsidRPr="00AE5E35">
              <w:rPr>
                <w:rFonts w:cs="Arial"/>
                <w:color w:val="000000"/>
                <w:sz w:val="22"/>
                <w:szCs w:val="22"/>
                <w:lang w:eastAsia="en-GB"/>
              </w:rPr>
              <w:t xml:space="preserve">Additional </w:t>
            </w:r>
            <w:r w:rsidR="00D97548">
              <w:rPr>
                <w:rFonts w:cs="Arial"/>
                <w:color w:val="000000"/>
                <w:sz w:val="22"/>
                <w:szCs w:val="22"/>
                <w:lang w:eastAsia="en-GB"/>
              </w:rPr>
              <w:t>local auth</w:t>
            </w:r>
            <w:r w:rsidRPr="00AE5E35">
              <w:rPr>
                <w:rFonts w:cs="Arial"/>
                <w:color w:val="000000"/>
                <w:sz w:val="22"/>
                <w:szCs w:val="22"/>
                <w:lang w:eastAsia="en-GB"/>
              </w:rPr>
              <w:t xml:space="preserve">orities net service costs (+)/savings (-) from changes in dry recycling, food waste and free garden waste collections for all HHs </w:t>
            </w:r>
          </w:p>
        </w:tc>
        <w:tc>
          <w:tcPr>
            <w:tcW w:w="1649" w:type="dxa"/>
            <w:noWrap/>
            <w:vAlign w:val="center"/>
          </w:tcPr>
          <w:p w:rsidRPr="00AE5E35" w:rsidR="00233CC3" w:rsidP="00515D07" w:rsidRDefault="00233CC3" w14:paraId="23DC801D" w14:textId="5A36AD19">
            <w:pPr>
              <w:jc w:val="center"/>
              <w:rPr>
                <w:rFonts w:cs="Arial"/>
                <w:color w:val="000000"/>
                <w:sz w:val="22"/>
                <w:szCs w:val="22"/>
                <w:lang w:eastAsia="en-GB"/>
              </w:rPr>
            </w:pPr>
            <w:r>
              <w:rPr>
                <w:rFonts w:cs="Arial"/>
                <w:color w:val="000000"/>
                <w:sz w:val="20"/>
                <w:szCs w:val="20"/>
              </w:rPr>
              <w:t>£3,</w:t>
            </w:r>
            <w:r w:rsidR="000E4AF5">
              <w:rPr>
                <w:rFonts w:cs="Arial"/>
                <w:color w:val="000000"/>
                <w:sz w:val="20"/>
                <w:szCs w:val="20"/>
              </w:rPr>
              <w:t>430</w:t>
            </w:r>
          </w:p>
        </w:tc>
        <w:tc>
          <w:tcPr>
            <w:tcW w:w="1560" w:type="dxa"/>
            <w:noWrap/>
            <w:vAlign w:val="center"/>
          </w:tcPr>
          <w:p w:rsidRPr="00AE5E35" w:rsidR="00233CC3" w:rsidP="00515D07" w:rsidRDefault="00233CC3" w14:paraId="5D2B8D6F" w14:textId="7E9B8626">
            <w:pPr>
              <w:jc w:val="center"/>
              <w:rPr>
                <w:rFonts w:cs="Arial"/>
                <w:color w:val="000000"/>
                <w:sz w:val="22"/>
                <w:szCs w:val="22"/>
                <w:lang w:eastAsia="en-GB"/>
              </w:rPr>
            </w:pPr>
            <w:r>
              <w:rPr>
                <w:rFonts w:cs="Arial"/>
                <w:color w:val="000000"/>
                <w:sz w:val="20"/>
                <w:szCs w:val="20"/>
              </w:rPr>
              <w:t>£3,</w:t>
            </w:r>
            <w:r w:rsidR="000E4AF5">
              <w:rPr>
                <w:rFonts w:cs="Arial"/>
                <w:color w:val="000000"/>
                <w:sz w:val="20"/>
                <w:szCs w:val="20"/>
              </w:rPr>
              <w:t>4</w:t>
            </w:r>
            <w:r w:rsidR="001A45E6">
              <w:rPr>
                <w:rFonts w:cs="Arial"/>
                <w:color w:val="000000"/>
                <w:sz w:val="20"/>
                <w:szCs w:val="20"/>
              </w:rPr>
              <w:t>30</w:t>
            </w:r>
          </w:p>
        </w:tc>
        <w:tc>
          <w:tcPr>
            <w:tcW w:w="1515" w:type="dxa"/>
            <w:noWrap/>
            <w:vAlign w:val="center"/>
          </w:tcPr>
          <w:p w:rsidRPr="00AE5E35" w:rsidR="00233CC3" w:rsidP="00515D07" w:rsidRDefault="00233CC3" w14:paraId="6ADDBE4D" w14:textId="6A53E9A6">
            <w:pPr>
              <w:jc w:val="center"/>
              <w:rPr>
                <w:rFonts w:cs="Arial"/>
                <w:color w:val="000000"/>
                <w:sz w:val="22"/>
                <w:szCs w:val="22"/>
                <w:lang w:eastAsia="en-GB"/>
              </w:rPr>
            </w:pPr>
            <w:r>
              <w:rPr>
                <w:rFonts w:cs="Arial"/>
                <w:color w:val="000000"/>
                <w:sz w:val="20"/>
                <w:szCs w:val="20"/>
              </w:rPr>
              <w:t>-£</w:t>
            </w:r>
            <w:r w:rsidR="00652C3C">
              <w:rPr>
                <w:rFonts w:cs="Arial"/>
                <w:color w:val="000000"/>
                <w:sz w:val="20"/>
                <w:szCs w:val="20"/>
              </w:rPr>
              <w:t>228</w:t>
            </w:r>
          </w:p>
        </w:tc>
        <w:tc>
          <w:tcPr>
            <w:tcW w:w="1651" w:type="dxa"/>
            <w:noWrap/>
            <w:vAlign w:val="center"/>
          </w:tcPr>
          <w:p w:rsidRPr="00AE5E35" w:rsidR="00233CC3" w:rsidP="00515D07" w:rsidRDefault="00233CC3" w14:paraId="57DA8E27" w14:textId="593569FF">
            <w:pPr>
              <w:jc w:val="center"/>
              <w:rPr>
                <w:rFonts w:cs="Arial"/>
                <w:color w:val="000000"/>
                <w:sz w:val="22"/>
                <w:szCs w:val="22"/>
                <w:lang w:eastAsia="en-GB"/>
              </w:rPr>
            </w:pPr>
            <w:r>
              <w:rPr>
                <w:rFonts w:cs="Arial"/>
                <w:color w:val="000000"/>
                <w:sz w:val="20"/>
                <w:szCs w:val="20"/>
              </w:rPr>
              <w:t>-£</w:t>
            </w:r>
            <w:r w:rsidR="00652C3C">
              <w:rPr>
                <w:rFonts w:cs="Arial"/>
                <w:color w:val="000000"/>
                <w:sz w:val="20"/>
                <w:szCs w:val="20"/>
              </w:rPr>
              <w:t>228</w:t>
            </w:r>
          </w:p>
        </w:tc>
      </w:tr>
      <w:tr w:rsidRPr="00AE5E35" w:rsidR="00900680" w:rsidTr="7C995945" w14:paraId="0CF85D26" w14:textId="77777777">
        <w:trPr>
          <w:trHeight w:val="147"/>
          <w:jc w:val="center"/>
        </w:trPr>
        <w:tc>
          <w:tcPr>
            <w:tcW w:w="0" w:type="auto"/>
            <w:vMerge w:val="restart"/>
            <w:noWrap/>
            <w:hideMark/>
          </w:tcPr>
          <w:p w:rsidRPr="00AE5E35" w:rsidR="00900680" w:rsidP="00515D07" w:rsidRDefault="00900680" w14:paraId="7E06CE28" w14:textId="77777777">
            <w:pPr>
              <w:jc w:val="center"/>
              <w:rPr>
                <w:rFonts w:cs="Arial"/>
                <w:color w:val="000000"/>
                <w:sz w:val="22"/>
                <w:szCs w:val="22"/>
                <w:lang w:eastAsia="en-GB"/>
              </w:rPr>
            </w:pPr>
          </w:p>
        </w:tc>
        <w:tc>
          <w:tcPr>
            <w:tcW w:w="4214" w:type="dxa"/>
            <w:noWrap/>
            <w:hideMark/>
          </w:tcPr>
          <w:p w:rsidRPr="00AE5E35" w:rsidR="00900680" w:rsidP="00515D07" w:rsidRDefault="00900680" w14:paraId="661FBF27" w14:textId="77777777">
            <w:pPr>
              <w:rPr>
                <w:rFonts w:cs="Arial"/>
                <w:color w:val="000000"/>
                <w:sz w:val="22"/>
                <w:szCs w:val="22"/>
                <w:lang w:eastAsia="en-GB"/>
              </w:rPr>
            </w:pPr>
            <w:r w:rsidRPr="00AE5E35">
              <w:rPr>
                <w:rFonts w:cs="Arial"/>
                <w:color w:val="000000"/>
                <w:sz w:val="22"/>
                <w:szCs w:val="22"/>
                <w:lang w:eastAsia="en-GB"/>
              </w:rPr>
              <w:t>Transition costs</w:t>
            </w:r>
          </w:p>
        </w:tc>
        <w:tc>
          <w:tcPr>
            <w:tcW w:w="1649" w:type="dxa"/>
            <w:noWrap/>
            <w:vAlign w:val="center"/>
          </w:tcPr>
          <w:p w:rsidRPr="00AE5E35" w:rsidR="00900680" w:rsidP="00515D07" w:rsidRDefault="00900680" w14:paraId="6AF5274A" w14:textId="1685D9D7">
            <w:pPr>
              <w:jc w:val="center"/>
              <w:rPr>
                <w:rFonts w:cs="Arial"/>
                <w:color w:val="000000"/>
                <w:sz w:val="22"/>
                <w:szCs w:val="22"/>
                <w:lang w:eastAsia="en-GB"/>
              </w:rPr>
            </w:pPr>
            <w:r>
              <w:rPr>
                <w:rFonts w:cs="Arial"/>
                <w:color w:val="000000"/>
                <w:sz w:val="20"/>
                <w:szCs w:val="20"/>
              </w:rPr>
              <w:t>£927</w:t>
            </w:r>
          </w:p>
        </w:tc>
        <w:tc>
          <w:tcPr>
            <w:tcW w:w="1560" w:type="dxa"/>
            <w:noWrap/>
            <w:vAlign w:val="center"/>
          </w:tcPr>
          <w:p w:rsidRPr="00AE5E35" w:rsidR="00900680" w:rsidP="00515D07" w:rsidRDefault="00900680" w14:paraId="59F11FD7" w14:textId="2802C6E1">
            <w:pPr>
              <w:jc w:val="center"/>
              <w:rPr>
                <w:rFonts w:cs="Arial"/>
                <w:color w:val="000000"/>
                <w:sz w:val="22"/>
                <w:szCs w:val="22"/>
                <w:lang w:eastAsia="en-GB"/>
              </w:rPr>
            </w:pPr>
            <w:r>
              <w:rPr>
                <w:rFonts w:cs="Arial"/>
                <w:color w:val="000000"/>
                <w:sz w:val="20"/>
                <w:szCs w:val="20"/>
              </w:rPr>
              <w:t>£927</w:t>
            </w:r>
          </w:p>
        </w:tc>
        <w:tc>
          <w:tcPr>
            <w:tcW w:w="1515" w:type="dxa"/>
            <w:noWrap/>
            <w:vAlign w:val="center"/>
          </w:tcPr>
          <w:p w:rsidRPr="00AE5E35" w:rsidR="00900680" w:rsidP="00515D07" w:rsidRDefault="00900680" w14:paraId="125F72EB" w14:textId="0F7181AE">
            <w:pPr>
              <w:jc w:val="center"/>
              <w:rPr>
                <w:rFonts w:cs="Arial"/>
                <w:color w:val="000000"/>
                <w:sz w:val="22"/>
                <w:szCs w:val="22"/>
                <w:lang w:eastAsia="en-GB"/>
              </w:rPr>
            </w:pPr>
            <w:r>
              <w:rPr>
                <w:rFonts w:cs="Arial"/>
                <w:color w:val="000000"/>
                <w:sz w:val="20"/>
                <w:szCs w:val="20"/>
              </w:rPr>
              <w:t>£678</w:t>
            </w:r>
          </w:p>
        </w:tc>
        <w:tc>
          <w:tcPr>
            <w:tcW w:w="1651" w:type="dxa"/>
            <w:noWrap/>
            <w:vAlign w:val="center"/>
          </w:tcPr>
          <w:p w:rsidRPr="00AE5E35" w:rsidR="00900680" w:rsidP="00515D07" w:rsidRDefault="00900680" w14:paraId="72C865DA" w14:textId="1088B78C">
            <w:pPr>
              <w:jc w:val="center"/>
              <w:rPr>
                <w:rFonts w:cs="Arial"/>
                <w:color w:val="000000"/>
                <w:sz w:val="22"/>
                <w:szCs w:val="22"/>
                <w:lang w:eastAsia="en-GB"/>
              </w:rPr>
            </w:pPr>
            <w:r>
              <w:rPr>
                <w:rFonts w:cs="Arial"/>
                <w:color w:val="000000"/>
                <w:sz w:val="20"/>
                <w:szCs w:val="20"/>
              </w:rPr>
              <w:t>£678</w:t>
            </w:r>
          </w:p>
        </w:tc>
      </w:tr>
      <w:tr w:rsidRPr="00AE5E35" w:rsidR="00900680" w:rsidTr="7C995945" w14:paraId="0184BD2A" w14:textId="77777777">
        <w:trPr>
          <w:trHeight w:val="147"/>
          <w:jc w:val="center"/>
        </w:trPr>
        <w:tc>
          <w:tcPr>
            <w:tcW w:w="0" w:type="auto"/>
            <w:vMerge/>
            <w:noWrap/>
            <w:hideMark/>
          </w:tcPr>
          <w:p w:rsidRPr="00AE5E35" w:rsidR="00900680" w:rsidP="00515D07" w:rsidRDefault="00900680" w14:paraId="2F1A4582" w14:textId="77777777">
            <w:pPr>
              <w:jc w:val="center"/>
              <w:rPr>
                <w:rFonts w:cs="Arial"/>
                <w:color w:val="000000"/>
                <w:sz w:val="22"/>
                <w:szCs w:val="22"/>
                <w:lang w:eastAsia="en-GB"/>
              </w:rPr>
            </w:pPr>
          </w:p>
        </w:tc>
        <w:tc>
          <w:tcPr>
            <w:tcW w:w="4214" w:type="dxa"/>
            <w:noWrap/>
            <w:hideMark/>
          </w:tcPr>
          <w:p w:rsidRPr="00AE5E35" w:rsidR="00900680" w:rsidP="00515D07" w:rsidRDefault="00900680" w14:paraId="1DE969BD" w14:textId="584D5A4E">
            <w:pPr>
              <w:rPr>
                <w:rFonts w:cs="Arial"/>
                <w:sz w:val="22"/>
                <w:szCs w:val="22"/>
                <w:lang w:eastAsia="en-GB"/>
              </w:rPr>
            </w:pPr>
            <w:r w:rsidRPr="00AE5E35">
              <w:rPr>
                <w:rFonts w:cs="Arial"/>
                <w:sz w:val="22"/>
                <w:szCs w:val="22"/>
                <w:lang w:eastAsia="en-GB"/>
              </w:rPr>
              <w:t>Net service cost minus transition</w:t>
            </w:r>
            <w:r w:rsidRPr="7C995945">
              <w:rPr>
                <w:rStyle w:val="FootnoteReference"/>
                <w:rFonts w:cs="Arial"/>
                <w:lang w:eastAsia="en-GB"/>
              </w:rPr>
              <w:footnoteReference w:id="387"/>
            </w:r>
          </w:p>
        </w:tc>
        <w:tc>
          <w:tcPr>
            <w:tcW w:w="1649" w:type="dxa"/>
            <w:noWrap/>
            <w:vAlign w:val="center"/>
          </w:tcPr>
          <w:p w:rsidRPr="00AE5E35" w:rsidR="00900680" w:rsidP="00515D07" w:rsidRDefault="00900680" w14:paraId="1E8A4583" w14:textId="650F91FE">
            <w:pPr>
              <w:jc w:val="center"/>
              <w:rPr>
                <w:rFonts w:cs="Arial"/>
                <w:sz w:val="22"/>
                <w:szCs w:val="22"/>
                <w:lang w:eastAsia="en-GB"/>
              </w:rPr>
            </w:pPr>
            <w:r>
              <w:rPr>
                <w:rFonts w:cs="Arial"/>
                <w:sz w:val="20"/>
                <w:szCs w:val="20"/>
              </w:rPr>
              <w:t>£2,503</w:t>
            </w:r>
          </w:p>
        </w:tc>
        <w:tc>
          <w:tcPr>
            <w:tcW w:w="1560" w:type="dxa"/>
            <w:noWrap/>
            <w:vAlign w:val="center"/>
          </w:tcPr>
          <w:p w:rsidRPr="00AE5E35" w:rsidR="00900680" w:rsidP="00515D07" w:rsidRDefault="00900680" w14:paraId="399981DD" w14:textId="16F5C722">
            <w:pPr>
              <w:jc w:val="center"/>
              <w:rPr>
                <w:rFonts w:cs="Arial"/>
                <w:sz w:val="22"/>
                <w:szCs w:val="22"/>
                <w:lang w:eastAsia="en-GB"/>
              </w:rPr>
            </w:pPr>
            <w:r>
              <w:rPr>
                <w:rFonts w:cs="Arial"/>
                <w:sz w:val="20"/>
                <w:szCs w:val="20"/>
              </w:rPr>
              <w:t>£2,503</w:t>
            </w:r>
          </w:p>
        </w:tc>
        <w:tc>
          <w:tcPr>
            <w:tcW w:w="1515" w:type="dxa"/>
            <w:noWrap/>
            <w:vAlign w:val="center"/>
          </w:tcPr>
          <w:p w:rsidRPr="00AE5E35" w:rsidR="00900680" w:rsidP="00515D07" w:rsidRDefault="00900680" w14:paraId="5117DBDE" w14:textId="6DE52729">
            <w:pPr>
              <w:jc w:val="center"/>
              <w:rPr>
                <w:rFonts w:cs="Arial"/>
                <w:sz w:val="22"/>
                <w:szCs w:val="22"/>
                <w:lang w:eastAsia="en-GB"/>
              </w:rPr>
            </w:pPr>
            <w:r>
              <w:rPr>
                <w:rFonts w:cs="Arial"/>
                <w:sz w:val="20"/>
                <w:szCs w:val="20"/>
              </w:rPr>
              <w:t>-£905</w:t>
            </w:r>
          </w:p>
        </w:tc>
        <w:tc>
          <w:tcPr>
            <w:tcW w:w="1651" w:type="dxa"/>
            <w:noWrap/>
            <w:vAlign w:val="center"/>
          </w:tcPr>
          <w:p w:rsidRPr="00AE5E35" w:rsidR="00900680" w:rsidP="00515D07" w:rsidRDefault="00900680" w14:paraId="1B5AB2A9" w14:textId="0B1C387F">
            <w:pPr>
              <w:jc w:val="center"/>
              <w:rPr>
                <w:rFonts w:cs="Arial"/>
                <w:sz w:val="22"/>
                <w:szCs w:val="22"/>
                <w:lang w:eastAsia="en-GB"/>
              </w:rPr>
            </w:pPr>
            <w:r>
              <w:rPr>
                <w:rFonts w:cs="Arial"/>
                <w:sz w:val="20"/>
                <w:szCs w:val="20"/>
              </w:rPr>
              <w:t>-£905</w:t>
            </w:r>
          </w:p>
        </w:tc>
      </w:tr>
      <w:tr w:rsidRPr="00AE5E35" w:rsidR="00900680" w:rsidTr="7C995945" w14:paraId="0C0F2CD5" w14:textId="77777777">
        <w:trPr>
          <w:trHeight w:val="147"/>
          <w:jc w:val="center"/>
        </w:trPr>
        <w:tc>
          <w:tcPr>
            <w:tcW w:w="0" w:type="auto"/>
            <w:vMerge/>
            <w:noWrap/>
          </w:tcPr>
          <w:p w:rsidRPr="00AE5E35" w:rsidR="00900680" w:rsidP="00515D07" w:rsidRDefault="00900680" w14:paraId="569C6277" w14:textId="77777777">
            <w:pPr>
              <w:jc w:val="center"/>
              <w:rPr>
                <w:rFonts w:cs="Arial"/>
                <w:color w:val="000000"/>
                <w:sz w:val="22"/>
                <w:szCs w:val="22"/>
                <w:lang w:eastAsia="en-GB"/>
              </w:rPr>
            </w:pPr>
          </w:p>
        </w:tc>
        <w:tc>
          <w:tcPr>
            <w:tcW w:w="4214" w:type="dxa"/>
            <w:noWrap/>
          </w:tcPr>
          <w:p w:rsidRPr="00AE5E35" w:rsidR="00900680" w:rsidP="00515D07" w:rsidRDefault="002D4525" w14:paraId="487A49BE" w14:textId="17F98C2F">
            <w:pPr>
              <w:rPr>
                <w:rFonts w:cs="Arial"/>
                <w:sz w:val="22"/>
                <w:szCs w:val="22"/>
                <w:lang w:eastAsia="en-GB"/>
              </w:rPr>
            </w:pPr>
            <w:r>
              <w:rPr>
                <w:rFonts w:cs="Arial"/>
                <w:sz w:val="22"/>
                <w:szCs w:val="22"/>
                <w:lang w:eastAsia="en-GB"/>
              </w:rPr>
              <w:t>Written assessment costs</w:t>
            </w:r>
          </w:p>
        </w:tc>
        <w:tc>
          <w:tcPr>
            <w:tcW w:w="1649" w:type="dxa"/>
            <w:noWrap/>
            <w:vAlign w:val="center"/>
          </w:tcPr>
          <w:p w:rsidR="00900680" w:rsidP="00515D07" w:rsidRDefault="002D4525" w14:paraId="166BE80D" w14:textId="72D92919">
            <w:pPr>
              <w:jc w:val="center"/>
              <w:rPr>
                <w:rFonts w:cs="Arial"/>
                <w:sz w:val="20"/>
                <w:szCs w:val="20"/>
              </w:rPr>
            </w:pPr>
            <w:r>
              <w:rPr>
                <w:rFonts w:cs="Arial"/>
                <w:sz w:val="20"/>
                <w:szCs w:val="20"/>
              </w:rPr>
              <w:t>£0</w:t>
            </w:r>
          </w:p>
        </w:tc>
        <w:tc>
          <w:tcPr>
            <w:tcW w:w="1560" w:type="dxa"/>
            <w:noWrap/>
            <w:vAlign w:val="center"/>
          </w:tcPr>
          <w:p w:rsidR="00900680" w:rsidP="00515D07" w:rsidRDefault="002D4525" w14:paraId="44B1EF06" w14:textId="5FA04AF3">
            <w:pPr>
              <w:jc w:val="center"/>
              <w:rPr>
                <w:rFonts w:cs="Arial"/>
                <w:sz w:val="20"/>
                <w:szCs w:val="20"/>
              </w:rPr>
            </w:pPr>
            <w:r>
              <w:rPr>
                <w:rFonts w:cs="Arial"/>
                <w:sz w:val="20"/>
                <w:szCs w:val="20"/>
              </w:rPr>
              <w:t>£0</w:t>
            </w:r>
          </w:p>
        </w:tc>
        <w:tc>
          <w:tcPr>
            <w:tcW w:w="1515" w:type="dxa"/>
            <w:noWrap/>
            <w:vAlign w:val="center"/>
          </w:tcPr>
          <w:p w:rsidR="00900680" w:rsidP="00515D07" w:rsidRDefault="002D4525" w14:paraId="792B8AC6" w14:textId="72BB47CC">
            <w:pPr>
              <w:jc w:val="center"/>
              <w:rPr>
                <w:rFonts w:cs="Arial"/>
                <w:sz w:val="20"/>
                <w:szCs w:val="20"/>
              </w:rPr>
            </w:pPr>
            <w:r>
              <w:rPr>
                <w:rFonts w:cs="Arial"/>
                <w:sz w:val="20"/>
                <w:szCs w:val="20"/>
              </w:rPr>
              <w:t>£0</w:t>
            </w:r>
          </w:p>
        </w:tc>
        <w:tc>
          <w:tcPr>
            <w:tcW w:w="1651" w:type="dxa"/>
            <w:noWrap/>
            <w:vAlign w:val="center"/>
          </w:tcPr>
          <w:p w:rsidR="00900680" w:rsidP="00515D07" w:rsidRDefault="002D4525" w14:paraId="1677C6B8" w14:textId="3BF0EA4F">
            <w:pPr>
              <w:jc w:val="center"/>
              <w:rPr>
                <w:rFonts w:cs="Arial"/>
                <w:sz w:val="20"/>
                <w:szCs w:val="20"/>
              </w:rPr>
            </w:pPr>
            <w:r>
              <w:rPr>
                <w:rFonts w:cs="Arial"/>
                <w:sz w:val="20"/>
                <w:szCs w:val="20"/>
              </w:rPr>
              <w:t>£0</w:t>
            </w:r>
          </w:p>
        </w:tc>
      </w:tr>
      <w:tr w:rsidRPr="00AE5E35" w:rsidR="00233CC3" w:rsidTr="7C995945" w14:paraId="23EB0B3D" w14:textId="77777777">
        <w:trPr>
          <w:trHeight w:val="147"/>
          <w:jc w:val="center"/>
        </w:trPr>
        <w:tc>
          <w:tcPr>
            <w:tcW w:w="4439" w:type="dxa"/>
            <w:gridSpan w:val="2"/>
            <w:noWrap/>
            <w:hideMark/>
          </w:tcPr>
          <w:p w:rsidRPr="00AE5E35" w:rsidR="00233CC3" w:rsidP="00515D07" w:rsidRDefault="00233CC3" w14:paraId="3D8333B8" w14:textId="77777777">
            <w:pPr>
              <w:rPr>
                <w:rFonts w:cs="Arial"/>
                <w:color w:val="000000"/>
                <w:sz w:val="22"/>
                <w:szCs w:val="22"/>
                <w:lang w:eastAsia="en-GB"/>
              </w:rPr>
            </w:pPr>
            <w:r w:rsidRPr="00AE5E35">
              <w:rPr>
                <w:rFonts w:cs="Arial"/>
                <w:color w:val="000000"/>
                <w:sz w:val="22"/>
                <w:szCs w:val="22"/>
                <w:lang w:eastAsia="en-GB"/>
              </w:rPr>
              <w:t xml:space="preserve">Net cost to NHM businesses under increased recycling collections </w:t>
            </w:r>
          </w:p>
        </w:tc>
        <w:tc>
          <w:tcPr>
            <w:tcW w:w="1649" w:type="dxa"/>
            <w:noWrap/>
            <w:vAlign w:val="center"/>
          </w:tcPr>
          <w:p w:rsidRPr="008E4DD2" w:rsidR="00C97BD3" w:rsidP="00C97BD3" w:rsidRDefault="00233CC3" w14:paraId="6D63F1CF" w14:textId="053499F3">
            <w:pPr>
              <w:jc w:val="center"/>
              <w:rPr>
                <w:rFonts w:cs="Arial"/>
                <w:color w:val="000000"/>
                <w:sz w:val="20"/>
                <w:szCs w:val="20"/>
              </w:rPr>
            </w:pPr>
            <w:r>
              <w:rPr>
                <w:rFonts w:cs="Arial"/>
                <w:color w:val="000000"/>
                <w:sz w:val="20"/>
                <w:szCs w:val="20"/>
              </w:rPr>
              <w:t>-£</w:t>
            </w:r>
            <w:r w:rsidR="003058F9">
              <w:rPr>
                <w:rFonts w:cs="Arial"/>
                <w:color w:val="000000"/>
                <w:sz w:val="20"/>
                <w:szCs w:val="20"/>
              </w:rPr>
              <w:t>553</w:t>
            </w:r>
          </w:p>
        </w:tc>
        <w:tc>
          <w:tcPr>
            <w:tcW w:w="1560" w:type="dxa"/>
            <w:noWrap/>
            <w:vAlign w:val="center"/>
          </w:tcPr>
          <w:p w:rsidRPr="00AE5E35" w:rsidR="00233CC3" w:rsidP="00515D07" w:rsidRDefault="00233CC3" w14:paraId="2E40757B" w14:textId="4E02A437">
            <w:pPr>
              <w:jc w:val="center"/>
              <w:rPr>
                <w:rFonts w:cs="Arial"/>
                <w:color w:val="000000"/>
                <w:sz w:val="22"/>
                <w:szCs w:val="22"/>
                <w:lang w:eastAsia="en-GB"/>
              </w:rPr>
            </w:pPr>
            <w:r>
              <w:rPr>
                <w:rFonts w:cs="Arial"/>
                <w:color w:val="000000"/>
                <w:sz w:val="20"/>
                <w:szCs w:val="20"/>
              </w:rPr>
              <w:t>£2,</w:t>
            </w:r>
            <w:r w:rsidR="00113868">
              <w:rPr>
                <w:rFonts w:cs="Arial"/>
                <w:color w:val="000000"/>
                <w:sz w:val="20"/>
                <w:szCs w:val="20"/>
              </w:rPr>
              <w:t>742</w:t>
            </w:r>
          </w:p>
        </w:tc>
        <w:tc>
          <w:tcPr>
            <w:tcW w:w="1515" w:type="dxa"/>
            <w:noWrap/>
            <w:vAlign w:val="center"/>
          </w:tcPr>
          <w:p w:rsidRPr="00AE5E35" w:rsidR="00233CC3" w:rsidP="00515D07" w:rsidRDefault="00233CC3" w14:paraId="79E7BD15" w14:textId="258E249F">
            <w:pPr>
              <w:jc w:val="center"/>
              <w:rPr>
                <w:rFonts w:cs="Arial"/>
                <w:color w:val="000000"/>
                <w:sz w:val="22"/>
                <w:szCs w:val="22"/>
                <w:lang w:eastAsia="en-GB"/>
              </w:rPr>
            </w:pPr>
            <w:r>
              <w:rPr>
                <w:rFonts w:cs="Arial"/>
                <w:color w:val="000000"/>
                <w:sz w:val="20"/>
                <w:szCs w:val="20"/>
              </w:rPr>
              <w:t>-£</w:t>
            </w:r>
            <w:r w:rsidR="00652C3C">
              <w:rPr>
                <w:rFonts w:cs="Arial"/>
                <w:color w:val="000000"/>
                <w:sz w:val="20"/>
                <w:szCs w:val="20"/>
              </w:rPr>
              <w:t>553</w:t>
            </w:r>
          </w:p>
        </w:tc>
        <w:tc>
          <w:tcPr>
            <w:tcW w:w="1651" w:type="dxa"/>
            <w:noWrap/>
            <w:vAlign w:val="center"/>
          </w:tcPr>
          <w:p w:rsidRPr="00AE5E35" w:rsidR="00233CC3" w:rsidP="00515D07" w:rsidRDefault="00233CC3" w14:paraId="4A4DC0D2" w14:textId="591FBA08">
            <w:pPr>
              <w:jc w:val="center"/>
              <w:rPr>
                <w:rFonts w:cs="Arial"/>
                <w:color w:val="000000"/>
                <w:sz w:val="22"/>
                <w:szCs w:val="22"/>
                <w:lang w:eastAsia="en-GB"/>
              </w:rPr>
            </w:pPr>
            <w:r>
              <w:rPr>
                <w:rFonts w:cs="Arial"/>
                <w:color w:val="000000"/>
                <w:sz w:val="20"/>
                <w:szCs w:val="20"/>
              </w:rPr>
              <w:t>£2,</w:t>
            </w:r>
            <w:r w:rsidR="00652C3C">
              <w:rPr>
                <w:rFonts w:cs="Arial"/>
                <w:color w:val="000000"/>
                <w:sz w:val="20"/>
                <w:szCs w:val="20"/>
              </w:rPr>
              <w:t>7</w:t>
            </w:r>
            <w:r w:rsidR="007E4629">
              <w:rPr>
                <w:rFonts w:cs="Arial"/>
                <w:color w:val="000000"/>
                <w:sz w:val="20"/>
                <w:szCs w:val="20"/>
              </w:rPr>
              <w:t>42</w:t>
            </w:r>
          </w:p>
        </w:tc>
      </w:tr>
      <w:tr w:rsidRPr="00AE5E35" w:rsidR="00900680" w:rsidTr="7C995945" w14:paraId="24F51E3B" w14:textId="77777777">
        <w:trPr>
          <w:trHeight w:val="147"/>
          <w:jc w:val="center"/>
        </w:trPr>
        <w:tc>
          <w:tcPr>
            <w:tcW w:w="0" w:type="auto"/>
            <w:vMerge w:val="restart"/>
            <w:noWrap/>
            <w:hideMark/>
          </w:tcPr>
          <w:p w:rsidRPr="00AE5E35" w:rsidR="00900680" w:rsidP="00515D07" w:rsidRDefault="00900680" w14:paraId="0B1AD990" w14:textId="77777777">
            <w:pPr>
              <w:jc w:val="center"/>
              <w:rPr>
                <w:rFonts w:cs="Arial"/>
                <w:color w:val="000000"/>
                <w:sz w:val="22"/>
                <w:szCs w:val="22"/>
                <w:lang w:eastAsia="en-GB"/>
              </w:rPr>
            </w:pPr>
          </w:p>
        </w:tc>
        <w:tc>
          <w:tcPr>
            <w:tcW w:w="4214" w:type="dxa"/>
            <w:noWrap/>
            <w:hideMark/>
          </w:tcPr>
          <w:p w:rsidRPr="00AE5E35" w:rsidR="00900680" w:rsidP="00515D07" w:rsidRDefault="00900680" w14:paraId="201917D8" w14:textId="77777777">
            <w:pPr>
              <w:rPr>
                <w:rFonts w:cs="Arial"/>
                <w:color w:val="000000"/>
                <w:sz w:val="22"/>
                <w:szCs w:val="22"/>
                <w:lang w:eastAsia="en-GB"/>
              </w:rPr>
            </w:pPr>
            <w:r w:rsidRPr="00AE5E35">
              <w:rPr>
                <w:rFonts w:cs="Arial"/>
                <w:color w:val="000000"/>
                <w:sz w:val="22"/>
                <w:szCs w:val="22"/>
                <w:lang w:eastAsia="en-GB"/>
              </w:rPr>
              <w:t>Waste management cost with DRS effect)</w:t>
            </w:r>
          </w:p>
        </w:tc>
        <w:tc>
          <w:tcPr>
            <w:tcW w:w="1649" w:type="dxa"/>
            <w:noWrap/>
            <w:vAlign w:val="center"/>
          </w:tcPr>
          <w:p w:rsidRPr="00AE5E35" w:rsidR="00900680" w:rsidP="00515D07" w:rsidRDefault="00900680" w14:paraId="7DB48B96" w14:textId="33D079D5">
            <w:pPr>
              <w:jc w:val="center"/>
              <w:rPr>
                <w:rFonts w:cs="Arial"/>
                <w:color w:val="000000"/>
                <w:sz w:val="22"/>
                <w:szCs w:val="22"/>
                <w:lang w:eastAsia="en-GB"/>
              </w:rPr>
            </w:pPr>
            <w:r>
              <w:rPr>
                <w:rFonts w:cs="Arial"/>
                <w:color w:val="000000"/>
                <w:sz w:val="20"/>
                <w:szCs w:val="20"/>
              </w:rPr>
              <w:t>-£636</w:t>
            </w:r>
          </w:p>
        </w:tc>
        <w:tc>
          <w:tcPr>
            <w:tcW w:w="1560" w:type="dxa"/>
            <w:noWrap/>
            <w:vAlign w:val="center"/>
          </w:tcPr>
          <w:p w:rsidRPr="00AE5E35" w:rsidR="00900680" w:rsidP="00515D07" w:rsidRDefault="00900680" w14:paraId="125BFCB2" w14:textId="5FDEAF20">
            <w:pPr>
              <w:jc w:val="center"/>
              <w:rPr>
                <w:rFonts w:cs="Arial"/>
                <w:color w:val="000000"/>
                <w:sz w:val="22"/>
                <w:szCs w:val="22"/>
                <w:lang w:eastAsia="en-GB"/>
              </w:rPr>
            </w:pPr>
            <w:r>
              <w:rPr>
                <w:rFonts w:cs="Arial"/>
                <w:color w:val="000000"/>
                <w:sz w:val="20"/>
                <w:szCs w:val="20"/>
              </w:rPr>
              <w:t>£2,545</w:t>
            </w:r>
          </w:p>
        </w:tc>
        <w:tc>
          <w:tcPr>
            <w:tcW w:w="1515" w:type="dxa"/>
            <w:noWrap/>
            <w:vAlign w:val="center"/>
          </w:tcPr>
          <w:p w:rsidRPr="00AE5E35" w:rsidR="00900680" w:rsidP="00515D07" w:rsidRDefault="00900680" w14:paraId="6DF9EE3C" w14:textId="5242E306">
            <w:pPr>
              <w:jc w:val="center"/>
              <w:rPr>
                <w:rFonts w:cs="Arial"/>
                <w:color w:val="000000"/>
                <w:sz w:val="22"/>
                <w:szCs w:val="22"/>
                <w:lang w:eastAsia="en-GB"/>
              </w:rPr>
            </w:pPr>
            <w:r>
              <w:rPr>
                <w:rFonts w:cs="Arial"/>
                <w:color w:val="000000"/>
                <w:sz w:val="20"/>
                <w:szCs w:val="20"/>
              </w:rPr>
              <w:t>-£636</w:t>
            </w:r>
          </w:p>
        </w:tc>
        <w:tc>
          <w:tcPr>
            <w:tcW w:w="1651" w:type="dxa"/>
            <w:noWrap/>
            <w:vAlign w:val="center"/>
          </w:tcPr>
          <w:p w:rsidRPr="00AE5E35" w:rsidR="00900680" w:rsidP="00515D07" w:rsidRDefault="00900680" w14:paraId="28356F21" w14:textId="6B0C40C2">
            <w:pPr>
              <w:jc w:val="center"/>
              <w:rPr>
                <w:rFonts w:cs="Arial"/>
                <w:color w:val="000000"/>
                <w:sz w:val="22"/>
                <w:szCs w:val="22"/>
                <w:lang w:eastAsia="en-GB"/>
              </w:rPr>
            </w:pPr>
            <w:r>
              <w:rPr>
                <w:rFonts w:cs="Arial"/>
                <w:color w:val="000000"/>
                <w:sz w:val="20"/>
                <w:szCs w:val="20"/>
              </w:rPr>
              <w:t>£2,545</w:t>
            </w:r>
          </w:p>
        </w:tc>
      </w:tr>
      <w:tr w:rsidRPr="00AE5E35" w:rsidR="00900680" w:rsidTr="7C995945" w14:paraId="0C11B96A" w14:textId="77777777">
        <w:trPr>
          <w:trHeight w:val="147"/>
          <w:jc w:val="center"/>
        </w:trPr>
        <w:tc>
          <w:tcPr>
            <w:tcW w:w="0" w:type="auto"/>
            <w:vMerge/>
            <w:noWrap/>
            <w:hideMark/>
          </w:tcPr>
          <w:p w:rsidRPr="00AE5E35" w:rsidR="00900680" w:rsidP="00515D07" w:rsidRDefault="00900680" w14:paraId="6A957DB8" w14:textId="77777777">
            <w:pPr>
              <w:jc w:val="center"/>
              <w:rPr>
                <w:rFonts w:cs="Arial"/>
                <w:color w:val="000000"/>
                <w:sz w:val="22"/>
                <w:szCs w:val="22"/>
                <w:lang w:eastAsia="en-GB"/>
              </w:rPr>
            </w:pPr>
          </w:p>
        </w:tc>
        <w:tc>
          <w:tcPr>
            <w:tcW w:w="4214" w:type="dxa"/>
            <w:noWrap/>
            <w:hideMark/>
          </w:tcPr>
          <w:p w:rsidRPr="00AE5E35" w:rsidR="00900680" w:rsidP="00515D07" w:rsidRDefault="00900680" w14:paraId="0404F635" w14:textId="77777777">
            <w:pPr>
              <w:rPr>
                <w:rFonts w:cs="Arial"/>
                <w:color w:val="000000"/>
                <w:sz w:val="22"/>
                <w:szCs w:val="22"/>
                <w:lang w:eastAsia="en-GB"/>
              </w:rPr>
            </w:pPr>
            <w:r w:rsidRPr="00AE5E35">
              <w:rPr>
                <w:rFonts w:cs="Arial"/>
                <w:color w:val="000000"/>
                <w:sz w:val="22"/>
                <w:szCs w:val="22"/>
                <w:lang w:eastAsia="en-GB"/>
              </w:rPr>
              <w:t>Familiarisation</w:t>
            </w:r>
          </w:p>
        </w:tc>
        <w:tc>
          <w:tcPr>
            <w:tcW w:w="1649" w:type="dxa"/>
            <w:noWrap/>
            <w:vAlign w:val="center"/>
          </w:tcPr>
          <w:p w:rsidRPr="00AE5E35" w:rsidR="00900680" w:rsidP="00515D07" w:rsidRDefault="00900680" w14:paraId="4D65F41E" w14:textId="4D64F40E">
            <w:pPr>
              <w:jc w:val="center"/>
              <w:rPr>
                <w:rFonts w:cs="Arial"/>
                <w:color w:val="000000"/>
                <w:sz w:val="22"/>
                <w:szCs w:val="22"/>
                <w:lang w:eastAsia="en-GB"/>
              </w:rPr>
            </w:pPr>
            <w:r>
              <w:rPr>
                <w:rFonts w:cs="Arial"/>
                <w:color w:val="000000"/>
                <w:sz w:val="20"/>
                <w:szCs w:val="20"/>
              </w:rPr>
              <w:t>£83</w:t>
            </w:r>
          </w:p>
        </w:tc>
        <w:tc>
          <w:tcPr>
            <w:tcW w:w="1560" w:type="dxa"/>
            <w:noWrap/>
            <w:vAlign w:val="center"/>
          </w:tcPr>
          <w:p w:rsidRPr="00AE5E35" w:rsidR="00900680" w:rsidP="00515D07" w:rsidRDefault="00900680" w14:paraId="5B530AD3" w14:textId="34F38997">
            <w:pPr>
              <w:jc w:val="center"/>
              <w:rPr>
                <w:rFonts w:cs="Arial"/>
                <w:color w:val="000000"/>
                <w:sz w:val="22"/>
                <w:szCs w:val="22"/>
                <w:lang w:eastAsia="en-GB"/>
              </w:rPr>
            </w:pPr>
            <w:r>
              <w:rPr>
                <w:rFonts w:cs="Arial"/>
                <w:color w:val="000000"/>
                <w:sz w:val="20"/>
                <w:szCs w:val="20"/>
              </w:rPr>
              <w:t>£197</w:t>
            </w:r>
          </w:p>
        </w:tc>
        <w:tc>
          <w:tcPr>
            <w:tcW w:w="1515" w:type="dxa"/>
            <w:noWrap/>
            <w:vAlign w:val="center"/>
          </w:tcPr>
          <w:p w:rsidRPr="00AE5E35" w:rsidR="00900680" w:rsidP="00515D07" w:rsidRDefault="00900680" w14:paraId="1BD31805" w14:textId="7DF22AC9">
            <w:pPr>
              <w:jc w:val="center"/>
              <w:rPr>
                <w:rFonts w:cs="Arial"/>
                <w:color w:val="000000"/>
                <w:sz w:val="22"/>
                <w:szCs w:val="22"/>
                <w:lang w:eastAsia="en-GB"/>
              </w:rPr>
            </w:pPr>
            <w:r>
              <w:rPr>
                <w:rFonts w:cs="Arial"/>
                <w:color w:val="000000"/>
                <w:sz w:val="20"/>
                <w:szCs w:val="20"/>
              </w:rPr>
              <w:t>£83</w:t>
            </w:r>
          </w:p>
        </w:tc>
        <w:tc>
          <w:tcPr>
            <w:tcW w:w="1651" w:type="dxa"/>
            <w:noWrap/>
            <w:vAlign w:val="center"/>
          </w:tcPr>
          <w:p w:rsidRPr="00AE5E35" w:rsidR="00900680" w:rsidP="00515D07" w:rsidRDefault="00900680" w14:paraId="0C4D49B7" w14:textId="4E60656B">
            <w:pPr>
              <w:jc w:val="center"/>
              <w:rPr>
                <w:rFonts w:cs="Arial"/>
                <w:color w:val="000000"/>
                <w:sz w:val="22"/>
                <w:szCs w:val="22"/>
                <w:lang w:eastAsia="en-GB"/>
              </w:rPr>
            </w:pPr>
            <w:r>
              <w:rPr>
                <w:rFonts w:cs="Arial"/>
                <w:color w:val="000000"/>
                <w:sz w:val="20"/>
                <w:szCs w:val="20"/>
              </w:rPr>
              <w:t>£197</w:t>
            </w:r>
          </w:p>
        </w:tc>
      </w:tr>
      <w:tr w:rsidRPr="00AE5E35" w:rsidR="00900680" w:rsidTr="7C995945" w14:paraId="70A0A599" w14:textId="77777777">
        <w:trPr>
          <w:trHeight w:val="147"/>
          <w:jc w:val="center"/>
        </w:trPr>
        <w:tc>
          <w:tcPr>
            <w:tcW w:w="0" w:type="auto"/>
            <w:vMerge/>
            <w:noWrap/>
          </w:tcPr>
          <w:p w:rsidRPr="00AE5E35" w:rsidR="00900680" w:rsidP="00515D07" w:rsidRDefault="00900680" w14:paraId="265980D0" w14:textId="77777777">
            <w:pPr>
              <w:jc w:val="center"/>
              <w:rPr>
                <w:rFonts w:cs="Arial"/>
                <w:color w:val="000000"/>
                <w:sz w:val="22"/>
                <w:szCs w:val="22"/>
                <w:lang w:eastAsia="en-GB"/>
              </w:rPr>
            </w:pPr>
          </w:p>
        </w:tc>
        <w:tc>
          <w:tcPr>
            <w:tcW w:w="4214" w:type="dxa"/>
            <w:noWrap/>
          </w:tcPr>
          <w:p w:rsidRPr="00AE5E35" w:rsidR="00900680" w:rsidP="00515D07" w:rsidRDefault="002D4525" w14:paraId="52AF6CF9" w14:textId="53FAAC5A">
            <w:pPr>
              <w:rPr>
                <w:rFonts w:cs="Arial"/>
                <w:color w:val="000000"/>
                <w:sz w:val="22"/>
                <w:szCs w:val="22"/>
                <w:lang w:eastAsia="en-GB"/>
              </w:rPr>
            </w:pPr>
            <w:r>
              <w:rPr>
                <w:rFonts w:cs="Arial"/>
                <w:color w:val="000000"/>
                <w:sz w:val="22"/>
                <w:szCs w:val="22"/>
                <w:lang w:eastAsia="en-GB"/>
              </w:rPr>
              <w:t>Written assessment costs</w:t>
            </w:r>
          </w:p>
        </w:tc>
        <w:tc>
          <w:tcPr>
            <w:tcW w:w="1649" w:type="dxa"/>
            <w:noWrap/>
            <w:vAlign w:val="center"/>
          </w:tcPr>
          <w:p w:rsidR="00900680" w:rsidP="00515D07" w:rsidRDefault="002D4525" w14:paraId="2EF47C40" w14:textId="77E8BEBE">
            <w:pPr>
              <w:jc w:val="center"/>
              <w:rPr>
                <w:rFonts w:cs="Arial"/>
                <w:color w:val="000000"/>
                <w:sz w:val="20"/>
                <w:szCs w:val="20"/>
              </w:rPr>
            </w:pPr>
            <w:r>
              <w:rPr>
                <w:rFonts w:cs="Arial"/>
                <w:color w:val="000000"/>
                <w:sz w:val="20"/>
                <w:szCs w:val="20"/>
              </w:rPr>
              <w:t>£3</w:t>
            </w:r>
          </w:p>
        </w:tc>
        <w:tc>
          <w:tcPr>
            <w:tcW w:w="1560" w:type="dxa"/>
            <w:noWrap/>
            <w:vAlign w:val="center"/>
          </w:tcPr>
          <w:p w:rsidR="00900680" w:rsidP="00515D07" w:rsidRDefault="002D4525" w14:paraId="744F7D63" w14:textId="4B2F73F0">
            <w:pPr>
              <w:jc w:val="center"/>
              <w:rPr>
                <w:rFonts w:cs="Arial"/>
                <w:color w:val="000000"/>
                <w:sz w:val="20"/>
                <w:szCs w:val="20"/>
              </w:rPr>
            </w:pPr>
            <w:r>
              <w:rPr>
                <w:rFonts w:cs="Arial"/>
                <w:color w:val="000000"/>
                <w:sz w:val="20"/>
                <w:szCs w:val="20"/>
              </w:rPr>
              <w:t>£3</w:t>
            </w:r>
          </w:p>
        </w:tc>
        <w:tc>
          <w:tcPr>
            <w:tcW w:w="1515" w:type="dxa"/>
            <w:noWrap/>
            <w:vAlign w:val="center"/>
          </w:tcPr>
          <w:p w:rsidR="00900680" w:rsidP="00515D07" w:rsidRDefault="002D4525" w14:paraId="288A2C83" w14:textId="2C3DAA83">
            <w:pPr>
              <w:jc w:val="center"/>
              <w:rPr>
                <w:rFonts w:cs="Arial"/>
                <w:color w:val="000000"/>
                <w:sz w:val="20"/>
                <w:szCs w:val="20"/>
              </w:rPr>
            </w:pPr>
            <w:r>
              <w:rPr>
                <w:rFonts w:cs="Arial"/>
                <w:color w:val="000000"/>
                <w:sz w:val="20"/>
                <w:szCs w:val="20"/>
              </w:rPr>
              <w:t>£3</w:t>
            </w:r>
          </w:p>
        </w:tc>
        <w:tc>
          <w:tcPr>
            <w:tcW w:w="1651" w:type="dxa"/>
            <w:noWrap/>
            <w:vAlign w:val="center"/>
          </w:tcPr>
          <w:p w:rsidR="00900680" w:rsidP="00515D07" w:rsidRDefault="002D4525" w14:paraId="57DA66A5" w14:textId="00D1071E">
            <w:pPr>
              <w:jc w:val="center"/>
              <w:rPr>
                <w:rFonts w:cs="Arial"/>
                <w:color w:val="000000"/>
                <w:sz w:val="20"/>
                <w:szCs w:val="20"/>
              </w:rPr>
            </w:pPr>
            <w:r>
              <w:rPr>
                <w:rFonts w:cs="Arial"/>
                <w:color w:val="000000"/>
                <w:sz w:val="20"/>
                <w:szCs w:val="20"/>
              </w:rPr>
              <w:t>£3</w:t>
            </w:r>
          </w:p>
        </w:tc>
      </w:tr>
      <w:tr w:rsidRPr="00AE5E35" w:rsidR="00233CC3" w:rsidTr="7C995945" w14:paraId="30179158" w14:textId="77777777">
        <w:trPr>
          <w:trHeight w:val="147"/>
          <w:jc w:val="center"/>
        </w:trPr>
        <w:tc>
          <w:tcPr>
            <w:tcW w:w="4439" w:type="dxa"/>
            <w:gridSpan w:val="2"/>
            <w:noWrap/>
            <w:hideMark/>
          </w:tcPr>
          <w:p w:rsidRPr="00AE5E35" w:rsidR="00233CC3" w:rsidP="00515D07" w:rsidRDefault="00233CC3" w14:paraId="67904950" w14:textId="77777777">
            <w:pPr>
              <w:rPr>
                <w:rFonts w:cs="Arial"/>
                <w:color w:val="000000"/>
                <w:sz w:val="22"/>
                <w:szCs w:val="22"/>
                <w:lang w:eastAsia="en-GB"/>
              </w:rPr>
            </w:pPr>
            <w:r w:rsidRPr="00AE5E35">
              <w:rPr>
                <w:rFonts w:cs="Arial"/>
                <w:color w:val="000000"/>
                <w:sz w:val="22"/>
                <w:szCs w:val="22"/>
                <w:lang w:eastAsia="en-GB"/>
              </w:rPr>
              <w:t>Policy costs to apply best practices in recycling collections</w:t>
            </w:r>
          </w:p>
        </w:tc>
        <w:tc>
          <w:tcPr>
            <w:tcW w:w="1649" w:type="dxa"/>
            <w:noWrap/>
            <w:vAlign w:val="center"/>
          </w:tcPr>
          <w:p w:rsidRPr="00AE5E35" w:rsidR="00233CC3" w:rsidP="00515D07" w:rsidRDefault="00233CC3" w14:paraId="25596618" w14:textId="249781EC">
            <w:pPr>
              <w:jc w:val="center"/>
              <w:rPr>
                <w:rFonts w:cs="Arial"/>
                <w:color w:val="000000"/>
                <w:sz w:val="22"/>
                <w:szCs w:val="22"/>
                <w:lang w:eastAsia="en-GB"/>
              </w:rPr>
            </w:pPr>
            <w:r>
              <w:rPr>
                <w:rFonts w:cs="Arial"/>
                <w:color w:val="000000"/>
                <w:sz w:val="20"/>
                <w:szCs w:val="20"/>
              </w:rPr>
              <w:t>£6</w:t>
            </w:r>
            <w:r w:rsidR="00D254EE">
              <w:rPr>
                <w:rFonts w:cs="Arial"/>
                <w:color w:val="000000"/>
                <w:sz w:val="20"/>
                <w:szCs w:val="20"/>
              </w:rPr>
              <w:t>5</w:t>
            </w:r>
          </w:p>
        </w:tc>
        <w:tc>
          <w:tcPr>
            <w:tcW w:w="1560" w:type="dxa"/>
            <w:noWrap/>
            <w:vAlign w:val="center"/>
          </w:tcPr>
          <w:p w:rsidRPr="00AE5E35" w:rsidR="00233CC3" w:rsidP="00515D07" w:rsidRDefault="00233CC3" w14:paraId="71AE6D00" w14:textId="400E05DE">
            <w:pPr>
              <w:jc w:val="center"/>
              <w:rPr>
                <w:rFonts w:cs="Arial"/>
                <w:color w:val="000000"/>
                <w:sz w:val="22"/>
                <w:szCs w:val="22"/>
                <w:lang w:eastAsia="en-GB"/>
              </w:rPr>
            </w:pPr>
            <w:r>
              <w:rPr>
                <w:rFonts w:cs="Arial"/>
                <w:color w:val="000000"/>
                <w:sz w:val="20"/>
                <w:szCs w:val="20"/>
              </w:rPr>
              <w:t>£6</w:t>
            </w:r>
            <w:r w:rsidR="0078426F">
              <w:rPr>
                <w:rFonts w:cs="Arial"/>
                <w:color w:val="000000"/>
                <w:sz w:val="20"/>
                <w:szCs w:val="20"/>
              </w:rPr>
              <w:t>5</w:t>
            </w:r>
          </w:p>
        </w:tc>
        <w:tc>
          <w:tcPr>
            <w:tcW w:w="1515" w:type="dxa"/>
            <w:noWrap/>
            <w:vAlign w:val="center"/>
          </w:tcPr>
          <w:p w:rsidRPr="00AE5E35" w:rsidR="00233CC3" w:rsidP="00515D07" w:rsidRDefault="00233CC3" w14:paraId="4B988160" w14:textId="7503F15C">
            <w:pPr>
              <w:jc w:val="center"/>
              <w:rPr>
                <w:rFonts w:cs="Arial"/>
                <w:color w:val="000000"/>
                <w:sz w:val="22"/>
                <w:szCs w:val="22"/>
                <w:lang w:eastAsia="en-GB"/>
              </w:rPr>
            </w:pPr>
            <w:r>
              <w:rPr>
                <w:rFonts w:cs="Arial"/>
                <w:color w:val="000000"/>
                <w:sz w:val="20"/>
                <w:szCs w:val="20"/>
              </w:rPr>
              <w:t>£6</w:t>
            </w:r>
            <w:r w:rsidR="0078426F">
              <w:rPr>
                <w:rFonts w:cs="Arial"/>
                <w:color w:val="000000"/>
                <w:sz w:val="20"/>
                <w:szCs w:val="20"/>
              </w:rPr>
              <w:t>5</w:t>
            </w:r>
          </w:p>
        </w:tc>
        <w:tc>
          <w:tcPr>
            <w:tcW w:w="1651" w:type="dxa"/>
            <w:noWrap/>
            <w:vAlign w:val="center"/>
          </w:tcPr>
          <w:p w:rsidRPr="00AE5E35" w:rsidR="00233CC3" w:rsidP="00515D07" w:rsidRDefault="00233CC3" w14:paraId="34A81AC4" w14:textId="334F3CDA">
            <w:pPr>
              <w:jc w:val="center"/>
              <w:rPr>
                <w:rFonts w:cs="Arial"/>
                <w:color w:val="000000"/>
                <w:sz w:val="22"/>
                <w:szCs w:val="22"/>
                <w:lang w:eastAsia="en-GB"/>
              </w:rPr>
            </w:pPr>
            <w:r>
              <w:rPr>
                <w:rFonts w:cs="Arial"/>
                <w:color w:val="000000"/>
                <w:sz w:val="20"/>
                <w:szCs w:val="20"/>
              </w:rPr>
              <w:t>£6</w:t>
            </w:r>
            <w:r w:rsidR="0078426F">
              <w:rPr>
                <w:rFonts w:cs="Arial"/>
                <w:color w:val="000000"/>
                <w:sz w:val="20"/>
                <w:szCs w:val="20"/>
              </w:rPr>
              <w:t>5</w:t>
            </w:r>
          </w:p>
        </w:tc>
      </w:tr>
      <w:tr w:rsidRPr="00AE5E35" w:rsidR="00233CC3" w:rsidTr="005A4FDC" w14:paraId="5105376A" w14:textId="77777777">
        <w:trPr>
          <w:trHeight w:val="399"/>
          <w:jc w:val="center"/>
        </w:trPr>
        <w:tc>
          <w:tcPr>
            <w:tcW w:w="4439" w:type="dxa"/>
            <w:gridSpan w:val="2"/>
            <w:noWrap/>
            <w:hideMark/>
          </w:tcPr>
          <w:p w:rsidRPr="00AE5E35" w:rsidR="00233CC3" w:rsidP="00515D07" w:rsidRDefault="00233CC3" w14:paraId="132FA308" w14:textId="77777777">
            <w:pPr>
              <w:rPr>
                <w:rFonts w:cs="Arial"/>
                <w:b/>
                <w:bCs/>
                <w:color w:val="000000"/>
                <w:sz w:val="22"/>
                <w:szCs w:val="22"/>
                <w:lang w:eastAsia="en-GB"/>
              </w:rPr>
            </w:pPr>
            <w:r w:rsidRPr="00AE5E35">
              <w:rPr>
                <w:rFonts w:cs="Arial"/>
                <w:b/>
                <w:bCs/>
                <w:color w:val="000000"/>
                <w:sz w:val="22"/>
                <w:szCs w:val="22"/>
                <w:lang w:eastAsia="en-GB"/>
              </w:rPr>
              <w:t>Social costs (total)</w:t>
            </w:r>
          </w:p>
        </w:tc>
        <w:tc>
          <w:tcPr>
            <w:tcW w:w="1649" w:type="dxa"/>
            <w:noWrap/>
            <w:vAlign w:val="center"/>
          </w:tcPr>
          <w:p w:rsidRPr="00AE5E35" w:rsidR="00233CC3" w:rsidP="00515D07" w:rsidRDefault="00B1277F" w14:paraId="258E1704" w14:textId="01DE365D">
            <w:pPr>
              <w:jc w:val="center"/>
              <w:rPr>
                <w:rFonts w:cs="Arial"/>
                <w:b/>
                <w:bCs/>
                <w:color w:val="000000"/>
                <w:sz w:val="22"/>
                <w:szCs w:val="22"/>
                <w:lang w:eastAsia="en-GB"/>
              </w:rPr>
            </w:pPr>
            <w:r>
              <w:rPr>
                <w:rFonts w:cs="Arial"/>
                <w:b/>
                <w:bCs/>
                <w:color w:val="000000"/>
                <w:sz w:val="20"/>
                <w:szCs w:val="20"/>
              </w:rPr>
              <w:t>£</w:t>
            </w:r>
            <w:r w:rsidR="009B065A">
              <w:rPr>
                <w:rFonts w:cs="Arial"/>
                <w:b/>
                <w:bCs/>
                <w:color w:val="000000"/>
                <w:sz w:val="20"/>
                <w:szCs w:val="20"/>
              </w:rPr>
              <w:t>2,</w:t>
            </w:r>
            <w:r w:rsidR="003058F9">
              <w:rPr>
                <w:rFonts w:cs="Arial"/>
                <w:b/>
                <w:bCs/>
                <w:color w:val="000000"/>
                <w:sz w:val="20"/>
                <w:szCs w:val="20"/>
              </w:rPr>
              <w:t>9</w:t>
            </w:r>
            <w:r w:rsidR="00803935">
              <w:rPr>
                <w:rFonts w:cs="Arial"/>
                <w:b/>
                <w:bCs/>
                <w:color w:val="000000"/>
                <w:sz w:val="20"/>
                <w:szCs w:val="20"/>
              </w:rPr>
              <w:t>4</w:t>
            </w:r>
            <w:r w:rsidR="009A36BC">
              <w:rPr>
                <w:rFonts w:cs="Arial"/>
                <w:b/>
                <w:bCs/>
                <w:color w:val="000000"/>
                <w:sz w:val="20"/>
                <w:szCs w:val="20"/>
              </w:rPr>
              <w:t>5</w:t>
            </w:r>
          </w:p>
        </w:tc>
        <w:tc>
          <w:tcPr>
            <w:tcW w:w="1560" w:type="dxa"/>
            <w:noWrap/>
            <w:vAlign w:val="center"/>
          </w:tcPr>
          <w:p w:rsidRPr="00AE5E35" w:rsidR="00233CC3" w:rsidP="00515D07" w:rsidRDefault="00B1277F" w14:paraId="5715B544" w14:textId="380190DE">
            <w:pPr>
              <w:jc w:val="center"/>
              <w:rPr>
                <w:rFonts w:cs="Arial"/>
                <w:b/>
                <w:bCs/>
                <w:color w:val="000000"/>
                <w:sz w:val="22"/>
                <w:szCs w:val="22"/>
                <w:lang w:eastAsia="en-GB"/>
              </w:rPr>
            </w:pPr>
            <w:r>
              <w:rPr>
                <w:rFonts w:cs="Arial"/>
                <w:b/>
                <w:bCs/>
                <w:color w:val="000000"/>
                <w:sz w:val="20"/>
                <w:szCs w:val="20"/>
              </w:rPr>
              <w:t>£6,</w:t>
            </w:r>
            <w:r w:rsidR="00E40E03">
              <w:rPr>
                <w:rFonts w:cs="Arial"/>
                <w:b/>
                <w:bCs/>
                <w:color w:val="000000"/>
                <w:sz w:val="20"/>
                <w:szCs w:val="20"/>
              </w:rPr>
              <w:t>2</w:t>
            </w:r>
            <w:r w:rsidR="00777B50">
              <w:rPr>
                <w:rFonts w:cs="Arial"/>
                <w:b/>
                <w:bCs/>
                <w:color w:val="000000"/>
                <w:sz w:val="20"/>
                <w:szCs w:val="20"/>
              </w:rPr>
              <w:t>41</w:t>
            </w:r>
          </w:p>
        </w:tc>
        <w:tc>
          <w:tcPr>
            <w:tcW w:w="1515" w:type="dxa"/>
            <w:noWrap/>
            <w:vAlign w:val="center"/>
          </w:tcPr>
          <w:p w:rsidRPr="00AE5E35" w:rsidR="00233CC3" w:rsidP="00515D07" w:rsidRDefault="00B1277F" w14:paraId="76D7D01C" w14:textId="2F1F6798">
            <w:pPr>
              <w:jc w:val="center"/>
              <w:rPr>
                <w:rFonts w:cs="Arial"/>
                <w:b/>
                <w:bCs/>
                <w:color w:val="000000"/>
                <w:sz w:val="22"/>
                <w:szCs w:val="22"/>
                <w:lang w:eastAsia="en-GB"/>
              </w:rPr>
            </w:pPr>
            <w:r>
              <w:rPr>
                <w:rFonts w:cs="Arial"/>
                <w:b/>
                <w:bCs/>
                <w:color w:val="000000"/>
                <w:sz w:val="20"/>
                <w:szCs w:val="20"/>
              </w:rPr>
              <w:t>-£</w:t>
            </w:r>
            <w:r w:rsidR="001A5C79">
              <w:rPr>
                <w:rFonts w:cs="Arial"/>
                <w:b/>
                <w:bCs/>
                <w:color w:val="000000"/>
                <w:sz w:val="20"/>
                <w:szCs w:val="20"/>
              </w:rPr>
              <w:t>7</w:t>
            </w:r>
            <w:r w:rsidR="007E4629">
              <w:rPr>
                <w:rFonts w:cs="Arial"/>
                <w:b/>
                <w:bCs/>
                <w:color w:val="000000"/>
                <w:sz w:val="20"/>
                <w:szCs w:val="20"/>
              </w:rPr>
              <w:t>1</w:t>
            </w:r>
            <w:r w:rsidR="008E7FA6">
              <w:rPr>
                <w:rFonts w:cs="Arial"/>
                <w:b/>
                <w:bCs/>
                <w:color w:val="000000"/>
                <w:sz w:val="20"/>
                <w:szCs w:val="20"/>
              </w:rPr>
              <w:t>2</w:t>
            </w:r>
          </w:p>
        </w:tc>
        <w:tc>
          <w:tcPr>
            <w:tcW w:w="1651" w:type="dxa"/>
            <w:noWrap/>
            <w:vAlign w:val="center"/>
          </w:tcPr>
          <w:p w:rsidRPr="00AE5E35" w:rsidR="00233CC3" w:rsidP="00515D07" w:rsidRDefault="00B1277F" w14:paraId="5057BD47" w14:textId="49098814">
            <w:pPr>
              <w:jc w:val="center"/>
              <w:rPr>
                <w:rFonts w:cs="Arial"/>
                <w:b/>
                <w:bCs/>
                <w:color w:val="000000"/>
                <w:sz w:val="22"/>
                <w:szCs w:val="22"/>
                <w:lang w:eastAsia="en-GB"/>
              </w:rPr>
            </w:pPr>
            <w:r>
              <w:rPr>
                <w:rFonts w:cs="Arial"/>
                <w:b/>
                <w:bCs/>
                <w:color w:val="000000"/>
                <w:sz w:val="20"/>
                <w:szCs w:val="20"/>
              </w:rPr>
              <w:t>£2,</w:t>
            </w:r>
            <w:r w:rsidR="00C65A4F">
              <w:rPr>
                <w:rFonts w:cs="Arial"/>
                <w:b/>
                <w:bCs/>
                <w:color w:val="000000"/>
                <w:sz w:val="20"/>
                <w:szCs w:val="20"/>
              </w:rPr>
              <w:t>5</w:t>
            </w:r>
            <w:r w:rsidR="00093F0E">
              <w:rPr>
                <w:rFonts w:cs="Arial"/>
                <w:b/>
                <w:bCs/>
                <w:color w:val="000000"/>
                <w:sz w:val="20"/>
                <w:szCs w:val="20"/>
              </w:rPr>
              <w:t>83</w:t>
            </w:r>
          </w:p>
        </w:tc>
      </w:tr>
      <w:tr w:rsidRPr="00AE5E35" w:rsidR="00233CC3" w:rsidTr="005A4FDC" w14:paraId="210990D1" w14:textId="77777777">
        <w:trPr>
          <w:trHeight w:val="417"/>
          <w:jc w:val="center"/>
        </w:trPr>
        <w:tc>
          <w:tcPr>
            <w:tcW w:w="4439" w:type="dxa"/>
            <w:gridSpan w:val="2"/>
            <w:noWrap/>
            <w:hideMark/>
          </w:tcPr>
          <w:p w:rsidRPr="00AE5E35" w:rsidR="00233CC3" w:rsidP="00515D07" w:rsidRDefault="00233CC3" w14:paraId="502BC98E" w14:textId="77777777">
            <w:pPr>
              <w:rPr>
                <w:rFonts w:cs="Arial"/>
                <w:b/>
                <w:bCs/>
                <w:color w:val="000000"/>
                <w:sz w:val="22"/>
                <w:szCs w:val="22"/>
                <w:lang w:eastAsia="en-GB"/>
              </w:rPr>
            </w:pPr>
            <w:r w:rsidRPr="00AE5E35">
              <w:rPr>
                <w:rFonts w:cs="Arial"/>
                <w:b/>
                <w:bCs/>
                <w:color w:val="000000"/>
                <w:sz w:val="22"/>
                <w:szCs w:val="22"/>
                <w:lang w:eastAsia="en-GB"/>
              </w:rPr>
              <w:t>Net present value, costs (-) / savings (+)</w:t>
            </w:r>
          </w:p>
        </w:tc>
        <w:tc>
          <w:tcPr>
            <w:tcW w:w="1649" w:type="dxa"/>
            <w:noWrap/>
            <w:vAlign w:val="center"/>
          </w:tcPr>
          <w:p w:rsidRPr="00AE5E35" w:rsidR="00233CC3" w:rsidP="00515D07" w:rsidRDefault="00B1277F" w14:paraId="3AE02394" w14:textId="0DB63964">
            <w:pPr>
              <w:jc w:val="center"/>
              <w:rPr>
                <w:rFonts w:cs="Arial"/>
                <w:b/>
                <w:bCs/>
                <w:color w:val="000000"/>
                <w:sz w:val="22"/>
                <w:szCs w:val="22"/>
                <w:lang w:eastAsia="en-GB"/>
              </w:rPr>
            </w:pPr>
            <w:r>
              <w:rPr>
                <w:rFonts w:cs="Arial"/>
                <w:b/>
                <w:bCs/>
                <w:color w:val="000000"/>
                <w:sz w:val="20"/>
                <w:szCs w:val="20"/>
              </w:rPr>
              <w:t>£9,</w:t>
            </w:r>
            <w:r w:rsidR="004446DE">
              <w:rPr>
                <w:rFonts w:cs="Arial"/>
                <w:b/>
                <w:bCs/>
                <w:color w:val="000000"/>
                <w:sz w:val="20"/>
                <w:szCs w:val="20"/>
              </w:rPr>
              <w:t>6</w:t>
            </w:r>
            <w:r w:rsidR="006350B8">
              <w:rPr>
                <w:rFonts w:cs="Arial"/>
                <w:b/>
                <w:bCs/>
                <w:color w:val="000000"/>
                <w:sz w:val="20"/>
                <w:szCs w:val="20"/>
              </w:rPr>
              <w:t>27</w:t>
            </w:r>
          </w:p>
        </w:tc>
        <w:tc>
          <w:tcPr>
            <w:tcW w:w="1560" w:type="dxa"/>
            <w:noWrap/>
            <w:vAlign w:val="center"/>
          </w:tcPr>
          <w:p w:rsidRPr="00AE5E35" w:rsidR="00233CC3" w:rsidP="00515D07" w:rsidRDefault="00B1277F" w14:paraId="43C1BA2F" w14:textId="63CEFF55">
            <w:pPr>
              <w:jc w:val="center"/>
              <w:rPr>
                <w:rFonts w:cs="Arial"/>
                <w:b/>
                <w:bCs/>
                <w:color w:val="000000"/>
                <w:sz w:val="22"/>
                <w:szCs w:val="22"/>
                <w:lang w:eastAsia="en-GB"/>
              </w:rPr>
            </w:pPr>
            <w:r>
              <w:rPr>
                <w:rFonts w:cs="Arial"/>
                <w:b/>
                <w:bCs/>
                <w:color w:val="000000"/>
                <w:sz w:val="20"/>
                <w:szCs w:val="20"/>
              </w:rPr>
              <w:t>£1</w:t>
            </w:r>
            <w:r w:rsidR="007A0D4F">
              <w:rPr>
                <w:rFonts w:cs="Arial"/>
                <w:b/>
                <w:bCs/>
                <w:color w:val="000000"/>
                <w:sz w:val="20"/>
                <w:szCs w:val="20"/>
              </w:rPr>
              <w:t>1,0</w:t>
            </w:r>
            <w:r w:rsidR="00EE66CF">
              <w:rPr>
                <w:rFonts w:cs="Arial"/>
                <w:b/>
                <w:bCs/>
                <w:color w:val="000000"/>
                <w:sz w:val="20"/>
                <w:szCs w:val="20"/>
              </w:rPr>
              <w:t>49</w:t>
            </w:r>
          </w:p>
        </w:tc>
        <w:tc>
          <w:tcPr>
            <w:tcW w:w="1515" w:type="dxa"/>
            <w:noWrap/>
            <w:vAlign w:val="center"/>
          </w:tcPr>
          <w:p w:rsidRPr="00AE5E35" w:rsidR="00233CC3" w:rsidP="00515D07" w:rsidRDefault="00B1277F" w14:paraId="7A10799C" w14:textId="1726543F">
            <w:pPr>
              <w:jc w:val="center"/>
              <w:rPr>
                <w:rFonts w:cs="Arial"/>
                <w:b/>
                <w:bCs/>
                <w:color w:val="000000"/>
                <w:sz w:val="22"/>
                <w:szCs w:val="22"/>
                <w:lang w:eastAsia="en-GB"/>
              </w:rPr>
            </w:pPr>
            <w:r>
              <w:rPr>
                <w:rFonts w:cs="Arial"/>
                <w:b/>
                <w:bCs/>
                <w:color w:val="000000"/>
                <w:sz w:val="20"/>
                <w:szCs w:val="20"/>
              </w:rPr>
              <w:t>£</w:t>
            </w:r>
            <w:r w:rsidR="00793E71">
              <w:rPr>
                <w:rFonts w:cs="Arial"/>
                <w:b/>
                <w:bCs/>
                <w:color w:val="000000"/>
                <w:sz w:val="20"/>
                <w:szCs w:val="20"/>
              </w:rPr>
              <w:t>10,2</w:t>
            </w:r>
            <w:r w:rsidR="00880BFB">
              <w:rPr>
                <w:rFonts w:cs="Arial"/>
                <w:b/>
                <w:bCs/>
                <w:color w:val="000000"/>
                <w:sz w:val="20"/>
                <w:szCs w:val="20"/>
              </w:rPr>
              <w:t>5</w:t>
            </w:r>
            <w:r w:rsidR="00E133C6">
              <w:rPr>
                <w:rFonts w:cs="Arial"/>
                <w:b/>
                <w:bCs/>
                <w:color w:val="000000"/>
                <w:sz w:val="20"/>
                <w:szCs w:val="20"/>
              </w:rPr>
              <w:t>2</w:t>
            </w:r>
          </w:p>
        </w:tc>
        <w:tc>
          <w:tcPr>
            <w:tcW w:w="1651" w:type="dxa"/>
            <w:noWrap/>
            <w:vAlign w:val="center"/>
          </w:tcPr>
          <w:p w:rsidRPr="00AE5E35" w:rsidR="00233CC3" w:rsidP="00515D07" w:rsidRDefault="00B1277F" w14:paraId="65163C06" w14:textId="347AABBC">
            <w:pPr>
              <w:jc w:val="center"/>
              <w:rPr>
                <w:rFonts w:cs="Arial"/>
                <w:b/>
                <w:bCs/>
                <w:color w:val="000000"/>
                <w:sz w:val="22"/>
                <w:szCs w:val="22"/>
                <w:lang w:eastAsia="en-GB"/>
              </w:rPr>
            </w:pPr>
            <w:r>
              <w:rPr>
                <w:rFonts w:cs="Arial"/>
                <w:b/>
                <w:bCs/>
                <w:color w:val="000000"/>
                <w:sz w:val="20"/>
                <w:szCs w:val="20"/>
              </w:rPr>
              <w:t>£1</w:t>
            </w:r>
            <w:r w:rsidR="00793E71">
              <w:rPr>
                <w:rFonts w:cs="Arial"/>
                <w:b/>
                <w:bCs/>
                <w:color w:val="000000"/>
                <w:sz w:val="20"/>
                <w:szCs w:val="20"/>
              </w:rPr>
              <w:t>2,1</w:t>
            </w:r>
            <w:r w:rsidR="001B5CBE">
              <w:rPr>
                <w:rFonts w:cs="Arial"/>
                <w:b/>
                <w:bCs/>
                <w:color w:val="000000"/>
                <w:sz w:val="20"/>
                <w:szCs w:val="20"/>
              </w:rPr>
              <w:t>87</w:t>
            </w:r>
          </w:p>
        </w:tc>
      </w:tr>
    </w:tbl>
    <w:bookmarkEnd w:id="130"/>
    <w:p w:rsidRPr="00451F33" w:rsidR="00554C21" w:rsidP="00554C21" w:rsidRDefault="00554C21" w14:paraId="7DE136B5" w14:textId="5556D307">
      <w:pPr>
        <w:rPr>
          <w:rFonts w:cs="Arial"/>
          <w:sz w:val="22"/>
          <w:szCs w:val="22"/>
        </w:rPr>
      </w:pPr>
      <w:r w:rsidRPr="00451F33">
        <w:rPr>
          <w:rFonts w:cs="Arial"/>
          <w:sz w:val="22"/>
          <w:szCs w:val="22"/>
        </w:rPr>
        <w:t>Source: Defra</w:t>
      </w:r>
      <w:r w:rsidR="00641A00">
        <w:rPr>
          <w:rFonts w:cs="Arial"/>
          <w:sz w:val="22"/>
          <w:szCs w:val="22"/>
        </w:rPr>
        <w:t>’s</w:t>
      </w:r>
      <w:r w:rsidRPr="00451F33">
        <w:rPr>
          <w:rFonts w:cs="Arial"/>
          <w:sz w:val="22"/>
          <w:szCs w:val="22"/>
        </w:rPr>
        <w:t xml:space="preserve"> analysis </w:t>
      </w:r>
      <w:r w:rsidR="0019135C">
        <w:rPr>
          <w:rFonts w:cs="Arial"/>
          <w:sz w:val="22"/>
          <w:szCs w:val="22"/>
        </w:rPr>
        <w:t xml:space="preserve">based on </w:t>
      </w:r>
      <w:r w:rsidRPr="00451F33">
        <w:rPr>
          <w:rFonts w:cs="Arial"/>
          <w:sz w:val="22"/>
          <w:szCs w:val="22"/>
        </w:rPr>
        <w:t>WRAP’s modelling</w:t>
      </w:r>
    </w:p>
    <w:p w:rsidRPr="00451F33" w:rsidR="00554C21" w:rsidP="00554C21" w:rsidRDefault="00554C21" w14:paraId="43FCA9BA" w14:textId="3AF70417">
      <w:pPr>
        <w:rPr>
          <w:rFonts w:cs="Arial"/>
        </w:rPr>
      </w:pPr>
    </w:p>
    <w:p w:rsidRPr="00451F33" w:rsidR="00E21C52" w:rsidP="00554C21" w:rsidRDefault="00E21C52" w14:paraId="653461A4" w14:textId="77777777">
      <w:pPr>
        <w:rPr>
          <w:rFonts w:cs="Arial"/>
        </w:rPr>
      </w:pPr>
    </w:p>
    <w:p w:rsidR="009257A1" w:rsidRDefault="009257A1" w14:paraId="6B9A212C" w14:textId="77777777">
      <w:pPr>
        <w:rPr>
          <w:rFonts w:eastAsia="Calibri" w:cs="Arial"/>
          <w:b/>
          <w:bCs/>
        </w:rPr>
      </w:pPr>
      <w:r>
        <w:rPr>
          <w:rFonts w:cs="Arial"/>
          <w:b/>
          <w:bCs/>
        </w:rPr>
        <w:br w:type="page"/>
      </w:r>
    </w:p>
    <w:p w:rsidRPr="00AE5E35" w:rsidR="00554C21" w:rsidP="00554C21" w:rsidRDefault="00554C21" w14:paraId="4F0814AB" w14:textId="37CDC20C">
      <w:pPr>
        <w:pStyle w:val="NoSpacing"/>
        <w:rPr>
          <w:rFonts w:ascii="Arial" w:hAnsi="Arial" w:cs="Arial"/>
          <w:b/>
          <w:bCs/>
          <w:sz w:val="24"/>
          <w:szCs w:val="24"/>
        </w:rPr>
      </w:pPr>
      <w:r w:rsidRPr="00AE5E35">
        <w:rPr>
          <w:rFonts w:ascii="Arial" w:hAnsi="Arial" w:cs="Arial"/>
          <w:b/>
          <w:bCs/>
          <w:sz w:val="24"/>
          <w:szCs w:val="24"/>
        </w:rPr>
        <w:t>Table 4</w:t>
      </w:r>
      <w:r w:rsidR="00C737D7">
        <w:rPr>
          <w:rFonts w:ascii="Arial" w:hAnsi="Arial" w:cs="Arial"/>
          <w:b/>
          <w:bCs/>
          <w:sz w:val="24"/>
          <w:szCs w:val="24"/>
        </w:rPr>
        <w:t>8</w:t>
      </w:r>
      <w:r w:rsidRPr="00AE5E35">
        <w:rPr>
          <w:rFonts w:ascii="Arial" w:hAnsi="Arial" w:cs="Arial"/>
          <w:b/>
          <w:bCs/>
          <w:sz w:val="24"/>
          <w:szCs w:val="24"/>
        </w:rPr>
        <w:t>: Low benefit, high cost, analysis, for the municipal scenarios 1M-4M, (</w:t>
      </w:r>
      <w:r w:rsidRPr="00AE5E35">
        <w:rPr>
          <w:rFonts w:ascii="Arial" w:hAnsi="Arial" w:cs="Arial"/>
          <w:b/>
          <w:bCs/>
          <w:i/>
          <w:sz w:val="24"/>
          <w:szCs w:val="24"/>
        </w:rPr>
        <w:t>with</w:t>
      </w:r>
      <w:r w:rsidRPr="00AE5E35">
        <w:rPr>
          <w:rFonts w:ascii="Arial" w:hAnsi="Arial" w:cs="Arial"/>
          <w:b/>
          <w:bCs/>
          <w:sz w:val="24"/>
          <w:szCs w:val="24"/>
        </w:rPr>
        <w:t xml:space="preserve"> DRS effects, 2020 prices, discounted (£m)).</w:t>
      </w:r>
    </w:p>
    <w:tbl>
      <w:tblPr>
        <w:tblStyle w:val="TableGrid1"/>
        <w:tblW w:w="10824" w:type="dxa"/>
        <w:jc w:val="center"/>
        <w:tblLook w:val="04A0" w:firstRow="1" w:lastRow="0" w:firstColumn="1" w:lastColumn="0" w:noHBand="0" w:noVBand="1"/>
      </w:tblPr>
      <w:tblGrid>
        <w:gridCol w:w="222"/>
        <w:gridCol w:w="4214"/>
        <w:gridCol w:w="1662"/>
        <w:gridCol w:w="1560"/>
        <w:gridCol w:w="1515"/>
        <w:gridCol w:w="1651"/>
      </w:tblGrid>
      <w:tr w:rsidRPr="00AE5E35" w:rsidR="00233CC3" w:rsidTr="1DE4C8A1" w14:paraId="344D7BE9" w14:textId="77777777">
        <w:trPr>
          <w:trHeight w:val="147"/>
          <w:jc w:val="center"/>
        </w:trPr>
        <w:tc>
          <w:tcPr>
            <w:tcW w:w="4436" w:type="dxa"/>
            <w:gridSpan w:val="2"/>
            <w:noWrap/>
            <w:hideMark/>
          </w:tcPr>
          <w:p w:rsidRPr="00AE5E35" w:rsidR="00233CC3" w:rsidP="00515D07" w:rsidRDefault="00233CC3" w14:paraId="4FF6BB6E" w14:textId="77777777">
            <w:pPr>
              <w:rPr>
                <w:rFonts w:ascii="Times New Roman" w:hAnsi="Times New Roman"/>
                <w:sz w:val="22"/>
                <w:szCs w:val="22"/>
                <w:lang w:eastAsia="en-GB"/>
              </w:rPr>
            </w:pPr>
          </w:p>
        </w:tc>
        <w:tc>
          <w:tcPr>
            <w:tcW w:w="1662" w:type="dxa"/>
            <w:noWrap/>
            <w:hideMark/>
          </w:tcPr>
          <w:p w:rsidRPr="00AE5E35" w:rsidR="00233CC3" w:rsidP="00515D07" w:rsidRDefault="00233CC3" w14:paraId="47815330" w14:textId="77777777">
            <w:pPr>
              <w:jc w:val="center"/>
              <w:rPr>
                <w:rFonts w:cs="Arial"/>
                <w:b/>
                <w:bCs/>
                <w:color w:val="000000"/>
                <w:sz w:val="22"/>
                <w:szCs w:val="22"/>
                <w:lang w:eastAsia="en-GB"/>
              </w:rPr>
            </w:pPr>
            <w:r w:rsidRPr="00AE5E35">
              <w:rPr>
                <w:rFonts w:cs="Arial"/>
                <w:b/>
                <w:bCs/>
                <w:color w:val="000000"/>
                <w:sz w:val="22"/>
                <w:szCs w:val="22"/>
                <w:lang w:eastAsia="en-GB"/>
              </w:rPr>
              <w:t>Option 1M</w:t>
            </w:r>
          </w:p>
        </w:tc>
        <w:tc>
          <w:tcPr>
            <w:tcW w:w="1560" w:type="dxa"/>
            <w:noWrap/>
            <w:hideMark/>
          </w:tcPr>
          <w:p w:rsidRPr="00AE5E35" w:rsidR="00233CC3" w:rsidP="00515D07" w:rsidRDefault="00233CC3" w14:paraId="47612550" w14:textId="77777777">
            <w:pPr>
              <w:jc w:val="center"/>
              <w:rPr>
                <w:rFonts w:cs="Arial"/>
                <w:b/>
                <w:bCs/>
                <w:color w:val="000000"/>
                <w:sz w:val="22"/>
                <w:szCs w:val="22"/>
                <w:lang w:eastAsia="en-GB"/>
              </w:rPr>
            </w:pPr>
            <w:r w:rsidRPr="00AE5E35">
              <w:rPr>
                <w:rFonts w:cs="Arial"/>
                <w:b/>
                <w:bCs/>
                <w:color w:val="000000"/>
                <w:sz w:val="22"/>
                <w:szCs w:val="22"/>
                <w:lang w:eastAsia="en-GB"/>
              </w:rPr>
              <w:t>Option 2M</w:t>
            </w:r>
          </w:p>
        </w:tc>
        <w:tc>
          <w:tcPr>
            <w:tcW w:w="1515" w:type="dxa"/>
            <w:noWrap/>
            <w:hideMark/>
          </w:tcPr>
          <w:p w:rsidRPr="00AE5E35" w:rsidR="00233CC3" w:rsidP="00515D07" w:rsidRDefault="00233CC3" w14:paraId="74E155D6" w14:textId="77777777">
            <w:pPr>
              <w:jc w:val="center"/>
              <w:rPr>
                <w:rFonts w:cs="Arial"/>
                <w:b/>
                <w:bCs/>
                <w:color w:val="000000"/>
                <w:sz w:val="22"/>
                <w:szCs w:val="22"/>
                <w:lang w:eastAsia="en-GB"/>
              </w:rPr>
            </w:pPr>
            <w:r w:rsidRPr="00AE5E35">
              <w:rPr>
                <w:rFonts w:cs="Arial"/>
                <w:b/>
                <w:bCs/>
                <w:color w:val="000000"/>
                <w:sz w:val="22"/>
                <w:szCs w:val="22"/>
                <w:lang w:eastAsia="en-GB"/>
              </w:rPr>
              <w:t>Option 3M</w:t>
            </w:r>
          </w:p>
        </w:tc>
        <w:tc>
          <w:tcPr>
            <w:tcW w:w="1651" w:type="dxa"/>
            <w:noWrap/>
            <w:hideMark/>
          </w:tcPr>
          <w:p w:rsidRPr="00AE5E35" w:rsidR="00233CC3" w:rsidP="00515D07" w:rsidRDefault="00233CC3" w14:paraId="03A6E28A" w14:textId="77777777">
            <w:pPr>
              <w:jc w:val="center"/>
              <w:rPr>
                <w:rFonts w:cs="Arial"/>
                <w:b/>
                <w:bCs/>
                <w:color w:val="000000"/>
                <w:sz w:val="22"/>
                <w:szCs w:val="22"/>
                <w:lang w:eastAsia="en-GB"/>
              </w:rPr>
            </w:pPr>
            <w:r w:rsidRPr="00AE5E35">
              <w:rPr>
                <w:rFonts w:cs="Arial"/>
                <w:b/>
                <w:bCs/>
                <w:color w:val="000000"/>
                <w:sz w:val="22"/>
                <w:szCs w:val="22"/>
                <w:lang w:eastAsia="en-GB"/>
              </w:rPr>
              <w:t>Option 4M</w:t>
            </w:r>
          </w:p>
        </w:tc>
      </w:tr>
      <w:tr w:rsidRPr="00AE5E35" w:rsidR="00233CC3" w:rsidTr="1DE4C8A1" w14:paraId="3031DB40" w14:textId="77777777">
        <w:trPr>
          <w:trHeight w:val="147"/>
          <w:jc w:val="center"/>
        </w:trPr>
        <w:tc>
          <w:tcPr>
            <w:tcW w:w="4436" w:type="dxa"/>
            <w:gridSpan w:val="2"/>
            <w:hideMark/>
          </w:tcPr>
          <w:p w:rsidRPr="00AE5E35" w:rsidR="00233CC3" w:rsidP="00515D07" w:rsidRDefault="00233CC3" w14:paraId="1B9760D4" w14:textId="77777777">
            <w:pPr>
              <w:jc w:val="center"/>
              <w:rPr>
                <w:rFonts w:cs="Arial"/>
                <w:color w:val="000000"/>
                <w:sz w:val="22"/>
                <w:szCs w:val="22"/>
                <w:lang w:eastAsia="en-GB"/>
              </w:rPr>
            </w:pPr>
            <w:r w:rsidRPr="00AE5E35">
              <w:rPr>
                <w:rFonts w:cs="Arial"/>
                <w:color w:val="000000"/>
                <w:sz w:val="22"/>
                <w:szCs w:val="22"/>
                <w:lang w:eastAsia="en-GB"/>
              </w:rPr>
              <w:t>Municipal recycling rate achieved (</w:t>
            </w:r>
            <w:r>
              <w:rPr>
                <w:rFonts w:cs="Arial"/>
                <w:color w:val="000000"/>
                <w:sz w:val="22"/>
                <w:szCs w:val="22"/>
                <w:lang w:eastAsia="en-GB"/>
              </w:rPr>
              <w:t>b</w:t>
            </w:r>
            <w:r w:rsidRPr="00AE5E35">
              <w:rPr>
                <w:rFonts w:cs="Arial"/>
                <w:color w:val="000000"/>
                <w:sz w:val="22"/>
                <w:szCs w:val="22"/>
                <w:lang w:eastAsia="en-GB"/>
              </w:rPr>
              <w:t xml:space="preserve">aseline rate </w:t>
            </w:r>
            <w:r>
              <w:rPr>
                <w:rFonts w:cs="Arial"/>
                <w:color w:val="000000"/>
                <w:sz w:val="22"/>
                <w:szCs w:val="22"/>
                <w:lang w:eastAsia="en-GB"/>
              </w:rPr>
              <w:t>42.3</w:t>
            </w:r>
            <w:r w:rsidRPr="00AE5E35">
              <w:rPr>
                <w:rFonts w:cs="Arial"/>
                <w:color w:val="000000"/>
                <w:sz w:val="22"/>
                <w:szCs w:val="22"/>
                <w:lang w:eastAsia="en-GB"/>
              </w:rPr>
              <w:t>%)</w:t>
            </w:r>
          </w:p>
        </w:tc>
        <w:tc>
          <w:tcPr>
            <w:tcW w:w="1662" w:type="dxa"/>
            <w:noWrap/>
            <w:vAlign w:val="center"/>
          </w:tcPr>
          <w:p w:rsidRPr="00AE5E35" w:rsidR="00233CC3" w:rsidP="00515D07" w:rsidRDefault="00E32827" w14:paraId="196A6DEC" w14:textId="703823A1">
            <w:pPr>
              <w:jc w:val="center"/>
              <w:rPr>
                <w:rFonts w:cs="Arial"/>
                <w:color w:val="000000"/>
                <w:sz w:val="22"/>
                <w:szCs w:val="22"/>
                <w:lang w:eastAsia="en-GB"/>
              </w:rPr>
            </w:pPr>
            <w:r>
              <w:rPr>
                <w:rFonts w:cs="Arial"/>
                <w:color w:val="000000"/>
                <w:sz w:val="20"/>
                <w:szCs w:val="20"/>
              </w:rPr>
              <w:t>49.8</w:t>
            </w:r>
            <w:r w:rsidR="00233CC3">
              <w:rPr>
                <w:rFonts w:cs="Arial"/>
                <w:color w:val="000000"/>
                <w:sz w:val="20"/>
                <w:szCs w:val="20"/>
              </w:rPr>
              <w:t>%</w:t>
            </w:r>
          </w:p>
        </w:tc>
        <w:tc>
          <w:tcPr>
            <w:tcW w:w="1560" w:type="dxa"/>
            <w:noWrap/>
            <w:vAlign w:val="center"/>
          </w:tcPr>
          <w:p w:rsidRPr="00AE5E35" w:rsidR="00233CC3" w:rsidP="00515D07" w:rsidRDefault="00233CC3" w14:paraId="2307C676" w14:textId="34BBBD04">
            <w:pPr>
              <w:jc w:val="center"/>
              <w:rPr>
                <w:rFonts w:cs="Arial"/>
                <w:color w:val="000000"/>
                <w:sz w:val="22"/>
                <w:szCs w:val="22"/>
                <w:lang w:eastAsia="en-GB"/>
              </w:rPr>
            </w:pPr>
            <w:r>
              <w:rPr>
                <w:rFonts w:cs="Arial"/>
                <w:color w:val="000000"/>
                <w:sz w:val="20"/>
                <w:szCs w:val="20"/>
              </w:rPr>
              <w:t>53.9%</w:t>
            </w:r>
          </w:p>
        </w:tc>
        <w:tc>
          <w:tcPr>
            <w:tcW w:w="1515" w:type="dxa"/>
            <w:noWrap/>
            <w:vAlign w:val="center"/>
          </w:tcPr>
          <w:p w:rsidRPr="00AE5E35" w:rsidR="00233CC3" w:rsidP="00515D07" w:rsidRDefault="00233CC3" w14:paraId="7C555A88" w14:textId="2BA2D8A0">
            <w:pPr>
              <w:jc w:val="center"/>
              <w:rPr>
                <w:rFonts w:cs="Arial"/>
                <w:color w:val="000000"/>
                <w:sz w:val="22"/>
                <w:szCs w:val="22"/>
                <w:lang w:eastAsia="en-GB"/>
              </w:rPr>
            </w:pPr>
            <w:r>
              <w:rPr>
                <w:rFonts w:cs="Arial"/>
                <w:color w:val="000000"/>
                <w:sz w:val="20"/>
                <w:szCs w:val="20"/>
              </w:rPr>
              <w:t>48</w:t>
            </w:r>
            <w:r w:rsidR="00E32827">
              <w:rPr>
                <w:rFonts w:cs="Arial"/>
                <w:color w:val="000000"/>
                <w:sz w:val="20"/>
                <w:szCs w:val="20"/>
              </w:rPr>
              <w:t>.</w:t>
            </w:r>
            <w:r w:rsidR="005029CB">
              <w:rPr>
                <w:rFonts w:cs="Arial"/>
                <w:color w:val="000000"/>
                <w:sz w:val="20"/>
                <w:szCs w:val="20"/>
              </w:rPr>
              <w:t>1</w:t>
            </w:r>
            <w:r>
              <w:rPr>
                <w:rFonts w:cs="Arial"/>
                <w:color w:val="000000"/>
                <w:sz w:val="20"/>
                <w:szCs w:val="20"/>
              </w:rPr>
              <w:t>%</w:t>
            </w:r>
          </w:p>
        </w:tc>
        <w:tc>
          <w:tcPr>
            <w:tcW w:w="1651" w:type="dxa"/>
            <w:noWrap/>
            <w:vAlign w:val="center"/>
          </w:tcPr>
          <w:p w:rsidRPr="00AE5E35" w:rsidR="00233CC3" w:rsidP="00515D07" w:rsidRDefault="00233CC3" w14:paraId="717F000D" w14:textId="215D338A">
            <w:pPr>
              <w:jc w:val="center"/>
              <w:rPr>
                <w:rFonts w:cs="Arial"/>
                <w:color w:val="000000"/>
                <w:sz w:val="22"/>
                <w:szCs w:val="22"/>
                <w:lang w:eastAsia="en-GB"/>
              </w:rPr>
            </w:pPr>
            <w:r>
              <w:rPr>
                <w:rFonts w:cs="Arial"/>
                <w:color w:val="000000"/>
                <w:sz w:val="20"/>
                <w:szCs w:val="20"/>
              </w:rPr>
              <w:t>52</w:t>
            </w:r>
            <w:r w:rsidR="00E32827">
              <w:rPr>
                <w:rFonts w:cs="Arial"/>
                <w:color w:val="000000"/>
                <w:sz w:val="20"/>
                <w:szCs w:val="20"/>
              </w:rPr>
              <w:t>.</w:t>
            </w:r>
            <w:r w:rsidR="005029CB">
              <w:rPr>
                <w:rFonts w:cs="Arial"/>
                <w:color w:val="000000"/>
                <w:sz w:val="20"/>
                <w:szCs w:val="20"/>
              </w:rPr>
              <w:t>2</w:t>
            </w:r>
            <w:r>
              <w:rPr>
                <w:rFonts w:cs="Arial"/>
                <w:color w:val="000000"/>
                <w:sz w:val="20"/>
                <w:szCs w:val="20"/>
              </w:rPr>
              <w:t>%</w:t>
            </w:r>
          </w:p>
        </w:tc>
      </w:tr>
      <w:tr w:rsidRPr="00AE5E35" w:rsidR="00233CC3" w:rsidTr="1DE4C8A1" w14:paraId="61FE6390" w14:textId="77777777">
        <w:trPr>
          <w:trHeight w:val="147"/>
          <w:jc w:val="center"/>
        </w:trPr>
        <w:tc>
          <w:tcPr>
            <w:tcW w:w="4436" w:type="dxa"/>
            <w:gridSpan w:val="2"/>
            <w:noWrap/>
            <w:hideMark/>
          </w:tcPr>
          <w:p w:rsidRPr="00AE5E35" w:rsidR="00233CC3" w:rsidP="00515D07" w:rsidRDefault="00233CC3" w14:paraId="03B4E8B7" w14:textId="77777777">
            <w:pPr>
              <w:rPr>
                <w:rFonts w:cs="Arial"/>
                <w:color w:val="000000"/>
                <w:sz w:val="22"/>
                <w:szCs w:val="22"/>
                <w:lang w:eastAsia="en-GB"/>
              </w:rPr>
            </w:pPr>
            <w:r w:rsidRPr="00AE5E35">
              <w:rPr>
                <w:rFonts w:cs="Arial"/>
                <w:color w:val="000000"/>
                <w:sz w:val="22"/>
                <w:szCs w:val="22"/>
                <w:lang w:eastAsia="en-GB"/>
              </w:rPr>
              <w:t>Savings to households from removed garden waste charging</w:t>
            </w:r>
          </w:p>
        </w:tc>
        <w:tc>
          <w:tcPr>
            <w:tcW w:w="1662" w:type="dxa"/>
            <w:noWrap/>
            <w:vAlign w:val="center"/>
          </w:tcPr>
          <w:p w:rsidRPr="00AE5E35" w:rsidR="00233CC3" w:rsidP="00515D07" w:rsidRDefault="00233CC3" w14:paraId="4E506C60" w14:textId="5DA9B795">
            <w:pPr>
              <w:jc w:val="center"/>
              <w:rPr>
                <w:rFonts w:cs="Arial"/>
                <w:color w:val="000000"/>
                <w:sz w:val="22"/>
                <w:szCs w:val="22"/>
                <w:lang w:eastAsia="en-GB"/>
              </w:rPr>
            </w:pPr>
            <w:r>
              <w:rPr>
                <w:rFonts w:cs="Arial"/>
                <w:color w:val="000000"/>
                <w:sz w:val="20"/>
                <w:szCs w:val="20"/>
              </w:rPr>
              <w:t>£1,</w:t>
            </w:r>
            <w:r w:rsidR="00805530">
              <w:rPr>
                <w:rFonts w:cs="Arial"/>
                <w:color w:val="000000"/>
                <w:sz w:val="20"/>
                <w:szCs w:val="20"/>
              </w:rPr>
              <w:t>322</w:t>
            </w:r>
          </w:p>
        </w:tc>
        <w:tc>
          <w:tcPr>
            <w:tcW w:w="1560" w:type="dxa"/>
            <w:noWrap/>
            <w:vAlign w:val="center"/>
          </w:tcPr>
          <w:p w:rsidRPr="00AE5E35" w:rsidR="00233CC3" w:rsidP="00515D07" w:rsidRDefault="00233CC3" w14:paraId="7E5A8C0B" w14:textId="52F4B09C">
            <w:pPr>
              <w:jc w:val="center"/>
              <w:rPr>
                <w:rFonts w:cs="Arial"/>
                <w:color w:val="000000"/>
                <w:sz w:val="22"/>
                <w:szCs w:val="22"/>
                <w:lang w:eastAsia="en-GB"/>
              </w:rPr>
            </w:pPr>
            <w:r>
              <w:rPr>
                <w:rFonts w:cs="Arial"/>
                <w:color w:val="000000"/>
                <w:sz w:val="20"/>
                <w:szCs w:val="20"/>
              </w:rPr>
              <w:t>£1,</w:t>
            </w:r>
            <w:r w:rsidR="00805530">
              <w:rPr>
                <w:rFonts w:cs="Arial"/>
                <w:color w:val="000000"/>
                <w:sz w:val="20"/>
                <w:szCs w:val="20"/>
              </w:rPr>
              <w:t>322</w:t>
            </w:r>
          </w:p>
        </w:tc>
        <w:tc>
          <w:tcPr>
            <w:tcW w:w="1515" w:type="dxa"/>
            <w:noWrap/>
            <w:vAlign w:val="center"/>
          </w:tcPr>
          <w:p w:rsidRPr="00AE5E35" w:rsidR="00233CC3" w:rsidP="00515D07" w:rsidRDefault="00233CC3" w14:paraId="72BB74C9" w14:textId="10283694">
            <w:pPr>
              <w:jc w:val="center"/>
              <w:rPr>
                <w:rFonts w:cs="Arial"/>
                <w:color w:val="000000"/>
                <w:sz w:val="22"/>
                <w:szCs w:val="22"/>
                <w:lang w:eastAsia="en-GB"/>
              </w:rPr>
            </w:pPr>
            <w:r>
              <w:rPr>
                <w:rFonts w:cs="Arial"/>
                <w:color w:val="000000"/>
                <w:sz w:val="20"/>
                <w:szCs w:val="20"/>
              </w:rPr>
              <w:t>-£</w:t>
            </w:r>
            <w:r w:rsidR="00805530">
              <w:rPr>
                <w:rFonts w:cs="Arial"/>
                <w:color w:val="000000"/>
                <w:sz w:val="20"/>
                <w:szCs w:val="20"/>
              </w:rPr>
              <w:t>1,003</w:t>
            </w:r>
          </w:p>
        </w:tc>
        <w:tc>
          <w:tcPr>
            <w:tcW w:w="1651" w:type="dxa"/>
            <w:noWrap/>
            <w:vAlign w:val="center"/>
          </w:tcPr>
          <w:p w:rsidRPr="00AE5E35" w:rsidR="00233CC3" w:rsidP="00515D07" w:rsidRDefault="00233CC3" w14:paraId="1C7C275A" w14:textId="71C28070">
            <w:pPr>
              <w:jc w:val="center"/>
              <w:rPr>
                <w:rFonts w:cs="Arial"/>
                <w:color w:val="000000"/>
                <w:sz w:val="22"/>
                <w:szCs w:val="22"/>
                <w:lang w:eastAsia="en-GB"/>
              </w:rPr>
            </w:pPr>
            <w:r>
              <w:rPr>
                <w:rFonts w:cs="Arial"/>
                <w:color w:val="000000"/>
                <w:sz w:val="20"/>
                <w:szCs w:val="20"/>
              </w:rPr>
              <w:t>-£</w:t>
            </w:r>
            <w:r w:rsidR="00805530">
              <w:rPr>
                <w:rFonts w:cs="Arial"/>
                <w:color w:val="000000"/>
                <w:sz w:val="20"/>
                <w:szCs w:val="20"/>
              </w:rPr>
              <w:t>1,003</w:t>
            </w:r>
          </w:p>
        </w:tc>
      </w:tr>
      <w:tr w:rsidRPr="00AE5E35" w:rsidR="00233CC3" w:rsidTr="1DE4C8A1" w14:paraId="31FA111F" w14:textId="77777777">
        <w:trPr>
          <w:trHeight w:val="147"/>
          <w:jc w:val="center"/>
        </w:trPr>
        <w:tc>
          <w:tcPr>
            <w:tcW w:w="4436" w:type="dxa"/>
            <w:gridSpan w:val="2"/>
            <w:noWrap/>
            <w:hideMark/>
          </w:tcPr>
          <w:p w:rsidRPr="00AE5E35" w:rsidR="00233CC3" w:rsidP="00515D07" w:rsidRDefault="00233CC3" w14:paraId="773E6A2B" w14:textId="272D327B">
            <w:pPr>
              <w:rPr>
                <w:rFonts w:cs="Arial"/>
                <w:color w:val="000000"/>
                <w:sz w:val="22"/>
                <w:szCs w:val="22"/>
                <w:lang w:eastAsia="en-GB"/>
              </w:rPr>
            </w:pPr>
            <w:r w:rsidRPr="00AE5E35">
              <w:rPr>
                <w:rFonts w:cs="Arial"/>
                <w:color w:val="000000"/>
                <w:sz w:val="22"/>
                <w:szCs w:val="22"/>
                <w:lang w:eastAsia="en-GB"/>
              </w:rPr>
              <w:t>GHG emissions savings (traded and non-traded)</w:t>
            </w:r>
          </w:p>
        </w:tc>
        <w:tc>
          <w:tcPr>
            <w:tcW w:w="1662" w:type="dxa"/>
            <w:noWrap/>
            <w:vAlign w:val="center"/>
          </w:tcPr>
          <w:p w:rsidRPr="00AE5E35" w:rsidR="00233CC3" w:rsidP="00515D07" w:rsidRDefault="00233CC3" w14:paraId="307BF22D" w14:textId="5EF68C19">
            <w:pPr>
              <w:jc w:val="center"/>
              <w:rPr>
                <w:rFonts w:cs="Arial"/>
                <w:color w:val="000000"/>
                <w:sz w:val="22"/>
                <w:szCs w:val="22"/>
                <w:lang w:eastAsia="en-GB"/>
              </w:rPr>
            </w:pPr>
            <w:r>
              <w:rPr>
                <w:rFonts w:cs="Arial"/>
                <w:color w:val="000000"/>
                <w:sz w:val="20"/>
                <w:szCs w:val="20"/>
              </w:rPr>
              <w:t>£6,</w:t>
            </w:r>
            <w:r w:rsidR="0035579E">
              <w:rPr>
                <w:rFonts w:cs="Arial"/>
                <w:color w:val="000000"/>
                <w:sz w:val="20"/>
                <w:szCs w:val="20"/>
              </w:rPr>
              <w:t>9</w:t>
            </w:r>
            <w:r w:rsidR="00D43DFB">
              <w:rPr>
                <w:rFonts w:cs="Arial"/>
                <w:color w:val="000000"/>
                <w:sz w:val="20"/>
                <w:szCs w:val="20"/>
              </w:rPr>
              <w:t>10</w:t>
            </w:r>
          </w:p>
        </w:tc>
        <w:tc>
          <w:tcPr>
            <w:tcW w:w="1560" w:type="dxa"/>
            <w:noWrap/>
            <w:vAlign w:val="center"/>
          </w:tcPr>
          <w:p w:rsidRPr="00AE5E35" w:rsidR="00233CC3" w:rsidP="00515D07" w:rsidRDefault="00233CC3" w14:paraId="1E067A3F" w14:textId="33698C97">
            <w:pPr>
              <w:jc w:val="center"/>
              <w:rPr>
                <w:rFonts w:cs="Arial"/>
                <w:color w:val="000000"/>
                <w:sz w:val="22"/>
                <w:szCs w:val="22"/>
                <w:lang w:eastAsia="en-GB"/>
              </w:rPr>
            </w:pPr>
            <w:r>
              <w:rPr>
                <w:rFonts w:cs="Arial"/>
                <w:color w:val="000000"/>
                <w:sz w:val="20"/>
                <w:szCs w:val="20"/>
              </w:rPr>
              <w:t>£8,</w:t>
            </w:r>
            <w:r w:rsidR="0046014E">
              <w:rPr>
                <w:rFonts w:cs="Arial"/>
                <w:color w:val="000000"/>
                <w:sz w:val="20"/>
                <w:szCs w:val="20"/>
              </w:rPr>
              <w:t>3</w:t>
            </w:r>
            <w:r w:rsidR="00A379E2">
              <w:rPr>
                <w:rFonts w:cs="Arial"/>
                <w:color w:val="000000"/>
                <w:sz w:val="20"/>
                <w:szCs w:val="20"/>
              </w:rPr>
              <w:t>14</w:t>
            </w:r>
          </w:p>
        </w:tc>
        <w:tc>
          <w:tcPr>
            <w:tcW w:w="1515" w:type="dxa"/>
            <w:noWrap/>
            <w:vAlign w:val="center"/>
          </w:tcPr>
          <w:p w:rsidRPr="00AE5E35" w:rsidR="00233CC3" w:rsidP="00515D07" w:rsidRDefault="00233CC3" w14:paraId="798C8AD1" w14:textId="73434E86">
            <w:pPr>
              <w:jc w:val="center"/>
              <w:rPr>
                <w:rFonts w:cs="Arial"/>
                <w:color w:val="000000"/>
                <w:sz w:val="22"/>
                <w:szCs w:val="22"/>
                <w:lang w:eastAsia="en-GB"/>
              </w:rPr>
            </w:pPr>
            <w:r>
              <w:rPr>
                <w:rFonts w:cs="Arial"/>
                <w:color w:val="000000"/>
                <w:sz w:val="20"/>
                <w:szCs w:val="20"/>
              </w:rPr>
              <w:t>£6,</w:t>
            </w:r>
            <w:r w:rsidR="00214CDC">
              <w:rPr>
                <w:rFonts w:cs="Arial"/>
                <w:color w:val="000000"/>
                <w:sz w:val="20"/>
                <w:szCs w:val="20"/>
              </w:rPr>
              <w:t>6</w:t>
            </w:r>
            <w:r w:rsidR="00680E50">
              <w:rPr>
                <w:rFonts w:cs="Arial"/>
                <w:color w:val="000000"/>
                <w:sz w:val="20"/>
                <w:szCs w:val="20"/>
              </w:rPr>
              <w:t>33</w:t>
            </w:r>
          </w:p>
        </w:tc>
        <w:tc>
          <w:tcPr>
            <w:tcW w:w="1651" w:type="dxa"/>
            <w:noWrap/>
            <w:vAlign w:val="center"/>
          </w:tcPr>
          <w:p w:rsidRPr="00AE5E35" w:rsidR="00233CC3" w:rsidP="00515D07" w:rsidRDefault="00233CC3" w14:paraId="1FB65C27" w14:textId="78286A6E">
            <w:pPr>
              <w:jc w:val="center"/>
              <w:rPr>
                <w:rFonts w:cs="Arial"/>
                <w:color w:val="000000"/>
                <w:sz w:val="22"/>
                <w:szCs w:val="22"/>
                <w:lang w:eastAsia="en-GB"/>
              </w:rPr>
            </w:pPr>
            <w:r>
              <w:rPr>
                <w:rFonts w:cs="Arial"/>
                <w:color w:val="000000"/>
                <w:sz w:val="20"/>
                <w:szCs w:val="20"/>
              </w:rPr>
              <w:t>£</w:t>
            </w:r>
            <w:r w:rsidR="001A6256">
              <w:rPr>
                <w:rFonts w:cs="Arial"/>
                <w:color w:val="000000"/>
                <w:sz w:val="20"/>
                <w:szCs w:val="20"/>
              </w:rPr>
              <w:t>8,</w:t>
            </w:r>
            <w:r w:rsidR="00ED652F">
              <w:rPr>
                <w:rFonts w:cs="Arial"/>
                <w:color w:val="000000"/>
                <w:sz w:val="20"/>
                <w:szCs w:val="20"/>
              </w:rPr>
              <w:t>054</w:t>
            </w:r>
          </w:p>
        </w:tc>
      </w:tr>
      <w:tr w:rsidRPr="00AE5E35" w:rsidR="00233CC3" w:rsidTr="1DE4C8A1" w14:paraId="42BA7BE0" w14:textId="77777777">
        <w:trPr>
          <w:trHeight w:val="147"/>
          <w:jc w:val="center"/>
        </w:trPr>
        <w:tc>
          <w:tcPr>
            <w:tcW w:w="4436" w:type="dxa"/>
            <w:gridSpan w:val="2"/>
            <w:noWrap/>
            <w:hideMark/>
          </w:tcPr>
          <w:p w:rsidRPr="00AE5E35" w:rsidR="00233CC3" w:rsidP="00515D07" w:rsidRDefault="00233CC3" w14:paraId="616F9AA4" w14:textId="77777777">
            <w:pPr>
              <w:rPr>
                <w:rFonts w:cs="Arial"/>
                <w:color w:val="000000"/>
                <w:sz w:val="22"/>
                <w:szCs w:val="22"/>
                <w:lang w:eastAsia="en-GB"/>
              </w:rPr>
            </w:pPr>
            <w:r w:rsidRPr="00AE5E35">
              <w:rPr>
                <w:rFonts w:cs="Arial"/>
                <w:color w:val="000000"/>
                <w:sz w:val="22"/>
                <w:szCs w:val="22"/>
                <w:lang w:eastAsia="en-GB"/>
              </w:rPr>
              <w:t>NHM landfill tax saving</w:t>
            </w:r>
          </w:p>
        </w:tc>
        <w:tc>
          <w:tcPr>
            <w:tcW w:w="1662" w:type="dxa"/>
            <w:noWrap/>
            <w:vAlign w:val="center"/>
          </w:tcPr>
          <w:p w:rsidRPr="00AE5E35" w:rsidR="00233CC3" w:rsidP="00515D07" w:rsidRDefault="00233CC3" w14:paraId="118C7141" w14:textId="10FA6662">
            <w:pPr>
              <w:jc w:val="center"/>
              <w:rPr>
                <w:rFonts w:cs="Arial"/>
                <w:sz w:val="22"/>
                <w:szCs w:val="22"/>
                <w:lang w:eastAsia="en-GB"/>
              </w:rPr>
            </w:pPr>
            <w:r>
              <w:rPr>
                <w:rFonts w:cs="Arial"/>
                <w:sz w:val="20"/>
                <w:szCs w:val="20"/>
              </w:rPr>
              <w:t>£2,</w:t>
            </w:r>
            <w:r w:rsidR="0035579E">
              <w:rPr>
                <w:rFonts w:cs="Arial"/>
                <w:sz w:val="20"/>
                <w:szCs w:val="20"/>
              </w:rPr>
              <w:t>659</w:t>
            </w:r>
          </w:p>
        </w:tc>
        <w:tc>
          <w:tcPr>
            <w:tcW w:w="1560" w:type="dxa"/>
            <w:noWrap/>
            <w:vAlign w:val="center"/>
          </w:tcPr>
          <w:p w:rsidRPr="00AE5E35" w:rsidR="00233CC3" w:rsidP="00515D07" w:rsidRDefault="00233CC3" w14:paraId="53E17EC3" w14:textId="71367DF6">
            <w:pPr>
              <w:jc w:val="center"/>
              <w:rPr>
                <w:rFonts w:cs="Arial"/>
                <w:sz w:val="22"/>
                <w:szCs w:val="22"/>
                <w:lang w:eastAsia="en-GB"/>
              </w:rPr>
            </w:pPr>
            <w:r>
              <w:rPr>
                <w:rFonts w:cs="Arial"/>
                <w:sz w:val="20"/>
                <w:szCs w:val="20"/>
              </w:rPr>
              <w:t>£</w:t>
            </w:r>
            <w:r w:rsidR="004543D3">
              <w:rPr>
                <w:rFonts w:cs="Arial"/>
                <w:sz w:val="20"/>
                <w:szCs w:val="20"/>
              </w:rPr>
              <w:t>4,042</w:t>
            </w:r>
          </w:p>
        </w:tc>
        <w:tc>
          <w:tcPr>
            <w:tcW w:w="1515" w:type="dxa"/>
            <w:noWrap/>
            <w:vAlign w:val="center"/>
          </w:tcPr>
          <w:p w:rsidRPr="00AE5E35" w:rsidR="00233CC3" w:rsidP="00515D07" w:rsidRDefault="00233CC3" w14:paraId="0CC8E8DE" w14:textId="528B47B1">
            <w:pPr>
              <w:jc w:val="center"/>
              <w:rPr>
                <w:rFonts w:cs="Arial"/>
                <w:sz w:val="22"/>
                <w:szCs w:val="22"/>
                <w:lang w:eastAsia="en-GB"/>
              </w:rPr>
            </w:pPr>
            <w:r>
              <w:rPr>
                <w:rFonts w:cs="Arial"/>
                <w:color w:val="000000"/>
                <w:sz w:val="20"/>
                <w:szCs w:val="20"/>
              </w:rPr>
              <w:t>£2,</w:t>
            </w:r>
            <w:r w:rsidR="00214CDC">
              <w:rPr>
                <w:rFonts w:cs="Arial"/>
                <w:color w:val="000000"/>
                <w:sz w:val="20"/>
                <w:szCs w:val="20"/>
              </w:rPr>
              <w:t>150</w:t>
            </w:r>
          </w:p>
        </w:tc>
        <w:tc>
          <w:tcPr>
            <w:tcW w:w="1651" w:type="dxa"/>
            <w:noWrap/>
            <w:vAlign w:val="center"/>
          </w:tcPr>
          <w:p w:rsidRPr="00AE5E35" w:rsidR="00233CC3" w:rsidP="00515D07" w:rsidRDefault="00233CC3" w14:paraId="129A40F4" w14:textId="444A3EEC">
            <w:pPr>
              <w:jc w:val="center"/>
              <w:rPr>
                <w:rFonts w:cs="Arial"/>
                <w:sz w:val="22"/>
                <w:szCs w:val="22"/>
                <w:lang w:eastAsia="en-GB"/>
              </w:rPr>
            </w:pPr>
            <w:r>
              <w:rPr>
                <w:rFonts w:cs="Arial"/>
                <w:color w:val="000000"/>
                <w:sz w:val="20"/>
                <w:szCs w:val="20"/>
              </w:rPr>
              <w:t>£3,</w:t>
            </w:r>
            <w:r w:rsidR="001A6256">
              <w:rPr>
                <w:rFonts w:cs="Arial"/>
                <w:color w:val="000000"/>
                <w:sz w:val="20"/>
                <w:szCs w:val="20"/>
              </w:rPr>
              <w:t>6</w:t>
            </w:r>
            <w:r w:rsidR="0050524E">
              <w:rPr>
                <w:rFonts w:cs="Arial"/>
                <w:color w:val="000000"/>
                <w:sz w:val="20"/>
                <w:szCs w:val="20"/>
              </w:rPr>
              <w:t>83</w:t>
            </w:r>
          </w:p>
        </w:tc>
      </w:tr>
      <w:tr w:rsidRPr="00AE5E35" w:rsidR="00233CC3" w:rsidTr="1DE4C8A1" w14:paraId="640DBE2F" w14:textId="77777777">
        <w:trPr>
          <w:trHeight w:val="147"/>
          <w:jc w:val="center"/>
        </w:trPr>
        <w:tc>
          <w:tcPr>
            <w:tcW w:w="4436" w:type="dxa"/>
            <w:gridSpan w:val="2"/>
            <w:noWrap/>
            <w:hideMark/>
          </w:tcPr>
          <w:p w:rsidRPr="00AE5E35" w:rsidR="00233CC3" w:rsidP="00515D07" w:rsidRDefault="00233CC3" w14:paraId="072F12CD" w14:textId="77777777">
            <w:pPr>
              <w:rPr>
                <w:rFonts w:cs="Arial"/>
                <w:b/>
                <w:bCs/>
                <w:color w:val="000000"/>
                <w:sz w:val="22"/>
                <w:szCs w:val="22"/>
                <w:lang w:eastAsia="en-GB"/>
              </w:rPr>
            </w:pPr>
            <w:r w:rsidRPr="00AE5E35">
              <w:rPr>
                <w:rFonts w:cs="Arial"/>
                <w:color w:val="000000"/>
                <w:sz w:val="22"/>
                <w:szCs w:val="22"/>
                <w:lang w:eastAsia="en-GB"/>
              </w:rPr>
              <w:t>Reduction in government landfill tax receipts (benefits to municipal sector included in LA and NHM rows)</w:t>
            </w:r>
          </w:p>
        </w:tc>
        <w:tc>
          <w:tcPr>
            <w:tcW w:w="1662" w:type="dxa"/>
            <w:noWrap/>
            <w:vAlign w:val="center"/>
          </w:tcPr>
          <w:p w:rsidRPr="00AE5E35" w:rsidR="00233CC3" w:rsidP="00515D07" w:rsidRDefault="00233CC3" w14:paraId="33F0EE75" w14:textId="6F5CB39B">
            <w:pPr>
              <w:jc w:val="center"/>
              <w:rPr>
                <w:rFonts w:cs="Arial"/>
                <w:b/>
                <w:bCs/>
                <w:color w:val="000000"/>
                <w:sz w:val="22"/>
                <w:szCs w:val="22"/>
                <w:lang w:eastAsia="en-GB"/>
              </w:rPr>
            </w:pPr>
            <w:r>
              <w:rPr>
                <w:rFonts w:cs="Arial"/>
                <w:color w:val="000000"/>
                <w:sz w:val="20"/>
                <w:szCs w:val="20"/>
              </w:rPr>
              <w:t>-£2</w:t>
            </w:r>
            <w:r w:rsidR="00D53F3C">
              <w:rPr>
                <w:rFonts w:cs="Arial"/>
                <w:color w:val="000000"/>
                <w:sz w:val="20"/>
                <w:szCs w:val="20"/>
              </w:rPr>
              <w:t>,</w:t>
            </w:r>
            <w:r w:rsidR="0035579E">
              <w:rPr>
                <w:rFonts w:cs="Arial"/>
                <w:color w:val="000000"/>
                <w:sz w:val="20"/>
                <w:szCs w:val="20"/>
              </w:rPr>
              <w:t>839</w:t>
            </w:r>
          </w:p>
        </w:tc>
        <w:tc>
          <w:tcPr>
            <w:tcW w:w="1560" w:type="dxa"/>
            <w:noWrap/>
            <w:vAlign w:val="center"/>
          </w:tcPr>
          <w:p w:rsidRPr="00AE5E35" w:rsidR="00233CC3" w:rsidP="00515D07" w:rsidRDefault="00233CC3" w14:paraId="3CF8C9E2" w14:textId="52633346">
            <w:pPr>
              <w:jc w:val="center"/>
              <w:rPr>
                <w:rFonts w:cs="Arial"/>
                <w:b/>
                <w:bCs/>
                <w:color w:val="000000"/>
                <w:sz w:val="22"/>
                <w:szCs w:val="22"/>
                <w:lang w:eastAsia="en-GB"/>
              </w:rPr>
            </w:pPr>
            <w:r>
              <w:rPr>
                <w:rFonts w:cs="Arial"/>
                <w:color w:val="000000"/>
                <w:sz w:val="20"/>
                <w:szCs w:val="20"/>
              </w:rPr>
              <w:t>-£4,</w:t>
            </w:r>
            <w:r w:rsidR="004543D3">
              <w:rPr>
                <w:rFonts w:cs="Arial"/>
                <w:color w:val="000000"/>
                <w:sz w:val="20"/>
                <w:szCs w:val="20"/>
              </w:rPr>
              <w:t>222</w:t>
            </w:r>
          </w:p>
        </w:tc>
        <w:tc>
          <w:tcPr>
            <w:tcW w:w="1515" w:type="dxa"/>
            <w:noWrap/>
            <w:vAlign w:val="center"/>
          </w:tcPr>
          <w:p w:rsidRPr="00AE5E35" w:rsidR="00233CC3" w:rsidP="00515D07" w:rsidRDefault="00233CC3" w14:paraId="2F65B29A" w14:textId="42B2E8E9">
            <w:pPr>
              <w:jc w:val="center"/>
              <w:rPr>
                <w:rFonts w:cs="Arial"/>
                <w:b/>
                <w:bCs/>
                <w:color w:val="000000"/>
                <w:sz w:val="22"/>
                <w:szCs w:val="22"/>
                <w:lang w:eastAsia="en-GB"/>
              </w:rPr>
            </w:pPr>
            <w:r>
              <w:rPr>
                <w:rFonts w:cs="Arial"/>
                <w:color w:val="000000"/>
                <w:sz w:val="20"/>
                <w:szCs w:val="20"/>
              </w:rPr>
              <w:t>-£2,</w:t>
            </w:r>
            <w:r w:rsidR="00214CDC">
              <w:rPr>
                <w:rFonts w:cs="Arial"/>
                <w:color w:val="000000"/>
                <w:sz w:val="20"/>
                <w:szCs w:val="20"/>
              </w:rPr>
              <w:t>300</w:t>
            </w:r>
          </w:p>
        </w:tc>
        <w:tc>
          <w:tcPr>
            <w:tcW w:w="1651" w:type="dxa"/>
            <w:noWrap/>
            <w:vAlign w:val="center"/>
          </w:tcPr>
          <w:p w:rsidRPr="00AE5E35" w:rsidR="00233CC3" w:rsidP="00515D07" w:rsidRDefault="00233CC3" w14:paraId="6B818D11" w14:textId="649DFC5F">
            <w:pPr>
              <w:jc w:val="center"/>
              <w:rPr>
                <w:rFonts w:cs="Arial"/>
                <w:b/>
                <w:bCs/>
                <w:color w:val="000000"/>
                <w:sz w:val="22"/>
                <w:szCs w:val="22"/>
                <w:lang w:eastAsia="en-GB"/>
              </w:rPr>
            </w:pPr>
            <w:r>
              <w:rPr>
                <w:rFonts w:cs="Arial"/>
                <w:color w:val="000000"/>
                <w:sz w:val="20"/>
                <w:szCs w:val="20"/>
              </w:rPr>
              <w:t>-£3,</w:t>
            </w:r>
            <w:r w:rsidR="0050524E">
              <w:rPr>
                <w:rFonts w:cs="Arial"/>
                <w:color w:val="000000"/>
                <w:sz w:val="20"/>
                <w:szCs w:val="20"/>
              </w:rPr>
              <w:t>533</w:t>
            </w:r>
          </w:p>
        </w:tc>
      </w:tr>
      <w:tr w:rsidRPr="00AE5E35" w:rsidR="00233CC3" w:rsidTr="1DE4C8A1" w14:paraId="202BB2F2" w14:textId="77777777">
        <w:trPr>
          <w:trHeight w:val="147"/>
          <w:jc w:val="center"/>
        </w:trPr>
        <w:tc>
          <w:tcPr>
            <w:tcW w:w="4436" w:type="dxa"/>
            <w:gridSpan w:val="2"/>
            <w:noWrap/>
          </w:tcPr>
          <w:p w:rsidRPr="00701AE7" w:rsidR="00233CC3" w:rsidP="00515D07" w:rsidRDefault="00233CC3" w14:paraId="7E45F866" w14:textId="77777777">
            <w:pPr>
              <w:rPr>
                <w:rFonts w:cs="Arial"/>
                <w:b/>
                <w:bCs/>
                <w:color w:val="000000"/>
                <w:sz w:val="22"/>
                <w:szCs w:val="22"/>
                <w:lang w:eastAsia="en-GB"/>
              </w:rPr>
            </w:pPr>
            <w:r w:rsidRPr="00701AE7">
              <w:rPr>
                <w:rFonts w:cs="Arial"/>
                <w:b/>
                <w:bCs/>
                <w:color w:val="000000"/>
                <w:sz w:val="22"/>
                <w:szCs w:val="22"/>
                <w:lang w:eastAsia="en-GB"/>
              </w:rPr>
              <w:t>Social Benefits (Total)</w:t>
            </w:r>
          </w:p>
        </w:tc>
        <w:tc>
          <w:tcPr>
            <w:tcW w:w="1662" w:type="dxa"/>
            <w:noWrap/>
            <w:vAlign w:val="center"/>
          </w:tcPr>
          <w:p w:rsidRPr="00701AE7" w:rsidR="00233CC3" w:rsidP="00515D07" w:rsidRDefault="00233CC3" w14:paraId="5D574D66" w14:textId="4187F2A0">
            <w:pPr>
              <w:jc w:val="center"/>
              <w:rPr>
                <w:rFonts w:cs="Arial"/>
                <w:b/>
                <w:bCs/>
                <w:color w:val="000000"/>
                <w:sz w:val="20"/>
                <w:szCs w:val="20"/>
              </w:rPr>
            </w:pPr>
            <w:r>
              <w:rPr>
                <w:rFonts w:cs="Arial"/>
                <w:b/>
                <w:bCs/>
                <w:color w:val="000000"/>
                <w:sz w:val="20"/>
                <w:szCs w:val="20"/>
              </w:rPr>
              <w:t>£</w:t>
            </w:r>
            <w:r w:rsidR="00DB5A7C">
              <w:rPr>
                <w:rFonts w:cs="Arial"/>
                <w:b/>
                <w:bCs/>
                <w:color w:val="000000"/>
                <w:sz w:val="20"/>
                <w:szCs w:val="20"/>
              </w:rPr>
              <w:t>8,</w:t>
            </w:r>
            <w:r w:rsidR="00FB689E">
              <w:rPr>
                <w:rFonts w:cs="Arial"/>
                <w:b/>
                <w:bCs/>
                <w:color w:val="000000"/>
                <w:sz w:val="20"/>
                <w:szCs w:val="20"/>
              </w:rPr>
              <w:t>052</w:t>
            </w:r>
          </w:p>
        </w:tc>
        <w:tc>
          <w:tcPr>
            <w:tcW w:w="1560" w:type="dxa"/>
            <w:noWrap/>
            <w:vAlign w:val="center"/>
          </w:tcPr>
          <w:p w:rsidRPr="00701AE7" w:rsidR="00233CC3" w:rsidP="00515D07" w:rsidRDefault="00233CC3" w14:paraId="79413511" w14:textId="4D3D4A8F">
            <w:pPr>
              <w:jc w:val="center"/>
              <w:rPr>
                <w:rFonts w:cs="Arial"/>
                <w:b/>
                <w:bCs/>
                <w:color w:val="000000"/>
                <w:sz w:val="20"/>
                <w:szCs w:val="20"/>
              </w:rPr>
            </w:pPr>
            <w:r>
              <w:rPr>
                <w:rFonts w:cs="Arial"/>
                <w:b/>
                <w:bCs/>
                <w:color w:val="000000"/>
                <w:sz w:val="20"/>
                <w:szCs w:val="20"/>
              </w:rPr>
              <w:t>£9,</w:t>
            </w:r>
            <w:r w:rsidR="00185289">
              <w:rPr>
                <w:rFonts w:cs="Arial"/>
                <w:b/>
                <w:bCs/>
                <w:color w:val="000000"/>
                <w:sz w:val="20"/>
                <w:szCs w:val="20"/>
              </w:rPr>
              <w:t>456</w:t>
            </w:r>
          </w:p>
        </w:tc>
        <w:tc>
          <w:tcPr>
            <w:tcW w:w="1515" w:type="dxa"/>
            <w:noWrap/>
            <w:vAlign w:val="center"/>
          </w:tcPr>
          <w:p w:rsidRPr="00701AE7" w:rsidR="00233CC3" w:rsidP="00515D07" w:rsidRDefault="00233CC3" w14:paraId="559DC669" w14:textId="43622D16">
            <w:pPr>
              <w:jc w:val="center"/>
              <w:rPr>
                <w:rFonts w:cs="Arial"/>
                <w:b/>
                <w:bCs/>
                <w:color w:val="000000"/>
                <w:sz w:val="20"/>
                <w:szCs w:val="20"/>
              </w:rPr>
            </w:pPr>
            <w:r>
              <w:rPr>
                <w:rFonts w:cs="Arial"/>
                <w:b/>
                <w:bCs/>
                <w:color w:val="000000"/>
                <w:sz w:val="20"/>
                <w:szCs w:val="20"/>
              </w:rPr>
              <w:t>£5</w:t>
            </w:r>
            <w:r w:rsidR="00214CDC">
              <w:rPr>
                <w:rFonts w:cs="Arial"/>
                <w:b/>
                <w:bCs/>
                <w:color w:val="000000"/>
                <w:sz w:val="20"/>
                <w:szCs w:val="20"/>
              </w:rPr>
              <w:t>,</w:t>
            </w:r>
            <w:r w:rsidR="00B41207">
              <w:rPr>
                <w:rFonts w:cs="Arial"/>
                <w:b/>
                <w:bCs/>
                <w:color w:val="000000"/>
                <w:sz w:val="20"/>
                <w:szCs w:val="20"/>
              </w:rPr>
              <w:t>480</w:t>
            </w:r>
          </w:p>
        </w:tc>
        <w:tc>
          <w:tcPr>
            <w:tcW w:w="1651" w:type="dxa"/>
            <w:noWrap/>
            <w:vAlign w:val="center"/>
          </w:tcPr>
          <w:p w:rsidRPr="00701AE7" w:rsidR="00233CC3" w:rsidP="00515D07" w:rsidRDefault="00233CC3" w14:paraId="20D18017" w14:textId="2868765E">
            <w:pPr>
              <w:jc w:val="center"/>
              <w:rPr>
                <w:rFonts w:cs="Arial"/>
                <w:b/>
                <w:bCs/>
                <w:color w:val="000000"/>
                <w:sz w:val="20"/>
                <w:szCs w:val="20"/>
              </w:rPr>
            </w:pPr>
            <w:r>
              <w:rPr>
                <w:rFonts w:cs="Arial"/>
                <w:b/>
                <w:bCs/>
                <w:color w:val="000000"/>
                <w:sz w:val="20"/>
                <w:szCs w:val="20"/>
              </w:rPr>
              <w:t>£</w:t>
            </w:r>
            <w:r w:rsidR="002D375D">
              <w:rPr>
                <w:rFonts w:cs="Arial"/>
                <w:b/>
                <w:bCs/>
                <w:color w:val="000000"/>
                <w:sz w:val="20"/>
                <w:szCs w:val="20"/>
              </w:rPr>
              <w:t>7,</w:t>
            </w:r>
            <w:r w:rsidR="0050524E">
              <w:rPr>
                <w:rFonts w:cs="Arial"/>
                <w:b/>
                <w:bCs/>
                <w:color w:val="000000"/>
                <w:sz w:val="20"/>
                <w:szCs w:val="20"/>
              </w:rPr>
              <w:t>2</w:t>
            </w:r>
            <w:r w:rsidR="00ED652F">
              <w:rPr>
                <w:rFonts w:cs="Arial"/>
                <w:b/>
                <w:bCs/>
                <w:color w:val="000000"/>
                <w:sz w:val="20"/>
                <w:szCs w:val="20"/>
              </w:rPr>
              <w:t>00</w:t>
            </w:r>
          </w:p>
        </w:tc>
      </w:tr>
      <w:tr w:rsidRPr="00AE5E35" w:rsidR="00233CC3" w:rsidTr="1DE4C8A1" w14:paraId="4DB164D1" w14:textId="77777777">
        <w:trPr>
          <w:trHeight w:val="147"/>
          <w:jc w:val="center"/>
        </w:trPr>
        <w:tc>
          <w:tcPr>
            <w:tcW w:w="4436" w:type="dxa"/>
            <w:gridSpan w:val="2"/>
            <w:noWrap/>
            <w:hideMark/>
          </w:tcPr>
          <w:p w:rsidRPr="00AE5E35" w:rsidR="00233CC3" w:rsidP="00515D07" w:rsidRDefault="00233CC3" w14:paraId="477CB76B" w14:textId="0EB5691D">
            <w:pPr>
              <w:rPr>
                <w:rFonts w:cs="Arial"/>
                <w:color w:val="000000"/>
                <w:sz w:val="22"/>
                <w:szCs w:val="22"/>
                <w:lang w:eastAsia="en-GB"/>
              </w:rPr>
            </w:pPr>
            <w:r w:rsidRPr="00AE5E35">
              <w:rPr>
                <w:rFonts w:cs="Arial"/>
                <w:color w:val="000000"/>
                <w:sz w:val="22"/>
                <w:szCs w:val="22"/>
                <w:lang w:eastAsia="en-GB"/>
              </w:rPr>
              <w:t xml:space="preserve">Additional </w:t>
            </w:r>
            <w:r w:rsidR="00D97548">
              <w:rPr>
                <w:rFonts w:cs="Arial"/>
                <w:color w:val="000000"/>
                <w:sz w:val="22"/>
                <w:szCs w:val="22"/>
                <w:lang w:eastAsia="en-GB"/>
              </w:rPr>
              <w:t>local auth</w:t>
            </w:r>
            <w:r w:rsidRPr="00AE5E35">
              <w:rPr>
                <w:rFonts w:cs="Arial"/>
                <w:color w:val="000000"/>
                <w:sz w:val="22"/>
                <w:szCs w:val="22"/>
                <w:lang w:eastAsia="en-GB"/>
              </w:rPr>
              <w:t xml:space="preserve">orities net service costs (+)/savings (-) from changes in dry recycling, food waste and free garden waste collections for all HHs </w:t>
            </w:r>
          </w:p>
        </w:tc>
        <w:tc>
          <w:tcPr>
            <w:tcW w:w="1662" w:type="dxa"/>
            <w:noWrap/>
            <w:vAlign w:val="center"/>
          </w:tcPr>
          <w:p w:rsidRPr="00AE5E35" w:rsidR="00233CC3" w:rsidP="00515D07" w:rsidRDefault="00233CC3" w14:paraId="169564FB" w14:textId="4A91B1AA">
            <w:pPr>
              <w:jc w:val="center"/>
              <w:rPr>
                <w:rFonts w:cs="Arial"/>
                <w:color w:val="000000"/>
                <w:sz w:val="22"/>
                <w:szCs w:val="22"/>
                <w:lang w:eastAsia="en-GB"/>
              </w:rPr>
            </w:pPr>
            <w:r>
              <w:rPr>
                <w:rFonts w:cs="Arial"/>
                <w:color w:val="000000"/>
                <w:sz w:val="20"/>
                <w:szCs w:val="20"/>
              </w:rPr>
              <w:t>£</w:t>
            </w:r>
            <w:r w:rsidR="007873C8">
              <w:rPr>
                <w:rFonts w:cs="Arial"/>
                <w:color w:val="000000"/>
                <w:sz w:val="20"/>
                <w:szCs w:val="20"/>
              </w:rPr>
              <w:t>4,</w:t>
            </w:r>
            <w:r w:rsidR="00004C94">
              <w:rPr>
                <w:rFonts w:cs="Arial"/>
                <w:color w:val="000000"/>
                <w:sz w:val="20"/>
                <w:szCs w:val="20"/>
              </w:rPr>
              <w:t>363</w:t>
            </w:r>
          </w:p>
        </w:tc>
        <w:tc>
          <w:tcPr>
            <w:tcW w:w="1560" w:type="dxa"/>
            <w:noWrap/>
            <w:vAlign w:val="center"/>
          </w:tcPr>
          <w:p w:rsidRPr="00AE5E35" w:rsidR="00233CC3" w:rsidP="00515D07" w:rsidRDefault="00233CC3" w14:paraId="7C4FB43E" w14:textId="5259A577">
            <w:pPr>
              <w:jc w:val="center"/>
              <w:rPr>
                <w:rFonts w:cs="Arial"/>
                <w:color w:val="000000"/>
                <w:sz w:val="22"/>
                <w:szCs w:val="22"/>
                <w:lang w:eastAsia="en-GB"/>
              </w:rPr>
            </w:pPr>
            <w:r>
              <w:rPr>
                <w:rFonts w:cs="Arial"/>
                <w:color w:val="000000"/>
                <w:sz w:val="20"/>
                <w:szCs w:val="20"/>
              </w:rPr>
              <w:t>£</w:t>
            </w:r>
            <w:r w:rsidR="007873C8">
              <w:rPr>
                <w:rFonts w:cs="Arial"/>
                <w:color w:val="000000"/>
                <w:sz w:val="20"/>
                <w:szCs w:val="20"/>
              </w:rPr>
              <w:t>4,</w:t>
            </w:r>
            <w:r w:rsidR="003D534F">
              <w:rPr>
                <w:rFonts w:cs="Arial"/>
                <w:color w:val="000000"/>
                <w:sz w:val="20"/>
                <w:szCs w:val="20"/>
              </w:rPr>
              <w:t>363</w:t>
            </w:r>
          </w:p>
        </w:tc>
        <w:tc>
          <w:tcPr>
            <w:tcW w:w="1515" w:type="dxa"/>
            <w:noWrap/>
            <w:vAlign w:val="center"/>
          </w:tcPr>
          <w:p w:rsidRPr="00AE5E35" w:rsidR="00233CC3" w:rsidP="00515D07" w:rsidRDefault="00233CC3" w14:paraId="18C29E2B" w14:textId="542DB6D9">
            <w:pPr>
              <w:jc w:val="center"/>
              <w:rPr>
                <w:rFonts w:cs="Arial"/>
                <w:color w:val="000000"/>
                <w:sz w:val="22"/>
                <w:szCs w:val="22"/>
                <w:lang w:eastAsia="en-GB"/>
              </w:rPr>
            </w:pPr>
            <w:r>
              <w:rPr>
                <w:rFonts w:cs="Arial"/>
                <w:color w:val="000000"/>
                <w:sz w:val="20"/>
                <w:szCs w:val="20"/>
              </w:rPr>
              <w:t>£</w:t>
            </w:r>
            <w:r w:rsidR="00847059">
              <w:rPr>
                <w:rFonts w:cs="Arial"/>
                <w:color w:val="000000"/>
                <w:sz w:val="20"/>
                <w:szCs w:val="20"/>
              </w:rPr>
              <w:t>526</w:t>
            </w:r>
          </w:p>
        </w:tc>
        <w:tc>
          <w:tcPr>
            <w:tcW w:w="1651" w:type="dxa"/>
            <w:noWrap/>
            <w:vAlign w:val="center"/>
          </w:tcPr>
          <w:p w:rsidRPr="00AE5E35" w:rsidR="00233CC3" w:rsidP="00515D07" w:rsidRDefault="00233CC3" w14:paraId="7D3AA3F8" w14:textId="78CC7CE5">
            <w:pPr>
              <w:jc w:val="center"/>
              <w:rPr>
                <w:rFonts w:cs="Arial"/>
                <w:color w:val="000000"/>
                <w:sz w:val="22"/>
                <w:szCs w:val="22"/>
                <w:lang w:eastAsia="en-GB"/>
              </w:rPr>
            </w:pPr>
            <w:r>
              <w:rPr>
                <w:rFonts w:cs="Arial"/>
                <w:color w:val="000000"/>
                <w:sz w:val="20"/>
                <w:szCs w:val="20"/>
              </w:rPr>
              <w:t>£</w:t>
            </w:r>
            <w:r w:rsidR="00847059">
              <w:rPr>
                <w:rFonts w:cs="Arial"/>
                <w:color w:val="000000"/>
                <w:sz w:val="20"/>
                <w:szCs w:val="20"/>
              </w:rPr>
              <w:t>526</w:t>
            </w:r>
          </w:p>
        </w:tc>
      </w:tr>
      <w:tr w:rsidRPr="00AE5E35" w:rsidR="00233CC3" w:rsidTr="1DE4C8A1" w14:paraId="068DDC57" w14:textId="77777777">
        <w:trPr>
          <w:trHeight w:val="147"/>
          <w:jc w:val="center"/>
        </w:trPr>
        <w:tc>
          <w:tcPr>
            <w:tcW w:w="0" w:type="auto"/>
            <w:vMerge w:val="restart"/>
            <w:noWrap/>
            <w:hideMark/>
          </w:tcPr>
          <w:p w:rsidRPr="00AE5E35" w:rsidR="00233CC3" w:rsidP="00515D07" w:rsidRDefault="00233CC3" w14:paraId="29758C5B" w14:textId="77777777">
            <w:pPr>
              <w:jc w:val="center"/>
              <w:rPr>
                <w:rFonts w:cs="Arial"/>
                <w:color w:val="000000"/>
                <w:sz w:val="22"/>
                <w:szCs w:val="22"/>
                <w:lang w:eastAsia="en-GB"/>
              </w:rPr>
            </w:pPr>
          </w:p>
        </w:tc>
        <w:tc>
          <w:tcPr>
            <w:tcW w:w="4214" w:type="dxa"/>
            <w:noWrap/>
            <w:hideMark/>
          </w:tcPr>
          <w:p w:rsidRPr="00AE5E35" w:rsidR="00233CC3" w:rsidP="00515D07" w:rsidRDefault="00233CC3" w14:paraId="1D963E27" w14:textId="77777777">
            <w:pPr>
              <w:rPr>
                <w:rFonts w:cs="Arial"/>
                <w:color w:val="000000"/>
                <w:sz w:val="22"/>
                <w:szCs w:val="22"/>
                <w:lang w:eastAsia="en-GB"/>
              </w:rPr>
            </w:pPr>
            <w:r w:rsidRPr="00AE5E35">
              <w:rPr>
                <w:rFonts w:cs="Arial"/>
                <w:color w:val="000000"/>
                <w:sz w:val="22"/>
                <w:szCs w:val="22"/>
                <w:lang w:eastAsia="en-GB"/>
              </w:rPr>
              <w:t>Transition costs</w:t>
            </w:r>
          </w:p>
        </w:tc>
        <w:tc>
          <w:tcPr>
            <w:tcW w:w="1662" w:type="dxa"/>
            <w:noWrap/>
            <w:vAlign w:val="center"/>
          </w:tcPr>
          <w:p w:rsidRPr="00AE5E35" w:rsidR="00233CC3" w:rsidP="00515D07" w:rsidRDefault="00233CC3" w14:paraId="27DB0F66" w14:textId="5124318B">
            <w:pPr>
              <w:jc w:val="center"/>
              <w:rPr>
                <w:rFonts w:cs="Arial"/>
                <w:color w:val="000000"/>
                <w:sz w:val="22"/>
                <w:szCs w:val="22"/>
                <w:lang w:eastAsia="en-GB"/>
              </w:rPr>
            </w:pPr>
            <w:r>
              <w:rPr>
                <w:rFonts w:cs="Arial"/>
                <w:color w:val="000000"/>
                <w:sz w:val="20"/>
                <w:szCs w:val="20"/>
              </w:rPr>
              <w:t>£1,</w:t>
            </w:r>
            <w:r w:rsidR="00B23D67">
              <w:rPr>
                <w:rFonts w:cs="Arial"/>
                <w:color w:val="000000"/>
                <w:sz w:val="20"/>
                <w:szCs w:val="20"/>
              </w:rPr>
              <w:t>1</w:t>
            </w:r>
            <w:r w:rsidR="007873C8">
              <w:rPr>
                <w:rFonts w:cs="Arial"/>
                <w:color w:val="000000"/>
                <w:sz w:val="20"/>
                <w:szCs w:val="20"/>
              </w:rPr>
              <w:t>04</w:t>
            </w:r>
          </w:p>
        </w:tc>
        <w:tc>
          <w:tcPr>
            <w:tcW w:w="1560" w:type="dxa"/>
            <w:noWrap/>
            <w:vAlign w:val="center"/>
          </w:tcPr>
          <w:p w:rsidRPr="00AE5E35" w:rsidR="00233CC3" w:rsidP="00515D07" w:rsidRDefault="00233CC3" w14:paraId="19EA7C7F" w14:textId="748D727E">
            <w:pPr>
              <w:jc w:val="center"/>
              <w:rPr>
                <w:rFonts w:cs="Arial"/>
                <w:color w:val="000000"/>
                <w:sz w:val="22"/>
                <w:szCs w:val="22"/>
                <w:lang w:eastAsia="en-GB"/>
              </w:rPr>
            </w:pPr>
            <w:r>
              <w:rPr>
                <w:rFonts w:cs="Arial"/>
                <w:color w:val="000000"/>
                <w:sz w:val="20"/>
                <w:szCs w:val="20"/>
              </w:rPr>
              <w:t>£1,</w:t>
            </w:r>
            <w:r w:rsidR="007873C8">
              <w:rPr>
                <w:rFonts w:cs="Arial"/>
                <w:color w:val="000000"/>
                <w:sz w:val="20"/>
                <w:szCs w:val="20"/>
              </w:rPr>
              <w:t>104</w:t>
            </w:r>
          </w:p>
        </w:tc>
        <w:tc>
          <w:tcPr>
            <w:tcW w:w="1515" w:type="dxa"/>
            <w:noWrap/>
            <w:vAlign w:val="center"/>
          </w:tcPr>
          <w:p w:rsidRPr="00AE5E35" w:rsidR="00233CC3" w:rsidP="00515D07" w:rsidRDefault="00233CC3" w14:paraId="53B6CFB4" w14:textId="716E332C">
            <w:pPr>
              <w:jc w:val="center"/>
              <w:rPr>
                <w:rFonts w:cs="Arial"/>
                <w:color w:val="000000"/>
                <w:sz w:val="22"/>
                <w:szCs w:val="22"/>
                <w:lang w:eastAsia="en-GB"/>
              </w:rPr>
            </w:pPr>
            <w:r>
              <w:rPr>
                <w:rFonts w:cs="Arial"/>
                <w:color w:val="000000"/>
                <w:sz w:val="20"/>
                <w:szCs w:val="20"/>
              </w:rPr>
              <w:t>£7</w:t>
            </w:r>
            <w:r w:rsidR="00B74852">
              <w:rPr>
                <w:rFonts w:cs="Arial"/>
                <w:color w:val="000000"/>
                <w:sz w:val="20"/>
                <w:szCs w:val="20"/>
              </w:rPr>
              <w:t>87</w:t>
            </w:r>
          </w:p>
        </w:tc>
        <w:tc>
          <w:tcPr>
            <w:tcW w:w="1651" w:type="dxa"/>
            <w:noWrap/>
            <w:vAlign w:val="center"/>
          </w:tcPr>
          <w:p w:rsidRPr="00AE5E35" w:rsidR="00233CC3" w:rsidP="00515D07" w:rsidRDefault="00233CC3" w14:paraId="274B15BE" w14:textId="2BAE124D">
            <w:pPr>
              <w:jc w:val="center"/>
              <w:rPr>
                <w:rFonts w:cs="Arial"/>
                <w:color w:val="000000"/>
                <w:sz w:val="22"/>
                <w:szCs w:val="22"/>
                <w:lang w:eastAsia="en-GB"/>
              </w:rPr>
            </w:pPr>
            <w:r>
              <w:rPr>
                <w:rFonts w:cs="Arial"/>
                <w:color w:val="000000"/>
                <w:sz w:val="20"/>
                <w:szCs w:val="20"/>
              </w:rPr>
              <w:t>£7</w:t>
            </w:r>
            <w:r w:rsidR="00B74852">
              <w:rPr>
                <w:rFonts w:cs="Arial"/>
                <w:color w:val="000000"/>
                <w:sz w:val="20"/>
                <w:szCs w:val="20"/>
              </w:rPr>
              <w:t>87</w:t>
            </w:r>
          </w:p>
        </w:tc>
      </w:tr>
      <w:tr w:rsidRPr="00AE5E35" w:rsidR="00233CC3" w:rsidTr="1DE4C8A1" w14:paraId="741C47AD" w14:textId="77777777">
        <w:trPr>
          <w:trHeight w:val="147"/>
          <w:jc w:val="center"/>
        </w:trPr>
        <w:tc>
          <w:tcPr>
            <w:tcW w:w="0" w:type="auto"/>
            <w:vMerge/>
            <w:noWrap/>
            <w:hideMark/>
          </w:tcPr>
          <w:p w:rsidRPr="00AE5E35" w:rsidR="00233CC3" w:rsidP="00515D07" w:rsidRDefault="00233CC3" w14:paraId="0B4A9F92" w14:textId="77777777">
            <w:pPr>
              <w:jc w:val="center"/>
              <w:rPr>
                <w:rFonts w:cs="Arial"/>
                <w:color w:val="000000"/>
                <w:sz w:val="22"/>
                <w:szCs w:val="22"/>
                <w:lang w:eastAsia="en-GB"/>
              </w:rPr>
            </w:pPr>
          </w:p>
        </w:tc>
        <w:tc>
          <w:tcPr>
            <w:tcW w:w="4214" w:type="dxa"/>
            <w:noWrap/>
            <w:hideMark/>
          </w:tcPr>
          <w:p w:rsidRPr="00AE5E35" w:rsidR="00233CC3" w:rsidP="00515D07" w:rsidRDefault="3CFFE184" w14:paraId="48D84CBA" w14:textId="2A8E3F79">
            <w:pPr>
              <w:rPr>
                <w:rFonts w:cs="Arial"/>
                <w:sz w:val="22"/>
                <w:szCs w:val="22"/>
                <w:lang w:eastAsia="en-GB"/>
              </w:rPr>
            </w:pPr>
            <w:r w:rsidRPr="00AE5E35">
              <w:rPr>
                <w:rFonts w:cs="Arial"/>
                <w:sz w:val="22"/>
                <w:szCs w:val="22"/>
                <w:lang w:eastAsia="en-GB"/>
              </w:rPr>
              <w:t>Net service cost minus transition</w:t>
            </w:r>
            <w:r w:rsidRPr="7C995945" w:rsidR="00233CC3">
              <w:rPr>
                <w:rStyle w:val="FootnoteReference"/>
                <w:rFonts w:cs="Arial"/>
                <w:lang w:eastAsia="en-GB"/>
              </w:rPr>
              <w:footnoteReference w:id="388"/>
            </w:r>
          </w:p>
        </w:tc>
        <w:tc>
          <w:tcPr>
            <w:tcW w:w="1662" w:type="dxa"/>
            <w:noWrap/>
            <w:vAlign w:val="center"/>
          </w:tcPr>
          <w:p w:rsidRPr="00AE5E35" w:rsidR="00233CC3" w:rsidP="00515D07" w:rsidRDefault="00233CC3" w14:paraId="2D044740" w14:textId="57E043C4">
            <w:pPr>
              <w:jc w:val="center"/>
              <w:rPr>
                <w:rFonts w:cs="Arial"/>
                <w:sz w:val="22"/>
                <w:szCs w:val="22"/>
                <w:lang w:eastAsia="en-GB"/>
              </w:rPr>
            </w:pPr>
            <w:r>
              <w:rPr>
                <w:rFonts w:cs="Arial"/>
                <w:sz w:val="20"/>
                <w:szCs w:val="20"/>
              </w:rPr>
              <w:t>£3,</w:t>
            </w:r>
            <w:r w:rsidR="001503AE">
              <w:rPr>
                <w:rFonts w:cs="Arial"/>
                <w:sz w:val="20"/>
                <w:szCs w:val="20"/>
              </w:rPr>
              <w:t>258</w:t>
            </w:r>
          </w:p>
        </w:tc>
        <w:tc>
          <w:tcPr>
            <w:tcW w:w="1560" w:type="dxa"/>
            <w:noWrap/>
            <w:vAlign w:val="center"/>
          </w:tcPr>
          <w:p w:rsidRPr="00AE5E35" w:rsidR="00233CC3" w:rsidP="00515D07" w:rsidRDefault="00233CC3" w14:paraId="182E2743" w14:textId="5194A9AB">
            <w:pPr>
              <w:jc w:val="center"/>
              <w:rPr>
                <w:rFonts w:cs="Arial"/>
                <w:sz w:val="22"/>
                <w:szCs w:val="22"/>
                <w:lang w:eastAsia="en-GB"/>
              </w:rPr>
            </w:pPr>
            <w:r>
              <w:rPr>
                <w:rFonts w:cs="Arial"/>
                <w:sz w:val="20"/>
                <w:szCs w:val="20"/>
              </w:rPr>
              <w:t>£3,</w:t>
            </w:r>
            <w:r w:rsidR="003D534F">
              <w:rPr>
                <w:rFonts w:cs="Arial"/>
                <w:sz w:val="20"/>
                <w:szCs w:val="20"/>
              </w:rPr>
              <w:t>258</w:t>
            </w:r>
          </w:p>
        </w:tc>
        <w:tc>
          <w:tcPr>
            <w:tcW w:w="1515" w:type="dxa"/>
            <w:noWrap/>
            <w:vAlign w:val="center"/>
          </w:tcPr>
          <w:p w:rsidRPr="00AE5E35" w:rsidR="00233CC3" w:rsidP="00515D07" w:rsidRDefault="00233CC3" w14:paraId="3DA4F3FB" w14:textId="13183B1F">
            <w:pPr>
              <w:jc w:val="center"/>
              <w:rPr>
                <w:rFonts w:cs="Arial"/>
                <w:sz w:val="22"/>
                <w:szCs w:val="22"/>
                <w:lang w:eastAsia="en-GB"/>
              </w:rPr>
            </w:pPr>
            <w:r>
              <w:rPr>
                <w:rFonts w:cs="Arial"/>
                <w:sz w:val="20"/>
                <w:szCs w:val="20"/>
              </w:rPr>
              <w:t>-£</w:t>
            </w:r>
            <w:r w:rsidR="00847059">
              <w:rPr>
                <w:rFonts w:cs="Arial"/>
                <w:sz w:val="20"/>
                <w:szCs w:val="20"/>
              </w:rPr>
              <w:t>261</w:t>
            </w:r>
          </w:p>
        </w:tc>
        <w:tc>
          <w:tcPr>
            <w:tcW w:w="1651" w:type="dxa"/>
            <w:noWrap/>
            <w:vAlign w:val="center"/>
          </w:tcPr>
          <w:p w:rsidRPr="00AE5E35" w:rsidR="00233CC3" w:rsidP="00515D07" w:rsidRDefault="00233CC3" w14:paraId="7C30B853" w14:textId="6A520CDF">
            <w:pPr>
              <w:jc w:val="center"/>
              <w:rPr>
                <w:rFonts w:cs="Arial"/>
                <w:sz w:val="22"/>
                <w:szCs w:val="22"/>
                <w:lang w:eastAsia="en-GB"/>
              </w:rPr>
            </w:pPr>
            <w:r>
              <w:rPr>
                <w:rFonts w:cs="Arial"/>
                <w:sz w:val="20"/>
                <w:szCs w:val="20"/>
              </w:rPr>
              <w:t>-£</w:t>
            </w:r>
            <w:r w:rsidR="00847059">
              <w:rPr>
                <w:rFonts w:cs="Arial"/>
                <w:sz w:val="20"/>
                <w:szCs w:val="20"/>
              </w:rPr>
              <w:t>261</w:t>
            </w:r>
          </w:p>
        </w:tc>
      </w:tr>
      <w:tr w:rsidRPr="00AE5E35" w:rsidR="0030702F" w:rsidTr="1DE4C8A1" w14:paraId="68EC348C" w14:textId="77777777">
        <w:trPr>
          <w:trHeight w:val="147"/>
          <w:jc w:val="center"/>
        </w:trPr>
        <w:tc>
          <w:tcPr>
            <w:tcW w:w="0" w:type="auto"/>
            <w:noWrap/>
          </w:tcPr>
          <w:p w:rsidRPr="00AE5E35" w:rsidR="0030702F" w:rsidP="00515D07" w:rsidRDefault="0030702F" w14:paraId="5923E544" w14:textId="77777777">
            <w:pPr>
              <w:jc w:val="center"/>
              <w:rPr>
                <w:rFonts w:cs="Arial"/>
                <w:color w:val="000000"/>
                <w:sz w:val="22"/>
                <w:szCs w:val="22"/>
                <w:lang w:eastAsia="en-GB"/>
              </w:rPr>
            </w:pPr>
          </w:p>
        </w:tc>
        <w:tc>
          <w:tcPr>
            <w:tcW w:w="4214" w:type="dxa"/>
            <w:noWrap/>
          </w:tcPr>
          <w:p w:rsidRPr="00AE5E35" w:rsidR="0030702F" w:rsidP="00515D07" w:rsidRDefault="0030702F" w14:paraId="511F353F" w14:textId="5E8F9508">
            <w:pPr>
              <w:rPr>
                <w:rFonts w:cs="Arial"/>
                <w:sz w:val="22"/>
                <w:szCs w:val="22"/>
                <w:lang w:eastAsia="en-GB"/>
              </w:rPr>
            </w:pPr>
            <w:r>
              <w:rPr>
                <w:rFonts w:cs="Arial"/>
                <w:sz w:val="22"/>
                <w:szCs w:val="22"/>
                <w:lang w:eastAsia="en-GB"/>
              </w:rPr>
              <w:t>Written assessment costs</w:t>
            </w:r>
          </w:p>
        </w:tc>
        <w:tc>
          <w:tcPr>
            <w:tcW w:w="1662" w:type="dxa"/>
            <w:noWrap/>
            <w:vAlign w:val="center"/>
          </w:tcPr>
          <w:p w:rsidR="0030702F" w:rsidP="00515D07" w:rsidRDefault="0030702F" w14:paraId="354AA008" w14:textId="2D9D8CC3">
            <w:pPr>
              <w:jc w:val="center"/>
              <w:rPr>
                <w:rFonts w:cs="Arial"/>
                <w:sz w:val="20"/>
                <w:szCs w:val="20"/>
              </w:rPr>
            </w:pPr>
            <w:r>
              <w:rPr>
                <w:rFonts w:cs="Arial"/>
                <w:sz w:val="20"/>
                <w:szCs w:val="20"/>
              </w:rPr>
              <w:t>£0</w:t>
            </w:r>
          </w:p>
        </w:tc>
        <w:tc>
          <w:tcPr>
            <w:tcW w:w="1560" w:type="dxa"/>
            <w:noWrap/>
            <w:vAlign w:val="center"/>
          </w:tcPr>
          <w:p w:rsidR="0030702F" w:rsidP="00515D07" w:rsidRDefault="0030702F" w14:paraId="0AEA2D33" w14:textId="771647BD">
            <w:pPr>
              <w:jc w:val="center"/>
              <w:rPr>
                <w:rFonts w:cs="Arial"/>
                <w:sz w:val="20"/>
                <w:szCs w:val="20"/>
              </w:rPr>
            </w:pPr>
            <w:r>
              <w:rPr>
                <w:rFonts w:cs="Arial"/>
                <w:sz w:val="20"/>
                <w:szCs w:val="20"/>
              </w:rPr>
              <w:t>£0</w:t>
            </w:r>
          </w:p>
        </w:tc>
        <w:tc>
          <w:tcPr>
            <w:tcW w:w="1515" w:type="dxa"/>
            <w:noWrap/>
            <w:vAlign w:val="center"/>
          </w:tcPr>
          <w:p w:rsidR="0030702F" w:rsidP="00515D07" w:rsidRDefault="0030702F" w14:paraId="54D4AC48" w14:textId="30FE80CE">
            <w:pPr>
              <w:jc w:val="center"/>
              <w:rPr>
                <w:rFonts w:cs="Arial"/>
                <w:sz w:val="20"/>
                <w:szCs w:val="20"/>
              </w:rPr>
            </w:pPr>
            <w:r>
              <w:rPr>
                <w:rFonts w:cs="Arial"/>
                <w:sz w:val="20"/>
                <w:szCs w:val="20"/>
              </w:rPr>
              <w:t>£0</w:t>
            </w:r>
          </w:p>
        </w:tc>
        <w:tc>
          <w:tcPr>
            <w:tcW w:w="1651" w:type="dxa"/>
            <w:noWrap/>
            <w:vAlign w:val="center"/>
          </w:tcPr>
          <w:p w:rsidR="0030702F" w:rsidP="00515D07" w:rsidRDefault="0030702F" w14:paraId="7DE22D2E" w14:textId="085AF21D">
            <w:pPr>
              <w:jc w:val="center"/>
              <w:rPr>
                <w:rFonts w:cs="Arial"/>
                <w:sz w:val="20"/>
                <w:szCs w:val="20"/>
              </w:rPr>
            </w:pPr>
            <w:r>
              <w:rPr>
                <w:rFonts w:cs="Arial"/>
                <w:sz w:val="20"/>
                <w:szCs w:val="20"/>
              </w:rPr>
              <w:t>£0</w:t>
            </w:r>
          </w:p>
        </w:tc>
      </w:tr>
      <w:tr w:rsidRPr="00AE5E35" w:rsidR="00233CC3" w:rsidTr="1DE4C8A1" w14:paraId="0C29958F" w14:textId="77777777">
        <w:trPr>
          <w:trHeight w:val="147"/>
          <w:jc w:val="center"/>
        </w:trPr>
        <w:tc>
          <w:tcPr>
            <w:tcW w:w="4436" w:type="dxa"/>
            <w:gridSpan w:val="2"/>
            <w:noWrap/>
            <w:hideMark/>
          </w:tcPr>
          <w:p w:rsidRPr="00AE5E35" w:rsidR="00233CC3" w:rsidP="00515D07" w:rsidRDefault="00233CC3" w14:paraId="7BDA5661" w14:textId="77777777">
            <w:pPr>
              <w:rPr>
                <w:rFonts w:cs="Arial"/>
                <w:color w:val="000000"/>
                <w:sz w:val="22"/>
                <w:szCs w:val="22"/>
                <w:lang w:eastAsia="en-GB"/>
              </w:rPr>
            </w:pPr>
            <w:r w:rsidRPr="00AE5E35">
              <w:rPr>
                <w:rFonts w:cs="Arial"/>
                <w:color w:val="000000"/>
                <w:sz w:val="22"/>
                <w:szCs w:val="22"/>
                <w:lang w:eastAsia="en-GB"/>
              </w:rPr>
              <w:t xml:space="preserve">Net cost to NHM businesses under increased recycling collections </w:t>
            </w:r>
          </w:p>
        </w:tc>
        <w:tc>
          <w:tcPr>
            <w:tcW w:w="1662" w:type="dxa"/>
            <w:noWrap/>
            <w:vAlign w:val="center"/>
          </w:tcPr>
          <w:p w:rsidRPr="00AE5E35" w:rsidR="00233CC3" w:rsidP="00515D07" w:rsidRDefault="00DB3D79" w14:paraId="0230B9A8" w14:textId="5FCDBE24">
            <w:pPr>
              <w:jc w:val="center"/>
              <w:rPr>
                <w:rFonts w:cs="Arial"/>
                <w:color w:val="000000"/>
                <w:sz w:val="22"/>
                <w:szCs w:val="22"/>
                <w:lang w:eastAsia="en-GB"/>
              </w:rPr>
            </w:pPr>
            <w:r>
              <w:rPr>
                <w:rFonts w:cs="Arial"/>
                <w:color w:val="000000"/>
                <w:sz w:val="20"/>
                <w:szCs w:val="20"/>
              </w:rPr>
              <w:t>-</w:t>
            </w:r>
            <w:r w:rsidR="00233CC3">
              <w:rPr>
                <w:rFonts w:cs="Arial"/>
                <w:color w:val="000000"/>
                <w:sz w:val="20"/>
                <w:szCs w:val="20"/>
              </w:rPr>
              <w:t>£</w:t>
            </w:r>
            <w:r>
              <w:rPr>
                <w:rFonts w:cs="Arial"/>
                <w:color w:val="000000"/>
                <w:sz w:val="20"/>
                <w:szCs w:val="20"/>
              </w:rPr>
              <w:t>113</w:t>
            </w:r>
          </w:p>
        </w:tc>
        <w:tc>
          <w:tcPr>
            <w:tcW w:w="1560" w:type="dxa"/>
            <w:noWrap/>
            <w:vAlign w:val="center"/>
          </w:tcPr>
          <w:p w:rsidRPr="00AE5E35" w:rsidR="00233CC3" w:rsidP="00515D07" w:rsidRDefault="00233CC3" w14:paraId="224F2398" w14:textId="73046702">
            <w:pPr>
              <w:jc w:val="center"/>
              <w:rPr>
                <w:rFonts w:cs="Arial"/>
                <w:color w:val="000000"/>
                <w:sz w:val="22"/>
                <w:szCs w:val="22"/>
                <w:lang w:eastAsia="en-GB"/>
              </w:rPr>
            </w:pPr>
            <w:r>
              <w:rPr>
                <w:rFonts w:cs="Arial"/>
                <w:color w:val="000000"/>
                <w:sz w:val="20"/>
                <w:szCs w:val="20"/>
              </w:rPr>
              <w:t>£5,</w:t>
            </w:r>
            <w:r w:rsidR="00F0209A">
              <w:rPr>
                <w:rFonts w:cs="Arial"/>
                <w:color w:val="000000"/>
                <w:sz w:val="20"/>
                <w:szCs w:val="20"/>
              </w:rPr>
              <w:t>111</w:t>
            </w:r>
          </w:p>
        </w:tc>
        <w:tc>
          <w:tcPr>
            <w:tcW w:w="1515" w:type="dxa"/>
            <w:noWrap/>
            <w:vAlign w:val="center"/>
          </w:tcPr>
          <w:p w:rsidRPr="00AE5E35" w:rsidR="00233CC3" w:rsidP="00515D07" w:rsidRDefault="00DB3D79" w14:paraId="51155596" w14:textId="4C8B5CB6">
            <w:pPr>
              <w:jc w:val="center"/>
              <w:rPr>
                <w:rFonts w:cs="Arial"/>
                <w:color w:val="000000"/>
                <w:sz w:val="22"/>
                <w:szCs w:val="22"/>
                <w:lang w:eastAsia="en-GB"/>
              </w:rPr>
            </w:pPr>
            <w:r>
              <w:rPr>
                <w:rFonts w:cs="Arial"/>
                <w:color w:val="000000"/>
                <w:sz w:val="20"/>
                <w:szCs w:val="20"/>
              </w:rPr>
              <w:t>-</w:t>
            </w:r>
            <w:r w:rsidR="00233CC3">
              <w:rPr>
                <w:rFonts w:cs="Arial"/>
                <w:color w:val="000000"/>
                <w:sz w:val="20"/>
                <w:szCs w:val="20"/>
              </w:rPr>
              <w:t>£</w:t>
            </w:r>
            <w:r>
              <w:rPr>
                <w:rFonts w:cs="Arial"/>
                <w:color w:val="000000"/>
                <w:sz w:val="20"/>
                <w:szCs w:val="20"/>
              </w:rPr>
              <w:t>113</w:t>
            </w:r>
          </w:p>
        </w:tc>
        <w:tc>
          <w:tcPr>
            <w:tcW w:w="1651" w:type="dxa"/>
            <w:noWrap/>
            <w:vAlign w:val="center"/>
          </w:tcPr>
          <w:p w:rsidRPr="00AE5E35" w:rsidR="00233CC3" w:rsidP="00515D07" w:rsidRDefault="00233CC3" w14:paraId="3A814464" w14:textId="19709852">
            <w:pPr>
              <w:jc w:val="center"/>
              <w:rPr>
                <w:rFonts w:cs="Arial"/>
                <w:color w:val="000000"/>
                <w:sz w:val="22"/>
                <w:szCs w:val="22"/>
                <w:lang w:eastAsia="en-GB"/>
              </w:rPr>
            </w:pPr>
            <w:r>
              <w:rPr>
                <w:rFonts w:cs="Arial"/>
                <w:color w:val="000000"/>
                <w:sz w:val="20"/>
                <w:szCs w:val="20"/>
              </w:rPr>
              <w:t>£5,</w:t>
            </w:r>
            <w:r w:rsidR="00F0209A">
              <w:rPr>
                <w:rFonts w:cs="Arial"/>
                <w:color w:val="000000"/>
                <w:sz w:val="20"/>
                <w:szCs w:val="20"/>
              </w:rPr>
              <w:t>111</w:t>
            </w:r>
          </w:p>
        </w:tc>
      </w:tr>
      <w:tr w:rsidRPr="00AE5E35" w:rsidR="00233CC3" w:rsidTr="1DE4C8A1" w14:paraId="34CA7452" w14:textId="77777777">
        <w:trPr>
          <w:trHeight w:val="147"/>
          <w:jc w:val="center"/>
        </w:trPr>
        <w:tc>
          <w:tcPr>
            <w:tcW w:w="0" w:type="auto"/>
            <w:vMerge w:val="restart"/>
            <w:noWrap/>
            <w:hideMark/>
          </w:tcPr>
          <w:p w:rsidRPr="00AE5E35" w:rsidR="00233CC3" w:rsidP="00515D07" w:rsidRDefault="00233CC3" w14:paraId="325B51A3" w14:textId="77777777">
            <w:pPr>
              <w:jc w:val="center"/>
              <w:rPr>
                <w:rFonts w:cs="Arial"/>
                <w:color w:val="000000"/>
                <w:sz w:val="22"/>
                <w:szCs w:val="22"/>
                <w:lang w:eastAsia="en-GB"/>
              </w:rPr>
            </w:pPr>
          </w:p>
        </w:tc>
        <w:tc>
          <w:tcPr>
            <w:tcW w:w="4214" w:type="dxa"/>
            <w:noWrap/>
            <w:hideMark/>
          </w:tcPr>
          <w:p w:rsidRPr="00AE5E35" w:rsidR="00233CC3" w:rsidP="00515D07" w:rsidRDefault="00233CC3" w14:paraId="7457A703" w14:textId="77777777">
            <w:pPr>
              <w:rPr>
                <w:rFonts w:cs="Arial"/>
                <w:color w:val="000000"/>
                <w:sz w:val="22"/>
                <w:szCs w:val="22"/>
                <w:lang w:eastAsia="en-GB"/>
              </w:rPr>
            </w:pPr>
            <w:r w:rsidRPr="00AE5E35">
              <w:rPr>
                <w:rFonts w:cs="Arial"/>
                <w:color w:val="000000"/>
                <w:sz w:val="22"/>
                <w:szCs w:val="22"/>
                <w:lang w:eastAsia="en-GB"/>
              </w:rPr>
              <w:t>Waste management cost with DRS effect)</w:t>
            </w:r>
          </w:p>
        </w:tc>
        <w:tc>
          <w:tcPr>
            <w:tcW w:w="1662" w:type="dxa"/>
            <w:noWrap/>
            <w:vAlign w:val="center"/>
          </w:tcPr>
          <w:p w:rsidRPr="00AE5E35" w:rsidR="00233CC3" w:rsidP="00515D07" w:rsidRDefault="00233CC3" w14:paraId="61AF2542" w14:textId="39D610D8">
            <w:pPr>
              <w:jc w:val="center"/>
              <w:rPr>
                <w:rFonts w:cs="Arial"/>
                <w:color w:val="000000"/>
                <w:sz w:val="22"/>
                <w:szCs w:val="22"/>
                <w:lang w:eastAsia="en-GB"/>
              </w:rPr>
            </w:pPr>
            <w:r w:rsidRPr="7380FD5E">
              <w:rPr>
                <w:rFonts w:cs="Arial"/>
                <w:color w:val="000000" w:themeColor="text1"/>
                <w:sz w:val="20"/>
                <w:szCs w:val="20"/>
              </w:rPr>
              <w:t>-£</w:t>
            </w:r>
            <w:r w:rsidRPr="7380FD5E" w:rsidR="006B5F61">
              <w:rPr>
                <w:rFonts w:cs="Arial"/>
                <w:color w:val="000000" w:themeColor="text1"/>
                <w:sz w:val="20"/>
                <w:szCs w:val="20"/>
              </w:rPr>
              <w:t>3</w:t>
            </w:r>
            <w:r w:rsidRPr="7380FD5E" w:rsidR="00CE7D62">
              <w:rPr>
                <w:rFonts w:cs="Arial"/>
                <w:color w:val="000000" w:themeColor="text1"/>
                <w:sz w:val="20"/>
                <w:szCs w:val="20"/>
              </w:rPr>
              <w:t>10</w:t>
            </w:r>
          </w:p>
        </w:tc>
        <w:tc>
          <w:tcPr>
            <w:tcW w:w="1560" w:type="dxa"/>
            <w:noWrap/>
            <w:vAlign w:val="center"/>
          </w:tcPr>
          <w:p w:rsidRPr="00AE5E35" w:rsidR="00233CC3" w:rsidP="00515D07" w:rsidRDefault="00233CC3" w14:paraId="173548E5" w14:textId="10C49263">
            <w:pPr>
              <w:jc w:val="center"/>
              <w:rPr>
                <w:rFonts w:cs="Arial"/>
                <w:color w:val="000000"/>
                <w:sz w:val="22"/>
                <w:szCs w:val="22"/>
                <w:lang w:eastAsia="en-GB"/>
              </w:rPr>
            </w:pPr>
            <w:r>
              <w:rPr>
                <w:rFonts w:cs="Arial"/>
                <w:color w:val="000000"/>
                <w:sz w:val="20"/>
                <w:szCs w:val="20"/>
              </w:rPr>
              <w:t>£4,</w:t>
            </w:r>
            <w:r w:rsidR="00E876D7">
              <w:rPr>
                <w:rFonts w:cs="Arial"/>
                <w:color w:val="000000"/>
                <w:sz w:val="20"/>
                <w:szCs w:val="20"/>
              </w:rPr>
              <w:t>48</w:t>
            </w:r>
            <w:r w:rsidR="00DA467C">
              <w:rPr>
                <w:rFonts w:cs="Arial"/>
                <w:color w:val="000000"/>
                <w:sz w:val="20"/>
                <w:szCs w:val="20"/>
              </w:rPr>
              <w:t>3</w:t>
            </w:r>
          </w:p>
        </w:tc>
        <w:tc>
          <w:tcPr>
            <w:tcW w:w="1515" w:type="dxa"/>
            <w:noWrap/>
            <w:vAlign w:val="center"/>
          </w:tcPr>
          <w:p w:rsidRPr="00AE5E35" w:rsidR="00233CC3" w:rsidP="00515D07" w:rsidRDefault="00233CC3" w14:paraId="723A2C97" w14:textId="6AF69E25">
            <w:pPr>
              <w:jc w:val="center"/>
              <w:rPr>
                <w:rFonts w:cs="Arial"/>
                <w:color w:val="000000"/>
                <w:sz w:val="22"/>
                <w:szCs w:val="22"/>
                <w:lang w:eastAsia="en-GB"/>
              </w:rPr>
            </w:pPr>
            <w:r>
              <w:rPr>
                <w:rFonts w:cs="Arial"/>
                <w:color w:val="000000"/>
                <w:sz w:val="20"/>
                <w:szCs w:val="20"/>
              </w:rPr>
              <w:t>-£</w:t>
            </w:r>
            <w:r w:rsidR="00DA467C">
              <w:rPr>
                <w:rFonts w:cs="Arial"/>
                <w:color w:val="000000"/>
                <w:sz w:val="20"/>
                <w:szCs w:val="20"/>
              </w:rPr>
              <w:t>3</w:t>
            </w:r>
            <w:r w:rsidR="00CE7D62">
              <w:rPr>
                <w:rFonts w:cs="Arial"/>
                <w:color w:val="000000"/>
                <w:sz w:val="20"/>
                <w:szCs w:val="20"/>
              </w:rPr>
              <w:t>10</w:t>
            </w:r>
          </w:p>
        </w:tc>
        <w:tc>
          <w:tcPr>
            <w:tcW w:w="1651" w:type="dxa"/>
            <w:noWrap/>
            <w:vAlign w:val="center"/>
          </w:tcPr>
          <w:p w:rsidRPr="00AE5E35" w:rsidR="00233CC3" w:rsidP="00515D07" w:rsidRDefault="00233CC3" w14:paraId="3CCD8DEC" w14:textId="121DEDC0">
            <w:pPr>
              <w:jc w:val="center"/>
              <w:rPr>
                <w:rFonts w:cs="Arial"/>
                <w:color w:val="000000"/>
                <w:sz w:val="22"/>
                <w:szCs w:val="22"/>
                <w:lang w:eastAsia="en-GB"/>
              </w:rPr>
            </w:pPr>
            <w:r>
              <w:rPr>
                <w:rFonts w:cs="Arial"/>
                <w:color w:val="000000"/>
                <w:sz w:val="20"/>
                <w:szCs w:val="20"/>
              </w:rPr>
              <w:t>£4,</w:t>
            </w:r>
            <w:r w:rsidR="00E876D7">
              <w:rPr>
                <w:rFonts w:cs="Arial"/>
                <w:color w:val="000000"/>
                <w:sz w:val="20"/>
                <w:szCs w:val="20"/>
              </w:rPr>
              <w:t>48</w:t>
            </w:r>
            <w:r w:rsidR="00DA467C">
              <w:rPr>
                <w:rFonts w:cs="Arial"/>
                <w:color w:val="000000"/>
                <w:sz w:val="20"/>
                <w:szCs w:val="20"/>
              </w:rPr>
              <w:t>3</w:t>
            </w:r>
          </w:p>
        </w:tc>
      </w:tr>
      <w:tr w:rsidRPr="00AE5E35" w:rsidR="00233CC3" w:rsidTr="1DE4C8A1" w14:paraId="24D88C9F" w14:textId="77777777">
        <w:trPr>
          <w:trHeight w:val="147"/>
          <w:jc w:val="center"/>
        </w:trPr>
        <w:tc>
          <w:tcPr>
            <w:tcW w:w="0" w:type="auto"/>
            <w:vMerge/>
            <w:noWrap/>
            <w:hideMark/>
          </w:tcPr>
          <w:p w:rsidRPr="00AE5E35" w:rsidR="00233CC3" w:rsidP="00515D07" w:rsidRDefault="00233CC3" w14:paraId="55DD429B" w14:textId="77777777">
            <w:pPr>
              <w:jc w:val="center"/>
              <w:rPr>
                <w:rFonts w:cs="Arial"/>
                <w:color w:val="000000"/>
                <w:sz w:val="22"/>
                <w:szCs w:val="22"/>
                <w:lang w:eastAsia="en-GB"/>
              </w:rPr>
            </w:pPr>
          </w:p>
        </w:tc>
        <w:tc>
          <w:tcPr>
            <w:tcW w:w="4214" w:type="dxa"/>
            <w:noWrap/>
            <w:hideMark/>
          </w:tcPr>
          <w:p w:rsidRPr="00AE5E35" w:rsidR="00233CC3" w:rsidP="00515D07" w:rsidRDefault="00233CC3" w14:paraId="245125D4" w14:textId="77777777">
            <w:pPr>
              <w:rPr>
                <w:rFonts w:cs="Arial"/>
                <w:color w:val="000000"/>
                <w:sz w:val="22"/>
                <w:szCs w:val="22"/>
                <w:lang w:eastAsia="en-GB"/>
              </w:rPr>
            </w:pPr>
            <w:r w:rsidRPr="00AE5E35">
              <w:rPr>
                <w:rFonts w:cs="Arial"/>
                <w:color w:val="000000"/>
                <w:sz w:val="22"/>
                <w:szCs w:val="22"/>
                <w:lang w:eastAsia="en-GB"/>
              </w:rPr>
              <w:t>Familiarisation</w:t>
            </w:r>
          </w:p>
        </w:tc>
        <w:tc>
          <w:tcPr>
            <w:tcW w:w="1662" w:type="dxa"/>
            <w:noWrap/>
            <w:vAlign w:val="center"/>
          </w:tcPr>
          <w:p w:rsidRPr="00AE5E35" w:rsidR="00233CC3" w:rsidP="00515D07" w:rsidRDefault="00B1277F" w14:paraId="5824F09C" w14:textId="11C395DD">
            <w:pPr>
              <w:jc w:val="center"/>
              <w:rPr>
                <w:rFonts w:cs="Arial"/>
                <w:color w:val="000000"/>
                <w:sz w:val="22"/>
                <w:szCs w:val="22"/>
                <w:lang w:eastAsia="en-GB"/>
              </w:rPr>
            </w:pPr>
            <w:r>
              <w:rPr>
                <w:rFonts w:cs="Arial"/>
                <w:color w:val="000000"/>
                <w:sz w:val="20"/>
                <w:szCs w:val="20"/>
              </w:rPr>
              <w:t>£19</w:t>
            </w:r>
            <w:r w:rsidR="003A3FCE">
              <w:rPr>
                <w:rFonts w:cs="Arial"/>
                <w:color w:val="000000"/>
                <w:sz w:val="20"/>
                <w:szCs w:val="20"/>
              </w:rPr>
              <w:t>7</w:t>
            </w:r>
          </w:p>
        </w:tc>
        <w:tc>
          <w:tcPr>
            <w:tcW w:w="1560" w:type="dxa"/>
            <w:noWrap/>
            <w:vAlign w:val="center"/>
          </w:tcPr>
          <w:p w:rsidRPr="00AE5E35" w:rsidR="00233CC3" w:rsidP="00515D07" w:rsidRDefault="00B1277F" w14:paraId="1C2F6C29" w14:textId="1758EAF9">
            <w:pPr>
              <w:jc w:val="center"/>
              <w:rPr>
                <w:rFonts w:cs="Arial"/>
                <w:color w:val="000000"/>
                <w:sz w:val="22"/>
                <w:szCs w:val="22"/>
                <w:lang w:eastAsia="en-GB"/>
              </w:rPr>
            </w:pPr>
            <w:r>
              <w:rPr>
                <w:rFonts w:cs="Arial"/>
                <w:color w:val="000000"/>
                <w:sz w:val="20"/>
                <w:szCs w:val="20"/>
              </w:rPr>
              <w:t>£6</w:t>
            </w:r>
            <w:r w:rsidR="009069BB">
              <w:rPr>
                <w:rFonts w:cs="Arial"/>
                <w:color w:val="000000"/>
                <w:sz w:val="20"/>
                <w:szCs w:val="20"/>
              </w:rPr>
              <w:t>29</w:t>
            </w:r>
          </w:p>
        </w:tc>
        <w:tc>
          <w:tcPr>
            <w:tcW w:w="1515" w:type="dxa"/>
            <w:noWrap/>
            <w:vAlign w:val="center"/>
          </w:tcPr>
          <w:p w:rsidRPr="00AE5E35" w:rsidR="00233CC3" w:rsidP="00515D07" w:rsidRDefault="00B1277F" w14:paraId="6255326A" w14:textId="493B01F6">
            <w:pPr>
              <w:jc w:val="center"/>
              <w:rPr>
                <w:rFonts w:cs="Arial"/>
                <w:color w:val="000000"/>
                <w:sz w:val="22"/>
                <w:szCs w:val="22"/>
                <w:lang w:eastAsia="en-GB"/>
              </w:rPr>
            </w:pPr>
            <w:r>
              <w:rPr>
                <w:rFonts w:cs="Arial"/>
                <w:color w:val="000000"/>
                <w:sz w:val="20"/>
                <w:szCs w:val="20"/>
              </w:rPr>
              <w:t>£19</w:t>
            </w:r>
            <w:r w:rsidR="001C6892">
              <w:rPr>
                <w:rFonts w:cs="Arial"/>
                <w:color w:val="000000"/>
                <w:sz w:val="20"/>
                <w:szCs w:val="20"/>
              </w:rPr>
              <w:t>7</w:t>
            </w:r>
          </w:p>
        </w:tc>
        <w:tc>
          <w:tcPr>
            <w:tcW w:w="1651" w:type="dxa"/>
            <w:noWrap/>
            <w:vAlign w:val="center"/>
          </w:tcPr>
          <w:p w:rsidRPr="00AE5E35" w:rsidR="00233CC3" w:rsidP="00515D07" w:rsidRDefault="00B1277F" w14:paraId="797BFE52" w14:textId="77C71A59">
            <w:pPr>
              <w:jc w:val="center"/>
              <w:rPr>
                <w:rFonts w:cs="Arial"/>
                <w:color w:val="000000"/>
                <w:sz w:val="22"/>
                <w:szCs w:val="22"/>
                <w:lang w:eastAsia="en-GB"/>
              </w:rPr>
            </w:pPr>
            <w:r>
              <w:rPr>
                <w:rFonts w:cs="Arial"/>
                <w:color w:val="000000"/>
                <w:sz w:val="20"/>
                <w:szCs w:val="20"/>
              </w:rPr>
              <w:t>£6</w:t>
            </w:r>
            <w:r w:rsidR="0050524E">
              <w:rPr>
                <w:rFonts w:cs="Arial"/>
                <w:color w:val="000000"/>
                <w:sz w:val="20"/>
                <w:szCs w:val="20"/>
              </w:rPr>
              <w:t>29</w:t>
            </w:r>
          </w:p>
        </w:tc>
      </w:tr>
      <w:tr w:rsidRPr="00AE5E35" w:rsidR="0030702F" w:rsidTr="1DE4C8A1" w14:paraId="04A818E3" w14:textId="77777777">
        <w:trPr>
          <w:trHeight w:val="147"/>
          <w:jc w:val="center"/>
        </w:trPr>
        <w:tc>
          <w:tcPr>
            <w:tcW w:w="0" w:type="auto"/>
            <w:noWrap/>
          </w:tcPr>
          <w:p w:rsidRPr="00AE5E35" w:rsidR="0030702F" w:rsidP="00515D07" w:rsidRDefault="0030702F" w14:paraId="3F27BFE0" w14:textId="77777777">
            <w:pPr>
              <w:jc w:val="center"/>
              <w:rPr>
                <w:rFonts w:cs="Arial"/>
                <w:color w:val="000000"/>
                <w:sz w:val="22"/>
                <w:szCs w:val="22"/>
                <w:lang w:eastAsia="en-GB"/>
              </w:rPr>
            </w:pPr>
          </w:p>
        </w:tc>
        <w:tc>
          <w:tcPr>
            <w:tcW w:w="4214" w:type="dxa"/>
            <w:noWrap/>
          </w:tcPr>
          <w:p w:rsidRPr="00AE5E35" w:rsidR="0030702F" w:rsidP="00515D07" w:rsidRDefault="0030702F" w14:paraId="72F8D70E" w14:textId="402DF0B6">
            <w:pPr>
              <w:rPr>
                <w:rFonts w:cs="Arial"/>
                <w:color w:val="000000"/>
                <w:sz w:val="22"/>
                <w:szCs w:val="22"/>
                <w:lang w:eastAsia="en-GB"/>
              </w:rPr>
            </w:pPr>
            <w:r>
              <w:rPr>
                <w:rFonts w:cs="Arial"/>
                <w:color w:val="000000"/>
                <w:sz w:val="22"/>
                <w:szCs w:val="22"/>
                <w:lang w:eastAsia="en-GB"/>
              </w:rPr>
              <w:t>Written assessment costs</w:t>
            </w:r>
          </w:p>
        </w:tc>
        <w:tc>
          <w:tcPr>
            <w:tcW w:w="1662" w:type="dxa"/>
            <w:noWrap/>
            <w:vAlign w:val="center"/>
          </w:tcPr>
          <w:p w:rsidR="0030702F" w:rsidP="00515D07" w:rsidRDefault="0030702F" w14:paraId="4F5F1664" w14:textId="35244C35">
            <w:pPr>
              <w:jc w:val="center"/>
              <w:rPr>
                <w:rFonts w:cs="Arial"/>
                <w:color w:val="000000"/>
                <w:sz w:val="20"/>
                <w:szCs w:val="20"/>
              </w:rPr>
            </w:pPr>
            <w:r>
              <w:rPr>
                <w:rFonts w:cs="Arial"/>
                <w:color w:val="000000"/>
                <w:sz w:val="20"/>
                <w:szCs w:val="20"/>
              </w:rPr>
              <w:t>£3</w:t>
            </w:r>
          </w:p>
        </w:tc>
        <w:tc>
          <w:tcPr>
            <w:tcW w:w="1560" w:type="dxa"/>
            <w:noWrap/>
            <w:vAlign w:val="center"/>
          </w:tcPr>
          <w:p w:rsidR="0030702F" w:rsidP="00515D07" w:rsidRDefault="0030702F" w14:paraId="0DEAE029" w14:textId="5617B5A0">
            <w:pPr>
              <w:jc w:val="center"/>
              <w:rPr>
                <w:rFonts w:cs="Arial"/>
                <w:color w:val="000000"/>
                <w:sz w:val="20"/>
                <w:szCs w:val="20"/>
              </w:rPr>
            </w:pPr>
            <w:r>
              <w:rPr>
                <w:rFonts w:cs="Arial"/>
                <w:color w:val="000000"/>
                <w:sz w:val="20"/>
                <w:szCs w:val="20"/>
              </w:rPr>
              <w:t>£3</w:t>
            </w:r>
          </w:p>
        </w:tc>
        <w:tc>
          <w:tcPr>
            <w:tcW w:w="1515" w:type="dxa"/>
            <w:noWrap/>
            <w:vAlign w:val="center"/>
          </w:tcPr>
          <w:p w:rsidR="0030702F" w:rsidP="00515D07" w:rsidRDefault="0030702F" w14:paraId="06A6329B" w14:textId="237D8547">
            <w:pPr>
              <w:jc w:val="center"/>
              <w:rPr>
                <w:rFonts w:cs="Arial"/>
                <w:color w:val="000000"/>
                <w:sz w:val="20"/>
                <w:szCs w:val="20"/>
              </w:rPr>
            </w:pPr>
            <w:r>
              <w:rPr>
                <w:rFonts w:cs="Arial"/>
                <w:color w:val="000000"/>
                <w:sz w:val="20"/>
                <w:szCs w:val="20"/>
              </w:rPr>
              <w:t>£3</w:t>
            </w:r>
          </w:p>
        </w:tc>
        <w:tc>
          <w:tcPr>
            <w:tcW w:w="1651" w:type="dxa"/>
            <w:noWrap/>
            <w:vAlign w:val="center"/>
          </w:tcPr>
          <w:p w:rsidR="0030702F" w:rsidP="00515D07" w:rsidRDefault="0030702F" w14:paraId="30F01025" w14:textId="27B3D224">
            <w:pPr>
              <w:jc w:val="center"/>
              <w:rPr>
                <w:rFonts w:cs="Arial"/>
                <w:color w:val="000000"/>
                <w:sz w:val="20"/>
                <w:szCs w:val="20"/>
              </w:rPr>
            </w:pPr>
            <w:r>
              <w:rPr>
                <w:rFonts w:cs="Arial"/>
                <w:color w:val="000000"/>
                <w:sz w:val="20"/>
                <w:szCs w:val="20"/>
              </w:rPr>
              <w:t>£3</w:t>
            </w:r>
          </w:p>
        </w:tc>
      </w:tr>
      <w:tr w:rsidRPr="00AE5E35" w:rsidR="00233CC3" w:rsidTr="1DE4C8A1" w14:paraId="28D4E66C" w14:textId="77777777">
        <w:trPr>
          <w:trHeight w:val="147"/>
          <w:jc w:val="center"/>
        </w:trPr>
        <w:tc>
          <w:tcPr>
            <w:tcW w:w="4436" w:type="dxa"/>
            <w:gridSpan w:val="2"/>
            <w:noWrap/>
            <w:hideMark/>
          </w:tcPr>
          <w:p w:rsidRPr="00AE5E35" w:rsidR="00233CC3" w:rsidP="00515D07" w:rsidRDefault="00233CC3" w14:paraId="76471068" w14:textId="77777777">
            <w:pPr>
              <w:rPr>
                <w:rFonts w:cs="Arial"/>
                <w:color w:val="000000"/>
                <w:sz w:val="22"/>
                <w:szCs w:val="22"/>
                <w:lang w:eastAsia="en-GB"/>
              </w:rPr>
            </w:pPr>
            <w:r w:rsidRPr="00AE5E35">
              <w:rPr>
                <w:rFonts w:cs="Arial"/>
                <w:color w:val="000000"/>
                <w:sz w:val="22"/>
                <w:szCs w:val="22"/>
                <w:lang w:eastAsia="en-GB"/>
              </w:rPr>
              <w:t>Policy costs to apply best practices in recycling collections</w:t>
            </w:r>
          </w:p>
        </w:tc>
        <w:tc>
          <w:tcPr>
            <w:tcW w:w="1662" w:type="dxa"/>
            <w:noWrap/>
            <w:vAlign w:val="center"/>
          </w:tcPr>
          <w:p w:rsidRPr="00AE5E35" w:rsidR="00233CC3" w:rsidP="00515D07" w:rsidRDefault="00233CC3" w14:paraId="1F4D4A56" w14:textId="611B23A3">
            <w:pPr>
              <w:jc w:val="center"/>
              <w:rPr>
                <w:rFonts w:cs="Arial"/>
                <w:color w:val="000000"/>
                <w:sz w:val="22"/>
                <w:szCs w:val="22"/>
                <w:lang w:eastAsia="en-GB"/>
              </w:rPr>
            </w:pPr>
            <w:r>
              <w:rPr>
                <w:rFonts w:cs="Arial"/>
                <w:color w:val="000000"/>
                <w:sz w:val="20"/>
                <w:szCs w:val="20"/>
              </w:rPr>
              <w:t>£6</w:t>
            </w:r>
            <w:r w:rsidR="0030702F">
              <w:rPr>
                <w:rFonts w:cs="Arial"/>
                <w:color w:val="000000"/>
                <w:sz w:val="20"/>
                <w:szCs w:val="20"/>
              </w:rPr>
              <w:t>5</w:t>
            </w:r>
          </w:p>
        </w:tc>
        <w:tc>
          <w:tcPr>
            <w:tcW w:w="1560" w:type="dxa"/>
            <w:noWrap/>
            <w:vAlign w:val="center"/>
          </w:tcPr>
          <w:p w:rsidRPr="00AE5E35" w:rsidR="00233CC3" w:rsidP="00515D07" w:rsidRDefault="00233CC3" w14:paraId="73299616" w14:textId="693303F9">
            <w:pPr>
              <w:jc w:val="center"/>
              <w:rPr>
                <w:rFonts w:cs="Arial"/>
                <w:color w:val="000000"/>
                <w:sz w:val="22"/>
                <w:szCs w:val="22"/>
                <w:lang w:eastAsia="en-GB"/>
              </w:rPr>
            </w:pPr>
            <w:r>
              <w:rPr>
                <w:rFonts w:cs="Arial"/>
                <w:color w:val="000000"/>
                <w:sz w:val="20"/>
                <w:szCs w:val="20"/>
              </w:rPr>
              <w:t>£6</w:t>
            </w:r>
            <w:r w:rsidR="0030702F">
              <w:rPr>
                <w:rFonts w:cs="Arial"/>
                <w:color w:val="000000"/>
                <w:sz w:val="20"/>
                <w:szCs w:val="20"/>
              </w:rPr>
              <w:t>5</w:t>
            </w:r>
          </w:p>
        </w:tc>
        <w:tc>
          <w:tcPr>
            <w:tcW w:w="1515" w:type="dxa"/>
            <w:noWrap/>
            <w:vAlign w:val="center"/>
          </w:tcPr>
          <w:p w:rsidRPr="00AE5E35" w:rsidR="00233CC3" w:rsidP="00515D07" w:rsidRDefault="00233CC3" w14:paraId="1D6FC9D3" w14:textId="652C468A">
            <w:pPr>
              <w:jc w:val="center"/>
              <w:rPr>
                <w:rFonts w:cs="Arial"/>
                <w:color w:val="000000"/>
                <w:sz w:val="22"/>
                <w:szCs w:val="22"/>
                <w:lang w:eastAsia="en-GB"/>
              </w:rPr>
            </w:pPr>
            <w:r>
              <w:rPr>
                <w:rFonts w:cs="Arial"/>
                <w:color w:val="000000"/>
                <w:sz w:val="20"/>
                <w:szCs w:val="20"/>
              </w:rPr>
              <w:t>£6</w:t>
            </w:r>
            <w:r w:rsidR="0030702F">
              <w:rPr>
                <w:rFonts w:cs="Arial"/>
                <w:color w:val="000000"/>
                <w:sz w:val="20"/>
                <w:szCs w:val="20"/>
              </w:rPr>
              <w:t>5</w:t>
            </w:r>
          </w:p>
        </w:tc>
        <w:tc>
          <w:tcPr>
            <w:tcW w:w="1651" w:type="dxa"/>
            <w:noWrap/>
            <w:vAlign w:val="center"/>
          </w:tcPr>
          <w:p w:rsidRPr="00AE5E35" w:rsidR="00233CC3" w:rsidP="00515D07" w:rsidRDefault="00233CC3" w14:paraId="649E52A1" w14:textId="6E9B093A">
            <w:pPr>
              <w:jc w:val="center"/>
              <w:rPr>
                <w:rFonts w:cs="Arial"/>
                <w:color w:val="000000"/>
                <w:sz w:val="22"/>
                <w:szCs w:val="22"/>
                <w:lang w:eastAsia="en-GB"/>
              </w:rPr>
            </w:pPr>
            <w:r>
              <w:rPr>
                <w:rFonts w:cs="Arial"/>
                <w:color w:val="000000"/>
                <w:sz w:val="20"/>
                <w:szCs w:val="20"/>
              </w:rPr>
              <w:t>£6</w:t>
            </w:r>
            <w:r w:rsidR="0030702F">
              <w:rPr>
                <w:rFonts w:cs="Arial"/>
                <w:color w:val="000000"/>
                <w:sz w:val="20"/>
                <w:szCs w:val="20"/>
              </w:rPr>
              <w:t>5</w:t>
            </w:r>
          </w:p>
        </w:tc>
      </w:tr>
      <w:tr w:rsidRPr="00AE5E35" w:rsidR="00233CC3" w:rsidTr="1DE4C8A1" w14:paraId="39A9BA8B" w14:textId="77777777">
        <w:trPr>
          <w:trHeight w:val="147"/>
          <w:jc w:val="center"/>
        </w:trPr>
        <w:tc>
          <w:tcPr>
            <w:tcW w:w="4436" w:type="dxa"/>
            <w:gridSpan w:val="2"/>
            <w:noWrap/>
            <w:hideMark/>
          </w:tcPr>
          <w:p w:rsidRPr="00AE5E35" w:rsidR="00233CC3" w:rsidP="00515D07" w:rsidRDefault="00233CC3" w14:paraId="0A988159" w14:textId="77777777">
            <w:pPr>
              <w:rPr>
                <w:rFonts w:cs="Arial"/>
                <w:b/>
                <w:bCs/>
                <w:color w:val="000000"/>
                <w:sz w:val="22"/>
                <w:szCs w:val="22"/>
                <w:lang w:eastAsia="en-GB"/>
              </w:rPr>
            </w:pPr>
            <w:r w:rsidRPr="00AE5E35">
              <w:rPr>
                <w:rFonts w:cs="Arial"/>
                <w:b/>
                <w:bCs/>
                <w:color w:val="000000"/>
                <w:sz w:val="22"/>
                <w:szCs w:val="22"/>
                <w:lang w:eastAsia="en-GB"/>
              </w:rPr>
              <w:t>Social costs (total)</w:t>
            </w:r>
          </w:p>
        </w:tc>
        <w:tc>
          <w:tcPr>
            <w:tcW w:w="1662" w:type="dxa"/>
            <w:noWrap/>
            <w:vAlign w:val="center"/>
          </w:tcPr>
          <w:p w:rsidRPr="00AE5E35" w:rsidR="00233CC3" w:rsidP="00515D07" w:rsidRDefault="00B1277F" w14:paraId="17A6EB15" w14:textId="4CBDE1E4">
            <w:pPr>
              <w:jc w:val="center"/>
              <w:rPr>
                <w:rFonts w:cs="Arial"/>
                <w:b/>
                <w:bCs/>
                <w:color w:val="000000"/>
                <w:sz w:val="22"/>
                <w:szCs w:val="22"/>
                <w:lang w:eastAsia="en-GB"/>
              </w:rPr>
            </w:pPr>
            <w:r>
              <w:rPr>
                <w:rFonts w:cs="Arial"/>
                <w:b/>
                <w:bCs/>
                <w:color w:val="000000"/>
                <w:sz w:val="20"/>
                <w:szCs w:val="20"/>
              </w:rPr>
              <w:t>£4</w:t>
            </w:r>
            <w:r w:rsidR="00D53F3C">
              <w:rPr>
                <w:rFonts w:cs="Arial"/>
                <w:b/>
                <w:bCs/>
                <w:color w:val="000000"/>
                <w:sz w:val="20"/>
                <w:szCs w:val="20"/>
              </w:rPr>
              <w:t>,</w:t>
            </w:r>
            <w:r w:rsidR="009F3AF3">
              <w:rPr>
                <w:rFonts w:cs="Arial"/>
                <w:b/>
                <w:bCs/>
                <w:color w:val="000000"/>
                <w:sz w:val="20"/>
                <w:szCs w:val="20"/>
              </w:rPr>
              <w:t>3</w:t>
            </w:r>
            <w:r w:rsidR="003B788C">
              <w:rPr>
                <w:rFonts w:cs="Arial"/>
                <w:b/>
                <w:bCs/>
                <w:color w:val="000000"/>
                <w:sz w:val="20"/>
                <w:szCs w:val="20"/>
              </w:rPr>
              <w:t>1</w:t>
            </w:r>
            <w:r w:rsidR="0030702F">
              <w:rPr>
                <w:rFonts w:cs="Arial"/>
                <w:b/>
                <w:bCs/>
                <w:color w:val="000000"/>
                <w:sz w:val="20"/>
                <w:szCs w:val="20"/>
              </w:rPr>
              <w:t>8</w:t>
            </w:r>
          </w:p>
        </w:tc>
        <w:tc>
          <w:tcPr>
            <w:tcW w:w="1560" w:type="dxa"/>
            <w:noWrap/>
            <w:vAlign w:val="center"/>
          </w:tcPr>
          <w:p w:rsidRPr="00AE5E35" w:rsidR="00233CC3" w:rsidP="00515D07" w:rsidRDefault="00B1277F" w14:paraId="79953D7F" w14:textId="2B8FD05B">
            <w:pPr>
              <w:jc w:val="center"/>
              <w:rPr>
                <w:rFonts w:cs="Arial"/>
                <w:b/>
                <w:bCs/>
                <w:color w:val="000000"/>
                <w:sz w:val="22"/>
                <w:szCs w:val="22"/>
                <w:lang w:eastAsia="en-GB"/>
              </w:rPr>
            </w:pPr>
            <w:r>
              <w:rPr>
                <w:rFonts w:cs="Arial"/>
                <w:b/>
                <w:bCs/>
                <w:color w:val="000000"/>
                <w:sz w:val="20"/>
                <w:szCs w:val="20"/>
              </w:rPr>
              <w:t>£9,</w:t>
            </w:r>
            <w:r w:rsidR="00FE6AB5">
              <w:rPr>
                <w:rFonts w:cs="Arial"/>
                <w:b/>
                <w:bCs/>
                <w:color w:val="000000"/>
                <w:sz w:val="20"/>
                <w:szCs w:val="20"/>
              </w:rPr>
              <w:t>5</w:t>
            </w:r>
            <w:r w:rsidR="00654839">
              <w:rPr>
                <w:rFonts w:cs="Arial"/>
                <w:b/>
                <w:bCs/>
                <w:color w:val="000000"/>
                <w:sz w:val="20"/>
                <w:szCs w:val="20"/>
              </w:rPr>
              <w:t>43</w:t>
            </w:r>
          </w:p>
        </w:tc>
        <w:tc>
          <w:tcPr>
            <w:tcW w:w="1515" w:type="dxa"/>
            <w:noWrap/>
            <w:vAlign w:val="center"/>
          </w:tcPr>
          <w:p w:rsidRPr="00AE5E35" w:rsidR="00233CC3" w:rsidP="00515D07" w:rsidRDefault="00B1277F" w14:paraId="6D652C2B" w14:textId="4738F572">
            <w:pPr>
              <w:jc w:val="center"/>
              <w:rPr>
                <w:rFonts w:cs="Arial"/>
                <w:b/>
                <w:bCs/>
                <w:color w:val="000000"/>
                <w:sz w:val="22"/>
                <w:szCs w:val="22"/>
                <w:lang w:eastAsia="en-GB"/>
              </w:rPr>
            </w:pPr>
            <w:r>
              <w:rPr>
                <w:rFonts w:cs="Arial"/>
                <w:b/>
                <w:bCs/>
                <w:color w:val="000000"/>
                <w:sz w:val="20"/>
                <w:szCs w:val="20"/>
              </w:rPr>
              <w:t>£</w:t>
            </w:r>
            <w:r w:rsidR="000667FD">
              <w:rPr>
                <w:rFonts w:cs="Arial"/>
                <w:b/>
                <w:bCs/>
                <w:color w:val="000000"/>
                <w:sz w:val="20"/>
                <w:szCs w:val="20"/>
              </w:rPr>
              <w:t>4</w:t>
            </w:r>
            <w:r w:rsidR="00BE28CF">
              <w:rPr>
                <w:rFonts w:cs="Arial"/>
                <w:b/>
                <w:bCs/>
                <w:color w:val="000000"/>
                <w:sz w:val="20"/>
                <w:szCs w:val="20"/>
              </w:rPr>
              <w:t>81</w:t>
            </w:r>
          </w:p>
        </w:tc>
        <w:tc>
          <w:tcPr>
            <w:tcW w:w="1651" w:type="dxa"/>
            <w:noWrap/>
            <w:vAlign w:val="center"/>
          </w:tcPr>
          <w:p w:rsidRPr="00AE5E35" w:rsidR="00233CC3" w:rsidP="00515D07" w:rsidRDefault="00B1277F" w14:paraId="5D5C5159" w14:textId="6F2CEDB4">
            <w:pPr>
              <w:jc w:val="center"/>
              <w:rPr>
                <w:rFonts w:cs="Arial"/>
                <w:b/>
                <w:bCs/>
                <w:color w:val="000000"/>
                <w:sz w:val="22"/>
                <w:szCs w:val="22"/>
                <w:lang w:eastAsia="en-GB"/>
              </w:rPr>
            </w:pPr>
            <w:r w:rsidRPr="7380FD5E">
              <w:rPr>
                <w:rFonts w:cs="Arial"/>
                <w:b/>
                <w:bCs/>
                <w:color w:val="000000" w:themeColor="text1"/>
                <w:sz w:val="20"/>
                <w:szCs w:val="20"/>
              </w:rPr>
              <w:t>£5,</w:t>
            </w:r>
            <w:r w:rsidRPr="7380FD5E" w:rsidR="00ED652F">
              <w:rPr>
                <w:rFonts w:cs="Arial"/>
                <w:b/>
                <w:bCs/>
                <w:color w:val="000000" w:themeColor="text1"/>
                <w:sz w:val="20"/>
                <w:szCs w:val="20"/>
              </w:rPr>
              <w:t>70</w:t>
            </w:r>
            <w:r w:rsidR="00820E89">
              <w:rPr>
                <w:rFonts w:cs="Arial"/>
                <w:b/>
                <w:bCs/>
                <w:color w:val="000000" w:themeColor="text1"/>
                <w:sz w:val="20"/>
                <w:szCs w:val="20"/>
              </w:rPr>
              <w:t>6</w:t>
            </w:r>
          </w:p>
        </w:tc>
      </w:tr>
      <w:tr w:rsidRPr="00AE5E35" w:rsidR="00233CC3" w:rsidTr="1DE4C8A1" w14:paraId="4CB95E3D" w14:textId="77777777">
        <w:trPr>
          <w:trHeight w:val="156"/>
          <w:jc w:val="center"/>
        </w:trPr>
        <w:tc>
          <w:tcPr>
            <w:tcW w:w="4436" w:type="dxa"/>
            <w:gridSpan w:val="2"/>
            <w:noWrap/>
            <w:hideMark/>
          </w:tcPr>
          <w:p w:rsidRPr="00AE5E35" w:rsidR="00233CC3" w:rsidP="00515D07" w:rsidRDefault="00233CC3" w14:paraId="3F663FF6" w14:textId="77777777">
            <w:pPr>
              <w:rPr>
                <w:rFonts w:cs="Arial"/>
                <w:b/>
                <w:bCs/>
                <w:color w:val="000000"/>
                <w:sz w:val="22"/>
                <w:szCs w:val="22"/>
                <w:lang w:eastAsia="en-GB"/>
              </w:rPr>
            </w:pPr>
            <w:r w:rsidRPr="00AE5E35">
              <w:rPr>
                <w:rFonts w:cs="Arial"/>
                <w:b/>
                <w:bCs/>
                <w:color w:val="000000"/>
                <w:sz w:val="22"/>
                <w:szCs w:val="22"/>
                <w:lang w:eastAsia="en-GB"/>
              </w:rPr>
              <w:t>Net present value, costs (-) / savings (+)</w:t>
            </w:r>
          </w:p>
        </w:tc>
        <w:tc>
          <w:tcPr>
            <w:tcW w:w="1662" w:type="dxa"/>
            <w:noWrap/>
            <w:vAlign w:val="center"/>
          </w:tcPr>
          <w:p w:rsidRPr="00AE5E35" w:rsidR="00233CC3" w:rsidP="00515D07" w:rsidRDefault="00B1277F" w14:paraId="50B0958F" w14:textId="29A803AF">
            <w:pPr>
              <w:jc w:val="center"/>
              <w:rPr>
                <w:rFonts w:cs="Arial"/>
                <w:b/>
                <w:bCs/>
                <w:color w:val="000000"/>
                <w:sz w:val="22"/>
                <w:szCs w:val="22"/>
                <w:lang w:eastAsia="en-GB"/>
              </w:rPr>
            </w:pPr>
            <w:r>
              <w:rPr>
                <w:rFonts w:cs="Arial"/>
                <w:b/>
                <w:bCs/>
                <w:color w:val="000000"/>
                <w:sz w:val="20"/>
                <w:szCs w:val="20"/>
              </w:rPr>
              <w:t>£</w:t>
            </w:r>
            <w:r w:rsidR="00405D45">
              <w:rPr>
                <w:rFonts w:cs="Arial"/>
                <w:b/>
                <w:bCs/>
                <w:color w:val="000000"/>
                <w:sz w:val="20"/>
                <w:szCs w:val="20"/>
              </w:rPr>
              <w:t>3,</w:t>
            </w:r>
            <w:r w:rsidR="003B788C">
              <w:rPr>
                <w:rFonts w:cs="Arial"/>
                <w:b/>
                <w:bCs/>
                <w:color w:val="000000"/>
                <w:sz w:val="20"/>
                <w:szCs w:val="20"/>
              </w:rPr>
              <w:t>73</w:t>
            </w:r>
            <w:r w:rsidR="00A25040">
              <w:rPr>
                <w:rFonts w:cs="Arial"/>
                <w:b/>
                <w:bCs/>
                <w:color w:val="000000"/>
                <w:sz w:val="20"/>
                <w:szCs w:val="20"/>
              </w:rPr>
              <w:t>4</w:t>
            </w:r>
          </w:p>
        </w:tc>
        <w:tc>
          <w:tcPr>
            <w:tcW w:w="1560" w:type="dxa"/>
            <w:noWrap/>
            <w:vAlign w:val="center"/>
          </w:tcPr>
          <w:p w:rsidRPr="00AE5E35" w:rsidR="00233CC3" w:rsidP="00515D07" w:rsidRDefault="00B1277F" w14:paraId="21667CF2" w14:textId="2DA21CA1">
            <w:pPr>
              <w:jc w:val="center"/>
              <w:rPr>
                <w:rFonts w:cs="Arial"/>
                <w:b/>
                <w:bCs/>
                <w:color w:val="000000"/>
                <w:sz w:val="22"/>
                <w:szCs w:val="22"/>
                <w:lang w:eastAsia="en-GB"/>
              </w:rPr>
            </w:pPr>
            <w:r>
              <w:rPr>
                <w:rFonts w:cs="Arial"/>
                <w:b/>
                <w:bCs/>
                <w:color w:val="000000"/>
                <w:sz w:val="20"/>
                <w:szCs w:val="20"/>
              </w:rPr>
              <w:t>-£</w:t>
            </w:r>
            <w:r w:rsidR="00D07774">
              <w:rPr>
                <w:rFonts w:cs="Arial"/>
                <w:b/>
                <w:bCs/>
                <w:color w:val="000000"/>
                <w:sz w:val="20"/>
                <w:szCs w:val="20"/>
              </w:rPr>
              <w:t>8</w:t>
            </w:r>
            <w:r w:rsidR="00654839">
              <w:rPr>
                <w:rFonts w:cs="Arial"/>
                <w:b/>
                <w:bCs/>
                <w:color w:val="000000"/>
                <w:sz w:val="20"/>
                <w:szCs w:val="20"/>
              </w:rPr>
              <w:t>7</w:t>
            </w:r>
          </w:p>
        </w:tc>
        <w:tc>
          <w:tcPr>
            <w:tcW w:w="1515" w:type="dxa"/>
            <w:noWrap/>
            <w:vAlign w:val="center"/>
          </w:tcPr>
          <w:p w:rsidRPr="00AE5E35" w:rsidR="00233CC3" w:rsidP="00515D07" w:rsidRDefault="00B1277F" w14:paraId="73D41C43" w14:textId="57F20038">
            <w:pPr>
              <w:jc w:val="center"/>
              <w:rPr>
                <w:rFonts w:cs="Arial"/>
                <w:b/>
                <w:bCs/>
                <w:color w:val="000000"/>
                <w:sz w:val="22"/>
                <w:szCs w:val="22"/>
                <w:lang w:eastAsia="en-GB"/>
              </w:rPr>
            </w:pPr>
            <w:r w:rsidRPr="1DE4C8A1">
              <w:rPr>
                <w:rFonts w:cs="Arial"/>
                <w:b/>
                <w:bCs/>
                <w:color w:val="000000" w:themeColor="text1"/>
                <w:sz w:val="20"/>
                <w:szCs w:val="20"/>
              </w:rPr>
              <w:t>£</w:t>
            </w:r>
            <w:r w:rsidRPr="1DE4C8A1" w:rsidR="00820E89">
              <w:rPr>
                <w:rFonts w:cs="Arial"/>
                <w:b/>
                <w:bCs/>
                <w:color w:val="000000" w:themeColor="text1"/>
                <w:sz w:val="20"/>
                <w:szCs w:val="20"/>
              </w:rPr>
              <w:t>4</w:t>
            </w:r>
            <w:r w:rsidRPr="1DE4C8A1" w:rsidR="72FC1BE9">
              <w:rPr>
                <w:rFonts w:cs="Arial"/>
                <w:b/>
                <w:bCs/>
                <w:color w:val="000000" w:themeColor="text1"/>
                <w:sz w:val="20"/>
                <w:szCs w:val="20"/>
              </w:rPr>
              <w:t>,</w:t>
            </w:r>
            <w:r w:rsidRPr="1DE4C8A1" w:rsidR="00820E89">
              <w:rPr>
                <w:rFonts w:cs="Arial"/>
                <w:b/>
                <w:bCs/>
                <w:color w:val="000000" w:themeColor="text1"/>
                <w:sz w:val="20"/>
                <w:szCs w:val="20"/>
              </w:rPr>
              <w:t>998</w:t>
            </w:r>
          </w:p>
        </w:tc>
        <w:tc>
          <w:tcPr>
            <w:tcW w:w="1651" w:type="dxa"/>
            <w:noWrap/>
            <w:vAlign w:val="center"/>
          </w:tcPr>
          <w:p w:rsidRPr="00AE5E35" w:rsidR="00233CC3" w:rsidP="00515D07" w:rsidRDefault="00B1277F" w14:paraId="2B4D3A11" w14:textId="79FF3A5C">
            <w:pPr>
              <w:jc w:val="center"/>
              <w:rPr>
                <w:rFonts w:cs="Arial"/>
                <w:b/>
                <w:bCs/>
                <w:color w:val="000000"/>
                <w:sz w:val="22"/>
                <w:szCs w:val="22"/>
                <w:lang w:eastAsia="en-GB"/>
              </w:rPr>
            </w:pPr>
            <w:r>
              <w:rPr>
                <w:rFonts w:cs="Arial"/>
                <w:b/>
                <w:bCs/>
                <w:color w:val="000000"/>
                <w:sz w:val="20"/>
                <w:szCs w:val="20"/>
              </w:rPr>
              <w:t>£</w:t>
            </w:r>
            <w:r w:rsidR="00AE5570">
              <w:rPr>
                <w:rFonts w:cs="Arial"/>
                <w:b/>
                <w:bCs/>
                <w:color w:val="000000"/>
                <w:sz w:val="20"/>
                <w:szCs w:val="20"/>
              </w:rPr>
              <w:t>1,</w:t>
            </w:r>
            <w:r w:rsidR="00820E89">
              <w:rPr>
                <w:rFonts w:cs="Arial"/>
                <w:b/>
                <w:bCs/>
                <w:color w:val="000000"/>
                <w:sz w:val="20"/>
                <w:szCs w:val="20"/>
              </w:rPr>
              <w:t>494</w:t>
            </w:r>
          </w:p>
        </w:tc>
      </w:tr>
    </w:tbl>
    <w:p w:rsidRPr="00451F33" w:rsidR="00554C21" w:rsidP="00554C21" w:rsidRDefault="00554C21" w14:paraId="68263153" w14:textId="59B4485B">
      <w:pPr>
        <w:rPr>
          <w:rFonts w:cs="Arial"/>
          <w:sz w:val="22"/>
          <w:szCs w:val="22"/>
        </w:rPr>
      </w:pPr>
      <w:r w:rsidRPr="00451F33">
        <w:rPr>
          <w:rFonts w:cs="Arial"/>
          <w:sz w:val="22"/>
          <w:szCs w:val="22"/>
        </w:rPr>
        <w:t>Source: Defra</w:t>
      </w:r>
      <w:r w:rsidR="00641A00">
        <w:rPr>
          <w:rFonts w:cs="Arial"/>
          <w:sz w:val="22"/>
          <w:szCs w:val="22"/>
        </w:rPr>
        <w:t>’s</w:t>
      </w:r>
      <w:r w:rsidRPr="00451F33">
        <w:rPr>
          <w:rFonts w:cs="Arial"/>
          <w:sz w:val="22"/>
          <w:szCs w:val="22"/>
        </w:rPr>
        <w:t xml:space="preserve"> analysis </w:t>
      </w:r>
      <w:r w:rsidR="0019135C">
        <w:rPr>
          <w:rFonts w:cs="Arial"/>
          <w:sz w:val="22"/>
          <w:szCs w:val="22"/>
        </w:rPr>
        <w:t xml:space="preserve">based on </w:t>
      </w:r>
      <w:r w:rsidRPr="00451F33">
        <w:rPr>
          <w:rFonts w:cs="Arial"/>
          <w:sz w:val="22"/>
          <w:szCs w:val="22"/>
        </w:rPr>
        <w:t>WRAP’s modelling</w:t>
      </w:r>
    </w:p>
    <w:p w:rsidRPr="00451F33" w:rsidR="00554C21" w:rsidP="00554C21" w:rsidRDefault="00554C21" w14:paraId="1C3F39D6" w14:textId="77777777">
      <w:pPr>
        <w:rPr>
          <w:rFonts w:cs="Arial"/>
          <w:sz w:val="22"/>
          <w:szCs w:val="22"/>
        </w:rPr>
      </w:pPr>
    </w:p>
    <w:p w:rsidRPr="00451F33" w:rsidR="00554C21" w:rsidP="00554C21" w:rsidRDefault="00554C21" w14:paraId="409A83CF" w14:textId="09AC308A">
      <w:pPr>
        <w:jc w:val="both"/>
        <w:rPr>
          <w:rFonts w:cs="Arial"/>
        </w:rPr>
      </w:pPr>
      <w:r w:rsidRPr="00451F33">
        <w:rPr>
          <w:rFonts w:cs="Arial"/>
          <w:sz w:val="22"/>
          <w:szCs w:val="22"/>
        </w:rPr>
        <w:t>T</w:t>
      </w:r>
      <w:r w:rsidRPr="00451F33">
        <w:rPr>
          <w:rFonts w:cs="Arial"/>
        </w:rPr>
        <w:t xml:space="preserve">ables </w:t>
      </w:r>
      <w:r w:rsidRPr="005516F3">
        <w:rPr>
          <w:rFonts w:cs="Arial"/>
        </w:rPr>
        <w:t>4</w:t>
      </w:r>
      <w:r w:rsidR="00C737D7">
        <w:rPr>
          <w:rFonts w:cs="Arial"/>
        </w:rPr>
        <w:t>6</w:t>
      </w:r>
      <w:r w:rsidRPr="005516F3">
        <w:rPr>
          <w:rFonts w:cs="Arial"/>
        </w:rPr>
        <w:t>, 4</w:t>
      </w:r>
      <w:r w:rsidR="00C737D7">
        <w:rPr>
          <w:rFonts w:cs="Arial"/>
        </w:rPr>
        <w:t>7</w:t>
      </w:r>
      <w:r w:rsidRPr="005516F3">
        <w:rPr>
          <w:rFonts w:cs="Arial"/>
        </w:rPr>
        <w:t>, and 4</w:t>
      </w:r>
      <w:r w:rsidR="00C737D7">
        <w:rPr>
          <w:rFonts w:cs="Arial"/>
        </w:rPr>
        <w:t>8</w:t>
      </w:r>
      <w:r w:rsidRPr="00451F33">
        <w:rPr>
          <w:rFonts w:cs="Arial"/>
        </w:rPr>
        <w:t xml:space="preserve">, above, show how introducing the combined sensitivity analysis can change the order of preference in terms of net present values. </w:t>
      </w:r>
      <w:r w:rsidR="005516F3">
        <w:rPr>
          <w:rFonts w:cs="Arial"/>
        </w:rPr>
        <w:t>Table 4</w:t>
      </w:r>
      <w:r w:rsidR="0023669D">
        <w:rPr>
          <w:rFonts w:cs="Arial"/>
        </w:rPr>
        <w:t>9</w:t>
      </w:r>
      <w:r w:rsidRPr="00451F33">
        <w:rPr>
          <w:rFonts w:cs="Arial"/>
        </w:rPr>
        <w:t xml:space="preserve"> below shows how this order changes. </w:t>
      </w:r>
    </w:p>
    <w:p w:rsidRPr="00451F33" w:rsidR="00554C21" w:rsidP="00554C21" w:rsidRDefault="00554C21" w14:paraId="02BF7777" w14:textId="77777777">
      <w:pPr>
        <w:jc w:val="both"/>
        <w:rPr>
          <w:rFonts w:cs="Arial"/>
        </w:rPr>
      </w:pPr>
    </w:p>
    <w:p w:rsidRPr="00451F33" w:rsidR="00554C21" w:rsidP="00554C21" w:rsidRDefault="2103847F" w14:paraId="0656CCDA" w14:textId="77777777">
      <w:pPr>
        <w:jc w:val="both"/>
        <w:rPr>
          <w:rFonts w:cs="Arial"/>
        </w:rPr>
      </w:pPr>
      <w:r w:rsidRPr="00451F33">
        <w:rPr>
          <w:rFonts w:cs="Arial"/>
        </w:rPr>
        <w:t>In terms of the high NPV outcomes (reflecting low service costs, high carbon prices and high capture rates for the NHM sector</w:t>
      </w:r>
      <w:r w:rsidRPr="00451F33" w:rsidR="00554C21">
        <w:rPr>
          <w:rStyle w:val="FootnoteReference"/>
          <w:rFonts w:eastAsia="SimSun" w:cs="Arial"/>
        </w:rPr>
        <w:footnoteReference w:id="389"/>
      </w:r>
      <w:r w:rsidRPr="00451F33">
        <w:rPr>
          <w:rFonts w:cs="Arial"/>
        </w:rPr>
        <w:t xml:space="preserve">), introducing micro firms with the phased transition is a less costly outcome compared to central NPV values. There are also additional carbon savings due to additional </w:t>
      </w:r>
      <w:proofErr w:type="spellStart"/>
      <w:r w:rsidRPr="00451F33">
        <w:rPr>
          <w:rFonts w:cs="Arial"/>
        </w:rPr>
        <w:t>recyclate</w:t>
      </w:r>
      <w:proofErr w:type="spellEnd"/>
      <w:r w:rsidRPr="00451F33">
        <w:rPr>
          <w:rFonts w:cs="Arial"/>
        </w:rPr>
        <w:t xml:space="preserve"> generated via a higher capture rate of 90%. This means there is a better rate of return (in terms of carbon savings) per additional business expenditure on waste management. The high NPV outcomes mean that Option 4M has the highest NPV (which has the second best NPV value under the central values). Furthermore, our sensitivity of high captures rates demonstrates potential for economies of scale, e.g.</w:t>
      </w:r>
      <w:r>
        <w:rPr>
          <w:rFonts w:cs="Arial"/>
        </w:rPr>
        <w:t>,</w:t>
      </w:r>
      <w:r w:rsidRPr="00451F33">
        <w:rPr>
          <w:rFonts w:cs="Arial"/>
        </w:rPr>
        <w:t xml:space="preserve"> high levels of participation in recycling services mean additional recycled waste tonnages captured, which improve the efficacy of the waste systems by lowering operational costs. </w:t>
      </w:r>
    </w:p>
    <w:p w:rsidRPr="00451F33" w:rsidR="00554C21" w:rsidP="00554C21" w:rsidRDefault="00554C21" w14:paraId="4AFD78A6" w14:textId="77777777">
      <w:pPr>
        <w:jc w:val="both"/>
        <w:rPr>
          <w:rFonts w:cs="Arial"/>
        </w:rPr>
      </w:pPr>
    </w:p>
    <w:p w:rsidRPr="00D3042D" w:rsidR="00554C21" w:rsidP="00554C21" w:rsidRDefault="00554C21" w14:paraId="790A64A3" w14:textId="557095A1">
      <w:pPr>
        <w:jc w:val="both"/>
        <w:rPr>
          <w:rFonts w:cs="Arial"/>
        </w:rPr>
      </w:pPr>
      <w:r w:rsidRPr="00451F33">
        <w:rPr>
          <w:rFonts w:cs="Arial"/>
        </w:rPr>
        <w:t xml:space="preserve">The low NPV outcomes have Option 3M with the highest NPV. This is the same outcome as </w:t>
      </w:r>
      <w:r w:rsidR="006130B1">
        <w:rPr>
          <w:rFonts w:cs="Arial"/>
        </w:rPr>
        <w:t>the</w:t>
      </w:r>
      <w:r w:rsidRPr="00451F33" w:rsidR="006130B1">
        <w:rPr>
          <w:rFonts w:cs="Arial"/>
        </w:rPr>
        <w:t xml:space="preserve"> </w:t>
      </w:r>
      <w:r w:rsidRPr="00451F33">
        <w:rPr>
          <w:rFonts w:cs="Arial"/>
        </w:rPr>
        <w:t xml:space="preserve">central modelling. Option 2M has the lowest NPV under the low benefits and high costs scenario. Again, the same order as </w:t>
      </w:r>
      <w:r w:rsidR="0023691B">
        <w:rPr>
          <w:rFonts w:cs="Arial"/>
        </w:rPr>
        <w:t>the</w:t>
      </w:r>
      <w:r w:rsidRPr="00451F33" w:rsidR="0023691B">
        <w:rPr>
          <w:rFonts w:cs="Arial"/>
        </w:rPr>
        <w:t xml:space="preserve"> </w:t>
      </w:r>
      <w:r w:rsidRPr="00451F33">
        <w:rPr>
          <w:rFonts w:cs="Arial"/>
        </w:rPr>
        <w:t xml:space="preserve">central modelling. However, the notable change is that this scenario </w:t>
      </w:r>
      <w:r w:rsidRPr="00451F33">
        <w:rPr>
          <w:rFonts w:cs="Arial"/>
        </w:rPr>
        <w:t xml:space="preserve">no longer has a positive NPV due to reduced environmental benefits (via lower capture) and increased costs to both businesses and </w:t>
      </w:r>
      <w:r w:rsidR="00D97548">
        <w:rPr>
          <w:rFonts w:cs="Arial"/>
        </w:rPr>
        <w:t>local auth</w:t>
      </w:r>
      <w:r w:rsidRPr="00451F33">
        <w:rPr>
          <w:rFonts w:cs="Arial"/>
        </w:rPr>
        <w:t xml:space="preserve">orities. </w:t>
      </w:r>
    </w:p>
    <w:p w:rsidRPr="00451F33" w:rsidR="00554C21" w:rsidP="00554C21" w:rsidRDefault="00554C21" w14:paraId="1EC3CB29" w14:textId="77777777">
      <w:pPr>
        <w:rPr>
          <w:rFonts w:cs="Arial"/>
        </w:rPr>
      </w:pPr>
    </w:p>
    <w:p w:rsidRPr="00451F33" w:rsidR="00554C21" w:rsidP="00554C21" w:rsidRDefault="005516F3" w14:paraId="5855A6CE" w14:textId="601C197D">
      <w:pPr>
        <w:rPr>
          <w:rFonts w:cs="Arial"/>
          <w:b/>
          <w:bCs/>
        </w:rPr>
      </w:pPr>
      <w:r w:rsidRPr="005516F3">
        <w:rPr>
          <w:rFonts w:cs="Arial"/>
          <w:b/>
          <w:bCs/>
        </w:rPr>
        <w:t>Table 4</w:t>
      </w:r>
      <w:r w:rsidR="00C737D7">
        <w:rPr>
          <w:rFonts w:cs="Arial"/>
          <w:b/>
          <w:bCs/>
        </w:rPr>
        <w:t>9</w:t>
      </w:r>
      <w:r w:rsidRPr="005516F3" w:rsidR="00554C21">
        <w:rPr>
          <w:rFonts w:cs="Arial"/>
          <w:b/>
          <w:bCs/>
        </w:rPr>
        <w:t>:</w:t>
      </w:r>
      <w:r w:rsidRPr="00451F33" w:rsidR="00554C21">
        <w:rPr>
          <w:rFonts w:cs="Arial"/>
          <w:b/>
          <w:bCs/>
        </w:rPr>
        <w:t xml:space="preserve"> The order of NPV outcomes under low/central/high sensitivities  </w:t>
      </w:r>
    </w:p>
    <w:tbl>
      <w:tblPr>
        <w:tblStyle w:val="TableGrid"/>
        <w:tblW w:w="7225" w:type="dxa"/>
        <w:jc w:val="center"/>
        <w:tblLook w:val="04A0" w:firstRow="1" w:lastRow="0" w:firstColumn="1" w:lastColumn="0" w:noHBand="0" w:noVBand="1"/>
      </w:tblPr>
      <w:tblGrid>
        <w:gridCol w:w="2436"/>
        <w:gridCol w:w="1316"/>
        <w:gridCol w:w="1175"/>
        <w:gridCol w:w="940"/>
        <w:gridCol w:w="1358"/>
      </w:tblGrid>
      <w:tr w:rsidRPr="00CE4CCD" w:rsidR="00554C21" w:rsidTr="001862D1" w14:paraId="4CD0F23A" w14:textId="77777777">
        <w:trPr>
          <w:trHeight w:val="175"/>
          <w:jc w:val="center"/>
        </w:trPr>
        <w:tc>
          <w:tcPr>
            <w:tcW w:w="2436" w:type="dxa"/>
            <w:vMerge w:val="restart"/>
            <w:noWrap/>
            <w:hideMark/>
          </w:tcPr>
          <w:p w:rsidRPr="00451F33" w:rsidR="00554C21" w:rsidP="001862D1" w:rsidRDefault="00554C21" w14:paraId="68ED0E8A" w14:textId="77777777">
            <w:pPr>
              <w:jc w:val="center"/>
              <w:rPr>
                <w:rFonts w:cs="Arial"/>
                <w:sz w:val="22"/>
                <w:szCs w:val="22"/>
              </w:rPr>
            </w:pPr>
          </w:p>
        </w:tc>
        <w:tc>
          <w:tcPr>
            <w:tcW w:w="4789" w:type="dxa"/>
            <w:gridSpan w:val="4"/>
            <w:noWrap/>
            <w:hideMark/>
          </w:tcPr>
          <w:p w:rsidRPr="00451F33" w:rsidR="00554C21" w:rsidP="001862D1" w:rsidRDefault="00554C21" w14:paraId="6953BEF0" w14:textId="3CBAA8CF">
            <w:pPr>
              <w:jc w:val="center"/>
              <w:rPr>
                <w:rFonts w:cs="Arial"/>
                <w:color w:val="000000"/>
                <w:sz w:val="22"/>
                <w:szCs w:val="22"/>
              </w:rPr>
            </w:pPr>
            <w:r w:rsidRPr="00451F33">
              <w:rPr>
                <w:rFonts w:cs="Arial"/>
                <w:color w:val="000000"/>
                <w:sz w:val="22"/>
                <w:szCs w:val="22"/>
              </w:rPr>
              <w:t>NPV outcomes</w:t>
            </w:r>
          </w:p>
        </w:tc>
      </w:tr>
      <w:tr w:rsidRPr="00CE4CCD" w:rsidR="00554C21" w:rsidTr="001862D1" w14:paraId="6F5F0985" w14:textId="77777777">
        <w:trPr>
          <w:trHeight w:val="290"/>
          <w:jc w:val="center"/>
        </w:trPr>
        <w:tc>
          <w:tcPr>
            <w:tcW w:w="2436" w:type="dxa"/>
            <w:vMerge/>
            <w:noWrap/>
            <w:hideMark/>
          </w:tcPr>
          <w:p w:rsidRPr="00451F33" w:rsidR="00554C21" w:rsidP="001862D1" w:rsidRDefault="00554C21" w14:paraId="06E96A46" w14:textId="77777777">
            <w:pPr>
              <w:jc w:val="center"/>
              <w:rPr>
                <w:rFonts w:cs="Arial"/>
                <w:color w:val="000000"/>
                <w:sz w:val="22"/>
                <w:szCs w:val="22"/>
              </w:rPr>
            </w:pPr>
          </w:p>
        </w:tc>
        <w:tc>
          <w:tcPr>
            <w:tcW w:w="1316" w:type="dxa"/>
            <w:noWrap/>
            <w:hideMark/>
          </w:tcPr>
          <w:p w:rsidRPr="00451F33" w:rsidR="00554C21" w:rsidP="001862D1" w:rsidRDefault="00554C21" w14:paraId="439EB2AE" w14:textId="77777777">
            <w:pPr>
              <w:jc w:val="center"/>
              <w:rPr>
                <w:rFonts w:cs="Arial"/>
                <w:color w:val="000000"/>
                <w:sz w:val="22"/>
                <w:szCs w:val="22"/>
              </w:rPr>
            </w:pPr>
            <w:r w:rsidRPr="00451F33">
              <w:rPr>
                <w:rFonts w:cs="Arial"/>
                <w:color w:val="000000"/>
                <w:sz w:val="22"/>
                <w:szCs w:val="22"/>
              </w:rPr>
              <w:t>Best case</w:t>
            </w:r>
          </w:p>
        </w:tc>
        <w:tc>
          <w:tcPr>
            <w:tcW w:w="2115" w:type="dxa"/>
            <w:gridSpan w:val="2"/>
            <w:noWrap/>
            <w:hideMark/>
          </w:tcPr>
          <w:p w:rsidRPr="00451F33" w:rsidR="00554C21" w:rsidP="001862D1" w:rsidRDefault="00554C21" w14:paraId="3A39A057" w14:textId="77777777">
            <w:pPr>
              <w:jc w:val="center"/>
              <w:rPr>
                <w:rFonts w:cs="Arial"/>
                <w:sz w:val="22"/>
                <w:szCs w:val="22"/>
              </w:rPr>
            </w:pPr>
            <w:r w:rsidRPr="00451F33">
              <w:rPr>
                <w:rFonts w:cs="Arial"/>
                <w:sz w:val="22"/>
                <w:szCs w:val="22"/>
              </w:rPr>
              <w:t>Middle case</w:t>
            </w:r>
          </w:p>
        </w:tc>
        <w:tc>
          <w:tcPr>
            <w:tcW w:w="1358" w:type="dxa"/>
            <w:noWrap/>
            <w:hideMark/>
          </w:tcPr>
          <w:p w:rsidRPr="00451F33" w:rsidR="00554C21" w:rsidP="001862D1" w:rsidRDefault="00554C21" w14:paraId="4FC90F5C" w14:textId="77777777">
            <w:pPr>
              <w:jc w:val="center"/>
              <w:rPr>
                <w:rFonts w:cs="Arial"/>
                <w:color w:val="000000"/>
                <w:sz w:val="22"/>
                <w:szCs w:val="22"/>
              </w:rPr>
            </w:pPr>
            <w:r w:rsidRPr="00451F33">
              <w:rPr>
                <w:rFonts w:cs="Arial"/>
                <w:color w:val="000000"/>
                <w:sz w:val="22"/>
                <w:szCs w:val="22"/>
              </w:rPr>
              <w:t>Worst case</w:t>
            </w:r>
          </w:p>
        </w:tc>
      </w:tr>
      <w:tr w:rsidRPr="00CE4CCD" w:rsidR="00554C21" w:rsidTr="001862D1" w14:paraId="073A0A89" w14:textId="77777777">
        <w:trPr>
          <w:trHeight w:val="175"/>
          <w:jc w:val="center"/>
        </w:trPr>
        <w:tc>
          <w:tcPr>
            <w:tcW w:w="2436" w:type="dxa"/>
            <w:noWrap/>
            <w:hideMark/>
          </w:tcPr>
          <w:p w:rsidRPr="00451F33" w:rsidR="00554C21" w:rsidP="001862D1" w:rsidRDefault="00554C21" w14:paraId="2BFD3000" w14:textId="77777777">
            <w:pPr>
              <w:jc w:val="center"/>
              <w:rPr>
                <w:rFonts w:cs="Arial"/>
                <w:color w:val="000000"/>
                <w:sz w:val="22"/>
                <w:szCs w:val="22"/>
              </w:rPr>
            </w:pPr>
            <w:r w:rsidRPr="00451F33">
              <w:rPr>
                <w:rFonts w:cs="Arial"/>
                <w:color w:val="000000"/>
                <w:sz w:val="22"/>
                <w:szCs w:val="22"/>
              </w:rPr>
              <w:t>Central</w:t>
            </w:r>
          </w:p>
        </w:tc>
        <w:tc>
          <w:tcPr>
            <w:tcW w:w="1316" w:type="dxa"/>
            <w:noWrap/>
            <w:hideMark/>
          </w:tcPr>
          <w:p w:rsidRPr="00451F33" w:rsidR="00554C21" w:rsidP="001862D1" w:rsidRDefault="00554C21" w14:paraId="2B272D11" w14:textId="77777777">
            <w:pPr>
              <w:jc w:val="center"/>
              <w:rPr>
                <w:rFonts w:cs="Arial"/>
                <w:color w:val="000000"/>
                <w:sz w:val="22"/>
                <w:szCs w:val="22"/>
              </w:rPr>
            </w:pPr>
            <w:r w:rsidRPr="00451F33">
              <w:rPr>
                <w:rFonts w:cs="Arial"/>
                <w:color w:val="000000"/>
                <w:sz w:val="22"/>
                <w:szCs w:val="22"/>
              </w:rPr>
              <w:t>3M</w:t>
            </w:r>
          </w:p>
        </w:tc>
        <w:tc>
          <w:tcPr>
            <w:tcW w:w="1175" w:type="dxa"/>
            <w:noWrap/>
            <w:hideMark/>
          </w:tcPr>
          <w:p w:rsidRPr="00451F33" w:rsidR="00554C21" w:rsidP="001862D1" w:rsidRDefault="00554C21" w14:paraId="18F8C071" w14:textId="77777777">
            <w:pPr>
              <w:jc w:val="center"/>
              <w:rPr>
                <w:rFonts w:cs="Arial"/>
                <w:color w:val="000000"/>
                <w:sz w:val="22"/>
                <w:szCs w:val="22"/>
              </w:rPr>
            </w:pPr>
            <w:r w:rsidRPr="00451F33">
              <w:rPr>
                <w:rFonts w:cs="Arial"/>
                <w:color w:val="000000"/>
                <w:sz w:val="22"/>
                <w:szCs w:val="22"/>
              </w:rPr>
              <w:t>4M</w:t>
            </w:r>
          </w:p>
        </w:tc>
        <w:tc>
          <w:tcPr>
            <w:tcW w:w="940" w:type="dxa"/>
            <w:noWrap/>
            <w:hideMark/>
          </w:tcPr>
          <w:p w:rsidRPr="00451F33" w:rsidR="00554C21" w:rsidP="001862D1" w:rsidRDefault="00554C21" w14:paraId="19FB6BAC" w14:textId="77777777">
            <w:pPr>
              <w:jc w:val="center"/>
              <w:rPr>
                <w:rFonts w:cs="Arial"/>
                <w:color w:val="000000"/>
                <w:sz w:val="22"/>
                <w:szCs w:val="22"/>
              </w:rPr>
            </w:pPr>
            <w:r w:rsidRPr="00451F33">
              <w:rPr>
                <w:rFonts w:cs="Arial"/>
                <w:color w:val="000000"/>
                <w:sz w:val="22"/>
                <w:szCs w:val="22"/>
              </w:rPr>
              <w:t>1M</w:t>
            </w:r>
          </w:p>
        </w:tc>
        <w:tc>
          <w:tcPr>
            <w:tcW w:w="1358" w:type="dxa"/>
            <w:noWrap/>
            <w:hideMark/>
          </w:tcPr>
          <w:p w:rsidRPr="00451F33" w:rsidR="00554C21" w:rsidP="001862D1" w:rsidRDefault="00554C21" w14:paraId="5D5E56F0" w14:textId="77777777">
            <w:pPr>
              <w:jc w:val="center"/>
              <w:rPr>
                <w:rFonts w:cs="Arial"/>
                <w:color w:val="000000"/>
                <w:sz w:val="22"/>
                <w:szCs w:val="22"/>
              </w:rPr>
            </w:pPr>
            <w:r w:rsidRPr="00451F33">
              <w:rPr>
                <w:rFonts w:cs="Arial"/>
                <w:color w:val="000000"/>
                <w:sz w:val="22"/>
                <w:szCs w:val="22"/>
              </w:rPr>
              <w:t>2M</w:t>
            </w:r>
          </w:p>
        </w:tc>
      </w:tr>
      <w:tr w:rsidRPr="00CE4CCD" w:rsidR="00554C21" w:rsidTr="001862D1" w14:paraId="167A26AA" w14:textId="77777777">
        <w:trPr>
          <w:trHeight w:val="175"/>
          <w:jc w:val="center"/>
        </w:trPr>
        <w:tc>
          <w:tcPr>
            <w:tcW w:w="2436" w:type="dxa"/>
            <w:noWrap/>
            <w:hideMark/>
          </w:tcPr>
          <w:p w:rsidRPr="00451F33" w:rsidR="00554C21" w:rsidP="001862D1" w:rsidRDefault="00554C21" w14:paraId="58B2D8F9" w14:textId="77777777">
            <w:pPr>
              <w:jc w:val="center"/>
              <w:rPr>
                <w:rFonts w:cs="Arial"/>
                <w:color w:val="000000"/>
                <w:sz w:val="22"/>
                <w:szCs w:val="22"/>
              </w:rPr>
            </w:pPr>
            <w:r w:rsidRPr="00451F33">
              <w:rPr>
                <w:rFonts w:cs="Arial"/>
                <w:color w:val="000000"/>
                <w:sz w:val="22"/>
                <w:szCs w:val="22"/>
              </w:rPr>
              <w:t>High NPV</w:t>
            </w:r>
          </w:p>
        </w:tc>
        <w:tc>
          <w:tcPr>
            <w:tcW w:w="1316" w:type="dxa"/>
            <w:noWrap/>
            <w:hideMark/>
          </w:tcPr>
          <w:p w:rsidRPr="00451F33" w:rsidR="00554C21" w:rsidP="001862D1" w:rsidRDefault="00554C21" w14:paraId="603AB2EE" w14:textId="77777777">
            <w:pPr>
              <w:jc w:val="center"/>
              <w:rPr>
                <w:rFonts w:cs="Arial"/>
                <w:color w:val="000000"/>
                <w:sz w:val="22"/>
                <w:szCs w:val="22"/>
              </w:rPr>
            </w:pPr>
            <w:r w:rsidRPr="00451F33">
              <w:rPr>
                <w:rFonts w:cs="Arial"/>
                <w:color w:val="000000"/>
                <w:sz w:val="22"/>
                <w:szCs w:val="22"/>
              </w:rPr>
              <w:t>4M</w:t>
            </w:r>
          </w:p>
        </w:tc>
        <w:tc>
          <w:tcPr>
            <w:tcW w:w="1175" w:type="dxa"/>
            <w:noWrap/>
            <w:hideMark/>
          </w:tcPr>
          <w:p w:rsidRPr="00451F33" w:rsidR="00554C21" w:rsidP="001862D1" w:rsidRDefault="00554C21" w14:paraId="46EF3292" w14:textId="77777777">
            <w:pPr>
              <w:jc w:val="center"/>
              <w:rPr>
                <w:rFonts w:cs="Arial"/>
                <w:color w:val="000000"/>
                <w:sz w:val="22"/>
                <w:szCs w:val="22"/>
              </w:rPr>
            </w:pPr>
            <w:r>
              <w:rPr>
                <w:rFonts w:cs="Arial"/>
                <w:color w:val="000000"/>
                <w:sz w:val="22"/>
                <w:szCs w:val="22"/>
              </w:rPr>
              <w:t>2</w:t>
            </w:r>
            <w:r w:rsidRPr="00451F33">
              <w:rPr>
                <w:rFonts w:cs="Arial"/>
                <w:color w:val="000000"/>
                <w:sz w:val="22"/>
                <w:szCs w:val="22"/>
              </w:rPr>
              <w:t>M</w:t>
            </w:r>
          </w:p>
        </w:tc>
        <w:tc>
          <w:tcPr>
            <w:tcW w:w="940" w:type="dxa"/>
            <w:noWrap/>
            <w:hideMark/>
          </w:tcPr>
          <w:p w:rsidRPr="00451F33" w:rsidR="00554C21" w:rsidP="001862D1" w:rsidRDefault="00554C21" w14:paraId="6173EA45" w14:textId="77777777">
            <w:pPr>
              <w:jc w:val="center"/>
              <w:rPr>
                <w:rFonts w:cs="Arial"/>
                <w:color w:val="000000"/>
                <w:sz w:val="22"/>
                <w:szCs w:val="22"/>
              </w:rPr>
            </w:pPr>
            <w:r>
              <w:rPr>
                <w:rFonts w:cs="Arial"/>
                <w:color w:val="000000"/>
                <w:sz w:val="22"/>
                <w:szCs w:val="22"/>
              </w:rPr>
              <w:t>3</w:t>
            </w:r>
            <w:r w:rsidRPr="00451F33">
              <w:rPr>
                <w:rFonts w:cs="Arial"/>
                <w:color w:val="000000"/>
                <w:sz w:val="22"/>
                <w:szCs w:val="22"/>
              </w:rPr>
              <w:t>M</w:t>
            </w:r>
          </w:p>
        </w:tc>
        <w:tc>
          <w:tcPr>
            <w:tcW w:w="1358" w:type="dxa"/>
            <w:noWrap/>
            <w:hideMark/>
          </w:tcPr>
          <w:p w:rsidRPr="00451F33" w:rsidR="00554C21" w:rsidP="001862D1" w:rsidRDefault="00554C21" w14:paraId="36EF5419" w14:textId="77777777">
            <w:pPr>
              <w:jc w:val="center"/>
              <w:rPr>
                <w:rFonts w:cs="Arial"/>
                <w:color w:val="000000"/>
                <w:sz w:val="22"/>
                <w:szCs w:val="22"/>
              </w:rPr>
            </w:pPr>
            <w:r w:rsidRPr="00451F33">
              <w:rPr>
                <w:rFonts w:cs="Arial"/>
                <w:color w:val="000000"/>
                <w:sz w:val="22"/>
                <w:szCs w:val="22"/>
              </w:rPr>
              <w:t>1M</w:t>
            </w:r>
          </w:p>
        </w:tc>
      </w:tr>
      <w:tr w:rsidRPr="00CE4CCD" w:rsidR="00554C21" w:rsidTr="001862D1" w14:paraId="2C652F60" w14:textId="77777777">
        <w:trPr>
          <w:trHeight w:val="175"/>
          <w:jc w:val="center"/>
        </w:trPr>
        <w:tc>
          <w:tcPr>
            <w:tcW w:w="2436" w:type="dxa"/>
            <w:noWrap/>
            <w:hideMark/>
          </w:tcPr>
          <w:p w:rsidRPr="00451F33" w:rsidR="00554C21" w:rsidP="001862D1" w:rsidRDefault="00554C21" w14:paraId="672A0A97" w14:textId="77777777">
            <w:pPr>
              <w:jc w:val="center"/>
              <w:rPr>
                <w:rFonts w:cs="Arial"/>
                <w:color w:val="000000"/>
                <w:sz w:val="22"/>
                <w:szCs w:val="22"/>
              </w:rPr>
            </w:pPr>
            <w:r w:rsidRPr="00451F33">
              <w:rPr>
                <w:rFonts w:cs="Arial"/>
                <w:color w:val="000000"/>
                <w:sz w:val="22"/>
                <w:szCs w:val="22"/>
              </w:rPr>
              <w:t>Low NPV</w:t>
            </w:r>
          </w:p>
        </w:tc>
        <w:tc>
          <w:tcPr>
            <w:tcW w:w="1316" w:type="dxa"/>
            <w:noWrap/>
            <w:hideMark/>
          </w:tcPr>
          <w:p w:rsidRPr="00451F33" w:rsidR="00554C21" w:rsidP="001862D1" w:rsidRDefault="00554C21" w14:paraId="52E543F5" w14:textId="77777777">
            <w:pPr>
              <w:jc w:val="center"/>
              <w:rPr>
                <w:rFonts w:cs="Arial"/>
                <w:color w:val="000000"/>
                <w:sz w:val="22"/>
                <w:szCs w:val="22"/>
              </w:rPr>
            </w:pPr>
            <w:r w:rsidRPr="00451F33">
              <w:rPr>
                <w:rFonts w:cs="Arial"/>
                <w:color w:val="000000"/>
                <w:sz w:val="22"/>
                <w:szCs w:val="22"/>
              </w:rPr>
              <w:t>3M</w:t>
            </w:r>
          </w:p>
        </w:tc>
        <w:tc>
          <w:tcPr>
            <w:tcW w:w="1175" w:type="dxa"/>
            <w:noWrap/>
            <w:hideMark/>
          </w:tcPr>
          <w:p w:rsidRPr="00451F33" w:rsidR="00554C21" w:rsidP="001862D1" w:rsidRDefault="00554C21" w14:paraId="406CE692" w14:textId="77777777">
            <w:pPr>
              <w:jc w:val="center"/>
              <w:rPr>
                <w:rFonts w:cs="Arial"/>
                <w:color w:val="000000"/>
                <w:sz w:val="22"/>
                <w:szCs w:val="22"/>
              </w:rPr>
            </w:pPr>
            <w:r w:rsidRPr="00451F33">
              <w:rPr>
                <w:rFonts w:cs="Arial"/>
                <w:color w:val="000000"/>
                <w:sz w:val="22"/>
                <w:szCs w:val="22"/>
              </w:rPr>
              <w:t>1M</w:t>
            </w:r>
          </w:p>
        </w:tc>
        <w:tc>
          <w:tcPr>
            <w:tcW w:w="940" w:type="dxa"/>
            <w:noWrap/>
            <w:hideMark/>
          </w:tcPr>
          <w:p w:rsidRPr="00451F33" w:rsidR="00554C21" w:rsidP="001862D1" w:rsidRDefault="00554C21" w14:paraId="2CD63D57" w14:textId="77777777">
            <w:pPr>
              <w:jc w:val="center"/>
              <w:rPr>
                <w:rFonts w:cs="Arial"/>
                <w:color w:val="000000"/>
                <w:sz w:val="22"/>
                <w:szCs w:val="22"/>
              </w:rPr>
            </w:pPr>
            <w:r w:rsidRPr="00451F33">
              <w:rPr>
                <w:rFonts w:cs="Arial"/>
                <w:color w:val="000000"/>
                <w:sz w:val="22"/>
                <w:szCs w:val="22"/>
              </w:rPr>
              <w:t>4M</w:t>
            </w:r>
          </w:p>
        </w:tc>
        <w:tc>
          <w:tcPr>
            <w:tcW w:w="1358" w:type="dxa"/>
            <w:noWrap/>
            <w:hideMark/>
          </w:tcPr>
          <w:p w:rsidRPr="00451F33" w:rsidR="00554C21" w:rsidP="001862D1" w:rsidRDefault="00554C21" w14:paraId="31FC0554" w14:textId="77777777">
            <w:pPr>
              <w:jc w:val="center"/>
              <w:rPr>
                <w:rFonts w:cs="Arial"/>
                <w:color w:val="000000"/>
                <w:sz w:val="22"/>
                <w:szCs w:val="22"/>
              </w:rPr>
            </w:pPr>
            <w:r w:rsidRPr="00451F33">
              <w:rPr>
                <w:rFonts w:cs="Arial"/>
                <w:color w:val="000000"/>
                <w:sz w:val="22"/>
                <w:szCs w:val="22"/>
              </w:rPr>
              <w:t>2M</w:t>
            </w:r>
          </w:p>
        </w:tc>
      </w:tr>
    </w:tbl>
    <w:p w:rsidRPr="005516F3" w:rsidR="00554C21" w:rsidP="00554C21" w:rsidRDefault="00554C21" w14:paraId="40D730C5" w14:textId="01E7DA2E">
      <w:pPr>
        <w:pStyle w:val="ListBullet"/>
        <w:ind w:left="0" w:firstLine="0"/>
        <w:rPr>
          <w:rFonts w:ascii="Arial" w:hAnsi="Arial" w:cs="Arial"/>
        </w:rPr>
      </w:pPr>
      <w:r w:rsidRPr="005516F3">
        <w:rPr>
          <w:rFonts w:ascii="Arial" w:hAnsi="Arial" w:cs="Arial"/>
          <w:szCs w:val="22"/>
        </w:rPr>
        <w:t>Source: Defra</w:t>
      </w:r>
      <w:r w:rsidR="00641A00">
        <w:rPr>
          <w:rFonts w:ascii="Arial" w:hAnsi="Arial" w:cs="Arial"/>
          <w:szCs w:val="22"/>
        </w:rPr>
        <w:t>’s</w:t>
      </w:r>
      <w:r w:rsidRPr="005516F3">
        <w:rPr>
          <w:rFonts w:ascii="Arial" w:hAnsi="Arial" w:cs="Arial"/>
          <w:szCs w:val="22"/>
        </w:rPr>
        <w:t xml:space="preserve"> analysis </w:t>
      </w:r>
      <w:r w:rsidR="000A2807">
        <w:rPr>
          <w:rFonts w:ascii="Arial" w:hAnsi="Arial" w:cs="Arial"/>
          <w:szCs w:val="22"/>
        </w:rPr>
        <w:t>based on</w:t>
      </w:r>
      <w:r w:rsidRPr="005516F3">
        <w:rPr>
          <w:rFonts w:ascii="Arial" w:hAnsi="Arial" w:cs="Arial"/>
          <w:szCs w:val="22"/>
        </w:rPr>
        <w:t xml:space="preserve"> WRAP’s modelling</w:t>
      </w:r>
    </w:p>
    <w:p w:rsidR="009257A1" w:rsidRDefault="009257A1" w14:paraId="3A3DDC92" w14:textId="77777777">
      <w:pPr>
        <w:rPr>
          <w:rFonts w:ascii="Arial Bold" w:hAnsi="Arial Bold" w:cs="Arial"/>
          <w:bCs/>
          <w:spacing w:val="-4"/>
          <w:kern w:val="32"/>
          <w:sz w:val="32"/>
          <w:szCs w:val="32"/>
        </w:rPr>
      </w:pPr>
      <w:r>
        <w:rPr>
          <w:b/>
        </w:rPr>
        <w:br w:type="page"/>
      </w:r>
    </w:p>
    <w:p w:rsidR="00554C21" w:rsidP="00554C21" w:rsidRDefault="00554C21" w14:paraId="1A76C691" w14:textId="55DB11E1">
      <w:pPr>
        <w:pStyle w:val="Heading1"/>
        <w:rPr>
          <w:b w:val="0"/>
          <w:bCs w:val="0"/>
        </w:rPr>
      </w:pPr>
      <w:r w:rsidRPr="00451F33">
        <w:rPr>
          <w:b w:val="0"/>
        </w:rPr>
        <w:t>Ann</w:t>
      </w:r>
      <w:r w:rsidRPr="00451F33">
        <w:rPr>
          <w:b w:val="0"/>
          <w:bCs w:val="0"/>
        </w:rPr>
        <w:t>ex C: Greenhouse gas emissions impact</w:t>
      </w:r>
    </w:p>
    <w:p w:rsidRPr="00BF68FD" w:rsidR="00BF68FD" w:rsidP="00BF68FD" w:rsidRDefault="00BF68FD" w14:paraId="5049C240" w14:textId="77777777">
      <w:pPr>
        <w:rPr>
          <w:highlight w:val="yellow"/>
        </w:rPr>
      </w:pPr>
    </w:p>
    <w:p w:rsidRPr="00451F33" w:rsidR="00554C21" w:rsidP="00554C21" w:rsidRDefault="00554C21" w14:paraId="59AC69B6" w14:textId="77777777">
      <w:pPr>
        <w:spacing w:after="120"/>
        <w:jc w:val="both"/>
        <w:rPr>
          <w:rFonts w:cs="Arial"/>
          <w:bCs/>
          <w:szCs w:val="22"/>
          <w:lang w:eastAsia="en-GB"/>
        </w:rPr>
      </w:pPr>
      <w:r w:rsidRPr="00451F33">
        <w:rPr>
          <w:rFonts w:cs="Arial"/>
          <w:bCs/>
          <w:szCs w:val="22"/>
          <w:lang w:eastAsia="en-GB"/>
        </w:rPr>
        <w:t xml:space="preserve">This section presents the estimated GHG impacts in more detail from the four municipal waste collection system options. As part of our consideration of environmental and wider impacts, we have only been able to monetise the GHG impact but discuss other areas in more detail under the non-monetised impacts section in </w:t>
      </w:r>
      <w:r w:rsidRPr="005516F3">
        <w:rPr>
          <w:rFonts w:cs="Arial"/>
          <w:bCs/>
          <w:szCs w:val="22"/>
          <w:lang w:eastAsia="en-GB"/>
        </w:rPr>
        <w:t>Annex A.</w:t>
      </w:r>
    </w:p>
    <w:p w:rsidRPr="00451F33" w:rsidR="00554C21" w:rsidP="00554C21" w:rsidRDefault="00554C21" w14:paraId="46605E6F" w14:textId="7CEF81C3">
      <w:pPr>
        <w:spacing w:after="120"/>
        <w:jc w:val="both"/>
        <w:rPr>
          <w:rFonts w:cs="Arial"/>
          <w:lang w:eastAsia="en-GB"/>
        </w:rPr>
      </w:pPr>
      <w:r w:rsidRPr="00451F33">
        <w:rPr>
          <w:rFonts w:cs="Arial"/>
          <w:lang w:eastAsia="en-GB"/>
        </w:rPr>
        <w:t xml:space="preserve">Note that the separate household and NHM estimates do not add up to total municipal estimates. This is because changes in one sector have implications to the whole municipal sector’s waste treatment. Furthermore, the HH and NHM sector results are not GGSS adjusted. This is because there is no explicit assumption by </w:t>
      </w:r>
      <w:r w:rsidR="00564F2B">
        <w:rPr>
          <w:rFonts w:cs="Arial"/>
          <w:lang w:eastAsia="en-GB"/>
        </w:rPr>
        <w:t>HMG</w:t>
      </w:r>
      <w:r w:rsidRPr="00451F33" w:rsidR="00564F2B">
        <w:rPr>
          <w:rFonts w:cs="Arial"/>
          <w:lang w:eastAsia="en-GB"/>
        </w:rPr>
        <w:t xml:space="preserve"> </w:t>
      </w:r>
      <w:r w:rsidRPr="00451F33">
        <w:rPr>
          <w:rFonts w:cs="Arial"/>
          <w:lang w:eastAsia="en-GB"/>
        </w:rPr>
        <w:t>from which sector the food waste is sourced from. As such, these tables are for illustration only.</w:t>
      </w:r>
    </w:p>
    <w:p w:rsidRPr="005516F3" w:rsidR="00554C21" w:rsidP="00554C21" w:rsidRDefault="00554C21" w14:paraId="7A1390B4" w14:textId="04171F1D">
      <w:pPr>
        <w:jc w:val="both"/>
        <w:rPr>
          <w:rFonts w:cs="Arial"/>
        </w:rPr>
      </w:pPr>
      <w:r w:rsidRPr="005516F3">
        <w:rPr>
          <w:rFonts w:cs="Arial"/>
        </w:rPr>
        <w:t xml:space="preserve">Table </w:t>
      </w:r>
      <w:r w:rsidR="00C737D7">
        <w:rPr>
          <w:rFonts w:cs="Arial"/>
        </w:rPr>
        <w:t>50</w:t>
      </w:r>
      <w:r w:rsidRPr="005516F3">
        <w:rPr>
          <w:rFonts w:cs="Arial"/>
        </w:rPr>
        <w:t xml:space="preserve"> presents the GHGs emissions savings for household scenarios only while assuming no change in the NHM sector. As discussed above, these estimates should reflect the fact that:</w:t>
      </w:r>
    </w:p>
    <w:p w:rsidRPr="005516F3" w:rsidR="00554C21" w:rsidP="00554C21" w:rsidRDefault="00554C21" w14:paraId="5BA33510" w14:textId="4403ED7C">
      <w:pPr>
        <w:numPr>
          <w:ilvl w:val="0"/>
          <w:numId w:val="20"/>
        </w:numPr>
        <w:autoSpaceDE w:val="0"/>
        <w:autoSpaceDN w:val="0"/>
        <w:adjustRightInd w:val="0"/>
        <w:spacing w:after="160" w:line="276" w:lineRule="auto"/>
        <w:contextualSpacing/>
        <w:jc w:val="both"/>
        <w:rPr>
          <w:rFonts w:eastAsia="Calibri" w:cs="Arial"/>
        </w:rPr>
      </w:pPr>
      <w:r w:rsidRPr="005516F3">
        <w:rPr>
          <w:rFonts w:eastAsia="Calibri" w:cs="Arial"/>
        </w:rPr>
        <w:t>Increased household recycling activities (from around 45</w:t>
      </w:r>
      <w:r w:rsidR="005516F3">
        <w:rPr>
          <w:rFonts w:eastAsia="Calibri" w:cs="Arial"/>
        </w:rPr>
        <w:t xml:space="preserve">% in 2019 to around </w:t>
      </w:r>
      <w:r w:rsidRPr="005516F3">
        <w:rPr>
          <w:rFonts w:eastAsia="Calibri" w:cs="Arial"/>
        </w:rPr>
        <w:t>50</w:t>
      </w:r>
      <w:r w:rsidR="005516F3">
        <w:rPr>
          <w:rFonts w:eastAsia="Calibri" w:cs="Arial"/>
        </w:rPr>
        <w:t>-</w:t>
      </w:r>
      <w:r w:rsidRPr="005516F3">
        <w:rPr>
          <w:rFonts w:eastAsia="Calibri" w:cs="Arial"/>
        </w:rPr>
        <w:t>53</w:t>
      </w:r>
      <w:r w:rsidR="005516F3">
        <w:rPr>
          <w:rFonts w:eastAsia="Calibri" w:cs="Arial"/>
        </w:rPr>
        <w:t xml:space="preserve">% by 2035) </w:t>
      </w:r>
      <w:r w:rsidRPr="005516F3">
        <w:rPr>
          <w:rFonts w:eastAsia="Calibri" w:cs="Arial"/>
        </w:rPr>
        <w:t>divert waste from energy from waste plants and landfill, thus reducing overall GHGs emissions in the sector.</w:t>
      </w:r>
    </w:p>
    <w:p w:rsidRPr="005516F3" w:rsidR="00554C21" w:rsidP="00554C21" w:rsidRDefault="00554C21" w14:paraId="1F378167" w14:textId="6BB5A035">
      <w:pPr>
        <w:numPr>
          <w:ilvl w:val="0"/>
          <w:numId w:val="20"/>
        </w:numPr>
        <w:autoSpaceDE w:val="0"/>
        <w:autoSpaceDN w:val="0"/>
        <w:adjustRightInd w:val="0"/>
        <w:spacing w:after="160" w:line="276" w:lineRule="auto"/>
        <w:contextualSpacing/>
        <w:jc w:val="both"/>
        <w:rPr>
          <w:rFonts w:eastAsia="Calibri" w:cs="Arial"/>
          <w:szCs w:val="22"/>
        </w:rPr>
      </w:pPr>
      <w:r w:rsidRPr="005516F3">
        <w:rPr>
          <w:rFonts w:eastAsia="Calibri" w:cs="Arial"/>
          <w:szCs w:val="22"/>
        </w:rPr>
        <w:t xml:space="preserve">Reduced amount of household residual waste decreases the proportion of EfW capacity used by </w:t>
      </w:r>
      <w:r w:rsidR="00D97548">
        <w:rPr>
          <w:rFonts w:cs="Arial"/>
          <w:lang w:eastAsia="en-GB"/>
        </w:rPr>
        <w:t>local auth</w:t>
      </w:r>
      <w:r w:rsidRPr="005516F3">
        <w:rPr>
          <w:rFonts w:cs="Arial"/>
          <w:lang w:eastAsia="en-GB"/>
        </w:rPr>
        <w:t>orities</w:t>
      </w:r>
      <w:r w:rsidRPr="005516F3">
        <w:rPr>
          <w:rFonts w:eastAsia="Calibri" w:cs="Arial"/>
          <w:szCs w:val="22"/>
        </w:rPr>
        <w:t>. This allows the NHM waste to utilise it and reduce the amount of waste sent to landfill.</w:t>
      </w:r>
    </w:p>
    <w:p w:rsidRPr="00451F33" w:rsidR="00554C21" w:rsidP="00554C21" w:rsidRDefault="00554C21" w14:paraId="2F6C170C" w14:textId="77777777">
      <w:pPr>
        <w:jc w:val="both"/>
        <w:rPr>
          <w:rFonts w:cs="Arial"/>
        </w:rPr>
      </w:pPr>
    </w:p>
    <w:p w:rsidRPr="00451F33" w:rsidR="00554C21" w:rsidP="00554C21" w:rsidRDefault="00554C21" w14:paraId="60BCFDE6" w14:textId="77777777">
      <w:pPr>
        <w:jc w:val="both"/>
        <w:rPr>
          <w:rFonts w:cs="Arial"/>
        </w:rPr>
      </w:pPr>
      <w:r w:rsidRPr="00451F33">
        <w:rPr>
          <w:rFonts w:cs="Arial"/>
        </w:rPr>
        <w:t xml:space="preserve">Option </w:t>
      </w:r>
      <w:r w:rsidRPr="00451F33" w:rsidDel="00C2326D">
        <w:rPr>
          <w:rFonts w:cs="Arial"/>
        </w:rPr>
        <w:t>2</w:t>
      </w:r>
      <w:r w:rsidRPr="00451F33">
        <w:rPr>
          <w:rFonts w:cs="Arial"/>
        </w:rPr>
        <w:t xml:space="preserve">hh shows slightly lower GHG savings </w:t>
      </w:r>
      <w:proofErr w:type="gramStart"/>
      <w:r w:rsidRPr="00451F33">
        <w:rPr>
          <w:rFonts w:cs="Arial"/>
        </w:rPr>
        <w:t>as a result of</w:t>
      </w:r>
      <w:proofErr w:type="gramEnd"/>
      <w:r w:rsidRPr="00451F33">
        <w:rPr>
          <w:rFonts w:cs="Arial"/>
        </w:rPr>
        <w:t xml:space="preserve"> LAs switching to a charged garden waste service. As a result, it is expected that a </w:t>
      </w:r>
      <w:r w:rsidRPr="005516F3">
        <w:rPr>
          <w:rFonts w:cs="Arial"/>
        </w:rPr>
        <w:t>small percentage of garden waste in the charged garden waste scenario may be diverted from recycling to the residual waste stream.</w:t>
      </w:r>
      <w:r w:rsidRPr="00451F33">
        <w:rPr>
          <w:rFonts w:cs="Arial"/>
        </w:rPr>
        <w:t xml:space="preserve"> </w:t>
      </w:r>
    </w:p>
    <w:p w:rsidRPr="00451F33" w:rsidR="00554C21" w:rsidP="00554C21" w:rsidRDefault="00554C21" w14:paraId="4D6558E4" w14:textId="77777777">
      <w:pPr>
        <w:jc w:val="both"/>
        <w:rPr>
          <w:rFonts w:cs="Arial"/>
        </w:rPr>
      </w:pPr>
    </w:p>
    <w:p w:rsidRPr="00451F33" w:rsidR="00554C21" w:rsidP="00554C21" w:rsidRDefault="00554C21" w14:paraId="32B950AD" w14:textId="0394D791">
      <w:pPr>
        <w:jc w:val="both"/>
        <w:rPr>
          <w:rFonts w:cs="Arial"/>
          <w:b/>
          <w:szCs w:val="28"/>
        </w:rPr>
      </w:pPr>
      <w:r w:rsidRPr="005516F3">
        <w:rPr>
          <w:rFonts w:cs="Arial"/>
          <w:b/>
          <w:szCs w:val="28"/>
        </w:rPr>
        <w:t xml:space="preserve">Table </w:t>
      </w:r>
      <w:r w:rsidR="00C737D7">
        <w:rPr>
          <w:rFonts w:cs="Arial"/>
          <w:b/>
          <w:szCs w:val="28"/>
        </w:rPr>
        <w:t>50</w:t>
      </w:r>
      <w:r w:rsidRPr="005516F3">
        <w:rPr>
          <w:rFonts w:cs="Arial"/>
          <w:b/>
          <w:szCs w:val="28"/>
        </w:rPr>
        <w:t>: Household recycling scenarios' GHGs emissions savings in million tonnes of CO</w:t>
      </w:r>
      <w:r w:rsidRPr="005516F3">
        <w:rPr>
          <w:rFonts w:cs="Arial"/>
          <w:b/>
          <w:szCs w:val="28"/>
          <w:vertAlign w:val="subscript"/>
        </w:rPr>
        <w:t>2</w:t>
      </w:r>
      <w:r w:rsidRPr="005516F3">
        <w:rPr>
          <w:rFonts w:cs="Arial"/>
          <w:b/>
          <w:szCs w:val="28"/>
        </w:rPr>
        <w:t>e</w:t>
      </w:r>
    </w:p>
    <w:tbl>
      <w:tblPr>
        <w:tblStyle w:val="TableGrid1"/>
        <w:tblW w:w="0" w:type="auto"/>
        <w:jc w:val="center"/>
        <w:tblLook w:val="04A0" w:firstRow="1" w:lastRow="0" w:firstColumn="1" w:lastColumn="0" w:noHBand="0" w:noVBand="1"/>
      </w:tblPr>
      <w:tblGrid>
        <w:gridCol w:w="2830"/>
        <w:gridCol w:w="2764"/>
        <w:gridCol w:w="2765"/>
      </w:tblGrid>
      <w:tr w:rsidRPr="005516F3" w:rsidR="00554C21" w:rsidTr="7380FD5E" w14:paraId="7A9E4AF8" w14:textId="77777777">
        <w:trPr>
          <w:jc w:val="center"/>
        </w:trPr>
        <w:tc>
          <w:tcPr>
            <w:tcW w:w="2830" w:type="dxa"/>
          </w:tcPr>
          <w:p w:rsidRPr="005516F3" w:rsidR="00554C21" w:rsidP="001862D1" w:rsidRDefault="00554C21" w14:paraId="0A58CA1A" w14:textId="2AF5D965">
            <w:pPr>
              <w:jc w:val="both"/>
              <w:rPr>
                <w:rFonts w:cs="Arial"/>
                <w:b/>
                <w:bCs/>
                <w:sz w:val="22"/>
                <w:szCs w:val="28"/>
              </w:rPr>
            </w:pPr>
            <w:r w:rsidRPr="005516F3">
              <w:rPr>
                <w:rFonts w:cs="Arial"/>
                <w:b/>
                <w:bCs/>
                <w:sz w:val="22"/>
                <w:szCs w:val="28"/>
              </w:rPr>
              <w:t>In MtCO</w:t>
            </w:r>
            <w:r w:rsidRPr="005516F3">
              <w:rPr>
                <w:rFonts w:cs="Arial"/>
                <w:b/>
                <w:bCs/>
                <w:sz w:val="22"/>
                <w:szCs w:val="28"/>
                <w:vertAlign w:val="subscript"/>
              </w:rPr>
              <w:t>2</w:t>
            </w:r>
            <w:r w:rsidRPr="005516F3">
              <w:rPr>
                <w:rFonts w:cs="Arial"/>
                <w:b/>
                <w:bCs/>
                <w:sz w:val="22"/>
                <w:szCs w:val="28"/>
              </w:rPr>
              <w:t>e</w:t>
            </w:r>
            <w:r w:rsidR="00A030E0">
              <w:rPr>
                <w:rFonts w:cs="Arial"/>
                <w:b/>
                <w:bCs/>
                <w:sz w:val="22"/>
                <w:szCs w:val="28"/>
              </w:rPr>
              <w:t xml:space="preserve"> </w:t>
            </w:r>
          </w:p>
        </w:tc>
        <w:tc>
          <w:tcPr>
            <w:tcW w:w="2764" w:type="dxa"/>
          </w:tcPr>
          <w:p w:rsidRPr="005516F3" w:rsidR="00554C21" w:rsidP="001862D1" w:rsidRDefault="00554C21" w14:paraId="0B4E0557" w14:textId="7F05D555">
            <w:pPr>
              <w:jc w:val="center"/>
              <w:rPr>
                <w:rFonts w:cs="Arial"/>
                <w:b/>
                <w:bCs/>
                <w:sz w:val="22"/>
                <w:szCs w:val="22"/>
              </w:rPr>
            </w:pPr>
            <w:r w:rsidRPr="7380FD5E">
              <w:rPr>
                <w:rFonts w:cs="Arial"/>
                <w:b/>
                <w:bCs/>
                <w:sz w:val="22"/>
                <w:szCs w:val="22"/>
              </w:rPr>
              <w:t>202</w:t>
            </w:r>
            <w:r w:rsidRPr="7380FD5E" w:rsidR="0090483C">
              <w:rPr>
                <w:rFonts w:cs="Arial"/>
                <w:b/>
                <w:bCs/>
                <w:sz w:val="22"/>
                <w:szCs w:val="22"/>
              </w:rPr>
              <w:t>5</w:t>
            </w:r>
            <w:r w:rsidRPr="7380FD5E">
              <w:rPr>
                <w:rFonts w:cs="Arial"/>
                <w:b/>
                <w:bCs/>
                <w:sz w:val="22"/>
                <w:szCs w:val="22"/>
              </w:rPr>
              <w:t>-2035</w:t>
            </w:r>
          </w:p>
        </w:tc>
        <w:tc>
          <w:tcPr>
            <w:tcW w:w="2765" w:type="dxa"/>
          </w:tcPr>
          <w:p w:rsidRPr="005516F3" w:rsidR="00554C21" w:rsidP="001862D1" w:rsidRDefault="00554C21" w14:paraId="4B2F8F6E" w14:textId="77777777">
            <w:pPr>
              <w:jc w:val="center"/>
              <w:rPr>
                <w:rFonts w:cs="Arial"/>
                <w:b/>
                <w:bCs/>
                <w:sz w:val="22"/>
                <w:szCs w:val="28"/>
              </w:rPr>
            </w:pPr>
            <w:r w:rsidRPr="005516F3">
              <w:rPr>
                <w:rFonts w:cs="Arial"/>
                <w:b/>
                <w:bCs/>
                <w:sz w:val="22"/>
                <w:szCs w:val="28"/>
              </w:rPr>
              <w:t>5</w:t>
            </w:r>
            <w:r w:rsidRPr="005516F3">
              <w:rPr>
                <w:rFonts w:cs="Arial"/>
                <w:b/>
                <w:bCs/>
                <w:sz w:val="22"/>
                <w:szCs w:val="28"/>
                <w:vertAlign w:val="superscript"/>
              </w:rPr>
              <w:t>th</w:t>
            </w:r>
            <w:r w:rsidRPr="005516F3">
              <w:rPr>
                <w:rFonts w:cs="Arial"/>
                <w:b/>
                <w:bCs/>
                <w:sz w:val="22"/>
                <w:szCs w:val="28"/>
              </w:rPr>
              <w:t xml:space="preserve"> carbon budget (2028-2032)</w:t>
            </w:r>
          </w:p>
        </w:tc>
      </w:tr>
      <w:tr w:rsidRPr="005516F3" w:rsidR="00554C21" w:rsidTr="7380FD5E" w14:paraId="517708A7" w14:textId="77777777">
        <w:trPr>
          <w:jc w:val="center"/>
        </w:trPr>
        <w:tc>
          <w:tcPr>
            <w:tcW w:w="2830" w:type="dxa"/>
          </w:tcPr>
          <w:p w:rsidRPr="005516F3" w:rsidR="00554C21" w:rsidP="001862D1" w:rsidRDefault="00A030E0" w14:paraId="25AF0E65" w14:textId="214F2117">
            <w:pPr>
              <w:jc w:val="both"/>
              <w:rPr>
                <w:rFonts w:cs="Arial"/>
                <w:sz w:val="22"/>
                <w:szCs w:val="28"/>
              </w:rPr>
            </w:pPr>
            <w:r w:rsidRPr="00E8425C">
              <w:rPr>
                <w:rFonts w:cs="Arial"/>
                <w:sz w:val="22"/>
                <w:szCs w:val="28"/>
              </w:rPr>
              <w:t>Option 1hh</w:t>
            </w:r>
          </w:p>
        </w:tc>
        <w:tc>
          <w:tcPr>
            <w:tcW w:w="2764" w:type="dxa"/>
          </w:tcPr>
          <w:p w:rsidRPr="005516F3" w:rsidR="00554C21" w:rsidP="001862D1" w:rsidRDefault="00554C21" w14:paraId="47C80DBC" w14:textId="10515D11">
            <w:pPr>
              <w:jc w:val="center"/>
              <w:rPr>
                <w:rFonts w:cs="Arial"/>
                <w:sz w:val="22"/>
                <w:szCs w:val="28"/>
              </w:rPr>
            </w:pPr>
            <w:r w:rsidRPr="005516F3">
              <w:rPr>
                <w:rFonts w:cs="Arial"/>
                <w:sz w:val="22"/>
                <w:szCs w:val="28"/>
              </w:rPr>
              <w:t>-</w:t>
            </w:r>
            <w:r w:rsidR="000C5A51">
              <w:rPr>
                <w:rFonts w:cs="Arial"/>
                <w:sz w:val="22"/>
                <w:szCs w:val="28"/>
              </w:rPr>
              <w:t>1</w:t>
            </w:r>
            <w:r w:rsidRPr="005516F3">
              <w:rPr>
                <w:rFonts w:cs="Arial"/>
                <w:sz w:val="22"/>
                <w:szCs w:val="28"/>
              </w:rPr>
              <w:t>.</w:t>
            </w:r>
            <w:r w:rsidR="000C5A51">
              <w:rPr>
                <w:rFonts w:cs="Arial"/>
                <w:sz w:val="22"/>
                <w:szCs w:val="28"/>
              </w:rPr>
              <w:t>8</w:t>
            </w:r>
            <w:r w:rsidRPr="005516F3" w:rsidR="00E86059">
              <w:rPr>
                <w:rFonts w:cs="Arial"/>
                <w:sz w:val="22"/>
                <w:szCs w:val="28"/>
              </w:rPr>
              <w:t xml:space="preserve">Mt </w:t>
            </w:r>
            <w:r w:rsidRPr="005516F3">
              <w:rPr>
                <w:rFonts w:cs="Arial"/>
                <w:sz w:val="22"/>
                <w:szCs w:val="28"/>
              </w:rPr>
              <w:t>traded, -</w:t>
            </w:r>
            <w:r w:rsidR="000C5A51">
              <w:rPr>
                <w:rFonts w:cs="Arial"/>
                <w:sz w:val="22"/>
                <w:szCs w:val="28"/>
              </w:rPr>
              <w:t>6.9</w:t>
            </w:r>
            <w:r w:rsidRPr="005516F3" w:rsidR="00E86059">
              <w:rPr>
                <w:rFonts w:cs="Arial"/>
                <w:sz w:val="22"/>
                <w:szCs w:val="28"/>
              </w:rPr>
              <w:t xml:space="preserve">Mt </w:t>
            </w:r>
            <w:r w:rsidRPr="005516F3">
              <w:rPr>
                <w:rFonts w:cs="Arial"/>
                <w:sz w:val="22"/>
                <w:szCs w:val="28"/>
              </w:rPr>
              <w:t>non-traded</w:t>
            </w:r>
          </w:p>
        </w:tc>
        <w:tc>
          <w:tcPr>
            <w:tcW w:w="2765" w:type="dxa"/>
          </w:tcPr>
          <w:p w:rsidRPr="005516F3" w:rsidR="00554C21" w:rsidP="001862D1" w:rsidRDefault="00554C21" w14:paraId="60C3C55A" w14:textId="1C6BFE8A">
            <w:pPr>
              <w:jc w:val="center"/>
              <w:rPr>
                <w:rFonts w:cs="Arial"/>
                <w:sz w:val="22"/>
                <w:szCs w:val="28"/>
              </w:rPr>
            </w:pPr>
            <w:r w:rsidRPr="005516F3">
              <w:rPr>
                <w:rFonts w:cs="Arial"/>
                <w:sz w:val="22"/>
                <w:szCs w:val="28"/>
              </w:rPr>
              <w:t>-1.</w:t>
            </w:r>
            <w:r w:rsidR="00E86059">
              <w:rPr>
                <w:rFonts w:cs="Arial"/>
                <w:sz w:val="22"/>
                <w:szCs w:val="28"/>
              </w:rPr>
              <w:t>0</w:t>
            </w:r>
            <w:r w:rsidRPr="005516F3" w:rsidR="00E86059">
              <w:rPr>
                <w:rFonts w:cs="Arial"/>
                <w:sz w:val="22"/>
                <w:szCs w:val="28"/>
              </w:rPr>
              <w:t xml:space="preserve">Mt </w:t>
            </w:r>
            <w:r w:rsidRPr="005516F3">
              <w:rPr>
                <w:rFonts w:cs="Arial"/>
                <w:sz w:val="22"/>
                <w:szCs w:val="28"/>
              </w:rPr>
              <w:t>traded, -3.</w:t>
            </w:r>
            <w:r w:rsidR="000C5A51">
              <w:rPr>
                <w:rFonts w:cs="Arial"/>
                <w:sz w:val="22"/>
                <w:szCs w:val="28"/>
              </w:rPr>
              <w:t>5</w:t>
            </w:r>
            <w:r w:rsidRPr="005516F3">
              <w:rPr>
                <w:rFonts w:cs="Arial"/>
                <w:sz w:val="22"/>
                <w:szCs w:val="28"/>
              </w:rPr>
              <w:t>Mt non-traded</w:t>
            </w:r>
          </w:p>
        </w:tc>
      </w:tr>
      <w:tr w:rsidRPr="005516F3" w:rsidR="00554C21" w:rsidTr="7380FD5E" w14:paraId="78E34DA3" w14:textId="77777777">
        <w:trPr>
          <w:jc w:val="center"/>
        </w:trPr>
        <w:tc>
          <w:tcPr>
            <w:tcW w:w="2830" w:type="dxa"/>
          </w:tcPr>
          <w:p w:rsidRPr="005516F3" w:rsidR="00554C21" w:rsidP="001862D1" w:rsidRDefault="00A030E0" w14:paraId="5E93CB47" w14:textId="05654C6B">
            <w:pPr>
              <w:jc w:val="both"/>
              <w:rPr>
                <w:rFonts w:cs="Arial"/>
                <w:sz w:val="22"/>
                <w:szCs w:val="28"/>
              </w:rPr>
            </w:pPr>
            <w:r w:rsidRPr="00E8425C">
              <w:rPr>
                <w:rFonts w:cs="Arial"/>
                <w:sz w:val="22"/>
                <w:szCs w:val="28"/>
              </w:rPr>
              <w:t xml:space="preserve">Option </w:t>
            </w:r>
            <w:r>
              <w:rPr>
                <w:rFonts w:cs="Arial"/>
                <w:sz w:val="22"/>
                <w:szCs w:val="28"/>
              </w:rPr>
              <w:t>2</w:t>
            </w:r>
            <w:r w:rsidRPr="00E8425C">
              <w:rPr>
                <w:rFonts w:cs="Arial"/>
                <w:sz w:val="22"/>
                <w:szCs w:val="28"/>
              </w:rPr>
              <w:t>hh</w:t>
            </w:r>
          </w:p>
        </w:tc>
        <w:tc>
          <w:tcPr>
            <w:tcW w:w="2764" w:type="dxa"/>
          </w:tcPr>
          <w:p w:rsidRPr="005516F3" w:rsidR="00554C21" w:rsidP="001862D1" w:rsidRDefault="00554C21" w14:paraId="66EA501C" w14:textId="037293A4">
            <w:pPr>
              <w:jc w:val="center"/>
              <w:rPr>
                <w:rFonts w:cs="Arial"/>
                <w:sz w:val="22"/>
                <w:szCs w:val="28"/>
              </w:rPr>
            </w:pPr>
            <w:r w:rsidRPr="005516F3">
              <w:rPr>
                <w:rFonts w:cs="Arial"/>
                <w:sz w:val="22"/>
                <w:szCs w:val="28"/>
              </w:rPr>
              <w:t>-1.</w:t>
            </w:r>
            <w:r w:rsidR="000C5A51">
              <w:rPr>
                <w:rFonts w:cs="Arial"/>
                <w:sz w:val="22"/>
                <w:szCs w:val="28"/>
              </w:rPr>
              <w:t>5</w:t>
            </w:r>
            <w:r w:rsidRPr="005516F3" w:rsidR="00E86059">
              <w:rPr>
                <w:rFonts w:cs="Arial"/>
                <w:sz w:val="22"/>
                <w:szCs w:val="28"/>
              </w:rPr>
              <w:t xml:space="preserve">Mt </w:t>
            </w:r>
            <w:r w:rsidRPr="005516F3">
              <w:rPr>
                <w:rFonts w:cs="Arial"/>
                <w:sz w:val="22"/>
                <w:szCs w:val="28"/>
              </w:rPr>
              <w:t>traded, -</w:t>
            </w:r>
            <w:r w:rsidR="000C5A51">
              <w:rPr>
                <w:rFonts w:cs="Arial"/>
                <w:sz w:val="22"/>
                <w:szCs w:val="28"/>
              </w:rPr>
              <w:t>4.6</w:t>
            </w:r>
            <w:r w:rsidRPr="005516F3" w:rsidR="00E86059">
              <w:rPr>
                <w:rFonts w:cs="Arial"/>
                <w:sz w:val="22"/>
                <w:szCs w:val="28"/>
              </w:rPr>
              <w:t xml:space="preserve">Mt </w:t>
            </w:r>
            <w:r w:rsidRPr="005516F3">
              <w:rPr>
                <w:rFonts w:cs="Arial"/>
                <w:sz w:val="22"/>
                <w:szCs w:val="28"/>
              </w:rPr>
              <w:t>non-traded</w:t>
            </w:r>
          </w:p>
        </w:tc>
        <w:tc>
          <w:tcPr>
            <w:tcW w:w="2765" w:type="dxa"/>
          </w:tcPr>
          <w:p w:rsidRPr="005516F3" w:rsidR="00554C21" w:rsidP="001862D1" w:rsidRDefault="00554C21" w14:paraId="461042E6" w14:textId="5D96BD0A">
            <w:pPr>
              <w:jc w:val="center"/>
              <w:rPr>
                <w:rFonts w:cs="Arial"/>
                <w:sz w:val="22"/>
                <w:szCs w:val="28"/>
              </w:rPr>
            </w:pPr>
            <w:r w:rsidRPr="005516F3">
              <w:rPr>
                <w:rFonts w:cs="Arial"/>
                <w:sz w:val="22"/>
                <w:szCs w:val="28"/>
              </w:rPr>
              <w:t>-0.</w:t>
            </w:r>
            <w:r w:rsidR="00E86059">
              <w:rPr>
                <w:rFonts w:cs="Arial"/>
                <w:sz w:val="22"/>
                <w:szCs w:val="28"/>
              </w:rPr>
              <w:t>8</w:t>
            </w:r>
            <w:r w:rsidRPr="005516F3" w:rsidR="00E86059">
              <w:rPr>
                <w:rFonts w:cs="Arial"/>
                <w:sz w:val="22"/>
                <w:szCs w:val="28"/>
              </w:rPr>
              <w:t xml:space="preserve">Mt </w:t>
            </w:r>
            <w:r w:rsidRPr="005516F3">
              <w:rPr>
                <w:rFonts w:cs="Arial"/>
                <w:sz w:val="22"/>
                <w:szCs w:val="28"/>
              </w:rPr>
              <w:t>traded, -2.</w:t>
            </w:r>
            <w:r w:rsidR="000C5A51">
              <w:rPr>
                <w:rFonts w:cs="Arial"/>
                <w:sz w:val="22"/>
                <w:szCs w:val="28"/>
              </w:rPr>
              <w:t>3</w:t>
            </w:r>
            <w:r w:rsidRPr="005516F3">
              <w:rPr>
                <w:rFonts w:cs="Arial"/>
                <w:sz w:val="22"/>
                <w:szCs w:val="28"/>
              </w:rPr>
              <w:t>Mt non-traded</w:t>
            </w:r>
          </w:p>
        </w:tc>
      </w:tr>
    </w:tbl>
    <w:p w:rsidRPr="00451F33" w:rsidR="00554C21" w:rsidP="00554C21" w:rsidRDefault="00554C21" w14:paraId="43266F7C" w14:textId="4070B3C6">
      <w:pPr>
        <w:jc w:val="both"/>
        <w:rPr>
          <w:rFonts w:cs="Arial"/>
          <w:sz w:val="22"/>
        </w:rPr>
      </w:pPr>
      <w:r w:rsidRPr="00451F33">
        <w:rPr>
          <w:rFonts w:cs="Arial"/>
          <w:sz w:val="22"/>
        </w:rPr>
        <w:t xml:space="preserve">      Source: Defra</w:t>
      </w:r>
      <w:r w:rsidR="00641A00">
        <w:rPr>
          <w:rFonts w:cs="Arial"/>
          <w:sz w:val="22"/>
        </w:rPr>
        <w:t>’s</w:t>
      </w:r>
      <w:r w:rsidRPr="00451F33">
        <w:rPr>
          <w:rFonts w:cs="Arial"/>
          <w:sz w:val="22"/>
        </w:rPr>
        <w:t xml:space="preserve"> analysis</w:t>
      </w:r>
    </w:p>
    <w:p w:rsidRPr="00451F33" w:rsidR="00554C21" w:rsidP="00554C21" w:rsidRDefault="00554C21" w14:paraId="348FB8E5" w14:textId="77777777">
      <w:pPr>
        <w:jc w:val="both"/>
        <w:rPr>
          <w:rFonts w:cs="Arial"/>
        </w:rPr>
      </w:pPr>
    </w:p>
    <w:p w:rsidRPr="005516F3" w:rsidR="00554C21" w:rsidP="00554C21" w:rsidRDefault="00554C21" w14:paraId="08B502A9" w14:textId="5296CFFB">
      <w:pPr>
        <w:jc w:val="both"/>
        <w:rPr>
          <w:rFonts w:cs="Arial"/>
        </w:rPr>
      </w:pPr>
      <w:r w:rsidRPr="00451F33">
        <w:rPr>
          <w:rFonts w:cs="Arial"/>
        </w:rPr>
        <w:t>These GHGs savings are then monetised using relevant traded and non-traded carbon prices over the period of 202</w:t>
      </w:r>
      <w:r w:rsidR="00FA5B0F">
        <w:rPr>
          <w:rFonts w:cs="Arial"/>
        </w:rPr>
        <w:t>5</w:t>
      </w:r>
      <w:r w:rsidRPr="00451F33">
        <w:rPr>
          <w:rFonts w:cs="Arial"/>
        </w:rPr>
        <w:t>-2035. Note that these monet</w:t>
      </w:r>
      <w:r w:rsidRPr="005516F3">
        <w:rPr>
          <w:rFonts w:cs="Arial"/>
        </w:rPr>
        <w:t xml:space="preserve">ary savings are not discounted in Table </w:t>
      </w:r>
      <w:r w:rsidRPr="005516F3" w:rsidR="005516F3">
        <w:rPr>
          <w:rFonts w:cs="Arial"/>
        </w:rPr>
        <w:t>5</w:t>
      </w:r>
      <w:r w:rsidR="00C737D7">
        <w:rPr>
          <w:rFonts w:cs="Arial"/>
        </w:rPr>
        <w:t>1</w:t>
      </w:r>
      <w:r w:rsidRPr="005516F3">
        <w:rPr>
          <w:rFonts w:cs="Arial"/>
        </w:rPr>
        <w:t xml:space="preserve">. The range of savings is purely due to different carbon prices. </w:t>
      </w:r>
    </w:p>
    <w:p w:rsidRPr="005516F3" w:rsidR="00554C21" w:rsidP="00554C21" w:rsidRDefault="00554C21" w14:paraId="2333BC3A" w14:textId="77777777">
      <w:pPr>
        <w:jc w:val="both"/>
        <w:rPr>
          <w:rFonts w:cs="Arial"/>
        </w:rPr>
      </w:pPr>
    </w:p>
    <w:p w:rsidRPr="005516F3" w:rsidR="00554C21" w:rsidP="005516F3" w:rsidRDefault="00554C21" w14:paraId="142FCB63" w14:textId="17D548D2">
      <w:pPr>
        <w:tabs>
          <w:tab w:val="left" w:pos="6798"/>
        </w:tabs>
        <w:jc w:val="both"/>
        <w:rPr>
          <w:rFonts w:cs="Arial"/>
        </w:rPr>
      </w:pPr>
      <w:r w:rsidRPr="005516F3">
        <w:rPr>
          <w:rFonts w:cs="Arial"/>
          <w:b/>
          <w:bCs/>
        </w:rPr>
        <w:t xml:space="preserve">Table </w:t>
      </w:r>
      <w:r w:rsidRPr="005516F3" w:rsidR="005516F3">
        <w:rPr>
          <w:rFonts w:cs="Arial"/>
          <w:b/>
          <w:bCs/>
        </w:rPr>
        <w:t>5</w:t>
      </w:r>
      <w:r w:rsidR="00C737D7">
        <w:rPr>
          <w:rFonts w:cs="Arial"/>
          <w:b/>
          <w:bCs/>
        </w:rPr>
        <w:t>1</w:t>
      </w:r>
      <w:r w:rsidRPr="005516F3">
        <w:rPr>
          <w:rFonts w:cs="Arial"/>
          <w:b/>
          <w:bCs/>
        </w:rPr>
        <w:t>: Household GHG savings, £bn undiscounted central carbon prices (low and high carbon prices)</w:t>
      </w:r>
    </w:p>
    <w:tbl>
      <w:tblPr>
        <w:tblStyle w:val="TableGrid1"/>
        <w:tblW w:w="0" w:type="auto"/>
        <w:jc w:val="center"/>
        <w:tblLook w:val="04A0" w:firstRow="1" w:lastRow="0" w:firstColumn="1" w:lastColumn="0" w:noHBand="0" w:noVBand="1"/>
      </w:tblPr>
      <w:tblGrid>
        <w:gridCol w:w="2830"/>
        <w:gridCol w:w="2764"/>
        <w:gridCol w:w="2765"/>
      </w:tblGrid>
      <w:tr w:rsidRPr="005516F3" w:rsidR="00554C21" w:rsidTr="001862D1" w14:paraId="2E67EF78" w14:textId="77777777">
        <w:trPr>
          <w:jc w:val="center"/>
        </w:trPr>
        <w:tc>
          <w:tcPr>
            <w:tcW w:w="2830" w:type="dxa"/>
          </w:tcPr>
          <w:p w:rsidRPr="005516F3" w:rsidR="00554C21" w:rsidP="001862D1" w:rsidRDefault="00554C21" w14:paraId="089A54E2" w14:textId="77777777">
            <w:pPr>
              <w:jc w:val="both"/>
              <w:rPr>
                <w:rFonts w:eastAsia="Arial" w:cs="Arial"/>
                <w:b/>
                <w:bCs/>
                <w:sz w:val="22"/>
                <w:szCs w:val="22"/>
              </w:rPr>
            </w:pPr>
            <w:r w:rsidRPr="005516F3">
              <w:rPr>
                <w:rFonts w:eastAsia="Arial" w:cs="Arial"/>
                <w:b/>
                <w:bCs/>
                <w:sz w:val="22"/>
                <w:szCs w:val="22"/>
              </w:rPr>
              <w:t>Household scenarios</w:t>
            </w:r>
          </w:p>
        </w:tc>
        <w:tc>
          <w:tcPr>
            <w:tcW w:w="2764" w:type="dxa"/>
          </w:tcPr>
          <w:p w:rsidRPr="005516F3" w:rsidR="00554C21" w:rsidP="001862D1" w:rsidRDefault="00554C21" w14:paraId="23B71342" w14:textId="7EB5AF7D">
            <w:pPr>
              <w:jc w:val="center"/>
              <w:rPr>
                <w:rFonts w:eastAsia="Arial" w:cs="Arial"/>
                <w:b/>
                <w:bCs/>
                <w:sz w:val="22"/>
                <w:szCs w:val="22"/>
              </w:rPr>
            </w:pPr>
            <w:r w:rsidRPr="005516F3">
              <w:rPr>
                <w:rFonts w:eastAsia="Arial" w:cs="Arial"/>
                <w:b/>
                <w:bCs/>
                <w:sz w:val="22"/>
                <w:szCs w:val="22"/>
              </w:rPr>
              <w:t>202</w:t>
            </w:r>
            <w:r w:rsidR="00FA5B0F">
              <w:rPr>
                <w:rFonts w:eastAsia="Arial" w:cs="Arial"/>
                <w:b/>
                <w:bCs/>
                <w:sz w:val="22"/>
                <w:szCs w:val="22"/>
              </w:rPr>
              <w:t>5</w:t>
            </w:r>
            <w:r w:rsidRPr="005516F3">
              <w:rPr>
                <w:rFonts w:eastAsia="Arial" w:cs="Arial"/>
                <w:b/>
                <w:bCs/>
                <w:sz w:val="22"/>
                <w:szCs w:val="22"/>
              </w:rPr>
              <w:t>-2035</w:t>
            </w:r>
          </w:p>
        </w:tc>
        <w:tc>
          <w:tcPr>
            <w:tcW w:w="2765" w:type="dxa"/>
          </w:tcPr>
          <w:p w:rsidRPr="005516F3" w:rsidR="00554C21" w:rsidP="001862D1" w:rsidRDefault="00554C21" w14:paraId="416A8472" w14:textId="77777777">
            <w:pPr>
              <w:jc w:val="center"/>
              <w:rPr>
                <w:rFonts w:eastAsia="Arial" w:cs="Arial"/>
                <w:b/>
                <w:bCs/>
                <w:sz w:val="22"/>
                <w:szCs w:val="22"/>
              </w:rPr>
            </w:pPr>
            <w:r w:rsidRPr="005516F3">
              <w:rPr>
                <w:rFonts w:eastAsia="Arial" w:cs="Arial"/>
                <w:b/>
                <w:bCs/>
                <w:sz w:val="22"/>
                <w:szCs w:val="22"/>
              </w:rPr>
              <w:t>5</w:t>
            </w:r>
            <w:r w:rsidRPr="005516F3">
              <w:rPr>
                <w:rFonts w:eastAsia="Arial" w:cs="Arial"/>
                <w:b/>
                <w:bCs/>
                <w:sz w:val="22"/>
                <w:szCs w:val="22"/>
                <w:vertAlign w:val="superscript"/>
              </w:rPr>
              <w:t>th</w:t>
            </w:r>
            <w:r w:rsidRPr="005516F3">
              <w:rPr>
                <w:rFonts w:eastAsia="Arial" w:cs="Arial"/>
                <w:b/>
                <w:bCs/>
                <w:sz w:val="22"/>
                <w:szCs w:val="22"/>
              </w:rPr>
              <w:t xml:space="preserve"> carbon budget</w:t>
            </w:r>
          </w:p>
        </w:tc>
      </w:tr>
      <w:tr w:rsidRPr="005516F3" w:rsidR="00554C21" w:rsidTr="001862D1" w14:paraId="59502EFB" w14:textId="77777777">
        <w:trPr>
          <w:jc w:val="center"/>
        </w:trPr>
        <w:tc>
          <w:tcPr>
            <w:tcW w:w="2830" w:type="dxa"/>
          </w:tcPr>
          <w:p w:rsidRPr="005516F3" w:rsidR="00554C21" w:rsidP="001862D1" w:rsidRDefault="00554C21" w14:paraId="645A9134" w14:textId="77777777">
            <w:pPr>
              <w:jc w:val="both"/>
              <w:rPr>
                <w:rFonts w:eastAsia="Arial" w:cs="Arial"/>
                <w:sz w:val="22"/>
                <w:szCs w:val="22"/>
              </w:rPr>
            </w:pPr>
            <w:r w:rsidRPr="005516F3">
              <w:rPr>
                <w:rFonts w:eastAsia="Arial" w:cs="Arial"/>
                <w:sz w:val="22"/>
                <w:szCs w:val="22"/>
              </w:rPr>
              <w:t>Option 1hh</w:t>
            </w:r>
          </w:p>
        </w:tc>
        <w:tc>
          <w:tcPr>
            <w:tcW w:w="2764" w:type="dxa"/>
          </w:tcPr>
          <w:p w:rsidRPr="005516F3" w:rsidR="00554C21" w:rsidP="001862D1" w:rsidRDefault="00554C21" w14:paraId="01816417" w14:textId="7ADF06E4">
            <w:pPr>
              <w:jc w:val="center"/>
              <w:rPr>
                <w:rFonts w:eastAsia="Arial" w:cs="Arial"/>
                <w:sz w:val="22"/>
                <w:szCs w:val="22"/>
              </w:rPr>
            </w:pPr>
            <w:r w:rsidRPr="005516F3">
              <w:rPr>
                <w:rFonts w:eastAsia="Arial" w:cs="Arial"/>
                <w:sz w:val="22"/>
                <w:szCs w:val="22"/>
              </w:rPr>
              <w:t>-£2.</w:t>
            </w:r>
            <w:r w:rsidR="00880390">
              <w:rPr>
                <w:rFonts w:eastAsia="Arial" w:cs="Arial"/>
                <w:sz w:val="22"/>
                <w:szCs w:val="22"/>
              </w:rPr>
              <w:t>5</w:t>
            </w:r>
            <w:r w:rsidRPr="005516F3" w:rsidR="00E86059">
              <w:rPr>
                <w:rFonts w:eastAsia="Arial" w:cs="Arial"/>
                <w:sz w:val="22"/>
                <w:szCs w:val="22"/>
              </w:rPr>
              <w:t>bn</w:t>
            </w:r>
          </w:p>
          <w:p w:rsidRPr="005516F3" w:rsidR="00554C21" w:rsidP="001862D1" w:rsidRDefault="00554C21" w14:paraId="5BE984EB" w14:textId="7F0F6BD2">
            <w:pPr>
              <w:jc w:val="center"/>
              <w:rPr>
                <w:rFonts w:eastAsia="Arial" w:cs="Arial"/>
                <w:sz w:val="22"/>
                <w:szCs w:val="22"/>
              </w:rPr>
            </w:pPr>
            <w:r w:rsidRPr="005516F3">
              <w:rPr>
                <w:rFonts w:eastAsia="Arial" w:cs="Arial"/>
                <w:sz w:val="22"/>
                <w:szCs w:val="22"/>
              </w:rPr>
              <w:t>(-£1.4bn, -£4.</w:t>
            </w:r>
            <w:r w:rsidR="00E86059">
              <w:rPr>
                <w:rFonts w:eastAsia="Arial" w:cs="Arial"/>
                <w:sz w:val="22"/>
                <w:szCs w:val="22"/>
              </w:rPr>
              <w:t>2</w:t>
            </w:r>
            <w:r w:rsidRPr="005516F3" w:rsidR="00E86059">
              <w:rPr>
                <w:rFonts w:eastAsia="Arial" w:cs="Arial"/>
                <w:sz w:val="22"/>
                <w:szCs w:val="22"/>
              </w:rPr>
              <w:t>bn</w:t>
            </w:r>
            <w:r w:rsidRPr="005516F3">
              <w:rPr>
                <w:rFonts w:eastAsia="Arial" w:cs="Arial"/>
                <w:sz w:val="22"/>
                <w:szCs w:val="22"/>
              </w:rPr>
              <w:t>)</w:t>
            </w:r>
          </w:p>
        </w:tc>
        <w:tc>
          <w:tcPr>
            <w:tcW w:w="2765" w:type="dxa"/>
          </w:tcPr>
          <w:p w:rsidRPr="005516F3" w:rsidR="00554C21" w:rsidP="001862D1" w:rsidRDefault="00554C21" w14:paraId="289D1EEA" w14:textId="6ECB2BCB">
            <w:pPr>
              <w:jc w:val="center"/>
              <w:rPr>
                <w:rFonts w:eastAsia="Arial" w:cs="Arial"/>
                <w:sz w:val="22"/>
                <w:szCs w:val="22"/>
              </w:rPr>
            </w:pPr>
            <w:r w:rsidRPr="005516F3">
              <w:rPr>
                <w:rFonts w:eastAsia="Arial" w:cs="Arial"/>
                <w:sz w:val="22"/>
                <w:szCs w:val="22"/>
              </w:rPr>
              <w:t>-£1.</w:t>
            </w:r>
            <w:r w:rsidR="00880390">
              <w:rPr>
                <w:rFonts w:eastAsia="Arial" w:cs="Arial"/>
                <w:sz w:val="22"/>
                <w:szCs w:val="22"/>
              </w:rPr>
              <w:t>3bn</w:t>
            </w:r>
          </w:p>
          <w:p w:rsidRPr="005516F3" w:rsidR="00554C21" w:rsidP="001862D1" w:rsidRDefault="00554C21" w14:paraId="2EB7B965" w14:textId="0DA84DC1">
            <w:pPr>
              <w:jc w:val="center"/>
              <w:rPr>
                <w:rFonts w:eastAsia="Arial" w:cs="Arial"/>
                <w:sz w:val="22"/>
                <w:szCs w:val="22"/>
              </w:rPr>
            </w:pPr>
            <w:r w:rsidRPr="005516F3">
              <w:rPr>
                <w:rFonts w:eastAsia="Arial" w:cs="Arial"/>
                <w:sz w:val="22"/>
                <w:szCs w:val="22"/>
              </w:rPr>
              <w:t>(-£0.7bn, -£2.</w:t>
            </w:r>
            <w:r w:rsidR="00E86059">
              <w:rPr>
                <w:rFonts w:eastAsia="Arial" w:cs="Arial"/>
                <w:sz w:val="22"/>
                <w:szCs w:val="22"/>
              </w:rPr>
              <w:t>0</w:t>
            </w:r>
            <w:r w:rsidRPr="005516F3" w:rsidR="00E86059">
              <w:rPr>
                <w:rFonts w:eastAsia="Arial" w:cs="Arial"/>
                <w:sz w:val="22"/>
                <w:szCs w:val="22"/>
              </w:rPr>
              <w:t>bn</w:t>
            </w:r>
            <w:r w:rsidRPr="005516F3">
              <w:rPr>
                <w:rFonts w:eastAsia="Arial" w:cs="Arial"/>
                <w:sz w:val="22"/>
                <w:szCs w:val="22"/>
              </w:rPr>
              <w:t>)</w:t>
            </w:r>
          </w:p>
        </w:tc>
      </w:tr>
      <w:tr w:rsidRPr="005516F3" w:rsidR="00554C21" w:rsidTr="001862D1" w14:paraId="531EE938" w14:textId="77777777">
        <w:trPr>
          <w:jc w:val="center"/>
        </w:trPr>
        <w:tc>
          <w:tcPr>
            <w:tcW w:w="2830" w:type="dxa"/>
          </w:tcPr>
          <w:p w:rsidRPr="005516F3" w:rsidR="00554C21" w:rsidP="001862D1" w:rsidRDefault="00554C21" w14:paraId="74274479" w14:textId="77777777">
            <w:pPr>
              <w:jc w:val="both"/>
              <w:rPr>
                <w:rFonts w:eastAsia="Arial" w:cs="Arial"/>
                <w:sz w:val="22"/>
                <w:szCs w:val="22"/>
              </w:rPr>
            </w:pPr>
            <w:r w:rsidRPr="005516F3">
              <w:rPr>
                <w:rFonts w:eastAsia="Arial" w:cs="Arial"/>
                <w:sz w:val="22"/>
                <w:szCs w:val="22"/>
              </w:rPr>
              <w:t>Option 2hh</w:t>
            </w:r>
          </w:p>
        </w:tc>
        <w:tc>
          <w:tcPr>
            <w:tcW w:w="2764" w:type="dxa"/>
          </w:tcPr>
          <w:p w:rsidRPr="005516F3" w:rsidR="00554C21" w:rsidP="001862D1" w:rsidRDefault="00554C21" w14:paraId="217AC860" w14:textId="7DBDD6C7">
            <w:pPr>
              <w:jc w:val="center"/>
              <w:rPr>
                <w:rFonts w:eastAsia="Arial" w:cs="Arial"/>
                <w:sz w:val="22"/>
                <w:szCs w:val="22"/>
              </w:rPr>
            </w:pPr>
            <w:r w:rsidRPr="005516F3">
              <w:rPr>
                <w:rFonts w:eastAsia="Arial" w:cs="Arial"/>
                <w:sz w:val="22"/>
                <w:szCs w:val="22"/>
              </w:rPr>
              <w:t>-£</w:t>
            </w:r>
            <w:r w:rsidR="00880390">
              <w:rPr>
                <w:rFonts w:eastAsia="Arial" w:cs="Arial"/>
                <w:sz w:val="22"/>
                <w:szCs w:val="22"/>
              </w:rPr>
              <w:t>1</w:t>
            </w:r>
            <w:r w:rsidRPr="005516F3">
              <w:rPr>
                <w:rFonts w:eastAsia="Arial" w:cs="Arial"/>
                <w:sz w:val="22"/>
                <w:szCs w:val="22"/>
              </w:rPr>
              <w:t>.</w:t>
            </w:r>
            <w:r w:rsidR="00880390">
              <w:rPr>
                <w:rFonts w:eastAsia="Arial" w:cs="Arial"/>
                <w:sz w:val="22"/>
                <w:szCs w:val="22"/>
              </w:rPr>
              <w:t>7</w:t>
            </w:r>
            <w:r w:rsidRPr="005516F3">
              <w:rPr>
                <w:rFonts w:eastAsia="Arial" w:cs="Arial"/>
                <w:sz w:val="22"/>
                <w:szCs w:val="22"/>
              </w:rPr>
              <w:t>bn</w:t>
            </w:r>
          </w:p>
          <w:p w:rsidRPr="005516F3" w:rsidR="00554C21" w:rsidP="001862D1" w:rsidRDefault="00554C21" w14:paraId="7E65CC6F" w14:textId="77777777">
            <w:pPr>
              <w:jc w:val="center"/>
              <w:rPr>
                <w:rFonts w:eastAsia="Arial" w:cs="Arial"/>
                <w:sz w:val="22"/>
                <w:szCs w:val="22"/>
              </w:rPr>
            </w:pPr>
            <w:r w:rsidRPr="005516F3">
              <w:rPr>
                <w:rFonts w:eastAsia="Arial" w:cs="Arial"/>
                <w:sz w:val="22"/>
                <w:szCs w:val="22"/>
              </w:rPr>
              <w:t>(-£1.0bn, -£3.0bn)</w:t>
            </w:r>
          </w:p>
        </w:tc>
        <w:tc>
          <w:tcPr>
            <w:tcW w:w="2765" w:type="dxa"/>
          </w:tcPr>
          <w:p w:rsidRPr="005516F3" w:rsidR="00554C21" w:rsidP="001862D1" w:rsidRDefault="00554C21" w14:paraId="2260BC0E" w14:textId="76E59669">
            <w:pPr>
              <w:jc w:val="center"/>
              <w:rPr>
                <w:rFonts w:eastAsia="Arial" w:cs="Arial"/>
                <w:sz w:val="22"/>
                <w:szCs w:val="22"/>
              </w:rPr>
            </w:pPr>
            <w:r w:rsidRPr="005516F3">
              <w:rPr>
                <w:rFonts w:eastAsia="Arial" w:cs="Arial"/>
                <w:sz w:val="22"/>
                <w:szCs w:val="22"/>
              </w:rPr>
              <w:t>-£</w:t>
            </w:r>
            <w:r w:rsidR="00E86059">
              <w:rPr>
                <w:rFonts w:eastAsia="Arial" w:cs="Arial"/>
                <w:sz w:val="22"/>
                <w:szCs w:val="22"/>
              </w:rPr>
              <w:t>0.</w:t>
            </w:r>
            <w:r w:rsidR="00880390">
              <w:rPr>
                <w:rFonts w:eastAsia="Arial" w:cs="Arial"/>
                <w:sz w:val="22"/>
                <w:szCs w:val="22"/>
              </w:rPr>
              <w:t>9</w:t>
            </w:r>
            <w:r w:rsidRPr="005516F3">
              <w:rPr>
                <w:rFonts w:eastAsia="Arial" w:cs="Arial"/>
                <w:sz w:val="22"/>
                <w:szCs w:val="22"/>
              </w:rPr>
              <w:t>bn</w:t>
            </w:r>
          </w:p>
          <w:p w:rsidRPr="005516F3" w:rsidR="00554C21" w:rsidP="001862D1" w:rsidRDefault="00554C21" w14:paraId="741B3721" w14:textId="14DC5EE4">
            <w:pPr>
              <w:jc w:val="center"/>
              <w:rPr>
                <w:rFonts w:eastAsia="Arial" w:cs="Arial"/>
                <w:sz w:val="22"/>
                <w:szCs w:val="22"/>
              </w:rPr>
            </w:pPr>
            <w:r w:rsidRPr="005516F3">
              <w:rPr>
                <w:rFonts w:eastAsia="Arial" w:cs="Arial"/>
                <w:sz w:val="22"/>
                <w:szCs w:val="22"/>
              </w:rPr>
              <w:t>(-£0.5bn, -£1.</w:t>
            </w:r>
            <w:r w:rsidR="00E86059">
              <w:rPr>
                <w:rFonts w:eastAsia="Arial" w:cs="Arial"/>
                <w:sz w:val="22"/>
                <w:szCs w:val="22"/>
              </w:rPr>
              <w:t>4</w:t>
            </w:r>
            <w:r w:rsidRPr="005516F3" w:rsidR="00E86059">
              <w:rPr>
                <w:rFonts w:eastAsia="Arial" w:cs="Arial"/>
                <w:sz w:val="22"/>
                <w:szCs w:val="22"/>
              </w:rPr>
              <w:t>bn</w:t>
            </w:r>
            <w:r w:rsidRPr="005516F3">
              <w:rPr>
                <w:rFonts w:eastAsia="Arial" w:cs="Arial"/>
                <w:sz w:val="22"/>
                <w:szCs w:val="22"/>
              </w:rPr>
              <w:t>)</w:t>
            </w:r>
          </w:p>
        </w:tc>
      </w:tr>
    </w:tbl>
    <w:p w:rsidRPr="00451F33" w:rsidR="00554C21" w:rsidP="00554C21" w:rsidRDefault="00554C21" w14:paraId="63E5E97A" w14:textId="462350D9">
      <w:pPr>
        <w:jc w:val="both"/>
        <w:rPr>
          <w:rFonts w:cs="Arial"/>
          <w:sz w:val="22"/>
        </w:rPr>
      </w:pPr>
      <w:r w:rsidRPr="00451F33">
        <w:rPr>
          <w:rFonts w:cs="Arial"/>
          <w:sz w:val="22"/>
        </w:rPr>
        <w:t xml:space="preserve">      Source: Defra</w:t>
      </w:r>
      <w:r w:rsidR="00641A00">
        <w:rPr>
          <w:rFonts w:cs="Arial"/>
          <w:sz w:val="22"/>
        </w:rPr>
        <w:t>’s</w:t>
      </w:r>
      <w:r w:rsidRPr="00451F33">
        <w:rPr>
          <w:rFonts w:cs="Arial"/>
          <w:sz w:val="22"/>
        </w:rPr>
        <w:t xml:space="preserve"> analysis</w:t>
      </w:r>
    </w:p>
    <w:p w:rsidRPr="00451F33" w:rsidR="00554C21" w:rsidDel="00402CAD" w:rsidP="00554C21" w:rsidRDefault="00554C21" w14:paraId="063AC8E3" w14:textId="77777777">
      <w:pPr>
        <w:jc w:val="both"/>
        <w:rPr>
          <w:rFonts w:cs="Arial"/>
        </w:rPr>
      </w:pPr>
    </w:p>
    <w:p w:rsidRPr="005516F3" w:rsidR="00554C21" w:rsidP="00554C21" w:rsidRDefault="00554C21" w14:paraId="18395E98" w14:textId="6DF8CF14">
      <w:pPr>
        <w:jc w:val="both"/>
        <w:rPr>
          <w:rFonts w:cs="Arial"/>
        </w:rPr>
      </w:pPr>
      <w:r w:rsidRPr="005516F3">
        <w:rPr>
          <w:rFonts w:cs="Arial"/>
        </w:rPr>
        <w:t xml:space="preserve">Further, Table </w:t>
      </w:r>
      <w:r w:rsidRPr="005516F3" w:rsidR="005516F3">
        <w:rPr>
          <w:rFonts w:cs="Arial"/>
        </w:rPr>
        <w:t>5</w:t>
      </w:r>
      <w:r w:rsidR="00C737D7">
        <w:rPr>
          <w:rFonts w:cs="Arial"/>
        </w:rPr>
        <w:t>2</w:t>
      </w:r>
      <w:r w:rsidRPr="005516F3">
        <w:rPr>
          <w:rFonts w:cs="Arial"/>
        </w:rPr>
        <w:t xml:space="preserve"> presents the GHGs emissions savings associated with NHM options. Our modelling suggests that the NHM sector shows a substantial potential of GHGs emission reduction. This is significantly higher savings compared to the household sector, and reflects </w:t>
      </w:r>
      <w:proofErr w:type="gramStart"/>
      <w:r w:rsidRPr="005516F3">
        <w:rPr>
          <w:rFonts w:cs="Arial"/>
        </w:rPr>
        <w:t>a number of</w:t>
      </w:r>
      <w:proofErr w:type="gramEnd"/>
      <w:r w:rsidRPr="005516F3">
        <w:rPr>
          <w:rFonts w:cs="Arial"/>
        </w:rPr>
        <w:t xml:space="preserve"> factors, including:</w:t>
      </w:r>
    </w:p>
    <w:p w:rsidRPr="005516F3" w:rsidR="00554C21" w:rsidP="00554C21" w:rsidRDefault="2103847F" w14:paraId="6BEEB48C" w14:textId="65311097">
      <w:pPr>
        <w:numPr>
          <w:ilvl w:val="0"/>
          <w:numId w:val="21"/>
        </w:numPr>
        <w:autoSpaceDE w:val="0"/>
        <w:autoSpaceDN w:val="0"/>
        <w:adjustRightInd w:val="0"/>
        <w:spacing w:after="160" w:line="276" w:lineRule="auto"/>
        <w:contextualSpacing/>
        <w:jc w:val="both"/>
        <w:rPr>
          <w:rFonts w:cs="Arial"/>
        </w:rPr>
      </w:pPr>
      <w:r w:rsidRPr="005516F3">
        <w:rPr>
          <w:rFonts w:cs="Arial"/>
        </w:rPr>
        <w:t>Slightly lower baseline recycling rate for the NHM sector when compared to household (</w:t>
      </w:r>
      <w:r w:rsidRPr="005516F3" w:rsidR="757BDE90">
        <w:rPr>
          <w:rFonts w:cs="Arial"/>
        </w:rPr>
        <w:t>3</w:t>
      </w:r>
      <w:r w:rsidR="757BDE90">
        <w:rPr>
          <w:rFonts w:cs="Arial"/>
        </w:rPr>
        <w:t>6</w:t>
      </w:r>
      <w:r w:rsidR="49FEB734">
        <w:rPr>
          <w:rFonts w:cs="Arial"/>
        </w:rPr>
        <w:t>.5</w:t>
      </w:r>
      <w:r w:rsidRPr="005516F3">
        <w:rPr>
          <w:rFonts w:cs="Arial"/>
        </w:rPr>
        <w:t>%</w:t>
      </w:r>
      <w:r w:rsidRPr="005516F3" w:rsidR="00554C21">
        <w:rPr>
          <w:rFonts w:cs="Arial"/>
          <w:vertAlign w:val="superscript"/>
        </w:rPr>
        <w:footnoteReference w:id="390"/>
      </w:r>
      <w:r w:rsidRPr="005516F3">
        <w:rPr>
          <w:rFonts w:cs="Arial"/>
        </w:rPr>
        <w:t xml:space="preserve"> against 45</w:t>
      </w:r>
      <w:r w:rsidR="49FEB734">
        <w:rPr>
          <w:rFonts w:cs="Arial"/>
        </w:rPr>
        <w:t>.1</w:t>
      </w:r>
      <w:r w:rsidRPr="005516F3">
        <w:rPr>
          <w:rFonts w:cs="Arial"/>
        </w:rPr>
        <w:t xml:space="preserve">%). </w:t>
      </w:r>
    </w:p>
    <w:p w:rsidRPr="005516F3" w:rsidR="00554C21" w:rsidP="00554C21" w:rsidRDefault="00554C21" w14:paraId="3F915C11" w14:textId="77777777">
      <w:pPr>
        <w:numPr>
          <w:ilvl w:val="0"/>
          <w:numId w:val="21"/>
        </w:numPr>
        <w:autoSpaceDE w:val="0"/>
        <w:autoSpaceDN w:val="0"/>
        <w:adjustRightInd w:val="0"/>
        <w:spacing w:after="160" w:line="276" w:lineRule="auto"/>
        <w:contextualSpacing/>
        <w:jc w:val="both"/>
        <w:rPr>
          <w:rFonts w:cs="Arial"/>
        </w:rPr>
      </w:pPr>
      <w:r w:rsidRPr="005516F3">
        <w:rPr>
          <w:rFonts w:cs="Arial"/>
        </w:rPr>
        <w:t>Higher proportion of NHM residual waste currently sent to landfill, thus allowing scope for higher emissions savings from diverting materials such as paper, cardboard and food waste to recycling.</w:t>
      </w:r>
    </w:p>
    <w:p w:rsidR="00554C21" w:rsidP="0015713D" w:rsidRDefault="2103847F" w14:paraId="141954AF" w14:textId="5ACC5A2F">
      <w:pPr>
        <w:numPr>
          <w:ilvl w:val="0"/>
          <w:numId w:val="21"/>
        </w:numPr>
        <w:autoSpaceDE w:val="0"/>
        <w:autoSpaceDN w:val="0"/>
        <w:adjustRightInd w:val="0"/>
        <w:spacing w:after="160" w:line="276" w:lineRule="auto"/>
        <w:contextualSpacing/>
        <w:jc w:val="both"/>
        <w:rPr>
          <w:rFonts w:cs="Arial"/>
        </w:rPr>
      </w:pPr>
      <w:r w:rsidRPr="005516F3">
        <w:rPr>
          <w:rFonts w:cs="Arial"/>
        </w:rPr>
        <w:t xml:space="preserve">High level of recycling potential across all NHM options, ranging from </w:t>
      </w:r>
      <w:r w:rsidRPr="005516F3" w:rsidR="757BDE90">
        <w:rPr>
          <w:rFonts w:cs="Arial"/>
        </w:rPr>
        <w:t>4</w:t>
      </w:r>
      <w:r w:rsidR="757BDE90">
        <w:rPr>
          <w:rFonts w:cs="Arial"/>
        </w:rPr>
        <w:t>8</w:t>
      </w:r>
      <w:r w:rsidR="13744D73">
        <w:rPr>
          <w:rFonts w:cs="Arial"/>
        </w:rPr>
        <w:t>.4</w:t>
      </w:r>
      <w:r w:rsidRPr="005516F3">
        <w:rPr>
          <w:rFonts w:cs="Arial"/>
        </w:rPr>
        <w:t xml:space="preserve">% to </w:t>
      </w:r>
      <w:r w:rsidRPr="005516F3" w:rsidR="13744D73">
        <w:rPr>
          <w:rFonts w:cs="Arial"/>
        </w:rPr>
        <w:t>5</w:t>
      </w:r>
      <w:r w:rsidR="13744D73">
        <w:rPr>
          <w:rFonts w:cs="Arial"/>
        </w:rPr>
        <w:t>7.8</w:t>
      </w:r>
      <w:r w:rsidRPr="005516F3">
        <w:rPr>
          <w:rFonts w:cs="Arial"/>
        </w:rPr>
        <w:t>% across the options with assumed 80% capture rate</w:t>
      </w:r>
      <w:r w:rsidRPr="005516F3" w:rsidR="00554C21">
        <w:rPr>
          <w:rStyle w:val="FootnoteReference"/>
          <w:rFonts w:eastAsia="SimSun" w:cs="Arial"/>
        </w:rPr>
        <w:footnoteReference w:id="391"/>
      </w:r>
      <w:r w:rsidRPr="005516F3">
        <w:rPr>
          <w:rFonts w:cs="Arial"/>
        </w:rPr>
        <w:t>.</w:t>
      </w:r>
    </w:p>
    <w:p w:rsidRPr="0015713D" w:rsidR="0015713D" w:rsidP="0015713D" w:rsidRDefault="0015713D" w14:paraId="549EEC54" w14:textId="77777777">
      <w:pPr>
        <w:autoSpaceDE w:val="0"/>
        <w:autoSpaceDN w:val="0"/>
        <w:adjustRightInd w:val="0"/>
        <w:spacing w:after="160" w:line="276" w:lineRule="auto"/>
        <w:ind w:left="360"/>
        <w:contextualSpacing/>
        <w:jc w:val="both"/>
        <w:rPr>
          <w:rFonts w:cs="Arial"/>
        </w:rPr>
      </w:pPr>
    </w:p>
    <w:p w:rsidRPr="00451F33" w:rsidR="00554C21" w:rsidP="00554C21" w:rsidRDefault="00554C21" w14:paraId="2AD278B2" w14:textId="482A0C08">
      <w:pPr>
        <w:rPr>
          <w:rFonts w:cs="Arial"/>
          <w:b/>
          <w:szCs w:val="28"/>
        </w:rPr>
      </w:pPr>
      <w:r w:rsidRPr="005516F3">
        <w:rPr>
          <w:rFonts w:cs="Arial"/>
          <w:b/>
          <w:szCs w:val="28"/>
        </w:rPr>
        <w:t xml:space="preserve">Table </w:t>
      </w:r>
      <w:r w:rsidRPr="005516F3" w:rsidR="005516F3">
        <w:rPr>
          <w:rFonts w:cs="Arial"/>
          <w:b/>
          <w:szCs w:val="28"/>
        </w:rPr>
        <w:t>5</w:t>
      </w:r>
      <w:r w:rsidR="00C737D7">
        <w:rPr>
          <w:rFonts w:cs="Arial"/>
          <w:b/>
          <w:szCs w:val="28"/>
        </w:rPr>
        <w:t>2</w:t>
      </w:r>
      <w:r w:rsidRPr="005516F3">
        <w:rPr>
          <w:rFonts w:cs="Arial"/>
          <w:b/>
          <w:szCs w:val="28"/>
        </w:rPr>
        <w:t>: NHM scenarios’ GHG emissions savings, in MtCO</w:t>
      </w:r>
      <w:r w:rsidRPr="005516F3">
        <w:rPr>
          <w:rFonts w:cs="Arial"/>
          <w:b/>
          <w:szCs w:val="28"/>
          <w:vertAlign w:val="subscript"/>
        </w:rPr>
        <w:t>2</w:t>
      </w:r>
      <w:r w:rsidRPr="005516F3">
        <w:rPr>
          <w:rFonts w:cs="Arial"/>
          <w:b/>
          <w:szCs w:val="28"/>
        </w:rPr>
        <w:t>e</w:t>
      </w:r>
    </w:p>
    <w:tbl>
      <w:tblPr>
        <w:tblStyle w:val="TableGrid1"/>
        <w:tblW w:w="10284" w:type="dxa"/>
        <w:jc w:val="center"/>
        <w:tblLook w:val="04A0" w:firstRow="1" w:lastRow="0" w:firstColumn="1" w:lastColumn="0" w:noHBand="0" w:noVBand="1"/>
      </w:tblPr>
      <w:tblGrid>
        <w:gridCol w:w="2689"/>
        <w:gridCol w:w="3827"/>
        <w:gridCol w:w="3768"/>
      </w:tblGrid>
      <w:tr w:rsidRPr="005516F3" w:rsidR="00554C21" w:rsidTr="0015713D" w14:paraId="09C8D280" w14:textId="77777777">
        <w:trPr>
          <w:trHeight w:val="105"/>
          <w:jc w:val="center"/>
        </w:trPr>
        <w:tc>
          <w:tcPr>
            <w:tcW w:w="2689" w:type="dxa"/>
          </w:tcPr>
          <w:p w:rsidRPr="005516F3" w:rsidR="00554C21" w:rsidP="001862D1" w:rsidRDefault="00554C21" w14:paraId="5C4719ED" w14:textId="77777777">
            <w:pPr>
              <w:jc w:val="center"/>
              <w:rPr>
                <w:rFonts w:cs="Arial"/>
                <w:b/>
                <w:bCs/>
                <w:sz w:val="22"/>
                <w:szCs w:val="28"/>
              </w:rPr>
            </w:pPr>
            <w:r w:rsidRPr="005516F3">
              <w:rPr>
                <w:rFonts w:cs="Arial"/>
                <w:b/>
                <w:bCs/>
                <w:sz w:val="22"/>
                <w:szCs w:val="28"/>
              </w:rPr>
              <w:t>NHM scenarios</w:t>
            </w:r>
          </w:p>
        </w:tc>
        <w:tc>
          <w:tcPr>
            <w:tcW w:w="3827" w:type="dxa"/>
          </w:tcPr>
          <w:p w:rsidRPr="005516F3" w:rsidR="00554C21" w:rsidP="001862D1" w:rsidRDefault="00554C21" w14:paraId="2EBA8D8A" w14:textId="1B1A506A">
            <w:pPr>
              <w:jc w:val="center"/>
              <w:rPr>
                <w:rFonts w:cs="Arial"/>
                <w:b/>
                <w:bCs/>
                <w:sz w:val="22"/>
                <w:szCs w:val="28"/>
              </w:rPr>
            </w:pPr>
            <w:r w:rsidRPr="005516F3">
              <w:rPr>
                <w:rFonts w:cs="Arial"/>
                <w:b/>
                <w:bCs/>
                <w:sz w:val="22"/>
                <w:szCs w:val="28"/>
              </w:rPr>
              <w:t>202</w:t>
            </w:r>
            <w:r w:rsidR="00FA5B0F">
              <w:rPr>
                <w:rFonts w:cs="Arial"/>
                <w:b/>
                <w:bCs/>
                <w:sz w:val="22"/>
                <w:szCs w:val="28"/>
              </w:rPr>
              <w:t>5</w:t>
            </w:r>
            <w:r w:rsidRPr="005516F3">
              <w:rPr>
                <w:rFonts w:cs="Arial"/>
                <w:b/>
                <w:bCs/>
                <w:sz w:val="22"/>
                <w:szCs w:val="28"/>
              </w:rPr>
              <w:t>-2035</w:t>
            </w:r>
          </w:p>
        </w:tc>
        <w:tc>
          <w:tcPr>
            <w:tcW w:w="3768" w:type="dxa"/>
          </w:tcPr>
          <w:p w:rsidRPr="005516F3" w:rsidR="00554C21" w:rsidP="001862D1" w:rsidRDefault="00554C21" w14:paraId="45D4A4F3" w14:textId="77777777">
            <w:pPr>
              <w:jc w:val="center"/>
              <w:rPr>
                <w:rFonts w:cs="Arial"/>
                <w:b/>
                <w:bCs/>
                <w:sz w:val="22"/>
                <w:szCs w:val="28"/>
              </w:rPr>
            </w:pPr>
            <w:r w:rsidRPr="005516F3">
              <w:rPr>
                <w:rFonts w:cs="Arial"/>
                <w:b/>
                <w:bCs/>
                <w:sz w:val="22"/>
                <w:szCs w:val="28"/>
              </w:rPr>
              <w:t>5</w:t>
            </w:r>
            <w:r w:rsidRPr="005516F3">
              <w:rPr>
                <w:rFonts w:cs="Arial"/>
                <w:b/>
                <w:bCs/>
                <w:sz w:val="22"/>
                <w:szCs w:val="28"/>
                <w:vertAlign w:val="superscript"/>
              </w:rPr>
              <w:t>th</w:t>
            </w:r>
            <w:r w:rsidRPr="005516F3">
              <w:rPr>
                <w:rFonts w:cs="Arial"/>
                <w:b/>
                <w:bCs/>
                <w:sz w:val="22"/>
                <w:szCs w:val="28"/>
              </w:rPr>
              <w:t xml:space="preserve"> carbon budget (2028-2032)</w:t>
            </w:r>
          </w:p>
        </w:tc>
      </w:tr>
      <w:tr w:rsidRPr="005516F3" w:rsidR="00554C21" w:rsidTr="0015713D" w14:paraId="13FD4A95" w14:textId="77777777">
        <w:trPr>
          <w:trHeight w:val="162"/>
          <w:jc w:val="center"/>
        </w:trPr>
        <w:tc>
          <w:tcPr>
            <w:tcW w:w="2689" w:type="dxa"/>
          </w:tcPr>
          <w:p w:rsidRPr="005516F3" w:rsidR="00554C21" w:rsidP="001862D1" w:rsidRDefault="00554C21" w14:paraId="78403244" w14:textId="77777777">
            <w:pPr>
              <w:jc w:val="center"/>
              <w:rPr>
                <w:rFonts w:cs="Arial"/>
                <w:sz w:val="22"/>
                <w:szCs w:val="28"/>
              </w:rPr>
            </w:pPr>
            <w:r w:rsidRPr="005516F3">
              <w:rPr>
                <w:rFonts w:cs="Arial"/>
                <w:sz w:val="22"/>
                <w:szCs w:val="28"/>
              </w:rPr>
              <w:t>Option 1nhm</w:t>
            </w:r>
          </w:p>
        </w:tc>
        <w:tc>
          <w:tcPr>
            <w:tcW w:w="3827" w:type="dxa"/>
          </w:tcPr>
          <w:p w:rsidRPr="005516F3" w:rsidR="00554C21" w:rsidP="005516F3" w:rsidRDefault="00554C21" w14:paraId="51D55CA1" w14:textId="6CACA260">
            <w:pPr>
              <w:rPr>
                <w:rFonts w:cs="Arial"/>
                <w:sz w:val="22"/>
                <w:szCs w:val="28"/>
              </w:rPr>
            </w:pPr>
            <w:r w:rsidRPr="005516F3">
              <w:rPr>
                <w:rFonts w:cs="Arial"/>
                <w:sz w:val="22"/>
                <w:szCs w:val="28"/>
              </w:rPr>
              <w:t>-9.</w:t>
            </w:r>
            <w:r w:rsidR="0093125E">
              <w:rPr>
                <w:rFonts w:cs="Arial"/>
                <w:sz w:val="22"/>
                <w:szCs w:val="28"/>
              </w:rPr>
              <w:t>4</w:t>
            </w:r>
            <w:r w:rsidRPr="005516F3" w:rsidR="0093125E">
              <w:rPr>
                <w:rFonts w:cs="Arial"/>
                <w:sz w:val="22"/>
                <w:szCs w:val="28"/>
              </w:rPr>
              <w:t xml:space="preserve">Mt </w:t>
            </w:r>
            <w:r w:rsidRPr="005516F3">
              <w:rPr>
                <w:rFonts w:cs="Arial"/>
                <w:sz w:val="22"/>
                <w:szCs w:val="28"/>
              </w:rPr>
              <w:t>traded, -15.8Mt non-traded</w:t>
            </w:r>
          </w:p>
        </w:tc>
        <w:tc>
          <w:tcPr>
            <w:tcW w:w="3768" w:type="dxa"/>
          </w:tcPr>
          <w:p w:rsidRPr="005516F3" w:rsidR="00554C21" w:rsidP="005516F3" w:rsidRDefault="00554C21" w14:paraId="5DE77841" w14:textId="194D93A6">
            <w:pPr>
              <w:rPr>
                <w:rFonts w:cs="Arial"/>
                <w:sz w:val="22"/>
                <w:szCs w:val="28"/>
              </w:rPr>
            </w:pPr>
            <w:r w:rsidRPr="005516F3">
              <w:rPr>
                <w:rFonts w:cs="Arial"/>
                <w:sz w:val="22"/>
                <w:szCs w:val="28"/>
              </w:rPr>
              <w:t>-4.2Mt traded, -7.6Mt non-traded</w:t>
            </w:r>
          </w:p>
        </w:tc>
      </w:tr>
      <w:tr w:rsidRPr="005516F3" w:rsidR="00554C21" w:rsidTr="0015713D" w14:paraId="30AC3300" w14:textId="77777777">
        <w:trPr>
          <w:trHeight w:val="105"/>
          <w:jc w:val="center"/>
        </w:trPr>
        <w:tc>
          <w:tcPr>
            <w:tcW w:w="2689" w:type="dxa"/>
          </w:tcPr>
          <w:p w:rsidRPr="005516F3" w:rsidR="00554C21" w:rsidP="001862D1" w:rsidRDefault="00554C21" w14:paraId="7722E375" w14:textId="77777777">
            <w:pPr>
              <w:jc w:val="center"/>
              <w:rPr>
                <w:rFonts w:cs="Arial"/>
                <w:sz w:val="22"/>
                <w:szCs w:val="28"/>
              </w:rPr>
            </w:pPr>
            <w:r w:rsidRPr="005516F3">
              <w:rPr>
                <w:rFonts w:cs="Arial"/>
                <w:sz w:val="22"/>
                <w:szCs w:val="28"/>
              </w:rPr>
              <w:t>Option 2nhm</w:t>
            </w:r>
          </w:p>
        </w:tc>
        <w:tc>
          <w:tcPr>
            <w:tcW w:w="3827" w:type="dxa"/>
          </w:tcPr>
          <w:p w:rsidRPr="005516F3" w:rsidR="00554C21" w:rsidP="005516F3" w:rsidRDefault="00554C21" w14:paraId="107CFB97" w14:textId="4071CC1E">
            <w:pPr>
              <w:rPr>
                <w:rFonts w:cs="Arial"/>
                <w:sz w:val="22"/>
                <w:szCs w:val="28"/>
              </w:rPr>
            </w:pPr>
            <w:r w:rsidRPr="005516F3">
              <w:rPr>
                <w:rFonts w:cs="Arial"/>
                <w:sz w:val="22"/>
                <w:szCs w:val="28"/>
              </w:rPr>
              <w:t>-15.</w:t>
            </w:r>
            <w:r w:rsidR="002B68B5">
              <w:rPr>
                <w:rFonts w:cs="Arial"/>
                <w:sz w:val="22"/>
                <w:szCs w:val="28"/>
              </w:rPr>
              <w:t>7</w:t>
            </w:r>
            <w:r w:rsidRPr="005516F3" w:rsidR="002B68B5">
              <w:rPr>
                <w:rFonts w:cs="Arial"/>
                <w:sz w:val="22"/>
                <w:szCs w:val="28"/>
              </w:rPr>
              <w:t xml:space="preserve">Mt </w:t>
            </w:r>
            <w:r w:rsidRPr="005516F3">
              <w:rPr>
                <w:rFonts w:cs="Arial"/>
                <w:sz w:val="22"/>
                <w:szCs w:val="28"/>
              </w:rPr>
              <w:t>traded, -24.1Mt non-traded</w:t>
            </w:r>
          </w:p>
        </w:tc>
        <w:tc>
          <w:tcPr>
            <w:tcW w:w="3768" w:type="dxa"/>
          </w:tcPr>
          <w:p w:rsidRPr="005516F3" w:rsidR="00554C21" w:rsidP="005516F3" w:rsidRDefault="00554C21" w14:paraId="25CC7B8A" w14:textId="35DE2CE5">
            <w:pPr>
              <w:rPr>
                <w:rFonts w:cs="Arial"/>
                <w:sz w:val="22"/>
                <w:szCs w:val="28"/>
              </w:rPr>
            </w:pPr>
            <w:r w:rsidRPr="005516F3">
              <w:rPr>
                <w:rFonts w:cs="Arial"/>
                <w:sz w:val="22"/>
                <w:szCs w:val="28"/>
              </w:rPr>
              <w:t>-7.</w:t>
            </w:r>
            <w:r w:rsidR="0093125E">
              <w:rPr>
                <w:rFonts w:cs="Arial"/>
                <w:sz w:val="22"/>
                <w:szCs w:val="28"/>
              </w:rPr>
              <w:t>8</w:t>
            </w:r>
            <w:r w:rsidRPr="005516F3" w:rsidR="0093125E">
              <w:rPr>
                <w:rFonts w:cs="Arial"/>
                <w:sz w:val="22"/>
                <w:szCs w:val="28"/>
              </w:rPr>
              <w:t xml:space="preserve">Mt </w:t>
            </w:r>
            <w:r w:rsidRPr="005516F3">
              <w:rPr>
                <w:rFonts w:cs="Arial"/>
                <w:sz w:val="22"/>
                <w:szCs w:val="28"/>
              </w:rPr>
              <w:t>traded, -11.9Mt non-traded</w:t>
            </w:r>
          </w:p>
        </w:tc>
      </w:tr>
    </w:tbl>
    <w:p w:rsidRPr="00451F33" w:rsidR="00554C21" w:rsidP="00554C21" w:rsidRDefault="00554C21" w14:paraId="592D66FB" w14:textId="3E6F72DA">
      <w:pPr>
        <w:jc w:val="both"/>
        <w:rPr>
          <w:rFonts w:cs="Arial"/>
          <w:sz w:val="22"/>
        </w:rPr>
      </w:pPr>
      <w:r w:rsidRPr="00451F33">
        <w:rPr>
          <w:rFonts w:cs="Arial"/>
          <w:sz w:val="22"/>
        </w:rPr>
        <w:t>Source: Defra</w:t>
      </w:r>
      <w:r w:rsidR="00641A00">
        <w:rPr>
          <w:rFonts w:cs="Arial"/>
          <w:sz w:val="22"/>
        </w:rPr>
        <w:t>’s</w:t>
      </w:r>
      <w:r w:rsidRPr="00451F33">
        <w:rPr>
          <w:rFonts w:cs="Arial"/>
          <w:sz w:val="22"/>
        </w:rPr>
        <w:t xml:space="preserve"> analysis</w:t>
      </w:r>
    </w:p>
    <w:p w:rsidRPr="00451F33" w:rsidR="00554C21" w:rsidP="00554C21" w:rsidRDefault="00554C21" w14:paraId="3DD49F2C" w14:textId="77777777">
      <w:pPr>
        <w:jc w:val="both"/>
        <w:rPr>
          <w:rFonts w:cs="Arial"/>
        </w:rPr>
      </w:pPr>
    </w:p>
    <w:p w:rsidRPr="005516F3" w:rsidR="00554C21" w:rsidP="00554C21" w:rsidRDefault="00554C21" w14:paraId="20EB3BB8" w14:textId="00D724A5">
      <w:pPr>
        <w:jc w:val="both"/>
        <w:rPr>
          <w:rFonts w:cs="Arial"/>
        </w:rPr>
      </w:pPr>
      <w:r w:rsidRPr="00451F33">
        <w:rPr>
          <w:rFonts w:cs="Arial"/>
        </w:rPr>
        <w:t xml:space="preserve">This means that monetary values for the GHGs emissions savings are also higher for the NHM sector. </w:t>
      </w:r>
      <w:r w:rsidRPr="005516F3">
        <w:rPr>
          <w:rFonts w:cs="Arial"/>
        </w:rPr>
        <w:t xml:space="preserve">Table </w:t>
      </w:r>
      <w:r w:rsidRPr="005516F3" w:rsidR="005516F3">
        <w:rPr>
          <w:rFonts w:cs="Arial"/>
        </w:rPr>
        <w:t>5</w:t>
      </w:r>
      <w:r w:rsidR="00C737D7">
        <w:rPr>
          <w:rFonts w:cs="Arial"/>
        </w:rPr>
        <w:t>3</w:t>
      </w:r>
      <w:r w:rsidRPr="005516F3">
        <w:rPr>
          <w:rFonts w:cs="Arial"/>
        </w:rPr>
        <w:t xml:space="preserve"> shows the estimated savings for different NHM options.</w:t>
      </w:r>
    </w:p>
    <w:p w:rsidRPr="005516F3" w:rsidR="00554C21" w:rsidP="00554C21" w:rsidRDefault="00554C21" w14:paraId="7B5EC86C" w14:textId="77777777">
      <w:pPr>
        <w:jc w:val="both"/>
        <w:rPr>
          <w:rFonts w:eastAsia="Calibri" w:cs="Arial"/>
          <w:szCs w:val="22"/>
        </w:rPr>
      </w:pPr>
    </w:p>
    <w:p w:rsidR="00633961" w:rsidP="00554C21" w:rsidRDefault="00633961" w14:paraId="7BF3DCB2" w14:textId="77777777">
      <w:pPr>
        <w:jc w:val="both"/>
        <w:rPr>
          <w:rFonts w:cs="Arial"/>
          <w:b/>
          <w:bCs/>
        </w:rPr>
      </w:pPr>
    </w:p>
    <w:p w:rsidRPr="00AC5C5F" w:rsidR="00554C21" w:rsidP="00554C21" w:rsidRDefault="00554C21" w14:paraId="595FEE73" w14:textId="6FD5E660">
      <w:pPr>
        <w:jc w:val="both"/>
        <w:rPr>
          <w:rFonts w:cs="Arial"/>
          <w:b/>
        </w:rPr>
      </w:pPr>
      <w:r w:rsidRPr="005516F3">
        <w:rPr>
          <w:rFonts w:cs="Arial"/>
          <w:b/>
          <w:bCs/>
        </w:rPr>
        <w:t xml:space="preserve">Table </w:t>
      </w:r>
      <w:r w:rsidRPr="005516F3" w:rsidR="005516F3">
        <w:rPr>
          <w:rFonts w:cs="Arial"/>
          <w:b/>
          <w:bCs/>
        </w:rPr>
        <w:t>5</w:t>
      </w:r>
      <w:r w:rsidR="00C737D7">
        <w:rPr>
          <w:rFonts w:cs="Arial"/>
          <w:b/>
          <w:bCs/>
        </w:rPr>
        <w:t>3</w:t>
      </w:r>
      <w:r w:rsidRPr="005516F3">
        <w:rPr>
          <w:rFonts w:cs="Arial"/>
          <w:b/>
          <w:bCs/>
        </w:rPr>
        <w:t>: NHM scenarios’ GHGs savings, in £bn, undiscounted central carbon prices (low and high)</w:t>
      </w:r>
    </w:p>
    <w:tbl>
      <w:tblPr>
        <w:tblStyle w:val="TableGrid1"/>
        <w:tblW w:w="0" w:type="auto"/>
        <w:jc w:val="center"/>
        <w:tblLook w:val="04A0" w:firstRow="1" w:lastRow="0" w:firstColumn="1" w:lastColumn="0" w:noHBand="0" w:noVBand="1"/>
      </w:tblPr>
      <w:tblGrid>
        <w:gridCol w:w="2830"/>
        <w:gridCol w:w="2764"/>
        <w:gridCol w:w="2765"/>
      </w:tblGrid>
      <w:tr w:rsidRPr="00050B94" w:rsidR="00554C21" w:rsidTr="001862D1" w14:paraId="5A97EC49" w14:textId="77777777">
        <w:trPr>
          <w:jc w:val="center"/>
        </w:trPr>
        <w:tc>
          <w:tcPr>
            <w:tcW w:w="2830" w:type="dxa"/>
          </w:tcPr>
          <w:p w:rsidRPr="000D2773" w:rsidR="00554C21" w:rsidP="001862D1" w:rsidRDefault="00554C21" w14:paraId="504B99DA" w14:textId="77777777">
            <w:pPr>
              <w:jc w:val="both"/>
              <w:rPr>
                <w:rFonts w:eastAsia="Arial" w:cs="Arial"/>
                <w:b/>
                <w:bCs/>
                <w:sz w:val="22"/>
                <w:szCs w:val="22"/>
              </w:rPr>
            </w:pPr>
            <w:r w:rsidRPr="000D2773">
              <w:rPr>
                <w:rFonts w:eastAsia="Arial" w:cs="Arial"/>
                <w:b/>
                <w:bCs/>
                <w:sz w:val="22"/>
                <w:szCs w:val="22"/>
              </w:rPr>
              <w:t>NHM scenarios</w:t>
            </w:r>
          </w:p>
        </w:tc>
        <w:tc>
          <w:tcPr>
            <w:tcW w:w="2764" w:type="dxa"/>
          </w:tcPr>
          <w:p w:rsidRPr="000D2773" w:rsidR="00554C21" w:rsidP="001862D1" w:rsidRDefault="00554C21" w14:paraId="7F5A257F" w14:textId="5B8BABAD">
            <w:pPr>
              <w:jc w:val="center"/>
              <w:rPr>
                <w:rFonts w:eastAsia="Arial" w:cs="Arial"/>
                <w:b/>
                <w:bCs/>
                <w:sz w:val="22"/>
                <w:szCs w:val="22"/>
              </w:rPr>
            </w:pPr>
            <w:r w:rsidRPr="000D2773">
              <w:rPr>
                <w:rFonts w:eastAsia="Arial" w:cs="Arial"/>
                <w:b/>
                <w:bCs/>
                <w:sz w:val="22"/>
                <w:szCs w:val="22"/>
              </w:rPr>
              <w:t>202</w:t>
            </w:r>
            <w:r w:rsidR="00FA5B0F">
              <w:rPr>
                <w:rFonts w:eastAsia="Arial" w:cs="Arial"/>
                <w:b/>
                <w:bCs/>
                <w:sz w:val="22"/>
                <w:szCs w:val="22"/>
              </w:rPr>
              <w:t>5</w:t>
            </w:r>
            <w:r w:rsidRPr="000D2773">
              <w:rPr>
                <w:rFonts w:eastAsia="Arial" w:cs="Arial"/>
                <w:b/>
                <w:bCs/>
                <w:sz w:val="22"/>
                <w:szCs w:val="22"/>
              </w:rPr>
              <w:t>-2035</w:t>
            </w:r>
          </w:p>
        </w:tc>
        <w:tc>
          <w:tcPr>
            <w:tcW w:w="2765" w:type="dxa"/>
          </w:tcPr>
          <w:p w:rsidRPr="000D2773" w:rsidR="00554C21" w:rsidP="001862D1" w:rsidRDefault="00554C21" w14:paraId="405D6928" w14:textId="77777777">
            <w:pPr>
              <w:jc w:val="center"/>
              <w:rPr>
                <w:rFonts w:eastAsia="Arial" w:cs="Arial"/>
                <w:b/>
                <w:bCs/>
                <w:sz w:val="22"/>
                <w:szCs w:val="22"/>
              </w:rPr>
            </w:pPr>
            <w:r w:rsidRPr="000D2773">
              <w:rPr>
                <w:rFonts w:eastAsia="Arial" w:cs="Arial"/>
                <w:b/>
                <w:bCs/>
                <w:sz w:val="22"/>
                <w:szCs w:val="22"/>
              </w:rPr>
              <w:t>5</w:t>
            </w:r>
            <w:r w:rsidRPr="000D2773">
              <w:rPr>
                <w:rFonts w:eastAsia="Arial" w:cs="Arial"/>
                <w:b/>
                <w:bCs/>
                <w:sz w:val="22"/>
                <w:szCs w:val="22"/>
                <w:vertAlign w:val="superscript"/>
              </w:rPr>
              <w:t>th</w:t>
            </w:r>
            <w:r w:rsidRPr="000D2773">
              <w:rPr>
                <w:rFonts w:eastAsia="Arial" w:cs="Arial"/>
                <w:b/>
                <w:bCs/>
                <w:sz w:val="22"/>
                <w:szCs w:val="22"/>
              </w:rPr>
              <w:t xml:space="preserve"> carbon budget (2028 – 2032)</w:t>
            </w:r>
          </w:p>
        </w:tc>
      </w:tr>
      <w:tr w:rsidRPr="00050B94" w:rsidR="00554C21" w:rsidTr="00C05BDB" w14:paraId="09B39B45" w14:textId="77777777">
        <w:trPr>
          <w:trHeight w:val="420"/>
          <w:jc w:val="center"/>
        </w:trPr>
        <w:tc>
          <w:tcPr>
            <w:tcW w:w="2830" w:type="dxa"/>
          </w:tcPr>
          <w:p w:rsidRPr="000D2773" w:rsidR="00554C21" w:rsidP="001862D1" w:rsidRDefault="00554C21" w14:paraId="115094AC" w14:textId="77777777">
            <w:pPr>
              <w:jc w:val="both"/>
              <w:rPr>
                <w:rFonts w:eastAsia="Arial" w:cs="Arial"/>
                <w:sz w:val="22"/>
                <w:szCs w:val="22"/>
              </w:rPr>
            </w:pPr>
            <w:r w:rsidRPr="000D2773">
              <w:rPr>
                <w:rFonts w:eastAsia="Arial" w:cs="Arial"/>
                <w:sz w:val="22"/>
                <w:szCs w:val="22"/>
              </w:rPr>
              <w:t>Option 1nhm</w:t>
            </w:r>
          </w:p>
        </w:tc>
        <w:tc>
          <w:tcPr>
            <w:tcW w:w="2764" w:type="dxa"/>
          </w:tcPr>
          <w:p w:rsidRPr="000D2773" w:rsidR="00554C21" w:rsidP="001862D1" w:rsidRDefault="00554C21" w14:paraId="5B645064" w14:textId="77777777">
            <w:pPr>
              <w:jc w:val="center"/>
              <w:rPr>
                <w:rFonts w:eastAsia="Arial" w:cs="Arial"/>
                <w:sz w:val="22"/>
                <w:szCs w:val="22"/>
              </w:rPr>
            </w:pPr>
            <w:r w:rsidRPr="000D2773">
              <w:rPr>
                <w:rFonts w:eastAsia="Arial" w:cs="Arial"/>
                <w:sz w:val="22"/>
                <w:szCs w:val="22"/>
              </w:rPr>
              <w:t>-£7.1bn</w:t>
            </w:r>
          </w:p>
          <w:p w:rsidRPr="000D2773" w:rsidR="00554C21" w:rsidP="00C05BDB" w:rsidRDefault="00554C21" w14:paraId="197B9221" w14:textId="1EEFCD11">
            <w:pPr>
              <w:jc w:val="center"/>
              <w:rPr>
                <w:rFonts w:eastAsia="Arial" w:cs="Arial"/>
                <w:sz w:val="22"/>
                <w:szCs w:val="22"/>
              </w:rPr>
            </w:pPr>
            <w:r w:rsidRPr="000D2773">
              <w:rPr>
                <w:rFonts w:eastAsia="Arial" w:cs="Arial"/>
                <w:sz w:val="22"/>
                <w:szCs w:val="22"/>
              </w:rPr>
              <w:t>(-£3.</w:t>
            </w:r>
            <w:r w:rsidRPr="000D2773" w:rsidR="0093125E">
              <w:rPr>
                <w:rFonts w:eastAsia="Arial" w:cs="Arial"/>
                <w:sz w:val="22"/>
                <w:szCs w:val="22"/>
              </w:rPr>
              <w:t>6bn</w:t>
            </w:r>
            <w:r w:rsidRPr="000D2773">
              <w:rPr>
                <w:rFonts w:eastAsia="Arial" w:cs="Arial"/>
                <w:sz w:val="22"/>
                <w:szCs w:val="22"/>
              </w:rPr>
              <w:t>, -£10.</w:t>
            </w:r>
            <w:r w:rsidRPr="000D2773" w:rsidR="0093125E">
              <w:rPr>
                <w:rFonts w:eastAsia="Arial" w:cs="Arial"/>
                <w:sz w:val="22"/>
                <w:szCs w:val="22"/>
              </w:rPr>
              <w:t>7bn</w:t>
            </w:r>
            <w:r w:rsidRPr="000D2773">
              <w:rPr>
                <w:rFonts w:eastAsia="Arial" w:cs="Arial"/>
                <w:sz w:val="22"/>
                <w:szCs w:val="22"/>
              </w:rPr>
              <w:t>)</w:t>
            </w:r>
          </w:p>
        </w:tc>
        <w:tc>
          <w:tcPr>
            <w:tcW w:w="2765" w:type="dxa"/>
          </w:tcPr>
          <w:p w:rsidRPr="000D2773" w:rsidR="00554C21" w:rsidP="001862D1" w:rsidRDefault="00554C21" w14:paraId="34A1B349" w14:textId="77777777">
            <w:pPr>
              <w:jc w:val="center"/>
              <w:rPr>
                <w:rFonts w:eastAsia="Arial" w:cs="Arial"/>
                <w:sz w:val="22"/>
                <w:szCs w:val="22"/>
              </w:rPr>
            </w:pPr>
            <w:r w:rsidRPr="000D2773">
              <w:rPr>
                <w:rFonts w:eastAsia="Arial" w:cs="Arial"/>
                <w:sz w:val="22"/>
                <w:szCs w:val="22"/>
              </w:rPr>
              <w:t>-£3.3bn</w:t>
            </w:r>
          </w:p>
          <w:p w:rsidRPr="000D2773" w:rsidR="00554C21" w:rsidP="00C05BDB" w:rsidRDefault="00554C21" w14:paraId="3C2244BB" w14:textId="5E300EB4">
            <w:pPr>
              <w:jc w:val="center"/>
              <w:rPr>
                <w:rFonts w:eastAsia="Arial" w:cs="Arial"/>
                <w:sz w:val="22"/>
                <w:szCs w:val="22"/>
              </w:rPr>
            </w:pPr>
            <w:r w:rsidRPr="000D2773">
              <w:rPr>
                <w:rFonts w:eastAsia="Arial" w:cs="Arial"/>
                <w:sz w:val="22"/>
                <w:szCs w:val="22"/>
              </w:rPr>
              <w:t>(-£1.7bn, -£5.0bn)</w:t>
            </w:r>
          </w:p>
        </w:tc>
      </w:tr>
      <w:tr w:rsidRPr="00050B94" w:rsidR="00554C21" w:rsidTr="001862D1" w14:paraId="28666607" w14:textId="77777777">
        <w:trPr>
          <w:jc w:val="center"/>
        </w:trPr>
        <w:tc>
          <w:tcPr>
            <w:tcW w:w="2830" w:type="dxa"/>
          </w:tcPr>
          <w:p w:rsidRPr="000D2773" w:rsidR="00554C21" w:rsidP="001862D1" w:rsidRDefault="00554C21" w14:paraId="4A5857AB" w14:textId="77777777">
            <w:pPr>
              <w:jc w:val="both"/>
              <w:rPr>
                <w:rFonts w:eastAsia="Arial" w:cs="Arial"/>
                <w:sz w:val="22"/>
                <w:szCs w:val="22"/>
              </w:rPr>
            </w:pPr>
            <w:r w:rsidRPr="000D2773">
              <w:rPr>
                <w:rFonts w:eastAsia="Arial" w:cs="Arial"/>
                <w:sz w:val="22"/>
                <w:szCs w:val="22"/>
              </w:rPr>
              <w:t>Option 2nhm</w:t>
            </w:r>
          </w:p>
        </w:tc>
        <w:tc>
          <w:tcPr>
            <w:tcW w:w="2764" w:type="dxa"/>
          </w:tcPr>
          <w:p w:rsidRPr="000D2773" w:rsidR="00554C21" w:rsidP="001862D1" w:rsidRDefault="00554C21" w14:paraId="3A281E67" w14:textId="77777777">
            <w:pPr>
              <w:jc w:val="center"/>
              <w:rPr>
                <w:rFonts w:eastAsia="Arial" w:cs="Arial"/>
                <w:sz w:val="22"/>
                <w:szCs w:val="22"/>
              </w:rPr>
            </w:pPr>
            <w:r w:rsidRPr="000D2773">
              <w:rPr>
                <w:rFonts w:eastAsia="Arial" w:cs="Arial"/>
                <w:sz w:val="22"/>
                <w:szCs w:val="22"/>
              </w:rPr>
              <w:t>-£11.3bn</w:t>
            </w:r>
          </w:p>
          <w:p w:rsidRPr="000D2773" w:rsidR="00554C21" w:rsidP="001862D1" w:rsidRDefault="00554C21" w14:paraId="302322BF" w14:textId="7D6DD086">
            <w:pPr>
              <w:jc w:val="center"/>
              <w:rPr>
                <w:rFonts w:eastAsia="Arial" w:cs="Arial"/>
                <w:sz w:val="22"/>
                <w:szCs w:val="22"/>
              </w:rPr>
            </w:pPr>
            <w:r w:rsidRPr="000D2773">
              <w:rPr>
                <w:rFonts w:eastAsia="Arial" w:cs="Arial"/>
                <w:sz w:val="22"/>
                <w:szCs w:val="22"/>
              </w:rPr>
              <w:t>(-£5.</w:t>
            </w:r>
            <w:r w:rsidRPr="000D2773" w:rsidR="0093125E">
              <w:rPr>
                <w:rFonts w:eastAsia="Arial" w:cs="Arial"/>
                <w:sz w:val="22"/>
                <w:szCs w:val="22"/>
              </w:rPr>
              <w:t>7bn</w:t>
            </w:r>
            <w:r w:rsidRPr="000D2773">
              <w:rPr>
                <w:rFonts w:eastAsia="Arial" w:cs="Arial"/>
                <w:sz w:val="22"/>
                <w:szCs w:val="22"/>
              </w:rPr>
              <w:t>, -£1</w:t>
            </w:r>
            <w:r w:rsidRPr="000D2773" w:rsidR="0093125E">
              <w:rPr>
                <w:rFonts w:eastAsia="Arial" w:cs="Arial"/>
                <w:sz w:val="22"/>
                <w:szCs w:val="22"/>
              </w:rPr>
              <w:t>7.0</w:t>
            </w:r>
            <w:r w:rsidRPr="000D2773">
              <w:rPr>
                <w:rFonts w:eastAsia="Arial" w:cs="Arial"/>
                <w:sz w:val="22"/>
                <w:szCs w:val="22"/>
              </w:rPr>
              <w:t>bn)</w:t>
            </w:r>
          </w:p>
        </w:tc>
        <w:tc>
          <w:tcPr>
            <w:tcW w:w="2765" w:type="dxa"/>
          </w:tcPr>
          <w:p w:rsidRPr="000D2773" w:rsidR="00554C21" w:rsidP="001862D1" w:rsidRDefault="00554C21" w14:paraId="4EF8BE3F" w14:textId="77777777">
            <w:pPr>
              <w:jc w:val="center"/>
              <w:rPr>
                <w:rFonts w:eastAsia="Arial" w:cs="Arial"/>
                <w:sz w:val="22"/>
                <w:szCs w:val="22"/>
              </w:rPr>
            </w:pPr>
            <w:r w:rsidRPr="000D2773">
              <w:rPr>
                <w:rFonts w:eastAsia="Arial" w:cs="Arial"/>
                <w:sz w:val="22"/>
                <w:szCs w:val="22"/>
              </w:rPr>
              <w:t>-£5.5bn</w:t>
            </w:r>
          </w:p>
          <w:p w:rsidRPr="000D2773" w:rsidR="00554C21" w:rsidP="001862D1" w:rsidRDefault="00554C21" w14:paraId="37A74DF4" w14:textId="1A6F60D2">
            <w:pPr>
              <w:jc w:val="center"/>
              <w:rPr>
                <w:rFonts w:eastAsia="Arial" w:cs="Arial"/>
                <w:sz w:val="22"/>
                <w:szCs w:val="22"/>
              </w:rPr>
            </w:pPr>
            <w:r w:rsidRPr="000D2773">
              <w:rPr>
                <w:rFonts w:eastAsia="Arial" w:cs="Arial"/>
                <w:sz w:val="22"/>
                <w:szCs w:val="22"/>
              </w:rPr>
              <w:t>(-£2.</w:t>
            </w:r>
            <w:r w:rsidRPr="000D2773" w:rsidR="0093125E">
              <w:rPr>
                <w:rFonts w:eastAsia="Arial" w:cs="Arial"/>
                <w:sz w:val="22"/>
                <w:szCs w:val="22"/>
              </w:rPr>
              <w:t>8bn</w:t>
            </w:r>
            <w:r w:rsidRPr="000D2773">
              <w:rPr>
                <w:rFonts w:eastAsia="Arial" w:cs="Arial"/>
                <w:sz w:val="22"/>
                <w:szCs w:val="22"/>
              </w:rPr>
              <w:t>, -£8.</w:t>
            </w:r>
            <w:r w:rsidRPr="000D2773" w:rsidR="0093125E">
              <w:rPr>
                <w:rFonts w:eastAsia="Arial" w:cs="Arial"/>
                <w:sz w:val="22"/>
                <w:szCs w:val="22"/>
              </w:rPr>
              <w:t>3bn</w:t>
            </w:r>
            <w:r w:rsidRPr="000D2773">
              <w:rPr>
                <w:rFonts w:eastAsia="Arial" w:cs="Arial"/>
                <w:sz w:val="22"/>
                <w:szCs w:val="22"/>
              </w:rPr>
              <w:t>)</w:t>
            </w:r>
          </w:p>
        </w:tc>
      </w:tr>
    </w:tbl>
    <w:p w:rsidRPr="00451F33" w:rsidR="00554C21" w:rsidP="00554C21" w:rsidRDefault="00554C21" w14:paraId="7B64F2F4" w14:textId="2992393F">
      <w:pPr>
        <w:jc w:val="both"/>
        <w:rPr>
          <w:rFonts w:cs="Arial"/>
        </w:rPr>
      </w:pPr>
      <w:r w:rsidRPr="00451F33">
        <w:rPr>
          <w:rFonts w:cs="Arial"/>
          <w:sz w:val="22"/>
        </w:rPr>
        <w:t>Source: Defra</w:t>
      </w:r>
      <w:r w:rsidR="00641A00">
        <w:rPr>
          <w:rFonts w:cs="Arial"/>
          <w:sz w:val="22"/>
        </w:rPr>
        <w:t>’s</w:t>
      </w:r>
      <w:r w:rsidRPr="00451F33">
        <w:rPr>
          <w:rFonts w:cs="Arial"/>
          <w:sz w:val="22"/>
        </w:rPr>
        <w:t xml:space="preserve"> analysis</w:t>
      </w:r>
    </w:p>
    <w:p w:rsidRPr="00451F33" w:rsidR="00554C21" w:rsidP="00554C21" w:rsidRDefault="00554C21" w14:paraId="6AC987BA" w14:textId="77777777">
      <w:pPr>
        <w:jc w:val="both"/>
        <w:rPr>
          <w:rFonts w:cs="Arial"/>
        </w:rPr>
      </w:pPr>
    </w:p>
    <w:p w:rsidR="00554C21" w:rsidP="00554C21" w:rsidRDefault="00554C21" w14:paraId="5068EBF9" w14:textId="5B2922D2">
      <w:pPr>
        <w:jc w:val="both"/>
        <w:rPr>
          <w:rFonts w:cs="Arial"/>
        </w:rPr>
      </w:pPr>
      <w:r w:rsidRPr="00AC5C5F">
        <w:rPr>
          <w:rFonts w:cs="Arial"/>
        </w:rPr>
        <w:t>Tables</w:t>
      </w:r>
      <w:r w:rsidR="00AC5C5F">
        <w:rPr>
          <w:rFonts w:cs="Arial"/>
        </w:rPr>
        <w:t xml:space="preserve"> 5</w:t>
      </w:r>
      <w:r w:rsidR="00C737D7">
        <w:rPr>
          <w:rFonts w:cs="Arial"/>
        </w:rPr>
        <w:t>4</w:t>
      </w:r>
      <w:r w:rsidR="00AC5C5F">
        <w:rPr>
          <w:rFonts w:cs="Arial"/>
        </w:rPr>
        <w:t xml:space="preserve"> and 5</w:t>
      </w:r>
      <w:r w:rsidR="00C737D7">
        <w:rPr>
          <w:rFonts w:cs="Arial"/>
        </w:rPr>
        <w:t>5</w:t>
      </w:r>
      <w:r w:rsidRPr="00AC5C5F">
        <w:rPr>
          <w:rFonts w:cs="Arial"/>
        </w:rPr>
        <w:t xml:space="preserve"> present GHGs emissions savings with respect to </w:t>
      </w:r>
      <w:r w:rsidR="003E42F2">
        <w:rPr>
          <w:rFonts w:cs="Arial"/>
        </w:rPr>
        <w:t xml:space="preserve">the four </w:t>
      </w:r>
      <w:r w:rsidRPr="00AC5C5F">
        <w:rPr>
          <w:rFonts w:cs="Arial"/>
        </w:rPr>
        <w:t xml:space="preserve">municipal </w:t>
      </w:r>
      <w:r w:rsidR="003E42F2">
        <w:rPr>
          <w:rFonts w:cs="Arial"/>
        </w:rPr>
        <w:t>options.</w:t>
      </w:r>
      <w:r w:rsidRPr="00AC5C5F">
        <w:rPr>
          <w:rFonts w:cs="Arial"/>
        </w:rPr>
        <w:t xml:space="preserve"> Again, only the central estimates</w:t>
      </w:r>
      <w:r w:rsidRPr="00451F33">
        <w:rPr>
          <w:rFonts w:cs="Arial"/>
        </w:rPr>
        <w:t xml:space="preserve"> are presented, broken down into traded and non-traded emissions savings. Overall, the emission savings are between 15.6 MtCO</w:t>
      </w:r>
      <w:r w:rsidRPr="00451F33">
        <w:rPr>
          <w:rFonts w:cs="Arial"/>
          <w:vertAlign w:val="subscript"/>
        </w:rPr>
        <w:t>2</w:t>
      </w:r>
      <w:r w:rsidRPr="00451F33">
        <w:rPr>
          <w:rFonts w:cs="Arial"/>
        </w:rPr>
        <w:t>e and 24.</w:t>
      </w:r>
      <w:r w:rsidR="00AA20D4">
        <w:rPr>
          <w:rFonts w:cs="Arial"/>
        </w:rPr>
        <w:t>2</w:t>
      </w:r>
      <w:r w:rsidRPr="00451F33">
        <w:rPr>
          <w:rFonts w:cs="Arial"/>
        </w:rPr>
        <w:t xml:space="preserve"> MtCO</w:t>
      </w:r>
      <w:r w:rsidRPr="00451F33">
        <w:rPr>
          <w:rFonts w:cs="Arial"/>
          <w:vertAlign w:val="subscript"/>
        </w:rPr>
        <w:t>2</w:t>
      </w:r>
      <w:r w:rsidRPr="00451F33">
        <w:rPr>
          <w:rFonts w:cs="Arial"/>
        </w:rPr>
        <w:t>e over the period of the 5</w:t>
      </w:r>
      <w:r w:rsidRPr="00451F33">
        <w:rPr>
          <w:rFonts w:cs="Arial"/>
          <w:vertAlign w:val="superscript"/>
        </w:rPr>
        <w:t>th</w:t>
      </w:r>
      <w:r w:rsidRPr="00451F33">
        <w:rPr>
          <w:rFonts w:cs="Arial"/>
        </w:rPr>
        <w:t xml:space="preserve"> carbon budget. In general, the highest savings </w:t>
      </w:r>
      <w:r w:rsidRPr="00FF2E81">
        <w:rPr>
          <w:rFonts w:cs="Arial"/>
        </w:rPr>
        <w:t xml:space="preserve">are observed under Option 2M, but they are only marginally higher compared to Option 4M. </w:t>
      </w:r>
      <w:bookmarkStart w:name="_Hlk93419323" w:id="131"/>
      <w:r w:rsidRPr="00FF2E81" w:rsidDel="001B3B7F">
        <w:rPr>
          <w:rFonts w:cs="Arial"/>
        </w:rPr>
        <w:t>There are wider environmental and economic benefits associated with greater waste and recycling separation that have not been monetised at this stage (see Annex A).</w:t>
      </w:r>
      <w:r w:rsidRPr="00AC5C5F" w:rsidDel="001B3B7F">
        <w:rPr>
          <w:rFonts w:cs="Arial"/>
        </w:rPr>
        <w:t xml:space="preserve"> </w:t>
      </w:r>
      <w:bookmarkEnd w:id="131"/>
      <w:r w:rsidRPr="00AC5C5F">
        <w:rPr>
          <w:rFonts w:cs="Arial"/>
        </w:rPr>
        <w:t xml:space="preserve">Both Options 2M and 4M highlight the importance of including micro </w:t>
      </w:r>
      <w:r w:rsidR="006A0B59">
        <w:rPr>
          <w:rFonts w:cs="Arial"/>
        </w:rPr>
        <w:t>firms</w:t>
      </w:r>
      <w:r w:rsidRPr="00AC5C5F">
        <w:rPr>
          <w:rFonts w:cs="Arial"/>
        </w:rPr>
        <w:t xml:space="preserve"> in terms of carbon savings.</w:t>
      </w:r>
    </w:p>
    <w:p w:rsidR="001B3B7F" w:rsidP="00554C21" w:rsidRDefault="001B3B7F" w14:paraId="20821203" w14:textId="68534E4A">
      <w:pPr>
        <w:jc w:val="both"/>
        <w:rPr>
          <w:rFonts w:cs="Arial"/>
        </w:rPr>
      </w:pPr>
    </w:p>
    <w:p w:rsidRPr="00AC5C5F" w:rsidR="00554C21" w:rsidP="00AC5C5F" w:rsidRDefault="00554C21" w14:paraId="4BE1EE9A" w14:textId="1BFF82E4">
      <w:pPr>
        <w:rPr>
          <w:rFonts w:cs="Arial"/>
          <w:b/>
          <w:sz w:val="22"/>
          <w:szCs w:val="22"/>
        </w:rPr>
      </w:pPr>
      <w:r w:rsidRPr="00AC5C5F">
        <w:rPr>
          <w:rFonts w:cs="Arial"/>
          <w:b/>
        </w:rPr>
        <w:t xml:space="preserve">Table </w:t>
      </w:r>
      <w:r w:rsidRPr="00AC5C5F" w:rsidR="00AC5C5F">
        <w:rPr>
          <w:rFonts w:cs="Arial"/>
          <w:b/>
        </w:rPr>
        <w:t>5</w:t>
      </w:r>
      <w:r w:rsidR="00C737D7">
        <w:rPr>
          <w:rFonts w:cs="Arial"/>
          <w:b/>
        </w:rPr>
        <w:t>4</w:t>
      </w:r>
      <w:r w:rsidRPr="00AC5C5F">
        <w:rPr>
          <w:rFonts w:cs="Arial"/>
          <w:b/>
        </w:rPr>
        <w:t>: Municipal sector GHGs savings, in MtCO</w:t>
      </w:r>
      <w:r w:rsidRPr="00AC5C5F">
        <w:rPr>
          <w:rFonts w:cs="Arial"/>
          <w:b/>
          <w:vertAlign w:val="subscript"/>
        </w:rPr>
        <w:t>2</w:t>
      </w:r>
      <w:r w:rsidRPr="00AC5C5F">
        <w:rPr>
          <w:rFonts w:cs="Arial"/>
          <w:b/>
        </w:rPr>
        <w:t>e (AR4)</w:t>
      </w:r>
    </w:p>
    <w:tbl>
      <w:tblPr>
        <w:tblStyle w:val="TableGrid1"/>
        <w:tblW w:w="0" w:type="auto"/>
        <w:jc w:val="center"/>
        <w:tblLook w:val="04A0" w:firstRow="1" w:lastRow="0" w:firstColumn="1" w:lastColumn="0" w:noHBand="0" w:noVBand="1"/>
      </w:tblPr>
      <w:tblGrid>
        <w:gridCol w:w="2830"/>
        <w:gridCol w:w="2764"/>
        <w:gridCol w:w="2765"/>
      </w:tblGrid>
      <w:tr w:rsidRPr="0015713D" w:rsidR="00554C21" w:rsidTr="001862D1" w14:paraId="180E1893" w14:textId="77777777">
        <w:trPr>
          <w:jc w:val="center"/>
        </w:trPr>
        <w:tc>
          <w:tcPr>
            <w:tcW w:w="2830" w:type="dxa"/>
          </w:tcPr>
          <w:p w:rsidRPr="0015713D" w:rsidR="00554C21" w:rsidP="001862D1" w:rsidRDefault="00554C21" w14:paraId="358B6A74" w14:textId="77777777">
            <w:pPr>
              <w:jc w:val="both"/>
              <w:rPr>
                <w:rFonts w:cs="Arial"/>
                <w:b/>
                <w:bCs/>
                <w:sz w:val="22"/>
                <w:szCs w:val="28"/>
              </w:rPr>
            </w:pPr>
            <w:r w:rsidRPr="0015713D">
              <w:rPr>
                <w:rFonts w:cs="Arial"/>
                <w:b/>
                <w:bCs/>
                <w:sz w:val="22"/>
                <w:szCs w:val="28"/>
              </w:rPr>
              <w:t>Municipal scenarios</w:t>
            </w:r>
          </w:p>
        </w:tc>
        <w:tc>
          <w:tcPr>
            <w:tcW w:w="2764" w:type="dxa"/>
          </w:tcPr>
          <w:p w:rsidRPr="0015713D" w:rsidR="00554C21" w:rsidP="001862D1" w:rsidRDefault="00554C21" w14:paraId="407FBC2F" w14:textId="1845FC65">
            <w:pPr>
              <w:jc w:val="center"/>
              <w:rPr>
                <w:rFonts w:cs="Arial"/>
                <w:b/>
                <w:bCs/>
                <w:sz w:val="22"/>
                <w:szCs w:val="28"/>
              </w:rPr>
            </w:pPr>
            <w:r w:rsidRPr="0015713D">
              <w:rPr>
                <w:rFonts w:cs="Arial"/>
                <w:b/>
                <w:bCs/>
                <w:sz w:val="22"/>
                <w:szCs w:val="28"/>
              </w:rPr>
              <w:t>202</w:t>
            </w:r>
            <w:r w:rsidR="00FA5B0F">
              <w:rPr>
                <w:rFonts w:cs="Arial"/>
                <w:b/>
                <w:bCs/>
                <w:sz w:val="22"/>
                <w:szCs w:val="28"/>
              </w:rPr>
              <w:t>5</w:t>
            </w:r>
            <w:r w:rsidRPr="0015713D">
              <w:rPr>
                <w:rFonts w:cs="Arial"/>
                <w:b/>
                <w:bCs/>
                <w:sz w:val="22"/>
                <w:szCs w:val="28"/>
              </w:rPr>
              <w:t>-2035</w:t>
            </w:r>
          </w:p>
        </w:tc>
        <w:tc>
          <w:tcPr>
            <w:tcW w:w="2765" w:type="dxa"/>
          </w:tcPr>
          <w:p w:rsidRPr="0015713D" w:rsidR="00554C21" w:rsidP="001862D1" w:rsidRDefault="00554C21" w14:paraId="7F631AF5" w14:textId="77777777">
            <w:pPr>
              <w:jc w:val="center"/>
              <w:rPr>
                <w:rFonts w:cs="Arial"/>
                <w:b/>
                <w:bCs/>
                <w:sz w:val="22"/>
                <w:szCs w:val="28"/>
              </w:rPr>
            </w:pPr>
            <w:r w:rsidRPr="0015713D">
              <w:rPr>
                <w:rFonts w:cs="Arial"/>
                <w:b/>
                <w:bCs/>
                <w:sz w:val="22"/>
                <w:szCs w:val="28"/>
              </w:rPr>
              <w:t>5</w:t>
            </w:r>
            <w:r w:rsidRPr="0015713D">
              <w:rPr>
                <w:rFonts w:cs="Arial"/>
                <w:b/>
                <w:bCs/>
                <w:sz w:val="22"/>
                <w:szCs w:val="28"/>
                <w:vertAlign w:val="superscript"/>
              </w:rPr>
              <w:t>th</w:t>
            </w:r>
            <w:r w:rsidRPr="0015713D">
              <w:rPr>
                <w:rFonts w:cs="Arial"/>
                <w:b/>
                <w:bCs/>
                <w:sz w:val="22"/>
                <w:szCs w:val="28"/>
              </w:rPr>
              <w:t xml:space="preserve"> carbon budget (2028 – 2032)</w:t>
            </w:r>
          </w:p>
        </w:tc>
      </w:tr>
      <w:tr w:rsidRPr="0015713D" w:rsidR="00554C21" w:rsidTr="001862D1" w14:paraId="7369D240" w14:textId="77777777">
        <w:trPr>
          <w:jc w:val="center"/>
        </w:trPr>
        <w:tc>
          <w:tcPr>
            <w:tcW w:w="2830" w:type="dxa"/>
          </w:tcPr>
          <w:p w:rsidRPr="0015713D" w:rsidR="00554C21" w:rsidP="001862D1" w:rsidRDefault="00554C21" w14:paraId="6FD184B5" w14:textId="77777777">
            <w:pPr>
              <w:jc w:val="both"/>
              <w:rPr>
                <w:rFonts w:cs="Arial"/>
                <w:sz w:val="22"/>
                <w:szCs w:val="28"/>
              </w:rPr>
            </w:pPr>
            <w:r w:rsidRPr="0015713D">
              <w:rPr>
                <w:rFonts w:cs="Arial"/>
                <w:sz w:val="22"/>
                <w:szCs w:val="28"/>
              </w:rPr>
              <w:t>Option 1M</w:t>
            </w:r>
          </w:p>
        </w:tc>
        <w:tc>
          <w:tcPr>
            <w:tcW w:w="2764" w:type="dxa"/>
            <w:shd w:val="clear" w:color="auto" w:fill="auto"/>
          </w:tcPr>
          <w:p w:rsidRPr="0015713D" w:rsidR="00554C21" w:rsidP="001862D1" w:rsidRDefault="00554C21" w14:paraId="53DD14A1" w14:textId="7D4230C4">
            <w:pPr>
              <w:jc w:val="center"/>
              <w:rPr>
                <w:rFonts w:cs="Arial"/>
                <w:sz w:val="22"/>
                <w:szCs w:val="28"/>
              </w:rPr>
            </w:pPr>
            <w:r w:rsidRPr="0015713D">
              <w:rPr>
                <w:rFonts w:cs="Arial"/>
                <w:sz w:val="22"/>
                <w:szCs w:val="28"/>
              </w:rPr>
              <w:t>-1</w:t>
            </w:r>
            <w:r w:rsidR="00C645A9">
              <w:rPr>
                <w:rFonts w:cs="Arial"/>
                <w:sz w:val="22"/>
                <w:szCs w:val="28"/>
              </w:rPr>
              <w:t>2.</w:t>
            </w:r>
            <w:r w:rsidR="00EC3FC0">
              <w:rPr>
                <w:rFonts w:cs="Arial"/>
                <w:sz w:val="22"/>
                <w:szCs w:val="28"/>
              </w:rPr>
              <w:t>5</w:t>
            </w:r>
            <w:r w:rsidRPr="0015713D">
              <w:rPr>
                <w:rFonts w:cs="Arial"/>
                <w:sz w:val="22"/>
                <w:szCs w:val="28"/>
              </w:rPr>
              <w:t>Mt traded, -22.</w:t>
            </w:r>
            <w:r w:rsidR="00EC3FC0">
              <w:rPr>
                <w:rFonts w:cs="Arial"/>
                <w:sz w:val="22"/>
                <w:szCs w:val="28"/>
              </w:rPr>
              <w:t>1</w:t>
            </w:r>
            <w:r w:rsidRPr="0015713D" w:rsidR="00C645A9">
              <w:rPr>
                <w:rFonts w:cs="Arial"/>
                <w:sz w:val="22"/>
                <w:szCs w:val="28"/>
              </w:rPr>
              <w:t xml:space="preserve">Mt </w:t>
            </w:r>
            <w:r w:rsidRPr="0015713D">
              <w:rPr>
                <w:rFonts w:cs="Arial"/>
                <w:sz w:val="22"/>
                <w:szCs w:val="28"/>
              </w:rPr>
              <w:t>non-traded</w:t>
            </w:r>
          </w:p>
        </w:tc>
        <w:tc>
          <w:tcPr>
            <w:tcW w:w="2765" w:type="dxa"/>
            <w:shd w:val="clear" w:color="auto" w:fill="auto"/>
          </w:tcPr>
          <w:p w:rsidRPr="0015713D" w:rsidR="00554C21" w:rsidP="001862D1" w:rsidRDefault="00554C21" w14:paraId="636D4E83" w14:textId="6F55B9C0">
            <w:pPr>
              <w:jc w:val="center"/>
              <w:rPr>
                <w:rFonts w:cs="Arial"/>
                <w:sz w:val="22"/>
                <w:szCs w:val="28"/>
              </w:rPr>
            </w:pPr>
            <w:r w:rsidRPr="0015713D">
              <w:rPr>
                <w:rFonts w:cs="Arial"/>
                <w:sz w:val="22"/>
                <w:szCs w:val="28"/>
              </w:rPr>
              <w:t>-5.</w:t>
            </w:r>
            <w:r w:rsidR="00C645A9">
              <w:rPr>
                <w:rFonts w:cs="Arial"/>
                <w:sz w:val="22"/>
                <w:szCs w:val="28"/>
              </w:rPr>
              <w:t>8</w:t>
            </w:r>
            <w:r w:rsidRPr="0015713D" w:rsidR="00C645A9">
              <w:rPr>
                <w:rFonts w:cs="Arial"/>
                <w:sz w:val="22"/>
                <w:szCs w:val="28"/>
              </w:rPr>
              <w:t xml:space="preserve">Mt </w:t>
            </w:r>
            <w:r w:rsidRPr="0015713D">
              <w:rPr>
                <w:rFonts w:cs="Arial"/>
                <w:sz w:val="22"/>
                <w:szCs w:val="28"/>
              </w:rPr>
              <w:t>traded, -1</w:t>
            </w:r>
            <w:r w:rsidR="00EC3FC0">
              <w:rPr>
                <w:rFonts w:cs="Arial"/>
                <w:sz w:val="22"/>
                <w:szCs w:val="28"/>
              </w:rPr>
              <w:t>0.8</w:t>
            </w:r>
            <w:r w:rsidRPr="0015713D">
              <w:rPr>
                <w:rFonts w:cs="Arial"/>
                <w:sz w:val="22"/>
                <w:szCs w:val="28"/>
              </w:rPr>
              <w:t>Mt non-traded</w:t>
            </w:r>
          </w:p>
        </w:tc>
      </w:tr>
      <w:tr w:rsidRPr="0015713D" w:rsidR="00554C21" w:rsidTr="001862D1" w14:paraId="58EB3673" w14:textId="77777777">
        <w:trPr>
          <w:jc w:val="center"/>
        </w:trPr>
        <w:tc>
          <w:tcPr>
            <w:tcW w:w="2830" w:type="dxa"/>
          </w:tcPr>
          <w:p w:rsidRPr="0015713D" w:rsidR="00554C21" w:rsidP="001862D1" w:rsidRDefault="00554C21" w14:paraId="3DB3D936" w14:textId="77777777">
            <w:pPr>
              <w:jc w:val="both"/>
              <w:rPr>
                <w:rFonts w:cs="Arial"/>
                <w:sz w:val="22"/>
                <w:szCs w:val="28"/>
              </w:rPr>
            </w:pPr>
            <w:r w:rsidRPr="0015713D">
              <w:rPr>
                <w:rFonts w:cs="Arial"/>
                <w:sz w:val="22"/>
                <w:szCs w:val="28"/>
              </w:rPr>
              <w:t>Option 2M</w:t>
            </w:r>
          </w:p>
        </w:tc>
        <w:tc>
          <w:tcPr>
            <w:tcW w:w="2764" w:type="dxa"/>
            <w:shd w:val="clear" w:color="auto" w:fill="auto"/>
          </w:tcPr>
          <w:p w:rsidRPr="0015713D" w:rsidR="00554C21" w:rsidP="001862D1" w:rsidRDefault="00554C21" w14:paraId="37A0BF1D" w14:textId="0304B1B0">
            <w:pPr>
              <w:jc w:val="center"/>
              <w:rPr>
                <w:rFonts w:cs="Arial"/>
                <w:sz w:val="22"/>
                <w:szCs w:val="28"/>
              </w:rPr>
            </w:pPr>
            <w:r w:rsidRPr="0015713D">
              <w:rPr>
                <w:rFonts w:cs="Arial"/>
                <w:sz w:val="22"/>
                <w:szCs w:val="28"/>
              </w:rPr>
              <w:t>-1</w:t>
            </w:r>
            <w:r w:rsidR="00EC3FC0">
              <w:rPr>
                <w:rFonts w:cs="Arial"/>
                <w:sz w:val="22"/>
                <w:szCs w:val="28"/>
              </w:rPr>
              <w:t>8.9</w:t>
            </w:r>
            <w:r w:rsidRPr="0015713D" w:rsidR="00C645A9">
              <w:rPr>
                <w:rFonts w:cs="Arial"/>
                <w:sz w:val="22"/>
                <w:szCs w:val="28"/>
              </w:rPr>
              <w:t xml:space="preserve">Mt </w:t>
            </w:r>
            <w:r w:rsidRPr="0015713D">
              <w:rPr>
                <w:rFonts w:cs="Arial"/>
                <w:sz w:val="22"/>
                <w:szCs w:val="28"/>
              </w:rPr>
              <w:t>traded, -</w:t>
            </w:r>
            <w:r w:rsidR="00EC3FC0">
              <w:rPr>
                <w:rFonts w:cs="Arial"/>
                <w:sz w:val="22"/>
                <w:szCs w:val="28"/>
              </w:rPr>
              <w:t>29.9</w:t>
            </w:r>
            <w:r w:rsidRPr="0015713D">
              <w:rPr>
                <w:rFonts w:cs="Arial"/>
                <w:sz w:val="22"/>
                <w:szCs w:val="28"/>
              </w:rPr>
              <w:t>Mt non-traded</w:t>
            </w:r>
          </w:p>
        </w:tc>
        <w:tc>
          <w:tcPr>
            <w:tcW w:w="2765" w:type="dxa"/>
            <w:shd w:val="clear" w:color="auto" w:fill="auto"/>
          </w:tcPr>
          <w:p w:rsidRPr="0015713D" w:rsidR="00554C21" w:rsidP="001862D1" w:rsidRDefault="00554C21" w14:paraId="2CD094DA" w14:textId="66216342">
            <w:pPr>
              <w:jc w:val="center"/>
              <w:rPr>
                <w:rFonts w:cs="Arial"/>
                <w:sz w:val="22"/>
                <w:szCs w:val="28"/>
              </w:rPr>
            </w:pPr>
            <w:r w:rsidRPr="0015713D">
              <w:rPr>
                <w:rFonts w:cs="Arial"/>
                <w:sz w:val="22"/>
                <w:szCs w:val="28"/>
              </w:rPr>
              <w:t>-9.4Mt traded, -1</w:t>
            </w:r>
            <w:r w:rsidR="00EC3FC0">
              <w:rPr>
                <w:rFonts w:cs="Arial"/>
                <w:sz w:val="22"/>
                <w:szCs w:val="28"/>
              </w:rPr>
              <w:t>4.8</w:t>
            </w:r>
            <w:r w:rsidRPr="0015713D">
              <w:rPr>
                <w:rFonts w:cs="Arial"/>
                <w:sz w:val="22"/>
                <w:szCs w:val="28"/>
              </w:rPr>
              <w:t>Mt non-traded</w:t>
            </w:r>
          </w:p>
        </w:tc>
      </w:tr>
      <w:tr w:rsidRPr="0015713D" w:rsidR="00554C21" w:rsidTr="001862D1" w14:paraId="749CEA88" w14:textId="77777777">
        <w:trPr>
          <w:trHeight w:val="341"/>
          <w:jc w:val="center"/>
        </w:trPr>
        <w:tc>
          <w:tcPr>
            <w:tcW w:w="2830" w:type="dxa"/>
          </w:tcPr>
          <w:p w:rsidRPr="0015713D" w:rsidR="00554C21" w:rsidP="001862D1" w:rsidRDefault="00554C21" w14:paraId="5294D003" w14:textId="77777777">
            <w:pPr>
              <w:jc w:val="both"/>
              <w:rPr>
                <w:rFonts w:cs="Arial"/>
                <w:sz w:val="22"/>
                <w:szCs w:val="28"/>
              </w:rPr>
            </w:pPr>
            <w:r w:rsidRPr="0015713D">
              <w:rPr>
                <w:rFonts w:cs="Arial"/>
                <w:sz w:val="22"/>
                <w:szCs w:val="28"/>
              </w:rPr>
              <w:t>Option 3M</w:t>
            </w:r>
          </w:p>
        </w:tc>
        <w:tc>
          <w:tcPr>
            <w:tcW w:w="2764" w:type="dxa"/>
            <w:shd w:val="clear" w:color="auto" w:fill="auto"/>
          </w:tcPr>
          <w:p w:rsidRPr="0015713D" w:rsidR="00554C21" w:rsidP="001862D1" w:rsidRDefault="00554C21" w14:paraId="31FCF50F" w14:textId="09C150F4">
            <w:pPr>
              <w:jc w:val="center"/>
              <w:rPr>
                <w:rFonts w:cs="Arial"/>
                <w:sz w:val="22"/>
                <w:szCs w:val="28"/>
              </w:rPr>
            </w:pPr>
            <w:r w:rsidRPr="0015713D">
              <w:rPr>
                <w:rFonts w:cs="Arial"/>
                <w:sz w:val="22"/>
                <w:szCs w:val="28"/>
              </w:rPr>
              <w:t>-12.</w:t>
            </w:r>
            <w:r w:rsidR="00EC3FC0">
              <w:rPr>
                <w:rFonts w:cs="Arial"/>
                <w:sz w:val="22"/>
                <w:szCs w:val="28"/>
              </w:rPr>
              <w:t>1</w:t>
            </w:r>
            <w:r w:rsidRPr="0015713D" w:rsidR="00C645A9">
              <w:rPr>
                <w:rFonts w:cs="Arial"/>
                <w:sz w:val="22"/>
                <w:szCs w:val="28"/>
              </w:rPr>
              <w:t xml:space="preserve">Mt </w:t>
            </w:r>
            <w:r w:rsidRPr="0015713D">
              <w:rPr>
                <w:rFonts w:cs="Arial"/>
                <w:sz w:val="22"/>
                <w:szCs w:val="28"/>
              </w:rPr>
              <w:t>traded, -20.</w:t>
            </w:r>
            <w:r w:rsidR="00EC3FC0">
              <w:rPr>
                <w:rFonts w:cs="Arial"/>
                <w:sz w:val="22"/>
                <w:szCs w:val="28"/>
              </w:rPr>
              <w:t>2</w:t>
            </w:r>
            <w:r w:rsidRPr="0015713D">
              <w:rPr>
                <w:rFonts w:cs="Arial"/>
                <w:sz w:val="22"/>
                <w:szCs w:val="28"/>
              </w:rPr>
              <w:t xml:space="preserve">Mt non-traded </w:t>
            </w:r>
          </w:p>
        </w:tc>
        <w:tc>
          <w:tcPr>
            <w:tcW w:w="2765" w:type="dxa"/>
            <w:shd w:val="clear" w:color="auto" w:fill="auto"/>
          </w:tcPr>
          <w:p w:rsidRPr="0015713D" w:rsidR="00554C21" w:rsidP="001862D1" w:rsidRDefault="00554C21" w14:paraId="5051FE7D" w14:textId="584B4DAC">
            <w:pPr>
              <w:jc w:val="center"/>
              <w:rPr>
                <w:rFonts w:cs="Arial"/>
                <w:sz w:val="22"/>
                <w:szCs w:val="28"/>
              </w:rPr>
            </w:pPr>
            <w:r w:rsidRPr="0015713D">
              <w:rPr>
                <w:rFonts w:cs="Arial"/>
                <w:sz w:val="22"/>
                <w:szCs w:val="28"/>
              </w:rPr>
              <w:t>-5.6Mt traded, -</w:t>
            </w:r>
            <w:r w:rsidR="00EC3FC0">
              <w:rPr>
                <w:rFonts w:cs="Arial"/>
                <w:sz w:val="22"/>
                <w:szCs w:val="28"/>
              </w:rPr>
              <w:t>9.8</w:t>
            </w:r>
            <w:r w:rsidRPr="0015713D">
              <w:rPr>
                <w:rFonts w:cs="Arial"/>
                <w:sz w:val="22"/>
                <w:szCs w:val="28"/>
              </w:rPr>
              <w:t>Mt non-traded</w:t>
            </w:r>
          </w:p>
        </w:tc>
      </w:tr>
      <w:tr w:rsidRPr="0015713D" w:rsidR="00554C21" w:rsidTr="001862D1" w14:paraId="1D528102" w14:textId="77777777">
        <w:trPr>
          <w:trHeight w:val="341"/>
          <w:jc w:val="center"/>
        </w:trPr>
        <w:tc>
          <w:tcPr>
            <w:tcW w:w="2830" w:type="dxa"/>
          </w:tcPr>
          <w:p w:rsidRPr="0015713D" w:rsidR="00554C21" w:rsidP="001862D1" w:rsidRDefault="00554C21" w14:paraId="42DE5D8A" w14:textId="77777777">
            <w:pPr>
              <w:jc w:val="both"/>
              <w:rPr>
                <w:rFonts w:cs="Arial"/>
                <w:sz w:val="22"/>
                <w:szCs w:val="28"/>
              </w:rPr>
            </w:pPr>
            <w:r w:rsidRPr="0015713D">
              <w:rPr>
                <w:rFonts w:cs="Arial"/>
                <w:sz w:val="22"/>
                <w:szCs w:val="28"/>
              </w:rPr>
              <w:t>Option 4M</w:t>
            </w:r>
          </w:p>
        </w:tc>
        <w:tc>
          <w:tcPr>
            <w:tcW w:w="2764" w:type="dxa"/>
            <w:shd w:val="clear" w:color="auto" w:fill="auto"/>
          </w:tcPr>
          <w:p w:rsidRPr="0015713D" w:rsidR="00554C21" w:rsidP="001862D1" w:rsidRDefault="00554C21" w14:paraId="67B753F8" w14:textId="0A745EC0">
            <w:pPr>
              <w:jc w:val="center"/>
              <w:rPr>
                <w:rFonts w:cs="Arial"/>
                <w:sz w:val="22"/>
                <w:szCs w:val="28"/>
              </w:rPr>
            </w:pPr>
            <w:r w:rsidRPr="0015713D">
              <w:rPr>
                <w:rFonts w:cs="Arial"/>
                <w:sz w:val="22"/>
                <w:szCs w:val="28"/>
              </w:rPr>
              <w:t>-18.</w:t>
            </w:r>
            <w:r w:rsidR="00EC3FC0">
              <w:rPr>
                <w:rFonts w:cs="Arial"/>
                <w:sz w:val="22"/>
                <w:szCs w:val="28"/>
              </w:rPr>
              <w:t>5</w:t>
            </w:r>
            <w:r w:rsidRPr="0015713D" w:rsidR="00C645A9">
              <w:rPr>
                <w:rFonts w:cs="Arial"/>
                <w:sz w:val="22"/>
                <w:szCs w:val="28"/>
              </w:rPr>
              <w:t xml:space="preserve">Mt </w:t>
            </w:r>
            <w:r w:rsidRPr="0015713D">
              <w:rPr>
                <w:rFonts w:cs="Arial"/>
                <w:sz w:val="22"/>
                <w:szCs w:val="28"/>
              </w:rPr>
              <w:t>traded, -28.</w:t>
            </w:r>
            <w:r w:rsidR="00EC3FC0">
              <w:rPr>
                <w:rFonts w:cs="Arial"/>
                <w:sz w:val="22"/>
                <w:szCs w:val="28"/>
              </w:rPr>
              <w:t>2</w:t>
            </w:r>
            <w:r w:rsidRPr="0015713D">
              <w:rPr>
                <w:rFonts w:cs="Arial"/>
                <w:sz w:val="22"/>
                <w:szCs w:val="28"/>
              </w:rPr>
              <w:t>Mt non-traded</w:t>
            </w:r>
          </w:p>
        </w:tc>
        <w:tc>
          <w:tcPr>
            <w:tcW w:w="2765" w:type="dxa"/>
            <w:shd w:val="clear" w:color="auto" w:fill="auto"/>
          </w:tcPr>
          <w:p w:rsidRPr="0015713D" w:rsidR="00554C21" w:rsidP="001862D1" w:rsidRDefault="00554C21" w14:paraId="7F1D2CF4" w14:textId="64E862D2">
            <w:pPr>
              <w:jc w:val="center"/>
              <w:rPr>
                <w:rFonts w:cs="Arial"/>
                <w:sz w:val="22"/>
                <w:szCs w:val="28"/>
              </w:rPr>
            </w:pPr>
            <w:r w:rsidRPr="0015713D">
              <w:rPr>
                <w:rFonts w:cs="Arial"/>
                <w:sz w:val="22"/>
                <w:szCs w:val="28"/>
              </w:rPr>
              <w:t>-9.1Mt traded, -1</w:t>
            </w:r>
            <w:r w:rsidR="00EC3FC0">
              <w:rPr>
                <w:rFonts w:cs="Arial"/>
                <w:sz w:val="22"/>
                <w:szCs w:val="28"/>
              </w:rPr>
              <w:t>3</w:t>
            </w:r>
            <w:r w:rsidRPr="0015713D">
              <w:rPr>
                <w:rFonts w:cs="Arial"/>
                <w:sz w:val="22"/>
                <w:szCs w:val="28"/>
              </w:rPr>
              <w:t>.</w:t>
            </w:r>
            <w:r w:rsidR="00EC3FC0">
              <w:rPr>
                <w:rFonts w:cs="Arial"/>
                <w:sz w:val="22"/>
                <w:szCs w:val="28"/>
              </w:rPr>
              <w:t>9</w:t>
            </w:r>
            <w:r w:rsidRPr="0015713D">
              <w:rPr>
                <w:rFonts w:cs="Arial"/>
                <w:sz w:val="22"/>
                <w:szCs w:val="28"/>
              </w:rPr>
              <w:t>Mt non-traded</w:t>
            </w:r>
          </w:p>
        </w:tc>
      </w:tr>
    </w:tbl>
    <w:p w:rsidRPr="00AC5C5F" w:rsidR="00554C21" w:rsidP="00AC5C5F" w:rsidRDefault="00554C21" w14:paraId="012BE0A7" w14:textId="1C563C73">
      <w:pPr>
        <w:rPr>
          <w:rFonts w:cs="Arial"/>
        </w:rPr>
      </w:pPr>
      <w:r w:rsidRPr="00AC5C5F">
        <w:rPr>
          <w:rFonts w:cs="Arial"/>
          <w:sz w:val="22"/>
        </w:rPr>
        <w:t>Source: Defra</w:t>
      </w:r>
      <w:r w:rsidR="00641A00">
        <w:rPr>
          <w:rFonts w:cs="Arial"/>
          <w:sz w:val="22"/>
        </w:rPr>
        <w:t>’s</w:t>
      </w:r>
      <w:r w:rsidRPr="00AC5C5F">
        <w:rPr>
          <w:rFonts w:cs="Arial"/>
          <w:sz w:val="22"/>
        </w:rPr>
        <w:t xml:space="preserve"> analysis</w:t>
      </w:r>
    </w:p>
    <w:p w:rsidRPr="00AC5C5F" w:rsidR="00554C21" w:rsidP="00554C21" w:rsidRDefault="00554C21" w14:paraId="0B561F9E" w14:textId="77777777">
      <w:pPr>
        <w:jc w:val="both"/>
        <w:rPr>
          <w:rFonts w:cs="Arial"/>
        </w:rPr>
      </w:pPr>
    </w:p>
    <w:p w:rsidRPr="00AC5C5F" w:rsidR="00554C21" w:rsidP="00554C21" w:rsidRDefault="00554C21" w14:paraId="0207A5AE" w14:textId="32D55295">
      <w:pPr>
        <w:jc w:val="both"/>
        <w:rPr>
          <w:rFonts w:cs="Arial"/>
        </w:rPr>
      </w:pPr>
      <w:r w:rsidRPr="00AC5C5F">
        <w:rPr>
          <w:rFonts w:cs="Arial"/>
        </w:rPr>
        <w:t>As above, the monetary savings in Table 5</w:t>
      </w:r>
      <w:r w:rsidR="00C737D7">
        <w:rPr>
          <w:rFonts w:cs="Arial"/>
        </w:rPr>
        <w:t>5</w:t>
      </w:r>
      <w:r w:rsidRPr="00AC5C5F">
        <w:rPr>
          <w:rFonts w:cs="Arial"/>
        </w:rPr>
        <w:t xml:space="preserve"> present a range of estimates </w:t>
      </w:r>
      <w:proofErr w:type="gramStart"/>
      <w:r w:rsidRPr="00AC5C5F">
        <w:rPr>
          <w:rFonts w:cs="Arial"/>
        </w:rPr>
        <w:t>in order to</w:t>
      </w:r>
      <w:proofErr w:type="gramEnd"/>
      <w:r w:rsidRPr="00AC5C5F">
        <w:rPr>
          <w:rFonts w:cs="Arial"/>
        </w:rPr>
        <w:t xml:space="preserve"> reflect the uncertainty with respect to future carbon prices. Household and NHM policy option recycling rates are unchanged across the range of estimates. </w:t>
      </w:r>
    </w:p>
    <w:p w:rsidRPr="00AC5C5F" w:rsidR="00554C21" w:rsidP="00554C21" w:rsidRDefault="00554C21" w14:paraId="7A6BA271" w14:textId="77777777">
      <w:pPr>
        <w:jc w:val="both"/>
        <w:rPr>
          <w:rFonts w:cs="Arial"/>
          <w:b/>
          <w:bCs/>
          <w:sz w:val="22"/>
          <w:szCs w:val="22"/>
        </w:rPr>
      </w:pPr>
    </w:p>
    <w:p w:rsidRPr="00AC5C5F" w:rsidR="00554C21" w:rsidP="00554C21" w:rsidRDefault="00554C21" w14:paraId="585A8919" w14:textId="3987470F">
      <w:pPr>
        <w:jc w:val="both"/>
        <w:rPr>
          <w:rFonts w:cs="Arial"/>
          <w:b/>
        </w:rPr>
      </w:pPr>
      <w:r w:rsidRPr="00AC5C5F">
        <w:rPr>
          <w:rFonts w:cs="Arial"/>
          <w:b/>
          <w:bCs/>
        </w:rPr>
        <w:t>Table 5</w:t>
      </w:r>
      <w:r w:rsidR="00C737D7">
        <w:rPr>
          <w:rFonts w:cs="Arial"/>
          <w:b/>
          <w:bCs/>
        </w:rPr>
        <w:t>5</w:t>
      </w:r>
      <w:r w:rsidRPr="00AC5C5F">
        <w:rPr>
          <w:rFonts w:cs="Arial"/>
          <w:b/>
          <w:bCs/>
        </w:rPr>
        <w:t>: Municipal sector GHGs savings, in £bn, undiscounted central carbon prices (low and high)</w:t>
      </w:r>
    </w:p>
    <w:p w:rsidRPr="00AC5C5F" w:rsidR="00A030E0" w:rsidP="00554C21" w:rsidRDefault="00A030E0" w14:paraId="15BDD8E7" w14:textId="77777777">
      <w:pPr>
        <w:jc w:val="both"/>
        <w:rPr>
          <w:rFonts w:cs="Arial"/>
          <w:b/>
        </w:rPr>
      </w:pPr>
    </w:p>
    <w:tbl>
      <w:tblPr>
        <w:tblStyle w:val="TableGrid1"/>
        <w:tblW w:w="0" w:type="auto"/>
        <w:jc w:val="center"/>
        <w:tblLook w:val="04A0" w:firstRow="1" w:lastRow="0" w:firstColumn="1" w:lastColumn="0" w:noHBand="0" w:noVBand="1"/>
      </w:tblPr>
      <w:tblGrid>
        <w:gridCol w:w="2830"/>
        <w:gridCol w:w="2764"/>
        <w:gridCol w:w="3615"/>
      </w:tblGrid>
      <w:tr w:rsidRPr="00AC5C5F" w:rsidR="00554C21" w:rsidTr="00AC5C5F" w14:paraId="7CBEDE9B" w14:textId="77777777">
        <w:trPr>
          <w:jc w:val="center"/>
        </w:trPr>
        <w:tc>
          <w:tcPr>
            <w:tcW w:w="2830" w:type="dxa"/>
          </w:tcPr>
          <w:p w:rsidRPr="00AC5C5F" w:rsidR="00554C21" w:rsidP="001862D1" w:rsidRDefault="00554C21" w14:paraId="244A68CA" w14:textId="77777777">
            <w:pPr>
              <w:jc w:val="both"/>
              <w:rPr>
                <w:rFonts w:eastAsia="Arial" w:cs="Arial"/>
                <w:b/>
                <w:bCs/>
                <w:sz w:val="22"/>
                <w:szCs w:val="22"/>
              </w:rPr>
            </w:pPr>
            <w:r w:rsidRPr="00AC5C5F">
              <w:rPr>
                <w:rFonts w:eastAsia="Arial" w:cs="Arial"/>
                <w:b/>
                <w:bCs/>
                <w:sz w:val="22"/>
                <w:szCs w:val="22"/>
              </w:rPr>
              <w:t>Municipal scenarios</w:t>
            </w:r>
          </w:p>
        </w:tc>
        <w:tc>
          <w:tcPr>
            <w:tcW w:w="2764" w:type="dxa"/>
          </w:tcPr>
          <w:p w:rsidRPr="00AC5C5F" w:rsidR="00554C21" w:rsidP="001862D1" w:rsidRDefault="00554C21" w14:paraId="55A2C5A7" w14:textId="4FF05B6C">
            <w:pPr>
              <w:jc w:val="center"/>
              <w:rPr>
                <w:rFonts w:eastAsia="Arial" w:cs="Arial"/>
                <w:b/>
                <w:bCs/>
                <w:sz w:val="22"/>
                <w:szCs w:val="22"/>
              </w:rPr>
            </w:pPr>
            <w:r w:rsidRPr="00AC5C5F">
              <w:rPr>
                <w:rFonts w:eastAsia="Arial" w:cs="Arial"/>
                <w:b/>
                <w:bCs/>
                <w:sz w:val="22"/>
                <w:szCs w:val="22"/>
              </w:rPr>
              <w:t>202</w:t>
            </w:r>
            <w:r w:rsidR="00FA5B0F">
              <w:rPr>
                <w:rFonts w:eastAsia="Arial" w:cs="Arial"/>
                <w:b/>
                <w:bCs/>
                <w:sz w:val="22"/>
                <w:szCs w:val="22"/>
              </w:rPr>
              <w:t>5</w:t>
            </w:r>
            <w:r w:rsidRPr="00AC5C5F">
              <w:rPr>
                <w:rFonts w:eastAsia="Arial" w:cs="Arial"/>
                <w:b/>
                <w:bCs/>
                <w:sz w:val="22"/>
                <w:szCs w:val="22"/>
              </w:rPr>
              <w:t>-2035</w:t>
            </w:r>
          </w:p>
        </w:tc>
        <w:tc>
          <w:tcPr>
            <w:tcW w:w="3615" w:type="dxa"/>
          </w:tcPr>
          <w:p w:rsidRPr="00AC5C5F" w:rsidR="00554C21" w:rsidP="001862D1" w:rsidRDefault="00554C21" w14:paraId="60858151" w14:textId="77777777">
            <w:pPr>
              <w:jc w:val="center"/>
              <w:rPr>
                <w:rFonts w:eastAsia="Arial" w:cs="Arial"/>
                <w:b/>
                <w:bCs/>
                <w:sz w:val="22"/>
                <w:szCs w:val="22"/>
              </w:rPr>
            </w:pPr>
            <w:r w:rsidRPr="00AC5C5F">
              <w:rPr>
                <w:rFonts w:eastAsia="Arial" w:cs="Arial"/>
                <w:b/>
                <w:bCs/>
                <w:sz w:val="22"/>
                <w:szCs w:val="22"/>
              </w:rPr>
              <w:t>5</w:t>
            </w:r>
            <w:r w:rsidRPr="00AC5C5F">
              <w:rPr>
                <w:rFonts w:eastAsia="Arial" w:cs="Arial"/>
                <w:b/>
                <w:bCs/>
                <w:sz w:val="22"/>
                <w:szCs w:val="22"/>
                <w:vertAlign w:val="superscript"/>
              </w:rPr>
              <w:t>th</w:t>
            </w:r>
            <w:r w:rsidRPr="00AC5C5F">
              <w:rPr>
                <w:rFonts w:eastAsia="Arial" w:cs="Arial"/>
                <w:b/>
                <w:bCs/>
                <w:sz w:val="22"/>
                <w:szCs w:val="22"/>
              </w:rPr>
              <w:t xml:space="preserve"> carbon budget (2028 – 2032)</w:t>
            </w:r>
          </w:p>
        </w:tc>
      </w:tr>
      <w:tr w:rsidRPr="00AC5C5F" w:rsidR="00554C21" w:rsidTr="00AC5C5F" w14:paraId="63D521D8" w14:textId="77777777">
        <w:trPr>
          <w:jc w:val="center"/>
        </w:trPr>
        <w:tc>
          <w:tcPr>
            <w:tcW w:w="2830" w:type="dxa"/>
          </w:tcPr>
          <w:p w:rsidRPr="00AC5C5F" w:rsidR="00554C21" w:rsidP="001862D1" w:rsidRDefault="00554C21" w14:paraId="416EECE0" w14:textId="77777777">
            <w:pPr>
              <w:jc w:val="both"/>
              <w:rPr>
                <w:rFonts w:eastAsia="Arial" w:cs="Arial"/>
                <w:sz w:val="22"/>
                <w:szCs w:val="22"/>
              </w:rPr>
            </w:pPr>
            <w:r w:rsidRPr="00AC5C5F">
              <w:rPr>
                <w:rFonts w:eastAsia="Arial" w:cs="Arial"/>
                <w:sz w:val="22"/>
                <w:szCs w:val="22"/>
              </w:rPr>
              <w:t>Option 1M</w:t>
            </w:r>
          </w:p>
        </w:tc>
        <w:tc>
          <w:tcPr>
            <w:tcW w:w="2764" w:type="dxa"/>
          </w:tcPr>
          <w:p w:rsidRPr="00AC5C5F" w:rsidR="00554C21" w:rsidP="001862D1" w:rsidRDefault="00554C21" w14:paraId="57821DEC" w14:textId="7CCF3E7A">
            <w:pPr>
              <w:jc w:val="center"/>
              <w:rPr>
                <w:rFonts w:cs="Arial"/>
                <w:sz w:val="22"/>
                <w:szCs w:val="22"/>
              </w:rPr>
            </w:pPr>
            <w:r w:rsidRPr="00AC5C5F">
              <w:rPr>
                <w:rFonts w:cs="Arial"/>
                <w:sz w:val="22"/>
                <w:szCs w:val="22"/>
              </w:rPr>
              <w:t>-£</w:t>
            </w:r>
            <w:r w:rsidR="00EC3FC0">
              <w:rPr>
                <w:rFonts w:cs="Arial"/>
                <w:sz w:val="22"/>
                <w:szCs w:val="22"/>
              </w:rPr>
              <w:t>9.8</w:t>
            </w:r>
            <w:r w:rsidRPr="00AC5C5F" w:rsidR="00262830">
              <w:rPr>
                <w:rFonts w:cs="Arial"/>
                <w:sz w:val="22"/>
                <w:szCs w:val="22"/>
              </w:rPr>
              <w:t xml:space="preserve">bn </w:t>
            </w:r>
          </w:p>
          <w:p w:rsidRPr="00AC5C5F" w:rsidR="00554C21" w:rsidP="001862D1" w:rsidRDefault="00554C21" w14:paraId="35C2CAB1" w14:textId="510DEE4B">
            <w:pPr>
              <w:jc w:val="center"/>
              <w:rPr>
                <w:rFonts w:eastAsia="Arial" w:cs="Arial"/>
                <w:sz w:val="22"/>
                <w:szCs w:val="22"/>
              </w:rPr>
            </w:pPr>
            <w:r w:rsidRPr="00AC5C5F">
              <w:rPr>
                <w:rFonts w:cs="Arial"/>
                <w:sz w:val="22"/>
                <w:szCs w:val="22"/>
              </w:rPr>
              <w:t>(-£</w:t>
            </w:r>
            <w:r w:rsidR="00EC3FC0">
              <w:rPr>
                <w:rFonts w:cs="Arial"/>
                <w:sz w:val="22"/>
                <w:szCs w:val="22"/>
              </w:rPr>
              <w:t>4.9</w:t>
            </w:r>
            <w:r w:rsidRPr="00AC5C5F" w:rsidR="00262830">
              <w:rPr>
                <w:rFonts w:cs="Arial"/>
                <w:sz w:val="22"/>
                <w:szCs w:val="22"/>
              </w:rPr>
              <w:t>bn</w:t>
            </w:r>
            <w:r w:rsidRPr="00AC5C5F">
              <w:rPr>
                <w:rFonts w:cs="Arial"/>
                <w:sz w:val="22"/>
                <w:szCs w:val="22"/>
              </w:rPr>
              <w:t>, -£1</w:t>
            </w:r>
            <w:r w:rsidR="00EC3FC0">
              <w:rPr>
                <w:rFonts w:cs="Arial"/>
                <w:sz w:val="22"/>
                <w:szCs w:val="22"/>
              </w:rPr>
              <w:t>4.8</w:t>
            </w:r>
            <w:r w:rsidRPr="00AC5C5F" w:rsidR="00262830">
              <w:rPr>
                <w:rFonts w:cs="Arial"/>
                <w:sz w:val="22"/>
                <w:szCs w:val="22"/>
              </w:rPr>
              <w:t>bn</w:t>
            </w:r>
            <w:r w:rsidRPr="00AC5C5F">
              <w:rPr>
                <w:rFonts w:cs="Arial"/>
                <w:sz w:val="22"/>
                <w:szCs w:val="22"/>
              </w:rPr>
              <w:t>)</w:t>
            </w:r>
          </w:p>
        </w:tc>
        <w:tc>
          <w:tcPr>
            <w:tcW w:w="3615" w:type="dxa"/>
          </w:tcPr>
          <w:p w:rsidRPr="00AC5C5F" w:rsidR="00554C21" w:rsidP="001862D1" w:rsidRDefault="00554C21" w14:paraId="0CE6A79E" w14:textId="15E5D093">
            <w:pPr>
              <w:jc w:val="center"/>
              <w:rPr>
                <w:rFonts w:cs="Arial"/>
                <w:sz w:val="22"/>
                <w:szCs w:val="22"/>
              </w:rPr>
            </w:pPr>
            <w:r w:rsidRPr="00AC5C5F">
              <w:rPr>
                <w:rFonts w:cs="Arial"/>
                <w:sz w:val="22"/>
                <w:szCs w:val="22"/>
              </w:rPr>
              <w:t>-£4.</w:t>
            </w:r>
            <w:r w:rsidR="002E2ED1">
              <w:rPr>
                <w:rFonts w:cs="Arial"/>
                <w:sz w:val="22"/>
                <w:szCs w:val="22"/>
              </w:rPr>
              <w:t>7</w:t>
            </w:r>
            <w:r w:rsidRPr="00AC5C5F" w:rsidR="002E2ED1">
              <w:rPr>
                <w:rFonts w:cs="Arial"/>
                <w:sz w:val="22"/>
                <w:szCs w:val="22"/>
              </w:rPr>
              <w:t xml:space="preserve">bn </w:t>
            </w:r>
          </w:p>
          <w:p w:rsidRPr="00AC5C5F" w:rsidR="00554C21" w:rsidP="001862D1" w:rsidRDefault="00554C21" w14:paraId="07B91E89" w14:textId="6A86ECD5">
            <w:pPr>
              <w:jc w:val="center"/>
              <w:rPr>
                <w:rFonts w:eastAsia="Arial" w:cs="Arial"/>
                <w:sz w:val="22"/>
                <w:szCs w:val="22"/>
              </w:rPr>
            </w:pPr>
            <w:r w:rsidRPr="00AC5C5F">
              <w:rPr>
                <w:rFonts w:cs="Arial"/>
                <w:sz w:val="22"/>
                <w:szCs w:val="22"/>
              </w:rPr>
              <w:t>(-£2.4bn, -£7.</w:t>
            </w:r>
            <w:r w:rsidR="00262830">
              <w:rPr>
                <w:rFonts w:cs="Arial"/>
                <w:sz w:val="22"/>
                <w:szCs w:val="22"/>
              </w:rPr>
              <w:t>1</w:t>
            </w:r>
            <w:r w:rsidRPr="00AC5C5F" w:rsidR="00262830">
              <w:rPr>
                <w:rFonts w:cs="Arial"/>
                <w:sz w:val="22"/>
                <w:szCs w:val="22"/>
              </w:rPr>
              <w:t>bn</w:t>
            </w:r>
            <w:r w:rsidRPr="00AC5C5F">
              <w:rPr>
                <w:rFonts w:cs="Arial"/>
                <w:sz w:val="22"/>
                <w:szCs w:val="22"/>
              </w:rPr>
              <w:t>)</w:t>
            </w:r>
          </w:p>
        </w:tc>
      </w:tr>
      <w:tr w:rsidRPr="00AC5C5F" w:rsidR="00554C21" w:rsidTr="00AC5C5F" w14:paraId="19AE93E2" w14:textId="77777777">
        <w:trPr>
          <w:jc w:val="center"/>
        </w:trPr>
        <w:tc>
          <w:tcPr>
            <w:tcW w:w="2830" w:type="dxa"/>
          </w:tcPr>
          <w:p w:rsidRPr="00AC5C5F" w:rsidR="00554C21" w:rsidP="001862D1" w:rsidRDefault="00554C21" w14:paraId="02803E87" w14:textId="77777777">
            <w:pPr>
              <w:jc w:val="both"/>
              <w:rPr>
                <w:rFonts w:eastAsia="Arial" w:cs="Arial"/>
                <w:sz w:val="22"/>
                <w:szCs w:val="22"/>
              </w:rPr>
            </w:pPr>
            <w:r w:rsidRPr="00AC5C5F">
              <w:rPr>
                <w:rFonts w:eastAsia="Arial" w:cs="Arial"/>
                <w:sz w:val="22"/>
                <w:szCs w:val="22"/>
              </w:rPr>
              <w:t>Option 2M</w:t>
            </w:r>
          </w:p>
        </w:tc>
        <w:tc>
          <w:tcPr>
            <w:tcW w:w="2764" w:type="dxa"/>
          </w:tcPr>
          <w:p w:rsidRPr="00AC5C5F" w:rsidR="00554C21" w:rsidP="001862D1" w:rsidRDefault="00554C21" w14:paraId="0CEB7978" w14:textId="1E7B8585">
            <w:pPr>
              <w:jc w:val="center"/>
              <w:rPr>
                <w:rFonts w:cs="Arial"/>
                <w:sz w:val="22"/>
                <w:szCs w:val="22"/>
              </w:rPr>
            </w:pPr>
            <w:r w:rsidRPr="00AC5C5F">
              <w:rPr>
                <w:rFonts w:cs="Arial"/>
                <w:sz w:val="22"/>
                <w:szCs w:val="22"/>
              </w:rPr>
              <w:t>-£1</w:t>
            </w:r>
            <w:r w:rsidR="008F6761">
              <w:rPr>
                <w:rFonts w:cs="Arial"/>
                <w:sz w:val="22"/>
                <w:szCs w:val="22"/>
              </w:rPr>
              <w:t>3.9</w:t>
            </w:r>
            <w:r w:rsidRPr="00AC5C5F">
              <w:rPr>
                <w:rFonts w:cs="Arial"/>
                <w:sz w:val="22"/>
                <w:szCs w:val="22"/>
              </w:rPr>
              <w:t>bn</w:t>
            </w:r>
          </w:p>
          <w:p w:rsidRPr="00AC5C5F" w:rsidR="00554C21" w:rsidP="001862D1" w:rsidRDefault="00554C21" w14:paraId="409F9B75" w14:textId="2BA1CA31">
            <w:pPr>
              <w:jc w:val="center"/>
              <w:rPr>
                <w:rFonts w:eastAsia="Arial" w:cs="Arial"/>
                <w:sz w:val="22"/>
                <w:szCs w:val="22"/>
              </w:rPr>
            </w:pPr>
            <w:r w:rsidRPr="00AC5C5F">
              <w:rPr>
                <w:rFonts w:cs="Arial"/>
                <w:sz w:val="22"/>
                <w:szCs w:val="22"/>
              </w:rPr>
              <w:t>(-£7.</w:t>
            </w:r>
            <w:r w:rsidR="00EC3FC0">
              <w:rPr>
                <w:rFonts w:cs="Arial"/>
                <w:sz w:val="22"/>
                <w:szCs w:val="22"/>
              </w:rPr>
              <w:t>0</w:t>
            </w:r>
            <w:r w:rsidRPr="00AC5C5F">
              <w:rPr>
                <w:rFonts w:cs="Arial"/>
                <w:sz w:val="22"/>
                <w:szCs w:val="22"/>
              </w:rPr>
              <w:t>bn, -£</w:t>
            </w:r>
            <w:r w:rsidR="00EC3FC0">
              <w:rPr>
                <w:rFonts w:cs="Arial"/>
                <w:sz w:val="22"/>
                <w:szCs w:val="22"/>
              </w:rPr>
              <w:t>20.9</w:t>
            </w:r>
            <w:r w:rsidRPr="00AC5C5F">
              <w:rPr>
                <w:rFonts w:cs="Arial"/>
                <w:sz w:val="22"/>
                <w:szCs w:val="22"/>
              </w:rPr>
              <w:t>bn)</w:t>
            </w:r>
          </w:p>
        </w:tc>
        <w:tc>
          <w:tcPr>
            <w:tcW w:w="3615" w:type="dxa"/>
          </w:tcPr>
          <w:p w:rsidRPr="00AC5C5F" w:rsidR="00554C21" w:rsidP="001862D1" w:rsidRDefault="00554C21" w14:paraId="461B9E14" w14:textId="2C7F5A64">
            <w:pPr>
              <w:jc w:val="center"/>
              <w:rPr>
                <w:rFonts w:cs="Arial"/>
                <w:sz w:val="22"/>
                <w:szCs w:val="22"/>
              </w:rPr>
            </w:pPr>
            <w:r w:rsidRPr="00AC5C5F">
              <w:rPr>
                <w:rFonts w:cs="Arial"/>
                <w:sz w:val="22"/>
                <w:szCs w:val="22"/>
              </w:rPr>
              <w:t>-£6.</w:t>
            </w:r>
            <w:r w:rsidR="006A4DF6">
              <w:rPr>
                <w:rFonts w:cs="Arial"/>
                <w:sz w:val="22"/>
                <w:szCs w:val="22"/>
              </w:rPr>
              <w:t>8</w:t>
            </w:r>
            <w:r w:rsidRPr="00AC5C5F" w:rsidR="006A4DF6">
              <w:rPr>
                <w:rFonts w:cs="Arial"/>
                <w:sz w:val="22"/>
                <w:szCs w:val="22"/>
              </w:rPr>
              <w:t xml:space="preserve">bn </w:t>
            </w:r>
          </w:p>
          <w:p w:rsidRPr="00AC5C5F" w:rsidR="00554C21" w:rsidP="001862D1" w:rsidRDefault="00554C21" w14:paraId="2C8C33DE" w14:textId="2CBB70A4">
            <w:pPr>
              <w:jc w:val="center"/>
              <w:rPr>
                <w:rFonts w:eastAsia="Arial" w:cs="Arial"/>
                <w:sz w:val="22"/>
                <w:szCs w:val="22"/>
              </w:rPr>
            </w:pPr>
            <w:r w:rsidRPr="00AC5C5F">
              <w:rPr>
                <w:rFonts w:cs="Arial"/>
                <w:sz w:val="22"/>
                <w:szCs w:val="22"/>
              </w:rPr>
              <w:t>(-£3.</w:t>
            </w:r>
            <w:r w:rsidR="00AC20B9">
              <w:rPr>
                <w:rFonts w:cs="Arial"/>
                <w:sz w:val="22"/>
                <w:szCs w:val="22"/>
              </w:rPr>
              <w:t>3</w:t>
            </w:r>
            <w:r w:rsidRPr="00AC5C5F" w:rsidR="00AC20B9">
              <w:rPr>
                <w:rFonts w:cs="Arial"/>
                <w:sz w:val="22"/>
                <w:szCs w:val="22"/>
              </w:rPr>
              <w:t>bn</w:t>
            </w:r>
            <w:r w:rsidRPr="00AC5C5F">
              <w:rPr>
                <w:rFonts w:cs="Arial"/>
                <w:sz w:val="22"/>
                <w:szCs w:val="22"/>
              </w:rPr>
              <w:t>, -£10.3bn)</w:t>
            </w:r>
          </w:p>
        </w:tc>
      </w:tr>
      <w:tr w:rsidRPr="00AC5C5F" w:rsidR="00554C21" w:rsidTr="00AC5C5F" w14:paraId="2E3B7429" w14:textId="77777777">
        <w:trPr>
          <w:jc w:val="center"/>
        </w:trPr>
        <w:tc>
          <w:tcPr>
            <w:tcW w:w="2830" w:type="dxa"/>
          </w:tcPr>
          <w:p w:rsidRPr="00AC5C5F" w:rsidR="00554C21" w:rsidP="001862D1" w:rsidRDefault="00554C21" w14:paraId="596BFC79" w14:textId="77777777">
            <w:pPr>
              <w:jc w:val="both"/>
              <w:rPr>
                <w:rFonts w:eastAsia="Arial" w:cs="Arial"/>
                <w:sz w:val="22"/>
                <w:szCs w:val="22"/>
              </w:rPr>
            </w:pPr>
            <w:r w:rsidRPr="00AC5C5F">
              <w:rPr>
                <w:rFonts w:eastAsia="Arial" w:cs="Arial"/>
                <w:sz w:val="22"/>
                <w:szCs w:val="22"/>
              </w:rPr>
              <w:t>Option 3M</w:t>
            </w:r>
          </w:p>
        </w:tc>
        <w:tc>
          <w:tcPr>
            <w:tcW w:w="2764" w:type="dxa"/>
          </w:tcPr>
          <w:p w:rsidRPr="00AC5C5F" w:rsidR="00554C21" w:rsidP="001862D1" w:rsidRDefault="00554C21" w14:paraId="1EC190B7" w14:textId="78D6888C">
            <w:pPr>
              <w:jc w:val="center"/>
              <w:rPr>
                <w:rFonts w:cs="Arial"/>
                <w:sz w:val="22"/>
                <w:szCs w:val="22"/>
              </w:rPr>
            </w:pPr>
            <w:r w:rsidRPr="00AC5C5F">
              <w:rPr>
                <w:rFonts w:cs="Arial"/>
                <w:sz w:val="22"/>
                <w:szCs w:val="22"/>
              </w:rPr>
              <w:t>-£9.</w:t>
            </w:r>
            <w:r w:rsidR="00EC3FC0">
              <w:rPr>
                <w:rFonts w:cs="Arial"/>
                <w:sz w:val="22"/>
                <w:szCs w:val="22"/>
              </w:rPr>
              <w:t>2</w:t>
            </w:r>
            <w:r w:rsidRPr="00AC5C5F">
              <w:rPr>
                <w:rFonts w:cs="Arial"/>
                <w:sz w:val="22"/>
                <w:szCs w:val="22"/>
              </w:rPr>
              <w:t>bn</w:t>
            </w:r>
          </w:p>
          <w:p w:rsidRPr="00AC5C5F" w:rsidR="00554C21" w:rsidP="001862D1" w:rsidRDefault="00554C21" w14:paraId="02D97F65" w14:textId="4DC99F89">
            <w:pPr>
              <w:jc w:val="center"/>
              <w:rPr>
                <w:rFonts w:eastAsia="Arial" w:cs="Arial"/>
                <w:sz w:val="22"/>
                <w:szCs w:val="22"/>
              </w:rPr>
            </w:pPr>
            <w:r w:rsidRPr="00AC5C5F">
              <w:rPr>
                <w:rFonts w:cs="Arial"/>
                <w:sz w:val="22"/>
                <w:szCs w:val="22"/>
              </w:rPr>
              <w:t>(-£4.</w:t>
            </w:r>
            <w:r w:rsidR="009F0026">
              <w:rPr>
                <w:rFonts w:cs="Arial"/>
                <w:sz w:val="22"/>
                <w:szCs w:val="22"/>
              </w:rPr>
              <w:t>6</w:t>
            </w:r>
            <w:r w:rsidRPr="00AC5C5F">
              <w:rPr>
                <w:rFonts w:cs="Arial"/>
                <w:sz w:val="22"/>
                <w:szCs w:val="22"/>
              </w:rPr>
              <w:t>bn, -£1</w:t>
            </w:r>
            <w:r w:rsidR="009F0026">
              <w:rPr>
                <w:rFonts w:cs="Arial"/>
                <w:sz w:val="22"/>
                <w:szCs w:val="22"/>
              </w:rPr>
              <w:t>3.7</w:t>
            </w:r>
            <w:r w:rsidRPr="00AC5C5F" w:rsidR="00262830">
              <w:rPr>
                <w:rFonts w:cs="Arial"/>
                <w:sz w:val="22"/>
                <w:szCs w:val="22"/>
              </w:rPr>
              <w:t>bn</w:t>
            </w:r>
            <w:r w:rsidRPr="00AC5C5F">
              <w:rPr>
                <w:rFonts w:cs="Arial"/>
                <w:sz w:val="22"/>
                <w:szCs w:val="22"/>
              </w:rPr>
              <w:t>)</w:t>
            </w:r>
          </w:p>
        </w:tc>
        <w:tc>
          <w:tcPr>
            <w:tcW w:w="3615" w:type="dxa"/>
          </w:tcPr>
          <w:p w:rsidRPr="00AC5C5F" w:rsidR="00554C21" w:rsidP="001862D1" w:rsidRDefault="00554C21" w14:paraId="6CF90108" w14:textId="4AFA24C2">
            <w:pPr>
              <w:jc w:val="center"/>
              <w:rPr>
                <w:rFonts w:cs="Arial"/>
                <w:sz w:val="22"/>
                <w:szCs w:val="22"/>
              </w:rPr>
            </w:pPr>
            <w:r w:rsidRPr="00AC5C5F">
              <w:rPr>
                <w:rFonts w:cs="Arial"/>
                <w:sz w:val="22"/>
                <w:szCs w:val="22"/>
              </w:rPr>
              <w:t>-£4.</w:t>
            </w:r>
            <w:r w:rsidR="00EC3FC0">
              <w:rPr>
                <w:rFonts w:cs="Arial"/>
                <w:sz w:val="22"/>
                <w:szCs w:val="22"/>
              </w:rPr>
              <w:t>3</w:t>
            </w:r>
            <w:r w:rsidRPr="00AC5C5F">
              <w:rPr>
                <w:rFonts w:cs="Arial"/>
                <w:sz w:val="22"/>
                <w:szCs w:val="22"/>
              </w:rPr>
              <w:t xml:space="preserve">bn </w:t>
            </w:r>
          </w:p>
          <w:p w:rsidRPr="00AC5C5F" w:rsidR="00554C21" w:rsidP="001862D1" w:rsidRDefault="00554C21" w14:paraId="27A98AB8" w14:textId="79610615">
            <w:pPr>
              <w:jc w:val="center"/>
              <w:rPr>
                <w:rFonts w:eastAsia="Arial" w:cs="Arial"/>
                <w:sz w:val="22"/>
                <w:szCs w:val="22"/>
              </w:rPr>
            </w:pPr>
            <w:r w:rsidRPr="00AC5C5F">
              <w:rPr>
                <w:rFonts w:cs="Arial"/>
                <w:sz w:val="22"/>
                <w:szCs w:val="22"/>
              </w:rPr>
              <w:t>(-£2.2bn, -£6.</w:t>
            </w:r>
            <w:r w:rsidR="009F0026">
              <w:rPr>
                <w:rFonts w:cs="Arial"/>
                <w:sz w:val="22"/>
                <w:szCs w:val="22"/>
              </w:rPr>
              <w:t>5</w:t>
            </w:r>
            <w:r w:rsidRPr="00AC5C5F">
              <w:rPr>
                <w:rFonts w:cs="Arial"/>
                <w:sz w:val="22"/>
                <w:szCs w:val="22"/>
              </w:rPr>
              <w:t>bn)</w:t>
            </w:r>
          </w:p>
        </w:tc>
      </w:tr>
      <w:tr w:rsidRPr="00AC5C5F" w:rsidR="00554C21" w:rsidTr="00AC5C5F" w14:paraId="1F466464" w14:textId="77777777">
        <w:trPr>
          <w:jc w:val="center"/>
        </w:trPr>
        <w:tc>
          <w:tcPr>
            <w:tcW w:w="2830" w:type="dxa"/>
          </w:tcPr>
          <w:p w:rsidRPr="00AC5C5F" w:rsidR="00554C21" w:rsidP="001862D1" w:rsidRDefault="00554C21" w14:paraId="39E40F07" w14:textId="77777777">
            <w:pPr>
              <w:jc w:val="both"/>
              <w:rPr>
                <w:rFonts w:eastAsia="Arial" w:cs="Arial"/>
                <w:sz w:val="22"/>
                <w:szCs w:val="22"/>
              </w:rPr>
            </w:pPr>
            <w:r w:rsidRPr="00AC5C5F">
              <w:rPr>
                <w:rFonts w:eastAsia="Arial" w:cs="Arial"/>
                <w:sz w:val="22"/>
                <w:szCs w:val="22"/>
              </w:rPr>
              <w:t>Option 4M</w:t>
            </w:r>
          </w:p>
          <w:p w:rsidRPr="00AC5C5F" w:rsidR="00554C21" w:rsidP="001862D1" w:rsidRDefault="00554C21" w14:paraId="7D2159FA" w14:textId="77777777">
            <w:pPr>
              <w:jc w:val="both"/>
              <w:rPr>
                <w:rFonts w:eastAsia="Arial" w:cs="Arial"/>
                <w:sz w:val="22"/>
                <w:szCs w:val="22"/>
              </w:rPr>
            </w:pPr>
          </w:p>
        </w:tc>
        <w:tc>
          <w:tcPr>
            <w:tcW w:w="2764" w:type="dxa"/>
          </w:tcPr>
          <w:p w:rsidRPr="00AC5C5F" w:rsidR="00554C21" w:rsidP="001862D1" w:rsidRDefault="00554C21" w14:paraId="0385D53E" w14:textId="1A334B24">
            <w:pPr>
              <w:jc w:val="center"/>
              <w:rPr>
                <w:rFonts w:cs="Arial"/>
                <w:sz w:val="22"/>
                <w:szCs w:val="22"/>
              </w:rPr>
            </w:pPr>
            <w:r w:rsidRPr="00AC5C5F">
              <w:rPr>
                <w:rFonts w:cs="Arial"/>
                <w:sz w:val="22"/>
                <w:szCs w:val="22"/>
              </w:rPr>
              <w:t>-£13.</w:t>
            </w:r>
            <w:r w:rsidR="00EC3FC0">
              <w:rPr>
                <w:rFonts w:cs="Arial"/>
                <w:sz w:val="22"/>
                <w:szCs w:val="22"/>
              </w:rPr>
              <w:t>3</w:t>
            </w:r>
            <w:r w:rsidRPr="00AC5C5F">
              <w:rPr>
                <w:rFonts w:cs="Arial"/>
                <w:sz w:val="22"/>
                <w:szCs w:val="22"/>
              </w:rPr>
              <w:t>bn</w:t>
            </w:r>
          </w:p>
          <w:p w:rsidRPr="00AC5C5F" w:rsidR="00554C21" w:rsidP="001862D1" w:rsidRDefault="00554C21" w14:paraId="40526418" w14:textId="0A0B84AB">
            <w:pPr>
              <w:jc w:val="center"/>
              <w:rPr>
                <w:rFonts w:eastAsia="Arial" w:cs="Arial"/>
                <w:sz w:val="22"/>
                <w:szCs w:val="22"/>
              </w:rPr>
            </w:pPr>
            <w:r w:rsidRPr="00AC5C5F">
              <w:rPr>
                <w:rFonts w:cs="Arial"/>
                <w:sz w:val="22"/>
                <w:szCs w:val="22"/>
              </w:rPr>
              <w:t>(-£6.</w:t>
            </w:r>
            <w:r w:rsidR="009F0026">
              <w:rPr>
                <w:rFonts w:cs="Arial"/>
                <w:sz w:val="22"/>
                <w:szCs w:val="22"/>
              </w:rPr>
              <w:t>6</w:t>
            </w:r>
            <w:r w:rsidRPr="00AC5C5F">
              <w:rPr>
                <w:rFonts w:cs="Arial"/>
                <w:sz w:val="22"/>
                <w:szCs w:val="22"/>
              </w:rPr>
              <w:t>bn, -£</w:t>
            </w:r>
            <w:r w:rsidR="009F0026">
              <w:rPr>
                <w:rFonts w:cs="Arial"/>
                <w:sz w:val="22"/>
                <w:szCs w:val="22"/>
              </w:rPr>
              <w:t>19.9</w:t>
            </w:r>
            <w:r w:rsidRPr="00AC5C5F">
              <w:rPr>
                <w:rFonts w:cs="Arial"/>
                <w:sz w:val="22"/>
                <w:szCs w:val="22"/>
              </w:rPr>
              <w:t>bn)</w:t>
            </w:r>
          </w:p>
        </w:tc>
        <w:tc>
          <w:tcPr>
            <w:tcW w:w="3615" w:type="dxa"/>
          </w:tcPr>
          <w:p w:rsidRPr="00AC5C5F" w:rsidR="00554C21" w:rsidP="001862D1" w:rsidRDefault="00554C21" w14:paraId="33D6CBE1" w14:textId="77777777">
            <w:pPr>
              <w:jc w:val="center"/>
              <w:rPr>
                <w:rFonts w:cs="Arial"/>
                <w:sz w:val="22"/>
                <w:szCs w:val="22"/>
              </w:rPr>
            </w:pPr>
            <w:r w:rsidRPr="00AC5C5F">
              <w:rPr>
                <w:rFonts w:cs="Arial"/>
                <w:sz w:val="22"/>
                <w:szCs w:val="22"/>
              </w:rPr>
              <w:t xml:space="preserve">-£6.5bn </w:t>
            </w:r>
          </w:p>
          <w:p w:rsidRPr="00AC5C5F" w:rsidR="00554C21" w:rsidP="001862D1" w:rsidRDefault="00554C21" w14:paraId="52584470" w14:textId="0A812BFF">
            <w:pPr>
              <w:jc w:val="center"/>
              <w:rPr>
                <w:rFonts w:eastAsia="Arial" w:cs="Arial"/>
                <w:sz w:val="22"/>
                <w:szCs w:val="22"/>
              </w:rPr>
            </w:pPr>
            <w:r w:rsidRPr="00AC5C5F">
              <w:rPr>
                <w:rFonts w:cs="Arial"/>
                <w:sz w:val="22"/>
                <w:szCs w:val="22"/>
              </w:rPr>
              <w:t>(-£3.</w:t>
            </w:r>
            <w:r w:rsidR="00EC3FC0">
              <w:rPr>
                <w:rFonts w:cs="Arial"/>
                <w:sz w:val="22"/>
                <w:szCs w:val="22"/>
              </w:rPr>
              <w:t>2</w:t>
            </w:r>
            <w:r w:rsidRPr="00AC5C5F">
              <w:rPr>
                <w:rFonts w:cs="Arial"/>
                <w:sz w:val="22"/>
                <w:szCs w:val="22"/>
              </w:rPr>
              <w:t>bn, -£9.</w:t>
            </w:r>
            <w:r w:rsidR="009F0026">
              <w:rPr>
                <w:rFonts w:cs="Arial"/>
                <w:sz w:val="22"/>
                <w:szCs w:val="22"/>
              </w:rPr>
              <w:t>7</w:t>
            </w:r>
            <w:r w:rsidRPr="00AC5C5F">
              <w:rPr>
                <w:rFonts w:cs="Arial"/>
                <w:sz w:val="22"/>
                <w:szCs w:val="22"/>
              </w:rPr>
              <w:t>bn)</w:t>
            </w:r>
          </w:p>
        </w:tc>
      </w:tr>
    </w:tbl>
    <w:p w:rsidRPr="00451F33" w:rsidR="00554C21" w:rsidP="00AC5C5F" w:rsidRDefault="00554C21" w14:paraId="6A8612CA" w14:textId="00B79EE6">
      <w:pPr>
        <w:rPr>
          <w:rFonts w:cs="Arial"/>
        </w:rPr>
      </w:pPr>
      <w:r w:rsidRPr="00451F33">
        <w:rPr>
          <w:rFonts w:cs="Arial"/>
          <w:sz w:val="22"/>
        </w:rPr>
        <w:t>Source: Defra</w:t>
      </w:r>
      <w:r w:rsidR="00641A00">
        <w:rPr>
          <w:rFonts w:cs="Arial"/>
          <w:sz w:val="22"/>
        </w:rPr>
        <w:t>’s</w:t>
      </w:r>
      <w:r w:rsidRPr="00451F33">
        <w:rPr>
          <w:rFonts w:cs="Arial"/>
          <w:sz w:val="22"/>
        </w:rPr>
        <w:t xml:space="preserve"> analysis</w:t>
      </w:r>
    </w:p>
    <w:p w:rsidRPr="00451F33" w:rsidR="00554C21" w:rsidP="00554C21" w:rsidRDefault="00554C21" w14:paraId="348BADA5" w14:textId="77777777">
      <w:pPr>
        <w:jc w:val="both"/>
        <w:rPr>
          <w:rFonts w:cs="Arial"/>
        </w:rPr>
      </w:pPr>
    </w:p>
    <w:p w:rsidRPr="00451F33" w:rsidR="00554C21" w:rsidP="00554C21" w:rsidRDefault="00554C21" w14:paraId="7C2CE72C" w14:textId="77777777">
      <w:pPr>
        <w:jc w:val="both"/>
        <w:rPr>
          <w:rFonts w:cs="Arial"/>
        </w:rPr>
      </w:pPr>
      <w:r w:rsidRPr="00451F33">
        <w:rPr>
          <w:rFonts w:cs="Arial"/>
        </w:rPr>
        <w:t>Whilst this is not the main sensitivity analysis, we have modelled the effects of using higher carbon equivalent factors for methane on the municipal sector GHG savings. This difference is due to the different warming potentials of methane at different temperatures (i.e.</w:t>
      </w:r>
      <w:r>
        <w:rPr>
          <w:rFonts w:cs="Arial"/>
        </w:rPr>
        <w:t>,</w:t>
      </w:r>
      <w:r w:rsidRPr="00451F33">
        <w:rPr>
          <w:rFonts w:cs="Arial"/>
        </w:rPr>
        <w:t xml:space="preserve"> AR 4 and AR 5 without/with feedback); and only affects our calculations on non-traded emissions in our impact assessment.</w:t>
      </w:r>
    </w:p>
    <w:p w:rsidRPr="00451F33" w:rsidR="00554C21" w:rsidP="00554C21" w:rsidRDefault="00554C21" w14:paraId="61AD8DAD" w14:textId="77777777">
      <w:pPr>
        <w:jc w:val="both"/>
        <w:rPr>
          <w:rFonts w:cs="Arial"/>
        </w:rPr>
      </w:pPr>
    </w:p>
    <w:p w:rsidRPr="00451F33" w:rsidR="00554C21" w:rsidP="00554C21" w:rsidRDefault="00554C21" w14:paraId="5A210814" w14:textId="2E0E344F">
      <w:pPr>
        <w:jc w:val="both"/>
        <w:rPr>
          <w:rFonts w:cs="Arial"/>
        </w:rPr>
      </w:pPr>
      <w:r w:rsidRPr="00451F33">
        <w:rPr>
          <w:rFonts w:cs="Arial"/>
        </w:rPr>
        <w:t>Our central calculations are based on AR4, based on guidance from BEIS</w:t>
      </w:r>
      <w:r w:rsidR="00564F2B">
        <w:rPr>
          <w:rFonts w:cs="Arial"/>
        </w:rPr>
        <w:t xml:space="preserve"> (former departmental name)</w:t>
      </w:r>
      <w:r w:rsidRPr="00451F33">
        <w:rPr>
          <w:rFonts w:cs="Arial"/>
        </w:rPr>
        <w:t>, but it is very likely that this guidance will be updated to require to use one of the AR5 values.</w:t>
      </w:r>
    </w:p>
    <w:p w:rsidRPr="00451F33" w:rsidR="00554C21" w:rsidP="00554C21" w:rsidRDefault="00554C21" w14:paraId="403FC620" w14:textId="77777777">
      <w:pPr>
        <w:jc w:val="both"/>
        <w:rPr>
          <w:rFonts w:cs="Arial"/>
        </w:rPr>
      </w:pPr>
    </w:p>
    <w:p w:rsidRPr="00AC5C5F" w:rsidR="00554C21" w:rsidP="00554C21" w:rsidRDefault="00554C21" w14:paraId="69A091D0" w14:textId="02C317D3">
      <w:pPr>
        <w:jc w:val="both"/>
        <w:rPr>
          <w:rFonts w:cs="Arial"/>
        </w:rPr>
      </w:pPr>
      <w:r w:rsidRPr="00451F33">
        <w:rPr>
          <w:rFonts w:cs="Arial"/>
        </w:rPr>
        <w:t xml:space="preserve">For ease of comparison, </w:t>
      </w:r>
      <w:r w:rsidRPr="00AC5C5F">
        <w:rPr>
          <w:rFonts w:cs="Arial"/>
        </w:rPr>
        <w:t>Tables 5</w:t>
      </w:r>
      <w:r w:rsidR="00C737D7">
        <w:rPr>
          <w:rFonts w:cs="Arial"/>
        </w:rPr>
        <w:t>6</w:t>
      </w:r>
      <w:r w:rsidRPr="00AC5C5F">
        <w:rPr>
          <w:rFonts w:cs="Arial"/>
        </w:rPr>
        <w:t xml:space="preserve"> and 5</w:t>
      </w:r>
      <w:r w:rsidR="00C737D7">
        <w:rPr>
          <w:rFonts w:cs="Arial"/>
        </w:rPr>
        <w:t>7</w:t>
      </w:r>
      <w:r w:rsidRPr="00AC5C5F">
        <w:rPr>
          <w:rFonts w:cs="Arial"/>
        </w:rPr>
        <w:t xml:space="preserve"> compare the impact of CO</w:t>
      </w:r>
      <w:r w:rsidRPr="00AC5C5F">
        <w:rPr>
          <w:rFonts w:cs="Arial"/>
          <w:vertAlign w:val="subscript"/>
        </w:rPr>
        <w:t>2</w:t>
      </w:r>
      <w:r w:rsidRPr="00AC5C5F">
        <w:rPr>
          <w:rFonts w:cs="Arial"/>
        </w:rPr>
        <w:t>e savings in tonnages and monetary value between the modelling using AR4, AR5 without feedback, and AR5 with feedback. This is for the total appraisal period. Tables 5</w:t>
      </w:r>
      <w:r w:rsidR="00C737D7">
        <w:rPr>
          <w:rFonts w:cs="Arial"/>
        </w:rPr>
        <w:t>4</w:t>
      </w:r>
      <w:r w:rsidRPr="00AC5C5F">
        <w:rPr>
          <w:rFonts w:cs="Arial"/>
        </w:rPr>
        <w:t xml:space="preserve"> and 5</w:t>
      </w:r>
      <w:r w:rsidR="00C737D7">
        <w:rPr>
          <w:rFonts w:cs="Arial"/>
        </w:rPr>
        <w:t>5</w:t>
      </w:r>
      <w:r w:rsidRPr="00AC5C5F">
        <w:rPr>
          <w:rFonts w:cs="Arial"/>
        </w:rPr>
        <w:t xml:space="preserve"> compare the same impact, but only over carbon budget 5 (2028-2032). These tables demonstrate that the environmental benefits associated with our policy options increase when we use AR5 without and with feedback. </w:t>
      </w:r>
    </w:p>
    <w:p w:rsidRPr="00AC5C5F" w:rsidR="00554C21" w:rsidP="00554C21" w:rsidRDefault="00554C21" w14:paraId="5006D0BF" w14:textId="77777777">
      <w:pPr>
        <w:jc w:val="both"/>
        <w:rPr>
          <w:rFonts w:cs="Arial"/>
        </w:rPr>
      </w:pPr>
    </w:p>
    <w:p w:rsidRPr="00451F33" w:rsidR="00554C21" w:rsidP="00554C21" w:rsidRDefault="00554C21" w14:paraId="300B3077" w14:textId="52F028EE">
      <w:pPr>
        <w:jc w:val="both"/>
        <w:rPr>
          <w:rFonts w:cs="Arial"/>
          <w:b/>
          <w:bCs/>
          <w:sz w:val="22"/>
          <w:szCs w:val="22"/>
        </w:rPr>
      </w:pPr>
      <w:r w:rsidRPr="00AC5C5F">
        <w:rPr>
          <w:rFonts w:cs="Arial"/>
          <w:b/>
          <w:bCs/>
        </w:rPr>
        <w:t>Table 5</w:t>
      </w:r>
      <w:r w:rsidR="003668E5">
        <w:rPr>
          <w:rFonts w:cs="Arial"/>
          <w:b/>
          <w:bCs/>
        </w:rPr>
        <w:t>6</w:t>
      </w:r>
      <w:r w:rsidRPr="00AC5C5F">
        <w:rPr>
          <w:rFonts w:cs="Arial"/>
          <w:b/>
          <w:bCs/>
        </w:rPr>
        <w:t>: Summary of Municipal sector GHGs savings, using different AR values, 202</w:t>
      </w:r>
      <w:r w:rsidR="00FA5B0F">
        <w:rPr>
          <w:rFonts w:cs="Arial"/>
          <w:b/>
          <w:bCs/>
        </w:rPr>
        <w:t>5</w:t>
      </w:r>
      <w:r w:rsidRPr="00AC5C5F">
        <w:rPr>
          <w:rFonts w:cs="Arial"/>
          <w:b/>
          <w:bCs/>
        </w:rPr>
        <w:t>-35, in MtCO</w:t>
      </w:r>
      <w:r w:rsidRPr="00AC5C5F">
        <w:rPr>
          <w:rFonts w:cs="Arial"/>
          <w:b/>
          <w:bCs/>
          <w:vertAlign w:val="subscript"/>
        </w:rPr>
        <w:t>2</w:t>
      </w:r>
      <w:r w:rsidRPr="00AC5C5F">
        <w:rPr>
          <w:rFonts w:cs="Arial"/>
          <w:b/>
          <w:bCs/>
        </w:rPr>
        <w:t>e</w:t>
      </w:r>
      <w:r w:rsidRPr="00451F33">
        <w:rPr>
          <w:rFonts w:cs="Arial"/>
          <w:b/>
          <w:bCs/>
        </w:rPr>
        <w:t xml:space="preserve"> </w:t>
      </w:r>
    </w:p>
    <w:p w:rsidRPr="00451F33" w:rsidR="00554C21" w:rsidP="00554C21" w:rsidRDefault="00554C21" w14:paraId="384F11BC" w14:textId="77777777">
      <w:pPr>
        <w:jc w:val="both"/>
        <w:rPr>
          <w:rFonts w:cs="Arial"/>
          <w:b/>
          <w:bCs/>
          <w:sz w:val="22"/>
          <w:szCs w:val="22"/>
        </w:rPr>
      </w:pPr>
    </w:p>
    <w:tbl>
      <w:tblPr>
        <w:tblW w:w="105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0"/>
        <w:gridCol w:w="2388"/>
        <w:gridCol w:w="3064"/>
        <w:gridCol w:w="2401"/>
      </w:tblGrid>
      <w:tr w:rsidRPr="00AC5C5F" w:rsidR="00554C21" w:rsidTr="00AC5C5F" w14:paraId="728E6B52" w14:textId="77777777">
        <w:trPr>
          <w:trHeight w:val="670"/>
          <w:jc w:val="center"/>
        </w:trPr>
        <w:tc>
          <w:tcPr>
            <w:tcW w:w="2660" w:type="dxa"/>
          </w:tcPr>
          <w:p w:rsidRPr="00AC5C5F" w:rsidR="00554C21" w:rsidP="001862D1" w:rsidRDefault="00554C21" w14:paraId="4C681E3B" w14:textId="77777777">
            <w:pPr>
              <w:jc w:val="both"/>
              <w:rPr>
                <w:rFonts w:cs="Arial"/>
                <w:b/>
                <w:bCs/>
                <w:sz w:val="22"/>
                <w:szCs w:val="22"/>
              </w:rPr>
            </w:pPr>
            <w:r w:rsidRPr="00AC5C5F">
              <w:rPr>
                <w:rFonts w:cs="Arial"/>
                <w:b/>
                <w:bCs/>
                <w:sz w:val="22"/>
                <w:szCs w:val="22"/>
              </w:rPr>
              <w:t>Municipal scenarios</w:t>
            </w:r>
          </w:p>
        </w:tc>
        <w:tc>
          <w:tcPr>
            <w:tcW w:w="2388" w:type="dxa"/>
          </w:tcPr>
          <w:p w:rsidRPr="00AC5C5F" w:rsidR="00554C21" w:rsidP="001862D1" w:rsidRDefault="00554C21" w14:paraId="515C9B78" w14:textId="625F2579">
            <w:pPr>
              <w:jc w:val="center"/>
              <w:rPr>
                <w:rFonts w:cs="Arial"/>
                <w:b/>
                <w:bCs/>
                <w:sz w:val="22"/>
                <w:szCs w:val="22"/>
              </w:rPr>
            </w:pPr>
            <w:r w:rsidRPr="00AC5C5F">
              <w:rPr>
                <w:rFonts w:cs="Arial"/>
                <w:b/>
                <w:bCs/>
                <w:sz w:val="22"/>
                <w:szCs w:val="22"/>
              </w:rPr>
              <w:t>AR4 (202</w:t>
            </w:r>
            <w:r w:rsidR="00FA5B0F">
              <w:rPr>
                <w:rFonts w:cs="Arial"/>
                <w:b/>
                <w:bCs/>
                <w:sz w:val="22"/>
                <w:szCs w:val="22"/>
              </w:rPr>
              <w:t>5</w:t>
            </w:r>
            <w:r w:rsidRPr="00AC5C5F">
              <w:rPr>
                <w:rFonts w:cs="Arial"/>
                <w:b/>
                <w:bCs/>
                <w:sz w:val="22"/>
                <w:szCs w:val="22"/>
              </w:rPr>
              <w:t>-2035)</w:t>
            </w:r>
          </w:p>
        </w:tc>
        <w:tc>
          <w:tcPr>
            <w:tcW w:w="3064" w:type="dxa"/>
          </w:tcPr>
          <w:p w:rsidRPr="00AC5C5F" w:rsidR="00554C21" w:rsidP="001862D1" w:rsidRDefault="00554C21" w14:paraId="68C522DB" w14:textId="772D8C30">
            <w:pPr>
              <w:jc w:val="center"/>
              <w:rPr>
                <w:rFonts w:cs="Arial"/>
                <w:b/>
                <w:bCs/>
                <w:sz w:val="22"/>
                <w:szCs w:val="22"/>
              </w:rPr>
            </w:pPr>
            <w:r w:rsidRPr="00AC5C5F">
              <w:rPr>
                <w:rFonts w:cs="Arial"/>
                <w:b/>
                <w:bCs/>
                <w:sz w:val="22"/>
                <w:szCs w:val="22"/>
              </w:rPr>
              <w:t>AR5 without Feedback (202</w:t>
            </w:r>
            <w:r w:rsidR="00FA5B0F">
              <w:rPr>
                <w:rFonts w:cs="Arial"/>
                <w:b/>
                <w:bCs/>
                <w:sz w:val="22"/>
                <w:szCs w:val="22"/>
              </w:rPr>
              <w:t>5</w:t>
            </w:r>
            <w:r w:rsidRPr="00AC5C5F">
              <w:rPr>
                <w:rFonts w:cs="Arial"/>
                <w:b/>
                <w:bCs/>
                <w:sz w:val="22"/>
                <w:szCs w:val="22"/>
              </w:rPr>
              <w:t>-2035)</w:t>
            </w:r>
          </w:p>
        </w:tc>
        <w:tc>
          <w:tcPr>
            <w:tcW w:w="2401" w:type="dxa"/>
          </w:tcPr>
          <w:p w:rsidRPr="00AC5C5F" w:rsidR="00554C21" w:rsidP="001862D1" w:rsidRDefault="00554C21" w14:paraId="6DD72AB6" w14:textId="29680998">
            <w:pPr>
              <w:jc w:val="center"/>
              <w:rPr>
                <w:rFonts w:cs="Arial"/>
                <w:b/>
                <w:bCs/>
                <w:sz w:val="22"/>
                <w:szCs w:val="22"/>
              </w:rPr>
            </w:pPr>
            <w:r w:rsidRPr="00AC5C5F">
              <w:rPr>
                <w:rFonts w:cs="Arial"/>
                <w:b/>
                <w:bCs/>
                <w:sz w:val="22"/>
                <w:szCs w:val="22"/>
              </w:rPr>
              <w:t>AR5 with Feedback (202</w:t>
            </w:r>
            <w:r w:rsidR="00FA5B0F">
              <w:rPr>
                <w:rFonts w:cs="Arial"/>
                <w:b/>
                <w:bCs/>
                <w:sz w:val="22"/>
                <w:szCs w:val="22"/>
              </w:rPr>
              <w:t>5</w:t>
            </w:r>
            <w:r w:rsidRPr="00AC5C5F">
              <w:rPr>
                <w:rFonts w:cs="Arial"/>
                <w:b/>
                <w:bCs/>
                <w:sz w:val="22"/>
                <w:szCs w:val="22"/>
              </w:rPr>
              <w:t>-2035)</w:t>
            </w:r>
          </w:p>
        </w:tc>
      </w:tr>
      <w:tr w:rsidRPr="00AC5C5F" w:rsidR="00554C21" w:rsidTr="00AC5C5F" w14:paraId="21DD8C55" w14:textId="77777777">
        <w:trPr>
          <w:trHeight w:val="400"/>
          <w:jc w:val="center"/>
        </w:trPr>
        <w:tc>
          <w:tcPr>
            <w:tcW w:w="2660" w:type="dxa"/>
          </w:tcPr>
          <w:p w:rsidRPr="00AC5C5F" w:rsidR="00554C21" w:rsidP="001862D1" w:rsidRDefault="00554C21" w14:paraId="5CB81582" w14:textId="77777777">
            <w:pPr>
              <w:jc w:val="both"/>
              <w:rPr>
                <w:rFonts w:cs="Arial"/>
                <w:sz w:val="22"/>
                <w:szCs w:val="22"/>
              </w:rPr>
            </w:pPr>
            <w:r w:rsidRPr="00AC5C5F">
              <w:rPr>
                <w:rFonts w:cs="Arial"/>
                <w:sz w:val="22"/>
                <w:szCs w:val="22"/>
              </w:rPr>
              <w:t>Option 1M</w:t>
            </w:r>
          </w:p>
        </w:tc>
        <w:tc>
          <w:tcPr>
            <w:tcW w:w="2388" w:type="dxa"/>
          </w:tcPr>
          <w:p w:rsidR="00AC5C5F" w:rsidP="00AC5C5F" w:rsidRDefault="00554C21" w14:paraId="3B3BBA35" w14:textId="1881836C">
            <w:pPr>
              <w:jc w:val="center"/>
              <w:rPr>
                <w:rFonts w:cs="Arial"/>
                <w:sz w:val="22"/>
                <w:szCs w:val="22"/>
              </w:rPr>
            </w:pPr>
            <w:r w:rsidRPr="00AC5C5F">
              <w:rPr>
                <w:rFonts w:cs="Arial"/>
                <w:sz w:val="22"/>
                <w:szCs w:val="22"/>
              </w:rPr>
              <w:t>-</w:t>
            </w:r>
            <w:r w:rsidR="00F16EE7">
              <w:rPr>
                <w:rFonts w:cs="Arial"/>
                <w:sz w:val="22"/>
                <w:szCs w:val="22"/>
              </w:rPr>
              <w:t>12.</w:t>
            </w:r>
            <w:r w:rsidR="008F6761">
              <w:rPr>
                <w:rFonts w:cs="Arial"/>
                <w:sz w:val="22"/>
                <w:szCs w:val="22"/>
              </w:rPr>
              <w:t>5</w:t>
            </w:r>
            <w:r w:rsidRPr="00AC5C5F">
              <w:rPr>
                <w:rFonts w:cs="Arial"/>
                <w:sz w:val="22"/>
                <w:szCs w:val="22"/>
              </w:rPr>
              <w:t xml:space="preserve">Mt traded, </w:t>
            </w:r>
          </w:p>
          <w:p w:rsidRPr="00AC5C5F" w:rsidR="00554C21" w:rsidP="00AC5C5F" w:rsidRDefault="00554C21" w14:paraId="1D1E0BA6" w14:textId="3B9B7909">
            <w:pPr>
              <w:jc w:val="center"/>
              <w:rPr>
                <w:rFonts w:cs="Arial"/>
                <w:sz w:val="22"/>
                <w:szCs w:val="22"/>
              </w:rPr>
            </w:pPr>
            <w:r w:rsidRPr="00AC5C5F">
              <w:rPr>
                <w:rFonts w:cs="Arial"/>
                <w:sz w:val="22"/>
                <w:szCs w:val="22"/>
              </w:rPr>
              <w:t>-22.</w:t>
            </w:r>
            <w:r w:rsidR="008F6761">
              <w:rPr>
                <w:rFonts w:cs="Arial"/>
                <w:sz w:val="22"/>
                <w:szCs w:val="22"/>
              </w:rPr>
              <w:t>1</w:t>
            </w:r>
            <w:r w:rsidRPr="00AC5C5F" w:rsidR="00262830">
              <w:rPr>
                <w:rFonts w:cs="Arial"/>
                <w:sz w:val="22"/>
                <w:szCs w:val="22"/>
              </w:rPr>
              <w:t xml:space="preserve">Mt </w:t>
            </w:r>
            <w:r w:rsidRPr="00AC5C5F">
              <w:rPr>
                <w:rFonts w:cs="Arial"/>
                <w:sz w:val="22"/>
                <w:szCs w:val="22"/>
              </w:rPr>
              <w:t>non-traded</w:t>
            </w:r>
          </w:p>
        </w:tc>
        <w:tc>
          <w:tcPr>
            <w:tcW w:w="3064" w:type="dxa"/>
          </w:tcPr>
          <w:p w:rsidR="00AC5C5F" w:rsidP="001862D1" w:rsidRDefault="00554C21" w14:paraId="14D84F69" w14:textId="567F2DF4">
            <w:pPr>
              <w:jc w:val="center"/>
              <w:rPr>
                <w:rFonts w:cs="Arial"/>
                <w:sz w:val="22"/>
                <w:szCs w:val="22"/>
              </w:rPr>
            </w:pPr>
            <w:r w:rsidRPr="00AC5C5F">
              <w:rPr>
                <w:rFonts w:cs="Arial"/>
                <w:sz w:val="22"/>
                <w:szCs w:val="22"/>
              </w:rPr>
              <w:t>-</w:t>
            </w:r>
            <w:r w:rsidR="00F16EE7">
              <w:rPr>
                <w:rFonts w:cs="Arial"/>
                <w:sz w:val="22"/>
                <w:szCs w:val="22"/>
              </w:rPr>
              <w:t>12.</w:t>
            </w:r>
            <w:r w:rsidR="008F6761">
              <w:rPr>
                <w:rFonts w:cs="Arial"/>
                <w:sz w:val="22"/>
                <w:szCs w:val="22"/>
              </w:rPr>
              <w:t>6</w:t>
            </w:r>
            <w:r w:rsidRPr="00AC5C5F">
              <w:rPr>
                <w:rFonts w:cs="Arial"/>
                <w:sz w:val="22"/>
                <w:szCs w:val="22"/>
              </w:rPr>
              <w:t xml:space="preserve">Mt traded, </w:t>
            </w:r>
          </w:p>
          <w:p w:rsidRPr="00AC5C5F" w:rsidR="00554C21" w:rsidP="001862D1" w:rsidRDefault="00554C21" w14:paraId="24B1969B" w14:textId="6812C1C1">
            <w:pPr>
              <w:jc w:val="center"/>
              <w:rPr>
                <w:rFonts w:cs="Arial"/>
                <w:sz w:val="22"/>
                <w:szCs w:val="22"/>
              </w:rPr>
            </w:pPr>
            <w:r w:rsidRPr="00AC5C5F">
              <w:rPr>
                <w:rFonts w:cs="Arial"/>
                <w:sz w:val="22"/>
                <w:szCs w:val="22"/>
              </w:rPr>
              <w:t>-24.</w:t>
            </w:r>
            <w:r w:rsidR="008F6761">
              <w:rPr>
                <w:rFonts w:cs="Arial"/>
                <w:sz w:val="22"/>
                <w:szCs w:val="22"/>
              </w:rPr>
              <w:t>0</w:t>
            </w:r>
            <w:r w:rsidRPr="00AC5C5F">
              <w:rPr>
                <w:rFonts w:cs="Arial"/>
                <w:sz w:val="22"/>
                <w:szCs w:val="22"/>
              </w:rPr>
              <w:t>Mt non-traded</w:t>
            </w:r>
          </w:p>
        </w:tc>
        <w:tc>
          <w:tcPr>
            <w:tcW w:w="2401" w:type="dxa"/>
          </w:tcPr>
          <w:p w:rsidR="00AC5C5F" w:rsidP="001862D1" w:rsidRDefault="00554C21" w14:paraId="18939740" w14:textId="329FFA55">
            <w:pPr>
              <w:jc w:val="center"/>
              <w:rPr>
                <w:rFonts w:cs="Arial"/>
                <w:sz w:val="22"/>
                <w:szCs w:val="22"/>
              </w:rPr>
            </w:pPr>
            <w:r w:rsidRPr="00AC5C5F">
              <w:rPr>
                <w:rFonts w:cs="Arial"/>
                <w:sz w:val="22"/>
                <w:szCs w:val="22"/>
              </w:rPr>
              <w:t>-1</w:t>
            </w:r>
            <w:r w:rsidR="00F16EE7">
              <w:rPr>
                <w:rFonts w:cs="Arial"/>
                <w:sz w:val="22"/>
                <w:szCs w:val="22"/>
              </w:rPr>
              <w:t>2.</w:t>
            </w:r>
            <w:r w:rsidR="008F6761">
              <w:rPr>
                <w:rFonts w:cs="Arial"/>
                <w:sz w:val="22"/>
                <w:szCs w:val="22"/>
              </w:rPr>
              <w:t>6</w:t>
            </w:r>
            <w:r w:rsidRPr="00AC5C5F">
              <w:rPr>
                <w:rFonts w:cs="Arial"/>
                <w:sz w:val="22"/>
                <w:szCs w:val="22"/>
              </w:rPr>
              <w:t xml:space="preserve">Mt traded, </w:t>
            </w:r>
          </w:p>
          <w:p w:rsidRPr="00AC5C5F" w:rsidR="00554C21" w:rsidP="001862D1" w:rsidRDefault="00554C21" w14:paraId="4BEB6DBB" w14:textId="1DC8F057">
            <w:pPr>
              <w:jc w:val="center"/>
              <w:rPr>
                <w:rFonts w:cs="Arial"/>
                <w:sz w:val="22"/>
                <w:szCs w:val="22"/>
              </w:rPr>
            </w:pPr>
            <w:r w:rsidRPr="00AC5C5F">
              <w:rPr>
                <w:rFonts w:cs="Arial"/>
                <w:sz w:val="22"/>
                <w:szCs w:val="22"/>
              </w:rPr>
              <w:t>-2</w:t>
            </w:r>
            <w:r w:rsidR="008F6761">
              <w:rPr>
                <w:rFonts w:cs="Arial"/>
                <w:sz w:val="22"/>
                <w:szCs w:val="22"/>
              </w:rPr>
              <w:t>7.9</w:t>
            </w:r>
            <w:r w:rsidRPr="00AC5C5F" w:rsidR="00F16EE7">
              <w:rPr>
                <w:rFonts w:cs="Arial"/>
                <w:sz w:val="22"/>
                <w:szCs w:val="22"/>
              </w:rPr>
              <w:t xml:space="preserve">Mt </w:t>
            </w:r>
            <w:r w:rsidRPr="00AC5C5F">
              <w:rPr>
                <w:rFonts w:cs="Arial"/>
                <w:sz w:val="22"/>
                <w:szCs w:val="22"/>
              </w:rPr>
              <w:t>non-traded</w:t>
            </w:r>
          </w:p>
        </w:tc>
      </w:tr>
      <w:tr w:rsidRPr="00AC5C5F" w:rsidR="00554C21" w:rsidTr="00AC5C5F" w14:paraId="08EC62E5" w14:textId="77777777">
        <w:trPr>
          <w:trHeight w:val="426"/>
          <w:jc w:val="center"/>
        </w:trPr>
        <w:tc>
          <w:tcPr>
            <w:tcW w:w="2660" w:type="dxa"/>
          </w:tcPr>
          <w:p w:rsidRPr="00AC5C5F" w:rsidR="00554C21" w:rsidP="001862D1" w:rsidRDefault="00554C21" w14:paraId="4B5D53D9" w14:textId="77777777">
            <w:pPr>
              <w:jc w:val="both"/>
              <w:rPr>
                <w:rFonts w:cs="Arial"/>
                <w:sz w:val="22"/>
                <w:szCs w:val="22"/>
              </w:rPr>
            </w:pPr>
            <w:r w:rsidRPr="00AC5C5F">
              <w:rPr>
                <w:rFonts w:cs="Arial"/>
                <w:sz w:val="22"/>
                <w:szCs w:val="22"/>
              </w:rPr>
              <w:t>Option 2M</w:t>
            </w:r>
          </w:p>
        </w:tc>
        <w:tc>
          <w:tcPr>
            <w:tcW w:w="2388" w:type="dxa"/>
          </w:tcPr>
          <w:p w:rsidR="00AC5C5F" w:rsidP="001862D1" w:rsidRDefault="00554C21" w14:paraId="696442F7" w14:textId="15B33F08">
            <w:pPr>
              <w:jc w:val="center"/>
              <w:rPr>
                <w:rFonts w:cs="Arial"/>
                <w:sz w:val="22"/>
                <w:szCs w:val="22"/>
              </w:rPr>
            </w:pPr>
            <w:r w:rsidRPr="00AC5C5F">
              <w:rPr>
                <w:rFonts w:cs="Arial"/>
                <w:sz w:val="22"/>
                <w:szCs w:val="22"/>
              </w:rPr>
              <w:t>-1</w:t>
            </w:r>
            <w:r w:rsidR="008F6761">
              <w:rPr>
                <w:rFonts w:cs="Arial"/>
                <w:sz w:val="22"/>
                <w:szCs w:val="22"/>
              </w:rPr>
              <w:t>8.9</w:t>
            </w:r>
            <w:r w:rsidRPr="00AC5C5F" w:rsidR="00F16EE7">
              <w:rPr>
                <w:rFonts w:cs="Arial"/>
                <w:sz w:val="22"/>
                <w:szCs w:val="22"/>
              </w:rPr>
              <w:t xml:space="preserve">Mt </w:t>
            </w:r>
            <w:r w:rsidRPr="00AC5C5F">
              <w:rPr>
                <w:rFonts w:cs="Arial"/>
                <w:sz w:val="22"/>
                <w:szCs w:val="22"/>
              </w:rPr>
              <w:t>traded,</w:t>
            </w:r>
          </w:p>
          <w:p w:rsidRPr="00AC5C5F" w:rsidR="00554C21" w:rsidP="001862D1" w:rsidRDefault="00554C21" w14:paraId="566683CC" w14:textId="1885CBB5">
            <w:pPr>
              <w:jc w:val="center"/>
              <w:rPr>
                <w:rFonts w:cs="Arial"/>
                <w:sz w:val="22"/>
                <w:szCs w:val="22"/>
              </w:rPr>
            </w:pPr>
            <w:r w:rsidRPr="00AC5C5F">
              <w:rPr>
                <w:rFonts w:cs="Arial"/>
                <w:sz w:val="22"/>
                <w:szCs w:val="22"/>
              </w:rPr>
              <w:t xml:space="preserve"> -</w:t>
            </w:r>
            <w:r w:rsidR="008F6761">
              <w:rPr>
                <w:rFonts w:cs="Arial"/>
                <w:sz w:val="22"/>
                <w:szCs w:val="22"/>
              </w:rPr>
              <w:t>29.9</w:t>
            </w:r>
            <w:r w:rsidRPr="00AC5C5F">
              <w:rPr>
                <w:rFonts w:cs="Arial"/>
                <w:sz w:val="22"/>
                <w:szCs w:val="22"/>
              </w:rPr>
              <w:t>Mt non-traded</w:t>
            </w:r>
          </w:p>
        </w:tc>
        <w:tc>
          <w:tcPr>
            <w:tcW w:w="3064" w:type="dxa"/>
          </w:tcPr>
          <w:p w:rsidR="00AC5C5F" w:rsidP="001862D1" w:rsidRDefault="00554C21" w14:paraId="309D0298" w14:textId="5FE4A243">
            <w:pPr>
              <w:jc w:val="center"/>
              <w:rPr>
                <w:rFonts w:cs="Arial"/>
                <w:sz w:val="22"/>
                <w:szCs w:val="22"/>
              </w:rPr>
            </w:pPr>
            <w:r w:rsidRPr="00AC5C5F">
              <w:rPr>
                <w:rFonts w:cs="Arial"/>
                <w:sz w:val="22"/>
                <w:szCs w:val="22"/>
              </w:rPr>
              <w:t>-19.</w:t>
            </w:r>
            <w:r w:rsidR="008F6761">
              <w:rPr>
                <w:rFonts w:cs="Arial"/>
                <w:sz w:val="22"/>
                <w:szCs w:val="22"/>
              </w:rPr>
              <w:t>0</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35DB0C64" w14:textId="6131D76E">
            <w:pPr>
              <w:jc w:val="center"/>
              <w:rPr>
                <w:rFonts w:cs="Arial"/>
                <w:sz w:val="22"/>
                <w:szCs w:val="22"/>
              </w:rPr>
            </w:pPr>
            <w:r w:rsidRPr="00AC5C5F">
              <w:rPr>
                <w:rFonts w:cs="Arial"/>
                <w:sz w:val="22"/>
                <w:szCs w:val="22"/>
              </w:rPr>
              <w:t>-</w:t>
            </w:r>
            <w:r w:rsidR="008F6761">
              <w:rPr>
                <w:rFonts w:cs="Arial"/>
                <w:sz w:val="22"/>
                <w:szCs w:val="22"/>
              </w:rPr>
              <w:t>29.8</w:t>
            </w:r>
            <w:r w:rsidRPr="00AC5C5F">
              <w:rPr>
                <w:rFonts w:cs="Arial"/>
                <w:sz w:val="22"/>
                <w:szCs w:val="22"/>
              </w:rPr>
              <w:t>Mt non-traded</w:t>
            </w:r>
          </w:p>
        </w:tc>
        <w:tc>
          <w:tcPr>
            <w:tcW w:w="2401" w:type="dxa"/>
          </w:tcPr>
          <w:p w:rsidR="00AC5C5F" w:rsidP="001862D1" w:rsidRDefault="00554C21" w14:paraId="2D1B7C6D" w14:textId="502270CD">
            <w:pPr>
              <w:jc w:val="center"/>
              <w:rPr>
                <w:rFonts w:cs="Arial"/>
                <w:sz w:val="22"/>
                <w:szCs w:val="22"/>
              </w:rPr>
            </w:pPr>
            <w:r w:rsidRPr="00AC5C5F">
              <w:rPr>
                <w:rFonts w:cs="Arial"/>
                <w:sz w:val="22"/>
                <w:szCs w:val="22"/>
              </w:rPr>
              <w:t>-19.</w:t>
            </w:r>
            <w:r w:rsidR="008F6761">
              <w:rPr>
                <w:rFonts w:cs="Arial"/>
                <w:sz w:val="22"/>
                <w:szCs w:val="22"/>
              </w:rPr>
              <w:t>0</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2F7725A8" w14:textId="581976D4">
            <w:pPr>
              <w:jc w:val="center"/>
              <w:rPr>
                <w:rFonts w:cs="Arial"/>
                <w:sz w:val="22"/>
                <w:szCs w:val="22"/>
              </w:rPr>
            </w:pPr>
            <w:r w:rsidRPr="00AC5C5F">
              <w:rPr>
                <w:rFonts w:cs="Arial"/>
                <w:sz w:val="22"/>
                <w:szCs w:val="22"/>
              </w:rPr>
              <w:t>-3</w:t>
            </w:r>
            <w:r w:rsidR="008F6761">
              <w:rPr>
                <w:rFonts w:cs="Arial"/>
                <w:sz w:val="22"/>
                <w:szCs w:val="22"/>
              </w:rPr>
              <w:t>7.6</w:t>
            </w:r>
            <w:r w:rsidRPr="00AC5C5F" w:rsidR="00DF3B42">
              <w:rPr>
                <w:rFonts w:cs="Arial"/>
                <w:sz w:val="22"/>
                <w:szCs w:val="22"/>
              </w:rPr>
              <w:t xml:space="preserve">Mt </w:t>
            </w:r>
            <w:r w:rsidRPr="00AC5C5F">
              <w:rPr>
                <w:rFonts w:cs="Arial"/>
                <w:sz w:val="22"/>
                <w:szCs w:val="22"/>
              </w:rPr>
              <w:t>non-traded</w:t>
            </w:r>
          </w:p>
        </w:tc>
      </w:tr>
      <w:tr w:rsidRPr="00AC5C5F" w:rsidR="00554C21" w:rsidTr="00AC5C5F" w14:paraId="1F4DEE8B" w14:textId="77777777">
        <w:trPr>
          <w:trHeight w:val="303"/>
          <w:jc w:val="center"/>
        </w:trPr>
        <w:tc>
          <w:tcPr>
            <w:tcW w:w="2660" w:type="dxa"/>
          </w:tcPr>
          <w:p w:rsidRPr="00AC5C5F" w:rsidR="00554C21" w:rsidP="001862D1" w:rsidRDefault="00554C21" w14:paraId="6F9A9BE4" w14:textId="77777777">
            <w:pPr>
              <w:jc w:val="both"/>
              <w:rPr>
                <w:rFonts w:cs="Arial"/>
                <w:sz w:val="22"/>
                <w:szCs w:val="22"/>
              </w:rPr>
            </w:pPr>
            <w:r w:rsidRPr="00AC5C5F">
              <w:rPr>
                <w:rFonts w:cs="Arial"/>
                <w:sz w:val="22"/>
                <w:szCs w:val="22"/>
              </w:rPr>
              <w:t>Option 3M</w:t>
            </w:r>
          </w:p>
        </w:tc>
        <w:tc>
          <w:tcPr>
            <w:tcW w:w="2388" w:type="dxa"/>
          </w:tcPr>
          <w:p w:rsidR="00AC5C5F" w:rsidP="00AC5C5F" w:rsidRDefault="00554C21" w14:paraId="398ECA93" w14:textId="63F0979A">
            <w:pPr>
              <w:jc w:val="center"/>
              <w:rPr>
                <w:rFonts w:cs="Arial"/>
                <w:sz w:val="22"/>
                <w:szCs w:val="22"/>
              </w:rPr>
            </w:pPr>
            <w:r w:rsidRPr="00AC5C5F">
              <w:rPr>
                <w:rFonts w:cs="Arial"/>
                <w:sz w:val="22"/>
                <w:szCs w:val="22"/>
              </w:rPr>
              <w:t>-12.</w:t>
            </w:r>
            <w:r w:rsidR="008F6761">
              <w:rPr>
                <w:rFonts w:cs="Arial"/>
                <w:sz w:val="22"/>
                <w:szCs w:val="22"/>
              </w:rPr>
              <w:t>1</w:t>
            </w:r>
            <w:r w:rsidRPr="00AC5C5F" w:rsidR="00F16EE7">
              <w:rPr>
                <w:rFonts w:cs="Arial"/>
                <w:sz w:val="22"/>
                <w:szCs w:val="22"/>
              </w:rPr>
              <w:t xml:space="preserve">Mt </w:t>
            </w:r>
            <w:r w:rsidRPr="00AC5C5F">
              <w:rPr>
                <w:rFonts w:cs="Arial"/>
                <w:sz w:val="22"/>
                <w:szCs w:val="22"/>
              </w:rPr>
              <w:t>traded,</w:t>
            </w:r>
          </w:p>
          <w:p w:rsidRPr="00AC5C5F" w:rsidR="00554C21" w:rsidP="00AC5C5F" w:rsidRDefault="00554C21" w14:paraId="195B7C95" w14:textId="1FF4E110">
            <w:pPr>
              <w:jc w:val="center"/>
              <w:rPr>
                <w:rFonts w:cs="Arial"/>
                <w:sz w:val="22"/>
                <w:szCs w:val="22"/>
              </w:rPr>
            </w:pPr>
            <w:r w:rsidRPr="00AC5C5F">
              <w:rPr>
                <w:rFonts w:cs="Arial"/>
                <w:sz w:val="22"/>
                <w:szCs w:val="22"/>
              </w:rPr>
              <w:t xml:space="preserve"> -20.</w:t>
            </w:r>
            <w:r w:rsidR="008F6761">
              <w:rPr>
                <w:rFonts w:cs="Arial"/>
                <w:sz w:val="22"/>
                <w:szCs w:val="22"/>
              </w:rPr>
              <w:t>2</w:t>
            </w:r>
            <w:r w:rsidRPr="00AC5C5F">
              <w:rPr>
                <w:rFonts w:cs="Arial"/>
                <w:sz w:val="22"/>
                <w:szCs w:val="22"/>
              </w:rPr>
              <w:t xml:space="preserve">Mt non-traded </w:t>
            </w:r>
          </w:p>
        </w:tc>
        <w:tc>
          <w:tcPr>
            <w:tcW w:w="3064" w:type="dxa"/>
          </w:tcPr>
          <w:p w:rsidR="00AC5C5F" w:rsidP="001862D1" w:rsidRDefault="00554C21" w14:paraId="54D7FDEC" w14:textId="106AEECB">
            <w:pPr>
              <w:jc w:val="center"/>
              <w:rPr>
                <w:rFonts w:cs="Arial"/>
                <w:sz w:val="22"/>
                <w:szCs w:val="22"/>
              </w:rPr>
            </w:pPr>
            <w:r w:rsidRPr="00AC5C5F">
              <w:rPr>
                <w:rFonts w:cs="Arial"/>
                <w:sz w:val="22"/>
                <w:szCs w:val="22"/>
              </w:rPr>
              <w:t>-12.</w:t>
            </w:r>
            <w:r w:rsidR="008F6761">
              <w:rPr>
                <w:rFonts w:cs="Arial"/>
                <w:sz w:val="22"/>
                <w:szCs w:val="22"/>
              </w:rPr>
              <w:t>0</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65C71241" w14:textId="71579C43">
            <w:pPr>
              <w:jc w:val="center"/>
              <w:rPr>
                <w:rFonts w:cs="Arial"/>
                <w:sz w:val="22"/>
                <w:szCs w:val="22"/>
              </w:rPr>
            </w:pPr>
            <w:r w:rsidRPr="00AC5C5F">
              <w:rPr>
                <w:rFonts w:cs="Arial"/>
                <w:sz w:val="22"/>
                <w:szCs w:val="22"/>
              </w:rPr>
              <w:t>-22.</w:t>
            </w:r>
            <w:r w:rsidR="008F6761">
              <w:rPr>
                <w:rFonts w:cs="Arial"/>
                <w:sz w:val="22"/>
                <w:szCs w:val="22"/>
              </w:rPr>
              <w:t>0</w:t>
            </w:r>
            <w:r w:rsidRPr="00AC5C5F" w:rsidR="00285747">
              <w:rPr>
                <w:rFonts w:cs="Arial"/>
                <w:sz w:val="22"/>
                <w:szCs w:val="22"/>
              </w:rPr>
              <w:t xml:space="preserve">Mt </w:t>
            </w:r>
            <w:r w:rsidRPr="00AC5C5F">
              <w:rPr>
                <w:rFonts w:cs="Arial"/>
                <w:sz w:val="22"/>
                <w:szCs w:val="22"/>
              </w:rPr>
              <w:t xml:space="preserve">non-traded </w:t>
            </w:r>
          </w:p>
        </w:tc>
        <w:tc>
          <w:tcPr>
            <w:tcW w:w="2401" w:type="dxa"/>
          </w:tcPr>
          <w:p w:rsidR="00AC5C5F" w:rsidP="001862D1" w:rsidRDefault="00554C21" w14:paraId="7DF8413A" w14:textId="4912B139">
            <w:pPr>
              <w:jc w:val="center"/>
              <w:rPr>
                <w:rFonts w:cs="Arial"/>
                <w:sz w:val="22"/>
                <w:szCs w:val="22"/>
              </w:rPr>
            </w:pPr>
            <w:r w:rsidRPr="00AC5C5F">
              <w:rPr>
                <w:rFonts w:cs="Arial"/>
                <w:sz w:val="22"/>
                <w:szCs w:val="22"/>
              </w:rPr>
              <w:t>-12.</w:t>
            </w:r>
            <w:r w:rsidR="008F6761">
              <w:rPr>
                <w:rFonts w:cs="Arial"/>
                <w:sz w:val="22"/>
                <w:szCs w:val="22"/>
              </w:rPr>
              <w:t>0</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2114354F" w14:textId="6D25AD59">
            <w:pPr>
              <w:jc w:val="center"/>
              <w:rPr>
                <w:rFonts w:cs="Arial"/>
                <w:sz w:val="22"/>
                <w:szCs w:val="22"/>
              </w:rPr>
            </w:pPr>
            <w:r w:rsidRPr="00AC5C5F">
              <w:rPr>
                <w:rFonts w:cs="Arial"/>
                <w:sz w:val="22"/>
                <w:szCs w:val="22"/>
              </w:rPr>
              <w:t>-25.</w:t>
            </w:r>
            <w:r w:rsidR="008F6761">
              <w:rPr>
                <w:rFonts w:cs="Arial"/>
                <w:sz w:val="22"/>
                <w:szCs w:val="22"/>
              </w:rPr>
              <w:t>2</w:t>
            </w:r>
            <w:r w:rsidRPr="00AC5C5F">
              <w:rPr>
                <w:rFonts w:cs="Arial"/>
                <w:sz w:val="22"/>
                <w:szCs w:val="22"/>
              </w:rPr>
              <w:t xml:space="preserve">Mt non-traded </w:t>
            </w:r>
          </w:p>
        </w:tc>
      </w:tr>
      <w:tr w:rsidRPr="00AC5C5F" w:rsidR="00554C21" w:rsidTr="00AC5C5F" w14:paraId="7BB77580" w14:textId="77777777">
        <w:trPr>
          <w:trHeight w:val="303"/>
          <w:jc w:val="center"/>
        </w:trPr>
        <w:tc>
          <w:tcPr>
            <w:tcW w:w="2660" w:type="dxa"/>
          </w:tcPr>
          <w:p w:rsidRPr="00AC5C5F" w:rsidR="00554C21" w:rsidP="001862D1" w:rsidRDefault="00554C21" w14:paraId="0BC511FB" w14:textId="77777777">
            <w:pPr>
              <w:jc w:val="both"/>
              <w:rPr>
                <w:rFonts w:cs="Arial"/>
                <w:sz w:val="22"/>
                <w:szCs w:val="22"/>
              </w:rPr>
            </w:pPr>
            <w:r w:rsidRPr="00AC5C5F">
              <w:rPr>
                <w:rFonts w:cs="Arial"/>
                <w:sz w:val="22"/>
                <w:szCs w:val="22"/>
              </w:rPr>
              <w:t>Option 4M</w:t>
            </w:r>
          </w:p>
        </w:tc>
        <w:tc>
          <w:tcPr>
            <w:tcW w:w="2388" w:type="dxa"/>
          </w:tcPr>
          <w:p w:rsidR="00AC5C5F" w:rsidP="001862D1" w:rsidRDefault="00554C21" w14:paraId="769750FE" w14:textId="597820C6">
            <w:pPr>
              <w:jc w:val="center"/>
              <w:rPr>
                <w:rFonts w:cs="Arial"/>
                <w:sz w:val="22"/>
                <w:szCs w:val="22"/>
              </w:rPr>
            </w:pPr>
            <w:r w:rsidRPr="00AC5C5F">
              <w:rPr>
                <w:rFonts w:cs="Arial"/>
                <w:sz w:val="22"/>
                <w:szCs w:val="22"/>
              </w:rPr>
              <w:t>-18.</w:t>
            </w:r>
            <w:r w:rsidR="008F6761">
              <w:rPr>
                <w:rFonts w:cs="Arial"/>
                <w:sz w:val="22"/>
                <w:szCs w:val="22"/>
              </w:rPr>
              <w:t>5</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224F889A" w14:textId="708E2611">
            <w:pPr>
              <w:jc w:val="center"/>
              <w:rPr>
                <w:rFonts w:cs="Arial"/>
                <w:sz w:val="22"/>
                <w:szCs w:val="22"/>
              </w:rPr>
            </w:pPr>
            <w:r w:rsidRPr="00AC5C5F">
              <w:rPr>
                <w:rFonts w:cs="Arial"/>
                <w:sz w:val="22"/>
                <w:szCs w:val="22"/>
              </w:rPr>
              <w:t>-28.</w:t>
            </w:r>
            <w:r w:rsidR="008F6761">
              <w:rPr>
                <w:rFonts w:cs="Arial"/>
                <w:sz w:val="22"/>
                <w:szCs w:val="22"/>
              </w:rPr>
              <w:t>2</w:t>
            </w:r>
            <w:r w:rsidRPr="00AC5C5F">
              <w:rPr>
                <w:rFonts w:cs="Arial"/>
                <w:sz w:val="22"/>
                <w:szCs w:val="22"/>
              </w:rPr>
              <w:t>Mt non-traded</w:t>
            </w:r>
          </w:p>
        </w:tc>
        <w:tc>
          <w:tcPr>
            <w:tcW w:w="3064" w:type="dxa"/>
          </w:tcPr>
          <w:p w:rsidR="00AC5C5F" w:rsidP="001862D1" w:rsidRDefault="00554C21" w14:paraId="7B1E0E56" w14:textId="185747B9">
            <w:pPr>
              <w:jc w:val="center"/>
              <w:rPr>
                <w:rFonts w:cs="Arial"/>
                <w:sz w:val="22"/>
                <w:szCs w:val="22"/>
              </w:rPr>
            </w:pPr>
            <w:r w:rsidRPr="00AC5C5F">
              <w:rPr>
                <w:rFonts w:cs="Arial"/>
                <w:sz w:val="22"/>
                <w:szCs w:val="22"/>
              </w:rPr>
              <w:t>-18.</w:t>
            </w:r>
            <w:r w:rsidR="008F6761">
              <w:rPr>
                <w:rFonts w:cs="Arial"/>
                <w:sz w:val="22"/>
                <w:szCs w:val="22"/>
              </w:rPr>
              <w:t>5</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60383B2F" w14:textId="67674D43">
            <w:pPr>
              <w:jc w:val="center"/>
              <w:rPr>
                <w:rFonts w:cs="Arial"/>
                <w:sz w:val="22"/>
                <w:szCs w:val="22"/>
              </w:rPr>
            </w:pPr>
            <w:r w:rsidRPr="00AC5C5F">
              <w:rPr>
                <w:rFonts w:cs="Arial"/>
                <w:sz w:val="22"/>
                <w:szCs w:val="22"/>
              </w:rPr>
              <w:t>-3</w:t>
            </w:r>
            <w:r w:rsidR="008F6761">
              <w:rPr>
                <w:rFonts w:cs="Arial"/>
                <w:sz w:val="22"/>
                <w:szCs w:val="22"/>
              </w:rPr>
              <w:t>0.6</w:t>
            </w:r>
            <w:r w:rsidRPr="00AC5C5F">
              <w:rPr>
                <w:rFonts w:cs="Arial"/>
                <w:sz w:val="22"/>
                <w:szCs w:val="22"/>
              </w:rPr>
              <w:t>Mt non-traded</w:t>
            </w:r>
          </w:p>
        </w:tc>
        <w:tc>
          <w:tcPr>
            <w:tcW w:w="2401" w:type="dxa"/>
          </w:tcPr>
          <w:p w:rsidR="00AC5C5F" w:rsidP="001862D1" w:rsidRDefault="00554C21" w14:paraId="55AB8D44" w14:textId="010BE101">
            <w:pPr>
              <w:jc w:val="center"/>
              <w:rPr>
                <w:rFonts w:cs="Arial"/>
                <w:sz w:val="22"/>
                <w:szCs w:val="22"/>
              </w:rPr>
            </w:pPr>
            <w:r w:rsidRPr="00AC5C5F">
              <w:rPr>
                <w:rFonts w:cs="Arial"/>
                <w:sz w:val="22"/>
                <w:szCs w:val="22"/>
              </w:rPr>
              <w:t>-18.</w:t>
            </w:r>
            <w:r w:rsidR="008F6761">
              <w:rPr>
                <w:rFonts w:cs="Arial"/>
                <w:sz w:val="22"/>
                <w:szCs w:val="22"/>
              </w:rPr>
              <w:t>5</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68435F9A" w14:textId="3FC398CA">
            <w:pPr>
              <w:jc w:val="center"/>
              <w:rPr>
                <w:rFonts w:cs="Arial"/>
                <w:sz w:val="22"/>
                <w:szCs w:val="22"/>
              </w:rPr>
            </w:pPr>
            <w:r w:rsidRPr="00AC5C5F">
              <w:rPr>
                <w:rFonts w:cs="Arial"/>
                <w:sz w:val="22"/>
                <w:szCs w:val="22"/>
              </w:rPr>
              <w:t>-35.</w:t>
            </w:r>
            <w:r w:rsidR="008F6761">
              <w:rPr>
                <w:rFonts w:cs="Arial"/>
                <w:sz w:val="22"/>
                <w:szCs w:val="22"/>
              </w:rPr>
              <w:t>1</w:t>
            </w:r>
            <w:r w:rsidRPr="00AC5C5F">
              <w:rPr>
                <w:rFonts w:cs="Arial"/>
                <w:sz w:val="22"/>
                <w:szCs w:val="22"/>
              </w:rPr>
              <w:t>Mt non-traded</w:t>
            </w:r>
          </w:p>
        </w:tc>
      </w:tr>
    </w:tbl>
    <w:p w:rsidRPr="00451F33" w:rsidR="00554C21" w:rsidP="00AC5C5F" w:rsidRDefault="00554C21" w14:paraId="4823B88B" w14:textId="086399ED">
      <w:pPr>
        <w:rPr>
          <w:rFonts w:cs="Arial"/>
        </w:rPr>
      </w:pPr>
      <w:r w:rsidRPr="00451F33">
        <w:rPr>
          <w:rFonts w:cs="Arial"/>
          <w:sz w:val="22"/>
          <w:szCs w:val="22"/>
        </w:rPr>
        <w:t>Source: Defra</w:t>
      </w:r>
      <w:r w:rsidR="00641A00">
        <w:rPr>
          <w:rFonts w:cs="Arial"/>
          <w:sz w:val="22"/>
          <w:szCs w:val="22"/>
        </w:rPr>
        <w:t>’s</w:t>
      </w:r>
      <w:r w:rsidRPr="00451F33">
        <w:rPr>
          <w:rFonts w:cs="Arial"/>
          <w:sz w:val="22"/>
          <w:szCs w:val="22"/>
        </w:rPr>
        <w:t xml:space="preserve"> analysis</w:t>
      </w:r>
    </w:p>
    <w:p w:rsidRPr="00451F33" w:rsidR="00FE73AD" w:rsidP="00554C21" w:rsidRDefault="00FE73AD" w14:paraId="2CD4CDB1" w14:textId="77777777">
      <w:pPr>
        <w:rPr>
          <w:rFonts w:cs="Arial"/>
        </w:rPr>
      </w:pPr>
    </w:p>
    <w:p w:rsidR="00D4571B" w:rsidRDefault="00D4571B" w14:paraId="1431E2C4" w14:textId="37E9E58F">
      <w:pPr>
        <w:rPr>
          <w:rFonts w:cs="Arial"/>
          <w:b/>
          <w:bCs/>
        </w:rPr>
      </w:pPr>
      <w:r>
        <w:rPr>
          <w:rFonts w:cs="Arial"/>
          <w:b/>
          <w:bCs/>
        </w:rPr>
        <w:br w:type="page"/>
      </w:r>
    </w:p>
    <w:p w:rsidR="0015713D" w:rsidP="00554C21" w:rsidRDefault="0015713D" w14:paraId="231866BC" w14:textId="77777777">
      <w:pPr>
        <w:jc w:val="both"/>
        <w:rPr>
          <w:rFonts w:cs="Arial"/>
          <w:b/>
          <w:bCs/>
        </w:rPr>
      </w:pPr>
    </w:p>
    <w:p w:rsidRPr="00451F33" w:rsidR="00554C21" w:rsidP="00554C21" w:rsidRDefault="00554C21" w14:paraId="4255142C" w14:textId="1744E550">
      <w:pPr>
        <w:jc w:val="both"/>
        <w:rPr>
          <w:rFonts w:cs="Arial"/>
          <w:b/>
          <w:bCs/>
        </w:rPr>
      </w:pPr>
      <w:r w:rsidRPr="00AC5C5F">
        <w:rPr>
          <w:rFonts w:cs="Arial"/>
          <w:b/>
          <w:bCs/>
        </w:rPr>
        <w:t>Table 5</w:t>
      </w:r>
      <w:r w:rsidR="003668E5">
        <w:rPr>
          <w:rFonts w:cs="Arial"/>
          <w:b/>
          <w:bCs/>
        </w:rPr>
        <w:t>7</w:t>
      </w:r>
      <w:r w:rsidRPr="00AC5C5F">
        <w:rPr>
          <w:rFonts w:cs="Arial"/>
          <w:b/>
          <w:bCs/>
        </w:rPr>
        <w:t>:</w:t>
      </w:r>
      <w:r w:rsidRPr="00451F33">
        <w:rPr>
          <w:rFonts w:cs="Arial"/>
          <w:b/>
          <w:bCs/>
        </w:rPr>
        <w:t xml:space="preserve"> Summary of Municipal sector GHGs savings, using different AR values, 202</w:t>
      </w:r>
      <w:r w:rsidR="00FA5B0F">
        <w:rPr>
          <w:rFonts w:cs="Arial"/>
          <w:b/>
          <w:bCs/>
        </w:rPr>
        <w:t>5</w:t>
      </w:r>
      <w:r w:rsidRPr="00451F33">
        <w:rPr>
          <w:rFonts w:cs="Arial"/>
          <w:b/>
          <w:bCs/>
        </w:rPr>
        <w:t>-35, in £bn, undiscounted central carbon prices</w:t>
      </w:r>
    </w:p>
    <w:p w:rsidRPr="00451F33" w:rsidR="00554C21" w:rsidP="00554C21" w:rsidRDefault="00554C21" w14:paraId="54F3ABEF" w14:textId="77777777">
      <w:pPr>
        <w:jc w:val="both"/>
        <w:rPr>
          <w:rFonts w:cs="Arial"/>
          <w:b/>
          <w:bCs/>
          <w:sz w:val="22"/>
          <w:szCs w:val="22"/>
        </w:rPr>
      </w:pPr>
    </w:p>
    <w:tbl>
      <w:tblPr>
        <w:tblStyle w:val="TableGrid1"/>
        <w:tblW w:w="0" w:type="auto"/>
        <w:jc w:val="center"/>
        <w:tblLook w:val="04A0" w:firstRow="1" w:lastRow="0" w:firstColumn="1" w:lastColumn="0" w:noHBand="0" w:noVBand="1"/>
      </w:tblPr>
      <w:tblGrid>
        <w:gridCol w:w="2293"/>
        <w:gridCol w:w="2240"/>
        <w:gridCol w:w="2241"/>
        <w:gridCol w:w="2241"/>
      </w:tblGrid>
      <w:tr w:rsidRPr="00AC5C5F" w:rsidR="00554C21" w:rsidTr="001862D1" w14:paraId="5031BDC5" w14:textId="77777777">
        <w:trPr>
          <w:jc w:val="center"/>
        </w:trPr>
        <w:tc>
          <w:tcPr>
            <w:tcW w:w="2293" w:type="dxa"/>
          </w:tcPr>
          <w:p w:rsidRPr="00AC5C5F" w:rsidR="00554C21" w:rsidP="001862D1" w:rsidRDefault="00554C21" w14:paraId="2317C266" w14:textId="77777777">
            <w:pPr>
              <w:jc w:val="both"/>
              <w:rPr>
                <w:rFonts w:eastAsia="Arial" w:cs="Arial"/>
                <w:b/>
                <w:bCs/>
                <w:sz w:val="22"/>
                <w:szCs w:val="22"/>
              </w:rPr>
            </w:pPr>
            <w:r w:rsidRPr="00AC5C5F">
              <w:rPr>
                <w:rFonts w:eastAsia="Arial" w:cs="Arial"/>
                <w:b/>
                <w:bCs/>
                <w:sz w:val="22"/>
                <w:szCs w:val="22"/>
              </w:rPr>
              <w:t>Municipal scenarios</w:t>
            </w:r>
          </w:p>
        </w:tc>
        <w:tc>
          <w:tcPr>
            <w:tcW w:w="2240" w:type="dxa"/>
          </w:tcPr>
          <w:p w:rsidRPr="00AC5C5F" w:rsidR="00554C21" w:rsidP="001862D1" w:rsidRDefault="00554C21" w14:paraId="61897CF9" w14:textId="491DE06A">
            <w:pPr>
              <w:jc w:val="center"/>
              <w:rPr>
                <w:rFonts w:eastAsia="Arial" w:cs="Arial"/>
                <w:b/>
                <w:bCs/>
                <w:sz w:val="22"/>
                <w:szCs w:val="22"/>
              </w:rPr>
            </w:pPr>
            <w:r w:rsidRPr="00AC5C5F">
              <w:rPr>
                <w:rFonts w:eastAsia="Arial" w:cs="Arial"/>
                <w:b/>
                <w:bCs/>
                <w:sz w:val="22"/>
                <w:szCs w:val="22"/>
              </w:rPr>
              <w:t>AR4 (202</w:t>
            </w:r>
            <w:r w:rsidR="00FA5B0F">
              <w:rPr>
                <w:rFonts w:eastAsia="Arial" w:cs="Arial"/>
                <w:b/>
                <w:bCs/>
                <w:sz w:val="22"/>
                <w:szCs w:val="22"/>
              </w:rPr>
              <w:t>5</w:t>
            </w:r>
            <w:r w:rsidRPr="00AC5C5F">
              <w:rPr>
                <w:rFonts w:eastAsia="Arial" w:cs="Arial"/>
                <w:b/>
                <w:bCs/>
                <w:sz w:val="22"/>
                <w:szCs w:val="22"/>
              </w:rPr>
              <w:t>-2025)</w:t>
            </w:r>
          </w:p>
        </w:tc>
        <w:tc>
          <w:tcPr>
            <w:tcW w:w="2241" w:type="dxa"/>
          </w:tcPr>
          <w:p w:rsidRPr="00AC5C5F" w:rsidR="00554C21" w:rsidP="001862D1" w:rsidRDefault="00554C21" w14:paraId="728C45F4" w14:textId="1A371EBF">
            <w:pPr>
              <w:jc w:val="center"/>
              <w:rPr>
                <w:rFonts w:eastAsia="Arial" w:cs="Arial"/>
                <w:b/>
                <w:bCs/>
                <w:sz w:val="22"/>
                <w:szCs w:val="22"/>
              </w:rPr>
            </w:pPr>
            <w:r w:rsidRPr="00AC5C5F">
              <w:rPr>
                <w:rFonts w:eastAsia="Arial" w:cs="Arial"/>
                <w:b/>
                <w:bCs/>
                <w:sz w:val="22"/>
                <w:szCs w:val="22"/>
              </w:rPr>
              <w:t>AR5 without Feedback (202</w:t>
            </w:r>
            <w:r w:rsidR="00FA5B0F">
              <w:rPr>
                <w:rFonts w:eastAsia="Arial" w:cs="Arial"/>
                <w:b/>
                <w:bCs/>
                <w:sz w:val="22"/>
                <w:szCs w:val="22"/>
              </w:rPr>
              <w:t>5</w:t>
            </w:r>
            <w:r w:rsidRPr="00AC5C5F">
              <w:rPr>
                <w:rFonts w:eastAsia="Arial" w:cs="Arial"/>
                <w:b/>
                <w:bCs/>
                <w:sz w:val="22"/>
                <w:szCs w:val="22"/>
              </w:rPr>
              <w:t>-2035)</w:t>
            </w:r>
          </w:p>
        </w:tc>
        <w:tc>
          <w:tcPr>
            <w:tcW w:w="2241" w:type="dxa"/>
          </w:tcPr>
          <w:p w:rsidRPr="00AC5C5F" w:rsidR="00554C21" w:rsidP="001862D1" w:rsidRDefault="00554C21" w14:paraId="0A649841" w14:textId="4FA34FDD">
            <w:pPr>
              <w:jc w:val="center"/>
              <w:rPr>
                <w:rFonts w:cs="Arial"/>
                <w:b/>
                <w:bCs/>
                <w:sz w:val="22"/>
                <w:szCs w:val="22"/>
              </w:rPr>
            </w:pPr>
            <w:r w:rsidRPr="00AC5C5F">
              <w:rPr>
                <w:rFonts w:cs="Arial"/>
                <w:b/>
                <w:bCs/>
                <w:sz w:val="22"/>
                <w:szCs w:val="22"/>
              </w:rPr>
              <w:t>AR5 with Feedback (202</w:t>
            </w:r>
            <w:r w:rsidR="00FA5B0F">
              <w:rPr>
                <w:rFonts w:cs="Arial"/>
                <w:b/>
                <w:bCs/>
                <w:sz w:val="22"/>
                <w:szCs w:val="22"/>
              </w:rPr>
              <w:t>5</w:t>
            </w:r>
            <w:r w:rsidRPr="00AC5C5F">
              <w:rPr>
                <w:rFonts w:cs="Arial"/>
                <w:b/>
                <w:bCs/>
                <w:sz w:val="22"/>
                <w:szCs w:val="22"/>
              </w:rPr>
              <w:t>-2035)</w:t>
            </w:r>
          </w:p>
        </w:tc>
      </w:tr>
      <w:tr w:rsidRPr="00AC5C5F" w:rsidR="00554C21" w:rsidTr="001862D1" w14:paraId="66648579" w14:textId="77777777">
        <w:trPr>
          <w:jc w:val="center"/>
        </w:trPr>
        <w:tc>
          <w:tcPr>
            <w:tcW w:w="2293" w:type="dxa"/>
          </w:tcPr>
          <w:p w:rsidRPr="00AC5C5F" w:rsidR="00554C21" w:rsidP="001862D1" w:rsidRDefault="00554C21" w14:paraId="1F4A0556" w14:textId="77777777">
            <w:pPr>
              <w:jc w:val="both"/>
              <w:rPr>
                <w:rFonts w:eastAsia="Arial" w:cs="Arial"/>
                <w:sz w:val="22"/>
                <w:szCs w:val="22"/>
              </w:rPr>
            </w:pPr>
            <w:r w:rsidRPr="00AC5C5F">
              <w:rPr>
                <w:rFonts w:eastAsia="Arial" w:cs="Arial"/>
                <w:sz w:val="22"/>
                <w:szCs w:val="22"/>
              </w:rPr>
              <w:t>Option 1M</w:t>
            </w:r>
          </w:p>
        </w:tc>
        <w:tc>
          <w:tcPr>
            <w:tcW w:w="2240" w:type="dxa"/>
          </w:tcPr>
          <w:p w:rsidRPr="00AC5C5F" w:rsidR="00554C21" w:rsidP="001862D1" w:rsidRDefault="00554C21" w14:paraId="75BB74C1" w14:textId="4848A6B7">
            <w:pPr>
              <w:jc w:val="center"/>
              <w:rPr>
                <w:rFonts w:eastAsia="Arial" w:cs="Arial"/>
                <w:sz w:val="22"/>
                <w:szCs w:val="22"/>
              </w:rPr>
            </w:pPr>
            <w:r w:rsidRPr="00AC5C5F">
              <w:rPr>
                <w:rFonts w:eastAsia="Arial" w:cs="Arial"/>
                <w:sz w:val="22"/>
                <w:szCs w:val="22"/>
              </w:rPr>
              <w:t>-£</w:t>
            </w:r>
            <w:r w:rsidR="008F6761">
              <w:rPr>
                <w:rFonts w:eastAsia="Arial" w:cs="Arial"/>
                <w:sz w:val="22"/>
                <w:szCs w:val="22"/>
              </w:rPr>
              <w:t>9.8</w:t>
            </w:r>
            <w:r w:rsidRPr="00AC5C5F" w:rsidR="00262830">
              <w:rPr>
                <w:rFonts w:eastAsia="Arial" w:cs="Arial"/>
                <w:sz w:val="22"/>
                <w:szCs w:val="22"/>
              </w:rPr>
              <w:t>bn</w:t>
            </w:r>
          </w:p>
        </w:tc>
        <w:tc>
          <w:tcPr>
            <w:tcW w:w="2241" w:type="dxa"/>
          </w:tcPr>
          <w:p w:rsidRPr="00AC5C5F" w:rsidR="00554C21" w:rsidP="001862D1" w:rsidRDefault="00554C21" w14:paraId="337AF904" w14:textId="2630A87A">
            <w:pPr>
              <w:jc w:val="center"/>
              <w:rPr>
                <w:rFonts w:cs="Arial"/>
                <w:sz w:val="22"/>
                <w:szCs w:val="22"/>
              </w:rPr>
            </w:pPr>
            <w:r w:rsidRPr="00AC5C5F">
              <w:rPr>
                <w:rFonts w:eastAsia="Arial" w:cs="Arial"/>
                <w:sz w:val="22"/>
                <w:szCs w:val="22"/>
              </w:rPr>
              <w:t>-£10.</w:t>
            </w:r>
            <w:r w:rsidR="008F6761">
              <w:rPr>
                <w:rFonts w:eastAsia="Arial" w:cs="Arial"/>
                <w:sz w:val="22"/>
                <w:szCs w:val="22"/>
              </w:rPr>
              <w:t>3</w:t>
            </w:r>
            <w:r w:rsidRPr="00AC5C5F" w:rsidR="00285747">
              <w:rPr>
                <w:rFonts w:eastAsia="Arial" w:cs="Arial"/>
                <w:sz w:val="22"/>
                <w:szCs w:val="22"/>
              </w:rPr>
              <w:t>bn</w:t>
            </w:r>
          </w:p>
        </w:tc>
        <w:tc>
          <w:tcPr>
            <w:tcW w:w="2241" w:type="dxa"/>
          </w:tcPr>
          <w:p w:rsidRPr="00AC5C5F" w:rsidR="00554C21" w:rsidP="001862D1" w:rsidRDefault="00554C21" w14:paraId="0FAFCD52" w14:textId="33BC1CAC">
            <w:pPr>
              <w:jc w:val="center"/>
              <w:rPr>
                <w:rFonts w:cs="Arial"/>
                <w:sz w:val="22"/>
                <w:szCs w:val="22"/>
              </w:rPr>
            </w:pPr>
            <w:r w:rsidRPr="00AC5C5F">
              <w:rPr>
                <w:rFonts w:eastAsia="Arial" w:cs="Arial"/>
                <w:sz w:val="22"/>
                <w:szCs w:val="22"/>
              </w:rPr>
              <w:t>-£11.</w:t>
            </w:r>
            <w:r w:rsidR="008F6761">
              <w:rPr>
                <w:rFonts w:eastAsia="Arial" w:cs="Arial"/>
                <w:sz w:val="22"/>
                <w:szCs w:val="22"/>
              </w:rPr>
              <w:t>4</w:t>
            </w:r>
            <w:r w:rsidRPr="00AC5C5F" w:rsidR="00F16EE7">
              <w:rPr>
                <w:rFonts w:eastAsia="Arial" w:cs="Arial"/>
                <w:sz w:val="22"/>
                <w:szCs w:val="22"/>
              </w:rPr>
              <w:t>bn</w:t>
            </w:r>
          </w:p>
        </w:tc>
      </w:tr>
      <w:tr w:rsidRPr="00AC5C5F" w:rsidR="00554C21" w:rsidTr="001862D1" w14:paraId="7E866FF6" w14:textId="77777777">
        <w:trPr>
          <w:jc w:val="center"/>
        </w:trPr>
        <w:tc>
          <w:tcPr>
            <w:tcW w:w="2293" w:type="dxa"/>
          </w:tcPr>
          <w:p w:rsidRPr="00AC5C5F" w:rsidR="00554C21" w:rsidP="001862D1" w:rsidRDefault="00554C21" w14:paraId="3961661F" w14:textId="77777777">
            <w:pPr>
              <w:jc w:val="both"/>
              <w:rPr>
                <w:rFonts w:eastAsia="Arial" w:cs="Arial"/>
                <w:sz w:val="22"/>
                <w:szCs w:val="22"/>
              </w:rPr>
            </w:pPr>
            <w:r w:rsidRPr="00AC5C5F">
              <w:rPr>
                <w:rFonts w:eastAsia="Arial" w:cs="Arial"/>
                <w:sz w:val="22"/>
                <w:szCs w:val="22"/>
              </w:rPr>
              <w:t>Option 2M</w:t>
            </w:r>
          </w:p>
        </w:tc>
        <w:tc>
          <w:tcPr>
            <w:tcW w:w="2240" w:type="dxa"/>
          </w:tcPr>
          <w:p w:rsidRPr="00AC5C5F" w:rsidR="00554C21" w:rsidP="001862D1" w:rsidRDefault="00554C21" w14:paraId="68979411" w14:textId="17C677C0">
            <w:pPr>
              <w:jc w:val="center"/>
              <w:rPr>
                <w:rFonts w:eastAsia="Arial" w:cs="Arial"/>
                <w:sz w:val="22"/>
                <w:szCs w:val="22"/>
              </w:rPr>
            </w:pPr>
            <w:r w:rsidRPr="00AC5C5F">
              <w:rPr>
                <w:rFonts w:eastAsia="Arial" w:cs="Arial"/>
                <w:sz w:val="22"/>
                <w:szCs w:val="22"/>
              </w:rPr>
              <w:t>-£1</w:t>
            </w:r>
            <w:r w:rsidR="008F6761">
              <w:rPr>
                <w:rFonts w:eastAsia="Arial" w:cs="Arial"/>
                <w:sz w:val="22"/>
                <w:szCs w:val="22"/>
              </w:rPr>
              <w:t>3.9</w:t>
            </w:r>
            <w:r w:rsidRPr="00AC5C5F">
              <w:rPr>
                <w:rFonts w:eastAsia="Arial" w:cs="Arial"/>
                <w:sz w:val="22"/>
                <w:szCs w:val="22"/>
              </w:rPr>
              <w:t>bn</w:t>
            </w:r>
          </w:p>
        </w:tc>
        <w:tc>
          <w:tcPr>
            <w:tcW w:w="2241" w:type="dxa"/>
          </w:tcPr>
          <w:p w:rsidRPr="00AC5C5F" w:rsidR="00554C21" w:rsidP="001862D1" w:rsidRDefault="00554C21" w14:paraId="1A184418" w14:textId="33ECB1E7">
            <w:pPr>
              <w:jc w:val="center"/>
              <w:rPr>
                <w:rFonts w:eastAsia="Arial" w:cs="Arial"/>
                <w:sz w:val="22"/>
                <w:szCs w:val="22"/>
              </w:rPr>
            </w:pPr>
            <w:r w:rsidRPr="00AC5C5F">
              <w:rPr>
                <w:rFonts w:eastAsia="Arial" w:cs="Arial"/>
                <w:sz w:val="22"/>
                <w:szCs w:val="22"/>
              </w:rPr>
              <w:t>-£14.</w:t>
            </w:r>
            <w:r w:rsidR="008F6761">
              <w:rPr>
                <w:rFonts w:eastAsia="Arial" w:cs="Arial"/>
                <w:sz w:val="22"/>
                <w:szCs w:val="22"/>
              </w:rPr>
              <w:t>6</w:t>
            </w:r>
            <w:r w:rsidRPr="00AC5C5F">
              <w:rPr>
                <w:rFonts w:eastAsia="Arial" w:cs="Arial"/>
                <w:sz w:val="22"/>
                <w:szCs w:val="22"/>
              </w:rPr>
              <w:t>bn</w:t>
            </w:r>
          </w:p>
        </w:tc>
        <w:tc>
          <w:tcPr>
            <w:tcW w:w="2241" w:type="dxa"/>
          </w:tcPr>
          <w:p w:rsidRPr="00AC5C5F" w:rsidR="00554C21" w:rsidP="001862D1" w:rsidRDefault="00554C21" w14:paraId="2FF9001F" w14:textId="1A71CAC1">
            <w:pPr>
              <w:jc w:val="center"/>
              <w:rPr>
                <w:rFonts w:cs="Arial"/>
                <w:sz w:val="22"/>
                <w:szCs w:val="22"/>
              </w:rPr>
            </w:pPr>
            <w:r w:rsidRPr="00AC5C5F">
              <w:rPr>
                <w:rFonts w:eastAsia="Arial" w:cs="Arial"/>
                <w:sz w:val="22"/>
                <w:szCs w:val="22"/>
              </w:rPr>
              <w:t>-£16.</w:t>
            </w:r>
            <w:r w:rsidR="008F6761">
              <w:rPr>
                <w:rFonts w:eastAsia="Arial" w:cs="Arial"/>
                <w:sz w:val="22"/>
                <w:szCs w:val="22"/>
              </w:rPr>
              <w:t>2</w:t>
            </w:r>
            <w:r w:rsidRPr="00AC5C5F" w:rsidR="00F16EE7">
              <w:rPr>
                <w:rFonts w:eastAsia="Arial" w:cs="Arial"/>
                <w:sz w:val="22"/>
                <w:szCs w:val="22"/>
              </w:rPr>
              <w:t>bn</w:t>
            </w:r>
          </w:p>
        </w:tc>
      </w:tr>
      <w:tr w:rsidRPr="00AC5C5F" w:rsidR="00554C21" w:rsidTr="001862D1" w14:paraId="2231ECFA" w14:textId="77777777">
        <w:trPr>
          <w:jc w:val="center"/>
        </w:trPr>
        <w:tc>
          <w:tcPr>
            <w:tcW w:w="2293" w:type="dxa"/>
          </w:tcPr>
          <w:p w:rsidRPr="00AC5C5F" w:rsidR="00554C21" w:rsidP="001862D1" w:rsidRDefault="00554C21" w14:paraId="0682343F" w14:textId="77777777">
            <w:pPr>
              <w:jc w:val="both"/>
              <w:rPr>
                <w:rFonts w:eastAsia="Arial" w:cs="Arial"/>
                <w:sz w:val="22"/>
                <w:szCs w:val="22"/>
              </w:rPr>
            </w:pPr>
            <w:r w:rsidRPr="00AC5C5F">
              <w:rPr>
                <w:rFonts w:eastAsia="Arial" w:cs="Arial"/>
                <w:sz w:val="22"/>
                <w:szCs w:val="22"/>
              </w:rPr>
              <w:t>Option 3M</w:t>
            </w:r>
          </w:p>
        </w:tc>
        <w:tc>
          <w:tcPr>
            <w:tcW w:w="2240" w:type="dxa"/>
          </w:tcPr>
          <w:p w:rsidRPr="00AC5C5F" w:rsidR="00554C21" w:rsidP="001862D1" w:rsidRDefault="00554C21" w14:paraId="4C1AFC60" w14:textId="1A7C0DCE">
            <w:pPr>
              <w:jc w:val="center"/>
              <w:rPr>
                <w:rFonts w:eastAsia="Arial" w:cs="Arial"/>
                <w:sz w:val="22"/>
                <w:szCs w:val="22"/>
              </w:rPr>
            </w:pPr>
            <w:r w:rsidRPr="00AC5C5F">
              <w:rPr>
                <w:rFonts w:eastAsia="Arial" w:cs="Arial"/>
                <w:sz w:val="22"/>
                <w:szCs w:val="22"/>
              </w:rPr>
              <w:t>-£9.</w:t>
            </w:r>
            <w:r w:rsidR="008F6761">
              <w:rPr>
                <w:rFonts w:eastAsia="Arial" w:cs="Arial"/>
                <w:sz w:val="22"/>
                <w:szCs w:val="22"/>
              </w:rPr>
              <w:t>2</w:t>
            </w:r>
            <w:r w:rsidRPr="00AC5C5F">
              <w:rPr>
                <w:rFonts w:eastAsia="Arial" w:cs="Arial"/>
                <w:sz w:val="22"/>
                <w:szCs w:val="22"/>
              </w:rPr>
              <w:t>bn</w:t>
            </w:r>
          </w:p>
        </w:tc>
        <w:tc>
          <w:tcPr>
            <w:tcW w:w="2241" w:type="dxa"/>
          </w:tcPr>
          <w:p w:rsidRPr="00AC5C5F" w:rsidR="00554C21" w:rsidP="001862D1" w:rsidRDefault="00554C21" w14:paraId="4250BE26" w14:textId="242A5A73">
            <w:pPr>
              <w:jc w:val="center"/>
              <w:rPr>
                <w:rFonts w:eastAsia="Arial" w:cs="Arial"/>
                <w:sz w:val="22"/>
                <w:szCs w:val="22"/>
              </w:rPr>
            </w:pPr>
            <w:r w:rsidRPr="00AC5C5F">
              <w:rPr>
                <w:rFonts w:eastAsia="Arial" w:cs="Arial"/>
                <w:sz w:val="22"/>
                <w:szCs w:val="22"/>
              </w:rPr>
              <w:t>-£9.</w:t>
            </w:r>
            <w:r w:rsidR="008F6761">
              <w:rPr>
                <w:rFonts w:eastAsia="Arial" w:cs="Arial"/>
                <w:sz w:val="22"/>
                <w:szCs w:val="22"/>
              </w:rPr>
              <w:t>6</w:t>
            </w:r>
            <w:r w:rsidRPr="00AC5C5F">
              <w:rPr>
                <w:rFonts w:eastAsia="Arial" w:cs="Arial"/>
                <w:sz w:val="22"/>
                <w:szCs w:val="22"/>
              </w:rPr>
              <w:t>bn</w:t>
            </w:r>
          </w:p>
        </w:tc>
        <w:tc>
          <w:tcPr>
            <w:tcW w:w="2241" w:type="dxa"/>
          </w:tcPr>
          <w:p w:rsidRPr="00AC5C5F" w:rsidR="00554C21" w:rsidP="001862D1" w:rsidRDefault="00554C21" w14:paraId="2E9B9863" w14:textId="07DCB39D">
            <w:pPr>
              <w:jc w:val="center"/>
              <w:rPr>
                <w:rFonts w:eastAsia="Arial" w:cs="Arial"/>
                <w:sz w:val="22"/>
                <w:szCs w:val="22"/>
              </w:rPr>
            </w:pPr>
            <w:r w:rsidRPr="00AC5C5F">
              <w:rPr>
                <w:rFonts w:eastAsia="Arial" w:cs="Arial"/>
                <w:sz w:val="22"/>
                <w:szCs w:val="22"/>
              </w:rPr>
              <w:t>-£10.</w:t>
            </w:r>
            <w:r w:rsidR="008F6761">
              <w:rPr>
                <w:rFonts w:eastAsia="Arial" w:cs="Arial"/>
                <w:sz w:val="22"/>
                <w:szCs w:val="22"/>
              </w:rPr>
              <w:t>6</w:t>
            </w:r>
            <w:r w:rsidRPr="00AC5C5F">
              <w:rPr>
                <w:rFonts w:eastAsia="Arial" w:cs="Arial"/>
                <w:sz w:val="22"/>
                <w:szCs w:val="22"/>
              </w:rPr>
              <w:t>bn</w:t>
            </w:r>
          </w:p>
        </w:tc>
      </w:tr>
      <w:tr w:rsidRPr="00AC5C5F" w:rsidR="00554C21" w:rsidTr="001862D1" w14:paraId="67EBB30A" w14:textId="77777777">
        <w:trPr>
          <w:trHeight w:val="267"/>
          <w:jc w:val="center"/>
        </w:trPr>
        <w:tc>
          <w:tcPr>
            <w:tcW w:w="2293" w:type="dxa"/>
          </w:tcPr>
          <w:p w:rsidRPr="00AC5C5F" w:rsidR="00554C21" w:rsidP="001862D1" w:rsidRDefault="00554C21" w14:paraId="705CF295" w14:textId="77777777">
            <w:pPr>
              <w:jc w:val="both"/>
              <w:rPr>
                <w:rFonts w:eastAsia="Arial" w:cs="Arial"/>
                <w:sz w:val="22"/>
                <w:szCs w:val="22"/>
              </w:rPr>
            </w:pPr>
            <w:r w:rsidRPr="00AC5C5F">
              <w:rPr>
                <w:rFonts w:eastAsia="Arial" w:cs="Arial"/>
                <w:sz w:val="22"/>
                <w:szCs w:val="22"/>
              </w:rPr>
              <w:t>Option 4M</w:t>
            </w:r>
          </w:p>
        </w:tc>
        <w:tc>
          <w:tcPr>
            <w:tcW w:w="2240" w:type="dxa"/>
          </w:tcPr>
          <w:p w:rsidRPr="00AC5C5F" w:rsidR="00554C21" w:rsidP="001862D1" w:rsidRDefault="00554C21" w14:paraId="38D32E13" w14:textId="38E34C9A">
            <w:pPr>
              <w:jc w:val="center"/>
              <w:rPr>
                <w:rFonts w:eastAsia="Arial" w:cs="Arial"/>
                <w:sz w:val="22"/>
                <w:szCs w:val="22"/>
              </w:rPr>
            </w:pPr>
            <w:r w:rsidRPr="00AC5C5F">
              <w:rPr>
                <w:rFonts w:eastAsia="Arial" w:cs="Arial"/>
                <w:sz w:val="22"/>
                <w:szCs w:val="22"/>
              </w:rPr>
              <w:t>-£13.</w:t>
            </w:r>
            <w:r w:rsidR="008F6761">
              <w:rPr>
                <w:rFonts w:eastAsia="Arial" w:cs="Arial"/>
                <w:sz w:val="22"/>
                <w:szCs w:val="22"/>
              </w:rPr>
              <w:t>3</w:t>
            </w:r>
            <w:r w:rsidRPr="00AC5C5F" w:rsidR="00262830">
              <w:rPr>
                <w:rFonts w:eastAsia="Arial" w:cs="Arial"/>
                <w:sz w:val="22"/>
                <w:szCs w:val="22"/>
              </w:rPr>
              <w:t>bn</w:t>
            </w:r>
          </w:p>
        </w:tc>
        <w:tc>
          <w:tcPr>
            <w:tcW w:w="2241" w:type="dxa"/>
          </w:tcPr>
          <w:p w:rsidRPr="00AC5C5F" w:rsidR="00554C21" w:rsidP="001862D1" w:rsidRDefault="00554C21" w14:paraId="189B50C4" w14:textId="02FE7D20">
            <w:pPr>
              <w:jc w:val="center"/>
              <w:rPr>
                <w:rFonts w:eastAsia="Arial" w:cs="Arial"/>
                <w:sz w:val="22"/>
                <w:szCs w:val="22"/>
              </w:rPr>
            </w:pPr>
            <w:r w:rsidRPr="00AC5C5F">
              <w:rPr>
                <w:rFonts w:eastAsia="Arial" w:cs="Arial"/>
                <w:sz w:val="22"/>
                <w:szCs w:val="22"/>
              </w:rPr>
              <w:t>-£14.</w:t>
            </w:r>
            <w:r w:rsidR="008F6761">
              <w:rPr>
                <w:rFonts w:eastAsia="Arial" w:cs="Arial"/>
                <w:sz w:val="22"/>
                <w:szCs w:val="22"/>
              </w:rPr>
              <w:t>0</w:t>
            </w:r>
            <w:r w:rsidRPr="00AC5C5F">
              <w:rPr>
                <w:rFonts w:eastAsia="Arial" w:cs="Arial"/>
                <w:sz w:val="22"/>
                <w:szCs w:val="22"/>
              </w:rPr>
              <w:t>bn</w:t>
            </w:r>
          </w:p>
        </w:tc>
        <w:tc>
          <w:tcPr>
            <w:tcW w:w="2241" w:type="dxa"/>
          </w:tcPr>
          <w:p w:rsidRPr="00AC5C5F" w:rsidR="00554C21" w:rsidP="001862D1" w:rsidRDefault="00554C21" w14:paraId="19763C15" w14:textId="7812EB8B">
            <w:pPr>
              <w:jc w:val="center"/>
              <w:rPr>
                <w:rFonts w:eastAsia="Arial" w:cs="Arial"/>
                <w:sz w:val="22"/>
                <w:szCs w:val="22"/>
              </w:rPr>
            </w:pPr>
            <w:r w:rsidRPr="00AC5C5F">
              <w:rPr>
                <w:rFonts w:eastAsia="Arial" w:cs="Arial"/>
                <w:sz w:val="22"/>
                <w:szCs w:val="22"/>
              </w:rPr>
              <w:t>-£15.</w:t>
            </w:r>
            <w:r w:rsidR="008F6761">
              <w:rPr>
                <w:rFonts w:eastAsia="Arial" w:cs="Arial"/>
                <w:sz w:val="22"/>
                <w:szCs w:val="22"/>
              </w:rPr>
              <w:t>2</w:t>
            </w:r>
            <w:r w:rsidRPr="00AC5C5F">
              <w:rPr>
                <w:rFonts w:eastAsia="Arial" w:cs="Arial"/>
                <w:sz w:val="22"/>
                <w:szCs w:val="22"/>
              </w:rPr>
              <w:t>bn</w:t>
            </w:r>
          </w:p>
        </w:tc>
      </w:tr>
    </w:tbl>
    <w:p w:rsidRPr="00451F33" w:rsidR="00554C21" w:rsidP="00AC5C5F" w:rsidRDefault="00554C21" w14:paraId="5840766D" w14:textId="4DB79381">
      <w:pPr>
        <w:rPr>
          <w:rFonts w:cs="Arial"/>
        </w:rPr>
      </w:pPr>
      <w:r w:rsidRPr="00451F33">
        <w:rPr>
          <w:rFonts w:cs="Arial"/>
          <w:sz w:val="22"/>
        </w:rPr>
        <w:t>Source: Defra</w:t>
      </w:r>
      <w:r w:rsidR="00641A00">
        <w:rPr>
          <w:rFonts w:cs="Arial"/>
          <w:sz w:val="22"/>
        </w:rPr>
        <w:t>’s</w:t>
      </w:r>
      <w:r w:rsidRPr="00451F33">
        <w:rPr>
          <w:rFonts w:cs="Arial"/>
          <w:sz w:val="22"/>
        </w:rPr>
        <w:t xml:space="preserve"> analysis</w:t>
      </w:r>
    </w:p>
    <w:p w:rsidRPr="00451F33" w:rsidR="00554C21" w:rsidP="00554C21" w:rsidRDefault="00554C21" w14:paraId="3C0C0DBD" w14:textId="77777777">
      <w:pPr>
        <w:rPr>
          <w:rFonts w:cs="Arial"/>
        </w:rPr>
      </w:pPr>
    </w:p>
    <w:p w:rsidRPr="00451F33" w:rsidR="00554C21" w:rsidP="00554C21" w:rsidRDefault="00554C21" w14:paraId="3577D2D8" w14:textId="118FE176">
      <w:pPr>
        <w:ind w:left="720" w:hanging="720"/>
        <w:jc w:val="both"/>
        <w:rPr>
          <w:rFonts w:cs="Arial"/>
          <w:b/>
        </w:rPr>
      </w:pPr>
      <w:r w:rsidRPr="00AC5C5F">
        <w:rPr>
          <w:rFonts w:cs="Arial"/>
          <w:b/>
          <w:bCs/>
        </w:rPr>
        <w:t>Table 5</w:t>
      </w:r>
      <w:r w:rsidR="003668E5">
        <w:rPr>
          <w:rFonts w:cs="Arial"/>
          <w:b/>
          <w:bCs/>
        </w:rPr>
        <w:t>8</w:t>
      </w:r>
      <w:r w:rsidRPr="00AC5C5F">
        <w:rPr>
          <w:rFonts w:cs="Arial"/>
          <w:b/>
          <w:bCs/>
        </w:rPr>
        <w:t>:</w:t>
      </w:r>
      <w:r w:rsidRPr="00451F33">
        <w:rPr>
          <w:rFonts w:cs="Arial"/>
          <w:b/>
          <w:bCs/>
        </w:rPr>
        <w:t xml:space="preserve"> Summary of Municipal sector GHGs savings over carbon budget 5 (2028-32) using different AR values, in </w:t>
      </w:r>
      <w:r w:rsidRPr="00451F33">
        <w:rPr>
          <w:rFonts w:cs="Arial"/>
          <w:b/>
        </w:rPr>
        <w:t>MtCO</w:t>
      </w:r>
      <w:r w:rsidRPr="00451F33">
        <w:rPr>
          <w:rFonts w:cs="Arial"/>
          <w:b/>
          <w:vertAlign w:val="subscript"/>
        </w:rPr>
        <w:t>2</w:t>
      </w:r>
      <w:r w:rsidRPr="00451F33">
        <w:rPr>
          <w:rFonts w:cs="Arial"/>
          <w:b/>
        </w:rPr>
        <w:t>e</w:t>
      </w:r>
    </w:p>
    <w:p w:rsidRPr="00451F33" w:rsidR="00554C21" w:rsidP="00554C21" w:rsidRDefault="00554C21" w14:paraId="50E07160" w14:textId="77777777">
      <w:pPr>
        <w:ind w:left="720" w:hanging="720"/>
        <w:jc w:val="both"/>
        <w:rPr>
          <w:rFonts w:cs="Arial"/>
          <w:b/>
          <w:bCs/>
        </w:rPr>
      </w:pPr>
    </w:p>
    <w:tbl>
      <w:tblPr>
        <w:tblStyle w:val="TableGrid"/>
        <w:tblW w:w="10060" w:type="dxa"/>
        <w:jc w:val="center"/>
        <w:tblLook w:val="04A0" w:firstRow="1" w:lastRow="0" w:firstColumn="1" w:lastColumn="0" w:noHBand="0" w:noVBand="1"/>
      </w:tblPr>
      <w:tblGrid>
        <w:gridCol w:w="2596"/>
        <w:gridCol w:w="2596"/>
        <w:gridCol w:w="2596"/>
        <w:gridCol w:w="2272"/>
      </w:tblGrid>
      <w:tr w:rsidRPr="00AC5C5F" w:rsidR="00554C21" w:rsidTr="00AC5C5F" w14:paraId="535198F1" w14:textId="77777777">
        <w:trPr>
          <w:trHeight w:val="445"/>
          <w:jc w:val="center"/>
        </w:trPr>
        <w:tc>
          <w:tcPr>
            <w:tcW w:w="2596" w:type="dxa"/>
          </w:tcPr>
          <w:p w:rsidRPr="00AC5C5F" w:rsidR="00554C21" w:rsidP="001862D1" w:rsidRDefault="00554C21" w14:paraId="4D6A3F99" w14:textId="77777777">
            <w:pPr>
              <w:rPr>
                <w:rFonts w:cs="Arial"/>
                <w:b/>
                <w:bCs/>
                <w:sz w:val="22"/>
                <w:szCs w:val="22"/>
              </w:rPr>
            </w:pPr>
            <w:r w:rsidRPr="00AC5C5F">
              <w:rPr>
                <w:rFonts w:eastAsia="Arial" w:cs="Arial"/>
                <w:b/>
                <w:bCs/>
                <w:sz w:val="22"/>
                <w:szCs w:val="22"/>
              </w:rPr>
              <w:t>Municipal scenarios</w:t>
            </w:r>
          </w:p>
        </w:tc>
        <w:tc>
          <w:tcPr>
            <w:tcW w:w="2596" w:type="dxa"/>
          </w:tcPr>
          <w:p w:rsidRPr="00AC5C5F" w:rsidR="00554C21" w:rsidP="001862D1" w:rsidRDefault="00554C21" w14:paraId="0016B49E" w14:textId="77777777">
            <w:pPr>
              <w:rPr>
                <w:rFonts w:cs="Arial"/>
                <w:b/>
                <w:bCs/>
                <w:sz w:val="22"/>
                <w:szCs w:val="22"/>
              </w:rPr>
            </w:pPr>
            <w:r w:rsidRPr="00AC5C5F">
              <w:rPr>
                <w:rFonts w:cs="Arial"/>
                <w:b/>
                <w:bCs/>
                <w:sz w:val="22"/>
                <w:szCs w:val="22"/>
              </w:rPr>
              <w:t>AR4, 5</w:t>
            </w:r>
            <w:r w:rsidRPr="00AC5C5F">
              <w:rPr>
                <w:rFonts w:cs="Arial"/>
                <w:b/>
                <w:bCs/>
                <w:sz w:val="22"/>
                <w:szCs w:val="22"/>
                <w:vertAlign w:val="superscript"/>
              </w:rPr>
              <w:t>th</w:t>
            </w:r>
            <w:r w:rsidRPr="00AC5C5F">
              <w:rPr>
                <w:rFonts w:cs="Arial"/>
                <w:b/>
                <w:bCs/>
                <w:sz w:val="22"/>
                <w:szCs w:val="22"/>
              </w:rPr>
              <w:t xml:space="preserve"> carbon budget (2028 – 2032)</w:t>
            </w:r>
          </w:p>
        </w:tc>
        <w:tc>
          <w:tcPr>
            <w:tcW w:w="2596" w:type="dxa"/>
          </w:tcPr>
          <w:p w:rsidRPr="00AC5C5F" w:rsidR="00554C21" w:rsidP="001862D1" w:rsidRDefault="00554C21" w14:paraId="021BB152" w14:textId="77777777">
            <w:pPr>
              <w:rPr>
                <w:rFonts w:cs="Arial"/>
                <w:b/>
                <w:bCs/>
                <w:sz w:val="22"/>
                <w:szCs w:val="22"/>
              </w:rPr>
            </w:pPr>
            <w:r w:rsidRPr="00AC5C5F">
              <w:rPr>
                <w:rFonts w:cs="Arial"/>
                <w:b/>
                <w:bCs/>
                <w:sz w:val="22"/>
                <w:szCs w:val="22"/>
              </w:rPr>
              <w:t>AR5 without feedback, 5</w:t>
            </w:r>
            <w:r w:rsidRPr="00AC5C5F">
              <w:rPr>
                <w:rFonts w:cs="Arial"/>
                <w:b/>
                <w:bCs/>
                <w:sz w:val="22"/>
                <w:szCs w:val="22"/>
                <w:vertAlign w:val="superscript"/>
              </w:rPr>
              <w:t>th</w:t>
            </w:r>
            <w:r w:rsidRPr="00AC5C5F">
              <w:rPr>
                <w:rFonts w:cs="Arial"/>
                <w:b/>
                <w:bCs/>
                <w:sz w:val="22"/>
                <w:szCs w:val="22"/>
              </w:rPr>
              <w:t xml:space="preserve"> carbon budget (2028 – 2032)</w:t>
            </w:r>
          </w:p>
        </w:tc>
        <w:tc>
          <w:tcPr>
            <w:tcW w:w="2272" w:type="dxa"/>
          </w:tcPr>
          <w:p w:rsidRPr="00AC5C5F" w:rsidR="00554C21" w:rsidP="001862D1" w:rsidRDefault="00554C21" w14:paraId="7B6E58CD" w14:textId="77777777">
            <w:pPr>
              <w:rPr>
                <w:rFonts w:cs="Arial"/>
                <w:b/>
                <w:bCs/>
                <w:sz w:val="22"/>
                <w:szCs w:val="22"/>
              </w:rPr>
            </w:pPr>
            <w:r w:rsidRPr="00AC5C5F">
              <w:rPr>
                <w:rFonts w:cs="Arial"/>
                <w:b/>
                <w:bCs/>
                <w:sz w:val="22"/>
                <w:szCs w:val="22"/>
              </w:rPr>
              <w:t>AR5 with feedback, 5</w:t>
            </w:r>
            <w:r w:rsidRPr="00AC5C5F">
              <w:rPr>
                <w:rFonts w:cs="Arial"/>
                <w:b/>
                <w:bCs/>
                <w:sz w:val="22"/>
                <w:szCs w:val="22"/>
                <w:vertAlign w:val="superscript"/>
              </w:rPr>
              <w:t>th</w:t>
            </w:r>
            <w:r w:rsidRPr="00AC5C5F">
              <w:rPr>
                <w:rFonts w:cs="Arial"/>
                <w:b/>
                <w:bCs/>
                <w:sz w:val="22"/>
                <w:szCs w:val="22"/>
              </w:rPr>
              <w:t xml:space="preserve"> carbon budget (2028 – 2032)</w:t>
            </w:r>
          </w:p>
        </w:tc>
      </w:tr>
      <w:tr w:rsidRPr="00AC5C5F" w:rsidR="00554C21" w:rsidTr="00AC5C5F" w14:paraId="70C2EA13" w14:textId="77777777">
        <w:trPr>
          <w:trHeight w:val="222"/>
          <w:jc w:val="center"/>
        </w:trPr>
        <w:tc>
          <w:tcPr>
            <w:tcW w:w="2596" w:type="dxa"/>
          </w:tcPr>
          <w:p w:rsidRPr="00AC5C5F" w:rsidR="00554C21" w:rsidP="001862D1" w:rsidRDefault="00554C21" w14:paraId="7C652F89" w14:textId="77777777">
            <w:pPr>
              <w:rPr>
                <w:rFonts w:cs="Arial"/>
                <w:sz w:val="22"/>
                <w:szCs w:val="22"/>
              </w:rPr>
            </w:pPr>
            <w:r w:rsidRPr="00AC5C5F">
              <w:rPr>
                <w:rFonts w:eastAsia="Arial" w:cs="Arial"/>
                <w:sz w:val="22"/>
                <w:szCs w:val="22"/>
              </w:rPr>
              <w:t>Option 1M</w:t>
            </w:r>
          </w:p>
        </w:tc>
        <w:tc>
          <w:tcPr>
            <w:tcW w:w="2596" w:type="dxa"/>
          </w:tcPr>
          <w:p w:rsidR="00AC5C5F" w:rsidP="001862D1" w:rsidRDefault="00554C21" w14:paraId="4EF16185" w14:textId="2ACABEE7">
            <w:pPr>
              <w:rPr>
                <w:rFonts w:cs="Arial"/>
                <w:sz w:val="22"/>
                <w:szCs w:val="22"/>
              </w:rPr>
            </w:pPr>
            <w:r w:rsidRPr="00AC5C5F">
              <w:rPr>
                <w:rFonts w:cs="Arial"/>
                <w:sz w:val="22"/>
                <w:szCs w:val="22"/>
              </w:rPr>
              <w:t>-5.</w:t>
            </w:r>
            <w:r w:rsidR="00262830">
              <w:rPr>
                <w:rFonts w:cs="Arial"/>
                <w:sz w:val="22"/>
                <w:szCs w:val="22"/>
              </w:rPr>
              <w:t>8</w:t>
            </w:r>
            <w:r w:rsidRPr="00AC5C5F" w:rsidR="00262830">
              <w:rPr>
                <w:rFonts w:cs="Arial"/>
                <w:sz w:val="22"/>
                <w:szCs w:val="22"/>
              </w:rPr>
              <w:t xml:space="preserve">Mt </w:t>
            </w:r>
            <w:r w:rsidRPr="00AC5C5F">
              <w:rPr>
                <w:rFonts w:cs="Arial"/>
                <w:sz w:val="22"/>
                <w:szCs w:val="22"/>
              </w:rPr>
              <w:t>traded,</w:t>
            </w:r>
          </w:p>
          <w:p w:rsidRPr="00AC5C5F" w:rsidR="00554C21" w:rsidP="001862D1" w:rsidRDefault="00554C21" w14:paraId="50DDA0BE" w14:textId="08E3392D">
            <w:pPr>
              <w:rPr>
                <w:rFonts w:cs="Arial"/>
                <w:sz w:val="22"/>
                <w:szCs w:val="22"/>
              </w:rPr>
            </w:pPr>
            <w:r w:rsidRPr="00AC5C5F">
              <w:rPr>
                <w:rFonts w:cs="Arial"/>
                <w:sz w:val="22"/>
                <w:szCs w:val="22"/>
              </w:rPr>
              <w:t xml:space="preserve"> -1</w:t>
            </w:r>
            <w:r w:rsidR="008F6761">
              <w:rPr>
                <w:rFonts w:cs="Arial"/>
                <w:sz w:val="22"/>
                <w:szCs w:val="22"/>
              </w:rPr>
              <w:t>0.8</w:t>
            </w:r>
            <w:r w:rsidRPr="00AC5C5F">
              <w:rPr>
                <w:rFonts w:cs="Arial"/>
                <w:sz w:val="22"/>
                <w:szCs w:val="22"/>
              </w:rPr>
              <w:t>Mt non-traded</w:t>
            </w:r>
          </w:p>
        </w:tc>
        <w:tc>
          <w:tcPr>
            <w:tcW w:w="2596" w:type="dxa"/>
          </w:tcPr>
          <w:p w:rsidR="00AC5C5F" w:rsidP="001862D1" w:rsidRDefault="00554C21" w14:paraId="0E3201BC" w14:textId="10151957">
            <w:pPr>
              <w:rPr>
                <w:rFonts w:cs="Arial"/>
                <w:sz w:val="22"/>
                <w:szCs w:val="22"/>
              </w:rPr>
            </w:pPr>
            <w:r w:rsidRPr="00AC5C5F">
              <w:rPr>
                <w:rFonts w:cs="Arial"/>
                <w:sz w:val="22"/>
                <w:szCs w:val="22"/>
              </w:rPr>
              <w:t>-5.</w:t>
            </w:r>
            <w:r w:rsidR="002A77BA">
              <w:rPr>
                <w:rFonts w:cs="Arial"/>
                <w:sz w:val="22"/>
                <w:szCs w:val="22"/>
              </w:rPr>
              <w:t>7</w:t>
            </w:r>
            <w:r w:rsidRPr="00AC5C5F" w:rsidR="00285747">
              <w:rPr>
                <w:rFonts w:cs="Arial"/>
                <w:sz w:val="22"/>
                <w:szCs w:val="22"/>
              </w:rPr>
              <w:t xml:space="preserve">Mt </w:t>
            </w:r>
            <w:r w:rsidRPr="00AC5C5F">
              <w:rPr>
                <w:rFonts w:cs="Arial"/>
                <w:sz w:val="22"/>
                <w:szCs w:val="22"/>
              </w:rPr>
              <w:t xml:space="preserve">traded, </w:t>
            </w:r>
          </w:p>
          <w:p w:rsidRPr="00AC5C5F" w:rsidR="00554C21" w:rsidP="001862D1" w:rsidRDefault="00554C21" w14:paraId="616C6A2B" w14:textId="1479D59B">
            <w:pPr>
              <w:rPr>
                <w:rFonts w:cs="Arial"/>
                <w:sz w:val="22"/>
                <w:szCs w:val="22"/>
              </w:rPr>
            </w:pPr>
            <w:r w:rsidRPr="00AC5C5F">
              <w:rPr>
                <w:rFonts w:cs="Arial"/>
                <w:sz w:val="22"/>
                <w:szCs w:val="22"/>
              </w:rPr>
              <w:t>-1</w:t>
            </w:r>
            <w:r w:rsidR="002A77BA">
              <w:rPr>
                <w:rFonts w:cs="Arial"/>
                <w:sz w:val="22"/>
                <w:szCs w:val="22"/>
              </w:rPr>
              <w:t>1.8</w:t>
            </w:r>
            <w:r w:rsidRPr="00AC5C5F">
              <w:rPr>
                <w:rFonts w:cs="Arial"/>
                <w:sz w:val="22"/>
                <w:szCs w:val="22"/>
              </w:rPr>
              <w:t>Mt non-traded</w:t>
            </w:r>
          </w:p>
        </w:tc>
        <w:tc>
          <w:tcPr>
            <w:tcW w:w="2272" w:type="dxa"/>
          </w:tcPr>
          <w:p w:rsidR="00AC5C5F" w:rsidP="001862D1" w:rsidRDefault="00554C21" w14:paraId="032627F7" w14:textId="0C4B9DE8">
            <w:pPr>
              <w:rPr>
                <w:rFonts w:cs="Arial"/>
                <w:sz w:val="22"/>
                <w:szCs w:val="22"/>
              </w:rPr>
            </w:pPr>
            <w:r w:rsidRPr="00AC5C5F">
              <w:rPr>
                <w:rFonts w:cs="Arial"/>
                <w:sz w:val="22"/>
                <w:szCs w:val="22"/>
              </w:rPr>
              <w:t>-5.</w:t>
            </w:r>
            <w:r w:rsidR="00F16EE7">
              <w:rPr>
                <w:rFonts w:cs="Arial"/>
                <w:sz w:val="22"/>
                <w:szCs w:val="22"/>
              </w:rPr>
              <w:t>8</w:t>
            </w:r>
            <w:r w:rsidRPr="00AC5C5F" w:rsidR="00F16EE7">
              <w:rPr>
                <w:rFonts w:cs="Arial"/>
                <w:sz w:val="22"/>
                <w:szCs w:val="22"/>
              </w:rPr>
              <w:t xml:space="preserve">Mt </w:t>
            </w:r>
            <w:r w:rsidRPr="00AC5C5F">
              <w:rPr>
                <w:rFonts w:cs="Arial"/>
                <w:sz w:val="22"/>
                <w:szCs w:val="22"/>
              </w:rPr>
              <w:t xml:space="preserve">traded, </w:t>
            </w:r>
          </w:p>
          <w:p w:rsidRPr="00AC5C5F" w:rsidR="00554C21" w:rsidP="001862D1" w:rsidRDefault="00554C21" w14:paraId="1731E8F6" w14:textId="21045B3A">
            <w:pPr>
              <w:rPr>
                <w:rFonts w:cs="Arial"/>
                <w:sz w:val="22"/>
                <w:szCs w:val="22"/>
              </w:rPr>
            </w:pPr>
            <w:r w:rsidRPr="00AC5C5F">
              <w:rPr>
                <w:rFonts w:cs="Arial"/>
                <w:sz w:val="22"/>
                <w:szCs w:val="22"/>
              </w:rPr>
              <w:t>-13.</w:t>
            </w:r>
            <w:r w:rsidR="002A77BA">
              <w:rPr>
                <w:rFonts w:cs="Arial"/>
                <w:sz w:val="22"/>
                <w:szCs w:val="22"/>
              </w:rPr>
              <w:t>6</w:t>
            </w:r>
            <w:r w:rsidRPr="00AC5C5F">
              <w:rPr>
                <w:rFonts w:cs="Arial"/>
                <w:sz w:val="22"/>
                <w:szCs w:val="22"/>
              </w:rPr>
              <w:t>Mt non-traded</w:t>
            </w:r>
          </w:p>
        </w:tc>
      </w:tr>
      <w:tr w:rsidRPr="00AC5C5F" w:rsidR="00554C21" w:rsidTr="00AC5C5F" w14:paraId="21653DAC" w14:textId="77777777">
        <w:trPr>
          <w:trHeight w:val="222"/>
          <w:jc w:val="center"/>
        </w:trPr>
        <w:tc>
          <w:tcPr>
            <w:tcW w:w="2596" w:type="dxa"/>
          </w:tcPr>
          <w:p w:rsidRPr="00AC5C5F" w:rsidR="00554C21" w:rsidP="001862D1" w:rsidRDefault="00554C21" w14:paraId="009ACA66" w14:textId="77777777">
            <w:pPr>
              <w:rPr>
                <w:rFonts w:cs="Arial"/>
                <w:sz w:val="22"/>
                <w:szCs w:val="22"/>
              </w:rPr>
            </w:pPr>
            <w:r w:rsidRPr="00AC5C5F">
              <w:rPr>
                <w:rFonts w:eastAsia="Arial" w:cs="Arial"/>
                <w:sz w:val="22"/>
                <w:szCs w:val="22"/>
              </w:rPr>
              <w:t>Option 2M</w:t>
            </w:r>
          </w:p>
        </w:tc>
        <w:tc>
          <w:tcPr>
            <w:tcW w:w="2596" w:type="dxa"/>
          </w:tcPr>
          <w:p w:rsidR="00AC5C5F" w:rsidP="001862D1" w:rsidRDefault="00554C21" w14:paraId="62C7E176" w14:textId="77777777">
            <w:pPr>
              <w:rPr>
                <w:rFonts w:cs="Arial"/>
                <w:sz w:val="22"/>
                <w:szCs w:val="22"/>
              </w:rPr>
            </w:pPr>
            <w:r w:rsidRPr="00AC5C5F">
              <w:rPr>
                <w:rFonts w:cs="Arial"/>
                <w:sz w:val="22"/>
                <w:szCs w:val="22"/>
              </w:rPr>
              <w:t xml:space="preserve">-9.4Mt traded, </w:t>
            </w:r>
          </w:p>
          <w:p w:rsidRPr="00AC5C5F" w:rsidR="00554C21" w:rsidP="001862D1" w:rsidRDefault="00554C21" w14:paraId="4D536952" w14:textId="3F2C7139">
            <w:pPr>
              <w:rPr>
                <w:rFonts w:cs="Arial"/>
                <w:sz w:val="22"/>
                <w:szCs w:val="22"/>
              </w:rPr>
            </w:pPr>
            <w:r w:rsidRPr="00AC5C5F">
              <w:rPr>
                <w:rFonts w:cs="Arial"/>
                <w:sz w:val="22"/>
                <w:szCs w:val="22"/>
              </w:rPr>
              <w:t>-1</w:t>
            </w:r>
            <w:r w:rsidR="002A77BA">
              <w:rPr>
                <w:rFonts w:cs="Arial"/>
                <w:sz w:val="22"/>
                <w:szCs w:val="22"/>
              </w:rPr>
              <w:t>4.8</w:t>
            </w:r>
            <w:r w:rsidRPr="00AC5C5F">
              <w:rPr>
                <w:rFonts w:cs="Arial"/>
                <w:sz w:val="22"/>
                <w:szCs w:val="22"/>
              </w:rPr>
              <w:t>Mt non-traded</w:t>
            </w:r>
          </w:p>
        </w:tc>
        <w:tc>
          <w:tcPr>
            <w:tcW w:w="2596" w:type="dxa"/>
          </w:tcPr>
          <w:p w:rsidR="00AC5C5F" w:rsidP="001862D1" w:rsidRDefault="00554C21" w14:paraId="5AACD7A0" w14:textId="77777777">
            <w:pPr>
              <w:rPr>
                <w:rFonts w:cs="Arial"/>
                <w:sz w:val="22"/>
                <w:szCs w:val="22"/>
              </w:rPr>
            </w:pPr>
            <w:r w:rsidRPr="00AC5C5F">
              <w:rPr>
                <w:rFonts w:cs="Arial"/>
                <w:sz w:val="22"/>
                <w:szCs w:val="22"/>
              </w:rPr>
              <w:t xml:space="preserve">-9.4Mt traded, </w:t>
            </w:r>
          </w:p>
          <w:p w:rsidRPr="00AC5C5F" w:rsidR="00554C21" w:rsidP="001862D1" w:rsidRDefault="00554C21" w14:paraId="13FC4676" w14:textId="2700778B">
            <w:pPr>
              <w:rPr>
                <w:rFonts w:cs="Arial"/>
                <w:sz w:val="22"/>
                <w:szCs w:val="22"/>
              </w:rPr>
            </w:pPr>
            <w:r w:rsidRPr="00AC5C5F">
              <w:rPr>
                <w:rFonts w:cs="Arial"/>
                <w:sz w:val="22"/>
                <w:szCs w:val="22"/>
              </w:rPr>
              <w:t>-16.</w:t>
            </w:r>
            <w:r w:rsidR="002A77BA">
              <w:rPr>
                <w:rFonts w:cs="Arial"/>
                <w:sz w:val="22"/>
                <w:szCs w:val="22"/>
              </w:rPr>
              <w:t>0</w:t>
            </w:r>
            <w:r w:rsidRPr="00AC5C5F">
              <w:rPr>
                <w:rFonts w:cs="Arial"/>
                <w:sz w:val="22"/>
                <w:szCs w:val="22"/>
              </w:rPr>
              <w:t>Mt non-traded</w:t>
            </w:r>
          </w:p>
        </w:tc>
        <w:tc>
          <w:tcPr>
            <w:tcW w:w="2272" w:type="dxa"/>
          </w:tcPr>
          <w:p w:rsidR="00AC5C5F" w:rsidP="001862D1" w:rsidRDefault="00554C21" w14:paraId="17C37750" w14:textId="77777777">
            <w:pPr>
              <w:rPr>
                <w:rFonts w:cs="Arial"/>
                <w:sz w:val="22"/>
                <w:szCs w:val="22"/>
              </w:rPr>
            </w:pPr>
            <w:r w:rsidRPr="00AC5C5F">
              <w:rPr>
                <w:rFonts w:cs="Arial"/>
                <w:sz w:val="22"/>
                <w:szCs w:val="22"/>
              </w:rPr>
              <w:t xml:space="preserve">-9.4Mt traded, </w:t>
            </w:r>
          </w:p>
          <w:p w:rsidRPr="00AC5C5F" w:rsidR="00554C21" w:rsidP="001862D1" w:rsidRDefault="00554C21" w14:paraId="5027C960" w14:textId="57F6CF2F">
            <w:pPr>
              <w:rPr>
                <w:rFonts w:cs="Arial"/>
                <w:sz w:val="22"/>
                <w:szCs w:val="22"/>
              </w:rPr>
            </w:pPr>
            <w:r w:rsidRPr="00AC5C5F">
              <w:rPr>
                <w:rFonts w:cs="Arial"/>
                <w:sz w:val="22"/>
                <w:szCs w:val="22"/>
              </w:rPr>
              <w:t>-18.</w:t>
            </w:r>
            <w:r w:rsidR="002A77BA">
              <w:rPr>
                <w:rFonts w:cs="Arial"/>
                <w:sz w:val="22"/>
                <w:szCs w:val="22"/>
              </w:rPr>
              <w:t>5</w:t>
            </w:r>
            <w:r w:rsidRPr="00AC5C5F">
              <w:rPr>
                <w:rFonts w:cs="Arial"/>
                <w:sz w:val="22"/>
                <w:szCs w:val="22"/>
              </w:rPr>
              <w:t>Mt non-traded</w:t>
            </w:r>
          </w:p>
        </w:tc>
      </w:tr>
      <w:tr w:rsidRPr="00AC5C5F" w:rsidR="00554C21" w:rsidTr="00AC5C5F" w14:paraId="002C127B" w14:textId="77777777">
        <w:trPr>
          <w:trHeight w:val="215"/>
          <w:jc w:val="center"/>
        </w:trPr>
        <w:tc>
          <w:tcPr>
            <w:tcW w:w="2596" w:type="dxa"/>
          </w:tcPr>
          <w:p w:rsidRPr="00AC5C5F" w:rsidR="00554C21" w:rsidP="001862D1" w:rsidRDefault="00554C21" w14:paraId="43FBA223" w14:textId="77777777">
            <w:pPr>
              <w:rPr>
                <w:rFonts w:cs="Arial"/>
                <w:sz w:val="22"/>
                <w:szCs w:val="22"/>
              </w:rPr>
            </w:pPr>
            <w:r w:rsidRPr="00AC5C5F">
              <w:rPr>
                <w:rFonts w:eastAsia="Arial" w:cs="Arial"/>
                <w:sz w:val="22"/>
                <w:szCs w:val="22"/>
              </w:rPr>
              <w:t>Option 3M</w:t>
            </w:r>
          </w:p>
        </w:tc>
        <w:tc>
          <w:tcPr>
            <w:tcW w:w="2596" w:type="dxa"/>
          </w:tcPr>
          <w:p w:rsidR="00AC5C5F" w:rsidP="001862D1" w:rsidRDefault="00554C21" w14:paraId="7DA6F4F9" w14:textId="77777777">
            <w:pPr>
              <w:rPr>
                <w:rFonts w:cs="Arial"/>
                <w:sz w:val="22"/>
                <w:szCs w:val="22"/>
              </w:rPr>
            </w:pPr>
            <w:r w:rsidRPr="00AC5C5F">
              <w:rPr>
                <w:rFonts w:cs="Arial"/>
                <w:sz w:val="22"/>
                <w:szCs w:val="22"/>
              </w:rPr>
              <w:t xml:space="preserve">-5.6Mt traded, </w:t>
            </w:r>
          </w:p>
          <w:p w:rsidRPr="00AC5C5F" w:rsidR="00554C21" w:rsidP="001862D1" w:rsidRDefault="00554C21" w14:paraId="2787EA77" w14:textId="3277270D">
            <w:pPr>
              <w:rPr>
                <w:rFonts w:cs="Arial"/>
                <w:sz w:val="22"/>
                <w:szCs w:val="22"/>
              </w:rPr>
            </w:pPr>
            <w:r w:rsidRPr="00AC5C5F">
              <w:rPr>
                <w:rFonts w:cs="Arial"/>
                <w:sz w:val="22"/>
                <w:szCs w:val="22"/>
              </w:rPr>
              <w:t>-</w:t>
            </w:r>
            <w:r w:rsidR="002A77BA">
              <w:rPr>
                <w:rFonts w:cs="Arial"/>
                <w:sz w:val="22"/>
                <w:szCs w:val="22"/>
              </w:rPr>
              <w:t>9.8</w:t>
            </w:r>
            <w:r w:rsidRPr="00AC5C5F">
              <w:rPr>
                <w:rFonts w:cs="Arial"/>
                <w:sz w:val="22"/>
                <w:szCs w:val="22"/>
              </w:rPr>
              <w:t>Mt non-traded</w:t>
            </w:r>
          </w:p>
        </w:tc>
        <w:tc>
          <w:tcPr>
            <w:tcW w:w="2596" w:type="dxa"/>
          </w:tcPr>
          <w:p w:rsidR="00AC5C5F" w:rsidP="001862D1" w:rsidRDefault="00554C21" w14:paraId="24A7A7A7" w14:textId="77777777">
            <w:pPr>
              <w:rPr>
                <w:rFonts w:cs="Arial"/>
                <w:sz w:val="22"/>
                <w:szCs w:val="22"/>
              </w:rPr>
            </w:pPr>
            <w:r w:rsidRPr="00AC5C5F">
              <w:rPr>
                <w:rFonts w:cs="Arial"/>
                <w:sz w:val="22"/>
                <w:szCs w:val="22"/>
              </w:rPr>
              <w:t xml:space="preserve">-5.6Mt traded, </w:t>
            </w:r>
          </w:p>
          <w:p w:rsidRPr="00AC5C5F" w:rsidR="00554C21" w:rsidP="001862D1" w:rsidRDefault="00554C21" w14:paraId="243A913A" w14:textId="2021E38F">
            <w:pPr>
              <w:rPr>
                <w:rFonts w:cs="Arial"/>
                <w:sz w:val="22"/>
                <w:szCs w:val="22"/>
              </w:rPr>
            </w:pPr>
            <w:r w:rsidRPr="00AC5C5F">
              <w:rPr>
                <w:rFonts w:cs="Arial"/>
                <w:sz w:val="22"/>
                <w:szCs w:val="22"/>
              </w:rPr>
              <w:t>-10.</w:t>
            </w:r>
            <w:r w:rsidR="002A77BA">
              <w:rPr>
                <w:rFonts w:cs="Arial"/>
                <w:sz w:val="22"/>
                <w:szCs w:val="22"/>
              </w:rPr>
              <w:t>6</w:t>
            </w:r>
            <w:r w:rsidRPr="00AC5C5F">
              <w:rPr>
                <w:rFonts w:cs="Arial"/>
                <w:sz w:val="22"/>
                <w:szCs w:val="22"/>
              </w:rPr>
              <w:t>Mt non-traded</w:t>
            </w:r>
          </w:p>
        </w:tc>
        <w:tc>
          <w:tcPr>
            <w:tcW w:w="2272" w:type="dxa"/>
          </w:tcPr>
          <w:p w:rsidR="00AC5C5F" w:rsidP="001862D1" w:rsidRDefault="00554C21" w14:paraId="606F9D91" w14:textId="4F23A384">
            <w:pPr>
              <w:rPr>
                <w:rFonts w:cs="Arial"/>
                <w:sz w:val="22"/>
                <w:szCs w:val="22"/>
              </w:rPr>
            </w:pPr>
            <w:r w:rsidRPr="00AC5C5F">
              <w:rPr>
                <w:rFonts w:cs="Arial"/>
                <w:sz w:val="22"/>
                <w:szCs w:val="22"/>
              </w:rPr>
              <w:t>-5.</w:t>
            </w:r>
            <w:r w:rsidR="002A77BA">
              <w:rPr>
                <w:rFonts w:cs="Arial"/>
                <w:sz w:val="22"/>
                <w:szCs w:val="22"/>
              </w:rPr>
              <w:t>5</w:t>
            </w:r>
            <w:r w:rsidRPr="00AC5C5F">
              <w:rPr>
                <w:rFonts w:cs="Arial"/>
                <w:sz w:val="22"/>
                <w:szCs w:val="22"/>
              </w:rPr>
              <w:t xml:space="preserve">Mt traded, </w:t>
            </w:r>
          </w:p>
          <w:p w:rsidRPr="00AC5C5F" w:rsidR="00554C21" w:rsidP="001862D1" w:rsidRDefault="00554C21" w14:paraId="75E2282C" w14:textId="2544CC22">
            <w:pPr>
              <w:rPr>
                <w:rFonts w:cs="Arial"/>
                <w:sz w:val="22"/>
                <w:szCs w:val="22"/>
              </w:rPr>
            </w:pPr>
            <w:r w:rsidRPr="00AC5C5F">
              <w:rPr>
                <w:rFonts w:cs="Arial"/>
                <w:sz w:val="22"/>
                <w:szCs w:val="22"/>
              </w:rPr>
              <w:t>-12.</w:t>
            </w:r>
            <w:r w:rsidR="002A77BA">
              <w:rPr>
                <w:rFonts w:cs="Arial"/>
                <w:sz w:val="22"/>
                <w:szCs w:val="22"/>
              </w:rPr>
              <w:t>2</w:t>
            </w:r>
            <w:r w:rsidRPr="00AC5C5F">
              <w:rPr>
                <w:rFonts w:cs="Arial"/>
                <w:sz w:val="22"/>
                <w:szCs w:val="22"/>
              </w:rPr>
              <w:t>Mt non-traded</w:t>
            </w:r>
          </w:p>
        </w:tc>
      </w:tr>
      <w:tr w:rsidRPr="00AC5C5F" w:rsidR="00554C21" w:rsidTr="00AC5C5F" w14:paraId="009FF79A" w14:textId="77777777">
        <w:trPr>
          <w:trHeight w:val="222"/>
          <w:jc w:val="center"/>
        </w:trPr>
        <w:tc>
          <w:tcPr>
            <w:tcW w:w="2596" w:type="dxa"/>
          </w:tcPr>
          <w:p w:rsidRPr="00AC5C5F" w:rsidR="00554C21" w:rsidP="001862D1" w:rsidRDefault="00554C21" w14:paraId="35CD9AC7" w14:textId="77777777">
            <w:pPr>
              <w:jc w:val="both"/>
              <w:rPr>
                <w:rFonts w:eastAsia="Arial" w:cs="Arial"/>
                <w:sz w:val="22"/>
                <w:szCs w:val="22"/>
              </w:rPr>
            </w:pPr>
            <w:r w:rsidRPr="00AC5C5F">
              <w:rPr>
                <w:rFonts w:eastAsia="Arial" w:cs="Arial"/>
                <w:sz w:val="22"/>
                <w:szCs w:val="22"/>
              </w:rPr>
              <w:t>Option 4M</w:t>
            </w:r>
          </w:p>
          <w:p w:rsidRPr="00AC5C5F" w:rsidR="00554C21" w:rsidP="001862D1" w:rsidRDefault="00554C21" w14:paraId="2BB79093" w14:textId="77777777">
            <w:pPr>
              <w:rPr>
                <w:rFonts w:cs="Arial"/>
                <w:sz w:val="22"/>
                <w:szCs w:val="22"/>
              </w:rPr>
            </w:pPr>
          </w:p>
        </w:tc>
        <w:tc>
          <w:tcPr>
            <w:tcW w:w="2596" w:type="dxa"/>
          </w:tcPr>
          <w:p w:rsidR="00AC5C5F" w:rsidP="001862D1" w:rsidRDefault="00554C21" w14:paraId="6978954C" w14:textId="77777777">
            <w:pPr>
              <w:rPr>
                <w:rFonts w:cs="Arial"/>
                <w:sz w:val="22"/>
                <w:szCs w:val="22"/>
              </w:rPr>
            </w:pPr>
            <w:r w:rsidRPr="00AC5C5F">
              <w:rPr>
                <w:rFonts w:cs="Arial"/>
                <w:sz w:val="22"/>
                <w:szCs w:val="22"/>
              </w:rPr>
              <w:t xml:space="preserve">-9.1Mt traded, </w:t>
            </w:r>
          </w:p>
          <w:p w:rsidRPr="00AC5C5F" w:rsidR="00554C21" w:rsidP="001862D1" w:rsidRDefault="00554C21" w14:paraId="3C3215D1" w14:textId="5B57EB46">
            <w:pPr>
              <w:rPr>
                <w:rFonts w:cs="Arial"/>
                <w:sz w:val="22"/>
                <w:szCs w:val="22"/>
              </w:rPr>
            </w:pPr>
            <w:r w:rsidRPr="00AC5C5F">
              <w:rPr>
                <w:rFonts w:cs="Arial"/>
                <w:sz w:val="22"/>
                <w:szCs w:val="22"/>
              </w:rPr>
              <w:t>-1</w:t>
            </w:r>
            <w:r w:rsidR="002A77BA">
              <w:rPr>
                <w:rFonts w:cs="Arial"/>
                <w:sz w:val="22"/>
                <w:szCs w:val="22"/>
              </w:rPr>
              <w:t>3.9</w:t>
            </w:r>
            <w:r w:rsidRPr="00AC5C5F">
              <w:rPr>
                <w:rFonts w:cs="Arial"/>
                <w:sz w:val="22"/>
                <w:szCs w:val="22"/>
              </w:rPr>
              <w:t>Mt non-traded</w:t>
            </w:r>
          </w:p>
        </w:tc>
        <w:tc>
          <w:tcPr>
            <w:tcW w:w="2596" w:type="dxa"/>
          </w:tcPr>
          <w:p w:rsidR="00AC5C5F" w:rsidP="001862D1" w:rsidRDefault="00554C21" w14:paraId="3D54F44E" w14:textId="77777777">
            <w:pPr>
              <w:rPr>
                <w:rFonts w:cs="Arial"/>
                <w:sz w:val="22"/>
                <w:szCs w:val="22"/>
              </w:rPr>
            </w:pPr>
            <w:r w:rsidRPr="00AC5C5F">
              <w:rPr>
                <w:rFonts w:cs="Arial"/>
                <w:sz w:val="22"/>
                <w:szCs w:val="22"/>
              </w:rPr>
              <w:t xml:space="preserve">-9.1Mt traded, </w:t>
            </w:r>
          </w:p>
          <w:p w:rsidRPr="00AC5C5F" w:rsidR="00554C21" w:rsidP="001862D1" w:rsidRDefault="00554C21" w14:paraId="687BD887" w14:textId="56E9BBBD">
            <w:pPr>
              <w:rPr>
                <w:rFonts w:cs="Arial"/>
                <w:sz w:val="22"/>
                <w:szCs w:val="22"/>
              </w:rPr>
            </w:pPr>
            <w:r w:rsidRPr="00AC5C5F">
              <w:rPr>
                <w:rFonts w:cs="Arial"/>
                <w:sz w:val="22"/>
                <w:szCs w:val="22"/>
              </w:rPr>
              <w:t>-15.</w:t>
            </w:r>
            <w:r w:rsidR="002A77BA">
              <w:rPr>
                <w:rFonts w:cs="Arial"/>
                <w:sz w:val="22"/>
                <w:szCs w:val="22"/>
              </w:rPr>
              <w:t>1</w:t>
            </w:r>
            <w:r w:rsidRPr="00AC5C5F">
              <w:rPr>
                <w:rFonts w:cs="Arial"/>
                <w:sz w:val="22"/>
                <w:szCs w:val="22"/>
              </w:rPr>
              <w:t>Mt non-traded</w:t>
            </w:r>
          </w:p>
        </w:tc>
        <w:tc>
          <w:tcPr>
            <w:tcW w:w="2272" w:type="dxa"/>
          </w:tcPr>
          <w:p w:rsidR="00AC5C5F" w:rsidP="001862D1" w:rsidRDefault="00554C21" w14:paraId="5C642968" w14:textId="77777777">
            <w:pPr>
              <w:rPr>
                <w:rFonts w:cs="Arial"/>
                <w:sz w:val="22"/>
                <w:szCs w:val="22"/>
              </w:rPr>
            </w:pPr>
            <w:r w:rsidRPr="00AC5C5F">
              <w:rPr>
                <w:rFonts w:cs="Arial"/>
                <w:sz w:val="22"/>
                <w:szCs w:val="22"/>
              </w:rPr>
              <w:t xml:space="preserve">-9.1Mt traded, </w:t>
            </w:r>
          </w:p>
          <w:p w:rsidRPr="00AC5C5F" w:rsidR="00554C21" w:rsidP="001862D1" w:rsidRDefault="00554C21" w14:paraId="722E9891" w14:textId="5FD41D4C">
            <w:pPr>
              <w:rPr>
                <w:rFonts w:cs="Arial"/>
                <w:sz w:val="22"/>
                <w:szCs w:val="22"/>
              </w:rPr>
            </w:pPr>
            <w:r w:rsidRPr="00AC5C5F">
              <w:rPr>
                <w:rFonts w:cs="Arial"/>
                <w:sz w:val="22"/>
                <w:szCs w:val="22"/>
              </w:rPr>
              <w:t>-17.</w:t>
            </w:r>
            <w:r w:rsidR="002A77BA">
              <w:rPr>
                <w:rFonts w:cs="Arial"/>
                <w:sz w:val="22"/>
                <w:szCs w:val="22"/>
              </w:rPr>
              <w:t>2</w:t>
            </w:r>
            <w:r w:rsidRPr="00AC5C5F">
              <w:rPr>
                <w:rFonts w:cs="Arial"/>
                <w:sz w:val="22"/>
                <w:szCs w:val="22"/>
              </w:rPr>
              <w:t>Mt non-traded</w:t>
            </w:r>
          </w:p>
        </w:tc>
      </w:tr>
    </w:tbl>
    <w:p w:rsidRPr="00451F33" w:rsidR="00554C21" w:rsidP="00AC5C5F" w:rsidRDefault="00554C21" w14:paraId="13EA8B6A" w14:textId="58878C35">
      <w:pPr>
        <w:rPr>
          <w:rFonts w:cs="Arial"/>
        </w:rPr>
      </w:pPr>
      <w:r w:rsidRPr="00451F33">
        <w:rPr>
          <w:rFonts w:cs="Arial"/>
          <w:sz w:val="22"/>
        </w:rPr>
        <w:t>Source: Defra</w:t>
      </w:r>
      <w:r w:rsidR="00641A00">
        <w:rPr>
          <w:rFonts w:cs="Arial"/>
          <w:sz w:val="22"/>
        </w:rPr>
        <w:t>’s</w:t>
      </w:r>
      <w:r w:rsidRPr="00451F33">
        <w:rPr>
          <w:rFonts w:cs="Arial"/>
          <w:sz w:val="22"/>
        </w:rPr>
        <w:t xml:space="preserve"> analysis</w:t>
      </w:r>
    </w:p>
    <w:p w:rsidRPr="00451F33" w:rsidR="00554C21" w:rsidP="00554C21" w:rsidRDefault="00554C21" w14:paraId="27F32B64" w14:textId="77777777">
      <w:pPr>
        <w:rPr>
          <w:rFonts w:cs="Arial"/>
        </w:rPr>
      </w:pPr>
    </w:p>
    <w:p w:rsidRPr="00451F33" w:rsidR="00554C21" w:rsidP="00554C21" w:rsidRDefault="00554C21" w14:paraId="36D45E0D" w14:textId="6774CC11">
      <w:pPr>
        <w:ind w:left="720" w:hanging="720"/>
        <w:jc w:val="both"/>
        <w:rPr>
          <w:rFonts w:cs="Arial"/>
          <w:b/>
          <w:bCs/>
        </w:rPr>
      </w:pPr>
      <w:r w:rsidRPr="00AC5C5F">
        <w:rPr>
          <w:rFonts w:cs="Arial"/>
          <w:b/>
          <w:bCs/>
        </w:rPr>
        <w:t>Table 5</w:t>
      </w:r>
      <w:r w:rsidR="003668E5">
        <w:rPr>
          <w:rFonts w:cs="Arial"/>
          <w:b/>
          <w:bCs/>
        </w:rPr>
        <w:t>9</w:t>
      </w:r>
      <w:r w:rsidRPr="00451F33">
        <w:rPr>
          <w:rFonts w:cs="Arial"/>
          <w:b/>
          <w:bCs/>
        </w:rPr>
        <w:t xml:space="preserve">: Summary of Municipal sector GHGs savings over carbon budget 5 (2028-32), </w:t>
      </w:r>
      <w:r w:rsidR="002503D9">
        <w:rPr>
          <w:rFonts w:cs="Arial"/>
          <w:b/>
          <w:bCs/>
        </w:rPr>
        <w:t>us</w:t>
      </w:r>
      <w:r w:rsidRPr="00451F33">
        <w:rPr>
          <w:rFonts w:cs="Arial"/>
          <w:b/>
          <w:bCs/>
        </w:rPr>
        <w:t>ing different AR values, in £bn, undiscounted central carbon prices</w:t>
      </w:r>
    </w:p>
    <w:p w:rsidRPr="00451F33" w:rsidR="00554C21" w:rsidP="00554C21" w:rsidRDefault="00554C21" w14:paraId="0C28FC32" w14:textId="77777777">
      <w:pPr>
        <w:ind w:left="720" w:hanging="720"/>
        <w:jc w:val="both"/>
        <w:rPr>
          <w:rFonts w:cs="Arial"/>
          <w:b/>
          <w:bCs/>
        </w:rPr>
      </w:pPr>
    </w:p>
    <w:tbl>
      <w:tblPr>
        <w:tblStyle w:val="TableGrid"/>
        <w:tblW w:w="9908" w:type="dxa"/>
        <w:jc w:val="center"/>
        <w:tblLook w:val="04A0" w:firstRow="1" w:lastRow="0" w:firstColumn="1" w:lastColumn="0" w:noHBand="0" w:noVBand="1"/>
      </w:tblPr>
      <w:tblGrid>
        <w:gridCol w:w="2477"/>
        <w:gridCol w:w="2477"/>
        <w:gridCol w:w="2477"/>
        <w:gridCol w:w="2477"/>
      </w:tblGrid>
      <w:tr w:rsidRPr="00AC5C5F" w:rsidR="00554C21" w:rsidTr="00AC5C5F" w14:paraId="734A6E2F" w14:textId="77777777">
        <w:trPr>
          <w:trHeight w:val="492"/>
          <w:jc w:val="center"/>
        </w:trPr>
        <w:tc>
          <w:tcPr>
            <w:tcW w:w="2477" w:type="dxa"/>
          </w:tcPr>
          <w:p w:rsidRPr="00AC5C5F" w:rsidR="00554C21" w:rsidP="001862D1" w:rsidRDefault="00554C21" w14:paraId="1B5FAF55" w14:textId="77777777">
            <w:pPr>
              <w:rPr>
                <w:rFonts w:cs="Arial"/>
                <w:b/>
                <w:bCs/>
                <w:sz w:val="22"/>
                <w:szCs w:val="22"/>
              </w:rPr>
            </w:pPr>
            <w:r w:rsidRPr="00AC5C5F">
              <w:rPr>
                <w:rFonts w:eastAsia="Arial" w:cs="Arial"/>
                <w:b/>
                <w:bCs/>
                <w:sz w:val="22"/>
                <w:szCs w:val="22"/>
              </w:rPr>
              <w:t>Municipal scenarios</w:t>
            </w:r>
          </w:p>
        </w:tc>
        <w:tc>
          <w:tcPr>
            <w:tcW w:w="2477" w:type="dxa"/>
          </w:tcPr>
          <w:p w:rsidRPr="00AC5C5F" w:rsidR="00554C21" w:rsidP="001862D1" w:rsidRDefault="00554C21" w14:paraId="40D606F4" w14:textId="77777777">
            <w:pPr>
              <w:rPr>
                <w:rFonts w:cs="Arial"/>
                <w:b/>
                <w:bCs/>
                <w:sz w:val="22"/>
                <w:szCs w:val="22"/>
              </w:rPr>
            </w:pPr>
            <w:r w:rsidRPr="00AC5C5F">
              <w:rPr>
                <w:rFonts w:cs="Arial"/>
                <w:b/>
                <w:bCs/>
                <w:sz w:val="22"/>
                <w:szCs w:val="22"/>
              </w:rPr>
              <w:t>AR4, 5</w:t>
            </w:r>
            <w:r w:rsidRPr="00AC5C5F">
              <w:rPr>
                <w:rFonts w:cs="Arial"/>
                <w:b/>
                <w:bCs/>
                <w:sz w:val="22"/>
                <w:szCs w:val="22"/>
                <w:vertAlign w:val="superscript"/>
              </w:rPr>
              <w:t>th</w:t>
            </w:r>
            <w:r w:rsidRPr="00AC5C5F">
              <w:rPr>
                <w:rFonts w:cs="Arial"/>
                <w:b/>
                <w:bCs/>
                <w:sz w:val="22"/>
                <w:szCs w:val="22"/>
              </w:rPr>
              <w:t xml:space="preserve"> carbon budget (2028 – 2032)</w:t>
            </w:r>
          </w:p>
        </w:tc>
        <w:tc>
          <w:tcPr>
            <w:tcW w:w="2477" w:type="dxa"/>
          </w:tcPr>
          <w:p w:rsidRPr="00AC5C5F" w:rsidR="00554C21" w:rsidP="001862D1" w:rsidRDefault="00554C21" w14:paraId="6DD58585" w14:textId="77777777">
            <w:pPr>
              <w:rPr>
                <w:rFonts w:cs="Arial"/>
                <w:b/>
                <w:bCs/>
                <w:sz w:val="22"/>
                <w:szCs w:val="22"/>
              </w:rPr>
            </w:pPr>
            <w:r w:rsidRPr="00AC5C5F">
              <w:rPr>
                <w:rFonts w:cs="Arial"/>
                <w:b/>
                <w:bCs/>
                <w:sz w:val="22"/>
                <w:szCs w:val="22"/>
              </w:rPr>
              <w:t>AR5 without feedback, 5</w:t>
            </w:r>
            <w:r w:rsidRPr="00AC5C5F">
              <w:rPr>
                <w:rFonts w:cs="Arial"/>
                <w:b/>
                <w:bCs/>
                <w:sz w:val="22"/>
                <w:szCs w:val="22"/>
                <w:vertAlign w:val="superscript"/>
              </w:rPr>
              <w:t>th</w:t>
            </w:r>
            <w:r w:rsidRPr="00AC5C5F">
              <w:rPr>
                <w:rFonts w:cs="Arial"/>
                <w:b/>
                <w:bCs/>
                <w:sz w:val="22"/>
                <w:szCs w:val="22"/>
              </w:rPr>
              <w:t xml:space="preserve"> carbon budget (2028 – 2032)</w:t>
            </w:r>
          </w:p>
        </w:tc>
        <w:tc>
          <w:tcPr>
            <w:tcW w:w="2477" w:type="dxa"/>
          </w:tcPr>
          <w:p w:rsidRPr="00AC5C5F" w:rsidR="00554C21" w:rsidP="001862D1" w:rsidRDefault="00554C21" w14:paraId="33703913" w14:textId="77777777">
            <w:pPr>
              <w:rPr>
                <w:rFonts w:cs="Arial"/>
                <w:b/>
                <w:bCs/>
                <w:sz w:val="22"/>
                <w:szCs w:val="22"/>
              </w:rPr>
            </w:pPr>
            <w:r w:rsidRPr="00AC5C5F">
              <w:rPr>
                <w:rFonts w:cs="Arial"/>
                <w:b/>
                <w:bCs/>
                <w:sz w:val="22"/>
                <w:szCs w:val="22"/>
              </w:rPr>
              <w:t>AR5 with feedback, 5</w:t>
            </w:r>
            <w:r w:rsidRPr="00AC5C5F">
              <w:rPr>
                <w:rFonts w:cs="Arial"/>
                <w:b/>
                <w:bCs/>
                <w:sz w:val="22"/>
                <w:szCs w:val="22"/>
                <w:vertAlign w:val="superscript"/>
              </w:rPr>
              <w:t>th</w:t>
            </w:r>
            <w:r w:rsidRPr="00AC5C5F">
              <w:rPr>
                <w:rFonts w:cs="Arial"/>
                <w:b/>
                <w:bCs/>
                <w:sz w:val="22"/>
                <w:szCs w:val="22"/>
              </w:rPr>
              <w:t xml:space="preserve"> carbon budget (2028 – 2032)</w:t>
            </w:r>
          </w:p>
        </w:tc>
      </w:tr>
      <w:tr w:rsidRPr="00AC5C5F" w:rsidR="00554C21" w:rsidTr="00AC5C5F" w14:paraId="50F1C199" w14:textId="77777777">
        <w:trPr>
          <w:trHeight w:val="214"/>
          <w:jc w:val="center"/>
        </w:trPr>
        <w:tc>
          <w:tcPr>
            <w:tcW w:w="2477" w:type="dxa"/>
          </w:tcPr>
          <w:p w:rsidRPr="00AC5C5F" w:rsidR="00554C21" w:rsidP="001862D1" w:rsidRDefault="00554C21" w14:paraId="0971EA94" w14:textId="77777777">
            <w:pPr>
              <w:rPr>
                <w:rFonts w:cs="Arial"/>
                <w:sz w:val="22"/>
                <w:szCs w:val="22"/>
              </w:rPr>
            </w:pPr>
            <w:r w:rsidRPr="00AC5C5F">
              <w:rPr>
                <w:rFonts w:eastAsia="Arial" w:cs="Arial"/>
                <w:sz w:val="22"/>
                <w:szCs w:val="22"/>
              </w:rPr>
              <w:t>Option 1M</w:t>
            </w:r>
          </w:p>
        </w:tc>
        <w:tc>
          <w:tcPr>
            <w:tcW w:w="2477" w:type="dxa"/>
          </w:tcPr>
          <w:p w:rsidRPr="00AC5C5F" w:rsidR="00554C21" w:rsidP="001862D1" w:rsidRDefault="00554C21" w14:paraId="7240D9A6" w14:textId="4BF5936A">
            <w:pPr>
              <w:jc w:val="center"/>
              <w:rPr>
                <w:rFonts w:eastAsia="Arial" w:cs="Arial"/>
                <w:sz w:val="22"/>
                <w:szCs w:val="22"/>
              </w:rPr>
            </w:pPr>
            <w:r w:rsidRPr="00AC5C5F">
              <w:rPr>
                <w:rFonts w:cs="Arial"/>
                <w:sz w:val="22"/>
                <w:szCs w:val="22"/>
              </w:rPr>
              <w:t>-£4.</w:t>
            </w:r>
            <w:r w:rsidR="00262830">
              <w:rPr>
                <w:rFonts w:cs="Arial"/>
                <w:sz w:val="22"/>
                <w:szCs w:val="22"/>
              </w:rPr>
              <w:t>7</w:t>
            </w:r>
            <w:r w:rsidRPr="00AC5C5F" w:rsidR="00262830">
              <w:rPr>
                <w:rFonts w:cs="Arial"/>
                <w:sz w:val="22"/>
                <w:szCs w:val="22"/>
              </w:rPr>
              <w:t>bn</w:t>
            </w:r>
          </w:p>
        </w:tc>
        <w:tc>
          <w:tcPr>
            <w:tcW w:w="2477" w:type="dxa"/>
          </w:tcPr>
          <w:p w:rsidRPr="00AC5C5F" w:rsidR="00554C21" w:rsidP="001862D1" w:rsidRDefault="00554C21" w14:paraId="3CEAA3C0" w14:textId="77777777">
            <w:pPr>
              <w:jc w:val="center"/>
              <w:rPr>
                <w:rFonts w:cs="Arial"/>
                <w:sz w:val="22"/>
                <w:szCs w:val="22"/>
              </w:rPr>
            </w:pPr>
            <w:r w:rsidRPr="00AC5C5F">
              <w:rPr>
                <w:rFonts w:eastAsia="Arial" w:cs="Arial"/>
                <w:sz w:val="22"/>
                <w:szCs w:val="22"/>
              </w:rPr>
              <w:t>-£5.0bn</w:t>
            </w:r>
          </w:p>
        </w:tc>
        <w:tc>
          <w:tcPr>
            <w:tcW w:w="2477" w:type="dxa"/>
          </w:tcPr>
          <w:p w:rsidRPr="00AC5C5F" w:rsidR="00554C21" w:rsidP="001862D1" w:rsidRDefault="00554C21" w14:paraId="1098CCB4" w14:textId="06C591C1">
            <w:pPr>
              <w:jc w:val="center"/>
              <w:rPr>
                <w:rFonts w:cs="Arial"/>
                <w:sz w:val="22"/>
                <w:szCs w:val="22"/>
              </w:rPr>
            </w:pPr>
            <w:r w:rsidRPr="00AC5C5F">
              <w:rPr>
                <w:rFonts w:eastAsia="Arial" w:cs="Arial"/>
                <w:sz w:val="22"/>
                <w:szCs w:val="22"/>
              </w:rPr>
              <w:t>-£5.</w:t>
            </w:r>
            <w:r w:rsidR="008F6761">
              <w:rPr>
                <w:rFonts w:eastAsia="Arial" w:cs="Arial"/>
                <w:sz w:val="22"/>
                <w:szCs w:val="22"/>
              </w:rPr>
              <w:t>4</w:t>
            </w:r>
            <w:r w:rsidRPr="00AC5C5F">
              <w:rPr>
                <w:rFonts w:eastAsia="Arial" w:cs="Arial"/>
                <w:sz w:val="22"/>
                <w:szCs w:val="22"/>
              </w:rPr>
              <w:t>bn</w:t>
            </w:r>
          </w:p>
        </w:tc>
      </w:tr>
      <w:tr w:rsidRPr="00AC5C5F" w:rsidR="00554C21" w:rsidTr="00AC5C5F" w14:paraId="52DA989A" w14:textId="77777777">
        <w:trPr>
          <w:trHeight w:val="160"/>
          <w:jc w:val="center"/>
        </w:trPr>
        <w:tc>
          <w:tcPr>
            <w:tcW w:w="2477" w:type="dxa"/>
          </w:tcPr>
          <w:p w:rsidRPr="00AC5C5F" w:rsidR="00554C21" w:rsidP="001862D1" w:rsidRDefault="00554C21" w14:paraId="659CEADD" w14:textId="77777777">
            <w:pPr>
              <w:rPr>
                <w:rFonts w:cs="Arial"/>
                <w:sz w:val="22"/>
                <w:szCs w:val="22"/>
              </w:rPr>
            </w:pPr>
            <w:r w:rsidRPr="00AC5C5F">
              <w:rPr>
                <w:rFonts w:eastAsia="Arial" w:cs="Arial"/>
                <w:sz w:val="22"/>
                <w:szCs w:val="22"/>
              </w:rPr>
              <w:t>Option 2M</w:t>
            </w:r>
          </w:p>
        </w:tc>
        <w:tc>
          <w:tcPr>
            <w:tcW w:w="2477" w:type="dxa"/>
          </w:tcPr>
          <w:p w:rsidRPr="00AC5C5F" w:rsidR="00554C21" w:rsidP="001862D1" w:rsidRDefault="00554C21" w14:paraId="4FEB09C9" w14:textId="272523F3">
            <w:pPr>
              <w:jc w:val="center"/>
              <w:rPr>
                <w:rFonts w:eastAsia="Arial" w:cs="Arial"/>
                <w:sz w:val="22"/>
                <w:szCs w:val="22"/>
              </w:rPr>
            </w:pPr>
            <w:r w:rsidRPr="00AC5C5F">
              <w:rPr>
                <w:rFonts w:cs="Arial"/>
                <w:sz w:val="22"/>
                <w:szCs w:val="22"/>
              </w:rPr>
              <w:t>-£6.</w:t>
            </w:r>
            <w:r w:rsidR="00262830">
              <w:rPr>
                <w:rFonts w:cs="Arial"/>
                <w:sz w:val="22"/>
                <w:szCs w:val="22"/>
              </w:rPr>
              <w:t>8</w:t>
            </w:r>
            <w:r w:rsidRPr="00AC5C5F" w:rsidR="00262830">
              <w:rPr>
                <w:rFonts w:cs="Arial"/>
                <w:sz w:val="22"/>
                <w:szCs w:val="22"/>
              </w:rPr>
              <w:t>bn</w:t>
            </w:r>
          </w:p>
        </w:tc>
        <w:tc>
          <w:tcPr>
            <w:tcW w:w="2477" w:type="dxa"/>
          </w:tcPr>
          <w:p w:rsidRPr="00AC5C5F" w:rsidR="00554C21" w:rsidP="001862D1" w:rsidRDefault="00554C21" w14:paraId="06E33446" w14:textId="647549F7">
            <w:pPr>
              <w:jc w:val="center"/>
              <w:rPr>
                <w:rFonts w:cs="Arial"/>
                <w:sz w:val="22"/>
                <w:szCs w:val="22"/>
              </w:rPr>
            </w:pPr>
            <w:r w:rsidRPr="00AC5C5F">
              <w:rPr>
                <w:rFonts w:eastAsia="Arial" w:cs="Arial"/>
                <w:sz w:val="22"/>
                <w:szCs w:val="22"/>
              </w:rPr>
              <w:t>-£7.</w:t>
            </w:r>
            <w:r w:rsidR="008F6761">
              <w:rPr>
                <w:rFonts w:eastAsia="Arial" w:cs="Arial"/>
                <w:sz w:val="22"/>
                <w:szCs w:val="22"/>
              </w:rPr>
              <w:t>1</w:t>
            </w:r>
            <w:r w:rsidRPr="00AC5C5F">
              <w:rPr>
                <w:rFonts w:eastAsia="Arial" w:cs="Arial"/>
                <w:sz w:val="22"/>
                <w:szCs w:val="22"/>
              </w:rPr>
              <w:t>bn</w:t>
            </w:r>
          </w:p>
        </w:tc>
        <w:tc>
          <w:tcPr>
            <w:tcW w:w="2477" w:type="dxa"/>
          </w:tcPr>
          <w:p w:rsidRPr="00AC5C5F" w:rsidR="00554C21" w:rsidP="001862D1" w:rsidRDefault="00554C21" w14:paraId="55590325" w14:textId="02A3730F">
            <w:pPr>
              <w:jc w:val="center"/>
              <w:rPr>
                <w:rFonts w:cs="Arial"/>
                <w:sz w:val="22"/>
                <w:szCs w:val="22"/>
              </w:rPr>
            </w:pPr>
            <w:r w:rsidRPr="00AC5C5F">
              <w:rPr>
                <w:rFonts w:eastAsia="Arial" w:cs="Arial"/>
                <w:sz w:val="22"/>
                <w:szCs w:val="22"/>
              </w:rPr>
              <w:t>-£7.</w:t>
            </w:r>
            <w:r w:rsidR="008F6761">
              <w:rPr>
                <w:rFonts w:eastAsia="Arial" w:cs="Arial"/>
                <w:sz w:val="22"/>
                <w:szCs w:val="22"/>
              </w:rPr>
              <w:t>8</w:t>
            </w:r>
            <w:r w:rsidRPr="00AC5C5F">
              <w:rPr>
                <w:rFonts w:eastAsia="Arial" w:cs="Arial"/>
                <w:sz w:val="22"/>
                <w:szCs w:val="22"/>
              </w:rPr>
              <w:t>bn</w:t>
            </w:r>
          </w:p>
        </w:tc>
      </w:tr>
      <w:tr w:rsidRPr="00AC5C5F" w:rsidR="00554C21" w:rsidTr="00AC5C5F" w14:paraId="2CD4AE4C" w14:textId="77777777">
        <w:trPr>
          <w:trHeight w:val="160"/>
          <w:jc w:val="center"/>
        </w:trPr>
        <w:tc>
          <w:tcPr>
            <w:tcW w:w="2477" w:type="dxa"/>
          </w:tcPr>
          <w:p w:rsidRPr="00AC5C5F" w:rsidR="00554C21" w:rsidP="001862D1" w:rsidRDefault="00554C21" w14:paraId="271D36F2" w14:textId="77777777">
            <w:pPr>
              <w:rPr>
                <w:rFonts w:cs="Arial"/>
                <w:sz w:val="22"/>
                <w:szCs w:val="22"/>
              </w:rPr>
            </w:pPr>
            <w:r w:rsidRPr="00AC5C5F">
              <w:rPr>
                <w:rFonts w:eastAsia="Arial" w:cs="Arial"/>
                <w:sz w:val="22"/>
                <w:szCs w:val="22"/>
              </w:rPr>
              <w:t>Option 3M</w:t>
            </w:r>
          </w:p>
        </w:tc>
        <w:tc>
          <w:tcPr>
            <w:tcW w:w="2477" w:type="dxa"/>
          </w:tcPr>
          <w:p w:rsidRPr="00AC5C5F" w:rsidR="00554C21" w:rsidP="001862D1" w:rsidRDefault="00554C21" w14:paraId="26D1A414" w14:textId="5381B042">
            <w:pPr>
              <w:jc w:val="center"/>
              <w:rPr>
                <w:rFonts w:eastAsia="Arial" w:cs="Arial"/>
                <w:sz w:val="22"/>
                <w:szCs w:val="22"/>
              </w:rPr>
            </w:pPr>
            <w:r w:rsidRPr="00AC5C5F">
              <w:rPr>
                <w:rFonts w:cs="Arial"/>
                <w:sz w:val="22"/>
                <w:szCs w:val="22"/>
              </w:rPr>
              <w:t>-£4.</w:t>
            </w:r>
            <w:r w:rsidR="008F6761">
              <w:rPr>
                <w:rFonts w:cs="Arial"/>
                <w:sz w:val="22"/>
                <w:szCs w:val="22"/>
              </w:rPr>
              <w:t>3</w:t>
            </w:r>
            <w:r w:rsidRPr="00AC5C5F">
              <w:rPr>
                <w:rFonts w:cs="Arial"/>
                <w:sz w:val="22"/>
                <w:szCs w:val="22"/>
              </w:rPr>
              <w:t>bn</w:t>
            </w:r>
          </w:p>
        </w:tc>
        <w:tc>
          <w:tcPr>
            <w:tcW w:w="2477" w:type="dxa"/>
          </w:tcPr>
          <w:p w:rsidRPr="00AC5C5F" w:rsidR="00554C21" w:rsidP="001862D1" w:rsidRDefault="00554C21" w14:paraId="539055A7" w14:textId="3153BB75">
            <w:pPr>
              <w:jc w:val="center"/>
              <w:rPr>
                <w:rFonts w:cs="Arial"/>
                <w:sz w:val="22"/>
                <w:szCs w:val="22"/>
              </w:rPr>
            </w:pPr>
            <w:r w:rsidRPr="00AC5C5F">
              <w:rPr>
                <w:rFonts w:eastAsia="Arial" w:cs="Arial"/>
                <w:sz w:val="22"/>
                <w:szCs w:val="22"/>
              </w:rPr>
              <w:t>-£4.</w:t>
            </w:r>
            <w:r w:rsidR="008F6761">
              <w:rPr>
                <w:rFonts w:eastAsia="Arial" w:cs="Arial"/>
                <w:sz w:val="22"/>
                <w:szCs w:val="22"/>
              </w:rPr>
              <w:t>5</w:t>
            </w:r>
            <w:r w:rsidRPr="00AC5C5F">
              <w:rPr>
                <w:rFonts w:eastAsia="Arial" w:cs="Arial"/>
                <w:sz w:val="22"/>
                <w:szCs w:val="22"/>
              </w:rPr>
              <w:t>bn</w:t>
            </w:r>
          </w:p>
        </w:tc>
        <w:tc>
          <w:tcPr>
            <w:tcW w:w="2477" w:type="dxa"/>
          </w:tcPr>
          <w:p w:rsidRPr="00AC5C5F" w:rsidR="00554C21" w:rsidP="001862D1" w:rsidRDefault="00554C21" w14:paraId="6332BEF5" w14:textId="744B3C0F">
            <w:pPr>
              <w:jc w:val="center"/>
              <w:rPr>
                <w:rFonts w:cs="Arial"/>
                <w:sz w:val="22"/>
                <w:szCs w:val="22"/>
              </w:rPr>
            </w:pPr>
            <w:r w:rsidRPr="00AC5C5F">
              <w:rPr>
                <w:rFonts w:eastAsia="Arial" w:cs="Arial"/>
                <w:sz w:val="22"/>
                <w:szCs w:val="22"/>
              </w:rPr>
              <w:t>-£5.</w:t>
            </w:r>
            <w:r w:rsidR="008F6761">
              <w:rPr>
                <w:rFonts w:eastAsia="Arial" w:cs="Arial"/>
                <w:sz w:val="22"/>
                <w:szCs w:val="22"/>
              </w:rPr>
              <w:t>0</w:t>
            </w:r>
            <w:r w:rsidRPr="00AC5C5F">
              <w:rPr>
                <w:rFonts w:eastAsia="Arial" w:cs="Arial"/>
                <w:sz w:val="22"/>
                <w:szCs w:val="22"/>
              </w:rPr>
              <w:t>bn</w:t>
            </w:r>
          </w:p>
        </w:tc>
      </w:tr>
      <w:tr w:rsidRPr="00AC5C5F" w:rsidR="00554C21" w:rsidTr="00AC5C5F" w14:paraId="3D56DC79" w14:textId="77777777">
        <w:trPr>
          <w:trHeight w:val="64"/>
          <w:jc w:val="center"/>
        </w:trPr>
        <w:tc>
          <w:tcPr>
            <w:tcW w:w="2477" w:type="dxa"/>
          </w:tcPr>
          <w:p w:rsidRPr="00AC5C5F" w:rsidR="00554C21" w:rsidP="001862D1" w:rsidRDefault="00554C21" w14:paraId="762F65A9" w14:textId="77777777">
            <w:pPr>
              <w:jc w:val="both"/>
              <w:rPr>
                <w:rFonts w:cs="Arial"/>
                <w:sz w:val="22"/>
                <w:szCs w:val="22"/>
              </w:rPr>
            </w:pPr>
            <w:r w:rsidRPr="00AC5C5F">
              <w:rPr>
                <w:rFonts w:eastAsia="Arial" w:cs="Arial"/>
                <w:sz w:val="22"/>
                <w:szCs w:val="22"/>
              </w:rPr>
              <w:t>Option 4M</w:t>
            </w:r>
          </w:p>
        </w:tc>
        <w:tc>
          <w:tcPr>
            <w:tcW w:w="2477" w:type="dxa"/>
          </w:tcPr>
          <w:p w:rsidRPr="00AC5C5F" w:rsidR="00554C21" w:rsidP="001862D1" w:rsidRDefault="00554C21" w14:paraId="135BEC40" w14:textId="77777777">
            <w:pPr>
              <w:jc w:val="center"/>
              <w:rPr>
                <w:rFonts w:eastAsia="Arial" w:cs="Arial"/>
                <w:sz w:val="22"/>
                <w:szCs w:val="22"/>
              </w:rPr>
            </w:pPr>
            <w:r w:rsidRPr="00AC5C5F">
              <w:rPr>
                <w:rFonts w:cs="Arial"/>
                <w:sz w:val="22"/>
                <w:szCs w:val="22"/>
              </w:rPr>
              <w:t>-£6.5bn</w:t>
            </w:r>
          </w:p>
        </w:tc>
        <w:tc>
          <w:tcPr>
            <w:tcW w:w="2477" w:type="dxa"/>
          </w:tcPr>
          <w:p w:rsidRPr="00AC5C5F" w:rsidR="00554C21" w:rsidP="001862D1" w:rsidRDefault="00554C21" w14:paraId="4882FD6F" w14:textId="77777777">
            <w:pPr>
              <w:jc w:val="center"/>
              <w:rPr>
                <w:rFonts w:cs="Arial"/>
                <w:sz w:val="22"/>
                <w:szCs w:val="22"/>
              </w:rPr>
            </w:pPr>
            <w:r w:rsidRPr="00AC5C5F">
              <w:rPr>
                <w:rFonts w:eastAsia="Arial" w:cs="Arial"/>
                <w:sz w:val="22"/>
                <w:szCs w:val="22"/>
              </w:rPr>
              <w:t>-£6.8bn</w:t>
            </w:r>
          </w:p>
        </w:tc>
        <w:tc>
          <w:tcPr>
            <w:tcW w:w="2477" w:type="dxa"/>
          </w:tcPr>
          <w:p w:rsidRPr="00AC5C5F" w:rsidR="00554C21" w:rsidP="001862D1" w:rsidRDefault="00554C21" w14:paraId="64416F47" w14:textId="054C1360">
            <w:pPr>
              <w:jc w:val="center"/>
              <w:rPr>
                <w:rFonts w:cs="Arial"/>
                <w:sz w:val="22"/>
                <w:szCs w:val="22"/>
              </w:rPr>
            </w:pPr>
            <w:r w:rsidRPr="00AC5C5F">
              <w:rPr>
                <w:rFonts w:eastAsia="Arial" w:cs="Arial"/>
                <w:sz w:val="22"/>
                <w:szCs w:val="22"/>
              </w:rPr>
              <w:t>-£7.</w:t>
            </w:r>
            <w:r w:rsidR="008F6761">
              <w:rPr>
                <w:rFonts w:eastAsia="Arial" w:cs="Arial"/>
                <w:sz w:val="22"/>
                <w:szCs w:val="22"/>
              </w:rPr>
              <w:t>4</w:t>
            </w:r>
            <w:r w:rsidRPr="00AC5C5F">
              <w:rPr>
                <w:rFonts w:eastAsia="Arial" w:cs="Arial"/>
                <w:sz w:val="22"/>
                <w:szCs w:val="22"/>
              </w:rPr>
              <w:t>bn</w:t>
            </w:r>
          </w:p>
        </w:tc>
      </w:tr>
    </w:tbl>
    <w:p w:rsidRPr="00451F33" w:rsidR="00554C21" w:rsidP="00AC5C5F" w:rsidRDefault="00554C21" w14:paraId="4854D417" w14:textId="1FA6A128">
      <w:pPr>
        <w:rPr>
          <w:rFonts w:cs="Arial"/>
        </w:rPr>
      </w:pPr>
      <w:r w:rsidRPr="00451F33">
        <w:rPr>
          <w:rFonts w:cs="Arial"/>
          <w:sz w:val="22"/>
        </w:rPr>
        <w:t>Source: Defra</w:t>
      </w:r>
      <w:r w:rsidR="00641A00">
        <w:rPr>
          <w:rFonts w:cs="Arial"/>
          <w:sz w:val="22"/>
        </w:rPr>
        <w:t>’s</w:t>
      </w:r>
      <w:r w:rsidRPr="00451F33">
        <w:rPr>
          <w:rFonts w:cs="Arial"/>
          <w:sz w:val="22"/>
        </w:rPr>
        <w:t xml:space="preserve"> analysis</w:t>
      </w:r>
    </w:p>
    <w:p w:rsidRPr="00451F33" w:rsidR="00554C21" w:rsidP="00554C21" w:rsidRDefault="00554C21" w14:paraId="795950CA" w14:textId="77777777">
      <w:pPr>
        <w:rPr>
          <w:rFonts w:cs="Arial"/>
          <w:sz w:val="20"/>
          <w:szCs w:val="20"/>
        </w:rPr>
      </w:pPr>
    </w:p>
    <w:p w:rsidR="009257A1" w:rsidRDefault="009257A1" w14:paraId="286E7706" w14:textId="77777777">
      <w:pPr>
        <w:rPr>
          <w:rFonts w:ascii="Arial Bold" w:hAnsi="Arial Bold" w:cs="Arial"/>
          <w:b/>
          <w:bCs/>
          <w:spacing w:val="-4"/>
          <w:kern w:val="32"/>
          <w:sz w:val="32"/>
          <w:szCs w:val="32"/>
          <w:lang w:eastAsia="en-GB"/>
        </w:rPr>
      </w:pPr>
      <w:r>
        <w:rPr>
          <w:lang w:eastAsia="en-GB"/>
        </w:rPr>
        <w:br w:type="page"/>
      </w:r>
    </w:p>
    <w:p w:rsidR="00554C21" w:rsidP="00554C21" w:rsidRDefault="00554C21" w14:paraId="727D5ECC" w14:textId="7243A71A">
      <w:pPr>
        <w:pStyle w:val="Heading1"/>
        <w:rPr>
          <w:b w:val="0"/>
          <w:lang w:eastAsia="en-GB"/>
        </w:rPr>
      </w:pPr>
      <w:r w:rsidRPr="00AC5C5F">
        <w:rPr>
          <w:lang w:eastAsia="en-GB"/>
        </w:rPr>
        <w:t>Annex D: Covid-19 considera</w:t>
      </w:r>
      <w:r w:rsidRPr="005A4FDC">
        <w:rPr>
          <w:lang w:eastAsia="en-GB"/>
        </w:rPr>
        <w:t>tions</w:t>
      </w:r>
    </w:p>
    <w:p w:rsidRPr="00166CAF" w:rsidR="00166CAF" w:rsidP="00166CAF" w:rsidRDefault="00166CAF" w14:paraId="18EA7A8E" w14:textId="77777777">
      <w:pPr>
        <w:rPr>
          <w:lang w:eastAsia="en-GB"/>
        </w:rPr>
      </w:pPr>
    </w:p>
    <w:p w:rsidRPr="00451F33" w:rsidR="00554C21" w:rsidP="00554C21" w:rsidRDefault="00554C21" w14:paraId="4EAABD68" w14:textId="77777777">
      <w:pPr>
        <w:jc w:val="both"/>
        <w:rPr>
          <w:rFonts w:cs="Arial"/>
        </w:rPr>
      </w:pPr>
      <w:r w:rsidRPr="00451F33">
        <w:rPr>
          <w:rFonts w:cs="Arial"/>
        </w:rPr>
        <w:t>This section discusses Covid-19 impacts on kerbside collections by qualitatively appraising changes in waste arisings, collection services and treatment facilities since the start of the pandemic. Covid-19 has also been reflected upon in the main sensitivity analysis to capture any potential longer-term impacts from the pandemic (e.g.</w:t>
      </w:r>
      <w:r>
        <w:rPr>
          <w:rFonts w:cs="Arial"/>
        </w:rPr>
        <w:t>,</w:t>
      </w:r>
      <w:r w:rsidRPr="00451F33">
        <w:rPr>
          <w:rFonts w:cs="Arial"/>
        </w:rPr>
        <w:t xml:space="preserve"> driver shortage and associated impact on their salaries). It should be noted that the impacts of Covid-19 would be present in the baseline scenario as well as the policy scenarios modelled.</w:t>
      </w:r>
    </w:p>
    <w:p w:rsidRPr="00451F33" w:rsidR="00554C21" w:rsidP="00554C21" w:rsidRDefault="00554C21" w14:paraId="07311E05" w14:textId="77777777">
      <w:pPr>
        <w:jc w:val="both"/>
        <w:rPr>
          <w:rFonts w:cs="Arial"/>
        </w:rPr>
      </w:pPr>
    </w:p>
    <w:p w:rsidR="00554C21" w:rsidP="00554C21" w:rsidRDefault="2103847F" w14:paraId="02595420" w14:textId="5429AA41">
      <w:pPr>
        <w:jc w:val="both"/>
        <w:rPr>
          <w:rFonts w:cs="Arial"/>
        </w:rPr>
      </w:pPr>
      <w:r w:rsidRPr="00451F33">
        <w:rPr>
          <w:rFonts w:cs="Arial"/>
        </w:rPr>
        <w:t>According to the</w:t>
      </w:r>
      <w:r w:rsidR="00CB3582">
        <w:rPr>
          <w:rFonts w:cs="Arial"/>
        </w:rPr>
        <w:t xml:space="preserve"> 2021</w:t>
      </w:r>
      <w:r w:rsidRPr="00451F33">
        <w:rPr>
          <w:rFonts w:cs="Arial"/>
        </w:rPr>
        <w:t xml:space="preserve"> Association of Directors of Environment, Economy, Planning &amp; Transport (ADEPT) study (w/c 15</w:t>
      </w:r>
      <w:r w:rsidRPr="00451F33">
        <w:rPr>
          <w:rFonts w:cs="Arial"/>
          <w:vertAlign w:val="superscript"/>
        </w:rPr>
        <w:t>th</w:t>
      </w:r>
      <w:r w:rsidRPr="00451F33">
        <w:rPr>
          <w:rFonts w:cs="Arial"/>
        </w:rPr>
        <w:t xml:space="preserve"> March 2021), which surveyed </w:t>
      </w:r>
      <w:r w:rsidR="00D97548">
        <w:rPr>
          <w:rFonts w:cs="Arial"/>
        </w:rPr>
        <w:t>local auth</w:t>
      </w:r>
      <w:r w:rsidRPr="00451F33">
        <w:rPr>
          <w:rFonts w:cs="Arial"/>
        </w:rPr>
        <w:t xml:space="preserve">orities on the continuing impacts of Covid-19, there was some ongoing minor disruption to collections services. The greatest reported cause of disruptions to collection services (by 49% of responding </w:t>
      </w:r>
      <w:r w:rsidR="00D97548">
        <w:rPr>
          <w:rFonts w:cs="Arial"/>
        </w:rPr>
        <w:t>local auth</w:t>
      </w:r>
      <w:r w:rsidRPr="00451F33">
        <w:rPr>
          <w:rFonts w:cs="Arial"/>
        </w:rPr>
        <w:t xml:space="preserve">orities) was staff absence due to self-isolation, followed by staff absence due to sickness as the second largest cause (with 37% of </w:t>
      </w:r>
      <w:r w:rsidR="00D97548">
        <w:rPr>
          <w:rFonts w:cs="Arial"/>
        </w:rPr>
        <w:t>local auth</w:t>
      </w:r>
      <w:r w:rsidRPr="00451F33">
        <w:rPr>
          <w:rFonts w:cs="Arial"/>
        </w:rPr>
        <w:t>orities reporting), and third, the effects of social distancing</w:t>
      </w:r>
      <w:r w:rsidRPr="00451F33" w:rsidR="00554C21">
        <w:rPr>
          <w:rStyle w:val="FootnoteReference"/>
          <w:rFonts w:cs="Arial"/>
        </w:rPr>
        <w:footnoteReference w:id="392"/>
      </w:r>
      <w:r w:rsidRPr="00451F33">
        <w:rPr>
          <w:rFonts w:cs="Arial"/>
        </w:rPr>
        <w:t xml:space="preserve">. These disruptions had an impact on the collection of household kerbside waste streams, as some </w:t>
      </w:r>
      <w:r w:rsidR="00D97548">
        <w:rPr>
          <w:rFonts w:cs="Arial"/>
        </w:rPr>
        <w:t>local auth</w:t>
      </w:r>
      <w:r w:rsidRPr="00451F33">
        <w:rPr>
          <w:rFonts w:cs="Arial"/>
        </w:rPr>
        <w:t xml:space="preserve">orities were unable to maintain collections of dry </w:t>
      </w:r>
      <w:proofErr w:type="spellStart"/>
      <w:r w:rsidRPr="00451F33">
        <w:rPr>
          <w:rFonts w:cs="Arial"/>
        </w:rPr>
        <w:t>recyclate</w:t>
      </w:r>
      <w:proofErr w:type="spellEnd"/>
      <w:r w:rsidRPr="00451F33">
        <w:rPr>
          <w:rFonts w:cs="Arial"/>
        </w:rPr>
        <w:t>, and some garden waste services were suspended</w:t>
      </w:r>
      <w:r w:rsidRPr="00451F33" w:rsidR="00554C21">
        <w:rPr>
          <w:rStyle w:val="FootnoteReference"/>
          <w:rFonts w:cs="Arial"/>
        </w:rPr>
        <w:footnoteReference w:id="393"/>
      </w:r>
      <w:r w:rsidRPr="00451F33">
        <w:rPr>
          <w:rFonts w:cs="Arial"/>
        </w:rPr>
        <w:t xml:space="preserve">. </w:t>
      </w:r>
    </w:p>
    <w:p w:rsidR="00554C21" w:rsidP="00554C21" w:rsidRDefault="00554C21" w14:paraId="37FD0CD8" w14:textId="77777777">
      <w:pPr>
        <w:jc w:val="both"/>
        <w:rPr>
          <w:rFonts w:cs="Arial"/>
        </w:rPr>
      </w:pPr>
    </w:p>
    <w:p w:rsidRPr="00451F33" w:rsidR="00554C21" w:rsidP="00554C21" w:rsidRDefault="2103847F" w14:paraId="01E27D50" w14:textId="682EFA6D">
      <w:pPr>
        <w:jc w:val="both"/>
        <w:rPr>
          <w:rFonts w:cs="Arial"/>
        </w:rPr>
      </w:pPr>
      <w:r w:rsidRPr="00451F33">
        <w:rPr>
          <w:rFonts w:cs="Arial"/>
        </w:rPr>
        <w:t xml:space="preserve">Covid-19 had impacts on the level of waste arisings generated by household kerbsides throughout 2020/21 as shown by the published statistics on waste managed by </w:t>
      </w:r>
      <w:r w:rsidR="00D97548">
        <w:rPr>
          <w:rFonts w:cs="Arial"/>
        </w:rPr>
        <w:t>local auth</w:t>
      </w:r>
      <w:r w:rsidRPr="00451F33">
        <w:rPr>
          <w:rFonts w:cs="Arial"/>
        </w:rPr>
        <w:t>orities in England. According to the release, there was an increase in household waste arisings and residual streams, whilst there was a decrease in the amount of waste recycled. The amount of waste from households increased by 1.8% in 2020 compared to 2019, whilst the amount of residual waste being treated increased by 5.1% and the amount of waste recycled decreased by 1.2%</w:t>
      </w:r>
      <w:r w:rsidRPr="00451F33" w:rsidR="00554C21">
        <w:rPr>
          <w:rStyle w:val="FootnoteReference"/>
          <w:rFonts w:cs="Arial"/>
        </w:rPr>
        <w:footnoteReference w:id="394"/>
      </w:r>
      <w:r w:rsidRPr="00451F33">
        <w:rPr>
          <w:rStyle w:val="FootnoteReference"/>
          <w:rFonts w:cs="Arial"/>
        </w:rPr>
        <w:t xml:space="preserve"> </w:t>
      </w:r>
      <w:r w:rsidRPr="00451F33">
        <w:rPr>
          <w:rFonts w:cs="Arial"/>
        </w:rPr>
        <w:t>.</w:t>
      </w:r>
      <w:r w:rsidRPr="0018039A">
        <w:t xml:space="preserve">This increase in household arisings is in part driven by the amount of people only working from home or hybrid working in periods of restrictions. This can be seen in an ONS analysis on working practices throughout the pandemic which shows a fall in office only working over the periods where restrictions </w:t>
      </w:r>
      <w:r w:rsidRPr="00451F33">
        <w:rPr>
          <w:rFonts w:cs="Arial"/>
        </w:rPr>
        <w:t xml:space="preserve">were </w:t>
      </w:r>
      <w:r w:rsidRPr="0018039A">
        <w:t>in place, and then recovering when restrictions were lifted</w:t>
      </w:r>
      <w:r w:rsidRPr="00BF4E2B" w:rsidR="00554C21">
        <w:rPr>
          <w:vertAlign w:val="superscript"/>
        </w:rPr>
        <w:footnoteReference w:id="395"/>
      </w:r>
      <w:r w:rsidRPr="0018039A">
        <w:t>.</w:t>
      </w:r>
      <w:r>
        <w:t xml:space="preserve"> </w:t>
      </w:r>
      <w:r w:rsidRPr="00451F33">
        <w:rPr>
          <w:rFonts w:cs="Arial"/>
        </w:rPr>
        <w:t xml:space="preserve">This disruption and the decrease in recycling was </w:t>
      </w:r>
      <w:r>
        <w:rPr>
          <w:rFonts w:cs="Arial"/>
        </w:rPr>
        <w:t xml:space="preserve">also </w:t>
      </w:r>
      <w:r w:rsidRPr="00451F33">
        <w:rPr>
          <w:rFonts w:cs="Arial"/>
        </w:rPr>
        <w:t>due to the closure of Household Waste Recycling Centres (HWRCs)</w:t>
      </w:r>
      <w:r w:rsidRPr="00451F33" w:rsidR="00554C21">
        <w:rPr>
          <w:rStyle w:val="FootnoteReference"/>
          <w:rFonts w:cs="Arial"/>
        </w:rPr>
        <w:footnoteReference w:id="396"/>
      </w:r>
      <w:r w:rsidRPr="00451F33">
        <w:rPr>
          <w:rFonts w:cs="Arial"/>
        </w:rPr>
        <w:t xml:space="preserve"> </w:t>
      </w:r>
      <w:proofErr w:type="gramStart"/>
      <w:r w:rsidRPr="00451F33">
        <w:rPr>
          <w:rFonts w:cs="Arial"/>
        </w:rPr>
        <w:t>as a result of</w:t>
      </w:r>
      <w:proofErr w:type="gramEnd"/>
      <w:r w:rsidRPr="00451F33">
        <w:rPr>
          <w:rFonts w:cs="Arial"/>
        </w:rPr>
        <w:t xml:space="preserve"> staff shortages and the introduction of changes to working practice</w:t>
      </w:r>
      <w:r w:rsidRPr="00451F33" w:rsidR="00554C21">
        <w:rPr>
          <w:rStyle w:val="FootnoteReference"/>
          <w:rFonts w:cs="Arial"/>
        </w:rPr>
        <w:footnoteReference w:id="397"/>
      </w:r>
      <w:r w:rsidRPr="00451F33">
        <w:rPr>
          <w:rFonts w:cs="Arial"/>
        </w:rPr>
        <w:t xml:space="preserve">. This disruption can be seen in the ADEPT study published on the </w:t>
      </w:r>
      <w:r w:rsidRPr="7C995945" w:rsidR="262DCFA5">
        <w:rPr>
          <w:rFonts w:cs="Arial"/>
        </w:rPr>
        <w:t>15</w:t>
      </w:r>
      <w:r w:rsidRPr="7C995945" w:rsidR="262DCFA5">
        <w:rPr>
          <w:rFonts w:cs="Arial"/>
          <w:vertAlign w:val="superscript"/>
        </w:rPr>
        <w:t>th</w:t>
      </w:r>
      <w:r w:rsidRPr="00451F33">
        <w:rPr>
          <w:rFonts w:cs="Arial"/>
        </w:rPr>
        <w:t xml:space="preserve"> March 2021.</w:t>
      </w:r>
    </w:p>
    <w:p w:rsidR="00554C21" w:rsidP="00554C21" w:rsidRDefault="00554C21" w14:paraId="68EE0B13" w14:textId="77777777">
      <w:pPr>
        <w:jc w:val="both"/>
        <w:rPr>
          <w:rFonts w:cs="Arial"/>
          <w:b/>
          <w:bCs/>
        </w:rPr>
      </w:pPr>
    </w:p>
    <w:p w:rsidRPr="003668E5" w:rsidR="00554C21" w:rsidP="00554C21" w:rsidRDefault="2103847F" w14:paraId="0F2BCDC5" w14:textId="323180DB">
      <w:pPr>
        <w:jc w:val="both"/>
        <w:rPr>
          <w:rFonts w:cs="Arial"/>
        </w:rPr>
      </w:pPr>
      <w:r w:rsidRPr="003668E5">
        <w:rPr>
          <w:rFonts w:cs="Arial"/>
        </w:rPr>
        <w:t xml:space="preserve">Figure </w:t>
      </w:r>
      <w:r w:rsidRPr="003668E5" w:rsidR="24A6FE72">
        <w:rPr>
          <w:rFonts w:cs="Arial"/>
        </w:rPr>
        <w:t>6</w:t>
      </w:r>
      <w:r w:rsidRPr="003668E5">
        <w:rPr>
          <w:rFonts w:cs="Arial"/>
        </w:rPr>
        <w:t xml:space="preserve"> shows the large impact on HWRCs during the first national lockdown, where 77% of Waste Disposal Authorities (WDAs) withdrew their services temporarily, with a further 21% experiencing severe disruption</w:t>
      </w:r>
      <w:r w:rsidRPr="003668E5" w:rsidR="00554C21">
        <w:rPr>
          <w:rStyle w:val="FootnoteReference"/>
          <w:rFonts w:cs="Arial"/>
        </w:rPr>
        <w:footnoteReference w:id="398"/>
      </w:r>
      <w:r w:rsidRPr="003668E5">
        <w:rPr>
          <w:rFonts w:cs="Arial"/>
        </w:rPr>
        <w:t xml:space="preserve">. The situation improved throughout the pandemic, with 24% of HWRCs operating normally, and 62% operating with minor disruption by the end of the 2021 </w:t>
      </w:r>
      <w:r w:rsidRPr="003668E5">
        <w:rPr>
          <w:rFonts w:cs="Arial"/>
        </w:rPr>
        <w:t>lockdown</w:t>
      </w:r>
      <w:r w:rsidRPr="003668E5" w:rsidR="00554C21">
        <w:rPr>
          <w:rStyle w:val="FootnoteReference"/>
          <w:rFonts w:cs="Arial"/>
        </w:rPr>
        <w:footnoteReference w:id="399"/>
      </w:r>
      <w:r w:rsidRPr="003668E5">
        <w:rPr>
          <w:rFonts w:cs="Arial"/>
        </w:rPr>
        <w:t xml:space="preserve">. The ADEPT studies show that there were no HWRC’s where no service was available </w:t>
      </w:r>
      <w:proofErr w:type="gramStart"/>
      <w:r w:rsidRPr="003668E5">
        <w:rPr>
          <w:rFonts w:cs="Arial"/>
        </w:rPr>
        <w:t>as a result of</w:t>
      </w:r>
      <w:proofErr w:type="gramEnd"/>
      <w:r w:rsidRPr="003668E5">
        <w:rPr>
          <w:rFonts w:cs="Arial"/>
        </w:rPr>
        <w:t xml:space="preserve"> the pandemic from 15</w:t>
      </w:r>
      <w:r w:rsidRPr="003668E5">
        <w:rPr>
          <w:rFonts w:cs="Arial"/>
          <w:vertAlign w:val="superscript"/>
        </w:rPr>
        <w:t>th</w:t>
      </w:r>
      <w:r w:rsidRPr="003668E5">
        <w:rPr>
          <w:rFonts w:cs="Arial"/>
        </w:rPr>
        <w:t xml:space="preserve"> June 2020 – 15</w:t>
      </w:r>
      <w:r w:rsidRPr="003668E5">
        <w:rPr>
          <w:rFonts w:cs="Arial"/>
          <w:vertAlign w:val="superscript"/>
        </w:rPr>
        <w:t>th</w:t>
      </w:r>
      <w:r w:rsidRPr="003668E5">
        <w:rPr>
          <w:rFonts w:cs="Arial"/>
        </w:rPr>
        <w:t xml:space="preserve"> March 2021</w:t>
      </w:r>
      <w:r w:rsidRPr="003668E5" w:rsidR="00554C21">
        <w:rPr>
          <w:rStyle w:val="FootnoteReference"/>
          <w:rFonts w:cs="Arial"/>
        </w:rPr>
        <w:footnoteReference w:id="400"/>
      </w:r>
      <w:r w:rsidRPr="003668E5">
        <w:rPr>
          <w:rFonts w:cs="Arial"/>
        </w:rPr>
        <w:t>.</w:t>
      </w:r>
    </w:p>
    <w:p w:rsidRPr="003668E5" w:rsidR="00554C21" w:rsidP="00554C21" w:rsidRDefault="00554C21" w14:paraId="1E81BE55" w14:textId="77777777">
      <w:pPr>
        <w:jc w:val="both"/>
        <w:rPr>
          <w:rFonts w:cs="Arial"/>
          <w:b/>
          <w:bCs/>
        </w:rPr>
      </w:pPr>
    </w:p>
    <w:p w:rsidR="00554C21" w:rsidP="00554C21" w:rsidRDefault="003668E5" w14:paraId="3C6C4C94" w14:textId="18140E51">
      <w:pPr>
        <w:jc w:val="both"/>
        <w:rPr>
          <w:rFonts w:cs="Arial"/>
          <w:b/>
          <w:bCs/>
        </w:rPr>
      </w:pPr>
      <w:r w:rsidRPr="003668E5">
        <w:rPr>
          <w:rFonts w:cs="Arial"/>
          <w:noProof/>
          <w:sz w:val="22"/>
          <w:szCs w:val="22"/>
        </w:rPr>
        <mc:AlternateContent>
          <mc:Choice Requires="wpg">
            <w:drawing>
              <wp:anchor distT="0" distB="0" distL="114300" distR="114300" simplePos="0" relativeHeight="251658240" behindDoc="0" locked="0" layoutInCell="1" allowOverlap="1" wp14:anchorId="01BECE6E" wp14:editId="6A4F083F">
                <wp:simplePos x="0" y="0"/>
                <wp:positionH relativeFrom="margin">
                  <wp:posOffset>1048193</wp:posOffset>
                </wp:positionH>
                <wp:positionV relativeFrom="paragraph">
                  <wp:posOffset>275962</wp:posOffset>
                </wp:positionV>
                <wp:extent cx="4114800" cy="21336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4114800" cy="2133600"/>
                          <a:chOff x="0" y="0"/>
                          <a:chExt cx="4734560" cy="2762250"/>
                        </a:xfrm>
                      </wpg:grpSpPr>
                      <wpg:grpSp>
                        <wpg:cNvPr id="7" name="Group 7"/>
                        <wpg:cNvGrpSpPr/>
                        <wpg:grpSpPr>
                          <a:xfrm>
                            <a:off x="1057275" y="0"/>
                            <a:ext cx="2612390" cy="2493645"/>
                            <a:chOff x="0" y="0"/>
                            <a:chExt cx="2333625" cy="2127291"/>
                          </a:xfrm>
                        </wpg:grpSpPr>
                        <pic:pic xmlns:pic="http://schemas.openxmlformats.org/drawingml/2006/picture">
                          <pic:nvPicPr>
                            <pic:cNvPr id="8" name="Picture 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95003" y="1508166"/>
                              <a:ext cx="2238375" cy="619125"/>
                            </a:xfrm>
                            <a:prstGeom prst="rect">
                              <a:avLst/>
                            </a:prstGeom>
                          </pic:spPr>
                        </pic:pic>
                        <pic:pic xmlns:pic="http://schemas.openxmlformats.org/drawingml/2006/picture">
                          <pic:nvPicPr>
                            <pic:cNvPr id="9" name="Picture 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333625" cy="1495425"/>
                            </a:xfrm>
                            <a:prstGeom prst="rect">
                              <a:avLst/>
                            </a:prstGeom>
                          </pic:spPr>
                        </pic:pic>
                      </wpg:grpSp>
                      <pic:pic xmlns:pic="http://schemas.openxmlformats.org/drawingml/2006/picture">
                        <pic:nvPicPr>
                          <pic:cNvPr id="10" name="Picture 10"/>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2495550"/>
                            <a:ext cx="4734560" cy="266700"/>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21E936A7">
              <v:group id="Group 6" style="position:absolute;margin-left:82.55pt;margin-top:21.75pt;width:324pt;height:168pt;z-index:251658240;mso-position-horizontal-relative:margin;mso-width-relative:margin;mso-height-relative:margin" coordsize="47345,27622" o:spid="_x0000_s1026" w14:anchorId="26DC9CC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">
                <v:group id="Group 7" style="position:absolute;left:10572;width:26124;height:24936" coordsize="23336,2127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8" style="position:absolute;left:950;top:15081;width:22383;height:619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">
                    <v:imagedata o:title="" r:id="rId31"/>
                  </v:shape>
                  <v:shape id="Picture 9" style="position:absolute;width:23336;height:1495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">
                    <v:imagedata o:title="" r:id="rId32"/>
                  </v:shape>
                </v:group>
                <v:shape id="Picture 10" style="position:absolute;top:24955;width:47345;height:2667;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">
                  <v:imagedata o:title="" r:id="rId33"/>
                </v:shape>
                <w10:wrap type="topAndBottom" anchorx="margin"/>
              </v:group>
            </w:pict>
          </mc:Fallback>
        </mc:AlternateContent>
      </w:r>
      <w:r w:rsidRPr="003668E5" w:rsidR="2103847F">
        <w:rPr>
          <w:rFonts w:cs="Arial"/>
          <w:b/>
          <w:bCs/>
        </w:rPr>
        <w:t xml:space="preserve">Figure </w:t>
      </w:r>
      <w:r w:rsidRPr="003668E5" w:rsidR="24A6FE72">
        <w:rPr>
          <w:rFonts w:cs="Arial"/>
          <w:b/>
          <w:bCs/>
        </w:rPr>
        <w:t>6</w:t>
      </w:r>
      <w:r w:rsidRPr="003668E5" w:rsidR="2103847F">
        <w:rPr>
          <w:rFonts w:cs="Arial"/>
          <w:b/>
          <w:bCs/>
        </w:rPr>
        <w:t>:</w:t>
      </w:r>
      <w:r w:rsidRPr="00451F33" w:rsidR="2103847F">
        <w:rPr>
          <w:rFonts w:cs="Arial"/>
          <w:b/>
          <w:bCs/>
        </w:rPr>
        <w:t xml:space="preserve"> The operational status of HWRCs over the ADEPT study</w:t>
      </w:r>
      <w:r w:rsidRPr="00451F33" w:rsidR="00554C21">
        <w:rPr>
          <w:rStyle w:val="FootnoteReference"/>
          <w:rFonts w:cs="Arial"/>
          <w:b/>
          <w:bCs/>
        </w:rPr>
        <w:footnoteReference w:id="401"/>
      </w:r>
    </w:p>
    <w:p w:rsidRPr="003668E5" w:rsidR="003668E5" w:rsidP="00554C21" w:rsidRDefault="003668E5" w14:paraId="6E1B2FAC" w14:textId="0D9B40DD">
      <w:pPr>
        <w:jc w:val="both"/>
        <w:rPr>
          <w:rFonts w:cs="Arial"/>
          <w:b/>
          <w:bCs/>
        </w:rPr>
      </w:pPr>
    </w:p>
    <w:p w:rsidRPr="00451F33" w:rsidR="00554C21" w:rsidP="00554C21" w:rsidRDefault="00554C21" w14:paraId="21C2AF25" w14:textId="77777777">
      <w:pPr>
        <w:jc w:val="both"/>
        <w:rPr>
          <w:rFonts w:cs="Arial"/>
        </w:rPr>
      </w:pPr>
      <w:r w:rsidRPr="00451F33">
        <w:rPr>
          <w:rFonts w:cs="Arial"/>
          <w:sz w:val="22"/>
          <w:szCs w:val="22"/>
        </w:rPr>
        <w:t>Source: ADEPT</w:t>
      </w:r>
    </w:p>
    <w:p w:rsidRPr="00451F33" w:rsidR="00554C21" w:rsidP="00554C21" w:rsidRDefault="00554C21" w14:paraId="44C5EF10" w14:textId="77777777">
      <w:pPr>
        <w:jc w:val="both"/>
        <w:rPr>
          <w:rFonts w:cs="Arial"/>
          <w:highlight w:val="yellow"/>
        </w:rPr>
      </w:pPr>
    </w:p>
    <w:p w:rsidRPr="003668E5" w:rsidR="00554C21" w:rsidP="00554C21" w:rsidRDefault="2103847F" w14:paraId="2774C4DB" w14:textId="7B5FB884">
      <w:pPr>
        <w:jc w:val="both"/>
        <w:rPr>
          <w:rFonts w:cs="Arial"/>
        </w:rPr>
      </w:pPr>
      <w:r w:rsidRPr="00451F33">
        <w:rPr>
          <w:rFonts w:cs="Arial"/>
        </w:rPr>
        <w:t xml:space="preserve">According to statistics on </w:t>
      </w:r>
      <w:r w:rsidR="00D97548">
        <w:rPr>
          <w:rFonts w:cs="Arial"/>
        </w:rPr>
        <w:t>local auth</w:t>
      </w:r>
      <w:r w:rsidRPr="00451F33">
        <w:rPr>
          <w:rFonts w:cs="Arial"/>
        </w:rPr>
        <w:t>ority waste release, limited reopening of HWRCs from July to September 2020 saw tonnages partially recover compared to the same timescale in 2019</w:t>
      </w:r>
      <w:r w:rsidRPr="00451F33" w:rsidR="00554C21">
        <w:rPr>
          <w:rStyle w:val="FootnoteReference"/>
          <w:rFonts w:cs="Arial"/>
        </w:rPr>
        <w:footnoteReference w:id="402"/>
      </w:r>
      <w:r w:rsidRPr="00451F33">
        <w:rPr>
          <w:rFonts w:cs="Arial"/>
        </w:rPr>
        <w:t>; and despite continuing disruption between October 2020 and March 2021, “tonnages reported for the 6 months showed a continuing increase to return to near the levels reported for October 2019 to March 2020”</w:t>
      </w:r>
      <w:r w:rsidRPr="00451F33" w:rsidR="00554C21">
        <w:rPr>
          <w:rStyle w:val="FootnoteReference"/>
          <w:rFonts w:cs="Arial"/>
        </w:rPr>
        <w:footnoteReference w:id="403"/>
      </w:r>
      <w:r w:rsidRPr="00451F33">
        <w:rPr>
          <w:rFonts w:cs="Arial"/>
        </w:rPr>
        <w:t>. Other treatment services were less heavily impacted than HWRCs. As such, we do not expect that Covid-19 will have long lasting impacts on the ability to sort waste for recycling (the percentage of MRFs and Transfer stations which have been operating normally has shown a slight improvement from 75% to 85% of MRFs, and from 90% to 93% of Transfer Stations from 27</w:t>
      </w:r>
      <w:r w:rsidRPr="0018039A">
        <w:rPr>
          <w:rFonts w:cs="Arial"/>
          <w:vertAlign w:val="superscript"/>
        </w:rPr>
        <w:t>th</w:t>
      </w:r>
      <w:r w:rsidRPr="00451F33">
        <w:rPr>
          <w:rFonts w:cs="Arial"/>
        </w:rPr>
        <w:t xml:space="preserve"> April 2020 to 15</w:t>
      </w:r>
      <w:r w:rsidRPr="0018039A">
        <w:rPr>
          <w:rFonts w:cs="Arial"/>
          <w:vertAlign w:val="superscript"/>
        </w:rPr>
        <w:t>th</w:t>
      </w:r>
      <w:r w:rsidRPr="00451F33">
        <w:rPr>
          <w:rFonts w:cs="Arial"/>
        </w:rPr>
        <w:t xml:space="preserve"> March 2021</w:t>
      </w:r>
      <w:r>
        <w:rPr>
          <w:rFonts w:cs="Arial"/>
        </w:rPr>
        <w:t>)</w:t>
      </w:r>
      <w:r w:rsidRPr="00451F33">
        <w:rPr>
          <w:rFonts w:cs="Arial"/>
        </w:rPr>
        <w:t xml:space="preserve">. This is shown below </w:t>
      </w:r>
      <w:r w:rsidRPr="003668E5">
        <w:rPr>
          <w:rFonts w:cs="Arial"/>
        </w:rPr>
        <w:t xml:space="preserve">in Figure </w:t>
      </w:r>
      <w:r w:rsidRPr="003668E5" w:rsidR="24A6FE72">
        <w:rPr>
          <w:rFonts w:cs="Arial"/>
        </w:rPr>
        <w:t>7</w:t>
      </w:r>
      <w:r w:rsidRPr="003668E5">
        <w:rPr>
          <w:rFonts w:cs="Arial"/>
        </w:rPr>
        <w:t xml:space="preserve">, which has been taken from the </w:t>
      </w:r>
      <w:r w:rsidR="004D0A5C">
        <w:rPr>
          <w:rFonts w:cs="Arial"/>
        </w:rPr>
        <w:t>2021</w:t>
      </w:r>
      <w:r w:rsidRPr="003668E5">
        <w:rPr>
          <w:rFonts w:cs="Arial"/>
        </w:rPr>
        <w:t xml:space="preserve"> ADEPT study (</w:t>
      </w:r>
      <w:r w:rsidR="006B706C">
        <w:rPr>
          <w:rFonts w:cs="Arial"/>
        </w:rPr>
        <w:t>15</w:t>
      </w:r>
      <w:r w:rsidRPr="006B706C" w:rsidR="006B706C">
        <w:rPr>
          <w:rFonts w:cs="Arial"/>
          <w:vertAlign w:val="superscript"/>
        </w:rPr>
        <w:t>th</w:t>
      </w:r>
      <w:r w:rsidR="006B706C">
        <w:rPr>
          <w:rFonts w:cs="Arial"/>
        </w:rPr>
        <w:t xml:space="preserve"> </w:t>
      </w:r>
      <w:r w:rsidRPr="003668E5">
        <w:rPr>
          <w:rFonts w:cs="Arial"/>
        </w:rPr>
        <w:t>March</w:t>
      </w:r>
      <w:r w:rsidR="006B706C">
        <w:rPr>
          <w:rFonts w:cs="Arial"/>
        </w:rPr>
        <w:t xml:space="preserve"> 2021</w:t>
      </w:r>
      <w:r w:rsidRPr="003668E5">
        <w:rPr>
          <w:rFonts w:cs="Arial"/>
        </w:rPr>
        <w:t xml:space="preserve">) which shows the operational status of other disposal facilities from the </w:t>
      </w:r>
      <w:r w:rsidRPr="7C995945" w:rsidR="262DCFA5">
        <w:rPr>
          <w:rFonts w:cs="Arial"/>
        </w:rPr>
        <w:t>8</w:t>
      </w:r>
      <w:r w:rsidRPr="7C995945" w:rsidR="262DCFA5">
        <w:rPr>
          <w:rFonts w:cs="Arial"/>
          <w:vertAlign w:val="superscript"/>
        </w:rPr>
        <w:t xml:space="preserve">th </w:t>
      </w:r>
      <w:r w:rsidRPr="003668E5">
        <w:rPr>
          <w:rFonts w:cs="Arial"/>
        </w:rPr>
        <w:t>March 2021 to 15</w:t>
      </w:r>
      <w:r w:rsidRPr="003668E5">
        <w:rPr>
          <w:rFonts w:cs="Arial"/>
          <w:vertAlign w:val="superscript"/>
        </w:rPr>
        <w:t>th</w:t>
      </w:r>
      <w:r w:rsidRPr="003668E5">
        <w:rPr>
          <w:rFonts w:cs="Arial"/>
        </w:rPr>
        <w:t xml:space="preserve"> March 2021.</w:t>
      </w:r>
    </w:p>
    <w:p w:rsidRPr="003668E5" w:rsidR="00554C21" w:rsidP="00554C21" w:rsidRDefault="00554C21" w14:paraId="45B0CC37" w14:textId="77777777">
      <w:pPr>
        <w:jc w:val="both"/>
        <w:rPr>
          <w:rFonts w:cs="Arial"/>
          <w:b/>
          <w:bCs/>
        </w:rPr>
      </w:pPr>
    </w:p>
    <w:p w:rsidRPr="00451F33" w:rsidR="00554C21" w:rsidP="00554C21" w:rsidRDefault="2103847F" w14:paraId="3E855C82" w14:textId="09E53595">
      <w:pPr>
        <w:jc w:val="both"/>
        <w:rPr>
          <w:rFonts w:cs="Arial"/>
          <w:b/>
          <w:bCs/>
        </w:rPr>
      </w:pPr>
      <w:r w:rsidRPr="003668E5">
        <w:rPr>
          <w:rFonts w:cs="Arial"/>
          <w:b/>
          <w:bCs/>
        </w:rPr>
        <w:t xml:space="preserve">Figure </w:t>
      </w:r>
      <w:r w:rsidRPr="003668E5" w:rsidR="24A6FE72">
        <w:rPr>
          <w:rFonts w:cs="Arial"/>
          <w:b/>
          <w:bCs/>
        </w:rPr>
        <w:t>7</w:t>
      </w:r>
      <w:r w:rsidRPr="003668E5">
        <w:rPr>
          <w:rFonts w:cs="Arial"/>
          <w:b/>
          <w:bCs/>
        </w:rPr>
        <w:t>:</w:t>
      </w:r>
      <w:r w:rsidRPr="00451F33">
        <w:rPr>
          <w:rFonts w:cs="Arial"/>
          <w:b/>
          <w:bCs/>
        </w:rPr>
        <w:t xml:space="preserve"> Operational status of disposal facilities w/c 15</w:t>
      </w:r>
      <w:r w:rsidRPr="00451F33">
        <w:rPr>
          <w:rFonts w:cs="Arial"/>
          <w:b/>
          <w:bCs/>
          <w:vertAlign w:val="superscript"/>
        </w:rPr>
        <w:t>th</w:t>
      </w:r>
      <w:r w:rsidRPr="00451F33">
        <w:rPr>
          <w:rFonts w:cs="Arial"/>
          <w:b/>
          <w:bCs/>
        </w:rPr>
        <w:t xml:space="preserve"> March 2021</w:t>
      </w:r>
      <w:r w:rsidRPr="00451F33" w:rsidR="00554C21">
        <w:rPr>
          <w:rStyle w:val="FootnoteReference"/>
          <w:rFonts w:cs="Arial"/>
          <w:b/>
          <w:bCs/>
        </w:rPr>
        <w:footnoteReference w:id="404"/>
      </w:r>
    </w:p>
    <w:p w:rsidRPr="00451F33" w:rsidR="00554C21" w:rsidP="00554C21" w:rsidRDefault="00554C21" w14:paraId="1D3AC676" w14:textId="77777777">
      <w:pPr>
        <w:jc w:val="center"/>
        <w:rPr>
          <w:rFonts w:cs="Arial"/>
        </w:rPr>
      </w:pPr>
      <w:r w:rsidRPr="00451F33">
        <w:rPr>
          <w:rFonts w:cs="Arial"/>
          <w:noProof/>
        </w:rPr>
        <w:drawing>
          <wp:inline distT="0" distB="0" distL="0" distR="0" wp14:anchorId="363BC685" wp14:editId="2E3BBBC7">
            <wp:extent cx="4733925" cy="1962067"/>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4">
                      <a:extLst>
                        <a:ext uri="{28A0092B-C50C-407E-A947-70E740481C1C}">
                          <a14:useLocalDpi xmlns:a14="http://schemas.microsoft.com/office/drawing/2010/main" val="0"/>
                        </a:ext>
                      </a:extLst>
                    </a:blip>
                    <a:stretch>
                      <a:fillRect/>
                    </a:stretch>
                  </pic:blipFill>
                  <pic:spPr>
                    <a:xfrm>
                      <a:off x="0" y="0"/>
                      <a:ext cx="4759099" cy="1972501"/>
                    </a:xfrm>
                    <a:prstGeom prst="rect">
                      <a:avLst/>
                    </a:prstGeom>
                  </pic:spPr>
                </pic:pic>
              </a:graphicData>
            </a:graphic>
          </wp:inline>
        </w:drawing>
      </w:r>
    </w:p>
    <w:p w:rsidRPr="00451F33" w:rsidR="00554C21" w:rsidP="00554C21" w:rsidRDefault="00554C21" w14:paraId="72DC7189" w14:textId="77777777">
      <w:pPr>
        <w:jc w:val="both"/>
        <w:rPr>
          <w:rFonts w:cs="Arial"/>
          <w:sz w:val="22"/>
          <w:szCs w:val="22"/>
        </w:rPr>
      </w:pPr>
      <w:r w:rsidRPr="00451F33">
        <w:rPr>
          <w:rFonts w:cs="Arial"/>
          <w:sz w:val="22"/>
          <w:szCs w:val="22"/>
        </w:rPr>
        <w:t xml:space="preserve">Source: ADEPT </w:t>
      </w:r>
    </w:p>
    <w:p w:rsidRPr="00451F33" w:rsidR="00554C21" w:rsidP="00554C21" w:rsidRDefault="00554C21" w14:paraId="0DFC785A" w14:textId="77777777">
      <w:pPr>
        <w:jc w:val="both"/>
        <w:rPr>
          <w:rFonts w:cs="Arial"/>
        </w:rPr>
      </w:pPr>
    </w:p>
    <w:p w:rsidRPr="00451F33" w:rsidR="00554C21" w:rsidP="00554C21" w:rsidRDefault="2103847F" w14:paraId="29A1D79C" w14:textId="76D18E95">
      <w:pPr>
        <w:jc w:val="both"/>
        <w:rPr>
          <w:rFonts w:cs="Arial"/>
        </w:rPr>
      </w:pPr>
      <w:r w:rsidRPr="00451F33">
        <w:rPr>
          <w:rFonts w:cs="Arial"/>
        </w:rPr>
        <w:t xml:space="preserve">Furthermore, WRAP reported </w:t>
      </w:r>
      <w:r>
        <w:rPr>
          <w:rFonts w:cs="Arial"/>
        </w:rPr>
        <w:t xml:space="preserve">via </w:t>
      </w:r>
      <w:r w:rsidRPr="00451F33">
        <w:rPr>
          <w:rFonts w:cs="Arial"/>
        </w:rPr>
        <w:t>their Tracker Survey that there</w:t>
      </w:r>
      <w:r>
        <w:rPr>
          <w:rFonts w:cs="Arial"/>
        </w:rPr>
        <w:t xml:space="preserve"> were some changes in HH arising due to the pandemic</w:t>
      </w:r>
      <w:r w:rsidRPr="00451F33" w:rsidR="00554C21">
        <w:rPr>
          <w:rStyle w:val="FootnoteReference"/>
          <w:rFonts w:cs="Arial"/>
        </w:rPr>
        <w:footnoteReference w:id="405"/>
      </w:r>
      <w:r>
        <w:rPr>
          <w:rFonts w:cs="Arial"/>
        </w:rPr>
        <w:t>.</w:t>
      </w:r>
      <w:r w:rsidRPr="00451F33">
        <w:rPr>
          <w:rFonts w:cs="Arial"/>
        </w:rPr>
        <w:t>These changes include</w:t>
      </w:r>
      <w:r>
        <w:rPr>
          <w:rFonts w:cs="Arial"/>
        </w:rPr>
        <w:t>d</w:t>
      </w:r>
      <w:r w:rsidRPr="00451F33">
        <w:rPr>
          <w:rFonts w:cs="Arial"/>
        </w:rPr>
        <w:t xml:space="preserve"> an increase in the amount of food waste, and packaging generated from households. Due to the lag in WDF reporting, WRAP would need a further years’ data to be able to start to quantitatively assess the impact of these changes</w:t>
      </w:r>
      <w:r>
        <w:rPr>
          <w:rFonts w:cs="Arial"/>
        </w:rPr>
        <w:t xml:space="preserve"> (including determining whether they are likely to be </w:t>
      </w:r>
      <w:r w:rsidRPr="00451F33">
        <w:rPr>
          <w:rFonts w:cs="Arial"/>
        </w:rPr>
        <w:t>temporary or longer-term changes</w:t>
      </w:r>
      <w:r>
        <w:rPr>
          <w:rFonts w:cs="Arial"/>
        </w:rPr>
        <w:t>)</w:t>
      </w:r>
      <w:r w:rsidRPr="00451F33">
        <w:rPr>
          <w:rFonts w:cs="Arial"/>
        </w:rPr>
        <w:t xml:space="preserve">. </w:t>
      </w:r>
    </w:p>
    <w:p w:rsidR="00554C21" w:rsidP="00554C21" w:rsidRDefault="00554C21" w14:paraId="40D93704" w14:textId="77777777">
      <w:pPr>
        <w:rPr>
          <w:rFonts w:cs="Arial"/>
        </w:rPr>
      </w:pPr>
    </w:p>
    <w:p w:rsidRPr="00451F33" w:rsidR="00554C21" w:rsidP="00554C21" w:rsidRDefault="2103847F" w14:paraId="682068E5" w14:textId="6E507896">
      <w:pPr>
        <w:jc w:val="both"/>
        <w:rPr>
          <w:rFonts w:cs="Arial"/>
        </w:rPr>
      </w:pPr>
      <w:r w:rsidRPr="00451F33">
        <w:rPr>
          <w:rFonts w:cs="Arial"/>
        </w:rPr>
        <w:t xml:space="preserve">It should be noted that whilst there is continuing uncertainty over the possible impacts of Covid-19, the largest disruption to waste collections and commercial waste was during April to June 2020 as </w:t>
      </w:r>
      <w:r w:rsidR="00D97548">
        <w:rPr>
          <w:rFonts w:cs="Arial"/>
        </w:rPr>
        <w:t>local auth</w:t>
      </w:r>
      <w:r w:rsidRPr="00451F33">
        <w:rPr>
          <w:rFonts w:cs="Arial"/>
        </w:rPr>
        <w:t>orities and businesses adapted to working under national lockdown and COVID-19 pandemic conditions</w:t>
      </w:r>
      <w:r w:rsidRPr="00451F33" w:rsidR="00554C21">
        <w:rPr>
          <w:rStyle w:val="FootnoteReference"/>
          <w:rFonts w:cs="Arial"/>
        </w:rPr>
        <w:footnoteReference w:id="406"/>
      </w:r>
      <w:r w:rsidRPr="00451F33">
        <w:rPr>
          <w:rFonts w:cs="Arial"/>
        </w:rPr>
        <w:t>. As such, the second national lockdown in November did not have as large impact as the first national lockdown</w:t>
      </w:r>
      <w:r w:rsidRPr="00451F33" w:rsidR="00554C21">
        <w:rPr>
          <w:rStyle w:val="FootnoteReference"/>
          <w:rFonts w:cs="Arial"/>
        </w:rPr>
        <w:footnoteReference w:id="407"/>
      </w:r>
      <w:r w:rsidRPr="00451F33">
        <w:rPr>
          <w:rFonts w:cs="Arial"/>
        </w:rPr>
        <w:t xml:space="preserve">. </w:t>
      </w:r>
    </w:p>
    <w:p w:rsidRPr="00451F33" w:rsidR="00554C21" w:rsidP="00554C21" w:rsidRDefault="00554C21" w14:paraId="3E650E3B" w14:textId="77777777">
      <w:pPr>
        <w:rPr>
          <w:rFonts w:cs="Arial"/>
        </w:rPr>
      </w:pPr>
    </w:p>
    <w:p w:rsidRPr="009257A1" w:rsidR="009257A1" w:rsidP="009257A1" w:rsidRDefault="00554C21" w14:paraId="0D3A167A" w14:textId="10DC75CF">
      <w:pPr>
        <w:jc w:val="both"/>
        <w:rPr>
          <w:rFonts w:cs="Arial"/>
        </w:rPr>
      </w:pPr>
      <w:r w:rsidRPr="00451F33">
        <w:rPr>
          <w:rFonts w:cs="Arial"/>
        </w:rPr>
        <w:t xml:space="preserve">Finally, we have seen reduced Covid restrictions and workers returning to offices. This leads us to believe that there are unlikely to be significant long-term changes, especially affecting waste arisings and associated policy preferences for waste collections. </w:t>
      </w:r>
      <w:r w:rsidRPr="00451F33">
        <w:t xml:space="preserve"> </w:t>
      </w:r>
    </w:p>
    <w:p w:rsidR="009257A1" w:rsidRDefault="009257A1" w14:paraId="3EF7C83A" w14:textId="2FF87F60">
      <w:pPr>
        <w:rPr>
          <w:rFonts w:ascii="Arial Bold" w:hAnsi="Arial Bold" w:cs="Arial"/>
          <w:b/>
          <w:bCs/>
          <w:spacing w:val="-4"/>
          <w:kern w:val="32"/>
          <w:sz w:val="32"/>
          <w:szCs w:val="32"/>
        </w:rPr>
      </w:pPr>
      <w:r>
        <w:br w:type="page"/>
      </w:r>
    </w:p>
    <w:p w:rsidRPr="00451F33" w:rsidR="00554C21" w:rsidP="00554C21" w:rsidRDefault="00554C21" w14:paraId="33546C78" w14:textId="087D0364">
      <w:pPr>
        <w:pStyle w:val="Heading1"/>
      </w:pPr>
      <w:r w:rsidRPr="00582970">
        <w:t>Annex E</w:t>
      </w:r>
      <w:r w:rsidRPr="00BF4E2B">
        <w:rPr>
          <w:lang w:eastAsia="en-GB"/>
        </w:rPr>
        <w:t>: Sources of dat</w:t>
      </w:r>
      <w:r w:rsidRPr="00E8425C">
        <w:rPr>
          <w:b w:val="0"/>
          <w:lang w:eastAsia="en-GB"/>
        </w:rPr>
        <w:t>a and evidence</w:t>
      </w:r>
      <w:r w:rsidRPr="00451F33">
        <w:rPr>
          <w:b w:val="0"/>
          <w:bCs w:val="0"/>
        </w:rPr>
        <w:t xml:space="preserve"> </w:t>
      </w:r>
    </w:p>
    <w:p w:rsidR="00554C21" w:rsidP="00554C21" w:rsidRDefault="00554C21" w14:paraId="48D1F45C" w14:textId="77777777">
      <w:pPr>
        <w:pStyle w:val="paragraph"/>
        <w:spacing w:before="0" w:beforeAutospacing="0" w:after="0" w:afterAutospacing="0"/>
        <w:jc w:val="both"/>
        <w:textAlignment w:val="baseline"/>
        <w:rPr>
          <w:rFonts w:ascii="Arial" w:hAnsi="Arial" w:cs="Arial"/>
        </w:rPr>
      </w:pPr>
    </w:p>
    <w:p w:rsidRPr="00451F33" w:rsidR="00554C21" w:rsidP="00554C21" w:rsidRDefault="00554C21" w14:paraId="3998532D" w14:textId="77777777">
      <w:pPr>
        <w:pStyle w:val="paragraph"/>
        <w:spacing w:before="0" w:beforeAutospacing="0" w:after="0" w:afterAutospacing="0"/>
        <w:jc w:val="both"/>
        <w:textAlignment w:val="baseline"/>
        <w:rPr>
          <w:rStyle w:val="normaltextrun"/>
          <w:rFonts w:ascii="Arial" w:hAnsi="Arial" w:cs="Arial"/>
        </w:rPr>
      </w:pPr>
      <w:r w:rsidRPr="00451F33">
        <w:rPr>
          <w:rFonts w:ascii="Arial" w:hAnsi="Arial" w:cs="Arial"/>
        </w:rPr>
        <w:t xml:space="preserve">Throughout this impact assessment, we have referenced the data and evidence underpinning all the internal and external modelling. </w:t>
      </w:r>
    </w:p>
    <w:p w:rsidRPr="00451F33" w:rsidR="00554C21" w:rsidP="00554C21" w:rsidRDefault="00554C21" w14:paraId="23BBB273" w14:textId="77777777">
      <w:pPr>
        <w:pStyle w:val="paragraph"/>
        <w:spacing w:before="0" w:beforeAutospacing="0" w:after="0" w:afterAutospacing="0"/>
        <w:jc w:val="both"/>
        <w:textAlignment w:val="baseline"/>
        <w:rPr>
          <w:rStyle w:val="normaltextrun"/>
          <w:rFonts w:ascii="Arial" w:hAnsi="Arial" w:cs="Arial"/>
        </w:rPr>
      </w:pPr>
    </w:p>
    <w:p w:rsidRPr="00451F33" w:rsidR="00554C21" w:rsidP="00554C21" w:rsidRDefault="2103847F" w14:paraId="72B9BC18" w14:textId="22368B2D">
      <w:pPr>
        <w:jc w:val="both"/>
        <w:rPr>
          <w:rFonts w:cs="Arial"/>
        </w:rPr>
      </w:pPr>
      <w:r w:rsidRPr="00451F33">
        <w:rPr>
          <w:rFonts w:cs="Arial"/>
        </w:rPr>
        <w:t xml:space="preserve">For the household and NHM analysis, we have used WRAP’s models and associated outputs. </w:t>
      </w:r>
      <w:r w:rsidRPr="00451F33">
        <w:rPr>
          <w:rStyle w:val="normaltextrun"/>
          <w:rFonts w:cs="Arial"/>
        </w:rPr>
        <w:t xml:space="preserve">Defra provides a grant agreement for WRAP to focus on sustained analysis of waste data sets and collation of scheme profiles. </w:t>
      </w:r>
      <w:r w:rsidRPr="00451F33">
        <w:rPr>
          <w:rFonts w:cs="Arial"/>
        </w:rPr>
        <w:t>These models have been developed over time and are based on a combination of data sources. The HH model was originally built for the cost and performance analysis of 2020 household recycling target and subsequently refined for the national Consistency Framework as requested by Minister Rory Stewart</w:t>
      </w:r>
      <w:r w:rsidRPr="00451F33" w:rsidR="00554C21">
        <w:rPr>
          <w:rStyle w:val="FootnoteReference"/>
          <w:rFonts w:cs="Arial"/>
        </w:rPr>
        <w:footnoteReference w:id="408"/>
      </w:r>
      <w:r w:rsidRPr="00451F33">
        <w:rPr>
          <w:rFonts w:cs="Arial"/>
        </w:rPr>
        <w:t xml:space="preserve">. At the time, it was </w:t>
      </w:r>
      <w:r w:rsidRPr="00451F33">
        <w:rPr>
          <w:rStyle w:val="normaltextrun"/>
          <w:rFonts w:cs="Arial"/>
          <w:color w:val="000000"/>
          <w:shd w:val="clear" w:color="auto" w:fill="FFFFFF"/>
        </w:rPr>
        <w:t xml:space="preserve">endorsed and assured by the national Consistency </w:t>
      </w:r>
      <w:r w:rsidRPr="00451F33">
        <w:rPr>
          <w:rStyle w:val="findhit"/>
          <w:rFonts w:eastAsia="SimSun" w:cs="Arial"/>
          <w:shd w:val="clear" w:color="auto" w:fill="FFFFFF"/>
        </w:rPr>
        <w:t>Industry</w:t>
      </w:r>
      <w:r w:rsidRPr="00451F33">
        <w:rPr>
          <w:rStyle w:val="normaltextrun"/>
          <w:rFonts w:cs="Arial"/>
          <w:color w:val="000000"/>
          <w:shd w:val="clear" w:color="auto" w:fill="FFFFFF"/>
        </w:rPr>
        <w:t xml:space="preserve"> representative group supporting the Framework. The model uses </w:t>
      </w:r>
      <w:r w:rsidRPr="00451F33">
        <w:rPr>
          <w:rFonts w:cs="Arial"/>
        </w:rPr>
        <w:t xml:space="preserve">a combination of </w:t>
      </w:r>
      <w:proofErr w:type="spellStart"/>
      <w:r w:rsidRPr="00E8425C">
        <w:rPr>
          <w:rFonts w:cs="Arial"/>
        </w:rPr>
        <w:t>WasteDataFlow</w:t>
      </w:r>
      <w:proofErr w:type="spellEnd"/>
      <w:r w:rsidRPr="00E8425C">
        <w:rPr>
          <w:rFonts w:cs="Arial"/>
        </w:rPr>
        <w:t xml:space="preserve"> (WDF)</w:t>
      </w:r>
      <w:r w:rsidRPr="00451F33">
        <w:rPr>
          <w:rFonts w:cs="Arial"/>
        </w:rPr>
        <w:t xml:space="preserve"> and </w:t>
      </w:r>
      <w:r w:rsidR="00D97548">
        <w:rPr>
          <w:rFonts w:cs="Arial"/>
        </w:rPr>
        <w:t>local auth</w:t>
      </w:r>
      <w:r w:rsidRPr="00451F33">
        <w:rPr>
          <w:rFonts w:cs="Arial"/>
        </w:rPr>
        <w:t xml:space="preserve">ority data, which is supplied to provide standardised comparative costs for use in national or regional modelling. WDF is the web-based system for municipal waste data reporting by UK </w:t>
      </w:r>
      <w:r w:rsidR="00D97548">
        <w:rPr>
          <w:rFonts w:cs="Arial"/>
        </w:rPr>
        <w:t>local auth</w:t>
      </w:r>
      <w:r w:rsidRPr="00451F33">
        <w:rPr>
          <w:rFonts w:cs="Arial"/>
        </w:rPr>
        <w:t xml:space="preserve">orities to government. It is funded and managed by DEFRA and the UK </w:t>
      </w:r>
      <w:r w:rsidRPr="00451F33" w:rsidR="24A6FE72">
        <w:rPr>
          <w:rFonts w:cs="Arial"/>
        </w:rPr>
        <w:t>government and</w:t>
      </w:r>
      <w:r w:rsidRPr="00451F33">
        <w:rPr>
          <w:rFonts w:cs="Arial"/>
        </w:rPr>
        <w:t xml:space="preserve"> is made publicly available. </w:t>
      </w:r>
    </w:p>
    <w:p w:rsidRPr="00451F33" w:rsidR="00554C21" w:rsidP="00554C21" w:rsidRDefault="00554C21" w14:paraId="5A71C826" w14:textId="77777777">
      <w:pPr>
        <w:jc w:val="both"/>
        <w:rPr>
          <w:rStyle w:val="normaltextrun"/>
          <w:rFonts w:cs="Arial"/>
        </w:rPr>
      </w:pPr>
    </w:p>
    <w:p w:rsidRPr="00451F33" w:rsidR="00554C21" w:rsidP="00554C21" w:rsidRDefault="2103847F" w14:paraId="5A183524" w14:textId="2FCCE2C4">
      <w:pPr>
        <w:jc w:val="both"/>
        <w:rPr>
          <w:rStyle w:val="normaltextrun"/>
          <w:rFonts w:cs="Arial"/>
        </w:rPr>
      </w:pPr>
      <w:r w:rsidRPr="00451F33">
        <w:rPr>
          <w:rFonts w:cs="Arial"/>
        </w:rPr>
        <w:t xml:space="preserve">WRAP also collects voluntary submissions of </w:t>
      </w:r>
      <w:r w:rsidR="00D97548">
        <w:rPr>
          <w:rFonts w:cs="Arial"/>
        </w:rPr>
        <w:t>local auth</w:t>
      </w:r>
      <w:r w:rsidRPr="00451F33">
        <w:rPr>
          <w:rFonts w:cs="Arial"/>
        </w:rPr>
        <w:t xml:space="preserve">ority data from their LA Portal (some of which are </w:t>
      </w:r>
      <w:r w:rsidRPr="407E367E">
        <w:rPr>
          <w:rFonts w:cs="Arial"/>
          <w:b/>
          <w:bCs/>
        </w:rPr>
        <w:t>commercially sensitive</w:t>
      </w:r>
      <w:r w:rsidRPr="00451F33">
        <w:rPr>
          <w:rFonts w:cs="Arial"/>
        </w:rPr>
        <w:t>, e.g.</w:t>
      </w:r>
      <w:r>
        <w:rPr>
          <w:rFonts w:cs="Arial"/>
        </w:rPr>
        <w:t>,</w:t>
      </w:r>
      <w:r w:rsidRPr="00451F33">
        <w:rPr>
          <w:rFonts w:cs="Arial"/>
        </w:rPr>
        <w:t xml:space="preserve"> local gates fees). </w:t>
      </w:r>
      <w:r w:rsidRPr="00451F33">
        <w:rPr>
          <w:rStyle w:val="normaltextrun"/>
          <w:rFonts w:cs="Arial"/>
        </w:rPr>
        <w:t>This data is validated through a local authority team within WRAP which interface regularly with Councils. The data captured via surveys are generated into series of benchmarks to present back to Councils on WRAP’s website</w:t>
      </w:r>
      <w:r w:rsidRPr="00451F33" w:rsidR="00554C21">
        <w:rPr>
          <w:rStyle w:val="FootnoteReference"/>
          <w:rFonts w:cs="Arial"/>
        </w:rPr>
        <w:footnoteReference w:id="409"/>
      </w:r>
      <w:r w:rsidRPr="00451F33">
        <w:rPr>
          <w:rStyle w:val="normaltextrun"/>
          <w:rFonts w:cs="Arial"/>
        </w:rPr>
        <w:t xml:space="preserve">. This is to support </w:t>
      </w:r>
      <w:r w:rsidR="00D97548">
        <w:rPr>
          <w:rStyle w:val="normaltextrun"/>
          <w:rFonts w:cs="Arial"/>
        </w:rPr>
        <w:t>local auth</w:t>
      </w:r>
      <w:r w:rsidRPr="00451F33">
        <w:rPr>
          <w:rStyle w:val="normaltextrun"/>
          <w:rFonts w:cs="Arial"/>
        </w:rPr>
        <w:t>orities and aid transparency in understanding their performance and delivery of services</w:t>
      </w:r>
      <w:r w:rsidR="3E8BBC46">
        <w:rPr>
          <w:rStyle w:val="normaltextrun"/>
          <w:rFonts w:cs="Arial"/>
        </w:rPr>
        <w:t>.</w:t>
      </w:r>
      <w:r w:rsidRPr="00451F33">
        <w:rPr>
          <w:rStyle w:val="normaltextrun"/>
          <w:rFonts w:cs="Arial"/>
        </w:rPr>
        <w:t xml:space="preserve"> Similarly, the </w:t>
      </w:r>
      <w:r w:rsidRPr="407E367E">
        <w:rPr>
          <w:rStyle w:val="normaltextrun"/>
          <w:rFonts w:cs="Arial"/>
          <w:b/>
          <w:bCs/>
        </w:rPr>
        <w:t>commercially sensitive</w:t>
      </w:r>
      <w:r w:rsidRPr="00451F33">
        <w:rPr>
          <w:rStyle w:val="normaltextrun"/>
          <w:rFonts w:cs="Arial"/>
        </w:rPr>
        <w:t xml:space="preserve"> data such as treatment contract prices are anonymised and presented back to users via the WRAP’s website</w:t>
      </w:r>
      <w:r w:rsidRPr="00451F33" w:rsidR="00554C21">
        <w:rPr>
          <w:rStyle w:val="FootnoteReference"/>
          <w:rFonts w:cs="Arial"/>
        </w:rPr>
        <w:footnoteReference w:id="410"/>
      </w:r>
      <w:r w:rsidRPr="00451F33">
        <w:rPr>
          <w:rStyle w:val="normaltextrun"/>
          <w:rFonts w:cs="Arial"/>
        </w:rPr>
        <w:t xml:space="preserve">. </w:t>
      </w:r>
    </w:p>
    <w:p w:rsidRPr="00451F33" w:rsidR="00554C21" w:rsidP="00554C21" w:rsidRDefault="00554C21" w14:paraId="6DBB9006" w14:textId="77777777">
      <w:pPr>
        <w:jc w:val="both"/>
        <w:rPr>
          <w:rStyle w:val="normaltextrun"/>
          <w:rFonts w:cs="Arial"/>
        </w:rPr>
      </w:pPr>
    </w:p>
    <w:p w:rsidRPr="00451F33" w:rsidR="00554C21" w:rsidP="00554C21" w:rsidRDefault="2103847F" w14:paraId="4F91303D" w14:textId="6D4A100C">
      <w:pPr>
        <w:jc w:val="both"/>
        <w:rPr>
          <w:rFonts w:cs="Arial"/>
        </w:rPr>
      </w:pPr>
      <w:r w:rsidRPr="00451F33">
        <w:rPr>
          <w:rFonts w:cs="Arial"/>
        </w:rPr>
        <w:t xml:space="preserve">All operators of regulated waste management facilities </w:t>
      </w:r>
      <w:proofErr w:type="gramStart"/>
      <w:r w:rsidRPr="00451F33">
        <w:rPr>
          <w:rFonts w:cs="Arial"/>
        </w:rPr>
        <w:t>have to</w:t>
      </w:r>
      <w:proofErr w:type="gramEnd"/>
      <w:r w:rsidRPr="00451F33">
        <w:rPr>
          <w:rFonts w:cs="Arial"/>
        </w:rPr>
        <w:t xml:space="preserve"> provide the Environment Agency with details of the quantities and types of waste they deal with i.e.</w:t>
      </w:r>
      <w:r>
        <w:rPr>
          <w:rFonts w:cs="Arial"/>
        </w:rPr>
        <w:t>,</w:t>
      </w:r>
      <w:r w:rsidRPr="00451F33">
        <w:rPr>
          <w:rFonts w:cs="Arial"/>
        </w:rPr>
        <w:t xml:space="preserve"> waste received into site and waste sent on from site to other facilities or processes (NB </w:t>
      </w:r>
      <w:r w:rsidR="00D97548">
        <w:rPr>
          <w:rFonts w:cs="Arial"/>
        </w:rPr>
        <w:t>local auth</w:t>
      </w:r>
      <w:r w:rsidRPr="00451F33">
        <w:rPr>
          <w:rFonts w:cs="Arial"/>
        </w:rPr>
        <w:t xml:space="preserve">orities are required to provide details of tonnages and end-destinations of materials via WDF). A key challenge is that waste reporting cannot be split at different business levels (NB NHM waste collectors service a wide range of businesses). WRAP undertakes large scale surveys of waste container profiles from the NHM sector to help understand the baseline profiles for the businesses in scope and then combines </w:t>
      </w:r>
      <w:r w:rsidR="00710AF1">
        <w:rPr>
          <w:rFonts w:cs="Arial"/>
        </w:rPr>
        <w:t xml:space="preserve">this </w:t>
      </w:r>
      <w:r w:rsidRPr="00451F33">
        <w:rPr>
          <w:rFonts w:cs="Arial"/>
        </w:rPr>
        <w:t>with waste composition profiles and tonnage estimate</w:t>
      </w:r>
      <w:r w:rsidR="00710AF1">
        <w:rPr>
          <w:rFonts w:cs="Arial"/>
        </w:rPr>
        <w:t>s</w:t>
      </w:r>
      <w:r w:rsidRPr="00451F33">
        <w:rPr>
          <w:rFonts w:cs="Arial"/>
        </w:rPr>
        <w:t xml:space="preserve"> for each sector. This is to generate site level profiles for the NHM sub-sectors (hospitality, education, retails etc.). They also commissioned surveys of national pricing for collecting NHM collections for a range of material streams under contract and considered variations across the country. Individual supplier details remain </w:t>
      </w:r>
      <w:r w:rsidRPr="00101A16">
        <w:rPr>
          <w:rFonts w:cs="Arial"/>
          <w:b/>
        </w:rPr>
        <w:t>commercially sensitive</w:t>
      </w:r>
      <w:r w:rsidRPr="00451F33">
        <w:rPr>
          <w:rFonts w:cs="Arial"/>
        </w:rPr>
        <w:t xml:space="preserve"> although aggregated summaries are provided to reviewers for further assurance. Despite these surveys, the general data associated with the NHM sector </w:t>
      </w:r>
      <w:proofErr w:type="gramStart"/>
      <w:r w:rsidRPr="00451F33">
        <w:rPr>
          <w:rFonts w:cs="Arial"/>
        </w:rPr>
        <w:t>is considered to be</w:t>
      </w:r>
      <w:proofErr w:type="gramEnd"/>
      <w:r w:rsidRPr="00451F33">
        <w:rPr>
          <w:rFonts w:cs="Arial"/>
        </w:rPr>
        <w:t xml:space="preserve"> relatively poor. This is because of: (1) the absence of any formal waste reporting framework like WDF; (2) the EA data is difficult to attribute to a business site level; and (3) that there are 2</w:t>
      </w:r>
      <w:r w:rsidRPr="7C995945" w:rsidR="393D1524">
        <w:rPr>
          <w:rFonts w:cs="Arial"/>
        </w:rPr>
        <w:t>.15</w:t>
      </w:r>
      <w:r w:rsidRPr="00451F33">
        <w:rPr>
          <w:rFonts w:cs="Arial"/>
        </w:rPr>
        <w:t xml:space="preserve"> million business</w:t>
      </w:r>
      <w:r w:rsidRPr="7C995945" w:rsidR="393D1524">
        <w:rPr>
          <w:rFonts w:cs="Arial"/>
        </w:rPr>
        <w:t>es and public administration units</w:t>
      </w:r>
      <w:r w:rsidR="005C32CB">
        <w:rPr>
          <w:rFonts w:cs="Arial"/>
        </w:rPr>
        <w:t>’</w:t>
      </w:r>
      <w:r w:rsidRPr="00451F33">
        <w:rPr>
          <w:rFonts w:cs="Arial"/>
        </w:rPr>
        <w:t xml:space="preserve"> addresses requiring collections that are not required to be reported. However, significant improvements to data are expected </w:t>
      </w:r>
      <w:r w:rsidR="004120B9">
        <w:rPr>
          <w:rFonts w:cs="Arial"/>
        </w:rPr>
        <w:t>through the proposal of a</w:t>
      </w:r>
      <w:r w:rsidRPr="00451F33" w:rsidR="004120B9">
        <w:rPr>
          <w:rFonts w:cs="Arial"/>
        </w:rPr>
        <w:t xml:space="preserve"> </w:t>
      </w:r>
      <w:r w:rsidR="004120B9">
        <w:rPr>
          <w:rFonts w:cs="Arial"/>
        </w:rPr>
        <w:t xml:space="preserve">Digital </w:t>
      </w:r>
      <w:r w:rsidRPr="00451F33">
        <w:rPr>
          <w:rFonts w:cs="Arial"/>
        </w:rPr>
        <w:t>Waste Tracking</w:t>
      </w:r>
      <w:r w:rsidR="004120B9">
        <w:rPr>
          <w:rFonts w:cs="Arial"/>
        </w:rPr>
        <w:t xml:space="preserve"> system</w:t>
      </w:r>
      <w:r w:rsidRPr="00451F33" w:rsidR="00554C21">
        <w:rPr>
          <w:rStyle w:val="FootnoteReference"/>
          <w:rFonts w:cs="Arial"/>
        </w:rPr>
        <w:footnoteReference w:id="411"/>
      </w:r>
      <w:r w:rsidRPr="00451F33">
        <w:rPr>
          <w:rFonts w:cs="Arial"/>
        </w:rPr>
        <w:t xml:space="preserve">. </w:t>
      </w:r>
    </w:p>
    <w:p w:rsidRPr="00451F33" w:rsidR="00554C21" w:rsidP="00554C21" w:rsidRDefault="00554C21" w14:paraId="0FF469F5" w14:textId="77777777">
      <w:pPr>
        <w:jc w:val="both"/>
        <w:rPr>
          <w:rFonts w:cs="Arial"/>
        </w:rPr>
      </w:pPr>
    </w:p>
    <w:p w:rsidRPr="00451F33" w:rsidR="00554C21" w:rsidP="00554C21" w:rsidRDefault="00554C21" w14:paraId="2E918EA8" w14:textId="56E0DDF8">
      <w:pPr>
        <w:pStyle w:val="paragraph"/>
        <w:spacing w:before="0" w:beforeAutospacing="0" w:after="0" w:afterAutospacing="0"/>
        <w:jc w:val="both"/>
        <w:textAlignment w:val="baseline"/>
        <w:rPr>
          <w:rFonts w:ascii="Arial" w:hAnsi="Arial" w:cs="Arial"/>
        </w:rPr>
      </w:pPr>
      <w:r w:rsidRPr="00451F33">
        <w:rPr>
          <w:rFonts w:ascii="Arial" w:hAnsi="Arial" w:cs="Arial"/>
        </w:rPr>
        <w:t>Throughout our analysis, we have made use of stakeholder feedback, including public consultations responses. We have also invited WRAP to participate in stakeholder events, where relevant. For areas with limited evidence (e.g.</w:t>
      </w:r>
      <w:r>
        <w:rPr>
          <w:rFonts w:ascii="Arial" w:hAnsi="Arial" w:cs="Arial"/>
        </w:rPr>
        <w:t>,</w:t>
      </w:r>
      <w:r w:rsidRPr="00451F33">
        <w:rPr>
          <w:rFonts w:ascii="Arial" w:hAnsi="Arial" w:cs="Arial"/>
        </w:rPr>
        <w:t xml:space="preserve"> familiarisation costs to businesses), we organised a specific session with business representatives, followed by a survey to gather more information </w:t>
      </w:r>
      <w:r w:rsidRPr="00451F33">
        <w:rPr>
          <w:rFonts w:ascii="Arial" w:hAnsi="Arial" w:cs="Arial"/>
        </w:rPr>
        <w:t>from a bigger group of stakeholders. We also directly engaged with industry experts to help test our analysis and our understanding about potential impacts on both the household and NHM sectors.</w:t>
      </w:r>
    </w:p>
    <w:p w:rsidRPr="00451F33" w:rsidR="00554C21" w:rsidP="00554C21" w:rsidRDefault="00554C21" w14:paraId="211A94C8" w14:textId="77777777">
      <w:pPr>
        <w:pStyle w:val="paragraph"/>
        <w:spacing w:before="0" w:beforeAutospacing="0" w:after="0" w:afterAutospacing="0"/>
        <w:jc w:val="both"/>
        <w:textAlignment w:val="baseline"/>
        <w:rPr>
          <w:rFonts w:ascii="Arial" w:hAnsi="Arial" w:cs="Arial"/>
        </w:rPr>
      </w:pPr>
    </w:p>
    <w:p w:rsidRPr="00451F33" w:rsidR="00554C21" w:rsidP="00554C21" w:rsidRDefault="00554C21" w14:paraId="13CA76A7" w14:textId="28C34ABC">
      <w:pPr>
        <w:pStyle w:val="paragraph"/>
        <w:spacing w:before="0" w:beforeAutospacing="0" w:after="0" w:afterAutospacing="0"/>
        <w:jc w:val="both"/>
        <w:textAlignment w:val="baseline"/>
        <w:rPr>
          <w:rFonts w:ascii="Arial" w:hAnsi="Arial" w:cs="Arial"/>
        </w:rPr>
      </w:pPr>
      <w:r w:rsidRPr="00451F33">
        <w:rPr>
          <w:rFonts w:ascii="Arial" w:hAnsi="Arial" w:cs="Arial"/>
        </w:rPr>
        <w:t xml:space="preserve">Finally, we have conducted literature reviews, which we referenced throughout the impact assessment. </w:t>
      </w:r>
      <w:r w:rsidR="009910C1">
        <w:rPr>
          <w:rFonts w:ascii="Arial" w:hAnsi="Arial" w:cs="Arial"/>
        </w:rPr>
        <w:t xml:space="preserve">Concerning international evidence, WRAP </w:t>
      </w:r>
      <w:r w:rsidR="002C7284">
        <w:rPr>
          <w:rFonts w:ascii="Arial" w:hAnsi="Arial" w:cs="Arial"/>
        </w:rPr>
        <w:t>concluded through their review that international scheme profiles and associated funding arrangements are not directly comparable with our policy options</w:t>
      </w:r>
      <w:r w:rsidR="00D05A25">
        <w:rPr>
          <w:rFonts w:ascii="Arial" w:hAnsi="Arial" w:cs="Arial"/>
        </w:rPr>
        <w:t xml:space="preserve"> (meaning that the impacts cannot be crossed checked).</w:t>
      </w:r>
      <w:r w:rsidR="002C7284">
        <w:rPr>
          <w:rFonts w:ascii="Arial" w:hAnsi="Arial" w:cs="Arial"/>
        </w:rPr>
        <w:t xml:space="preserve"> The evidence from </w:t>
      </w:r>
      <w:r w:rsidR="00D905C4">
        <w:rPr>
          <w:rFonts w:ascii="Arial" w:hAnsi="Arial" w:cs="Arial"/>
        </w:rPr>
        <w:t>D</w:t>
      </w:r>
      <w:r w:rsidR="002C7284">
        <w:rPr>
          <w:rFonts w:ascii="Arial" w:hAnsi="Arial" w:cs="Arial"/>
        </w:rPr>
        <w:t xml:space="preserve">evolved </w:t>
      </w:r>
      <w:r w:rsidR="00D905C4">
        <w:rPr>
          <w:rFonts w:ascii="Arial" w:hAnsi="Arial" w:cs="Arial"/>
        </w:rPr>
        <w:t>A</w:t>
      </w:r>
      <w:r w:rsidR="002C7284">
        <w:rPr>
          <w:rFonts w:ascii="Arial" w:hAnsi="Arial" w:cs="Arial"/>
        </w:rPr>
        <w:t xml:space="preserve">dministrations </w:t>
      </w:r>
      <w:r w:rsidR="00D05A25">
        <w:rPr>
          <w:rFonts w:ascii="Arial" w:hAnsi="Arial" w:cs="Arial"/>
        </w:rPr>
        <w:t xml:space="preserve">was considered </w:t>
      </w:r>
      <w:r w:rsidR="003B020B">
        <w:rPr>
          <w:rFonts w:ascii="Arial" w:hAnsi="Arial" w:cs="Arial"/>
        </w:rPr>
        <w:t xml:space="preserve">where it was </w:t>
      </w:r>
      <w:r w:rsidR="00035086">
        <w:rPr>
          <w:rFonts w:ascii="Arial" w:hAnsi="Arial" w:cs="Arial"/>
        </w:rPr>
        <w:t>available and</w:t>
      </w:r>
      <w:r w:rsidR="009178A1">
        <w:rPr>
          <w:rFonts w:ascii="Arial" w:hAnsi="Arial" w:cs="Arial"/>
        </w:rPr>
        <w:t xml:space="preserve"> was</w:t>
      </w:r>
      <w:r w:rsidR="00D05A25">
        <w:rPr>
          <w:rFonts w:ascii="Arial" w:hAnsi="Arial" w:cs="Arial"/>
        </w:rPr>
        <w:t xml:space="preserve"> used to inform WRAP’s estimates on policy costs (see Section 6).</w:t>
      </w:r>
    </w:p>
    <w:p w:rsidR="009257A1" w:rsidRDefault="009257A1" w14:paraId="3D11968A" w14:textId="77777777">
      <w:pPr>
        <w:rPr>
          <w:rFonts w:ascii="Arial Bold" w:hAnsi="Arial Bold" w:cs="Arial"/>
          <w:b/>
          <w:bCs/>
          <w:spacing w:val="-4"/>
          <w:kern w:val="32"/>
          <w:sz w:val="32"/>
          <w:szCs w:val="32"/>
          <w:lang w:eastAsia="en-GB"/>
        </w:rPr>
      </w:pPr>
      <w:r>
        <w:rPr>
          <w:lang w:eastAsia="en-GB"/>
        </w:rPr>
        <w:br w:type="page"/>
      </w:r>
    </w:p>
    <w:p w:rsidR="00554C21" w:rsidP="00554C21" w:rsidRDefault="00554C21" w14:paraId="5936AEC5" w14:textId="38ADED7D">
      <w:pPr>
        <w:pStyle w:val="Heading1"/>
        <w:rPr>
          <w:b w:val="0"/>
          <w:lang w:eastAsia="en-GB"/>
        </w:rPr>
      </w:pPr>
      <w:r w:rsidRPr="00BF4E2B">
        <w:rPr>
          <w:lang w:eastAsia="en-GB"/>
        </w:rPr>
        <w:t>Annex F:</w:t>
      </w:r>
      <w:r w:rsidRPr="00451F33">
        <w:rPr>
          <w:b w:val="0"/>
          <w:lang w:eastAsia="en-GB"/>
        </w:rPr>
        <w:t xml:space="preserve"> Quality assurance</w:t>
      </w:r>
    </w:p>
    <w:p w:rsidRPr="00BF68FD" w:rsidR="00BF68FD" w:rsidP="00BF68FD" w:rsidRDefault="00BF68FD" w14:paraId="037C9EE5" w14:textId="77777777">
      <w:pPr>
        <w:rPr>
          <w:lang w:eastAsia="en-GB"/>
        </w:rPr>
      </w:pPr>
    </w:p>
    <w:p w:rsidRPr="00451F33" w:rsidR="00554C21" w:rsidP="00554C21" w:rsidRDefault="00554C21" w14:paraId="21DBAE0F" w14:textId="0096B0D6">
      <w:pPr>
        <w:jc w:val="both"/>
        <w:rPr>
          <w:rFonts w:cs="Arial"/>
        </w:rPr>
      </w:pPr>
      <w:r w:rsidRPr="6377FCF1">
        <w:rPr>
          <w:rFonts w:cs="Arial"/>
        </w:rPr>
        <w:t xml:space="preserve">WRAP is responsible for quality assurance (QA) of their </w:t>
      </w:r>
      <w:r w:rsidRPr="6377FCF1" w:rsidR="00ED6DF4">
        <w:rPr>
          <w:rFonts w:cs="Arial"/>
        </w:rPr>
        <w:t xml:space="preserve">own </w:t>
      </w:r>
      <w:r w:rsidRPr="6377FCF1">
        <w:rPr>
          <w:rFonts w:cs="Arial"/>
        </w:rPr>
        <w:t xml:space="preserve">models as well as outputs. WRAP builds QA into its workstreams following the Aqua book guidelines and with proportionality to the analysis and intended use of outputs. WRAP uses a range of experienced staff to perform the calculations and a buddy system to review modelling inputs and outputs. WRAP’s approach also includes periodic external peer reviews where relevant. The external peer reviews come from a wide range of skilled contractors on WRAP’s frameworks who undertake the reviews </w:t>
      </w:r>
      <w:proofErr w:type="gramStart"/>
      <w:r w:rsidRPr="6377FCF1">
        <w:rPr>
          <w:rFonts w:cs="Arial"/>
        </w:rPr>
        <w:t>and also</w:t>
      </w:r>
      <w:proofErr w:type="gramEnd"/>
      <w:r w:rsidRPr="6377FCF1">
        <w:rPr>
          <w:rFonts w:cs="Arial"/>
        </w:rPr>
        <w:t xml:space="preserve"> who engage directly with </w:t>
      </w:r>
      <w:r w:rsidRPr="6377FCF1" w:rsidR="00207C68">
        <w:rPr>
          <w:rFonts w:cs="Arial"/>
        </w:rPr>
        <w:t xml:space="preserve">industry </w:t>
      </w:r>
      <w:r w:rsidRPr="6377FCF1">
        <w:rPr>
          <w:rFonts w:cs="Arial"/>
        </w:rPr>
        <w:t xml:space="preserve">to source and review assumptions. </w:t>
      </w:r>
      <w:r w:rsidRPr="6377FCF1">
        <w:rPr>
          <w:rFonts w:cs="Arial"/>
          <w:color w:val="1F497D" w:themeColor="text2"/>
        </w:rPr>
        <w:t xml:space="preserve"> </w:t>
      </w:r>
      <w:r w:rsidRPr="6377FCF1">
        <w:rPr>
          <w:rFonts w:cs="Arial"/>
        </w:rPr>
        <w:t xml:space="preserve">In addition to WRAP’s QA Defra has reviewed the outputs from the model, </w:t>
      </w:r>
      <w:r w:rsidRPr="6377FCF1" w:rsidR="00035086">
        <w:rPr>
          <w:rFonts w:cs="Arial"/>
        </w:rPr>
        <w:t>however,</w:t>
      </w:r>
      <w:r w:rsidRPr="6377FCF1" w:rsidR="00C62290">
        <w:rPr>
          <w:rFonts w:cs="Arial"/>
        </w:rPr>
        <w:t xml:space="preserve"> </w:t>
      </w:r>
      <w:r w:rsidRPr="6377FCF1">
        <w:rPr>
          <w:rFonts w:cs="Arial"/>
        </w:rPr>
        <w:t xml:space="preserve">have been unable to separately QA the model due to commercial sensitivities of the </w:t>
      </w:r>
      <w:r w:rsidRPr="6377FCF1" w:rsidR="00D97548">
        <w:rPr>
          <w:rFonts w:cs="Arial"/>
        </w:rPr>
        <w:t>local auth</w:t>
      </w:r>
      <w:r w:rsidRPr="6377FCF1">
        <w:rPr>
          <w:rFonts w:cs="Arial"/>
        </w:rPr>
        <w:t xml:space="preserve">ority and private sector contract data embedded within. </w:t>
      </w:r>
    </w:p>
    <w:p w:rsidRPr="00451F33" w:rsidR="00554C21" w:rsidP="00554C21" w:rsidRDefault="00554C21" w14:paraId="03B13DE9" w14:textId="77777777">
      <w:pPr>
        <w:jc w:val="both"/>
        <w:rPr>
          <w:rFonts w:cs="Arial"/>
        </w:rPr>
      </w:pPr>
    </w:p>
    <w:p w:rsidRPr="00451F33" w:rsidR="00554C21" w:rsidP="00554C21" w:rsidRDefault="00554C21" w14:paraId="41A0B98F" w14:textId="77777777">
      <w:pPr>
        <w:tabs>
          <w:tab w:val="left" w:pos="6540"/>
        </w:tabs>
        <w:jc w:val="both"/>
        <w:rPr>
          <w:rFonts w:cs="Arial"/>
        </w:rPr>
      </w:pPr>
      <w:r w:rsidRPr="00451F33">
        <w:rPr>
          <w:rFonts w:cs="Arial"/>
        </w:rPr>
        <w:t>GHG estimates from waste collection and treatment have been estimated using Defra’s Fates of Waste Simulation Tool (</w:t>
      </w:r>
      <w:proofErr w:type="spellStart"/>
      <w:r w:rsidRPr="00451F33">
        <w:rPr>
          <w:rFonts w:cs="Arial"/>
        </w:rPr>
        <w:t>FoWST</w:t>
      </w:r>
      <w:proofErr w:type="spellEnd"/>
      <w:r w:rsidRPr="00451F33">
        <w:rPr>
          <w:rFonts w:cs="Arial"/>
        </w:rPr>
        <w:t>) model. This model has been built within Defra, using an older “</w:t>
      </w:r>
      <w:proofErr w:type="spellStart"/>
      <w:r w:rsidRPr="00451F33">
        <w:rPr>
          <w:rFonts w:cs="Arial"/>
        </w:rPr>
        <w:t>WasteMan</w:t>
      </w:r>
      <w:proofErr w:type="spellEnd"/>
      <w:r w:rsidRPr="00451F33">
        <w:rPr>
          <w:rFonts w:cs="Arial"/>
        </w:rPr>
        <w:t xml:space="preserve">” model (used for the previous impact assessment) as a guide; </w:t>
      </w:r>
      <w:proofErr w:type="spellStart"/>
      <w:r w:rsidRPr="00451F33">
        <w:rPr>
          <w:rFonts w:cs="Arial"/>
        </w:rPr>
        <w:t>FoWST</w:t>
      </w:r>
      <w:proofErr w:type="spellEnd"/>
      <w:r w:rsidRPr="00451F33">
        <w:rPr>
          <w:rFonts w:cs="Arial"/>
        </w:rPr>
        <w:t xml:space="preserve"> is functionally </w:t>
      </w:r>
      <w:proofErr w:type="gramStart"/>
      <w:r w:rsidRPr="00451F33">
        <w:rPr>
          <w:rFonts w:cs="Arial"/>
        </w:rPr>
        <w:t>similar to</w:t>
      </w:r>
      <w:proofErr w:type="gramEnd"/>
      <w:r w:rsidRPr="00451F33">
        <w:rPr>
          <w:rFonts w:cs="Arial"/>
        </w:rPr>
        <w:t xml:space="preserve"> </w:t>
      </w:r>
      <w:proofErr w:type="spellStart"/>
      <w:r w:rsidRPr="00451F33">
        <w:rPr>
          <w:rFonts w:cs="Arial"/>
        </w:rPr>
        <w:t>WasteMan</w:t>
      </w:r>
      <w:proofErr w:type="spellEnd"/>
      <w:r w:rsidRPr="00451F33">
        <w:rPr>
          <w:rFonts w:cs="Arial"/>
        </w:rPr>
        <w:t xml:space="preserve"> but has been restructured to increase transparency of the assumptions and calculations. Calculations have been peer-reviewed for consistency with the Wasteman specification, and results have been sense-checked by multiple analysts. Calculations which are critical to the conclusions of this IA, including the GHG emissions from landfill and avoided emissions from recycling (both of which are significantly affected by the evaluated policies), have been subject to reperformance tests outside the model. </w:t>
      </w:r>
    </w:p>
    <w:p w:rsidRPr="00451F33" w:rsidR="00554C21" w:rsidP="00554C21" w:rsidRDefault="00554C21" w14:paraId="4DFB7957" w14:textId="77777777">
      <w:pPr>
        <w:tabs>
          <w:tab w:val="left" w:pos="6540"/>
        </w:tabs>
        <w:jc w:val="both"/>
        <w:rPr>
          <w:rFonts w:cs="Arial"/>
        </w:rPr>
      </w:pPr>
    </w:p>
    <w:p w:rsidR="000F48E1" w:rsidP="00554C21" w:rsidRDefault="00554C21" w14:paraId="5C45540D" w14:textId="10272721">
      <w:pPr>
        <w:pStyle w:val="paragraph"/>
        <w:spacing w:before="0" w:beforeAutospacing="0" w:after="0" w:afterAutospacing="0"/>
        <w:jc w:val="both"/>
        <w:textAlignment w:val="baseline"/>
        <w:rPr>
          <w:rFonts w:ascii="Arial" w:hAnsi="Arial" w:cs="Arial"/>
        </w:rPr>
      </w:pPr>
      <w:r w:rsidRPr="00451F33">
        <w:rPr>
          <w:rFonts w:ascii="Arial" w:hAnsi="Arial" w:cs="Arial"/>
        </w:rPr>
        <w:t xml:space="preserve">Most of the data and assumptions in </w:t>
      </w:r>
      <w:proofErr w:type="spellStart"/>
      <w:r w:rsidRPr="00451F33">
        <w:rPr>
          <w:rFonts w:ascii="Arial" w:hAnsi="Arial" w:cs="Arial"/>
        </w:rPr>
        <w:t>FoWST</w:t>
      </w:r>
      <w:proofErr w:type="spellEnd"/>
      <w:r w:rsidRPr="00451F33">
        <w:rPr>
          <w:rFonts w:ascii="Arial" w:hAnsi="Arial" w:cs="Arial"/>
        </w:rPr>
        <w:t xml:space="preserve"> are currently drawn from the older </w:t>
      </w:r>
      <w:proofErr w:type="spellStart"/>
      <w:r w:rsidRPr="00451F33">
        <w:rPr>
          <w:rFonts w:ascii="Arial" w:hAnsi="Arial" w:cs="Arial"/>
        </w:rPr>
        <w:t>WasteMan</w:t>
      </w:r>
      <w:proofErr w:type="spellEnd"/>
      <w:r w:rsidRPr="00451F33">
        <w:rPr>
          <w:rFonts w:ascii="Arial" w:hAnsi="Arial" w:cs="Arial"/>
        </w:rPr>
        <w:t xml:space="preserve"> model. Subject matter experts have been consulted on the sources of these assumptions and they have been documented. Key as</w:t>
      </w:r>
      <w:r w:rsidRPr="003668E5">
        <w:rPr>
          <w:rFonts w:ascii="Arial" w:hAnsi="Arial" w:cs="Arial"/>
        </w:rPr>
        <w:t>sumptions and limitations of the model have been communicated in Section 6 of this document.</w:t>
      </w:r>
    </w:p>
    <w:p w:rsidR="003668E5" w:rsidP="00554C21" w:rsidRDefault="003668E5" w14:paraId="4914CB5F" w14:textId="77777777">
      <w:pPr>
        <w:pStyle w:val="paragraph"/>
        <w:spacing w:before="0" w:beforeAutospacing="0" w:after="0" w:afterAutospacing="0"/>
        <w:jc w:val="both"/>
        <w:textAlignment w:val="baseline"/>
        <w:rPr>
          <w:rFonts w:ascii="Arial" w:hAnsi="Arial" w:cs="Arial"/>
        </w:rPr>
      </w:pPr>
    </w:p>
    <w:p w:rsidR="009257A1" w:rsidRDefault="009257A1" w14:paraId="484A7AE3" w14:textId="77777777">
      <w:pPr>
        <w:rPr>
          <w:rFonts w:ascii="Arial Bold" w:hAnsi="Arial Bold" w:cs="Arial"/>
          <w:b/>
          <w:bCs/>
          <w:spacing w:val="-4"/>
          <w:kern w:val="32"/>
          <w:sz w:val="32"/>
          <w:szCs w:val="32"/>
          <w:lang w:eastAsia="en-GB"/>
        </w:rPr>
      </w:pPr>
      <w:r>
        <w:rPr>
          <w:lang w:eastAsia="en-GB"/>
        </w:rPr>
        <w:br w:type="page"/>
      </w:r>
    </w:p>
    <w:p w:rsidR="00554C21" w:rsidP="00554C21" w:rsidRDefault="00554C21" w14:paraId="7779A280" w14:textId="1DD60BA7">
      <w:pPr>
        <w:pStyle w:val="Heading1"/>
        <w:rPr>
          <w:b w:val="0"/>
          <w:lang w:eastAsia="en-GB"/>
        </w:rPr>
      </w:pPr>
      <w:r w:rsidRPr="00BF4E2B">
        <w:rPr>
          <w:lang w:eastAsia="en-GB"/>
        </w:rPr>
        <w:t xml:space="preserve">Annex </w:t>
      </w:r>
      <w:r>
        <w:rPr>
          <w:lang w:eastAsia="en-GB"/>
        </w:rPr>
        <w:t>G</w:t>
      </w:r>
      <w:r w:rsidRPr="00BF4E2B">
        <w:rPr>
          <w:lang w:eastAsia="en-GB"/>
        </w:rPr>
        <w:t>:</w:t>
      </w:r>
      <w:r w:rsidRPr="00451F33">
        <w:rPr>
          <w:b w:val="0"/>
          <w:lang w:eastAsia="en-GB"/>
        </w:rPr>
        <w:t xml:space="preserve"> </w:t>
      </w:r>
      <w:bookmarkStart w:name="_Hlk104821723" w:id="132"/>
      <w:r w:rsidR="00B45118">
        <w:rPr>
          <w:b w:val="0"/>
          <w:lang w:eastAsia="en-GB"/>
        </w:rPr>
        <w:t xml:space="preserve">Cost and benefit summary tables, presented with </w:t>
      </w:r>
      <w:r w:rsidR="00AE385F">
        <w:rPr>
          <w:b w:val="0"/>
          <w:lang w:eastAsia="en-GB"/>
        </w:rPr>
        <w:t xml:space="preserve">a </w:t>
      </w:r>
      <w:r w:rsidR="00B45118">
        <w:rPr>
          <w:b w:val="0"/>
          <w:lang w:eastAsia="en-GB"/>
        </w:rPr>
        <w:t xml:space="preserve">different base </w:t>
      </w:r>
      <w:r w:rsidR="00AE385F">
        <w:rPr>
          <w:b w:val="0"/>
          <w:lang w:eastAsia="en-GB"/>
        </w:rPr>
        <w:t>year</w:t>
      </w:r>
      <w:r w:rsidR="00B45118">
        <w:rPr>
          <w:b w:val="0"/>
          <w:lang w:eastAsia="en-GB"/>
        </w:rPr>
        <w:t xml:space="preserve"> and appraisal period for</w:t>
      </w:r>
      <w:r w:rsidR="00A701CB">
        <w:rPr>
          <w:b w:val="0"/>
          <w:lang w:eastAsia="en-GB"/>
        </w:rPr>
        <w:t xml:space="preserve"> </w:t>
      </w:r>
      <w:r w:rsidR="00B45118">
        <w:rPr>
          <w:b w:val="0"/>
          <w:lang w:eastAsia="en-GB"/>
        </w:rPr>
        <w:t>comparison</w:t>
      </w:r>
      <w:r w:rsidR="00AE385F">
        <w:rPr>
          <w:b w:val="0"/>
          <w:lang w:eastAsia="en-GB"/>
        </w:rPr>
        <w:t xml:space="preserve"> with other policies</w:t>
      </w:r>
      <w:bookmarkEnd w:id="132"/>
    </w:p>
    <w:p w:rsidR="00554C21" w:rsidP="00554C21" w:rsidRDefault="00554C21" w14:paraId="105C1239" w14:textId="77777777">
      <w:pPr>
        <w:jc w:val="both"/>
        <w:rPr>
          <w:lang w:eastAsia="en-GB"/>
        </w:rPr>
      </w:pPr>
    </w:p>
    <w:p w:rsidR="00554C21" w:rsidP="00554C21" w:rsidRDefault="2103847F" w14:paraId="3733C2CA" w14:textId="550DC36C">
      <w:pPr>
        <w:jc w:val="both"/>
        <w:rPr>
          <w:lang w:eastAsia="en-GB"/>
        </w:rPr>
      </w:pPr>
      <w:r>
        <w:t>T</w:t>
      </w:r>
      <w:r w:rsidRPr="0086268D">
        <w:t xml:space="preserve">he SNPV and carbon savings reported in this impact assessment should be considered jointly with the SNPV and carbon savings reported in the final stage impact assessment for </w:t>
      </w:r>
      <w:r w:rsidR="720082FE">
        <w:t>HMG</w:t>
      </w:r>
      <w:r w:rsidRPr="0086268D">
        <w:t>’s G</w:t>
      </w:r>
      <w:r>
        <w:t>GSS</w:t>
      </w:r>
      <w:r w:rsidRPr="00BD326D">
        <w:t xml:space="preserve"> </w:t>
      </w:r>
      <w:r>
        <w:t>(d</w:t>
      </w:r>
      <w:r w:rsidRPr="0086268D">
        <w:t>ue to the interactions between policies</w:t>
      </w:r>
      <w:r>
        <w:t xml:space="preserve"> as presented in this impact assessment). Although both impact assessments are based on 2020 prices, they use different base years to discount associated costs and benefits</w:t>
      </w:r>
      <w:r w:rsidR="00554C21">
        <w:rPr>
          <w:rStyle w:val="FootnoteReference"/>
        </w:rPr>
        <w:footnoteReference w:id="412"/>
      </w:r>
      <w:r>
        <w:t xml:space="preserve">. To enable </w:t>
      </w:r>
      <w:r>
        <w:rPr>
          <w:lang w:eastAsia="en-GB"/>
        </w:rPr>
        <w:t xml:space="preserve">joint interpretation between </w:t>
      </w:r>
      <w:r w:rsidR="00716D0D">
        <w:rPr>
          <w:lang w:eastAsia="en-GB"/>
        </w:rPr>
        <w:t>Simpler Recycling</w:t>
      </w:r>
      <w:r>
        <w:rPr>
          <w:lang w:eastAsia="en-GB"/>
        </w:rPr>
        <w:t xml:space="preserve"> and the GGSS</w:t>
      </w:r>
      <w:r w:rsidRPr="003668E5" w:rsidR="00554C21">
        <w:rPr>
          <w:rStyle w:val="FootnoteReference"/>
          <w:rFonts w:cs="Arial"/>
        </w:rPr>
        <w:footnoteReference w:id="413"/>
      </w:r>
      <w:r w:rsidRPr="003668E5">
        <w:rPr>
          <w:lang w:eastAsia="en-GB"/>
        </w:rPr>
        <w:t xml:space="preserve"> Table </w:t>
      </w:r>
      <w:r w:rsidRPr="003668E5" w:rsidR="24A6FE72">
        <w:rPr>
          <w:lang w:eastAsia="en-GB"/>
        </w:rPr>
        <w:t>60</w:t>
      </w:r>
      <w:r w:rsidRPr="003668E5">
        <w:rPr>
          <w:lang w:eastAsia="en-GB"/>
        </w:rPr>
        <w:t xml:space="preserve"> presents the costs and benefits using 2020 as a base year to align with the GGSS analysis (i.e., this impact assessment uses 202</w:t>
      </w:r>
      <w:r w:rsidR="00FA5B0F">
        <w:rPr>
          <w:lang w:eastAsia="en-GB"/>
        </w:rPr>
        <w:t>4</w:t>
      </w:r>
      <w:r w:rsidRPr="003668E5">
        <w:rPr>
          <w:lang w:eastAsia="en-GB"/>
        </w:rPr>
        <w:t xml:space="preserve"> as its base year). In this Annex G, we also present low and high SNPV discounted to 2020</w:t>
      </w:r>
      <w:r w:rsidRPr="7C995945" w:rsidR="443D1736">
        <w:rPr>
          <w:lang w:eastAsia="en-GB"/>
        </w:rPr>
        <w:t xml:space="preserve"> (</w:t>
      </w:r>
      <w:r w:rsidRPr="7C995945" w:rsidR="3802E9D3">
        <w:rPr>
          <w:lang w:eastAsia="en-GB"/>
        </w:rPr>
        <w:t>T</w:t>
      </w:r>
      <w:r w:rsidRPr="7C995945" w:rsidR="443D1736">
        <w:rPr>
          <w:lang w:eastAsia="en-GB"/>
        </w:rPr>
        <w:t>ables 61 and 62 respectively)</w:t>
      </w:r>
      <w:r w:rsidRPr="003668E5">
        <w:rPr>
          <w:lang w:eastAsia="en-GB"/>
        </w:rPr>
        <w:t>.</w:t>
      </w:r>
      <w:r w:rsidRPr="7C995945" w:rsidR="443D1736">
        <w:rPr>
          <w:lang w:eastAsia="en-GB"/>
        </w:rPr>
        <w:t xml:space="preserve"> </w:t>
      </w:r>
      <w:r>
        <w:rPr>
          <w:lang w:eastAsia="en-GB"/>
        </w:rPr>
        <w:t xml:space="preserve">  </w:t>
      </w:r>
    </w:p>
    <w:p w:rsidR="003668E5" w:rsidP="00554C21" w:rsidRDefault="003668E5" w14:paraId="684CE79B" w14:textId="695E1CD1">
      <w:pPr>
        <w:jc w:val="both"/>
        <w:rPr>
          <w:lang w:eastAsia="en-GB"/>
        </w:rPr>
      </w:pPr>
    </w:p>
    <w:p w:rsidRPr="003668E5" w:rsidR="00554C21" w:rsidP="00554C21" w:rsidRDefault="00554C21" w14:paraId="2A8AA4A6" w14:textId="45FA0872">
      <w:pPr>
        <w:pStyle w:val="NoSpacing"/>
        <w:rPr>
          <w:rFonts w:ascii="Arial" w:hAnsi="Arial" w:cs="Arial"/>
          <w:sz w:val="24"/>
          <w:szCs w:val="24"/>
        </w:rPr>
      </w:pPr>
      <w:bookmarkStart w:name="_Hlk104821982" w:id="133"/>
      <w:r w:rsidRPr="003668E5">
        <w:rPr>
          <w:rFonts w:ascii="Arial" w:hAnsi="Arial" w:cs="Arial"/>
          <w:b/>
          <w:bCs/>
          <w:sz w:val="24"/>
          <w:szCs w:val="24"/>
        </w:rPr>
        <w:t xml:space="preserve">Table </w:t>
      </w:r>
      <w:r w:rsidRPr="003668E5" w:rsidR="003668E5">
        <w:rPr>
          <w:rFonts w:ascii="Arial" w:hAnsi="Arial" w:cs="Arial"/>
          <w:b/>
          <w:bCs/>
          <w:sz w:val="24"/>
          <w:szCs w:val="24"/>
        </w:rPr>
        <w:t>60</w:t>
      </w:r>
      <w:r w:rsidRPr="003668E5">
        <w:rPr>
          <w:rFonts w:ascii="Arial" w:hAnsi="Arial" w:cs="Arial"/>
          <w:b/>
          <w:bCs/>
          <w:sz w:val="24"/>
          <w:szCs w:val="24"/>
        </w:rPr>
        <w:t>: Central analysis for the municipal scenarios 1M-4M, (</w:t>
      </w:r>
      <w:r w:rsidRPr="003668E5">
        <w:rPr>
          <w:rFonts w:ascii="Arial" w:hAnsi="Arial" w:cs="Arial"/>
          <w:b/>
          <w:bCs/>
          <w:i/>
          <w:sz w:val="24"/>
          <w:szCs w:val="24"/>
        </w:rPr>
        <w:t>with</w:t>
      </w:r>
      <w:r w:rsidRPr="003668E5">
        <w:rPr>
          <w:rFonts w:ascii="Arial" w:hAnsi="Arial" w:cs="Arial"/>
          <w:b/>
          <w:bCs/>
          <w:sz w:val="24"/>
          <w:szCs w:val="24"/>
        </w:rPr>
        <w:t xml:space="preserve"> DRS effects, 2020 prices, discounted to 2020 PV (£m)).</w:t>
      </w:r>
    </w:p>
    <w:bookmarkEnd w:id="133"/>
    <w:tbl>
      <w:tblPr>
        <w:tblStyle w:val="TableGrid1"/>
        <w:tblW w:w="10814" w:type="dxa"/>
        <w:jc w:val="center"/>
        <w:tblLook w:val="04A0" w:firstRow="1" w:lastRow="0" w:firstColumn="1" w:lastColumn="0" w:noHBand="0" w:noVBand="1"/>
      </w:tblPr>
      <w:tblGrid>
        <w:gridCol w:w="225"/>
        <w:gridCol w:w="4214"/>
        <w:gridCol w:w="1649"/>
        <w:gridCol w:w="1560"/>
        <w:gridCol w:w="1515"/>
        <w:gridCol w:w="1651"/>
      </w:tblGrid>
      <w:tr w:rsidRPr="00AE5E35" w:rsidR="005E23A6" w:rsidTr="7C995945" w14:paraId="733582E3" w14:textId="77777777">
        <w:trPr>
          <w:trHeight w:val="147"/>
          <w:jc w:val="center"/>
        </w:trPr>
        <w:tc>
          <w:tcPr>
            <w:tcW w:w="4439" w:type="dxa"/>
            <w:gridSpan w:val="2"/>
            <w:noWrap/>
            <w:hideMark/>
          </w:tcPr>
          <w:p w:rsidRPr="00AE5E35" w:rsidR="005E23A6" w:rsidP="00515D07" w:rsidRDefault="005E23A6" w14:paraId="0BA8ACD4" w14:textId="7E85BCFF">
            <w:pPr>
              <w:rPr>
                <w:rFonts w:ascii="Times New Roman" w:hAnsi="Times New Roman"/>
                <w:sz w:val="22"/>
                <w:szCs w:val="22"/>
                <w:lang w:eastAsia="en-GB"/>
              </w:rPr>
            </w:pPr>
          </w:p>
        </w:tc>
        <w:tc>
          <w:tcPr>
            <w:tcW w:w="1649" w:type="dxa"/>
            <w:noWrap/>
            <w:hideMark/>
          </w:tcPr>
          <w:p w:rsidRPr="00AE5E35" w:rsidR="005E23A6" w:rsidP="00515D07" w:rsidRDefault="005E23A6" w14:paraId="60FAEEDF" w14:textId="77777777">
            <w:pPr>
              <w:jc w:val="center"/>
              <w:rPr>
                <w:rFonts w:cs="Arial"/>
                <w:b/>
                <w:bCs/>
                <w:color w:val="000000"/>
                <w:sz w:val="22"/>
                <w:szCs w:val="22"/>
                <w:lang w:eastAsia="en-GB"/>
              </w:rPr>
            </w:pPr>
            <w:r w:rsidRPr="00AE5E35">
              <w:rPr>
                <w:rFonts w:cs="Arial"/>
                <w:b/>
                <w:bCs/>
                <w:color w:val="000000"/>
                <w:sz w:val="22"/>
                <w:szCs w:val="22"/>
                <w:lang w:eastAsia="en-GB"/>
              </w:rPr>
              <w:t>Option 1M</w:t>
            </w:r>
          </w:p>
        </w:tc>
        <w:tc>
          <w:tcPr>
            <w:tcW w:w="1560" w:type="dxa"/>
            <w:noWrap/>
            <w:hideMark/>
          </w:tcPr>
          <w:p w:rsidRPr="00AE5E35" w:rsidR="005E23A6" w:rsidP="00515D07" w:rsidRDefault="005E23A6" w14:paraId="15AAC126" w14:textId="77777777">
            <w:pPr>
              <w:jc w:val="center"/>
              <w:rPr>
                <w:rFonts w:cs="Arial"/>
                <w:b/>
                <w:bCs/>
                <w:color w:val="000000"/>
                <w:sz w:val="22"/>
                <w:szCs w:val="22"/>
                <w:lang w:eastAsia="en-GB"/>
              </w:rPr>
            </w:pPr>
            <w:r w:rsidRPr="00AE5E35">
              <w:rPr>
                <w:rFonts w:cs="Arial"/>
                <w:b/>
                <w:bCs/>
                <w:color w:val="000000"/>
                <w:sz w:val="22"/>
                <w:szCs w:val="22"/>
                <w:lang w:eastAsia="en-GB"/>
              </w:rPr>
              <w:t>Option 2M</w:t>
            </w:r>
          </w:p>
        </w:tc>
        <w:tc>
          <w:tcPr>
            <w:tcW w:w="1515" w:type="dxa"/>
            <w:noWrap/>
            <w:hideMark/>
          </w:tcPr>
          <w:p w:rsidRPr="00AE5E35" w:rsidR="005E23A6" w:rsidP="00515D07" w:rsidRDefault="005E23A6" w14:paraId="52C08401" w14:textId="77777777">
            <w:pPr>
              <w:jc w:val="center"/>
              <w:rPr>
                <w:rFonts w:cs="Arial"/>
                <w:b/>
                <w:bCs/>
                <w:color w:val="000000"/>
                <w:sz w:val="22"/>
                <w:szCs w:val="22"/>
                <w:lang w:eastAsia="en-GB"/>
              </w:rPr>
            </w:pPr>
            <w:r w:rsidRPr="00AE5E35">
              <w:rPr>
                <w:rFonts w:cs="Arial"/>
                <w:b/>
                <w:bCs/>
                <w:color w:val="000000"/>
                <w:sz w:val="22"/>
                <w:szCs w:val="22"/>
                <w:lang w:eastAsia="en-GB"/>
              </w:rPr>
              <w:t>Option 3M</w:t>
            </w:r>
          </w:p>
        </w:tc>
        <w:tc>
          <w:tcPr>
            <w:tcW w:w="1651" w:type="dxa"/>
            <w:noWrap/>
            <w:hideMark/>
          </w:tcPr>
          <w:p w:rsidRPr="00AE5E35" w:rsidR="005E23A6" w:rsidP="00515D07" w:rsidRDefault="005E23A6" w14:paraId="3E94F2DB" w14:textId="77777777">
            <w:pPr>
              <w:jc w:val="center"/>
              <w:rPr>
                <w:rFonts w:cs="Arial"/>
                <w:b/>
                <w:bCs/>
                <w:color w:val="000000"/>
                <w:sz w:val="22"/>
                <w:szCs w:val="22"/>
                <w:lang w:eastAsia="en-GB"/>
              </w:rPr>
            </w:pPr>
            <w:r w:rsidRPr="00AE5E35">
              <w:rPr>
                <w:rFonts w:cs="Arial"/>
                <w:b/>
                <w:bCs/>
                <w:color w:val="000000"/>
                <w:sz w:val="22"/>
                <w:szCs w:val="22"/>
                <w:lang w:eastAsia="en-GB"/>
              </w:rPr>
              <w:t>Option 4M</w:t>
            </w:r>
          </w:p>
        </w:tc>
      </w:tr>
      <w:tr w:rsidRPr="00AE5E35" w:rsidR="005E23A6" w:rsidTr="7C995945" w14:paraId="210AF06D" w14:textId="77777777">
        <w:trPr>
          <w:trHeight w:val="147"/>
          <w:jc w:val="center"/>
        </w:trPr>
        <w:tc>
          <w:tcPr>
            <w:tcW w:w="4439" w:type="dxa"/>
            <w:gridSpan w:val="2"/>
            <w:hideMark/>
          </w:tcPr>
          <w:p w:rsidRPr="00AE5E35" w:rsidR="005E23A6" w:rsidP="00515D07" w:rsidRDefault="005E23A6" w14:paraId="66EB3BAB" w14:textId="77777777">
            <w:pPr>
              <w:jc w:val="center"/>
              <w:rPr>
                <w:rFonts w:cs="Arial"/>
                <w:color w:val="000000"/>
                <w:sz w:val="22"/>
                <w:szCs w:val="22"/>
                <w:lang w:eastAsia="en-GB"/>
              </w:rPr>
            </w:pPr>
            <w:r w:rsidRPr="00AE5E35">
              <w:rPr>
                <w:rFonts w:cs="Arial"/>
                <w:color w:val="000000"/>
                <w:sz w:val="22"/>
                <w:szCs w:val="22"/>
                <w:lang w:eastAsia="en-GB"/>
              </w:rPr>
              <w:t>Municipal recycling rate achieved (</w:t>
            </w:r>
            <w:r>
              <w:rPr>
                <w:rFonts w:cs="Arial"/>
                <w:color w:val="000000"/>
                <w:sz w:val="22"/>
                <w:szCs w:val="22"/>
                <w:lang w:eastAsia="en-GB"/>
              </w:rPr>
              <w:t>b</w:t>
            </w:r>
            <w:r w:rsidRPr="00AE5E35">
              <w:rPr>
                <w:rFonts w:cs="Arial"/>
                <w:color w:val="000000"/>
                <w:sz w:val="22"/>
                <w:szCs w:val="22"/>
                <w:lang w:eastAsia="en-GB"/>
              </w:rPr>
              <w:t xml:space="preserve">aseline rate </w:t>
            </w:r>
            <w:r>
              <w:rPr>
                <w:rFonts w:cs="Arial"/>
                <w:color w:val="000000"/>
                <w:sz w:val="22"/>
                <w:szCs w:val="22"/>
                <w:lang w:eastAsia="en-GB"/>
              </w:rPr>
              <w:t>42.3</w:t>
            </w:r>
            <w:r w:rsidRPr="00AE5E35">
              <w:rPr>
                <w:rFonts w:cs="Arial"/>
                <w:color w:val="000000"/>
                <w:sz w:val="22"/>
                <w:szCs w:val="22"/>
                <w:lang w:eastAsia="en-GB"/>
              </w:rPr>
              <w:t>%)</w:t>
            </w:r>
          </w:p>
        </w:tc>
        <w:tc>
          <w:tcPr>
            <w:tcW w:w="1649" w:type="dxa"/>
            <w:noWrap/>
            <w:vAlign w:val="center"/>
          </w:tcPr>
          <w:p w:rsidRPr="00AE5E35" w:rsidR="005E23A6" w:rsidP="00515D07" w:rsidRDefault="005E23A6" w14:paraId="695CFD0A" w14:textId="6985D4D1">
            <w:pPr>
              <w:jc w:val="center"/>
              <w:rPr>
                <w:rFonts w:cs="Arial"/>
                <w:color w:val="000000"/>
                <w:sz w:val="22"/>
                <w:szCs w:val="22"/>
                <w:lang w:eastAsia="en-GB"/>
              </w:rPr>
            </w:pPr>
            <w:r>
              <w:rPr>
                <w:rFonts w:cs="Arial"/>
                <w:color w:val="000000"/>
                <w:sz w:val="20"/>
                <w:szCs w:val="20"/>
              </w:rPr>
              <w:t>5</w:t>
            </w:r>
            <w:r w:rsidR="00FF7187">
              <w:rPr>
                <w:rFonts w:cs="Arial"/>
                <w:color w:val="000000"/>
                <w:sz w:val="20"/>
                <w:szCs w:val="20"/>
              </w:rPr>
              <w:t>2.9</w:t>
            </w:r>
            <w:r>
              <w:rPr>
                <w:rFonts w:cs="Arial"/>
                <w:color w:val="000000"/>
                <w:sz w:val="20"/>
                <w:szCs w:val="20"/>
              </w:rPr>
              <w:t>%</w:t>
            </w:r>
          </w:p>
        </w:tc>
        <w:tc>
          <w:tcPr>
            <w:tcW w:w="1560" w:type="dxa"/>
            <w:noWrap/>
            <w:vAlign w:val="center"/>
          </w:tcPr>
          <w:p w:rsidRPr="00AE5E35" w:rsidR="005E23A6" w:rsidP="00515D07" w:rsidRDefault="005E23A6" w14:paraId="2F645462" w14:textId="4E4235C2">
            <w:pPr>
              <w:jc w:val="center"/>
              <w:rPr>
                <w:rFonts w:cs="Arial"/>
                <w:color w:val="000000"/>
                <w:sz w:val="22"/>
                <w:szCs w:val="22"/>
                <w:lang w:eastAsia="en-GB"/>
              </w:rPr>
            </w:pPr>
            <w:r>
              <w:rPr>
                <w:rFonts w:cs="Arial"/>
                <w:color w:val="000000"/>
                <w:sz w:val="20"/>
                <w:szCs w:val="20"/>
              </w:rPr>
              <w:t>5</w:t>
            </w:r>
            <w:r w:rsidR="00E32827">
              <w:rPr>
                <w:rFonts w:cs="Arial"/>
                <w:color w:val="000000"/>
                <w:sz w:val="20"/>
                <w:szCs w:val="20"/>
              </w:rPr>
              <w:t>7.</w:t>
            </w:r>
            <w:r w:rsidR="00FF7187">
              <w:rPr>
                <w:rFonts w:cs="Arial"/>
                <w:color w:val="000000"/>
                <w:sz w:val="20"/>
                <w:szCs w:val="20"/>
              </w:rPr>
              <w:t>6</w:t>
            </w:r>
            <w:r>
              <w:rPr>
                <w:rFonts w:cs="Arial"/>
                <w:color w:val="000000"/>
                <w:sz w:val="20"/>
                <w:szCs w:val="20"/>
              </w:rPr>
              <w:t>%</w:t>
            </w:r>
          </w:p>
        </w:tc>
        <w:tc>
          <w:tcPr>
            <w:tcW w:w="1515" w:type="dxa"/>
            <w:noWrap/>
            <w:vAlign w:val="center"/>
          </w:tcPr>
          <w:p w:rsidRPr="00AE5E35" w:rsidR="005E23A6" w:rsidP="00515D07" w:rsidRDefault="005E23A6" w14:paraId="3705EEB9" w14:textId="5D153987">
            <w:pPr>
              <w:jc w:val="center"/>
              <w:rPr>
                <w:rFonts w:cs="Arial"/>
                <w:color w:val="000000"/>
                <w:sz w:val="22"/>
                <w:szCs w:val="22"/>
                <w:lang w:eastAsia="en-GB"/>
              </w:rPr>
            </w:pPr>
            <w:r>
              <w:rPr>
                <w:rFonts w:cs="Arial"/>
                <w:color w:val="000000"/>
                <w:sz w:val="20"/>
                <w:szCs w:val="20"/>
              </w:rPr>
              <w:t>51</w:t>
            </w:r>
            <w:r w:rsidR="00E32827">
              <w:rPr>
                <w:rFonts w:cs="Arial"/>
                <w:color w:val="000000"/>
                <w:sz w:val="20"/>
                <w:szCs w:val="20"/>
              </w:rPr>
              <w:t>.</w:t>
            </w:r>
            <w:r w:rsidR="00FF7187">
              <w:rPr>
                <w:rFonts w:cs="Arial"/>
                <w:color w:val="000000"/>
                <w:sz w:val="20"/>
                <w:szCs w:val="20"/>
              </w:rPr>
              <w:t>2</w:t>
            </w:r>
            <w:r>
              <w:rPr>
                <w:rFonts w:cs="Arial"/>
                <w:color w:val="000000"/>
                <w:sz w:val="20"/>
                <w:szCs w:val="20"/>
              </w:rPr>
              <w:t>%</w:t>
            </w:r>
          </w:p>
        </w:tc>
        <w:tc>
          <w:tcPr>
            <w:tcW w:w="1651" w:type="dxa"/>
            <w:noWrap/>
            <w:vAlign w:val="center"/>
          </w:tcPr>
          <w:p w:rsidRPr="00AE5E35" w:rsidR="005E23A6" w:rsidP="00515D07" w:rsidRDefault="005E23A6" w14:paraId="79A3EEBE" w14:textId="292E5AA7">
            <w:pPr>
              <w:jc w:val="center"/>
              <w:rPr>
                <w:rFonts w:cs="Arial"/>
                <w:color w:val="000000"/>
                <w:sz w:val="22"/>
                <w:szCs w:val="22"/>
                <w:lang w:eastAsia="en-GB"/>
              </w:rPr>
            </w:pPr>
            <w:r>
              <w:rPr>
                <w:rFonts w:cs="Arial"/>
                <w:color w:val="000000"/>
                <w:sz w:val="20"/>
                <w:szCs w:val="20"/>
              </w:rPr>
              <w:t>5</w:t>
            </w:r>
            <w:r w:rsidR="00FF7187">
              <w:rPr>
                <w:rFonts w:cs="Arial"/>
                <w:color w:val="000000"/>
                <w:sz w:val="20"/>
                <w:szCs w:val="20"/>
              </w:rPr>
              <w:t>5.9</w:t>
            </w:r>
            <w:r>
              <w:rPr>
                <w:rFonts w:cs="Arial"/>
                <w:color w:val="000000"/>
                <w:sz w:val="20"/>
                <w:szCs w:val="20"/>
              </w:rPr>
              <w:t>%</w:t>
            </w:r>
          </w:p>
        </w:tc>
      </w:tr>
      <w:tr w:rsidRPr="00AE5E35" w:rsidR="005E23A6" w:rsidTr="7C995945" w14:paraId="4317CA4A" w14:textId="77777777">
        <w:trPr>
          <w:trHeight w:val="147"/>
          <w:jc w:val="center"/>
        </w:trPr>
        <w:tc>
          <w:tcPr>
            <w:tcW w:w="4439" w:type="dxa"/>
            <w:gridSpan w:val="2"/>
            <w:noWrap/>
            <w:hideMark/>
          </w:tcPr>
          <w:p w:rsidRPr="00AE5E35" w:rsidR="005E23A6" w:rsidP="00515D07" w:rsidRDefault="005E23A6" w14:paraId="3BB653C0" w14:textId="77777777">
            <w:pPr>
              <w:rPr>
                <w:rFonts w:cs="Arial"/>
                <w:color w:val="000000"/>
                <w:sz w:val="22"/>
                <w:szCs w:val="22"/>
                <w:lang w:eastAsia="en-GB"/>
              </w:rPr>
            </w:pPr>
            <w:r w:rsidRPr="00AE5E35">
              <w:rPr>
                <w:rFonts w:cs="Arial"/>
                <w:color w:val="000000"/>
                <w:sz w:val="22"/>
                <w:szCs w:val="22"/>
                <w:lang w:eastAsia="en-GB"/>
              </w:rPr>
              <w:t>Savings to households from removed garden waste charging</w:t>
            </w:r>
          </w:p>
        </w:tc>
        <w:tc>
          <w:tcPr>
            <w:tcW w:w="1649" w:type="dxa"/>
            <w:noWrap/>
            <w:vAlign w:val="center"/>
          </w:tcPr>
          <w:p w:rsidRPr="00AE5E35" w:rsidR="005E23A6" w:rsidP="00515D07" w:rsidRDefault="005E23A6" w14:paraId="5CB7B188" w14:textId="7258773B">
            <w:pPr>
              <w:jc w:val="center"/>
              <w:rPr>
                <w:rFonts w:cs="Arial"/>
                <w:color w:val="000000"/>
                <w:sz w:val="22"/>
                <w:szCs w:val="22"/>
                <w:lang w:eastAsia="en-GB"/>
              </w:rPr>
            </w:pPr>
            <w:r>
              <w:rPr>
                <w:rFonts w:cs="Arial"/>
                <w:color w:val="000000"/>
                <w:sz w:val="20"/>
                <w:szCs w:val="20"/>
              </w:rPr>
              <w:t>£1,</w:t>
            </w:r>
            <w:r w:rsidR="002D375D">
              <w:rPr>
                <w:rFonts w:cs="Arial"/>
                <w:color w:val="000000"/>
                <w:sz w:val="20"/>
                <w:szCs w:val="20"/>
              </w:rPr>
              <w:t>152</w:t>
            </w:r>
          </w:p>
        </w:tc>
        <w:tc>
          <w:tcPr>
            <w:tcW w:w="1560" w:type="dxa"/>
            <w:noWrap/>
            <w:vAlign w:val="center"/>
          </w:tcPr>
          <w:p w:rsidRPr="00AE5E35" w:rsidR="005E23A6" w:rsidP="00515D07" w:rsidRDefault="005E23A6" w14:paraId="0E22A4DF" w14:textId="46E305F9">
            <w:pPr>
              <w:jc w:val="center"/>
              <w:rPr>
                <w:rFonts w:cs="Arial"/>
                <w:color w:val="000000"/>
                <w:sz w:val="22"/>
                <w:szCs w:val="22"/>
                <w:lang w:eastAsia="en-GB"/>
              </w:rPr>
            </w:pPr>
            <w:r>
              <w:rPr>
                <w:rFonts w:cs="Arial"/>
                <w:color w:val="000000"/>
                <w:sz w:val="20"/>
                <w:szCs w:val="20"/>
              </w:rPr>
              <w:t>£1,</w:t>
            </w:r>
            <w:r w:rsidR="00425F12">
              <w:rPr>
                <w:rFonts w:cs="Arial"/>
                <w:color w:val="000000"/>
                <w:sz w:val="20"/>
                <w:szCs w:val="20"/>
              </w:rPr>
              <w:t>152</w:t>
            </w:r>
          </w:p>
        </w:tc>
        <w:tc>
          <w:tcPr>
            <w:tcW w:w="1515" w:type="dxa"/>
            <w:noWrap/>
            <w:vAlign w:val="center"/>
          </w:tcPr>
          <w:p w:rsidRPr="00AE5E35" w:rsidR="005E23A6" w:rsidP="00515D07" w:rsidRDefault="005E23A6" w14:paraId="621BB928" w14:textId="0E68FEE5">
            <w:pPr>
              <w:jc w:val="center"/>
              <w:rPr>
                <w:rFonts w:cs="Arial"/>
                <w:color w:val="000000"/>
                <w:sz w:val="22"/>
                <w:szCs w:val="22"/>
                <w:lang w:eastAsia="en-GB"/>
              </w:rPr>
            </w:pPr>
            <w:r>
              <w:rPr>
                <w:rFonts w:cs="Arial"/>
                <w:color w:val="000000"/>
                <w:sz w:val="20"/>
                <w:szCs w:val="20"/>
              </w:rPr>
              <w:t>-£</w:t>
            </w:r>
            <w:r w:rsidR="00BB0940">
              <w:rPr>
                <w:rFonts w:cs="Arial"/>
                <w:color w:val="000000"/>
                <w:sz w:val="20"/>
                <w:szCs w:val="20"/>
              </w:rPr>
              <w:t>874</w:t>
            </w:r>
          </w:p>
        </w:tc>
        <w:tc>
          <w:tcPr>
            <w:tcW w:w="1651" w:type="dxa"/>
            <w:noWrap/>
            <w:vAlign w:val="center"/>
          </w:tcPr>
          <w:p w:rsidRPr="00AE5E35" w:rsidR="005E23A6" w:rsidP="00515D07" w:rsidRDefault="005E23A6" w14:paraId="5C9B0B92" w14:textId="6D075E12">
            <w:pPr>
              <w:jc w:val="center"/>
              <w:rPr>
                <w:rFonts w:cs="Arial"/>
                <w:color w:val="000000"/>
                <w:sz w:val="22"/>
                <w:szCs w:val="22"/>
                <w:lang w:eastAsia="en-GB"/>
              </w:rPr>
            </w:pPr>
            <w:r>
              <w:rPr>
                <w:rFonts w:cs="Arial"/>
                <w:color w:val="000000"/>
                <w:sz w:val="20"/>
                <w:szCs w:val="20"/>
              </w:rPr>
              <w:t>-£</w:t>
            </w:r>
            <w:r w:rsidR="00BB0940">
              <w:rPr>
                <w:rFonts w:cs="Arial"/>
                <w:color w:val="000000"/>
                <w:sz w:val="20"/>
                <w:szCs w:val="20"/>
              </w:rPr>
              <w:t>874</w:t>
            </w:r>
          </w:p>
        </w:tc>
      </w:tr>
      <w:tr w:rsidRPr="00AE5E35" w:rsidR="005E23A6" w:rsidTr="7C995945" w14:paraId="67415D7A" w14:textId="77777777">
        <w:trPr>
          <w:trHeight w:val="147"/>
          <w:jc w:val="center"/>
        </w:trPr>
        <w:tc>
          <w:tcPr>
            <w:tcW w:w="4439" w:type="dxa"/>
            <w:gridSpan w:val="2"/>
            <w:noWrap/>
            <w:hideMark/>
          </w:tcPr>
          <w:p w:rsidRPr="00AE5E35" w:rsidR="005E23A6" w:rsidP="00515D07" w:rsidRDefault="005E23A6" w14:paraId="02B84218" w14:textId="77777777">
            <w:pPr>
              <w:rPr>
                <w:rFonts w:cs="Arial"/>
                <w:color w:val="000000"/>
                <w:sz w:val="22"/>
                <w:szCs w:val="22"/>
                <w:lang w:eastAsia="en-GB"/>
              </w:rPr>
            </w:pPr>
            <w:r w:rsidRPr="00AE5E35">
              <w:rPr>
                <w:rFonts w:cs="Arial"/>
                <w:color w:val="000000"/>
                <w:sz w:val="22"/>
                <w:szCs w:val="22"/>
                <w:lang w:eastAsia="en-GB"/>
              </w:rPr>
              <w:t>GHG emissions savings (traded and non-traded)</w:t>
            </w:r>
          </w:p>
        </w:tc>
        <w:tc>
          <w:tcPr>
            <w:tcW w:w="1649" w:type="dxa"/>
            <w:noWrap/>
            <w:vAlign w:val="center"/>
          </w:tcPr>
          <w:p w:rsidRPr="00AE5E35" w:rsidR="005E23A6" w:rsidP="00515D07" w:rsidRDefault="005E23A6" w14:paraId="71CC3196" w14:textId="3789BD31">
            <w:pPr>
              <w:jc w:val="center"/>
              <w:rPr>
                <w:rFonts w:cs="Arial"/>
                <w:color w:val="000000"/>
                <w:sz w:val="22"/>
                <w:szCs w:val="22"/>
                <w:lang w:eastAsia="en-GB"/>
              </w:rPr>
            </w:pPr>
            <w:r>
              <w:rPr>
                <w:rFonts w:cs="Arial"/>
                <w:color w:val="000000"/>
                <w:sz w:val="20"/>
                <w:szCs w:val="20"/>
              </w:rPr>
              <w:t>£6,</w:t>
            </w:r>
            <w:r w:rsidR="002D375D">
              <w:rPr>
                <w:rFonts w:cs="Arial"/>
                <w:color w:val="000000"/>
                <w:sz w:val="20"/>
                <w:szCs w:val="20"/>
              </w:rPr>
              <w:t>79</w:t>
            </w:r>
            <w:r w:rsidR="006835CC">
              <w:rPr>
                <w:rFonts w:cs="Arial"/>
                <w:color w:val="000000"/>
                <w:sz w:val="20"/>
                <w:szCs w:val="20"/>
              </w:rPr>
              <w:t>2</w:t>
            </w:r>
          </w:p>
        </w:tc>
        <w:tc>
          <w:tcPr>
            <w:tcW w:w="1560" w:type="dxa"/>
            <w:noWrap/>
            <w:vAlign w:val="center"/>
          </w:tcPr>
          <w:p w:rsidRPr="00AE5E35" w:rsidR="005E23A6" w:rsidP="00515D07" w:rsidRDefault="005E23A6" w14:paraId="41974167" w14:textId="3A2BCB21">
            <w:pPr>
              <w:jc w:val="center"/>
              <w:rPr>
                <w:rFonts w:cs="Arial"/>
                <w:color w:val="000000"/>
                <w:sz w:val="22"/>
                <w:szCs w:val="22"/>
                <w:lang w:eastAsia="en-GB"/>
              </w:rPr>
            </w:pPr>
            <w:r>
              <w:rPr>
                <w:rFonts w:cs="Arial"/>
                <w:color w:val="000000"/>
                <w:sz w:val="20"/>
                <w:szCs w:val="20"/>
              </w:rPr>
              <w:t>£9,</w:t>
            </w:r>
            <w:r w:rsidR="00425F12">
              <w:rPr>
                <w:rFonts w:cs="Arial"/>
                <w:color w:val="000000"/>
                <w:sz w:val="20"/>
                <w:szCs w:val="20"/>
              </w:rPr>
              <w:t>53</w:t>
            </w:r>
            <w:r w:rsidR="00911162">
              <w:rPr>
                <w:rFonts w:cs="Arial"/>
                <w:color w:val="000000"/>
                <w:sz w:val="20"/>
                <w:szCs w:val="20"/>
              </w:rPr>
              <w:t>7</w:t>
            </w:r>
          </w:p>
        </w:tc>
        <w:tc>
          <w:tcPr>
            <w:tcW w:w="1515" w:type="dxa"/>
            <w:noWrap/>
            <w:vAlign w:val="center"/>
          </w:tcPr>
          <w:p w:rsidRPr="00AE5E35" w:rsidR="005E23A6" w:rsidP="00515D07" w:rsidRDefault="005E23A6" w14:paraId="62B4EB33" w14:textId="3D1C9205">
            <w:pPr>
              <w:jc w:val="center"/>
              <w:rPr>
                <w:rFonts w:cs="Arial"/>
                <w:color w:val="000000"/>
                <w:sz w:val="22"/>
                <w:szCs w:val="22"/>
                <w:lang w:eastAsia="en-GB"/>
              </w:rPr>
            </w:pPr>
            <w:r>
              <w:rPr>
                <w:rFonts w:cs="Arial"/>
                <w:color w:val="000000"/>
                <w:sz w:val="20"/>
                <w:szCs w:val="20"/>
              </w:rPr>
              <w:t>£6,</w:t>
            </w:r>
            <w:r w:rsidR="00BB0940">
              <w:rPr>
                <w:rFonts w:cs="Arial"/>
                <w:color w:val="000000"/>
                <w:sz w:val="20"/>
                <w:szCs w:val="20"/>
              </w:rPr>
              <w:t>33</w:t>
            </w:r>
            <w:r w:rsidR="00DA5554">
              <w:rPr>
                <w:rFonts w:cs="Arial"/>
                <w:color w:val="000000"/>
                <w:sz w:val="20"/>
                <w:szCs w:val="20"/>
              </w:rPr>
              <w:t>4</w:t>
            </w:r>
          </w:p>
        </w:tc>
        <w:tc>
          <w:tcPr>
            <w:tcW w:w="1651" w:type="dxa"/>
            <w:noWrap/>
            <w:vAlign w:val="center"/>
          </w:tcPr>
          <w:p w:rsidRPr="00AE5E35" w:rsidR="005E23A6" w:rsidP="00515D07" w:rsidRDefault="005E23A6" w14:paraId="51AFFB1D" w14:textId="0C1AAC47">
            <w:pPr>
              <w:jc w:val="center"/>
              <w:rPr>
                <w:rFonts w:cs="Arial"/>
                <w:color w:val="000000"/>
                <w:sz w:val="22"/>
                <w:szCs w:val="22"/>
                <w:lang w:eastAsia="en-GB"/>
              </w:rPr>
            </w:pPr>
            <w:r>
              <w:rPr>
                <w:rFonts w:cs="Arial"/>
                <w:color w:val="000000"/>
                <w:sz w:val="20"/>
                <w:szCs w:val="20"/>
              </w:rPr>
              <w:t>£9,</w:t>
            </w:r>
            <w:r w:rsidR="00BB0940">
              <w:rPr>
                <w:rFonts w:cs="Arial"/>
                <w:color w:val="000000"/>
                <w:sz w:val="20"/>
                <w:szCs w:val="20"/>
              </w:rPr>
              <w:t>1</w:t>
            </w:r>
            <w:r w:rsidR="005832C6">
              <w:rPr>
                <w:rFonts w:cs="Arial"/>
                <w:color w:val="000000"/>
                <w:sz w:val="20"/>
                <w:szCs w:val="20"/>
              </w:rPr>
              <w:t>20</w:t>
            </w:r>
          </w:p>
        </w:tc>
      </w:tr>
      <w:tr w:rsidRPr="00AE5E35" w:rsidR="005E23A6" w:rsidTr="7C995945" w14:paraId="76FC8296" w14:textId="77777777">
        <w:trPr>
          <w:trHeight w:val="147"/>
          <w:jc w:val="center"/>
        </w:trPr>
        <w:tc>
          <w:tcPr>
            <w:tcW w:w="4439" w:type="dxa"/>
            <w:gridSpan w:val="2"/>
            <w:noWrap/>
            <w:hideMark/>
          </w:tcPr>
          <w:p w:rsidRPr="00AE5E35" w:rsidR="005E23A6" w:rsidP="00515D07" w:rsidRDefault="005E23A6" w14:paraId="51ABF845" w14:textId="77777777">
            <w:pPr>
              <w:rPr>
                <w:rFonts w:cs="Arial"/>
                <w:color w:val="000000"/>
                <w:sz w:val="22"/>
                <w:szCs w:val="22"/>
                <w:lang w:eastAsia="en-GB"/>
              </w:rPr>
            </w:pPr>
            <w:r w:rsidRPr="00AE5E35">
              <w:rPr>
                <w:rFonts w:cs="Arial"/>
                <w:color w:val="000000"/>
                <w:sz w:val="22"/>
                <w:szCs w:val="22"/>
                <w:lang w:eastAsia="en-GB"/>
              </w:rPr>
              <w:t>NHM landfill tax saving</w:t>
            </w:r>
          </w:p>
        </w:tc>
        <w:tc>
          <w:tcPr>
            <w:tcW w:w="1649" w:type="dxa"/>
            <w:noWrap/>
            <w:vAlign w:val="center"/>
          </w:tcPr>
          <w:p w:rsidRPr="00AE5E35" w:rsidR="005E23A6" w:rsidP="00515D07" w:rsidRDefault="005E23A6" w14:paraId="4D605EEF" w14:textId="7FF6B8D3">
            <w:pPr>
              <w:jc w:val="center"/>
              <w:rPr>
                <w:rFonts w:cs="Arial"/>
                <w:sz w:val="22"/>
                <w:szCs w:val="22"/>
                <w:lang w:eastAsia="en-GB"/>
              </w:rPr>
            </w:pPr>
            <w:r>
              <w:rPr>
                <w:rFonts w:cs="Arial"/>
                <w:color w:val="000000"/>
                <w:sz w:val="20"/>
                <w:szCs w:val="20"/>
              </w:rPr>
              <w:t>£3,</w:t>
            </w:r>
            <w:r w:rsidR="002D375D">
              <w:rPr>
                <w:rFonts w:cs="Arial"/>
                <w:color w:val="000000"/>
                <w:sz w:val="20"/>
                <w:szCs w:val="20"/>
              </w:rPr>
              <w:t>482</w:t>
            </w:r>
          </w:p>
        </w:tc>
        <w:tc>
          <w:tcPr>
            <w:tcW w:w="1560" w:type="dxa"/>
            <w:noWrap/>
            <w:vAlign w:val="center"/>
          </w:tcPr>
          <w:p w:rsidRPr="00AE5E35" w:rsidR="005E23A6" w:rsidP="00515D07" w:rsidRDefault="005E23A6" w14:paraId="0526D7EF" w14:textId="371D7BA7">
            <w:pPr>
              <w:jc w:val="center"/>
              <w:rPr>
                <w:rFonts w:cs="Arial"/>
                <w:sz w:val="22"/>
                <w:szCs w:val="22"/>
                <w:lang w:eastAsia="en-GB"/>
              </w:rPr>
            </w:pPr>
            <w:r>
              <w:rPr>
                <w:rFonts w:cs="Arial"/>
                <w:color w:val="000000"/>
                <w:sz w:val="20"/>
                <w:szCs w:val="20"/>
              </w:rPr>
              <w:t>£4,</w:t>
            </w:r>
            <w:r w:rsidR="00425F12">
              <w:rPr>
                <w:rFonts w:cs="Arial"/>
                <w:color w:val="000000"/>
                <w:sz w:val="20"/>
                <w:szCs w:val="20"/>
              </w:rPr>
              <w:t>859</w:t>
            </w:r>
          </w:p>
        </w:tc>
        <w:tc>
          <w:tcPr>
            <w:tcW w:w="1515" w:type="dxa"/>
            <w:noWrap/>
            <w:vAlign w:val="center"/>
          </w:tcPr>
          <w:p w:rsidRPr="00AE5E35" w:rsidR="005E23A6" w:rsidP="00515D07" w:rsidRDefault="005E23A6" w14:paraId="3E36AEE3" w14:textId="011D7908">
            <w:pPr>
              <w:jc w:val="center"/>
              <w:rPr>
                <w:rFonts w:cs="Arial"/>
                <w:sz w:val="22"/>
                <w:szCs w:val="22"/>
                <w:lang w:eastAsia="en-GB"/>
              </w:rPr>
            </w:pPr>
            <w:r>
              <w:rPr>
                <w:rFonts w:cs="Arial"/>
                <w:color w:val="000000"/>
                <w:sz w:val="20"/>
                <w:szCs w:val="20"/>
              </w:rPr>
              <w:t>£3,</w:t>
            </w:r>
            <w:r w:rsidR="00BB0940">
              <w:rPr>
                <w:rFonts w:cs="Arial"/>
                <w:color w:val="000000"/>
                <w:sz w:val="20"/>
                <w:szCs w:val="20"/>
              </w:rPr>
              <w:t>038</w:t>
            </w:r>
          </w:p>
        </w:tc>
        <w:tc>
          <w:tcPr>
            <w:tcW w:w="1651" w:type="dxa"/>
            <w:noWrap/>
            <w:vAlign w:val="center"/>
          </w:tcPr>
          <w:p w:rsidRPr="00AE5E35" w:rsidR="005E23A6" w:rsidP="00515D07" w:rsidRDefault="005E23A6" w14:paraId="52E003BE" w14:textId="62B8E6B2">
            <w:pPr>
              <w:jc w:val="center"/>
              <w:rPr>
                <w:rFonts w:cs="Arial"/>
                <w:sz w:val="22"/>
                <w:szCs w:val="22"/>
                <w:lang w:eastAsia="en-GB"/>
              </w:rPr>
            </w:pPr>
            <w:r>
              <w:rPr>
                <w:rFonts w:cs="Arial"/>
                <w:color w:val="000000"/>
                <w:sz w:val="20"/>
                <w:szCs w:val="20"/>
              </w:rPr>
              <w:t>£4,</w:t>
            </w:r>
            <w:r w:rsidR="00BB0940">
              <w:rPr>
                <w:rFonts w:cs="Arial"/>
                <w:color w:val="000000"/>
                <w:sz w:val="20"/>
                <w:szCs w:val="20"/>
              </w:rPr>
              <w:t>416</w:t>
            </w:r>
          </w:p>
        </w:tc>
      </w:tr>
      <w:tr w:rsidRPr="00AE5E35" w:rsidR="005E23A6" w:rsidTr="7C995945" w14:paraId="250DA1CD" w14:textId="77777777">
        <w:trPr>
          <w:trHeight w:val="147"/>
          <w:jc w:val="center"/>
        </w:trPr>
        <w:tc>
          <w:tcPr>
            <w:tcW w:w="4439" w:type="dxa"/>
            <w:gridSpan w:val="2"/>
            <w:noWrap/>
            <w:hideMark/>
          </w:tcPr>
          <w:p w:rsidRPr="00AE5E35" w:rsidR="005E23A6" w:rsidP="00515D07" w:rsidRDefault="005E23A6" w14:paraId="502AAA47" w14:textId="77777777">
            <w:pPr>
              <w:rPr>
                <w:rFonts w:cs="Arial"/>
                <w:b/>
                <w:bCs/>
                <w:color w:val="000000"/>
                <w:sz w:val="22"/>
                <w:szCs w:val="22"/>
                <w:lang w:eastAsia="en-GB"/>
              </w:rPr>
            </w:pPr>
            <w:r w:rsidRPr="00AE5E35">
              <w:rPr>
                <w:rFonts w:cs="Arial"/>
                <w:color w:val="000000"/>
                <w:sz w:val="22"/>
                <w:szCs w:val="22"/>
                <w:lang w:eastAsia="en-GB"/>
              </w:rPr>
              <w:t>Reduction in government landfill tax receipts (benefits to municipal sector included in LA and NHM rows)</w:t>
            </w:r>
          </w:p>
        </w:tc>
        <w:tc>
          <w:tcPr>
            <w:tcW w:w="1649" w:type="dxa"/>
            <w:noWrap/>
            <w:vAlign w:val="center"/>
          </w:tcPr>
          <w:p w:rsidRPr="00AE5E35" w:rsidR="005E23A6" w:rsidP="00515D07" w:rsidRDefault="005E23A6" w14:paraId="0FD35451" w14:textId="6A771CBE">
            <w:pPr>
              <w:jc w:val="center"/>
              <w:rPr>
                <w:rFonts w:cs="Arial"/>
                <w:b/>
                <w:bCs/>
                <w:color w:val="000000"/>
                <w:sz w:val="22"/>
                <w:szCs w:val="22"/>
                <w:lang w:eastAsia="en-GB"/>
              </w:rPr>
            </w:pPr>
            <w:r>
              <w:rPr>
                <w:rFonts w:cs="Arial"/>
                <w:color w:val="000000"/>
                <w:sz w:val="20"/>
                <w:szCs w:val="20"/>
              </w:rPr>
              <w:t>-£3,</w:t>
            </w:r>
            <w:r w:rsidR="002D375D">
              <w:rPr>
                <w:rFonts w:cs="Arial"/>
                <w:color w:val="000000"/>
                <w:sz w:val="20"/>
                <w:szCs w:val="20"/>
              </w:rPr>
              <w:t>638</w:t>
            </w:r>
          </w:p>
        </w:tc>
        <w:tc>
          <w:tcPr>
            <w:tcW w:w="1560" w:type="dxa"/>
            <w:noWrap/>
            <w:vAlign w:val="center"/>
          </w:tcPr>
          <w:p w:rsidRPr="00AE5E35" w:rsidR="005E23A6" w:rsidP="00515D07" w:rsidRDefault="005E23A6" w14:paraId="395657D5" w14:textId="7696A7C5">
            <w:pPr>
              <w:jc w:val="center"/>
              <w:rPr>
                <w:rFonts w:cs="Arial"/>
                <w:b/>
                <w:bCs/>
                <w:color w:val="000000"/>
                <w:sz w:val="22"/>
                <w:szCs w:val="22"/>
                <w:lang w:eastAsia="en-GB"/>
              </w:rPr>
            </w:pPr>
            <w:r>
              <w:rPr>
                <w:rFonts w:cs="Arial"/>
                <w:color w:val="000000"/>
                <w:sz w:val="20"/>
                <w:szCs w:val="20"/>
              </w:rPr>
              <w:t>-£5,</w:t>
            </w:r>
            <w:r w:rsidR="00425F12">
              <w:rPr>
                <w:rFonts w:cs="Arial"/>
                <w:color w:val="000000"/>
                <w:sz w:val="20"/>
                <w:szCs w:val="20"/>
              </w:rPr>
              <w:t>016</w:t>
            </w:r>
          </w:p>
        </w:tc>
        <w:tc>
          <w:tcPr>
            <w:tcW w:w="1515" w:type="dxa"/>
            <w:noWrap/>
            <w:vAlign w:val="center"/>
          </w:tcPr>
          <w:p w:rsidRPr="00AE5E35" w:rsidR="005E23A6" w:rsidP="00515D07" w:rsidRDefault="005E23A6" w14:paraId="407446E4" w14:textId="0CAF2F59">
            <w:pPr>
              <w:jc w:val="center"/>
              <w:rPr>
                <w:rFonts w:cs="Arial"/>
                <w:b/>
                <w:bCs/>
                <w:color w:val="000000"/>
                <w:sz w:val="22"/>
                <w:szCs w:val="22"/>
                <w:lang w:eastAsia="en-GB"/>
              </w:rPr>
            </w:pPr>
            <w:r>
              <w:rPr>
                <w:rFonts w:cs="Arial"/>
                <w:color w:val="000000"/>
                <w:sz w:val="20"/>
                <w:szCs w:val="20"/>
              </w:rPr>
              <w:t>-£3,</w:t>
            </w:r>
            <w:r w:rsidR="00BB0940">
              <w:rPr>
                <w:rFonts w:cs="Arial"/>
                <w:color w:val="000000"/>
                <w:sz w:val="20"/>
                <w:szCs w:val="20"/>
              </w:rPr>
              <w:t>168</w:t>
            </w:r>
          </w:p>
        </w:tc>
        <w:tc>
          <w:tcPr>
            <w:tcW w:w="1651" w:type="dxa"/>
            <w:noWrap/>
            <w:vAlign w:val="center"/>
          </w:tcPr>
          <w:p w:rsidRPr="00AE5E35" w:rsidR="005E23A6" w:rsidP="00515D07" w:rsidRDefault="005E23A6" w14:paraId="47D081BA" w14:textId="37B829B2">
            <w:pPr>
              <w:jc w:val="center"/>
              <w:rPr>
                <w:rFonts w:cs="Arial"/>
                <w:b/>
                <w:bCs/>
                <w:color w:val="000000"/>
                <w:sz w:val="22"/>
                <w:szCs w:val="22"/>
                <w:lang w:eastAsia="en-GB"/>
              </w:rPr>
            </w:pPr>
            <w:r>
              <w:rPr>
                <w:rFonts w:cs="Arial"/>
                <w:color w:val="000000"/>
                <w:sz w:val="20"/>
                <w:szCs w:val="20"/>
              </w:rPr>
              <w:t>-£4,</w:t>
            </w:r>
            <w:r w:rsidR="00BB0940">
              <w:rPr>
                <w:rFonts w:cs="Arial"/>
                <w:color w:val="000000"/>
                <w:sz w:val="20"/>
                <w:szCs w:val="20"/>
              </w:rPr>
              <w:t>546</w:t>
            </w:r>
          </w:p>
        </w:tc>
      </w:tr>
      <w:tr w:rsidRPr="00AE5E35" w:rsidR="005E23A6" w:rsidTr="7C995945" w14:paraId="393B1FFA" w14:textId="77777777">
        <w:trPr>
          <w:trHeight w:val="147"/>
          <w:jc w:val="center"/>
        </w:trPr>
        <w:tc>
          <w:tcPr>
            <w:tcW w:w="4439" w:type="dxa"/>
            <w:gridSpan w:val="2"/>
            <w:noWrap/>
          </w:tcPr>
          <w:p w:rsidRPr="00701AE7" w:rsidR="005E23A6" w:rsidP="00515D07" w:rsidRDefault="005E23A6" w14:paraId="1704F829" w14:textId="77777777">
            <w:pPr>
              <w:rPr>
                <w:rFonts w:cs="Arial"/>
                <w:b/>
                <w:bCs/>
                <w:color w:val="000000"/>
                <w:sz w:val="22"/>
                <w:szCs w:val="22"/>
                <w:lang w:eastAsia="en-GB"/>
              </w:rPr>
            </w:pPr>
            <w:r w:rsidRPr="00701AE7">
              <w:rPr>
                <w:rFonts w:cs="Arial"/>
                <w:b/>
                <w:bCs/>
                <w:color w:val="000000"/>
                <w:sz w:val="22"/>
                <w:szCs w:val="22"/>
                <w:lang w:eastAsia="en-GB"/>
              </w:rPr>
              <w:t>Social Benefits (Total)</w:t>
            </w:r>
          </w:p>
        </w:tc>
        <w:tc>
          <w:tcPr>
            <w:tcW w:w="1649" w:type="dxa"/>
            <w:noWrap/>
            <w:vAlign w:val="center"/>
          </w:tcPr>
          <w:p w:rsidRPr="00701AE7" w:rsidR="005E23A6" w:rsidP="00515D07" w:rsidRDefault="005E23A6" w14:paraId="34B109B2" w14:textId="764FC6D4">
            <w:pPr>
              <w:jc w:val="center"/>
              <w:rPr>
                <w:rFonts w:cs="Arial"/>
                <w:b/>
                <w:bCs/>
                <w:color w:val="000000"/>
                <w:sz w:val="20"/>
                <w:szCs w:val="20"/>
              </w:rPr>
            </w:pPr>
            <w:r>
              <w:rPr>
                <w:rFonts w:cs="Arial"/>
                <w:b/>
                <w:bCs/>
                <w:color w:val="000000"/>
                <w:sz w:val="20"/>
                <w:szCs w:val="20"/>
              </w:rPr>
              <w:t>£</w:t>
            </w:r>
            <w:r w:rsidR="002D375D">
              <w:rPr>
                <w:rFonts w:cs="Arial"/>
                <w:b/>
                <w:bCs/>
                <w:color w:val="000000"/>
                <w:sz w:val="20"/>
                <w:szCs w:val="20"/>
              </w:rPr>
              <w:t>7,78</w:t>
            </w:r>
            <w:r w:rsidR="00485424">
              <w:rPr>
                <w:rFonts w:cs="Arial"/>
                <w:b/>
                <w:bCs/>
                <w:color w:val="000000"/>
                <w:sz w:val="20"/>
                <w:szCs w:val="20"/>
              </w:rPr>
              <w:t>7</w:t>
            </w:r>
          </w:p>
        </w:tc>
        <w:tc>
          <w:tcPr>
            <w:tcW w:w="1560" w:type="dxa"/>
            <w:noWrap/>
            <w:vAlign w:val="center"/>
          </w:tcPr>
          <w:p w:rsidRPr="00701AE7" w:rsidR="005E23A6" w:rsidP="00515D07" w:rsidRDefault="005E23A6" w14:paraId="06CDD27A" w14:textId="6D8BA534">
            <w:pPr>
              <w:jc w:val="center"/>
              <w:rPr>
                <w:rFonts w:cs="Arial"/>
                <w:b/>
                <w:bCs/>
                <w:color w:val="000000"/>
                <w:sz w:val="20"/>
                <w:szCs w:val="20"/>
              </w:rPr>
            </w:pPr>
            <w:r>
              <w:rPr>
                <w:rFonts w:cs="Arial"/>
                <w:b/>
                <w:bCs/>
                <w:color w:val="000000"/>
                <w:sz w:val="20"/>
                <w:szCs w:val="20"/>
              </w:rPr>
              <w:t>£10,</w:t>
            </w:r>
            <w:r w:rsidR="00425F12">
              <w:rPr>
                <w:rFonts w:cs="Arial"/>
                <w:b/>
                <w:bCs/>
                <w:color w:val="000000"/>
                <w:sz w:val="20"/>
                <w:szCs w:val="20"/>
              </w:rPr>
              <w:t>5</w:t>
            </w:r>
            <w:r w:rsidR="00A37A78">
              <w:rPr>
                <w:rFonts w:cs="Arial"/>
                <w:b/>
                <w:bCs/>
                <w:color w:val="000000"/>
                <w:sz w:val="20"/>
                <w:szCs w:val="20"/>
              </w:rPr>
              <w:t>32</w:t>
            </w:r>
          </w:p>
        </w:tc>
        <w:tc>
          <w:tcPr>
            <w:tcW w:w="1515" w:type="dxa"/>
            <w:noWrap/>
            <w:vAlign w:val="center"/>
          </w:tcPr>
          <w:p w:rsidRPr="00701AE7" w:rsidR="005E23A6" w:rsidP="00515D07" w:rsidRDefault="005E23A6" w14:paraId="21103983" w14:textId="214DB534">
            <w:pPr>
              <w:jc w:val="center"/>
              <w:rPr>
                <w:rFonts w:cs="Arial"/>
                <w:b/>
                <w:bCs/>
                <w:color w:val="000000"/>
                <w:sz w:val="20"/>
                <w:szCs w:val="20"/>
              </w:rPr>
            </w:pPr>
            <w:r>
              <w:rPr>
                <w:rFonts w:cs="Arial"/>
                <w:b/>
                <w:bCs/>
                <w:color w:val="000000"/>
                <w:sz w:val="20"/>
                <w:szCs w:val="20"/>
              </w:rPr>
              <w:t>£5,3</w:t>
            </w:r>
            <w:r w:rsidR="00DA5554">
              <w:rPr>
                <w:rFonts w:cs="Arial"/>
                <w:b/>
                <w:bCs/>
                <w:color w:val="000000"/>
                <w:sz w:val="20"/>
                <w:szCs w:val="20"/>
              </w:rPr>
              <w:t>30</w:t>
            </w:r>
          </w:p>
        </w:tc>
        <w:tc>
          <w:tcPr>
            <w:tcW w:w="1651" w:type="dxa"/>
            <w:noWrap/>
            <w:vAlign w:val="center"/>
          </w:tcPr>
          <w:p w:rsidRPr="00701AE7" w:rsidR="005E23A6" w:rsidP="00515D07" w:rsidRDefault="005E23A6" w14:paraId="067B09FF" w14:textId="3D2D425D">
            <w:pPr>
              <w:jc w:val="center"/>
              <w:rPr>
                <w:rFonts w:cs="Arial"/>
                <w:b/>
                <w:bCs/>
                <w:color w:val="000000"/>
                <w:sz w:val="20"/>
                <w:szCs w:val="20"/>
              </w:rPr>
            </w:pPr>
            <w:r>
              <w:rPr>
                <w:rFonts w:cs="Arial"/>
                <w:b/>
                <w:bCs/>
                <w:color w:val="000000"/>
                <w:sz w:val="20"/>
                <w:szCs w:val="20"/>
              </w:rPr>
              <w:t>£8,1</w:t>
            </w:r>
            <w:r w:rsidR="00E25273">
              <w:rPr>
                <w:rFonts w:cs="Arial"/>
                <w:b/>
                <w:bCs/>
                <w:color w:val="000000"/>
                <w:sz w:val="20"/>
                <w:szCs w:val="20"/>
              </w:rPr>
              <w:t>16</w:t>
            </w:r>
          </w:p>
        </w:tc>
      </w:tr>
      <w:tr w:rsidRPr="00AE5E35" w:rsidR="005E23A6" w:rsidTr="7C995945" w14:paraId="509392E0" w14:textId="77777777">
        <w:trPr>
          <w:trHeight w:val="147"/>
          <w:jc w:val="center"/>
        </w:trPr>
        <w:tc>
          <w:tcPr>
            <w:tcW w:w="4439" w:type="dxa"/>
            <w:gridSpan w:val="2"/>
            <w:noWrap/>
            <w:hideMark/>
          </w:tcPr>
          <w:p w:rsidRPr="00AE5E35" w:rsidR="005E23A6" w:rsidP="00515D07" w:rsidRDefault="005E23A6" w14:paraId="2C469755" w14:textId="72BC2647">
            <w:pPr>
              <w:rPr>
                <w:rFonts w:cs="Arial"/>
                <w:color w:val="000000"/>
                <w:sz w:val="22"/>
                <w:szCs w:val="22"/>
                <w:lang w:eastAsia="en-GB"/>
              </w:rPr>
            </w:pPr>
            <w:r w:rsidRPr="00AE5E35">
              <w:rPr>
                <w:rFonts w:cs="Arial"/>
                <w:color w:val="000000"/>
                <w:sz w:val="22"/>
                <w:szCs w:val="22"/>
                <w:lang w:eastAsia="en-GB"/>
              </w:rPr>
              <w:t xml:space="preserve">Additional </w:t>
            </w:r>
            <w:r w:rsidR="00D97548">
              <w:rPr>
                <w:rFonts w:cs="Arial"/>
                <w:color w:val="000000"/>
                <w:sz w:val="22"/>
                <w:szCs w:val="22"/>
                <w:lang w:eastAsia="en-GB"/>
              </w:rPr>
              <w:t>local auth</w:t>
            </w:r>
            <w:r w:rsidRPr="00AE5E35">
              <w:rPr>
                <w:rFonts w:cs="Arial"/>
                <w:color w:val="000000"/>
                <w:sz w:val="22"/>
                <w:szCs w:val="22"/>
                <w:lang w:eastAsia="en-GB"/>
              </w:rPr>
              <w:t xml:space="preserve">orities net service costs (+)/savings (-) from changes in dry recycling, food waste and free garden waste collections for all HHs </w:t>
            </w:r>
          </w:p>
        </w:tc>
        <w:tc>
          <w:tcPr>
            <w:tcW w:w="1649" w:type="dxa"/>
            <w:noWrap/>
            <w:vAlign w:val="center"/>
          </w:tcPr>
          <w:p w:rsidRPr="00AE5E35" w:rsidR="005E23A6" w:rsidP="00515D07" w:rsidRDefault="005E23A6" w14:paraId="2B2865BB" w14:textId="0C57C5A7">
            <w:pPr>
              <w:jc w:val="center"/>
              <w:rPr>
                <w:rFonts w:cs="Arial"/>
                <w:color w:val="000000"/>
                <w:sz w:val="22"/>
                <w:szCs w:val="22"/>
                <w:lang w:eastAsia="en-GB"/>
              </w:rPr>
            </w:pPr>
            <w:r>
              <w:rPr>
                <w:rFonts w:cs="Arial"/>
                <w:color w:val="000000"/>
                <w:sz w:val="20"/>
                <w:szCs w:val="20"/>
              </w:rPr>
              <w:t>£</w:t>
            </w:r>
            <w:r w:rsidR="00C375F0">
              <w:rPr>
                <w:rFonts w:cs="Arial"/>
                <w:color w:val="000000"/>
                <w:sz w:val="20"/>
                <w:szCs w:val="20"/>
              </w:rPr>
              <w:t>3,061</w:t>
            </w:r>
          </w:p>
        </w:tc>
        <w:tc>
          <w:tcPr>
            <w:tcW w:w="1560" w:type="dxa"/>
            <w:noWrap/>
            <w:vAlign w:val="center"/>
          </w:tcPr>
          <w:p w:rsidRPr="00AE5E35" w:rsidR="005E23A6" w:rsidP="00515D07" w:rsidRDefault="005E23A6" w14:paraId="47D38635" w14:textId="1E463F4F">
            <w:pPr>
              <w:jc w:val="center"/>
              <w:rPr>
                <w:rFonts w:cs="Arial"/>
                <w:color w:val="000000"/>
                <w:sz w:val="22"/>
                <w:szCs w:val="22"/>
                <w:lang w:eastAsia="en-GB"/>
              </w:rPr>
            </w:pPr>
            <w:r>
              <w:rPr>
                <w:rFonts w:cs="Arial"/>
                <w:color w:val="000000"/>
                <w:sz w:val="20"/>
                <w:szCs w:val="20"/>
              </w:rPr>
              <w:t>£</w:t>
            </w:r>
            <w:r w:rsidR="00C375F0">
              <w:rPr>
                <w:rFonts w:cs="Arial"/>
                <w:color w:val="000000"/>
                <w:sz w:val="20"/>
                <w:szCs w:val="20"/>
              </w:rPr>
              <w:t>3,061</w:t>
            </w:r>
          </w:p>
        </w:tc>
        <w:tc>
          <w:tcPr>
            <w:tcW w:w="1515" w:type="dxa"/>
            <w:noWrap/>
            <w:vAlign w:val="center"/>
          </w:tcPr>
          <w:p w:rsidRPr="00AE5E35" w:rsidR="005E23A6" w:rsidP="00515D07" w:rsidRDefault="005E23A6" w14:paraId="18D07FD7" w14:textId="07F7708D">
            <w:pPr>
              <w:jc w:val="center"/>
              <w:rPr>
                <w:rFonts w:cs="Arial"/>
                <w:color w:val="000000"/>
                <w:sz w:val="22"/>
                <w:szCs w:val="22"/>
                <w:lang w:eastAsia="en-GB"/>
              </w:rPr>
            </w:pPr>
            <w:r>
              <w:rPr>
                <w:rFonts w:cs="Arial"/>
                <w:color w:val="000000"/>
                <w:sz w:val="20"/>
                <w:szCs w:val="20"/>
              </w:rPr>
              <w:t>-£</w:t>
            </w:r>
            <w:r w:rsidR="00660BE3">
              <w:rPr>
                <w:rFonts w:cs="Arial"/>
                <w:color w:val="000000"/>
                <w:sz w:val="20"/>
                <w:szCs w:val="20"/>
              </w:rPr>
              <w:t>164</w:t>
            </w:r>
          </w:p>
        </w:tc>
        <w:tc>
          <w:tcPr>
            <w:tcW w:w="1651" w:type="dxa"/>
            <w:noWrap/>
            <w:vAlign w:val="center"/>
          </w:tcPr>
          <w:p w:rsidRPr="00AE5E35" w:rsidR="005E23A6" w:rsidP="00515D07" w:rsidRDefault="005E23A6" w14:paraId="11C513C1" w14:textId="3AA58333">
            <w:pPr>
              <w:jc w:val="center"/>
              <w:rPr>
                <w:rFonts w:cs="Arial"/>
                <w:color w:val="000000"/>
                <w:sz w:val="22"/>
                <w:szCs w:val="22"/>
                <w:lang w:eastAsia="en-GB"/>
              </w:rPr>
            </w:pPr>
            <w:r>
              <w:rPr>
                <w:rFonts w:cs="Arial"/>
                <w:color w:val="000000"/>
                <w:sz w:val="20"/>
                <w:szCs w:val="20"/>
              </w:rPr>
              <w:t>-£</w:t>
            </w:r>
            <w:r w:rsidR="00660BE3">
              <w:rPr>
                <w:rFonts w:cs="Arial"/>
                <w:color w:val="000000"/>
                <w:sz w:val="20"/>
                <w:szCs w:val="20"/>
              </w:rPr>
              <w:t>164</w:t>
            </w:r>
          </w:p>
        </w:tc>
      </w:tr>
      <w:tr w:rsidRPr="00AE5E35" w:rsidR="005E23A6" w:rsidTr="7C995945" w14:paraId="0D1D9843" w14:textId="77777777">
        <w:trPr>
          <w:trHeight w:val="147"/>
          <w:jc w:val="center"/>
        </w:trPr>
        <w:tc>
          <w:tcPr>
            <w:tcW w:w="0" w:type="auto"/>
            <w:vMerge w:val="restart"/>
            <w:noWrap/>
            <w:hideMark/>
          </w:tcPr>
          <w:p w:rsidRPr="00AE5E35" w:rsidR="005E23A6" w:rsidP="00515D07" w:rsidRDefault="005E23A6" w14:paraId="48768B51" w14:textId="77777777">
            <w:pPr>
              <w:jc w:val="center"/>
              <w:rPr>
                <w:rFonts w:cs="Arial"/>
                <w:color w:val="000000"/>
                <w:sz w:val="22"/>
                <w:szCs w:val="22"/>
                <w:lang w:eastAsia="en-GB"/>
              </w:rPr>
            </w:pPr>
          </w:p>
        </w:tc>
        <w:tc>
          <w:tcPr>
            <w:tcW w:w="4214" w:type="dxa"/>
            <w:noWrap/>
            <w:hideMark/>
          </w:tcPr>
          <w:p w:rsidRPr="00AE5E35" w:rsidR="005E23A6" w:rsidP="00515D07" w:rsidRDefault="005E23A6" w14:paraId="06CB8A81" w14:textId="77777777">
            <w:pPr>
              <w:rPr>
                <w:rFonts w:cs="Arial"/>
                <w:color w:val="000000"/>
                <w:sz w:val="22"/>
                <w:szCs w:val="22"/>
                <w:lang w:eastAsia="en-GB"/>
              </w:rPr>
            </w:pPr>
            <w:r w:rsidRPr="00AE5E35">
              <w:rPr>
                <w:rFonts w:cs="Arial"/>
                <w:color w:val="000000"/>
                <w:sz w:val="22"/>
                <w:szCs w:val="22"/>
                <w:lang w:eastAsia="en-GB"/>
              </w:rPr>
              <w:t>Transition costs</w:t>
            </w:r>
          </w:p>
        </w:tc>
        <w:tc>
          <w:tcPr>
            <w:tcW w:w="1649" w:type="dxa"/>
            <w:noWrap/>
            <w:vAlign w:val="center"/>
          </w:tcPr>
          <w:p w:rsidRPr="00AE5E35" w:rsidR="005E23A6" w:rsidP="00515D07" w:rsidRDefault="005E23A6" w14:paraId="498D35CE" w14:textId="0B8AD183">
            <w:pPr>
              <w:jc w:val="center"/>
              <w:rPr>
                <w:rFonts w:cs="Arial"/>
                <w:color w:val="000000"/>
                <w:sz w:val="22"/>
                <w:szCs w:val="22"/>
                <w:lang w:eastAsia="en-GB"/>
              </w:rPr>
            </w:pPr>
            <w:r>
              <w:rPr>
                <w:rFonts w:cs="Arial"/>
                <w:color w:val="000000"/>
                <w:sz w:val="20"/>
                <w:szCs w:val="20"/>
              </w:rPr>
              <w:t>£</w:t>
            </w:r>
            <w:r w:rsidR="00425F12">
              <w:rPr>
                <w:rFonts w:cs="Arial"/>
                <w:color w:val="000000"/>
                <w:sz w:val="20"/>
                <w:szCs w:val="20"/>
              </w:rPr>
              <w:t>8</w:t>
            </w:r>
            <w:r w:rsidR="0096488F">
              <w:rPr>
                <w:rFonts w:cs="Arial"/>
                <w:color w:val="000000"/>
                <w:sz w:val="20"/>
                <w:szCs w:val="20"/>
              </w:rPr>
              <w:t>69</w:t>
            </w:r>
          </w:p>
        </w:tc>
        <w:tc>
          <w:tcPr>
            <w:tcW w:w="1560" w:type="dxa"/>
            <w:noWrap/>
            <w:vAlign w:val="center"/>
          </w:tcPr>
          <w:p w:rsidRPr="00AE5E35" w:rsidR="005E23A6" w:rsidP="00515D07" w:rsidRDefault="005E23A6" w14:paraId="4955E97D" w14:textId="402A7A7F">
            <w:pPr>
              <w:jc w:val="center"/>
              <w:rPr>
                <w:rFonts w:cs="Arial"/>
                <w:color w:val="000000"/>
                <w:sz w:val="22"/>
                <w:szCs w:val="22"/>
                <w:lang w:eastAsia="en-GB"/>
              </w:rPr>
            </w:pPr>
            <w:r>
              <w:rPr>
                <w:rFonts w:cs="Arial"/>
                <w:color w:val="000000"/>
                <w:sz w:val="20"/>
                <w:szCs w:val="20"/>
              </w:rPr>
              <w:t>£</w:t>
            </w:r>
            <w:r w:rsidR="00BB0940">
              <w:rPr>
                <w:rFonts w:cs="Arial"/>
                <w:color w:val="000000"/>
                <w:sz w:val="20"/>
                <w:szCs w:val="20"/>
              </w:rPr>
              <w:t>8</w:t>
            </w:r>
            <w:r w:rsidR="00191801">
              <w:rPr>
                <w:rFonts w:cs="Arial"/>
                <w:color w:val="000000"/>
                <w:sz w:val="20"/>
                <w:szCs w:val="20"/>
              </w:rPr>
              <w:t>69</w:t>
            </w:r>
          </w:p>
        </w:tc>
        <w:tc>
          <w:tcPr>
            <w:tcW w:w="1515" w:type="dxa"/>
            <w:noWrap/>
            <w:vAlign w:val="center"/>
          </w:tcPr>
          <w:p w:rsidRPr="00AE5E35" w:rsidR="005E23A6" w:rsidP="00515D07" w:rsidRDefault="005E23A6" w14:paraId="7FEB4F73" w14:textId="7D600379">
            <w:pPr>
              <w:jc w:val="center"/>
              <w:rPr>
                <w:rFonts w:cs="Arial"/>
                <w:color w:val="000000"/>
                <w:sz w:val="22"/>
                <w:szCs w:val="22"/>
                <w:lang w:eastAsia="en-GB"/>
              </w:rPr>
            </w:pPr>
            <w:r>
              <w:rPr>
                <w:rFonts w:cs="Arial"/>
                <w:color w:val="000000"/>
                <w:sz w:val="20"/>
                <w:szCs w:val="20"/>
              </w:rPr>
              <w:t>£6</w:t>
            </w:r>
            <w:r w:rsidR="00BB0940">
              <w:rPr>
                <w:rFonts w:cs="Arial"/>
                <w:color w:val="000000"/>
                <w:sz w:val="20"/>
                <w:szCs w:val="20"/>
              </w:rPr>
              <w:t>29</w:t>
            </w:r>
          </w:p>
        </w:tc>
        <w:tc>
          <w:tcPr>
            <w:tcW w:w="1651" w:type="dxa"/>
            <w:noWrap/>
            <w:vAlign w:val="center"/>
          </w:tcPr>
          <w:p w:rsidRPr="00AE5E35" w:rsidR="005E23A6" w:rsidP="00515D07" w:rsidRDefault="005E23A6" w14:paraId="0153F654" w14:textId="6772424C">
            <w:pPr>
              <w:jc w:val="center"/>
              <w:rPr>
                <w:rFonts w:cs="Arial"/>
                <w:color w:val="000000"/>
                <w:sz w:val="22"/>
                <w:szCs w:val="22"/>
                <w:lang w:eastAsia="en-GB"/>
              </w:rPr>
            </w:pPr>
            <w:r>
              <w:rPr>
                <w:rFonts w:cs="Arial"/>
                <w:color w:val="000000"/>
                <w:sz w:val="20"/>
                <w:szCs w:val="20"/>
              </w:rPr>
              <w:t>£6</w:t>
            </w:r>
            <w:r w:rsidR="00BB0940">
              <w:rPr>
                <w:rFonts w:cs="Arial"/>
                <w:color w:val="000000"/>
                <w:sz w:val="20"/>
                <w:szCs w:val="20"/>
              </w:rPr>
              <w:t>29</w:t>
            </w:r>
          </w:p>
        </w:tc>
      </w:tr>
      <w:tr w:rsidRPr="00AE5E35" w:rsidR="005E23A6" w:rsidTr="7C995945" w14:paraId="0942711C" w14:textId="77777777">
        <w:trPr>
          <w:trHeight w:val="147"/>
          <w:jc w:val="center"/>
        </w:trPr>
        <w:tc>
          <w:tcPr>
            <w:tcW w:w="0" w:type="auto"/>
            <w:vMerge/>
            <w:noWrap/>
            <w:hideMark/>
          </w:tcPr>
          <w:p w:rsidRPr="00AE5E35" w:rsidR="005E23A6" w:rsidP="00515D07" w:rsidRDefault="005E23A6" w14:paraId="4366E81B" w14:textId="77777777">
            <w:pPr>
              <w:jc w:val="center"/>
              <w:rPr>
                <w:rFonts w:cs="Arial"/>
                <w:color w:val="000000"/>
                <w:sz w:val="22"/>
                <w:szCs w:val="22"/>
                <w:lang w:eastAsia="en-GB"/>
              </w:rPr>
            </w:pPr>
          </w:p>
        </w:tc>
        <w:tc>
          <w:tcPr>
            <w:tcW w:w="4214" w:type="dxa"/>
            <w:noWrap/>
            <w:hideMark/>
          </w:tcPr>
          <w:p w:rsidRPr="00AE5E35" w:rsidR="005E23A6" w:rsidP="00515D07" w:rsidRDefault="2C36EA6C" w14:paraId="5DE327C4" w14:textId="5FC513EA">
            <w:pPr>
              <w:rPr>
                <w:rFonts w:cs="Arial"/>
                <w:sz w:val="22"/>
                <w:szCs w:val="22"/>
                <w:lang w:eastAsia="en-GB"/>
              </w:rPr>
            </w:pPr>
            <w:r w:rsidRPr="00AE5E35">
              <w:rPr>
                <w:rFonts w:cs="Arial"/>
                <w:sz w:val="22"/>
                <w:szCs w:val="22"/>
                <w:lang w:eastAsia="en-GB"/>
              </w:rPr>
              <w:t>Net service cost minus transition</w:t>
            </w:r>
            <w:r w:rsidRPr="7C995945" w:rsidR="005E23A6">
              <w:rPr>
                <w:rStyle w:val="FootnoteReference"/>
                <w:rFonts w:cs="Arial"/>
                <w:lang w:eastAsia="en-GB"/>
              </w:rPr>
              <w:footnoteReference w:id="414"/>
            </w:r>
          </w:p>
        </w:tc>
        <w:tc>
          <w:tcPr>
            <w:tcW w:w="1649" w:type="dxa"/>
            <w:noWrap/>
            <w:vAlign w:val="center"/>
          </w:tcPr>
          <w:p w:rsidRPr="00AE5E35" w:rsidR="005E23A6" w:rsidP="00515D07" w:rsidRDefault="005E23A6" w14:paraId="6E79652A" w14:textId="7AA71B48">
            <w:pPr>
              <w:jc w:val="center"/>
              <w:rPr>
                <w:rFonts w:cs="Arial"/>
                <w:sz w:val="22"/>
                <w:szCs w:val="22"/>
                <w:lang w:eastAsia="en-GB"/>
              </w:rPr>
            </w:pPr>
            <w:r>
              <w:rPr>
                <w:rFonts w:cs="Arial"/>
                <w:sz w:val="20"/>
                <w:szCs w:val="20"/>
              </w:rPr>
              <w:t>£</w:t>
            </w:r>
            <w:r w:rsidR="00425F12">
              <w:rPr>
                <w:rFonts w:cs="Arial"/>
                <w:sz w:val="20"/>
                <w:szCs w:val="20"/>
              </w:rPr>
              <w:t>2,</w:t>
            </w:r>
            <w:r w:rsidR="0096488F">
              <w:rPr>
                <w:rFonts w:cs="Arial"/>
                <w:sz w:val="20"/>
                <w:szCs w:val="20"/>
              </w:rPr>
              <w:t>192</w:t>
            </w:r>
          </w:p>
        </w:tc>
        <w:tc>
          <w:tcPr>
            <w:tcW w:w="1560" w:type="dxa"/>
            <w:noWrap/>
            <w:vAlign w:val="center"/>
          </w:tcPr>
          <w:p w:rsidRPr="00AE5E35" w:rsidR="005E23A6" w:rsidP="00515D07" w:rsidRDefault="005E23A6" w14:paraId="422AE9BA" w14:textId="77CE9E9A">
            <w:pPr>
              <w:jc w:val="center"/>
              <w:rPr>
                <w:rFonts w:cs="Arial"/>
                <w:sz w:val="22"/>
                <w:szCs w:val="22"/>
                <w:lang w:eastAsia="en-GB"/>
              </w:rPr>
            </w:pPr>
            <w:r>
              <w:rPr>
                <w:rFonts w:cs="Arial"/>
                <w:sz w:val="20"/>
                <w:szCs w:val="20"/>
              </w:rPr>
              <w:t>£2,</w:t>
            </w:r>
            <w:r w:rsidR="00C375F0">
              <w:rPr>
                <w:rFonts w:cs="Arial"/>
                <w:sz w:val="20"/>
                <w:szCs w:val="20"/>
              </w:rPr>
              <w:t>192</w:t>
            </w:r>
          </w:p>
        </w:tc>
        <w:tc>
          <w:tcPr>
            <w:tcW w:w="1515" w:type="dxa"/>
            <w:noWrap/>
            <w:vAlign w:val="center"/>
          </w:tcPr>
          <w:p w:rsidRPr="00AE5E35" w:rsidR="005E23A6" w:rsidP="00515D07" w:rsidRDefault="005E23A6" w14:paraId="03556CF3" w14:textId="4CA7671E">
            <w:pPr>
              <w:jc w:val="center"/>
              <w:rPr>
                <w:rFonts w:cs="Arial"/>
                <w:sz w:val="22"/>
                <w:szCs w:val="22"/>
                <w:lang w:eastAsia="en-GB"/>
              </w:rPr>
            </w:pPr>
            <w:r>
              <w:rPr>
                <w:rFonts w:cs="Arial"/>
                <w:sz w:val="20"/>
                <w:szCs w:val="20"/>
              </w:rPr>
              <w:t>-£</w:t>
            </w:r>
            <w:r w:rsidR="00536D3D">
              <w:rPr>
                <w:rFonts w:cs="Arial"/>
                <w:sz w:val="20"/>
                <w:szCs w:val="20"/>
              </w:rPr>
              <w:t>793</w:t>
            </w:r>
          </w:p>
        </w:tc>
        <w:tc>
          <w:tcPr>
            <w:tcW w:w="1651" w:type="dxa"/>
            <w:noWrap/>
            <w:vAlign w:val="center"/>
          </w:tcPr>
          <w:p w:rsidRPr="00AE5E35" w:rsidR="005E23A6" w:rsidP="00515D07" w:rsidRDefault="005E23A6" w14:paraId="7F415AB9" w14:textId="4D2BB666">
            <w:pPr>
              <w:jc w:val="center"/>
              <w:rPr>
                <w:rFonts w:cs="Arial"/>
                <w:sz w:val="22"/>
                <w:szCs w:val="22"/>
                <w:lang w:eastAsia="en-GB"/>
              </w:rPr>
            </w:pPr>
            <w:r>
              <w:rPr>
                <w:rFonts w:cs="Arial"/>
                <w:sz w:val="20"/>
                <w:szCs w:val="20"/>
              </w:rPr>
              <w:t>-£</w:t>
            </w:r>
            <w:r w:rsidR="00660BE3">
              <w:rPr>
                <w:rFonts w:cs="Arial"/>
                <w:sz w:val="20"/>
                <w:szCs w:val="20"/>
              </w:rPr>
              <w:t>793</w:t>
            </w:r>
          </w:p>
        </w:tc>
      </w:tr>
      <w:tr w:rsidRPr="00AE5E35" w:rsidR="002D057A" w:rsidTr="7C995945" w14:paraId="71DDC42E" w14:textId="77777777">
        <w:trPr>
          <w:trHeight w:val="147"/>
          <w:jc w:val="center"/>
        </w:trPr>
        <w:tc>
          <w:tcPr>
            <w:tcW w:w="0" w:type="auto"/>
            <w:noWrap/>
          </w:tcPr>
          <w:p w:rsidRPr="00AE5E35" w:rsidR="002D057A" w:rsidP="00515D07" w:rsidRDefault="002D057A" w14:paraId="3AA4A187" w14:textId="77777777">
            <w:pPr>
              <w:jc w:val="center"/>
              <w:rPr>
                <w:rFonts w:cs="Arial"/>
                <w:color w:val="000000"/>
                <w:sz w:val="22"/>
                <w:szCs w:val="22"/>
                <w:lang w:eastAsia="en-GB"/>
              </w:rPr>
            </w:pPr>
          </w:p>
        </w:tc>
        <w:tc>
          <w:tcPr>
            <w:tcW w:w="4214" w:type="dxa"/>
            <w:noWrap/>
          </w:tcPr>
          <w:p w:rsidRPr="00AE5E35" w:rsidR="002D057A" w:rsidP="00515D07" w:rsidRDefault="002D057A" w14:paraId="58D58B83" w14:textId="34A83863">
            <w:pPr>
              <w:rPr>
                <w:rFonts w:cs="Arial"/>
                <w:sz w:val="22"/>
                <w:szCs w:val="22"/>
                <w:lang w:eastAsia="en-GB"/>
              </w:rPr>
            </w:pPr>
            <w:r>
              <w:rPr>
                <w:rFonts w:cs="Arial"/>
                <w:sz w:val="22"/>
                <w:szCs w:val="22"/>
                <w:lang w:eastAsia="en-GB"/>
              </w:rPr>
              <w:t>Written assessment cost</w:t>
            </w:r>
            <w:r w:rsidR="002D492A">
              <w:rPr>
                <w:rFonts w:cs="Arial"/>
                <w:sz w:val="22"/>
                <w:szCs w:val="22"/>
                <w:lang w:eastAsia="en-GB"/>
              </w:rPr>
              <w:t>s</w:t>
            </w:r>
          </w:p>
        </w:tc>
        <w:tc>
          <w:tcPr>
            <w:tcW w:w="1649" w:type="dxa"/>
            <w:noWrap/>
            <w:vAlign w:val="center"/>
          </w:tcPr>
          <w:p w:rsidR="002D057A" w:rsidP="00515D07" w:rsidRDefault="008A72CD" w14:paraId="135607C5" w14:textId="51C0CC3A">
            <w:pPr>
              <w:jc w:val="center"/>
              <w:rPr>
                <w:rFonts w:cs="Arial"/>
                <w:sz w:val="20"/>
                <w:szCs w:val="20"/>
              </w:rPr>
            </w:pPr>
            <w:r>
              <w:rPr>
                <w:rFonts w:cs="Arial"/>
                <w:sz w:val="20"/>
                <w:szCs w:val="20"/>
              </w:rPr>
              <w:t>£0</w:t>
            </w:r>
          </w:p>
        </w:tc>
        <w:tc>
          <w:tcPr>
            <w:tcW w:w="1560" w:type="dxa"/>
            <w:noWrap/>
            <w:vAlign w:val="center"/>
          </w:tcPr>
          <w:p w:rsidR="002D057A" w:rsidP="00515D07" w:rsidRDefault="00625F5B" w14:paraId="6674C89C" w14:textId="47EA31B9">
            <w:pPr>
              <w:jc w:val="center"/>
              <w:rPr>
                <w:rFonts w:cs="Arial"/>
                <w:sz w:val="20"/>
                <w:szCs w:val="20"/>
              </w:rPr>
            </w:pPr>
            <w:r>
              <w:rPr>
                <w:rFonts w:cs="Arial"/>
                <w:sz w:val="20"/>
                <w:szCs w:val="20"/>
              </w:rPr>
              <w:t>£0</w:t>
            </w:r>
          </w:p>
        </w:tc>
        <w:tc>
          <w:tcPr>
            <w:tcW w:w="1515" w:type="dxa"/>
            <w:noWrap/>
            <w:vAlign w:val="center"/>
          </w:tcPr>
          <w:p w:rsidR="002D057A" w:rsidP="00515D07" w:rsidRDefault="00625F5B" w14:paraId="294103C8" w14:textId="64C4D7D9">
            <w:pPr>
              <w:jc w:val="center"/>
              <w:rPr>
                <w:rFonts w:cs="Arial"/>
                <w:sz w:val="20"/>
                <w:szCs w:val="20"/>
              </w:rPr>
            </w:pPr>
            <w:r>
              <w:rPr>
                <w:rFonts w:cs="Arial"/>
                <w:sz w:val="20"/>
                <w:szCs w:val="20"/>
              </w:rPr>
              <w:t>£0</w:t>
            </w:r>
          </w:p>
        </w:tc>
        <w:tc>
          <w:tcPr>
            <w:tcW w:w="1651" w:type="dxa"/>
            <w:noWrap/>
            <w:vAlign w:val="center"/>
          </w:tcPr>
          <w:p w:rsidR="002D057A" w:rsidP="00515D07" w:rsidRDefault="00625F5B" w14:paraId="3E3AD3D7" w14:textId="5EB880A1">
            <w:pPr>
              <w:jc w:val="center"/>
              <w:rPr>
                <w:rFonts w:cs="Arial"/>
                <w:sz w:val="20"/>
                <w:szCs w:val="20"/>
              </w:rPr>
            </w:pPr>
            <w:r>
              <w:rPr>
                <w:rFonts w:cs="Arial"/>
                <w:sz w:val="20"/>
                <w:szCs w:val="20"/>
              </w:rPr>
              <w:t>£0</w:t>
            </w:r>
          </w:p>
        </w:tc>
      </w:tr>
      <w:tr w:rsidRPr="00AE5E35" w:rsidR="005E23A6" w:rsidTr="7C995945" w14:paraId="1609239A" w14:textId="77777777">
        <w:trPr>
          <w:trHeight w:val="147"/>
          <w:jc w:val="center"/>
        </w:trPr>
        <w:tc>
          <w:tcPr>
            <w:tcW w:w="4439" w:type="dxa"/>
            <w:gridSpan w:val="2"/>
            <w:noWrap/>
            <w:hideMark/>
          </w:tcPr>
          <w:p w:rsidRPr="00AE5E35" w:rsidR="005E23A6" w:rsidP="00515D07" w:rsidRDefault="005E23A6" w14:paraId="1952817D" w14:textId="77777777">
            <w:pPr>
              <w:rPr>
                <w:rFonts w:cs="Arial"/>
                <w:color w:val="000000"/>
                <w:sz w:val="22"/>
                <w:szCs w:val="22"/>
                <w:lang w:eastAsia="en-GB"/>
              </w:rPr>
            </w:pPr>
            <w:r w:rsidRPr="00AE5E35">
              <w:rPr>
                <w:rFonts w:cs="Arial"/>
                <w:color w:val="000000"/>
                <w:sz w:val="22"/>
                <w:szCs w:val="22"/>
                <w:lang w:eastAsia="en-GB"/>
              </w:rPr>
              <w:t xml:space="preserve">Net cost to NHM businesses under increased recycling collections </w:t>
            </w:r>
          </w:p>
        </w:tc>
        <w:tc>
          <w:tcPr>
            <w:tcW w:w="1649" w:type="dxa"/>
            <w:noWrap/>
            <w:vAlign w:val="center"/>
          </w:tcPr>
          <w:p w:rsidRPr="00AE5E35" w:rsidR="005E23A6" w:rsidP="00515D07" w:rsidRDefault="005E23A6" w14:paraId="0D3E6703" w14:textId="4AC124BB">
            <w:pPr>
              <w:jc w:val="center"/>
              <w:rPr>
                <w:rFonts w:cs="Arial"/>
                <w:color w:val="000000"/>
                <w:sz w:val="22"/>
                <w:szCs w:val="22"/>
                <w:lang w:eastAsia="en-GB"/>
              </w:rPr>
            </w:pPr>
            <w:r>
              <w:rPr>
                <w:rFonts w:cs="Arial"/>
                <w:color w:val="000000"/>
                <w:sz w:val="20"/>
                <w:szCs w:val="20"/>
              </w:rPr>
              <w:t>-£</w:t>
            </w:r>
            <w:r w:rsidR="006A6D1C">
              <w:rPr>
                <w:rFonts w:cs="Arial"/>
                <w:color w:val="000000"/>
                <w:sz w:val="20"/>
                <w:szCs w:val="20"/>
              </w:rPr>
              <w:t>374</w:t>
            </w:r>
          </w:p>
        </w:tc>
        <w:tc>
          <w:tcPr>
            <w:tcW w:w="1560" w:type="dxa"/>
            <w:noWrap/>
            <w:vAlign w:val="center"/>
          </w:tcPr>
          <w:p w:rsidRPr="00AE5E35" w:rsidR="005E23A6" w:rsidP="00515D07" w:rsidRDefault="005E23A6" w14:paraId="2E02A652" w14:textId="2F1A6752">
            <w:pPr>
              <w:jc w:val="center"/>
              <w:rPr>
                <w:rFonts w:cs="Arial"/>
                <w:color w:val="000000"/>
                <w:sz w:val="22"/>
                <w:szCs w:val="22"/>
                <w:lang w:eastAsia="en-GB"/>
              </w:rPr>
            </w:pPr>
            <w:r>
              <w:rPr>
                <w:rFonts w:cs="Arial"/>
                <w:color w:val="000000"/>
                <w:sz w:val="20"/>
                <w:szCs w:val="20"/>
              </w:rPr>
              <w:t>£3,</w:t>
            </w:r>
            <w:r w:rsidR="006D378B">
              <w:rPr>
                <w:rFonts w:cs="Arial"/>
                <w:color w:val="000000"/>
                <w:sz w:val="20"/>
                <w:szCs w:val="20"/>
              </w:rPr>
              <w:t>065</w:t>
            </w:r>
          </w:p>
        </w:tc>
        <w:tc>
          <w:tcPr>
            <w:tcW w:w="1515" w:type="dxa"/>
            <w:noWrap/>
            <w:vAlign w:val="center"/>
          </w:tcPr>
          <w:p w:rsidRPr="00AE5E35" w:rsidR="005E23A6" w:rsidP="00515D07" w:rsidRDefault="005E23A6" w14:paraId="36B37586" w14:textId="7CE8FA14">
            <w:pPr>
              <w:jc w:val="center"/>
              <w:rPr>
                <w:rFonts w:cs="Arial"/>
                <w:color w:val="000000"/>
                <w:sz w:val="22"/>
                <w:szCs w:val="22"/>
                <w:lang w:eastAsia="en-GB"/>
              </w:rPr>
            </w:pPr>
            <w:r>
              <w:rPr>
                <w:rFonts w:cs="Arial"/>
                <w:color w:val="000000"/>
                <w:sz w:val="20"/>
                <w:szCs w:val="20"/>
              </w:rPr>
              <w:t>-£</w:t>
            </w:r>
            <w:r w:rsidR="00660BE3">
              <w:rPr>
                <w:rFonts w:cs="Arial"/>
                <w:color w:val="000000"/>
                <w:sz w:val="20"/>
                <w:szCs w:val="20"/>
              </w:rPr>
              <w:t>374</w:t>
            </w:r>
          </w:p>
        </w:tc>
        <w:tc>
          <w:tcPr>
            <w:tcW w:w="1651" w:type="dxa"/>
            <w:noWrap/>
            <w:vAlign w:val="center"/>
          </w:tcPr>
          <w:p w:rsidRPr="00AE5E35" w:rsidR="005E23A6" w:rsidP="00515D07" w:rsidRDefault="005E23A6" w14:paraId="1DB07870" w14:textId="6621DE8D">
            <w:pPr>
              <w:jc w:val="center"/>
              <w:rPr>
                <w:rFonts w:cs="Arial"/>
                <w:color w:val="000000"/>
                <w:sz w:val="22"/>
                <w:szCs w:val="22"/>
                <w:lang w:eastAsia="en-GB"/>
              </w:rPr>
            </w:pPr>
            <w:r>
              <w:rPr>
                <w:rFonts w:cs="Arial"/>
                <w:color w:val="000000"/>
                <w:sz w:val="20"/>
                <w:szCs w:val="20"/>
              </w:rPr>
              <w:t>£3,</w:t>
            </w:r>
            <w:r w:rsidR="00660BE3">
              <w:rPr>
                <w:rFonts w:cs="Arial"/>
                <w:color w:val="000000"/>
                <w:sz w:val="20"/>
                <w:szCs w:val="20"/>
              </w:rPr>
              <w:t>065</w:t>
            </w:r>
          </w:p>
        </w:tc>
      </w:tr>
      <w:tr w:rsidRPr="00AE5E35" w:rsidR="005E23A6" w:rsidTr="7C995945" w14:paraId="357218A8" w14:textId="77777777">
        <w:trPr>
          <w:trHeight w:val="147"/>
          <w:jc w:val="center"/>
        </w:trPr>
        <w:tc>
          <w:tcPr>
            <w:tcW w:w="0" w:type="auto"/>
            <w:vMerge w:val="restart"/>
            <w:noWrap/>
            <w:hideMark/>
          </w:tcPr>
          <w:p w:rsidRPr="00AE5E35" w:rsidR="005E23A6" w:rsidP="00515D07" w:rsidRDefault="005E23A6" w14:paraId="77A78649" w14:textId="77777777">
            <w:pPr>
              <w:jc w:val="center"/>
              <w:rPr>
                <w:rFonts w:cs="Arial"/>
                <w:color w:val="000000"/>
                <w:sz w:val="22"/>
                <w:szCs w:val="22"/>
                <w:lang w:eastAsia="en-GB"/>
              </w:rPr>
            </w:pPr>
          </w:p>
        </w:tc>
        <w:tc>
          <w:tcPr>
            <w:tcW w:w="4214" w:type="dxa"/>
            <w:noWrap/>
            <w:hideMark/>
          </w:tcPr>
          <w:p w:rsidRPr="00AE5E35" w:rsidR="005E23A6" w:rsidP="00515D07" w:rsidRDefault="005E23A6" w14:paraId="70D79953" w14:textId="77777777">
            <w:pPr>
              <w:rPr>
                <w:rFonts w:cs="Arial"/>
                <w:color w:val="000000"/>
                <w:sz w:val="22"/>
                <w:szCs w:val="22"/>
                <w:lang w:eastAsia="en-GB"/>
              </w:rPr>
            </w:pPr>
            <w:r w:rsidRPr="00AE5E35">
              <w:rPr>
                <w:rFonts w:cs="Arial"/>
                <w:color w:val="000000"/>
                <w:sz w:val="22"/>
                <w:szCs w:val="22"/>
                <w:lang w:eastAsia="en-GB"/>
              </w:rPr>
              <w:t>Waste management cost with DRS effect)</w:t>
            </w:r>
          </w:p>
        </w:tc>
        <w:tc>
          <w:tcPr>
            <w:tcW w:w="1649" w:type="dxa"/>
            <w:noWrap/>
            <w:vAlign w:val="center"/>
          </w:tcPr>
          <w:p w:rsidRPr="00AE5E35" w:rsidR="005E23A6" w:rsidP="00515D07" w:rsidRDefault="005E23A6" w14:paraId="1A21FA45" w14:textId="3C63AA94">
            <w:pPr>
              <w:jc w:val="center"/>
              <w:rPr>
                <w:rFonts w:cs="Arial"/>
                <w:color w:val="000000"/>
                <w:sz w:val="22"/>
                <w:szCs w:val="22"/>
                <w:lang w:eastAsia="en-GB"/>
              </w:rPr>
            </w:pPr>
            <w:r>
              <w:rPr>
                <w:rFonts w:cs="Arial"/>
                <w:color w:val="000000"/>
                <w:sz w:val="20"/>
                <w:szCs w:val="20"/>
              </w:rPr>
              <w:t>-£</w:t>
            </w:r>
            <w:r w:rsidR="006A6D1C">
              <w:rPr>
                <w:rFonts w:cs="Arial"/>
                <w:color w:val="000000"/>
                <w:sz w:val="20"/>
                <w:szCs w:val="20"/>
              </w:rPr>
              <w:t>489</w:t>
            </w:r>
          </w:p>
        </w:tc>
        <w:tc>
          <w:tcPr>
            <w:tcW w:w="1560" w:type="dxa"/>
            <w:noWrap/>
            <w:vAlign w:val="center"/>
          </w:tcPr>
          <w:p w:rsidRPr="00AE5E35" w:rsidR="005E23A6" w:rsidP="00515D07" w:rsidRDefault="005E23A6" w14:paraId="248AD8F3" w14:textId="5693C40F">
            <w:pPr>
              <w:jc w:val="center"/>
              <w:rPr>
                <w:rFonts w:cs="Arial"/>
                <w:color w:val="000000"/>
                <w:sz w:val="22"/>
                <w:szCs w:val="22"/>
                <w:lang w:eastAsia="en-GB"/>
              </w:rPr>
            </w:pPr>
            <w:r>
              <w:rPr>
                <w:rFonts w:cs="Arial"/>
                <w:color w:val="000000"/>
                <w:sz w:val="20"/>
                <w:szCs w:val="20"/>
              </w:rPr>
              <w:t>£2,</w:t>
            </w:r>
            <w:r w:rsidR="006D378B">
              <w:rPr>
                <w:rFonts w:cs="Arial"/>
                <w:color w:val="000000"/>
                <w:sz w:val="20"/>
                <w:szCs w:val="20"/>
              </w:rPr>
              <w:t>757</w:t>
            </w:r>
          </w:p>
        </w:tc>
        <w:tc>
          <w:tcPr>
            <w:tcW w:w="1515" w:type="dxa"/>
            <w:noWrap/>
            <w:vAlign w:val="center"/>
          </w:tcPr>
          <w:p w:rsidRPr="00AE5E35" w:rsidR="005E23A6" w:rsidP="00515D07" w:rsidRDefault="005E23A6" w14:paraId="7DB1985F" w14:textId="7DD55A8C">
            <w:pPr>
              <w:jc w:val="center"/>
              <w:rPr>
                <w:rFonts w:cs="Arial"/>
                <w:color w:val="000000"/>
                <w:sz w:val="22"/>
                <w:szCs w:val="22"/>
                <w:lang w:eastAsia="en-GB"/>
              </w:rPr>
            </w:pPr>
            <w:r>
              <w:rPr>
                <w:rFonts w:cs="Arial"/>
                <w:color w:val="000000"/>
                <w:sz w:val="20"/>
                <w:szCs w:val="20"/>
              </w:rPr>
              <w:t>-£</w:t>
            </w:r>
            <w:r w:rsidR="00784A27">
              <w:rPr>
                <w:rFonts w:cs="Arial"/>
                <w:color w:val="000000"/>
                <w:sz w:val="20"/>
                <w:szCs w:val="20"/>
              </w:rPr>
              <w:t>489</w:t>
            </w:r>
          </w:p>
        </w:tc>
        <w:tc>
          <w:tcPr>
            <w:tcW w:w="1651" w:type="dxa"/>
            <w:noWrap/>
            <w:vAlign w:val="center"/>
          </w:tcPr>
          <w:p w:rsidRPr="00AE5E35" w:rsidR="005E23A6" w:rsidP="00515D07" w:rsidRDefault="005E23A6" w14:paraId="212F7A43" w14:textId="7CFFAAA9">
            <w:pPr>
              <w:jc w:val="center"/>
              <w:rPr>
                <w:rFonts w:cs="Arial"/>
                <w:color w:val="000000"/>
                <w:sz w:val="22"/>
                <w:szCs w:val="22"/>
                <w:lang w:eastAsia="en-GB"/>
              </w:rPr>
            </w:pPr>
            <w:r>
              <w:rPr>
                <w:rFonts w:cs="Arial"/>
                <w:color w:val="000000"/>
                <w:sz w:val="20"/>
                <w:szCs w:val="20"/>
              </w:rPr>
              <w:t>£2,</w:t>
            </w:r>
            <w:r w:rsidR="00E25273">
              <w:rPr>
                <w:rFonts w:cs="Arial"/>
                <w:color w:val="000000"/>
                <w:sz w:val="20"/>
                <w:szCs w:val="20"/>
              </w:rPr>
              <w:t>757</w:t>
            </w:r>
          </w:p>
        </w:tc>
      </w:tr>
      <w:tr w:rsidRPr="00AE5E35" w:rsidR="005E23A6" w:rsidTr="7C995945" w14:paraId="708784D8" w14:textId="77777777">
        <w:trPr>
          <w:trHeight w:val="147"/>
          <w:jc w:val="center"/>
        </w:trPr>
        <w:tc>
          <w:tcPr>
            <w:tcW w:w="0" w:type="auto"/>
            <w:vMerge/>
            <w:noWrap/>
            <w:hideMark/>
          </w:tcPr>
          <w:p w:rsidRPr="00AE5E35" w:rsidR="005E23A6" w:rsidP="00515D07" w:rsidRDefault="005E23A6" w14:paraId="7528C756" w14:textId="77777777">
            <w:pPr>
              <w:jc w:val="center"/>
              <w:rPr>
                <w:rFonts w:cs="Arial"/>
                <w:color w:val="000000"/>
                <w:sz w:val="22"/>
                <w:szCs w:val="22"/>
                <w:lang w:eastAsia="en-GB"/>
              </w:rPr>
            </w:pPr>
          </w:p>
        </w:tc>
        <w:tc>
          <w:tcPr>
            <w:tcW w:w="4214" w:type="dxa"/>
            <w:noWrap/>
            <w:hideMark/>
          </w:tcPr>
          <w:p w:rsidRPr="00AE5E35" w:rsidR="005E23A6" w:rsidP="00515D07" w:rsidRDefault="005E23A6" w14:paraId="38741412" w14:textId="77777777">
            <w:pPr>
              <w:rPr>
                <w:rFonts w:cs="Arial"/>
                <w:color w:val="000000"/>
                <w:sz w:val="22"/>
                <w:szCs w:val="22"/>
                <w:lang w:eastAsia="en-GB"/>
              </w:rPr>
            </w:pPr>
            <w:r w:rsidRPr="00AE5E35">
              <w:rPr>
                <w:rFonts w:cs="Arial"/>
                <w:color w:val="000000"/>
                <w:sz w:val="22"/>
                <w:szCs w:val="22"/>
                <w:lang w:eastAsia="en-GB"/>
              </w:rPr>
              <w:t>Familiarisation</w:t>
            </w:r>
          </w:p>
        </w:tc>
        <w:tc>
          <w:tcPr>
            <w:tcW w:w="1649" w:type="dxa"/>
            <w:noWrap/>
            <w:vAlign w:val="center"/>
          </w:tcPr>
          <w:p w:rsidRPr="00AE5E35" w:rsidR="005E23A6" w:rsidP="00515D07" w:rsidRDefault="00B1277F" w14:paraId="5832CAAF" w14:textId="7F6FEF25">
            <w:pPr>
              <w:jc w:val="center"/>
              <w:rPr>
                <w:rFonts w:cs="Arial"/>
                <w:color w:val="000000"/>
                <w:sz w:val="22"/>
                <w:szCs w:val="22"/>
                <w:lang w:eastAsia="en-GB"/>
              </w:rPr>
            </w:pPr>
            <w:r>
              <w:rPr>
                <w:rFonts w:cs="Arial"/>
                <w:color w:val="000000"/>
                <w:sz w:val="20"/>
                <w:szCs w:val="20"/>
              </w:rPr>
              <w:t>£115</w:t>
            </w:r>
          </w:p>
        </w:tc>
        <w:tc>
          <w:tcPr>
            <w:tcW w:w="1560" w:type="dxa"/>
            <w:noWrap/>
            <w:vAlign w:val="center"/>
          </w:tcPr>
          <w:p w:rsidRPr="00AE5E35" w:rsidR="005E23A6" w:rsidP="00515D07" w:rsidRDefault="00B1277F" w14:paraId="2F9674BD" w14:textId="0436598D">
            <w:pPr>
              <w:jc w:val="center"/>
              <w:rPr>
                <w:rFonts w:cs="Arial"/>
                <w:color w:val="000000"/>
                <w:sz w:val="22"/>
                <w:szCs w:val="22"/>
                <w:lang w:eastAsia="en-GB"/>
              </w:rPr>
            </w:pPr>
            <w:r>
              <w:rPr>
                <w:rFonts w:cs="Arial"/>
                <w:color w:val="000000"/>
                <w:sz w:val="20"/>
                <w:szCs w:val="20"/>
              </w:rPr>
              <w:t>£309</w:t>
            </w:r>
          </w:p>
        </w:tc>
        <w:tc>
          <w:tcPr>
            <w:tcW w:w="1515" w:type="dxa"/>
            <w:noWrap/>
            <w:vAlign w:val="center"/>
          </w:tcPr>
          <w:p w:rsidRPr="00AE5E35" w:rsidR="005E23A6" w:rsidP="00515D07" w:rsidRDefault="00B1277F" w14:paraId="3A095658" w14:textId="34163A7C">
            <w:pPr>
              <w:jc w:val="center"/>
              <w:rPr>
                <w:rFonts w:cs="Arial"/>
                <w:color w:val="000000"/>
                <w:sz w:val="22"/>
                <w:szCs w:val="22"/>
                <w:lang w:eastAsia="en-GB"/>
              </w:rPr>
            </w:pPr>
            <w:r>
              <w:rPr>
                <w:rFonts w:cs="Arial"/>
                <w:color w:val="000000"/>
                <w:sz w:val="20"/>
                <w:szCs w:val="20"/>
              </w:rPr>
              <w:t>£115</w:t>
            </w:r>
          </w:p>
        </w:tc>
        <w:tc>
          <w:tcPr>
            <w:tcW w:w="1651" w:type="dxa"/>
            <w:noWrap/>
            <w:vAlign w:val="center"/>
          </w:tcPr>
          <w:p w:rsidRPr="00AE5E35" w:rsidR="005E23A6" w:rsidP="00515D07" w:rsidRDefault="00B1277F" w14:paraId="13424616" w14:textId="53CE6CBB">
            <w:pPr>
              <w:jc w:val="center"/>
              <w:rPr>
                <w:rFonts w:cs="Arial"/>
                <w:color w:val="000000"/>
                <w:sz w:val="22"/>
                <w:szCs w:val="22"/>
                <w:lang w:eastAsia="en-GB"/>
              </w:rPr>
            </w:pPr>
            <w:r>
              <w:rPr>
                <w:rFonts w:cs="Arial"/>
                <w:color w:val="000000"/>
                <w:sz w:val="20"/>
                <w:szCs w:val="20"/>
              </w:rPr>
              <w:t>£309</w:t>
            </w:r>
          </w:p>
        </w:tc>
      </w:tr>
      <w:tr w:rsidRPr="00AE5E35" w:rsidR="00600779" w:rsidTr="7C995945" w14:paraId="62EA9E68" w14:textId="77777777">
        <w:trPr>
          <w:trHeight w:val="147"/>
          <w:jc w:val="center"/>
        </w:trPr>
        <w:tc>
          <w:tcPr>
            <w:tcW w:w="0" w:type="auto"/>
            <w:noWrap/>
          </w:tcPr>
          <w:p w:rsidRPr="00AE5E35" w:rsidR="00600779" w:rsidP="00515D07" w:rsidRDefault="00600779" w14:paraId="5E06F343" w14:textId="77777777">
            <w:pPr>
              <w:jc w:val="center"/>
              <w:rPr>
                <w:rFonts w:cs="Arial"/>
                <w:color w:val="000000"/>
                <w:sz w:val="22"/>
                <w:szCs w:val="22"/>
                <w:lang w:eastAsia="en-GB"/>
              </w:rPr>
            </w:pPr>
          </w:p>
        </w:tc>
        <w:tc>
          <w:tcPr>
            <w:tcW w:w="4214" w:type="dxa"/>
            <w:noWrap/>
          </w:tcPr>
          <w:p w:rsidRPr="00AE5E35" w:rsidR="00600779" w:rsidP="00515D07" w:rsidRDefault="00600779" w14:paraId="4BAF44F4" w14:textId="3442B642">
            <w:pPr>
              <w:rPr>
                <w:rFonts w:cs="Arial"/>
                <w:color w:val="000000"/>
                <w:sz w:val="22"/>
                <w:szCs w:val="22"/>
                <w:lang w:eastAsia="en-GB"/>
              </w:rPr>
            </w:pPr>
            <w:r>
              <w:rPr>
                <w:rFonts w:cs="Arial"/>
                <w:color w:val="000000"/>
                <w:sz w:val="22"/>
                <w:szCs w:val="22"/>
                <w:lang w:eastAsia="en-GB"/>
              </w:rPr>
              <w:t>Written assessment c</w:t>
            </w:r>
            <w:r w:rsidR="002D057A">
              <w:rPr>
                <w:rFonts w:cs="Arial"/>
                <w:color w:val="000000"/>
                <w:sz w:val="22"/>
                <w:szCs w:val="22"/>
                <w:lang w:eastAsia="en-GB"/>
              </w:rPr>
              <w:t>osts</w:t>
            </w:r>
          </w:p>
        </w:tc>
        <w:tc>
          <w:tcPr>
            <w:tcW w:w="1649" w:type="dxa"/>
            <w:noWrap/>
            <w:vAlign w:val="center"/>
          </w:tcPr>
          <w:p w:rsidR="00600779" w:rsidP="00515D07" w:rsidRDefault="00625F5B" w14:paraId="1DF528E6" w14:textId="000C1D7F">
            <w:pPr>
              <w:jc w:val="center"/>
              <w:rPr>
                <w:rFonts w:cs="Arial"/>
                <w:color w:val="000000"/>
                <w:sz w:val="20"/>
                <w:szCs w:val="20"/>
              </w:rPr>
            </w:pPr>
            <w:r>
              <w:rPr>
                <w:rFonts w:cs="Arial"/>
                <w:color w:val="000000"/>
                <w:sz w:val="20"/>
                <w:szCs w:val="20"/>
              </w:rPr>
              <w:t>£3</w:t>
            </w:r>
          </w:p>
        </w:tc>
        <w:tc>
          <w:tcPr>
            <w:tcW w:w="1560" w:type="dxa"/>
            <w:noWrap/>
            <w:vAlign w:val="center"/>
          </w:tcPr>
          <w:p w:rsidR="00600779" w:rsidP="00515D07" w:rsidRDefault="00625F5B" w14:paraId="612EB461" w14:textId="53B2B00A">
            <w:pPr>
              <w:jc w:val="center"/>
              <w:rPr>
                <w:rFonts w:cs="Arial"/>
                <w:color w:val="000000"/>
                <w:sz w:val="20"/>
                <w:szCs w:val="20"/>
              </w:rPr>
            </w:pPr>
            <w:r>
              <w:rPr>
                <w:rFonts w:cs="Arial"/>
                <w:color w:val="000000"/>
                <w:sz w:val="20"/>
                <w:szCs w:val="20"/>
              </w:rPr>
              <w:t>£3</w:t>
            </w:r>
          </w:p>
        </w:tc>
        <w:tc>
          <w:tcPr>
            <w:tcW w:w="1515" w:type="dxa"/>
            <w:noWrap/>
            <w:vAlign w:val="center"/>
          </w:tcPr>
          <w:p w:rsidR="00600779" w:rsidP="00515D07" w:rsidRDefault="00625F5B" w14:paraId="57CAC940" w14:textId="5AFB2993">
            <w:pPr>
              <w:jc w:val="center"/>
              <w:rPr>
                <w:rFonts w:cs="Arial"/>
                <w:color w:val="000000"/>
                <w:sz w:val="20"/>
                <w:szCs w:val="20"/>
              </w:rPr>
            </w:pPr>
            <w:r>
              <w:rPr>
                <w:rFonts w:cs="Arial"/>
                <w:color w:val="000000"/>
                <w:sz w:val="20"/>
                <w:szCs w:val="20"/>
              </w:rPr>
              <w:t>£3</w:t>
            </w:r>
          </w:p>
        </w:tc>
        <w:tc>
          <w:tcPr>
            <w:tcW w:w="1651" w:type="dxa"/>
            <w:noWrap/>
            <w:vAlign w:val="center"/>
          </w:tcPr>
          <w:p w:rsidR="00600779" w:rsidP="00515D07" w:rsidRDefault="00625F5B" w14:paraId="19977831" w14:textId="2B4224A9">
            <w:pPr>
              <w:jc w:val="center"/>
              <w:rPr>
                <w:rFonts w:cs="Arial"/>
                <w:color w:val="000000"/>
                <w:sz w:val="20"/>
                <w:szCs w:val="20"/>
              </w:rPr>
            </w:pPr>
            <w:r>
              <w:rPr>
                <w:rFonts w:cs="Arial"/>
                <w:color w:val="000000"/>
                <w:sz w:val="20"/>
                <w:szCs w:val="20"/>
              </w:rPr>
              <w:t>£3</w:t>
            </w:r>
          </w:p>
        </w:tc>
      </w:tr>
      <w:tr w:rsidRPr="00AE5E35" w:rsidR="005E23A6" w:rsidTr="7C995945" w14:paraId="7BEDBE20" w14:textId="77777777">
        <w:trPr>
          <w:trHeight w:val="147"/>
          <w:jc w:val="center"/>
        </w:trPr>
        <w:tc>
          <w:tcPr>
            <w:tcW w:w="4439" w:type="dxa"/>
            <w:gridSpan w:val="2"/>
            <w:noWrap/>
            <w:hideMark/>
          </w:tcPr>
          <w:p w:rsidRPr="00AE5E35" w:rsidR="005E23A6" w:rsidP="00515D07" w:rsidRDefault="005E23A6" w14:paraId="35AD6E20" w14:textId="77777777">
            <w:pPr>
              <w:rPr>
                <w:rFonts w:cs="Arial"/>
                <w:color w:val="000000"/>
                <w:sz w:val="22"/>
                <w:szCs w:val="22"/>
                <w:lang w:eastAsia="en-GB"/>
              </w:rPr>
            </w:pPr>
            <w:r w:rsidRPr="00AE5E35">
              <w:rPr>
                <w:rFonts w:cs="Arial"/>
                <w:color w:val="000000"/>
                <w:sz w:val="22"/>
                <w:szCs w:val="22"/>
                <w:lang w:eastAsia="en-GB"/>
              </w:rPr>
              <w:t>Policy costs to apply best practices in recycling collections</w:t>
            </w:r>
          </w:p>
        </w:tc>
        <w:tc>
          <w:tcPr>
            <w:tcW w:w="1649" w:type="dxa"/>
            <w:noWrap/>
            <w:vAlign w:val="center"/>
          </w:tcPr>
          <w:p w:rsidRPr="00AE5E35" w:rsidR="005E23A6" w:rsidP="00515D07" w:rsidRDefault="005E23A6" w14:paraId="59669671" w14:textId="4D567E24">
            <w:pPr>
              <w:jc w:val="center"/>
              <w:rPr>
                <w:rFonts w:cs="Arial"/>
                <w:color w:val="000000"/>
                <w:sz w:val="22"/>
                <w:szCs w:val="22"/>
                <w:lang w:eastAsia="en-GB"/>
              </w:rPr>
            </w:pPr>
            <w:r>
              <w:rPr>
                <w:rFonts w:cs="Arial"/>
                <w:color w:val="000000"/>
                <w:sz w:val="20"/>
                <w:szCs w:val="20"/>
              </w:rPr>
              <w:t>£</w:t>
            </w:r>
            <w:r w:rsidR="00425F12">
              <w:rPr>
                <w:rFonts w:cs="Arial"/>
                <w:color w:val="000000"/>
                <w:sz w:val="20"/>
                <w:szCs w:val="20"/>
              </w:rPr>
              <w:t>5</w:t>
            </w:r>
            <w:r w:rsidR="00C7669A">
              <w:rPr>
                <w:rFonts w:cs="Arial"/>
                <w:color w:val="000000"/>
                <w:sz w:val="20"/>
                <w:szCs w:val="20"/>
              </w:rPr>
              <w:t>7</w:t>
            </w:r>
          </w:p>
        </w:tc>
        <w:tc>
          <w:tcPr>
            <w:tcW w:w="1560" w:type="dxa"/>
            <w:noWrap/>
            <w:vAlign w:val="center"/>
          </w:tcPr>
          <w:p w:rsidRPr="00AE5E35" w:rsidR="005E23A6" w:rsidP="00515D07" w:rsidRDefault="005E23A6" w14:paraId="4FA65E91" w14:textId="0A320692">
            <w:pPr>
              <w:jc w:val="center"/>
              <w:rPr>
                <w:rFonts w:cs="Arial"/>
                <w:color w:val="000000"/>
                <w:sz w:val="22"/>
                <w:szCs w:val="22"/>
                <w:lang w:eastAsia="en-GB"/>
              </w:rPr>
            </w:pPr>
            <w:r>
              <w:rPr>
                <w:rFonts w:cs="Arial"/>
                <w:color w:val="000000"/>
                <w:sz w:val="20"/>
                <w:szCs w:val="20"/>
              </w:rPr>
              <w:t>£</w:t>
            </w:r>
            <w:r w:rsidR="00BB0940">
              <w:rPr>
                <w:rFonts w:cs="Arial"/>
                <w:color w:val="000000"/>
                <w:sz w:val="20"/>
                <w:szCs w:val="20"/>
              </w:rPr>
              <w:t>5</w:t>
            </w:r>
            <w:r w:rsidR="00C7669A">
              <w:rPr>
                <w:rFonts w:cs="Arial"/>
                <w:color w:val="000000"/>
                <w:sz w:val="20"/>
                <w:szCs w:val="20"/>
              </w:rPr>
              <w:t>7</w:t>
            </w:r>
          </w:p>
        </w:tc>
        <w:tc>
          <w:tcPr>
            <w:tcW w:w="1515" w:type="dxa"/>
            <w:noWrap/>
            <w:vAlign w:val="center"/>
          </w:tcPr>
          <w:p w:rsidRPr="00AE5E35" w:rsidR="005E23A6" w:rsidP="00515D07" w:rsidRDefault="005E23A6" w14:paraId="3C86C1A2" w14:textId="3C32BA33">
            <w:pPr>
              <w:jc w:val="center"/>
              <w:rPr>
                <w:rFonts w:cs="Arial"/>
                <w:color w:val="000000"/>
                <w:sz w:val="22"/>
                <w:szCs w:val="22"/>
                <w:lang w:eastAsia="en-GB"/>
              </w:rPr>
            </w:pPr>
            <w:r>
              <w:rPr>
                <w:rFonts w:cs="Arial"/>
                <w:color w:val="000000"/>
                <w:sz w:val="20"/>
                <w:szCs w:val="20"/>
              </w:rPr>
              <w:t>£</w:t>
            </w:r>
            <w:r w:rsidR="00BB0940">
              <w:rPr>
                <w:rFonts w:cs="Arial"/>
                <w:color w:val="000000"/>
                <w:sz w:val="20"/>
                <w:szCs w:val="20"/>
              </w:rPr>
              <w:t>5</w:t>
            </w:r>
            <w:r w:rsidR="00C7669A">
              <w:rPr>
                <w:rFonts w:cs="Arial"/>
                <w:color w:val="000000"/>
                <w:sz w:val="20"/>
                <w:szCs w:val="20"/>
              </w:rPr>
              <w:t>7</w:t>
            </w:r>
          </w:p>
        </w:tc>
        <w:tc>
          <w:tcPr>
            <w:tcW w:w="1651" w:type="dxa"/>
            <w:noWrap/>
            <w:vAlign w:val="center"/>
          </w:tcPr>
          <w:p w:rsidRPr="00AE5E35" w:rsidR="005E23A6" w:rsidP="00515D07" w:rsidRDefault="005E23A6" w14:paraId="18BF3F57" w14:textId="011E01FC">
            <w:pPr>
              <w:jc w:val="center"/>
              <w:rPr>
                <w:rFonts w:cs="Arial"/>
                <w:color w:val="000000"/>
                <w:sz w:val="22"/>
                <w:szCs w:val="22"/>
                <w:lang w:eastAsia="en-GB"/>
              </w:rPr>
            </w:pPr>
            <w:r>
              <w:rPr>
                <w:rFonts w:cs="Arial"/>
                <w:color w:val="000000"/>
                <w:sz w:val="20"/>
                <w:szCs w:val="20"/>
              </w:rPr>
              <w:t>£</w:t>
            </w:r>
            <w:r w:rsidR="00BB0940">
              <w:rPr>
                <w:rFonts w:cs="Arial"/>
                <w:color w:val="000000"/>
                <w:sz w:val="20"/>
                <w:szCs w:val="20"/>
              </w:rPr>
              <w:t>5</w:t>
            </w:r>
            <w:r w:rsidR="00C7669A">
              <w:rPr>
                <w:rFonts w:cs="Arial"/>
                <w:color w:val="000000"/>
                <w:sz w:val="20"/>
                <w:szCs w:val="20"/>
              </w:rPr>
              <w:t>7</w:t>
            </w:r>
          </w:p>
        </w:tc>
      </w:tr>
      <w:tr w:rsidRPr="00AE5E35" w:rsidR="005E23A6" w:rsidTr="7C995945" w14:paraId="11266F7A" w14:textId="77777777">
        <w:trPr>
          <w:trHeight w:val="299"/>
          <w:jc w:val="center"/>
        </w:trPr>
        <w:tc>
          <w:tcPr>
            <w:tcW w:w="4439" w:type="dxa"/>
            <w:gridSpan w:val="2"/>
            <w:noWrap/>
            <w:hideMark/>
          </w:tcPr>
          <w:p w:rsidRPr="00AE5E35" w:rsidR="005E23A6" w:rsidP="00515D07" w:rsidRDefault="005E23A6" w14:paraId="6AA3C370" w14:textId="77777777">
            <w:pPr>
              <w:rPr>
                <w:rFonts w:cs="Arial"/>
                <w:b/>
                <w:bCs/>
                <w:color w:val="000000"/>
                <w:sz w:val="22"/>
                <w:szCs w:val="22"/>
                <w:lang w:eastAsia="en-GB"/>
              </w:rPr>
            </w:pPr>
            <w:r w:rsidRPr="00AE5E35">
              <w:rPr>
                <w:rFonts w:cs="Arial"/>
                <w:b/>
                <w:bCs/>
                <w:color w:val="000000"/>
                <w:sz w:val="22"/>
                <w:szCs w:val="22"/>
                <w:lang w:eastAsia="en-GB"/>
              </w:rPr>
              <w:t>Social costs (total)</w:t>
            </w:r>
          </w:p>
        </w:tc>
        <w:tc>
          <w:tcPr>
            <w:tcW w:w="1649" w:type="dxa"/>
            <w:noWrap/>
            <w:vAlign w:val="center"/>
          </w:tcPr>
          <w:p w:rsidRPr="00AE5E35" w:rsidR="005E23A6" w:rsidP="00515D07" w:rsidRDefault="00B1277F" w14:paraId="278D9C98" w14:textId="773ED0A6">
            <w:pPr>
              <w:jc w:val="center"/>
              <w:rPr>
                <w:rFonts w:cs="Arial"/>
                <w:b/>
                <w:bCs/>
                <w:color w:val="000000"/>
                <w:sz w:val="22"/>
                <w:szCs w:val="22"/>
                <w:lang w:eastAsia="en-GB"/>
              </w:rPr>
            </w:pPr>
            <w:r>
              <w:rPr>
                <w:rFonts w:cs="Arial"/>
                <w:b/>
                <w:bCs/>
                <w:color w:val="000000"/>
                <w:sz w:val="20"/>
                <w:szCs w:val="20"/>
              </w:rPr>
              <w:t>£</w:t>
            </w:r>
            <w:r w:rsidR="00425F12">
              <w:rPr>
                <w:rFonts w:cs="Arial"/>
                <w:b/>
                <w:bCs/>
                <w:color w:val="000000"/>
                <w:sz w:val="20"/>
                <w:szCs w:val="20"/>
              </w:rPr>
              <w:t>2,74</w:t>
            </w:r>
            <w:r w:rsidR="003D6B07">
              <w:rPr>
                <w:rFonts w:cs="Arial"/>
                <w:b/>
                <w:bCs/>
                <w:color w:val="000000"/>
                <w:sz w:val="20"/>
                <w:szCs w:val="20"/>
              </w:rPr>
              <w:t>7</w:t>
            </w:r>
          </w:p>
        </w:tc>
        <w:tc>
          <w:tcPr>
            <w:tcW w:w="1560" w:type="dxa"/>
            <w:noWrap/>
            <w:vAlign w:val="center"/>
          </w:tcPr>
          <w:p w:rsidRPr="00AE5E35" w:rsidR="005E23A6" w:rsidP="00515D07" w:rsidRDefault="00B1277F" w14:paraId="7EBD4530" w14:textId="3FD761AC">
            <w:pPr>
              <w:jc w:val="center"/>
              <w:rPr>
                <w:rFonts w:cs="Arial"/>
                <w:b/>
                <w:bCs/>
                <w:color w:val="000000"/>
                <w:sz w:val="22"/>
                <w:szCs w:val="22"/>
                <w:lang w:eastAsia="en-GB"/>
              </w:rPr>
            </w:pPr>
            <w:r>
              <w:rPr>
                <w:rFonts w:cs="Arial"/>
                <w:b/>
                <w:bCs/>
                <w:color w:val="000000"/>
                <w:sz w:val="20"/>
                <w:szCs w:val="20"/>
              </w:rPr>
              <w:t>£6,</w:t>
            </w:r>
            <w:r w:rsidR="00BF0403">
              <w:rPr>
                <w:rFonts w:cs="Arial"/>
                <w:b/>
                <w:bCs/>
                <w:color w:val="000000"/>
                <w:sz w:val="20"/>
                <w:szCs w:val="20"/>
              </w:rPr>
              <w:t>18</w:t>
            </w:r>
            <w:r w:rsidR="005F7FC8">
              <w:rPr>
                <w:rFonts w:cs="Arial"/>
                <w:b/>
                <w:bCs/>
                <w:color w:val="000000"/>
                <w:sz w:val="20"/>
                <w:szCs w:val="20"/>
              </w:rPr>
              <w:t>6</w:t>
            </w:r>
          </w:p>
        </w:tc>
        <w:tc>
          <w:tcPr>
            <w:tcW w:w="1515" w:type="dxa"/>
            <w:noWrap/>
            <w:vAlign w:val="center"/>
          </w:tcPr>
          <w:p w:rsidRPr="00AE5E35" w:rsidR="005E23A6" w:rsidP="00515D07" w:rsidRDefault="00B1277F" w14:paraId="3E1437B3" w14:textId="44CAE21E">
            <w:pPr>
              <w:jc w:val="center"/>
              <w:rPr>
                <w:rFonts w:cs="Arial"/>
                <w:b/>
                <w:bCs/>
                <w:color w:val="000000"/>
                <w:sz w:val="22"/>
                <w:szCs w:val="22"/>
                <w:lang w:eastAsia="en-GB"/>
              </w:rPr>
            </w:pPr>
            <w:r>
              <w:rPr>
                <w:rFonts w:cs="Arial"/>
                <w:b/>
                <w:bCs/>
                <w:color w:val="000000"/>
                <w:sz w:val="20"/>
                <w:szCs w:val="20"/>
              </w:rPr>
              <w:t>-£</w:t>
            </w:r>
            <w:r w:rsidR="00425F12">
              <w:rPr>
                <w:rFonts w:cs="Arial"/>
                <w:b/>
                <w:bCs/>
                <w:color w:val="000000"/>
                <w:sz w:val="20"/>
                <w:szCs w:val="20"/>
              </w:rPr>
              <w:t>4</w:t>
            </w:r>
            <w:r w:rsidR="005F7FC8">
              <w:rPr>
                <w:rFonts w:cs="Arial"/>
                <w:b/>
                <w:bCs/>
                <w:color w:val="000000"/>
                <w:sz w:val="20"/>
                <w:szCs w:val="20"/>
              </w:rPr>
              <w:t>78</w:t>
            </w:r>
          </w:p>
        </w:tc>
        <w:tc>
          <w:tcPr>
            <w:tcW w:w="1651" w:type="dxa"/>
            <w:noWrap/>
            <w:vAlign w:val="center"/>
          </w:tcPr>
          <w:p w:rsidRPr="00AE5E35" w:rsidR="005E23A6" w:rsidP="00515D07" w:rsidRDefault="00B1277F" w14:paraId="28A9B235" w14:textId="3651828C">
            <w:pPr>
              <w:jc w:val="center"/>
              <w:rPr>
                <w:rFonts w:cs="Arial"/>
                <w:b/>
                <w:bCs/>
                <w:color w:val="000000"/>
                <w:sz w:val="22"/>
                <w:szCs w:val="22"/>
                <w:lang w:eastAsia="en-GB"/>
              </w:rPr>
            </w:pPr>
            <w:r>
              <w:rPr>
                <w:rFonts w:cs="Arial"/>
                <w:b/>
                <w:bCs/>
                <w:color w:val="000000"/>
                <w:sz w:val="20"/>
                <w:szCs w:val="20"/>
              </w:rPr>
              <w:t>£</w:t>
            </w:r>
            <w:r w:rsidR="0090454F">
              <w:rPr>
                <w:rFonts w:cs="Arial"/>
                <w:b/>
                <w:bCs/>
                <w:color w:val="000000"/>
                <w:sz w:val="20"/>
                <w:szCs w:val="20"/>
              </w:rPr>
              <w:t>2,9</w:t>
            </w:r>
            <w:r w:rsidR="000213EB">
              <w:rPr>
                <w:rFonts w:cs="Arial"/>
                <w:b/>
                <w:bCs/>
                <w:color w:val="000000"/>
                <w:sz w:val="20"/>
                <w:szCs w:val="20"/>
              </w:rPr>
              <w:t>61</w:t>
            </w:r>
          </w:p>
        </w:tc>
      </w:tr>
      <w:tr w:rsidRPr="00AE5E35" w:rsidR="005E23A6" w:rsidTr="7C995945" w14:paraId="7E1BAC00" w14:textId="77777777">
        <w:trPr>
          <w:trHeight w:val="459"/>
          <w:jc w:val="center"/>
        </w:trPr>
        <w:tc>
          <w:tcPr>
            <w:tcW w:w="4439" w:type="dxa"/>
            <w:gridSpan w:val="2"/>
            <w:noWrap/>
            <w:hideMark/>
          </w:tcPr>
          <w:p w:rsidRPr="00AE5E35" w:rsidR="005E23A6" w:rsidP="00515D07" w:rsidRDefault="005E23A6" w14:paraId="0A8F5518" w14:textId="77777777">
            <w:pPr>
              <w:rPr>
                <w:rFonts w:cs="Arial"/>
                <w:b/>
                <w:bCs/>
                <w:color w:val="000000"/>
                <w:sz w:val="22"/>
                <w:szCs w:val="22"/>
                <w:lang w:eastAsia="en-GB"/>
              </w:rPr>
            </w:pPr>
            <w:r w:rsidRPr="00AE5E35">
              <w:rPr>
                <w:rFonts w:cs="Arial"/>
                <w:b/>
                <w:bCs/>
                <w:color w:val="000000"/>
                <w:sz w:val="22"/>
                <w:szCs w:val="22"/>
                <w:lang w:eastAsia="en-GB"/>
              </w:rPr>
              <w:t>Net present value, costs (-) / savings (+)</w:t>
            </w:r>
          </w:p>
        </w:tc>
        <w:tc>
          <w:tcPr>
            <w:tcW w:w="1649" w:type="dxa"/>
            <w:noWrap/>
            <w:vAlign w:val="center"/>
          </w:tcPr>
          <w:p w:rsidRPr="00AE5E35" w:rsidR="005E23A6" w:rsidP="00515D07" w:rsidRDefault="00B1277F" w14:paraId="37C02EEB" w14:textId="700A130B">
            <w:pPr>
              <w:jc w:val="center"/>
              <w:rPr>
                <w:rFonts w:cs="Arial"/>
                <w:b/>
                <w:bCs/>
                <w:color w:val="000000"/>
                <w:sz w:val="22"/>
                <w:szCs w:val="22"/>
                <w:lang w:eastAsia="en-GB"/>
              </w:rPr>
            </w:pPr>
            <w:r>
              <w:rPr>
                <w:rFonts w:cs="Arial"/>
                <w:b/>
                <w:bCs/>
                <w:color w:val="000000"/>
                <w:sz w:val="20"/>
                <w:szCs w:val="20"/>
              </w:rPr>
              <w:t>£</w:t>
            </w:r>
            <w:r w:rsidR="00425F12">
              <w:rPr>
                <w:rFonts w:cs="Arial"/>
                <w:b/>
                <w:bCs/>
                <w:color w:val="000000"/>
                <w:sz w:val="20"/>
                <w:szCs w:val="20"/>
              </w:rPr>
              <w:t>5,0</w:t>
            </w:r>
            <w:r w:rsidR="004148F4">
              <w:rPr>
                <w:rFonts w:cs="Arial"/>
                <w:b/>
                <w:bCs/>
                <w:color w:val="000000"/>
                <w:sz w:val="20"/>
                <w:szCs w:val="20"/>
              </w:rPr>
              <w:t>4</w:t>
            </w:r>
            <w:r w:rsidR="003D6B07">
              <w:rPr>
                <w:rFonts w:cs="Arial"/>
                <w:b/>
                <w:bCs/>
                <w:color w:val="000000"/>
                <w:sz w:val="20"/>
                <w:szCs w:val="20"/>
              </w:rPr>
              <w:t>0</w:t>
            </w:r>
          </w:p>
        </w:tc>
        <w:tc>
          <w:tcPr>
            <w:tcW w:w="1560" w:type="dxa"/>
            <w:noWrap/>
            <w:vAlign w:val="center"/>
          </w:tcPr>
          <w:p w:rsidRPr="00AE5E35" w:rsidR="005E23A6" w:rsidP="00515D07" w:rsidRDefault="00B1277F" w14:paraId="62D4C5DC" w14:textId="4D897333">
            <w:pPr>
              <w:jc w:val="center"/>
              <w:rPr>
                <w:rFonts w:cs="Arial"/>
                <w:b/>
                <w:bCs/>
                <w:color w:val="000000"/>
                <w:sz w:val="22"/>
                <w:szCs w:val="22"/>
                <w:lang w:eastAsia="en-GB"/>
              </w:rPr>
            </w:pPr>
            <w:r>
              <w:rPr>
                <w:rFonts w:cs="Arial"/>
                <w:b/>
                <w:bCs/>
                <w:color w:val="000000"/>
                <w:sz w:val="20"/>
                <w:szCs w:val="20"/>
              </w:rPr>
              <w:t>£4,</w:t>
            </w:r>
            <w:r w:rsidR="00BF0403">
              <w:rPr>
                <w:rFonts w:cs="Arial"/>
                <w:b/>
                <w:bCs/>
                <w:color w:val="000000"/>
                <w:sz w:val="20"/>
                <w:szCs w:val="20"/>
              </w:rPr>
              <w:t>3</w:t>
            </w:r>
            <w:r w:rsidR="00514B6B">
              <w:rPr>
                <w:rFonts w:cs="Arial"/>
                <w:b/>
                <w:bCs/>
                <w:color w:val="000000"/>
                <w:sz w:val="20"/>
                <w:szCs w:val="20"/>
              </w:rPr>
              <w:t>45</w:t>
            </w:r>
          </w:p>
        </w:tc>
        <w:tc>
          <w:tcPr>
            <w:tcW w:w="1515" w:type="dxa"/>
            <w:noWrap/>
            <w:vAlign w:val="center"/>
          </w:tcPr>
          <w:p w:rsidRPr="00AE5E35" w:rsidR="005E23A6" w:rsidP="00515D07" w:rsidRDefault="00B1277F" w14:paraId="17B7769F" w14:textId="2D153C14">
            <w:pPr>
              <w:jc w:val="center"/>
              <w:rPr>
                <w:rFonts w:cs="Arial"/>
                <w:b/>
                <w:bCs/>
                <w:color w:val="000000"/>
                <w:sz w:val="22"/>
                <w:szCs w:val="22"/>
                <w:lang w:eastAsia="en-GB"/>
              </w:rPr>
            </w:pPr>
            <w:r>
              <w:rPr>
                <w:rFonts w:cs="Arial"/>
                <w:b/>
                <w:bCs/>
                <w:color w:val="000000"/>
                <w:sz w:val="20"/>
                <w:szCs w:val="20"/>
              </w:rPr>
              <w:t>£5,8</w:t>
            </w:r>
            <w:r w:rsidR="00B451EC">
              <w:rPr>
                <w:rFonts w:cs="Arial"/>
                <w:b/>
                <w:bCs/>
                <w:color w:val="000000"/>
                <w:sz w:val="20"/>
                <w:szCs w:val="20"/>
              </w:rPr>
              <w:t>07.7</w:t>
            </w:r>
          </w:p>
        </w:tc>
        <w:tc>
          <w:tcPr>
            <w:tcW w:w="1651" w:type="dxa"/>
            <w:noWrap/>
            <w:vAlign w:val="center"/>
          </w:tcPr>
          <w:p w:rsidRPr="00AE5E35" w:rsidR="005E23A6" w:rsidP="00515D07" w:rsidRDefault="00B1277F" w14:paraId="744E623D" w14:textId="22AE88DC">
            <w:pPr>
              <w:jc w:val="center"/>
              <w:rPr>
                <w:rFonts w:cs="Arial"/>
                <w:b/>
                <w:bCs/>
                <w:color w:val="000000"/>
                <w:sz w:val="22"/>
                <w:szCs w:val="22"/>
                <w:lang w:eastAsia="en-GB"/>
              </w:rPr>
            </w:pPr>
            <w:r>
              <w:rPr>
                <w:rFonts w:cs="Arial"/>
                <w:b/>
                <w:bCs/>
                <w:color w:val="000000"/>
                <w:sz w:val="20"/>
                <w:szCs w:val="20"/>
              </w:rPr>
              <w:t>£5,</w:t>
            </w:r>
            <w:r w:rsidR="00CD3D15">
              <w:rPr>
                <w:rFonts w:cs="Arial"/>
                <w:b/>
                <w:bCs/>
                <w:color w:val="000000"/>
                <w:sz w:val="20"/>
                <w:szCs w:val="20"/>
              </w:rPr>
              <w:t>15</w:t>
            </w:r>
            <w:r w:rsidR="000213EB">
              <w:rPr>
                <w:rFonts w:cs="Arial"/>
                <w:b/>
                <w:bCs/>
                <w:color w:val="000000"/>
                <w:sz w:val="20"/>
                <w:szCs w:val="20"/>
              </w:rPr>
              <w:t>6</w:t>
            </w:r>
          </w:p>
        </w:tc>
      </w:tr>
    </w:tbl>
    <w:p w:rsidRPr="00507713" w:rsidR="00554C21" w:rsidP="00554C21" w:rsidRDefault="00554C21" w14:paraId="6AC54AC9" w14:textId="04D02263">
      <w:pPr>
        <w:rPr>
          <w:rFonts w:cs="Arial"/>
          <w:sz w:val="22"/>
          <w:szCs w:val="22"/>
        </w:rPr>
      </w:pPr>
      <w:r w:rsidRPr="00507713">
        <w:rPr>
          <w:rFonts w:cs="Arial"/>
          <w:sz w:val="22"/>
          <w:szCs w:val="22"/>
        </w:rPr>
        <w:t>Source: Defra</w:t>
      </w:r>
      <w:r w:rsidR="00641A00">
        <w:rPr>
          <w:rFonts w:cs="Arial"/>
          <w:sz w:val="22"/>
          <w:szCs w:val="22"/>
        </w:rPr>
        <w:t>’s</w:t>
      </w:r>
      <w:r w:rsidRPr="00507713">
        <w:rPr>
          <w:rFonts w:cs="Arial"/>
          <w:sz w:val="22"/>
          <w:szCs w:val="22"/>
        </w:rPr>
        <w:t xml:space="preserve"> analysis </w:t>
      </w:r>
      <w:r w:rsidR="000A2807">
        <w:rPr>
          <w:rFonts w:cs="Arial"/>
          <w:sz w:val="22"/>
          <w:szCs w:val="22"/>
        </w:rPr>
        <w:t>based on</w:t>
      </w:r>
      <w:r w:rsidRPr="00507713">
        <w:rPr>
          <w:rFonts w:cs="Arial"/>
          <w:sz w:val="22"/>
          <w:szCs w:val="22"/>
        </w:rPr>
        <w:t xml:space="preserve"> WRAP’s modelling</w:t>
      </w:r>
    </w:p>
    <w:p w:rsidRPr="00507713" w:rsidR="00554C21" w:rsidP="00554C21" w:rsidRDefault="00554C21" w14:paraId="2DD30006" w14:textId="77777777">
      <w:pPr>
        <w:pStyle w:val="NoSpacing"/>
        <w:rPr>
          <w:rFonts w:ascii="Arial" w:hAnsi="Arial" w:cs="Arial"/>
          <w:b/>
          <w:bCs/>
        </w:rPr>
      </w:pPr>
    </w:p>
    <w:p w:rsidR="009257A1" w:rsidRDefault="009257A1" w14:paraId="371D154C" w14:textId="77777777">
      <w:pPr>
        <w:rPr>
          <w:rFonts w:eastAsia="Calibri" w:cs="Arial"/>
          <w:b/>
          <w:bCs/>
        </w:rPr>
      </w:pPr>
      <w:r>
        <w:rPr>
          <w:rFonts w:cs="Arial"/>
          <w:b/>
          <w:bCs/>
        </w:rPr>
        <w:br w:type="page"/>
      </w:r>
    </w:p>
    <w:p w:rsidRPr="003668E5" w:rsidR="00554C21" w:rsidP="00554C21" w:rsidRDefault="00554C21" w14:paraId="12B4BB87" w14:textId="4F27FF87">
      <w:pPr>
        <w:pStyle w:val="NoSpacing"/>
        <w:rPr>
          <w:rFonts w:ascii="Arial" w:hAnsi="Arial" w:cs="Arial"/>
          <w:b/>
          <w:bCs/>
          <w:sz w:val="24"/>
          <w:szCs w:val="24"/>
        </w:rPr>
      </w:pPr>
      <w:r w:rsidRPr="003668E5">
        <w:rPr>
          <w:rFonts w:ascii="Arial" w:hAnsi="Arial" w:cs="Arial"/>
          <w:b/>
          <w:bCs/>
          <w:sz w:val="24"/>
          <w:szCs w:val="24"/>
        </w:rPr>
        <w:t xml:space="preserve">Table </w:t>
      </w:r>
      <w:r w:rsidR="003668E5">
        <w:rPr>
          <w:rFonts w:ascii="Arial" w:hAnsi="Arial" w:cs="Arial"/>
          <w:b/>
          <w:bCs/>
          <w:sz w:val="24"/>
          <w:szCs w:val="24"/>
        </w:rPr>
        <w:t>61</w:t>
      </w:r>
      <w:r w:rsidRPr="003668E5">
        <w:rPr>
          <w:rFonts w:ascii="Arial" w:hAnsi="Arial" w:cs="Arial"/>
          <w:b/>
          <w:bCs/>
          <w:sz w:val="24"/>
          <w:szCs w:val="24"/>
        </w:rPr>
        <w:t xml:space="preserve">: High </w:t>
      </w:r>
      <w:r w:rsidRPr="003668E5" w:rsidR="00794B41">
        <w:rPr>
          <w:rFonts w:ascii="Arial" w:hAnsi="Arial" w:cs="Arial"/>
          <w:b/>
          <w:bCs/>
          <w:sz w:val="24"/>
          <w:szCs w:val="24"/>
        </w:rPr>
        <w:t>cost</w:t>
      </w:r>
      <w:r w:rsidRPr="003668E5">
        <w:rPr>
          <w:rFonts w:ascii="Arial" w:hAnsi="Arial" w:cs="Arial"/>
          <w:b/>
          <w:bCs/>
          <w:sz w:val="24"/>
          <w:szCs w:val="24"/>
        </w:rPr>
        <w:t xml:space="preserve">, low </w:t>
      </w:r>
      <w:r w:rsidRPr="003668E5" w:rsidR="00794B41">
        <w:rPr>
          <w:rFonts w:ascii="Arial" w:hAnsi="Arial" w:cs="Arial"/>
          <w:b/>
          <w:bCs/>
          <w:sz w:val="24"/>
          <w:szCs w:val="24"/>
        </w:rPr>
        <w:t>benefit</w:t>
      </w:r>
      <w:r w:rsidRPr="003668E5">
        <w:rPr>
          <w:rFonts w:ascii="Arial" w:hAnsi="Arial" w:cs="Arial"/>
          <w:b/>
          <w:bCs/>
          <w:sz w:val="24"/>
          <w:szCs w:val="24"/>
        </w:rPr>
        <w:t xml:space="preserve"> analysis for the municipal scenarios 1M-4M, (</w:t>
      </w:r>
      <w:r w:rsidRPr="003668E5">
        <w:rPr>
          <w:rFonts w:ascii="Arial" w:hAnsi="Arial" w:cs="Arial"/>
          <w:b/>
          <w:bCs/>
          <w:i/>
          <w:sz w:val="24"/>
          <w:szCs w:val="24"/>
        </w:rPr>
        <w:t>with</w:t>
      </w:r>
      <w:r w:rsidRPr="003668E5">
        <w:rPr>
          <w:rFonts w:ascii="Arial" w:hAnsi="Arial" w:cs="Arial"/>
          <w:b/>
          <w:bCs/>
          <w:sz w:val="24"/>
          <w:szCs w:val="24"/>
        </w:rPr>
        <w:t xml:space="preserve"> DRS effects, 2020 prices, discounted to 2020 PV (£m)).</w:t>
      </w:r>
    </w:p>
    <w:tbl>
      <w:tblPr>
        <w:tblStyle w:val="TableGrid1"/>
        <w:tblW w:w="10814" w:type="dxa"/>
        <w:jc w:val="center"/>
        <w:tblLook w:val="04A0" w:firstRow="1" w:lastRow="0" w:firstColumn="1" w:lastColumn="0" w:noHBand="0" w:noVBand="1"/>
      </w:tblPr>
      <w:tblGrid>
        <w:gridCol w:w="225"/>
        <w:gridCol w:w="4214"/>
        <w:gridCol w:w="1649"/>
        <w:gridCol w:w="1560"/>
        <w:gridCol w:w="1515"/>
        <w:gridCol w:w="1651"/>
      </w:tblGrid>
      <w:tr w:rsidRPr="00AE5E35" w:rsidR="005E23A6" w:rsidTr="7C995945" w14:paraId="1C972B87" w14:textId="77777777">
        <w:trPr>
          <w:trHeight w:val="147"/>
          <w:jc w:val="center"/>
        </w:trPr>
        <w:tc>
          <w:tcPr>
            <w:tcW w:w="4439" w:type="dxa"/>
            <w:gridSpan w:val="2"/>
            <w:noWrap/>
            <w:hideMark/>
          </w:tcPr>
          <w:p w:rsidRPr="00AE5E35" w:rsidR="005E23A6" w:rsidP="00515D07" w:rsidRDefault="005E23A6" w14:paraId="500A937F" w14:textId="291362DC">
            <w:pPr>
              <w:rPr>
                <w:rFonts w:ascii="Times New Roman" w:hAnsi="Times New Roman"/>
                <w:sz w:val="22"/>
                <w:szCs w:val="22"/>
                <w:lang w:eastAsia="en-GB"/>
              </w:rPr>
            </w:pPr>
          </w:p>
        </w:tc>
        <w:tc>
          <w:tcPr>
            <w:tcW w:w="1649" w:type="dxa"/>
            <w:noWrap/>
            <w:hideMark/>
          </w:tcPr>
          <w:p w:rsidRPr="00AE5E35" w:rsidR="005E23A6" w:rsidP="00515D07" w:rsidRDefault="005E23A6" w14:paraId="40C947B4" w14:textId="77777777">
            <w:pPr>
              <w:jc w:val="center"/>
              <w:rPr>
                <w:rFonts w:cs="Arial"/>
                <w:b/>
                <w:bCs/>
                <w:color w:val="000000"/>
                <w:sz w:val="22"/>
                <w:szCs w:val="22"/>
                <w:lang w:eastAsia="en-GB"/>
              </w:rPr>
            </w:pPr>
            <w:r w:rsidRPr="00AE5E35">
              <w:rPr>
                <w:rFonts w:cs="Arial"/>
                <w:b/>
                <w:bCs/>
                <w:color w:val="000000"/>
                <w:sz w:val="22"/>
                <w:szCs w:val="22"/>
                <w:lang w:eastAsia="en-GB"/>
              </w:rPr>
              <w:t>Option 1M</w:t>
            </w:r>
          </w:p>
        </w:tc>
        <w:tc>
          <w:tcPr>
            <w:tcW w:w="1560" w:type="dxa"/>
            <w:noWrap/>
            <w:hideMark/>
          </w:tcPr>
          <w:p w:rsidRPr="00AE5E35" w:rsidR="005E23A6" w:rsidP="00515D07" w:rsidRDefault="005E23A6" w14:paraId="04D092B2" w14:textId="77777777">
            <w:pPr>
              <w:jc w:val="center"/>
              <w:rPr>
                <w:rFonts w:cs="Arial"/>
                <w:b/>
                <w:bCs/>
                <w:color w:val="000000"/>
                <w:sz w:val="22"/>
                <w:szCs w:val="22"/>
                <w:lang w:eastAsia="en-GB"/>
              </w:rPr>
            </w:pPr>
            <w:r w:rsidRPr="00AE5E35">
              <w:rPr>
                <w:rFonts w:cs="Arial"/>
                <w:b/>
                <w:bCs/>
                <w:color w:val="000000"/>
                <w:sz w:val="22"/>
                <w:szCs w:val="22"/>
                <w:lang w:eastAsia="en-GB"/>
              </w:rPr>
              <w:t>Option 2M</w:t>
            </w:r>
          </w:p>
        </w:tc>
        <w:tc>
          <w:tcPr>
            <w:tcW w:w="1515" w:type="dxa"/>
            <w:noWrap/>
            <w:hideMark/>
          </w:tcPr>
          <w:p w:rsidRPr="00AE5E35" w:rsidR="005E23A6" w:rsidP="00515D07" w:rsidRDefault="005E23A6" w14:paraId="50986305" w14:textId="77777777">
            <w:pPr>
              <w:jc w:val="center"/>
              <w:rPr>
                <w:rFonts w:cs="Arial"/>
                <w:b/>
                <w:bCs/>
                <w:color w:val="000000"/>
                <w:sz w:val="22"/>
                <w:szCs w:val="22"/>
                <w:lang w:eastAsia="en-GB"/>
              </w:rPr>
            </w:pPr>
            <w:r w:rsidRPr="00AE5E35">
              <w:rPr>
                <w:rFonts w:cs="Arial"/>
                <w:b/>
                <w:bCs/>
                <w:color w:val="000000"/>
                <w:sz w:val="22"/>
                <w:szCs w:val="22"/>
                <w:lang w:eastAsia="en-GB"/>
              </w:rPr>
              <w:t>Option 3M</w:t>
            </w:r>
          </w:p>
        </w:tc>
        <w:tc>
          <w:tcPr>
            <w:tcW w:w="1651" w:type="dxa"/>
            <w:noWrap/>
            <w:hideMark/>
          </w:tcPr>
          <w:p w:rsidRPr="00AE5E35" w:rsidR="005E23A6" w:rsidP="00515D07" w:rsidRDefault="005E23A6" w14:paraId="011BA50A" w14:textId="77777777">
            <w:pPr>
              <w:jc w:val="center"/>
              <w:rPr>
                <w:rFonts w:cs="Arial"/>
                <w:b/>
                <w:bCs/>
                <w:color w:val="000000"/>
                <w:sz w:val="22"/>
                <w:szCs w:val="22"/>
                <w:lang w:eastAsia="en-GB"/>
              </w:rPr>
            </w:pPr>
            <w:r w:rsidRPr="00AE5E35">
              <w:rPr>
                <w:rFonts w:cs="Arial"/>
                <w:b/>
                <w:bCs/>
                <w:color w:val="000000"/>
                <w:sz w:val="22"/>
                <w:szCs w:val="22"/>
                <w:lang w:eastAsia="en-GB"/>
              </w:rPr>
              <w:t>Option 4M</w:t>
            </w:r>
          </w:p>
        </w:tc>
      </w:tr>
      <w:tr w:rsidRPr="00AE5E35" w:rsidR="005E23A6" w:rsidTr="7C995945" w14:paraId="2CBDD0AF" w14:textId="77777777">
        <w:trPr>
          <w:trHeight w:val="147"/>
          <w:jc w:val="center"/>
        </w:trPr>
        <w:tc>
          <w:tcPr>
            <w:tcW w:w="4439" w:type="dxa"/>
            <w:gridSpan w:val="2"/>
            <w:hideMark/>
          </w:tcPr>
          <w:p w:rsidRPr="00AE5E35" w:rsidR="005E23A6" w:rsidP="00515D07" w:rsidRDefault="005E23A6" w14:paraId="6E6DAB0A" w14:textId="77777777">
            <w:pPr>
              <w:jc w:val="center"/>
              <w:rPr>
                <w:rFonts w:cs="Arial"/>
                <w:color w:val="000000"/>
                <w:sz w:val="22"/>
                <w:szCs w:val="22"/>
                <w:lang w:eastAsia="en-GB"/>
              </w:rPr>
            </w:pPr>
            <w:r w:rsidRPr="00AE5E35">
              <w:rPr>
                <w:rFonts w:cs="Arial"/>
                <w:color w:val="000000"/>
                <w:sz w:val="22"/>
                <w:szCs w:val="22"/>
                <w:lang w:eastAsia="en-GB"/>
              </w:rPr>
              <w:t>Municipal recycling rate achieved (</w:t>
            </w:r>
            <w:r>
              <w:rPr>
                <w:rFonts w:cs="Arial"/>
                <w:color w:val="000000"/>
                <w:sz w:val="22"/>
                <w:szCs w:val="22"/>
                <w:lang w:eastAsia="en-GB"/>
              </w:rPr>
              <w:t>b</w:t>
            </w:r>
            <w:r w:rsidRPr="00AE5E35">
              <w:rPr>
                <w:rFonts w:cs="Arial"/>
                <w:color w:val="000000"/>
                <w:sz w:val="22"/>
                <w:szCs w:val="22"/>
                <w:lang w:eastAsia="en-GB"/>
              </w:rPr>
              <w:t xml:space="preserve">aseline rate </w:t>
            </w:r>
            <w:r>
              <w:rPr>
                <w:rFonts w:cs="Arial"/>
                <w:color w:val="000000"/>
                <w:sz w:val="22"/>
                <w:szCs w:val="22"/>
                <w:lang w:eastAsia="en-GB"/>
              </w:rPr>
              <w:t>42.3</w:t>
            </w:r>
            <w:r w:rsidRPr="00AE5E35">
              <w:rPr>
                <w:rFonts w:cs="Arial"/>
                <w:color w:val="000000"/>
                <w:sz w:val="22"/>
                <w:szCs w:val="22"/>
                <w:lang w:eastAsia="en-GB"/>
              </w:rPr>
              <w:t>%)</w:t>
            </w:r>
          </w:p>
        </w:tc>
        <w:tc>
          <w:tcPr>
            <w:tcW w:w="1649" w:type="dxa"/>
            <w:noWrap/>
            <w:vAlign w:val="center"/>
          </w:tcPr>
          <w:p w:rsidRPr="00AE5E35" w:rsidR="005E23A6" w:rsidP="00515D07" w:rsidRDefault="00E32827" w14:paraId="0047918A" w14:textId="0641F5F7">
            <w:pPr>
              <w:jc w:val="center"/>
              <w:rPr>
                <w:rFonts w:cs="Arial"/>
                <w:color w:val="000000"/>
                <w:sz w:val="22"/>
                <w:szCs w:val="22"/>
                <w:lang w:eastAsia="en-GB"/>
              </w:rPr>
            </w:pPr>
            <w:r>
              <w:rPr>
                <w:rFonts w:cs="Arial"/>
                <w:color w:val="000000"/>
                <w:sz w:val="20"/>
                <w:szCs w:val="20"/>
              </w:rPr>
              <w:t>49.8</w:t>
            </w:r>
            <w:r w:rsidR="005E23A6">
              <w:rPr>
                <w:rFonts w:cs="Arial"/>
                <w:color w:val="000000"/>
                <w:sz w:val="20"/>
                <w:szCs w:val="20"/>
              </w:rPr>
              <w:t>%</w:t>
            </w:r>
          </w:p>
        </w:tc>
        <w:tc>
          <w:tcPr>
            <w:tcW w:w="1560" w:type="dxa"/>
            <w:noWrap/>
            <w:vAlign w:val="center"/>
          </w:tcPr>
          <w:p w:rsidRPr="00AE5E35" w:rsidR="005E23A6" w:rsidP="00515D07" w:rsidRDefault="005E23A6" w14:paraId="54A71068" w14:textId="2B85B450">
            <w:pPr>
              <w:jc w:val="center"/>
              <w:rPr>
                <w:rFonts w:cs="Arial"/>
                <w:color w:val="000000"/>
                <w:sz w:val="22"/>
                <w:szCs w:val="22"/>
                <w:lang w:eastAsia="en-GB"/>
              </w:rPr>
            </w:pPr>
            <w:r>
              <w:rPr>
                <w:rFonts w:cs="Arial"/>
                <w:color w:val="000000"/>
                <w:sz w:val="20"/>
                <w:szCs w:val="20"/>
              </w:rPr>
              <w:t>53.9%</w:t>
            </w:r>
          </w:p>
        </w:tc>
        <w:tc>
          <w:tcPr>
            <w:tcW w:w="1515" w:type="dxa"/>
            <w:noWrap/>
            <w:vAlign w:val="center"/>
          </w:tcPr>
          <w:p w:rsidRPr="00AE5E35" w:rsidR="005E23A6" w:rsidP="00515D07" w:rsidRDefault="005E23A6" w14:paraId="282D453E" w14:textId="4C82C7C4">
            <w:pPr>
              <w:jc w:val="center"/>
              <w:rPr>
                <w:rFonts w:cs="Arial"/>
                <w:color w:val="000000"/>
                <w:sz w:val="22"/>
                <w:szCs w:val="22"/>
                <w:lang w:eastAsia="en-GB"/>
              </w:rPr>
            </w:pPr>
            <w:r>
              <w:rPr>
                <w:rFonts w:cs="Arial"/>
                <w:color w:val="000000"/>
                <w:sz w:val="20"/>
                <w:szCs w:val="20"/>
              </w:rPr>
              <w:t>48</w:t>
            </w:r>
            <w:r w:rsidR="00E32827">
              <w:rPr>
                <w:rFonts w:cs="Arial"/>
                <w:color w:val="000000"/>
                <w:sz w:val="20"/>
                <w:szCs w:val="20"/>
              </w:rPr>
              <w:t>.</w:t>
            </w:r>
            <w:r w:rsidR="00FF7187">
              <w:rPr>
                <w:rFonts w:cs="Arial"/>
                <w:color w:val="000000"/>
                <w:sz w:val="20"/>
                <w:szCs w:val="20"/>
              </w:rPr>
              <w:t>1</w:t>
            </w:r>
            <w:r>
              <w:rPr>
                <w:rFonts w:cs="Arial"/>
                <w:color w:val="000000"/>
                <w:sz w:val="20"/>
                <w:szCs w:val="20"/>
              </w:rPr>
              <w:t>%</w:t>
            </w:r>
          </w:p>
        </w:tc>
        <w:tc>
          <w:tcPr>
            <w:tcW w:w="1651" w:type="dxa"/>
            <w:noWrap/>
            <w:vAlign w:val="center"/>
          </w:tcPr>
          <w:p w:rsidRPr="00AE5E35" w:rsidR="005E23A6" w:rsidP="00515D07" w:rsidRDefault="005E23A6" w14:paraId="6BC62D1E" w14:textId="50368F5B">
            <w:pPr>
              <w:jc w:val="center"/>
              <w:rPr>
                <w:rFonts w:cs="Arial"/>
                <w:color w:val="000000"/>
                <w:sz w:val="22"/>
                <w:szCs w:val="22"/>
                <w:lang w:eastAsia="en-GB"/>
              </w:rPr>
            </w:pPr>
            <w:r>
              <w:rPr>
                <w:rFonts w:cs="Arial"/>
                <w:color w:val="000000"/>
                <w:sz w:val="20"/>
                <w:szCs w:val="20"/>
              </w:rPr>
              <w:t>52</w:t>
            </w:r>
            <w:r w:rsidR="00E32827">
              <w:rPr>
                <w:rFonts w:cs="Arial"/>
                <w:color w:val="000000"/>
                <w:sz w:val="20"/>
                <w:szCs w:val="20"/>
              </w:rPr>
              <w:t>.</w:t>
            </w:r>
            <w:r w:rsidR="00FF7187">
              <w:rPr>
                <w:rFonts w:cs="Arial"/>
                <w:color w:val="000000"/>
                <w:sz w:val="20"/>
                <w:szCs w:val="20"/>
              </w:rPr>
              <w:t>2</w:t>
            </w:r>
            <w:r>
              <w:rPr>
                <w:rFonts w:cs="Arial"/>
                <w:color w:val="000000"/>
                <w:sz w:val="20"/>
                <w:szCs w:val="20"/>
              </w:rPr>
              <w:t>%</w:t>
            </w:r>
          </w:p>
        </w:tc>
      </w:tr>
      <w:tr w:rsidRPr="00AE5E35" w:rsidR="005E23A6" w:rsidTr="7C995945" w14:paraId="2E6DF392" w14:textId="77777777">
        <w:trPr>
          <w:trHeight w:val="147"/>
          <w:jc w:val="center"/>
        </w:trPr>
        <w:tc>
          <w:tcPr>
            <w:tcW w:w="4439" w:type="dxa"/>
            <w:gridSpan w:val="2"/>
            <w:noWrap/>
            <w:hideMark/>
          </w:tcPr>
          <w:p w:rsidRPr="00AE5E35" w:rsidR="005E23A6" w:rsidP="00515D07" w:rsidRDefault="005E23A6" w14:paraId="08FB9BED" w14:textId="77777777">
            <w:pPr>
              <w:rPr>
                <w:rFonts w:cs="Arial"/>
                <w:color w:val="000000"/>
                <w:sz w:val="22"/>
                <w:szCs w:val="22"/>
                <w:lang w:eastAsia="en-GB"/>
              </w:rPr>
            </w:pPr>
            <w:r w:rsidRPr="00AE5E35">
              <w:rPr>
                <w:rFonts w:cs="Arial"/>
                <w:color w:val="000000"/>
                <w:sz w:val="22"/>
                <w:szCs w:val="22"/>
                <w:lang w:eastAsia="en-GB"/>
              </w:rPr>
              <w:t>Savings to households from removed garden waste charging</w:t>
            </w:r>
          </w:p>
        </w:tc>
        <w:tc>
          <w:tcPr>
            <w:tcW w:w="1649" w:type="dxa"/>
            <w:noWrap/>
            <w:vAlign w:val="center"/>
          </w:tcPr>
          <w:p w:rsidRPr="00AE5E35" w:rsidR="005E23A6" w:rsidP="00515D07" w:rsidRDefault="005E23A6" w14:paraId="3799781D" w14:textId="58267823">
            <w:pPr>
              <w:jc w:val="center"/>
              <w:rPr>
                <w:rFonts w:cs="Arial"/>
                <w:color w:val="000000"/>
                <w:sz w:val="22"/>
                <w:szCs w:val="22"/>
                <w:lang w:eastAsia="en-GB"/>
              </w:rPr>
            </w:pPr>
            <w:r>
              <w:rPr>
                <w:rFonts w:cs="Arial"/>
                <w:color w:val="000000"/>
                <w:sz w:val="20"/>
                <w:szCs w:val="20"/>
              </w:rPr>
              <w:t>£1,</w:t>
            </w:r>
            <w:r w:rsidR="00FF7187">
              <w:rPr>
                <w:rFonts w:cs="Arial"/>
                <w:color w:val="000000"/>
                <w:sz w:val="20"/>
                <w:szCs w:val="20"/>
              </w:rPr>
              <w:t>152</w:t>
            </w:r>
          </w:p>
        </w:tc>
        <w:tc>
          <w:tcPr>
            <w:tcW w:w="1560" w:type="dxa"/>
            <w:noWrap/>
            <w:vAlign w:val="center"/>
          </w:tcPr>
          <w:p w:rsidRPr="00AE5E35" w:rsidR="005E23A6" w:rsidP="00515D07" w:rsidRDefault="005E23A6" w14:paraId="15A1C009" w14:textId="56DBCE00">
            <w:pPr>
              <w:jc w:val="center"/>
              <w:rPr>
                <w:rFonts w:cs="Arial"/>
                <w:color w:val="000000"/>
                <w:sz w:val="22"/>
                <w:szCs w:val="22"/>
                <w:lang w:eastAsia="en-GB"/>
              </w:rPr>
            </w:pPr>
            <w:r>
              <w:rPr>
                <w:rFonts w:cs="Arial"/>
                <w:color w:val="000000"/>
                <w:sz w:val="20"/>
                <w:szCs w:val="20"/>
              </w:rPr>
              <w:t>£1,</w:t>
            </w:r>
            <w:r w:rsidR="00D549E9">
              <w:rPr>
                <w:rFonts w:cs="Arial"/>
                <w:color w:val="000000"/>
                <w:sz w:val="20"/>
                <w:szCs w:val="20"/>
              </w:rPr>
              <w:t>152</w:t>
            </w:r>
          </w:p>
        </w:tc>
        <w:tc>
          <w:tcPr>
            <w:tcW w:w="1515" w:type="dxa"/>
            <w:noWrap/>
            <w:vAlign w:val="center"/>
          </w:tcPr>
          <w:p w:rsidRPr="00AE5E35" w:rsidR="005E23A6" w:rsidP="00515D07" w:rsidRDefault="005E23A6" w14:paraId="7950E864" w14:textId="497AB66F">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874</w:t>
            </w:r>
          </w:p>
        </w:tc>
        <w:tc>
          <w:tcPr>
            <w:tcW w:w="1651" w:type="dxa"/>
            <w:noWrap/>
            <w:vAlign w:val="center"/>
          </w:tcPr>
          <w:p w:rsidRPr="00AE5E35" w:rsidR="005E23A6" w:rsidP="00515D07" w:rsidRDefault="005E23A6" w14:paraId="2FF03D57" w14:textId="03B59167">
            <w:pPr>
              <w:jc w:val="center"/>
              <w:rPr>
                <w:rFonts w:cs="Arial"/>
                <w:color w:val="000000"/>
                <w:sz w:val="22"/>
                <w:szCs w:val="22"/>
                <w:lang w:eastAsia="en-GB"/>
              </w:rPr>
            </w:pPr>
            <w:r>
              <w:rPr>
                <w:rFonts w:cs="Arial"/>
                <w:color w:val="000000"/>
                <w:sz w:val="20"/>
                <w:szCs w:val="20"/>
              </w:rPr>
              <w:t>-£</w:t>
            </w:r>
            <w:r w:rsidR="00CF3ED8">
              <w:rPr>
                <w:rFonts w:cs="Arial"/>
                <w:color w:val="000000"/>
                <w:sz w:val="20"/>
                <w:szCs w:val="20"/>
              </w:rPr>
              <w:t>874</w:t>
            </w:r>
          </w:p>
        </w:tc>
      </w:tr>
      <w:tr w:rsidRPr="00AE5E35" w:rsidR="005E23A6" w:rsidTr="7C995945" w14:paraId="4EFFAC19" w14:textId="77777777">
        <w:trPr>
          <w:trHeight w:val="147"/>
          <w:jc w:val="center"/>
        </w:trPr>
        <w:tc>
          <w:tcPr>
            <w:tcW w:w="4439" w:type="dxa"/>
            <w:gridSpan w:val="2"/>
            <w:noWrap/>
            <w:hideMark/>
          </w:tcPr>
          <w:p w:rsidRPr="00AE5E35" w:rsidR="005E23A6" w:rsidP="00515D07" w:rsidRDefault="005E23A6" w14:paraId="4B25EE06" w14:textId="77777777">
            <w:pPr>
              <w:rPr>
                <w:rFonts w:cs="Arial"/>
                <w:color w:val="000000"/>
                <w:sz w:val="22"/>
                <w:szCs w:val="22"/>
                <w:lang w:eastAsia="en-GB"/>
              </w:rPr>
            </w:pPr>
            <w:r w:rsidRPr="00AE5E35">
              <w:rPr>
                <w:rFonts w:cs="Arial"/>
                <w:color w:val="000000"/>
                <w:sz w:val="22"/>
                <w:szCs w:val="22"/>
                <w:lang w:eastAsia="en-GB"/>
              </w:rPr>
              <w:t>GHG emissions savings (traded and non-traded)</w:t>
            </w:r>
          </w:p>
        </w:tc>
        <w:tc>
          <w:tcPr>
            <w:tcW w:w="1649" w:type="dxa"/>
            <w:noWrap/>
            <w:vAlign w:val="center"/>
          </w:tcPr>
          <w:p w:rsidRPr="00AE5E35" w:rsidR="005E23A6" w:rsidP="00515D07" w:rsidRDefault="005E23A6" w14:paraId="092928AF" w14:textId="0FBB16D7">
            <w:pPr>
              <w:jc w:val="center"/>
              <w:rPr>
                <w:rFonts w:cs="Arial"/>
                <w:color w:val="000000"/>
                <w:sz w:val="22"/>
                <w:szCs w:val="22"/>
                <w:lang w:eastAsia="en-GB"/>
              </w:rPr>
            </w:pPr>
            <w:r>
              <w:rPr>
                <w:rFonts w:cs="Arial"/>
                <w:color w:val="000000"/>
                <w:sz w:val="20"/>
                <w:szCs w:val="20"/>
              </w:rPr>
              <w:t>£6,</w:t>
            </w:r>
            <w:r w:rsidR="00FF7187">
              <w:rPr>
                <w:rFonts w:cs="Arial"/>
                <w:color w:val="000000"/>
                <w:sz w:val="20"/>
                <w:szCs w:val="20"/>
              </w:rPr>
              <w:t>0</w:t>
            </w:r>
            <w:r w:rsidR="004148F4">
              <w:rPr>
                <w:rFonts w:cs="Arial"/>
                <w:color w:val="000000"/>
                <w:sz w:val="20"/>
                <w:szCs w:val="20"/>
              </w:rPr>
              <w:t>22</w:t>
            </w:r>
          </w:p>
        </w:tc>
        <w:tc>
          <w:tcPr>
            <w:tcW w:w="1560" w:type="dxa"/>
            <w:noWrap/>
            <w:vAlign w:val="center"/>
          </w:tcPr>
          <w:p w:rsidRPr="00AE5E35" w:rsidR="005E23A6" w:rsidP="00515D07" w:rsidRDefault="005E23A6" w14:paraId="0B0A8683" w14:textId="09DA5AE6">
            <w:pPr>
              <w:jc w:val="center"/>
              <w:rPr>
                <w:rFonts w:cs="Arial"/>
                <w:color w:val="000000"/>
                <w:sz w:val="22"/>
                <w:szCs w:val="22"/>
                <w:lang w:eastAsia="en-GB"/>
              </w:rPr>
            </w:pPr>
            <w:r>
              <w:rPr>
                <w:rFonts w:cs="Arial"/>
                <w:color w:val="000000"/>
                <w:sz w:val="20"/>
                <w:szCs w:val="20"/>
              </w:rPr>
              <w:t>£7,</w:t>
            </w:r>
            <w:r w:rsidR="00F74D88">
              <w:rPr>
                <w:rFonts w:cs="Arial"/>
                <w:color w:val="000000"/>
                <w:sz w:val="20"/>
                <w:szCs w:val="20"/>
              </w:rPr>
              <w:t>245</w:t>
            </w:r>
          </w:p>
        </w:tc>
        <w:tc>
          <w:tcPr>
            <w:tcW w:w="1515" w:type="dxa"/>
            <w:noWrap/>
            <w:vAlign w:val="center"/>
          </w:tcPr>
          <w:p w:rsidRPr="00AE5E35" w:rsidR="005E23A6" w:rsidP="00515D07" w:rsidRDefault="005E23A6" w14:paraId="2DD70743" w14:textId="112ABC74">
            <w:pPr>
              <w:jc w:val="center"/>
              <w:rPr>
                <w:rFonts w:cs="Arial"/>
                <w:color w:val="000000"/>
                <w:sz w:val="22"/>
                <w:szCs w:val="22"/>
                <w:lang w:eastAsia="en-GB"/>
              </w:rPr>
            </w:pPr>
            <w:r>
              <w:rPr>
                <w:rFonts w:cs="Arial"/>
                <w:color w:val="000000"/>
                <w:sz w:val="20"/>
                <w:szCs w:val="20"/>
              </w:rPr>
              <w:t>£5,</w:t>
            </w:r>
            <w:r w:rsidR="00630A1E">
              <w:rPr>
                <w:rFonts w:cs="Arial"/>
                <w:color w:val="000000"/>
                <w:sz w:val="20"/>
                <w:szCs w:val="20"/>
              </w:rPr>
              <w:t>780</w:t>
            </w:r>
          </w:p>
        </w:tc>
        <w:tc>
          <w:tcPr>
            <w:tcW w:w="1651" w:type="dxa"/>
            <w:noWrap/>
            <w:vAlign w:val="center"/>
          </w:tcPr>
          <w:p w:rsidRPr="00AE5E35" w:rsidR="005E23A6" w:rsidP="00515D07" w:rsidRDefault="005E23A6" w14:paraId="2D3E6D9B" w14:textId="2F8C6EBB">
            <w:pPr>
              <w:jc w:val="center"/>
              <w:rPr>
                <w:rFonts w:cs="Arial"/>
                <w:color w:val="000000"/>
                <w:sz w:val="22"/>
                <w:szCs w:val="22"/>
                <w:lang w:eastAsia="en-GB"/>
              </w:rPr>
            </w:pPr>
            <w:r>
              <w:rPr>
                <w:rFonts w:cs="Arial"/>
                <w:color w:val="000000"/>
                <w:sz w:val="20"/>
                <w:szCs w:val="20"/>
              </w:rPr>
              <w:t>£7,</w:t>
            </w:r>
            <w:r w:rsidR="00CF3ED8">
              <w:rPr>
                <w:rFonts w:cs="Arial"/>
                <w:color w:val="000000"/>
                <w:sz w:val="20"/>
                <w:szCs w:val="20"/>
              </w:rPr>
              <w:t>0</w:t>
            </w:r>
            <w:r w:rsidR="00F8388D">
              <w:rPr>
                <w:rFonts w:cs="Arial"/>
                <w:color w:val="000000"/>
                <w:sz w:val="20"/>
                <w:szCs w:val="20"/>
              </w:rPr>
              <w:t>19</w:t>
            </w:r>
          </w:p>
        </w:tc>
      </w:tr>
      <w:tr w:rsidRPr="00AE5E35" w:rsidR="005E23A6" w:rsidTr="7C995945" w14:paraId="21182EAB" w14:textId="77777777">
        <w:trPr>
          <w:trHeight w:val="147"/>
          <w:jc w:val="center"/>
        </w:trPr>
        <w:tc>
          <w:tcPr>
            <w:tcW w:w="4439" w:type="dxa"/>
            <w:gridSpan w:val="2"/>
            <w:noWrap/>
            <w:hideMark/>
          </w:tcPr>
          <w:p w:rsidRPr="00AE5E35" w:rsidR="005E23A6" w:rsidP="00515D07" w:rsidRDefault="005E23A6" w14:paraId="417A1E4A" w14:textId="77777777">
            <w:pPr>
              <w:rPr>
                <w:rFonts w:cs="Arial"/>
                <w:color w:val="000000"/>
                <w:sz w:val="22"/>
                <w:szCs w:val="22"/>
                <w:lang w:eastAsia="en-GB"/>
              </w:rPr>
            </w:pPr>
            <w:r w:rsidRPr="00AE5E35">
              <w:rPr>
                <w:rFonts w:cs="Arial"/>
                <w:color w:val="000000"/>
                <w:sz w:val="22"/>
                <w:szCs w:val="22"/>
                <w:lang w:eastAsia="en-GB"/>
              </w:rPr>
              <w:t>NHM landfill tax saving</w:t>
            </w:r>
          </w:p>
        </w:tc>
        <w:tc>
          <w:tcPr>
            <w:tcW w:w="1649" w:type="dxa"/>
            <w:noWrap/>
            <w:vAlign w:val="center"/>
          </w:tcPr>
          <w:p w:rsidRPr="00AE5E35" w:rsidR="005E23A6" w:rsidP="00515D07" w:rsidRDefault="005E23A6" w14:paraId="04E8C33F" w14:textId="6DE531F2">
            <w:pPr>
              <w:jc w:val="center"/>
              <w:rPr>
                <w:rFonts w:cs="Arial"/>
                <w:sz w:val="22"/>
                <w:szCs w:val="22"/>
                <w:lang w:eastAsia="en-GB"/>
              </w:rPr>
            </w:pPr>
            <w:r>
              <w:rPr>
                <w:rFonts w:cs="Arial"/>
                <w:sz w:val="20"/>
                <w:szCs w:val="20"/>
              </w:rPr>
              <w:t>£2,</w:t>
            </w:r>
            <w:r w:rsidR="00FF7187">
              <w:rPr>
                <w:rFonts w:cs="Arial"/>
                <w:sz w:val="20"/>
                <w:szCs w:val="20"/>
              </w:rPr>
              <w:t>317</w:t>
            </w:r>
          </w:p>
        </w:tc>
        <w:tc>
          <w:tcPr>
            <w:tcW w:w="1560" w:type="dxa"/>
            <w:noWrap/>
            <w:vAlign w:val="center"/>
          </w:tcPr>
          <w:p w:rsidRPr="00AE5E35" w:rsidR="005E23A6" w:rsidP="00515D07" w:rsidRDefault="005E23A6" w14:paraId="7096EA80" w14:textId="0CBA0907">
            <w:pPr>
              <w:jc w:val="center"/>
              <w:rPr>
                <w:rFonts w:cs="Arial"/>
                <w:sz w:val="22"/>
                <w:szCs w:val="22"/>
                <w:lang w:eastAsia="en-GB"/>
              </w:rPr>
            </w:pPr>
            <w:r>
              <w:rPr>
                <w:rFonts w:cs="Arial"/>
                <w:sz w:val="20"/>
                <w:szCs w:val="20"/>
              </w:rPr>
              <w:t>£3,</w:t>
            </w:r>
            <w:r w:rsidR="00D549E9">
              <w:rPr>
                <w:rFonts w:cs="Arial"/>
                <w:sz w:val="20"/>
                <w:szCs w:val="20"/>
              </w:rPr>
              <w:t>523</w:t>
            </w:r>
          </w:p>
        </w:tc>
        <w:tc>
          <w:tcPr>
            <w:tcW w:w="1515" w:type="dxa"/>
            <w:noWrap/>
            <w:vAlign w:val="center"/>
          </w:tcPr>
          <w:p w:rsidRPr="00AE5E35" w:rsidR="005E23A6" w:rsidP="00515D07" w:rsidRDefault="005E23A6" w14:paraId="68AF2D8E" w14:textId="57F90B9C">
            <w:pPr>
              <w:jc w:val="center"/>
              <w:rPr>
                <w:rFonts w:cs="Arial"/>
                <w:sz w:val="22"/>
                <w:szCs w:val="22"/>
                <w:lang w:eastAsia="en-GB"/>
              </w:rPr>
            </w:pPr>
            <w:r>
              <w:rPr>
                <w:rFonts w:cs="Arial"/>
                <w:color w:val="000000"/>
                <w:sz w:val="20"/>
                <w:szCs w:val="20"/>
              </w:rPr>
              <w:t>£1,</w:t>
            </w:r>
            <w:r w:rsidR="00D549E9">
              <w:rPr>
                <w:rFonts w:cs="Arial"/>
                <w:color w:val="000000"/>
                <w:sz w:val="20"/>
                <w:szCs w:val="20"/>
              </w:rPr>
              <w:t>874</w:t>
            </w:r>
          </w:p>
        </w:tc>
        <w:tc>
          <w:tcPr>
            <w:tcW w:w="1651" w:type="dxa"/>
            <w:noWrap/>
            <w:vAlign w:val="center"/>
          </w:tcPr>
          <w:p w:rsidRPr="00AE5E35" w:rsidR="005E23A6" w:rsidP="00515D07" w:rsidRDefault="005E23A6" w14:paraId="23738092" w14:textId="083F571C">
            <w:pPr>
              <w:jc w:val="center"/>
              <w:rPr>
                <w:rFonts w:cs="Arial"/>
                <w:sz w:val="22"/>
                <w:szCs w:val="22"/>
                <w:lang w:eastAsia="en-GB"/>
              </w:rPr>
            </w:pPr>
            <w:r>
              <w:rPr>
                <w:rFonts w:cs="Arial"/>
                <w:color w:val="000000"/>
                <w:sz w:val="20"/>
                <w:szCs w:val="20"/>
              </w:rPr>
              <w:t>£3,</w:t>
            </w:r>
            <w:r w:rsidR="00CF3ED8">
              <w:rPr>
                <w:rFonts w:cs="Arial"/>
                <w:color w:val="000000"/>
                <w:sz w:val="20"/>
                <w:szCs w:val="20"/>
              </w:rPr>
              <w:t>209</w:t>
            </w:r>
          </w:p>
        </w:tc>
      </w:tr>
      <w:tr w:rsidRPr="00AE5E35" w:rsidR="005E23A6" w:rsidTr="7C995945" w14:paraId="1BB63F0B" w14:textId="77777777">
        <w:trPr>
          <w:trHeight w:val="147"/>
          <w:jc w:val="center"/>
        </w:trPr>
        <w:tc>
          <w:tcPr>
            <w:tcW w:w="4439" w:type="dxa"/>
            <w:gridSpan w:val="2"/>
            <w:noWrap/>
            <w:hideMark/>
          </w:tcPr>
          <w:p w:rsidRPr="00AE5E35" w:rsidR="005E23A6" w:rsidP="00515D07" w:rsidRDefault="005E23A6" w14:paraId="37C3107E" w14:textId="77777777">
            <w:pPr>
              <w:rPr>
                <w:rFonts w:cs="Arial"/>
                <w:b/>
                <w:bCs/>
                <w:color w:val="000000"/>
                <w:sz w:val="22"/>
                <w:szCs w:val="22"/>
                <w:lang w:eastAsia="en-GB"/>
              </w:rPr>
            </w:pPr>
            <w:r w:rsidRPr="00AE5E35">
              <w:rPr>
                <w:rFonts w:cs="Arial"/>
                <w:color w:val="000000"/>
                <w:sz w:val="22"/>
                <w:szCs w:val="22"/>
                <w:lang w:eastAsia="en-GB"/>
              </w:rPr>
              <w:t>Reduction in government landfill tax receipts (benefits to municipal sector included in LA and NHM rows)</w:t>
            </w:r>
          </w:p>
        </w:tc>
        <w:tc>
          <w:tcPr>
            <w:tcW w:w="1649" w:type="dxa"/>
            <w:noWrap/>
            <w:vAlign w:val="center"/>
          </w:tcPr>
          <w:p w:rsidRPr="00AE5E35" w:rsidR="005E23A6" w:rsidP="00515D07" w:rsidRDefault="005E23A6" w14:paraId="515C785B" w14:textId="00FD952F">
            <w:pPr>
              <w:jc w:val="center"/>
              <w:rPr>
                <w:rFonts w:cs="Arial"/>
                <w:b/>
                <w:bCs/>
                <w:color w:val="000000"/>
                <w:sz w:val="22"/>
                <w:szCs w:val="22"/>
                <w:lang w:eastAsia="en-GB"/>
              </w:rPr>
            </w:pPr>
            <w:r>
              <w:rPr>
                <w:rFonts w:cs="Arial"/>
                <w:color w:val="000000"/>
                <w:sz w:val="20"/>
                <w:szCs w:val="20"/>
              </w:rPr>
              <w:t>-£2,</w:t>
            </w:r>
            <w:r w:rsidR="00FF7187">
              <w:rPr>
                <w:rFonts w:cs="Arial"/>
                <w:color w:val="000000"/>
                <w:sz w:val="20"/>
                <w:szCs w:val="20"/>
              </w:rPr>
              <w:t>474</w:t>
            </w:r>
          </w:p>
        </w:tc>
        <w:tc>
          <w:tcPr>
            <w:tcW w:w="1560" w:type="dxa"/>
            <w:noWrap/>
            <w:vAlign w:val="center"/>
          </w:tcPr>
          <w:p w:rsidRPr="00AE5E35" w:rsidR="005E23A6" w:rsidP="00515D07" w:rsidRDefault="005E23A6" w14:paraId="638218F1" w14:textId="1B50CE8B">
            <w:pPr>
              <w:jc w:val="center"/>
              <w:rPr>
                <w:rFonts w:cs="Arial"/>
                <w:b/>
                <w:bCs/>
                <w:color w:val="000000"/>
                <w:sz w:val="22"/>
                <w:szCs w:val="22"/>
                <w:lang w:eastAsia="en-GB"/>
              </w:rPr>
            </w:pPr>
            <w:r>
              <w:rPr>
                <w:rFonts w:cs="Arial"/>
                <w:color w:val="000000"/>
                <w:sz w:val="20"/>
                <w:szCs w:val="20"/>
              </w:rPr>
              <w:t>-£3,</w:t>
            </w:r>
            <w:r w:rsidR="00D549E9">
              <w:rPr>
                <w:rFonts w:cs="Arial"/>
                <w:color w:val="000000"/>
                <w:sz w:val="20"/>
                <w:szCs w:val="20"/>
              </w:rPr>
              <w:t>679</w:t>
            </w:r>
          </w:p>
        </w:tc>
        <w:tc>
          <w:tcPr>
            <w:tcW w:w="1515" w:type="dxa"/>
            <w:noWrap/>
            <w:vAlign w:val="center"/>
          </w:tcPr>
          <w:p w:rsidRPr="00AE5E35" w:rsidR="005E23A6" w:rsidP="00515D07" w:rsidRDefault="005E23A6" w14:paraId="1103C63F" w14:textId="06107342">
            <w:pPr>
              <w:jc w:val="center"/>
              <w:rPr>
                <w:rFonts w:cs="Arial"/>
                <w:b/>
                <w:bCs/>
                <w:color w:val="000000"/>
                <w:sz w:val="22"/>
                <w:szCs w:val="22"/>
                <w:lang w:eastAsia="en-GB"/>
              </w:rPr>
            </w:pPr>
            <w:r>
              <w:rPr>
                <w:rFonts w:cs="Arial"/>
                <w:color w:val="000000"/>
                <w:sz w:val="20"/>
                <w:szCs w:val="20"/>
              </w:rPr>
              <w:t>-£2,0</w:t>
            </w:r>
            <w:r w:rsidR="00D549E9">
              <w:rPr>
                <w:rFonts w:cs="Arial"/>
                <w:color w:val="000000"/>
                <w:sz w:val="20"/>
                <w:szCs w:val="20"/>
              </w:rPr>
              <w:t>04</w:t>
            </w:r>
          </w:p>
        </w:tc>
        <w:tc>
          <w:tcPr>
            <w:tcW w:w="1651" w:type="dxa"/>
            <w:noWrap/>
            <w:vAlign w:val="center"/>
          </w:tcPr>
          <w:p w:rsidRPr="00AE5E35" w:rsidR="005E23A6" w:rsidP="00515D07" w:rsidRDefault="005E23A6" w14:paraId="58D9198E" w14:textId="402251E7">
            <w:pPr>
              <w:jc w:val="center"/>
              <w:rPr>
                <w:rFonts w:cs="Arial"/>
                <w:b/>
                <w:bCs/>
                <w:color w:val="000000"/>
                <w:sz w:val="22"/>
                <w:szCs w:val="22"/>
                <w:lang w:eastAsia="en-GB"/>
              </w:rPr>
            </w:pPr>
            <w:r>
              <w:rPr>
                <w:rFonts w:cs="Arial"/>
                <w:color w:val="000000"/>
                <w:sz w:val="20"/>
                <w:szCs w:val="20"/>
              </w:rPr>
              <w:t>-£3,</w:t>
            </w:r>
            <w:r w:rsidR="00CF3ED8">
              <w:rPr>
                <w:rFonts w:cs="Arial"/>
                <w:color w:val="000000"/>
                <w:sz w:val="20"/>
                <w:szCs w:val="20"/>
              </w:rPr>
              <w:t>079</w:t>
            </w:r>
          </w:p>
        </w:tc>
      </w:tr>
      <w:tr w:rsidRPr="00AE5E35" w:rsidR="005E23A6" w:rsidTr="7C995945" w14:paraId="59CA3AA7" w14:textId="77777777">
        <w:trPr>
          <w:trHeight w:val="147"/>
          <w:jc w:val="center"/>
        </w:trPr>
        <w:tc>
          <w:tcPr>
            <w:tcW w:w="4439" w:type="dxa"/>
            <w:gridSpan w:val="2"/>
            <w:noWrap/>
          </w:tcPr>
          <w:p w:rsidRPr="00701AE7" w:rsidR="005E23A6" w:rsidP="00515D07" w:rsidRDefault="005E23A6" w14:paraId="399D5666" w14:textId="77777777">
            <w:pPr>
              <w:rPr>
                <w:rFonts w:cs="Arial"/>
                <w:b/>
                <w:bCs/>
                <w:color w:val="000000"/>
                <w:sz w:val="22"/>
                <w:szCs w:val="22"/>
                <w:lang w:eastAsia="en-GB"/>
              </w:rPr>
            </w:pPr>
            <w:r w:rsidRPr="00701AE7">
              <w:rPr>
                <w:rFonts w:cs="Arial"/>
                <w:b/>
                <w:bCs/>
                <w:color w:val="000000"/>
                <w:sz w:val="22"/>
                <w:szCs w:val="22"/>
                <w:lang w:eastAsia="en-GB"/>
              </w:rPr>
              <w:t>Social Benefits (Total)</w:t>
            </w:r>
          </w:p>
        </w:tc>
        <w:tc>
          <w:tcPr>
            <w:tcW w:w="1649" w:type="dxa"/>
            <w:noWrap/>
            <w:vAlign w:val="center"/>
          </w:tcPr>
          <w:p w:rsidRPr="00701AE7" w:rsidR="005E23A6" w:rsidP="00515D07" w:rsidRDefault="005E23A6" w14:paraId="640852E1" w14:textId="1F6F9E03">
            <w:pPr>
              <w:jc w:val="center"/>
              <w:rPr>
                <w:rFonts w:cs="Arial"/>
                <w:b/>
                <w:bCs/>
                <w:color w:val="000000"/>
                <w:sz w:val="20"/>
                <w:szCs w:val="20"/>
              </w:rPr>
            </w:pPr>
            <w:r>
              <w:rPr>
                <w:rFonts w:cs="Arial"/>
                <w:b/>
                <w:bCs/>
                <w:color w:val="000000"/>
                <w:sz w:val="20"/>
                <w:szCs w:val="20"/>
              </w:rPr>
              <w:t>£7,</w:t>
            </w:r>
            <w:r w:rsidR="00D549E9">
              <w:rPr>
                <w:rFonts w:cs="Arial"/>
                <w:b/>
                <w:bCs/>
                <w:color w:val="000000"/>
                <w:sz w:val="20"/>
                <w:szCs w:val="20"/>
              </w:rPr>
              <w:t>0</w:t>
            </w:r>
            <w:r w:rsidR="00D50702">
              <w:rPr>
                <w:rFonts w:cs="Arial"/>
                <w:b/>
                <w:bCs/>
                <w:color w:val="000000"/>
                <w:sz w:val="20"/>
                <w:szCs w:val="20"/>
              </w:rPr>
              <w:t>17</w:t>
            </w:r>
          </w:p>
        </w:tc>
        <w:tc>
          <w:tcPr>
            <w:tcW w:w="1560" w:type="dxa"/>
            <w:noWrap/>
            <w:vAlign w:val="center"/>
          </w:tcPr>
          <w:p w:rsidRPr="00701AE7" w:rsidR="005E23A6" w:rsidP="00515D07" w:rsidRDefault="005E23A6" w14:paraId="2E607B0C" w14:textId="1C233ACC">
            <w:pPr>
              <w:jc w:val="center"/>
              <w:rPr>
                <w:rFonts w:cs="Arial"/>
                <w:b/>
                <w:bCs/>
                <w:color w:val="000000"/>
                <w:sz w:val="20"/>
                <w:szCs w:val="20"/>
              </w:rPr>
            </w:pPr>
            <w:r>
              <w:rPr>
                <w:rFonts w:cs="Arial"/>
                <w:b/>
                <w:bCs/>
                <w:color w:val="000000"/>
                <w:sz w:val="20"/>
                <w:szCs w:val="20"/>
              </w:rPr>
              <w:t>£8,</w:t>
            </w:r>
            <w:r w:rsidR="00D549E9">
              <w:rPr>
                <w:rFonts w:cs="Arial"/>
                <w:b/>
                <w:bCs/>
                <w:color w:val="000000"/>
                <w:sz w:val="20"/>
                <w:szCs w:val="20"/>
              </w:rPr>
              <w:t>2</w:t>
            </w:r>
            <w:r w:rsidR="00F74D88">
              <w:rPr>
                <w:rFonts w:cs="Arial"/>
                <w:b/>
                <w:bCs/>
                <w:color w:val="000000"/>
                <w:sz w:val="20"/>
                <w:szCs w:val="20"/>
              </w:rPr>
              <w:t>40</w:t>
            </w:r>
          </w:p>
        </w:tc>
        <w:tc>
          <w:tcPr>
            <w:tcW w:w="1515" w:type="dxa"/>
            <w:noWrap/>
            <w:vAlign w:val="center"/>
          </w:tcPr>
          <w:p w:rsidRPr="00701AE7" w:rsidR="005E23A6" w:rsidP="00515D07" w:rsidRDefault="005E23A6" w14:paraId="465D581F" w14:textId="0E93672C">
            <w:pPr>
              <w:jc w:val="center"/>
              <w:rPr>
                <w:rFonts w:cs="Arial"/>
                <w:b/>
                <w:bCs/>
                <w:color w:val="000000"/>
                <w:sz w:val="20"/>
                <w:szCs w:val="20"/>
              </w:rPr>
            </w:pPr>
            <w:r>
              <w:rPr>
                <w:rFonts w:cs="Arial"/>
                <w:b/>
                <w:bCs/>
                <w:color w:val="000000"/>
                <w:sz w:val="20"/>
                <w:szCs w:val="20"/>
              </w:rPr>
              <w:t>£4,</w:t>
            </w:r>
            <w:r w:rsidR="00AE191B">
              <w:rPr>
                <w:rFonts w:cs="Arial"/>
                <w:b/>
                <w:bCs/>
                <w:color w:val="000000"/>
                <w:sz w:val="20"/>
                <w:szCs w:val="20"/>
              </w:rPr>
              <w:t>776</w:t>
            </w:r>
          </w:p>
        </w:tc>
        <w:tc>
          <w:tcPr>
            <w:tcW w:w="1651" w:type="dxa"/>
            <w:noWrap/>
            <w:vAlign w:val="center"/>
          </w:tcPr>
          <w:p w:rsidRPr="00701AE7" w:rsidR="005E23A6" w:rsidP="00515D07" w:rsidRDefault="005E23A6" w14:paraId="060A7229" w14:textId="47E9CC44">
            <w:pPr>
              <w:jc w:val="center"/>
              <w:rPr>
                <w:rFonts w:cs="Arial"/>
                <w:b/>
                <w:bCs/>
                <w:color w:val="000000"/>
                <w:sz w:val="20"/>
                <w:szCs w:val="20"/>
              </w:rPr>
            </w:pPr>
            <w:r>
              <w:rPr>
                <w:rFonts w:cs="Arial"/>
                <w:b/>
                <w:bCs/>
                <w:color w:val="000000"/>
                <w:sz w:val="20"/>
                <w:szCs w:val="20"/>
              </w:rPr>
              <w:t>£6,</w:t>
            </w:r>
            <w:r w:rsidR="00E4502D">
              <w:rPr>
                <w:rFonts w:cs="Arial"/>
                <w:b/>
                <w:bCs/>
                <w:color w:val="000000"/>
                <w:sz w:val="20"/>
                <w:szCs w:val="20"/>
              </w:rPr>
              <w:t>275</w:t>
            </w:r>
          </w:p>
        </w:tc>
      </w:tr>
      <w:tr w:rsidRPr="00AE5E35" w:rsidR="005E23A6" w:rsidTr="7C995945" w14:paraId="7082639C" w14:textId="77777777">
        <w:trPr>
          <w:trHeight w:val="147"/>
          <w:jc w:val="center"/>
        </w:trPr>
        <w:tc>
          <w:tcPr>
            <w:tcW w:w="4439" w:type="dxa"/>
            <w:gridSpan w:val="2"/>
            <w:noWrap/>
            <w:hideMark/>
          </w:tcPr>
          <w:p w:rsidRPr="00AE5E35" w:rsidR="005E23A6" w:rsidP="00515D07" w:rsidRDefault="005E23A6" w14:paraId="3E38F581" w14:textId="0FE50A50">
            <w:pPr>
              <w:rPr>
                <w:rFonts w:cs="Arial"/>
                <w:color w:val="000000"/>
                <w:sz w:val="22"/>
                <w:szCs w:val="22"/>
                <w:lang w:eastAsia="en-GB"/>
              </w:rPr>
            </w:pPr>
            <w:r w:rsidRPr="00AE5E35">
              <w:rPr>
                <w:rFonts w:cs="Arial"/>
                <w:color w:val="000000"/>
                <w:sz w:val="22"/>
                <w:szCs w:val="22"/>
                <w:lang w:eastAsia="en-GB"/>
              </w:rPr>
              <w:t xml:space="preserve">Additional </w:t>
            </w:r>
            <w:r w:rsidR="00D97548">
              <w:rPr>
                <w:rFonts w:cs="Arial"/>
                <w:color w:val="000000"/>
                <w:sz w:val="22"/>
                <w:szCs w:val="22"/>
                <w:lang w:eastAsia="en-GB"/>
              </w:rPr>
              <w:t>local auth</w:t>
            </w:r>
            <w:r w:rsidRPr="00AE5E35">
              <w:rPr>
                <w:rFonts w:cs="Arial"/>
                <w:color w:val="000000"/>
                <w:sz w:val="22"/>
                <w:szCs w:val="22"/>
                <w:lang w:eastAsia="en-GB"/>
              </w:rPr>
              <w:t xml:space="preserve">orities net service costs (+)/savings (-) from changes in dry recycling, food waste and free garden waste collections for all HHs </w:t>
            </w:r>
          </w:p>
        </w:tc>
        <w:tc>
          <w:tcPr>
            <w:tcW w:w="1649" w:type="dxa"/>
            <w:noWrap/>
            <w:vAlign w:val="center"/>
          </w:tcPr>
          <w:p w:rsidRPr="00AE5E35" w:rsidR="005E23A6" w:rsidP="00515D07" w:rsidRDefault="005E23A6" w14:paraId="2A2F31BA" w14:textId="6F4E18E7">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3,</w:t>
            </w:r>
            <w:r w:rsidR="00EE51B8">
              <w:rPr>
                <w:rFonts w:cs="Arial"/>
                <w:color w:val="000000"/>
                <w:sz w:val="20"/>
                <w:szCs w:val="20"/>
              </w:rPr>
              <w:t>802</w:t>
            </w:r>
          </w:p>
        </w:tc>
        <w:tc>
          <w:tcPr>
            <w:tcW w:w="1560" w:type="dxa"/>
            <w:noWrap/>
            <w:vAlign w:val="center"/>
          </w:tcPr>
          <w:p w:rsidRPr="00AE5E35" w:rsidR="005E23A6" w:rsidP="00515D07" w:rsidRDefault="005E23A6" w14:paraId="6F937A91" w14:textId="221E4BB5">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3,</w:t>
            </w:r>
            <w:r w:rsidR="00EE114C">
              <w:rPr>
                <w:rFonts w:cs="Arial"/>
                <w:color w:val="000000"/>
                <w:sz w:val="20"/>
                <w:szCs w:val="20"/>
              </w:rPr>
              <w:t>802</w:t>
            </w:r>
          </w:p>
        </w:tc>
        <w:tc>
          <w:tcPr>
            <w:tcW w:w="1515" w:type="dxa"/>
            <w:noWrap/>
            <w:vAlign w:val="center"/>
          </w:tcPr>
          <w:p w:rsidRPr="00AE5E35" w:rsidR="005E23A6" w:rsidP="00515D07" w:rsidRDefault="005E23A6" w14:paraId="07D21041" w14:textId="01208F6A">
            <w:pPr>
              <w:jc w:val="center"/>
              <w:rPr>
                <w:rFonts w:cs="Arial"/>
                <w:color w:val="000000"/>
                <w:sz w:val="22"/>
                <w:szCs w:val="22"/>
                <w:lang w:eastAsia="en-GB"/>
              </w:rPr>
            </w:pPr>
            <w:r>
              <w:rPr>
                <w:rFonts w:cs="Arial"/>
                <w:color w:val="000000"/>
                <w:sz w:val="20"/>
                <w:szCs w:val="20"/>
              </w:rPr>
              <w:t>£</w:t>
            </w:r>
            <w:r w:rsidR="00AF0A1F">
              <w:rPr>
                <w:rFonts w:cs="Arial"/>
                <w:color w:val="000000"/>
                <w:sz w:val="20"/>
                <w:szCs w:val="20"/>
              </w:rPr>
              <w:t>459</w:t>
            </w:r>
          </w:p>
        </w:tc>
        <w:tc>
          <w:tcPr>
            <w:tcW w:w="1651" w:type="dxa"/>
            <w:noWrap/>
            <w:vAlign w:val="center"/>
          </w:tcPr>
          <w:p w:rsidRPr="00AE5E35" w:rsidR="005E23A6" w:rsidP="00515D07" w:rsidRDefault="005E23A6" w14:paraId="20C63F98" w14:textId="51CFE675">
            <w:pPr>
              <w:jc w:val="center"/>
              <w:rPr>
                <w:rFonts w:cs="Arial"/>
                <w:color w:val="000000"/>
                <w:sz w:val="22"/>
                <w:szCs w:val="22"/>
                <w:lang w:eastAsia="en-GB"/>
              </w:rPr>
            </w:pPr>
            <w:r>
              <w:rPr>
                <w:rFonts w:cs="Arial"/>
                <w:color w:val="000000"/>
                <w:sz w:val="20"/>
                <w:szCs w:val="20"/>
              </w:rPr>
              <w:t>£</w:t>
            </w:r>
            <w:r w:rsidR="00AF0A1F">
              <w:rPr>
                <w:rFonts w:cs="Arial"/>
                <w:color w:val="000000"/>
                <w:sz w:val="20"/>
                <w:szCs w:val="20"/>
              </w:rPr>
              <w:t>459</w:t>
            </w:r>
          </w:p>
        </w:tc>
      </w:tr>
      <w:tr w:rsidRPr="00AE5E35" w:rsidR="005E23A6" w:rsidTr="7C995945" w14:paraId="0B0ED4E2" w14:textId="77777777">
        <w:trPr>
          <w:trHeight w:val="147"/>
          <w:jc w:val="center"/>
        </w:trPr>
        <w:tc>
          <w:tcPr>
            <w:tcW w:w="0" w:type="auto"/>
            <w:vMerge w:val="restart"/>
            <w:noWrap/>
            <w:hideMark/>
          </w:tcPr>
          <w:p w:rsidRPr="00AE5E35" w:rsidR="005E23A6" w:rsidP="00515D07" w:rsidRDefault="005E23A6" w14:paraId="55345D1E" w14:textId="77777777">
            <w:pPr>
              <w:jc w:val="center"/>
              <w:rPr>
                <w:rFonts w:cs="Arial"/>
                <w:color w:val="000000"/>
                <w:sz w:val="22"/>
                <w:szCs w:val="22"/>
                <w:lang w:eastAsia="en-GB"/>
              </w:rPr>
            </w:pPr>
          </w:p>
        </w:tc>
        <w:tc>
          <w:tcPr>
            <w:tcW w:w="4214" w:type="dxa"/>
            <w:noWrap/>
            <w:hideMark/>
          </w:tcPr>
          <w:p w:rsidRPr="00AE5E35" w:rsidR="005E23A6" w:rsidP="00515D07" w:rsidRDefault="005E23A6" w14:paraId="54E53511" w14:textId="77777777">
            <w:pPr>
              <w:rPr>
                <w:rFonts w:cs="Arial"/>
                <w:color w:val="000000"/>
                <w:sz w:val="22"/>
                <w:szCs w:val="22"/>
                <w:lang w:eastAsia="en-GB"/>
              </w:rPr>
            </w:pPr>
            <w:r w:rsidRPr="00AE5E35">
              <w:rPr>
                <w:rFonts w:cs="Arial"/>
                <w:color w:val="000000"/>
                <w:sz w:val="22"/>
                <w:szCs w:val="22"/>
                <w:lang w:eastAsia="en-GB"/>
              </w:rPr>
              <w:t>Transition costs</w:t>
            </w:r>
          </w:p>
        </w:tc>
        <w:tc>
          <w:tcPr>
            <w:tcW w:w="1649" w:type="dxa"/>
            <w:noWrap/>
            <w:vAlign w:val="center"/>
          </w:tcPr>
          <w:p w:rsidRPr="00AE5E35" w:rsidR="005E23A6" w:rsidP="00515D07" w:rsidRDefault="005E23A6" w14:paraId="7831BFF6" w14:textId="4AFBD18B">
            <w:pPr>
              <w:jc w:val="center"/>
              <w:rPr>
                <w:rFonts w:cs="Arial"/>
                <w:color w:val="000000"/>
                <w:sz w:val="22"/>
                <w:szCs w:val="22"/>
                <w:lang w:eastAsia="en-GB"/>
              </w:rPr>
            </w:pPr>
            <w:r>
              <w:rPr>
                <w:rFonts w:cs="Arial"/>
                <w:color w:val="000000"/>
                <w:sz w:val="20"/>
                <w:szCs w:val="20"/>
              </w:rPr>
              <w:t>£9</w:t>
            </w:r>
            <w:r w:rsidR="00D549E9">
              <w:rPr>
                <w:rFonts w:cs="Arial"/>
                <w:color w:val="000000"/>
                <w:sz w:val="20"/>
                <w:szCs w:val="20"/>
              </w:rPr>
              <w:t>63</w:t>
            </w:r>
          </w:p>
        </w:tc>
        <w:tc>
          <w:tcPr>
            <w:tcW w:w="1560" w:type="dxa"/>
            <w:noWrap/>
            <w:vAlign w:val="center"/>
          </w:tcPr>
          <w:p w:rsidRPr="00AE5E35" w:rsidR="005E23A6" w:rsidP="00515D07" w:rsidRDefault="005E23A6" w14:paraId="279E4B10" w14:textId="39A29D36">
            <w:pPr>
              <w:jc w:val="center"/>
              <w:rPr>
                <w:rFonts w:cs="Arial"/>
                <w:color w:val="000000"/>
                <w:sz w:val="22"/>
                <w:szCs w:val="22"/>
                <w:lang w:eastAsia="en-GB"/>
              </w:rPr>
            </w:pPr>
            <w:r>
              <w:rPr>
                <w:rFonts w:cs="Arial"/>
                <w:color w:val="000000"/>
                <w:sz w:val="20"/>
                <w:szCs w:val="20"/>
              </w:rPr>
              <w:t>£9</w:t>
            </w:r>
            <w:r w:rsidR="00D549E9">
              <w:rPr>
                <w:rFonts w:cs="Arial"/>
                <w:color w:val="000000"/>
                <w:sz w:val="20"/>
                <w:szCs w:val="20"/>
              </w:rPr>
              <w:t>63</w:t>
            </w:r>
          </w:p>
        </w:tc>
        <w:tc>
          <w:tcPr>
            <w:tcW w:w="1515" w:type="dxa"/>
            <w:noWrap/>
            <w:vAlign w:val="center"/>
          </w:tcPr>
          <w:p w:rsidRPr="00AE5E35" w:rsidR="005E23A6" w:rsidP="00515D07" w:rsidRDefault="005E23A6" w14:paraId="7EB260AD" w14:textId="2E75E0AF">
            <w:pPr>
              <w:jc w:val="center"/>
              <w:rPr>
                <w:rFonts w:cs="Arial"/>
                <w:color w:val="000000"/>
                <w:sz w:val="22"/>
                <w:szCs w:val="22"/>
                <w:lang w:eastAsia="en-GB"/>
              </w:rPr>
            </w:pPr>
            <w:r>
              <w:rPr>
                <w:rFonts w:cs="Arial"/>
                <w:color w:val="000000"/>
                <w:sz w:val="20"/>
                <w:szCs w:val="20"/>
              </w:rPr>
              <w:t>£</w:t>
            </w:r>
            <w:r w:rsidR="00CF3ED8">
              <w:rPr>
                <w:rFonts w:cs="Arial"/>
                <w:color w:val="000000"/>
                <w:sz w:val="20"/>
                <w:szCs w:val="20"/>
              </w:rPr>
              <w:t>686</w:t>
            </w:r>
          </w:p>
        </w:tc>
        <w:tc>
          <w:tcPr>
            <w:tcW w:w="1651" w:type="dxa"/>
            <w:noWrap/>
            <w:vAlign w:val="center"/>
          </w:tcPr>
          <w:p w:rsidRPr="00AE5E35" w:rsidR="005E23A6" w:rsidP="00515D07" w:rsidRDefault="005E23A6" w14:paraId="1C33D213" w14:textId="7B3958A9">
            <w:pPr>
              <w:jc w:val="center"/>
              <w:rPr>
                <w:rFonts w:cs="Arial"/>
                <w:color w:val="000000"/>
                <w:sz w:val="22"/>
                <w:szCs w:val="22"/>
                <w:lang w:eastAsia="en-GB"/>
              </w:rPr>
            </w:pPr>
            <w:r>
              <w:rPr>
                <w:rFonts w:cs="Arial"/>
                <w:color w:val="000000"/>
                <w:sz w:val="20"/>
                <w:szCs w:val="20"/>
              </w:rPr>
              <w:t>£</w:t>
            </w:r>
            <w:r w:rsidR="00CF3ED8">
              <w:rPr>
                <w:rFonts w:cs="Arial"/>
                <w:color w:val="000000"/>
                <w:sz w:val="20"/>
                <w:szCs w:val="20"/>
              </w:rPr>
              <w:t>686</w:t>
            </w:r>
          </w:p>
        </w:tc>
      </w:tr>
      <w:tr w:rsidRPr="00AE5E35" w:rsidR="005E23A6" w:rsidTr="7C995945" w14:paraId="32962FE7" w14:textId="77777777">
        <w:trPr>
          <w:trHeight w:val="147"/>
          <w:jc w:val="center"/>
        </w:trPr>
        <w:tc>
          <w:tcPr>
            <w:tcW w:w="0" w:type="auto"/>
            <w:vMerge/>
            <w:noWrap/>
            <w:hideMark/>
          </w:tcPr>
          <w:p w:rsidRPr="00AE5E35" w:rsidR="005E23A6" w:rsidP="00515D07" w:rsidRDefault="005E23A6" w14:paraId="53099B7F" w14:textId="77777777">
            <w:pPr>
              <w:jc w:val="center"/>
              <w:rPr>
                <w:rFonts w:cs="Arial"/>
                <w:color w:val="000000"/>
                <w:sz w:val="22"/>
                <w:szCs w:val="22"/>
                <w:lang w:eastAsia="en-GB"/>
              </w:rPr>
            </w:pPr>
          </w:p>
        </w:tc>
        <w:tc>
          <w:tcPr>
            <w:tcW w:w="4214" w:type="dxa"/>
            <w:noWrap/>
            <w:hideMark/>
          </w:tcPr>
          <w:p w:rsidRPr="00AE5E35" w:rsidR="005E23A6" w:rsidP="00515D07" w:rsidRDefault="2C36EA6C" w14:paraId="329F3639" w14:textId="7C9C3864">
            <w:pPr>
              <w:rPr>
                <w:rFonts w:cs="Arial"/>
                <w:sz w:val="22"/>
                <w:szCs w:val="22"/>
                <w:lang w:eastAsia="en-GB"/>
              </w:rPr>
            </w:pPr>
            <w:r w:rsidRPr="00AE5E35">
              <w:rPr>
                <w:rFonts w:cs="Arial"/>
                <w:sz w:val="22"/>
                <w:szCs w:val="22"/>
                <w:lang w:eastAsia="en-GB"/>
              </w:rPr>
              <w:t>Net service cost minus transition</w:t>
            </w:r>
            <w:r w:rsidRPr="7C995945" w:rsidR="005E23A6">
              <w:rPr>
                <w:rStyle w:val="FootnoteReference"/>
                <w:rFonts w:cs="Arial"/>
                <w:lang w:eastAsia="en-GB"/>
              </w:rPr>
              <w:footnoteReference w:id="415"/>
            </w:r>
          </w:p>
        </w:tc>
        <w:tc>
          <w:tcPr>
            <w:tcW w:w="1649" w:type="dxa"/>
            <w:noWrap/>
            <w:vAlign w:val="center"/>
          </w:tcPr>
          <w:p w:rsidRPr="00AE5E35" w:rsidR="005E23A6" w:rsidP="00515D07" w:rsidRDefault="005E23A6" w14:paraId="20EFEF71" w14:textId="2FC8FEF5">
            <w:pPr>
              <w:jc w:val="center"/>
              <w:rPr>
                <w:rFonts w:cs="Arial"/>
                <w:sz w:val="22"/>
                <w:szCs w:val="22"/>
                <w:lang w:eastAsia="en-GB"/>
              </w:rPr>
            </w:pPr>
            <w:r>
              <w:rPr>
                <w:rFonts w:cs="Arial"/>
                <w:sz w:val="20"/>
                <w:szCs w:val="20"/>
              </w:rPr>
              <w:t>£</w:t>
            </w:r>
            <w:r w:rsidR="00D549E9">
              <w:rPr>
                <w:rFonts w:cs="Arial"/>
                <w:sz w:val="20"/>
                <w:szCs w:val="20"/>
              </w:rPr>
              <w:t>2,</w:t>
            </w:r>
            <w:r w:rsidR="00EE51B8">
              <w:rPr>
                <w:rFonts w:cs="Arial"/>
                <w:sz w:val="20"/>
                <w:szCs w:val="20"/>
              </w:rPr>
              <w:t>839</w:t>
            </w:r>
          </w:p>
        </w:tc>
        <w:tc>
          <w:tcPr>
            <w:tcW w:w="1560" w:type="dxa"/>
            <w:noWrap/>
            <w:vAlign w:val="center"/>
          </w:tcPr>
          <w:p w:rsidRPr="00AE5E35" w:rsidR="005E23A6" w:rsidP="00515D07" w:rsidRDefault="005E23A6" w14:paraId="2FC18783" w14:textId="4CE9B86C">
            <w:pPr>
              <w:jc w:val="center"/>
              <w:rPr>
                <w:rFonts w:cs="Arial"/>
                <w:sz w:val="22"/>
                <w:szCs w:val="22"/>
                <w:lang w:eastAsia="en-GB"/>
              </w:rPr>
            </w:pPr>
            <w:r>
              <w:rPr>
                <w:rFonts w:cs="Arial"/>
                <w:sz w:val="20"/>
                <w:szCs w:val="20"/>
              </w:rPr>
              <w:t>£</w:t>
            </w:r>
            <w:r w:rsidR="00D549E9">
              <w:rPr>
                <w:rFonts w:cs="Arial"/>
                <w:sz w:val="20"/>
                <w:szCs w:val="20"/>
              </w:rPr>
              <w:t>2,</w:t>
            </w:r>
            <w:r w:rsidR="00EE114C">
              <w:rPr>
                <w:rFonts w:cs="Arial"/>
                <w:sz w:val="20"/>
                <w:szCs w:val="20"/>
              </w:rPr>
              <w:t>839</w:t>
            </w:r>
          </w:p>
        </w:tc>
        <w:tc>
          <w:tcPr>
            <w:tcW w:w="1515" w:type="dxa"/>
            <w:noWrap/>
            <w:vAlign w:val="center"/>
          </w:tcPr>
          <w:p w:rsidRPr="00AE5E35" w:rsidR="005E23A6" w:rsidP="00515D07" w:rsidRDefault="005E23A6" w14:paraId="2E786EAE" w14:textId="7C87C4DB">
            <w:pPr>
              <w:jc w:val="center"/>
              <w:rPr>
                <w:rFonts w:cs="Arial"/>
                <w:sz w:val="22"/>
                <w:szCs w:val="22"/>
                <w:lang w:eastAsia="en-GB"/>
              </w:rPr>
            </w:pPr>
            <w:r>
              <w:rPr>
                <w:rFonts w:cs="Arial"/>
                <w:sz w:val="20"/>
                <w:szCs w:val="20"/>
              </w:rPr>
              <w:t>-£</w:t>
            </w:r>
            <w:r w:rsidR="0099306E">
              <w:rPr>
                <w:rFonts w:cs="Arial"/>
                <w:sz w:val="20"/>
                <w:szCs w:val="20"/>
              </w:rPr>
              <w:t>2</w:t>
            </w:r>
            <w:r w:rsidR="00CF0B1F">
              <w:rPr>
                <w:rFonts w:cs="Arial"/>
                <w:sz w:val="20"/>
                <w:szCs w:val="20"/>
              </w:rPr>
              <w:t>27</w:t>
            </w:r>
          </w:p>
        </w:tc>
        <w:tc>
          <w:tcPr>
            <w:tcW w:w="1651" w:type="dxa"/>
            <w:noWrap/>
            <w:vAlign w:val="center"/>
          </w:tcPr>
          <w:p w:rsidRPr="00AE5E35" w:rsidR="005E23A6" w:rsidP="00515D07" w:rsidRDefault="005E23A6" w14:paraId="5D3AC4A1" w14:textId="04980D62">
            <w:pPr>
              <w:jc w:val="center"/>
              <w:rPr>
                <w:rFonts w:cs="Arial"/>
                <w:sz w:val="22"/>
                <w:szCs w:val="22"/>
                <w:lang w:eastAsia="en-GB"/>
              </w:rPr>
            </w:pPr>
            <w:r>
              <w:rPr>
                <w:rFonts w:cs="Arial"/>
                <w:sz w:val="20"/>
                <w:szCs w:val="20"/>
              </w:rPr>
              <w:t>-£</w:t>
            </w:r>
            <w:r w:rsidR="0099306E">
              <w:rPr>
                <w:rFonts w:cs="Arial"/>
                <w:sz w:val="20"/>
                <w:szCs w:val="20"/>
              </w:rPr>
              <w:t>2</w:t>
            </w:r>
            <w:r w:rsidR="00CF0B1F">
              <w:rPr>
                <w:rFonts w:cs="Arial"/>
                <w:sz w:val="20"/>
                <w:szCs w:val="20"/>
              </w:rPr>
              <w:t>27</w:t>
            </w:r>
          </w:p>
        </w:tc>
      </w:tr>
      <w:tr w:rsidRPr="00AE5E35" w:rsidR="000213EB" w:rsidTr="7C995945" w14:paraId="398F9A0D" w14:textId="77777777">
        <w:trPr>
          <w:trHeight w:val="147"/>
          <w:jc w:val="center"/>
        </w:trPr>
        <w:tc>
          <w:tcPr>
            <w:tcW w:w="0" w:type="auto"/>
            <w:noWrap/>
          </w:tcPr>
          <w:p w:rsidRPr="00AE5E35" w:rsidR="000213EB" w:rsidP="00515D07" w:rsidRDefault="000213EB" w14:paraId="338C8425" w14:textId="77777777">
            <w:pPr>
              <w:jc w:val="center"/>
              <w:rPr>
                <w:rFonts w:cs="Arial"/>
                <w:color w:val="000000"/>
                <w:sz w:val="22"/>
                <w:szCs w:val="22"/>
                <w:lang w:eastAsia="en-GB"/>
              </w:rPr>
            </w:pPr>
          </w:p>
        </w:tc>
        <w:tc>
          <w:tcPr>
            <w:tcW w:w="4214" w:type="dxa"/>
            <w:noWrap/>
          </w:tcPr>
          <w:p w:rsidRPr="00AE5E35" w:rsidR="000213EB" w:rsidP="00515D07" w:rsidRDefault="000213EB" w14:paraId="30B64F51" w14:textId="68389750">
            <w:pPr>
              <w:rPr>
                <w:rFonts w:cs="Arial"/>
                <w:sz w:val="22"/>
                <w:szCs w:val="22"/>
                <w:lang w:eastAsia="en-GB"/>
              </w:rPr>
            </w:pPr>
            <w:r>
              <w:rPr>
                <w:rFonts w:cs="Arial"/>
                <w:sz w:val="22"/>
                <w:szCs w:val="22"/>
                <w:lang w:eastAsia="en-GB"/>
              </w:rPr>
              <w:t>Written assessment cost</w:t>
            </w:r>
            <w:r w:rsidR="002D492A">
              <w:rPr>
                <w:rFonts w:cs="Arial"/>
                <w:sz w:val="22"/>
                <w:szCs w:val="22"/>
                <w:lang w:eastAsia="en-GB"/>
              </w:rPr>
              <w:t>s</w:t>
            </w:r>
          </w:p>
        </w:tc>
        <w:tc>
          <w:tcPr>
            <w:tcW w:w="1649" w:type="dxa"/>
            <w:noWrap/>
            <w:vAlign w:val="center"/>
          </w:tcPr>
          <w:p w:rsidR="000213EB" w:rsidP="00515D07" w:rsidRDefault="00CC4740" w14:paraId="5D0DA207" w14:textId="5AF5F20B">
            <w:pPr>
              <w:jc w:val="center"/>
              <w:rPr>
                <w:rFonts w:cs="Arial"/>
                <w:sz w:val="20"/>
                <w:szCs w:val="20"/>
              </w:rPr>
            </w:pPr>
            <w:r>
              <w:rPr>
                <w:rFonts w:cs="Arial"/>
                <w:sz w:val="20"/>
                <w:szCs w:val="20"/>
              </w:rPr>
              <w:t>£0</w:t>
            </w:r>
          </w:p>
        </w:tc>
        <w:tc>
          <w:tcPr>
            <w:tcW w:w="1560" w:type="dxa"/>
            <w:noWrap/>
            <w:vAlign w:val="center"/>
          </w:tcPr>
          <w:p w:rsidR="000213EB" w:rsidP="00515D07" w:rsidRDefault="00CC4740" w14:paraId="6F0DCAF2" w14:textId="1C6180EA">
            <w:pPr>
              <w:jc w:val="center"/>
              <w:rPr>
                <w:rFonts w:cs="Arial"/>
                <w:sz w:val="20"/>
                <w:szCs w:val="20"/>
              </w:rPr>
            </w:pPr>
            <w:r>
              <w:rPr>
                <w:rFonts w:cs="Arial"/>
                <w:sz w:val="20"/>
                <w:szCs w:val="20"/>
              </w:rPr>
              <w:t>£0</w:t>
            </w:r>
          </w:p>
        </w:tc>
        <w:tc>
          <w:tcPr>
            <w:tcW w:w="1515" w:type="dxa"/>
            <w:noWrap/>
            <w:vAlign w:val="center"/>
          </w:tcPr>
          <w:p w:rsidR="000213EB" w:rsidP="00515D07" w:rsidRDefault="00CC4740" w14:paraId="7F2F8F09" w14:textId="406607A4">
            <w:pPr>
              <w:jc w:val="center"/>
              <w:rPr>
                <w:rFonts w:cs="Arial"/>
                <w:sz w:val="20"/>
                <w:szCs w:val="20"/>
              </w:rPr>
            </w:pPr>
            <w:r>
              <w:rPr>
                <w:rFonts w:cs="Arial"/>
                <w:sz w:val="20"/>
                <w:szCs w:val="20"/>
              </w:rPr>
              <w:t>£0</w:t>
            </w:r>
          </w:p>
        </w:tc>
        <w:tc>
          <w:tcPr>
            <w:tcW w:w="1651" w:type="dxa"/>
            <w:noWrap/>
            <w:vAlign w:val="center"/>
          </w:tcPr>
          <w:p w:rsidR="000213EB" w:rsidP="00515D07" w:rsidRDefault="00CC4740" w14:paraId="5E8F467A" w14:textId="0E2BC6C2">
            <w:pPr>
              <w:jc w:val="center"/>
              <w:rPr>
                <w:rFonts w:cs="Arial"/>
                <w:sz w:val="20"/>
                <w:szCs w:val="20"/>
              </w:rPr>
            </w:pPr>
            <w:r>
              <w:rPr>
                <w:rFonts w:cs="Arial"/>
                <w:sz w:val="20"/>
                <w:szCs w:val="20"/>
              </w:rPr>
              <w:t>£0</w:t>
            </w:r>
          </w:p>
        </w:tc>
      </w:tr>
      <w:tr w:rsidRPr="00AE5E35" w:rsidR="005E23A6" w:rsidTr="7C995945" w14:paraId="1901D606" w14:textId="77777777">
        <w:trPr>
          <w:trHeight w:val="147"/>
          <w:jc w:val="center"/>
        </w:trPr>
        <w:tc>
          <w:tcPr>
            <w:tcW w:w="4439" w:type="dxa"/>
            <w:gridSpan w:val="2"/>
            <w:noWrap/>
            <w:hideMark/>
          </w:tcPr>
          <w:p w:rsidRPr="00AE5E35" w:rsidR="005E23A6" w:rsidP="00515D07" w:rsidRDefault="005E23A6" w14:paraId="3C67A102" w14:textId="77777777">
            <w:pPr>
              <w:rPr>
                <w:rFonts w:cs="Arial"/>
                <w:color w:val="000000"/>
                <w:sz w:val="22"/>
                <w:szCs w:val="22"/>
                <w:lang w:eastAsia="en-GB"/>
              </w:rPr>
            </w:pPr>
            <w:r w:rsidRPr="00AE5E35">
              <w:rPr>
                <w:rFonts w:cs="Arial"/>
                <w:color w:val="000000"/>
                <w:sz w:val="22"/>
                <w:szCs w:val="22"/>
                <w:lang w:eastAsia="en-GB"/>
              </w:rPr>
              <w:t xml:space="preserve">Net cost to NHM businesses under increased recycling collections </w:t>
            </w:r>
          </w:p>
        </w:tc>
        <w:tc>
          <w:tcPr>
            <w:tcW w:w="1649" w:type="dxa"/>
            <w:noWrap/>
            <w:vAlign w:val="center"/>
          </w:tcPr>
          <w:p w:rsidRPr="00AE5E35" w:rsidR="005E23A6" w:rsidP="00515D07" w:rsidRDefault="00A03205" w14:paraId="6E9899AC" w14:textId="15177849">
            <w:pPr>
              <w:jc w:val="center"/>
              <w:rPr>
                <w:rFonts w:cs="Arial"/>
                <w:color w:val="000000"/>
                <w:sz w:val="22"/>
                <w:szCs w:val="22"/>
                <w:lang w:eastAsia="en-GB"/>
              </w:rPr>
            </w:pPr>
            <w:r>
              <w:rPr>
                <w:rFonts w:cs="Arial"/>
                <w:color w:val="000000"/>
                <w:sz w:val="20"/>
                <w:szCs w:val="20"/>
              </w:rPr>
              <w:t>-£99</w:t>
            </w:r>
          </w:p>
        </w:tc>
        <w:tc>
          <w:tcPr>
            <w:tcW w:w="1560" w:type="dxa"/>
            <w:noWrap/>
            <w:vAlign w:val="center"/>
          </w:tcPr>
          <w:p w:rsidRPr="00AE5E35" w:rsidR="005E23A6" w:rsidP="00515D07" w:rsidRDefault="005E23A6" w14:paraId="6F4C546B" w14:textId="60B2AF4A">
            <w:pPr>
              <w:jc w:val="center"/>
              <w:rPr>
                <w:rFonts w:cs="Arial"/>
                <w:color w:val="000000"/>
                <w:sz w:val="22"/>
                <w:szCs w:val="22"/>
                <w:lang w:eastAsia="en-GB"/>
              </w:rPr>
            </w:pPr>
            <w:r>
              <w:rPr>
                <w:rFonts w:cs="Arial"/>
                <w:color w:val="000000"/>
                <w:sz w:val="20"/>
                <w:szCs w:val="20"/>
              </w:rPr>
              <w:t>£4,</w:t>
            </w:r>
            <w:r w:rsidR="00FE45E4">
              <w:rPr>
                <w:rFonts w:cs="Arial"/>
                <w:color w:val="000000"/>
                <w:sz w:val="20"/>
                <w:szCs w:val="20"/>
              </w:rPr>
              <w:t>454</w:t>
            </w:r>
          </w:p>
        </w:tc>
        <w:tc>
          <w:tcPr>
            <w:tcW w:w="1515" w:type="dxa"/>
            <w:noWrap/>
            <w:vAlign w:val="center"/>
          </w:tcPr>
          <w:p w:rsidRPr="00AE5E35" w:rsidR="005E23A6" w:rsidP="00515D07" w:rsidRDefault="005E23A6" w14:paraId="5E4F6D4D" w14:textId="41FB904F">
            <w:pPr>
              <w:jc w:val="center"/>
              <w:rPr>
                <w:rFonts w:cs="Arial"/>
                <w:color w:val="000000"/>
                <w:sz w:val="22"/>
                <w:szCs w:val="22"/>
                <w:lang w:eastAsia="en-GB"/>
              </w:rPr>
            </w:pPr>
            <w:r>
              <w:rPr>
                <w:rFonts w:cs="Arial"/>
                <w:color w:val="000000"/>
                <w:sz w:val="20"/>
                <w:szCs w:val="20"/>
              </w:rPr>
              <w:t>£</w:t>
            </w:r>
            <w:r w:rsidR="0099306E">
              <w:rPr>
                <w:rFonts w:cs="Arial"/>
                <w:color w:val="000000"/>
                <w:sz w:val="20"/>
                <w:szCs w:val="20"/>
              </w:rPr>
              <w:t>99</w:t>
            </w:r>
          </w:p>
        </w:tc>
        <w:tc>
          <w:tcPr>
            <w:tcW w:w="1651" w:type="dxa"/>
            <w:noWrap/>
            <w:vAlign w:val="center"/>
          </w:tcPr>
          <w:p w:rsidRPr="00AE5E35" w:rsidR="005E23A6" w:rsidP="00515D07" w:rsidRDefault="005E23A6" w14:paraId="28211A7C" w14:textId="16CB0BC3">
            <w:pPr>
              <w:jc w:val="center"/>
              <w:rPr>
                <w:rFonts w:cs="Arial"/>
                <w:color w:val="000000"/>
                <w:sz w:val="22"/>
                <w:szCs w:val="22"/>
                <w:lang w:eastAsia="en-GB"/>
              </w:rPr>
            </w:pPr>
            <w:r>
              <w:rPr>
                <w:rFonts w:cs="Arial"/>
                <w:color w:val="000000"/>
                <w:sz w:val="20"/>
                <w:szCs w:val="20"/>
              </w:rPr>
              <w:t>£4,</w:t>
            </w:r>
            <w:r w:rsidR="0099306E">
              <w:rPr>
                <w:rFonts w:cs="Arial"/>
                <w:color w:val="000000"/>
                <w:sz w:val="20"/>
                <w:szCs w:val="20"/>
              </w:rPr>
              <w:t>454</w:t>
            </w:r>
          </w:p>
        </w:tc>
      </w:tr>
      <w:tr w:rsidRPr="00AE5E35" w:rsidR="005E23A6" w:rsidTr="7C995945" w14:paraId="20A98EF6" w14:textId="77777777">
        <w:trPr>
          <w:trHeight w:val="147"/>
          <w:jc w:val="center"/>
        </w:trPr>
        <w:tc>
          <w:tcPr>
            <w:tcW w:w="0" w:type="auto"/>
            <w:vMerge w:val="restart"/>
            <w:noWrap/>
            <w:hideMark/>
          </w:tcPr>
          <w:p w:rsidRPr="00AE5E35" w:rsidR="005E23A6" w:rsidP="00515D07" w:rsidRDefault="005E23A6" w14:paraId="767C68E3" w14:textId="77777777">
            <w:pPr>
              <w:jc w:val="center"/>
              <w:rPr>
                <w:rFonts w:cs="Arial"/>
                <w:color w:val="000000"/>
                <w:sz w:val="22"/>
                <w:szCs w:val="22"/>
                <w:lang w:eastAsia="en-GB"/>
              </w:rPr>
            </w:pPr>
          </w:p>
        </w:tc>
        <w:tc>
          <w:tcPr>
            <w:tcW w:w="4214" w:type="dxa"/>
            <w:noWrap/>
            <w:hideMark/>
          </w:tcPr>
          <w:p w:rsidRPr="00AE5E35" w:rsidR="005E23A6" w:rsidP="00515D07" w:rsidRDefault="005E23A6" w14:paraId="1DD0BBF6" w14:textId="77777777">
            <w:pPr>
              <w:rPr>
                <w:rFonts w:cs="Arial"/>
                <w:color w:val="000000"/>
                <w:sz w:val="22"/>
                <w:szCs w:val="22"/>
                <w:lang w:eastAsia="en-GB"/>
              </w:rPr>
            </w:pPr>
            <w:r w:rsidRPr="00AE5E35">
              <w:rPr>
                <w:rFonts w:cs="Arial"/>
                <w:color w:val="000000"/>
                <w:sz w:val="22"/>
                <w:szCs w:val="22"/>
                <w:lang w:eastAsia="en-GB"/>
              </w:rPr>
              <w:t>Waste management cost with DRS effect)</w:t>
            </w:r>
          </w:p>
        </w:tc>
        <w:tc>
          <w:tcPr>
            <w:tcW w:w="1649" w:type="dxa"/>
            <w:noWrap/>
            <w:vAlign w:val="center"/>
          </w:tcPr>
          <w:p w:rsidRPr="00AE5E35" w:rsidR="005E23A6" w:rsidP="00515D07" w:rsidRDefault="005E23A6" w14:paraId="6BC78AA1" w14:textId="068EF85B">
            <w:pPr>
              <w:jc w:val="center"/>
              <w:rPr>
                <w:rFonts w:cs="Arial"/>
                <w:color w:val="000000"/>
                <w:sz w:val="22"/>
                <w:szCs w:val="22"/>
                <w:lang w:eastAsia="en-GB"/>
              </w:rPr>
            </w:pPr>
            <w:r>
              <w:rPr>
                <w:rFonts w:cs="Arial"/>
                <w:color w:val="000000"/>
                <w:sz w:val="20"/>
                <w:szCs w:val="20"/>
              </w:rPr>
              <w:t>-£</w:t>
            </w:r>
            <w:r w:rsidR="00F30660">
              <w:rPr>
                <w:rFonts w:cs="Arial"/>
                <w:color w:val="000000"/>
                <w:sz w:val="20"/>
                <w:szCs w:val="20"/>
              </w:rPr>
              <w:t>270</w:t>
            </w:r>
          </w:p>
        </w:tc>
        <w:tc>
          <w:tcPr>
            <w:tcW w:w="1560" w:type="dxa"/>
            <w:noWrap/>
            <w:vAlign w:val="center"/>
          </w:tcPr>
          <w:p w:rsidRPr="00AE5E35" w:rsidR="005E23A6" w:rsidP="00515D07" w:rsidRDefault="005E23A6" w14:paraId="611E4084" w14:textId="35DA7D99">
            <w:pPr>
              <w:jc w:val="center"/>
              <w:rPr>
                <w:rFonts w:cs="Arial"/>
                <w:color w:val="000000"/>
                <w:sz w:val="22"/>
                <w:szCs w:val="22"/>
                <w:lang w:eastAsia="en-GB"/>
              </w:rPr>
            </w:pPr>
            <w:r>
              <w:rPr>
                <w:rFonts w:cs="Arial"/>
                <w:color w:val="000000"/>
                <w:sz w:val="20"/>
                <w:szCs w:val="20"/>
              </w:rPr>
              <w:t>£</w:t>
            </w:r>
            <w:r w:rsidR="00FE45E4">
              <w:rPr>
                <w:rFonts w:cs="Arial"/>
                <w:color w:val="000000"/>
                <w:sz w:val="20"/>
                <w:szCs w:val="20"/>
              </w:rPr>
              <w:t>3,906</w:t>
            </w:r>
          </w:p>
        </w:tc>
        <w:tc>
          <w:tcPr>
            <w:tcW w:w="1515" w:type="dxa"/>
            <w:noWrap/>
            <w:vAlign w:val="center"/>
          </w:tcPr>
          <w:p w:rsidRPr="00AE5E35" w:rsidR="005E23A6" w:rsidP="00515D07" w:rsidRDefault="005E23A6" w14:paraId="609DF5DF" w14:textId="1A111573">
            <w:pPr>
              <w:jc w:val="center"/>
              <w:rPr>
                <w:rFonts w:cs="Arial"/>
                <w:color w:val="000000"/>
                <w:sz w:val="22"/>
                <w:szCs w:val="22"/>
                <w:lang w:eastAsia="en-GB"/>
              </w:rPr>
            </w:pPr>
            <w:r>
              <w:rPr>
                <w:rFonts w:cs="Arial"/>
                <w:color w:val="000000"/>
                <w:sz w:val="20"/>
                <w:szCs w:val="20"/>
              </w:rPr>
              <w:t>-£</w:t>
            </w:r>
            <w:r w:rsidR="00CF0B1F">
              <w:rPr>
                <w:rFonts w:cs="Arial"/>
                <w:color w:val="000000"/>
                <w:sz w:val="20"/>
                <w:szCs w:val="20"/>
              </w:rPr>
              <w:t>270</w:t>
            </w:r>
          </w:p>
        </w:tc>
        <w:tc>
          <w:tcPr>
            <w:tcW w:w="1651" w:type="dxa"/>
            <w:noWrap/>
            <w:vAlign w:val="center"/>
          </w:tcPr>
          <w:p w:rsidRPr="00AE5E35" w:rsidR="005E23A6" w:rsidP="00515D07" w:rsidRDefault="005E23A6" w14:paraId="26EE57C3" w14:textId="1C709F77">
            <w:pPr>
              <w:jc w:val="center"/>
              <w:rPr>
                <w:rFonts w:cs="Arial"/>
                <w:color w:val="000000"/>
                <w:sz w:val="22"/>
                <w:szCs w:val="22"/>
                <w:lang w:eastAsia="en-GB"/>
              </w:rPr>
            </w:pPr>
            <w:r>
              <w:rPr>
                <w:rFonts w:cs="Arial"/>
                <w:color w:val="000000"/>
                <w:sz w:val="20"/>
                <w:szCs w:val="20"/>
              </w:rPr>
              <w:t>£</w:t>
            </w:r>
            <w:r w:rsidR="00403042">
              <w:rPr>
                <w:rFonts w:cs="Arial"/>
                <w:color w:val="000000"/>
                <w:sz w:val="20"/>
                <w:szCs w:val="20"/>
              </w:rPr>
              <w:t>3,906</w:t>
            </w:r>
          </w:p>
        </w:tc>
      </w:tr>
      <w:tr w:rsidRPr="00AE5E35" w:rsidR="005E23A6" w:rsidTr="7C995945" w14:paraId="62592C48" w14:textId="77777777">
        <w:trPr>
          <w:trHeight w:val="147"/>
          <w:jc w:val="center"/>
        </w:trPr>
        <w:tc>
          <w:tcPr>
            <w:tcW w:w="0" w:type="auto"/>
            <w:vMerge/>
            <w:noWrap/>
            <w:hideMark/>
          </w:tcPr>
          <w:p w:rsidRPr="00AE5E35" w:rsidR="005E23A6" w:rsidP="00515D07" w:rsidRDefault="005E23A6" w14:paraId="23DE32E9" w14:textId="77777777">
            <w:pPr>
              <w:jc w:val="center"/>
              <w:rPr>
                <w:rFonts w:cs="Arial"/>
                <w:color w:val="000000"/>
                <w:sz w:val="22"/>
                <w:szCs w:val="22"/>
                <w:lang w:eastAsia="en-GB"/>
              </w:rPr>
            </w:pPr>
          </w:p>
        </w:tc>
        <w:tc>
          <w:tcPr>
            <w:tcW w:w="4214" w:type="dxa"/>
            <w:noWrap/>
            <w:hideMark/>
          </w:tcPr>
          <w:p w:rsidRPr="00AE5E35" w:rsidR="005E23A6" w:rsidP="00515D07" w:rsidRDefault="005E23A6" w14:paraId="1E53C952" w14:textId="77777777">
            <w:pPr>
              <w:rPr>
                <w:rFonts w:cs="Arial"/>
                <w:color w:val="000000"/>
                <w:sz w:val="22"/>
                <w:szCs w:val="22"/>
                <w:lang w:eastAsia="en-GB"/>
              </w:rPr>
            </w:pPr>
            <w:r w:rsidRPr="00AE5E35">
              <w:rPr>
                <w:rFonts w:cs="Arial"/>
                <w:color w:val="000000"/>
                <w:sz w:val="22"/>
                <w:szCs w:val="22"/>
                <w:lang w:eastAsia="en-GB"/>
              </w:rPr>
              <w:t>Familiarisation</w:t>
            </w:r>
          </w:p>
        </w:tc>
        <w:tc>
          <w:tcPr>
            <w:tcW w:w="1649" w:type="dxa"/>
            <w:noWrap/>
            <w:vAlign w:val="center"/>
          </w:tcPr>
          <w:p w:rsidRPr="00AE5E35" w:rsidR="005E23A6" w:rsidP="00515D07" w:rsidRDefault="00B1277F" w14:paraId="0F5F1CDE" w14:textId="2F9A78E7">
            <w:pPr>
              <w:jc w:val="center"/>
              <w:rPr>
                <w:rFonts w:cs="Arial"/>
                <w:color w:val="000000"/>
                <w:sz w:val="22"/>
                <w:szCs w:val="22"/>
                <w:lang w:eastAsia="en-GB"/>
              </w:rPr>
            </w:pPr>
            <w:r>
              <w:rPr>
                <w:rFonts w:cs="Arial"/>
                <w:color w:val="000000"/>
                <w:sz w:val="20"/>
                <w:szCs w:val="20"/>
              </w:rPr>
              <w:t>£171</w:t>
            </w:r>
          </w:p>
        </w:tc>
        <w:tc>
          <w:tcPr>
            <w:tcW w:w="1560" w:type="dxa"/>
            <w:noWrap/>
            <w:vAlign w:val="center"/>
          </w:tcPr>
          <w:p w:rsidRPr="00AE5E35" w:rsidR="005E23A6" w:rsidP="00515D07" w:rsidRDefault="00B1277F" w14:paraId="4EE32E77" w14:textId="541D0950">
            <w:pPr>
              <w:jc w:val="center"/>
              <w:rPr>
                <w:rFonts w:cs="Arial"/>
                <w:color w:val="000000"/>
                <w:sz w:val="22"/>
                <w:szCs w:val="22"/>
                <w:lang w:eastAsia="en-GB"/>
              </w:rPr>
            </w:pPr>
            <w:r>
              <w:rPr>
                <w:rFonts w:cs="Arial"/>
                <w:color w:val="000000"/>
                <w:sz w:val="20"/>
                <w:szCs w:val="20"/>
              </w:rPr>
              <w:t>£548</w:t>
            </w:r>
          </w:p>
        </w:tc>
        <w:tc>
          <w:tcPr>
            <w:tcW w:w="1515" w:type="dxa"/>
            <w:noWrap/>
            <w:vAlign w:val="center"/>
          </w:tcPr>
          <w:p w:rsidRPr="00AE5E35" w:rsidR="005E23A6" w:rsidP="00515D07" w:rsidRDefault="00B1277F" w14:paraId="7C7A5F72" w14:textId="78FB2244">
            <w:pPr>
              <w:jc w:val="center"/>
              <w:rPr>
                <w:rFonts w:cs="Arial"/>
                <w:color w:val="000000"/>
                <w:sz w:val="22"/>
                <w:szCs w:val="22"/>
                <w:lang w:eastAsia="en-GB"/>
              </w:rPr>
            </w:pPr>
            <w:r>
              <w:rPr>
                <w:rFonts w:cs="Arial"/>
                <w:color w:val="000000"/>
                <w:sz w:val="20"/>
                <w:szCs w:val="20"/>
              </w:rPr>
              <w:t>£171</w:t>
            </w:r>
          </w:p>
        </w:tc>
        <w:tc>
          <w:tcPr>
            <w:tcW w:w="1651" w:type="dxa"/>
            <w:noWrap/>
            <w:vAlign w:val="center"/>
          </w:tcPr>
          <w:p w:rsidRPr="00AE5E35" w:rsidR="005E23A6" w:rsidP="00515D07" w:rsidRDefault="00B1277F" w14:paraId="7DAC9EE8" w14:textId="555E9399">
            <w:pPr>
              <w:jc w:val="center"/>
              <w:rPr>
                <w:rFonts w:cs="Arial"/>
                <w:color w:val="000000"/>
                <w:sz w:val="22"/>
                <w:szCs w:val="22"/>
                <w:lang w:eastAsia="en-GB"/>
              </w:rPr>
            </w:pPr>
            <w:r>
              <w:rPr>
                <w:rFonts w:cs="Arial"/>
                <w:color w:val="000000"/>
                <w:sz w:val="20"/>
                <w:szCs w:val="20"/>
              </w:rPr>
              <w:t>£548</w:t>
            </w:r>
          </w:p>
        </w:tc>
      </w:tr>
      <w:tr w:rsidRPr="00AE5E35" w:rsidR="00CC4740" w:rsidTr="7C995945" w14:paraId="3A5581DC" w14:textId="77777777">
        <w:trPr>
          <w:trHeight w:val="147"/>
          <w:jc w:val="center"/>
        </w:trPr>
        <w:tc>
          <w:tcPr>
            <w:tcW w:w="0" w:type="auto"/>
            <w:noWrap/>
          </w:tcPr>
          <w:p w:rsidRPr="00AE5E35" w:rsidR="00CC4740" w:rsidP="00515D07" w:rsidRDefault="00CC4740" w14:paraId="0C8E2262" w14:textId="77777777">
            <w:pPr>
              <w:jc w:val="center"/>
              <w:rPr>
                <w:rFonts w:cs="Arial"/>
                <w:color w:val="000000"/>
                <w:sz w:val="22"/>
                <w:szCs w:val="22"/>
                <w:lang w:eastAsia="en-GB"/>
              </w:rPr>
            </w:pPr>
          </w:p>
        </w:tc>
        <w:tc>
          <w:tcPr>
            <w:tcW w:w="4214" w:type="dxa"/>
            <w:noWrap/>
          </w:tcPr>
          <w:p w:rsidRPr="00AE5E35" w:rsidR="00CC4740" w:rsidP="00515D07" w:rsidRDefault="00CC4740" w14:paraId="43C9C279" w14:textId="74B53FF1">
            <w:pPr>
              <w:rPr>
                <w:rFonts w:cs="Arial"/>
                <w:color w:val="000000"/>
                <w:sz w:val="22"/>
                <w:szCs w:val="22"/>
                <w:lang w:eastAsia="en-GB"/>
              </w:rPr>
            </w:pPr>
            <w:r>
              <w:rPr>
                <w:rFonts w:cs="Arial"/>
                <w:color w:val="000000"/>
                <w:sz w:val="22"/>
                <w:szCs w:val="22"/>
                <w:lang w:eastAsia="en-GB"/>
              </w:rPr>
              <w:t>Written assessment cost</w:t>
            </w:r>
            <w:r w:rsidR="002D492A">
              <w:rPr>
                <w:rFonts w:cs="Arial"/>
                <w:color w:val="000000"/>
                <w:sz w:val="22"/>
                <w:szCs w:val="22"/>
                <w:lang w:eastAsia="en-GB"/>
              </w:rPr>
              <w:t>s</w:t>
            </w:r>
          </w:p>
        </w:tc>
        <w:tc>
          <w:tcPr>
            <w:tcW w:w="1649" w:type="dxa"/>
            <w:noWrap/>
            <w:vAlign w:val="center"/>
          </w:tcPr>
          <w:p w:rsidR="00CC4740" w:rsidP="00515D07" w:rsidRDefault="00CC4740" w14:paraId="2E3670A1" w14:textId="0BB4D53B">
            <w:pPr>
              <w:jc w:val="center"/>
              <w:rPr>
                <w:rFonts w:cs="Arial"/>
                <w:color w:val="000000"/>
                <w:sz w:val="20"/>
                <w:szCs w:val="20"/>
              </w:rPr>
            </w:pPr>
            <w:r>
              <w:rPr>
                <w:rFonts w:cs="Arial"/>
                <w:color w:val="000000"/>
                <w:sz w:val="20"/>
                <w:szCs w:val="20"/>
              </w:rPr>
              <w:t>£3</w:t>
            </w:r>
          </w:p>
        </w:tc>
        <w:tc>
          <w:tcPr>
            <w:tcW w:w="1560" w:type="dxa"/>
            <w:noWrap/>
            <w:vAlign w:val="center"/>
          </w:tcPr>
          <w:p w:rsidR="00CC4740" w:rsidP="00515D07" w:rsidRDefault="00CC4740" w14:paraId="798B8DB4" w14:textId="1D9C2143">
            <w:pPr>
              <w:jc w:val="center"/>
              <w:rPr>
                <w:rFonts w:cs="Arial"/>
                <w:color w:val="000000"/>
                <w:sz w:val="20"/>
                <w:szCs w:val="20"/>
              </w:rPr>
            </w:pPr>
            <w:r>
              <w:rPr>
                <w:rFonts w:cs="Arial"/>
                <w:color w:val="000000"/>
                <w:sz w:val="20"/>
                <w:szCs w:val="20"/>
              </w:rPr>
              <w:t>£3</w:t>
            </w:r>
          </w:p>
        </w:tc>
        <w:tc>
          <w:tcPr>
            <w:tcW w:w="1515" w:type="dxa"/>
            <w:noWrap/>
            <w:vAlign w:val="center"/>
          </w:tcPr>
          <w:p w:rsidR="00CC4740" w:rsidP="00515D07" w:rsidRDefault="00CC4740" w14:paraId="79C81B96" w14:textId="12F7E107">
            <w:pPr>
              <w:jc w:val="center"/>
              <w:rPr>
                <w:rFonts w:cs="Arial"/>
                <w:color w:val="000000"/>
                <w:sz w:val="20"/>
                <w:szCs w:val="20"/>
              </w:rPr>
            </w:pPr>
            <w:r>
              <w:rPr>
                <w:rFonts w:cs="Arial"/>
                <w:color w:val="000000"/>
                <w:sz w:val="20"/>
                <w:szCs w:val="20"/>
              </w:rPr>
              <w:t>£3</w:t>
            </w:r>
          </w:p>
        </w:tc>
        <w:tc>
          <w:tcPr>
            <w:tcW w:w="1651" w:type="dxa"/>
            <w:noWrap/>
            <w:vAlign w:val="center"/>
          </w:tcPr>
          <w:p w:rsidR="00CC4740" w:rsidP="00515D07" w:rsidRDefault="00CC4740" w14:paraId="0CD74A99" w14:textId="2448E787">
            <w:pPr>
              <w:jc w:val="center"/>
              <w:rPr>
                <w:rFonts w:cs="Arial"/>
                <w:color w:val="000000"/>
                <w:sz w:val="20"/>
                <w:szCs w:val="20"/>
              </w:rPr>
            </w:pPr>
            <w:r>
              <w:rPr>
                <w:rFonts w:cs="Arial"/>
                <w:color w:val="000000"/>
                <w:sz w:val="20"/>
                <w:szCs w:val="20"/>
              </w:rPr>
              <w:t>£3</w:t>
            </w:r>
          </w:p>
        </w:tc>
      </w:tr>
      <w:tr w:rsidRPr="00AE5E35" w:rsidR="005E23A6" w:rsidTr="7C995945" w14:paraId="595358E4" w14:textId="77777777">
        <w:trPr>
          <w:trHeight w:val="147"/>
          <w:jc w:val="center"/>
        </w:trPr>
        <w:tc>
          <w:tcPr>
            <w:tcW w:w="4439" w:type="dxa"/>
            <w:gridSpan w:val="2"/>
            <w:noWrap/>
            <w:hideMark/>
          </w:tcPr>
          <w:p w:rsidRPr="00AE5E35" w:rsidR="005E23A6" w:rsidP="00515D07" w:rsidRDefault="005E23A6" w14:paraId="60D8548E" w14:textId="77777777">
            <w:pPr>
              <w:rPr>
                <w:rFonts w:cs="Arial"/>
                <w:color w:val="000000"/>
                <w:sz w:val="22"/>
                <w:szCs w:val="22"/>
                <w:lang w:eastAsia="en-GB"/>
              </w:rPr>
            </w:pPr>
            <w:r w:rsidRPr="00AE5E35">
              <w:rPr>
                <w:rFonts w:cs="Arial"/>
                <w:color w:val="000000"/>
                <w:sz w:val="22"/>
                <w:szCs w:val="22"/>
                <w:lang w:eastAsia="en-GB"/>
              </w:rPr>
              <w:t>Policy costs to apply best practices in recycling collections</w:t>
            </w:r>
          </w:p>
        </w:tc>
        <w:tc>
          <w:tcPr>
            <w:tcW w:w="1649" w:type="dxa"/>
            <w:noWrap/>
            <w:vAlign w:val="center"/>
          </w:tcPr>
          <w:p w:rsidRPr="00AE5E35" w:rsidR="005E23A6" w:rsidP="00515D07" w:rsidRDefault="005E23A6" w14:paraId="6630A44D" w14:textId="1CC51F3D">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5</w:t>
            </w:r>
            <w:r w:rsidR="00C7669A">
              <w:rPr>
                <w:rFonts w:cs="Arial"/>
                <w:color w:val="000000"/>
                <w:sz w:val="20"/>
                <w:szCs w:val="20"/>
              </w:rPr>
              <w:t>7</w:t>
            </w:r>
          </w:p>
        </w:tc>
        <w:tc>
          <w:tcPr>
            <w:tcW w:w="1560" w:type="dxa"/>
            <w:noWrap/>
            <w:vAlign w:val="center"/>
          </w:tcPr>
          <w:p w:rsidRPr="00AE5E35" w:rsidR="005E23A6" w:rsidP="00515D07" w:rsidRDefault="005E23A6" w14:paraId="731BFA35" w14:textId="514C2D4B">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5</w:t>
            </w:r>
            <w:r w:rsidR="00C7669A">
              <w:rPr>
                <w:rFonts w:cs="Arial"/>
                <w:color w:val="000000"/>
                <w:sz w:val="20"/>
                <w:szCs w:val="20"/>
              </w:rPr>
              <w:t>7</w:t>
            </w:r>
          </w:p>
        </w:tc>
        <w:tc>
          <w:tcPr>
            <w:tcW w:w="1515" w:type="dxa"/>
            <w:noWrap/>
            <w:vAlign w:val="center"/>
          </w:tcPr>
          <w:p w:rsidRPr="00AE5E35" w:rsidR="005E23A6" w:rsidP="00515D07" w:rsidRDefault="005E23A6" w14:paraId="135AB419" w14:textId="727270AF">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5</w:t>
            </w:r>
            <w:r w:rsidR="00C7669A">
              <w:rPr>
                <w:rFonts w:cs="Arial"/>
                <w:color w:val="000000"/>
                <w:sz w:val="20"/>
                <w:szCs w:val="20"/>
              </w:rPr>
              <w:t>7</w:t>
            </w:r>
          </w:p>
        </w:tc>
        <w:tc>
          <w:tcPr>
            <w:tcW w:w="1651" w:type="dxa"/>
            <w:noWrap/>
            <w:vAlign w:val="center"/>
          </w:tcPr>
          <w:p w:rsidRPr="00AE5E35" w:rsidR="005E23A6" w:rsidP="00515D07" w:rsidRDefault="005E23A6" w14:paraId="19BBEBD7" w14:textId="2B59CCA2">
            <w:pPr>
              <w:jc w:val="center"/>
              <w:rPr>
                <w:rFonts w:cs="Arial"/>
                <w:color w:val="000000"/>
                <w:sz w:val="22"/>
                <w:szCs w:val="22"/>
                <w:lang w:eastAsia="en-GB"/>
              </w:rPr>
            </w:pPr>
            <w:r>
              <w:rPr>
                <w:rFonts w:cs="Arial"/>
                <w:color w:val="000000"/>
                <w:sz w:val="20"/>
                <w:szCs w:val="20"/>
              </w:rPr>
              <w:t>£</w:t>
            </w:r>
            <w:r w:rsidR="00D549E9">
              <w:rPr>
                <w:rFonts w:cs="Arial"/>
                <w:color w:val="000000"/>
                <w:sz w:val="20"/>
                <w:szCs w:val="20"/>
              </w:rPr>
              <w:t>5</w:t>
            </w:r>
            <w:r w:rsidR="00C7669A">
              <w:rPr>
                <w:rFonts w:cs="Arial"/>
                <w:color w:val="000000"/>
                <w:sz w:val="20"/>
                <w:szCs w:val="20"/>
              </w:rPr>
              <w:t>7</w:t>
            </w:r>
          </w:p>
        </w:tc>
      </w:tr>
      <w:tr w:rsidRPr="00AE5E35" w:rsidR="005E23A6" w:rsidTr="7C995945" w14:paraId="6172BE4C" w14:textId="77777777">
        <w:trPr>
          <w:trHeight w:val="147"/>
          <w:jc w:val="center"/>
        </w:trPr>
        <w:tc>
          <w:tcPr>
            <w:tcW w:w="4439" w:type="dxa"/>
            <w:gridSpan w:val="2"/>
            <w:noWrap/>
            <w:hideMark/>
          </w:tcPr>
          <w:p w:rsidRPr="00AE5E35" w:rsidR="005E23A6" w:rsidP="00515D07" w:rsidRDefault="005E23A6" w14:paraId="6D860F19" w14:textId="77777777">
            <w:pPr>
              <w:rPr>
                <w:rFonts w:cs="Arial"/>
                <w:b/>
                <w:bCs/>
                <w:color w:val="000000"/>
                <w:sz w:val="22"/>
                <w:szCs w:val="22"/>
                <w:lang w:eastAsia="en-GB"/>
              </w:rPr>
            </w:pPr>
            <w:r w:rsidRPr="00AE5E35">
              <w:rPr>
                <w:rFonts w:cs="Arial"/>
                <w:b/>
                <w:bCs/>
                <w:color w:val="000000"/>
                <w:sz w:val="22"/>
                <w:szCs w:val="22"/>
                <w:lang w:eastAsia="en-GB"/>
              </w:rPr>
              <w:t>Social costs (total)</w:t>
            </w:r>
          </w:p>
        </w:tc>
        <w:tc>
          <w:tcPr>
            <w:tcW w:w="1649" w:type="dxa"/>
            <w:noWrap/>
            <w:vAlign w:val="center"/>
          </w:tcPr>
          <w:p w:rsidRPr="00AE5E35" w:rsidR="005E23A6" w:rsidP="00515D07" w:rsidRDefault="00B1277F" w14:paraId="4AFE1DFA" w14:textId="2F0C1B6C">
            <w:pPr>
              <w:jc w:val="center"/>
              <w:rPr>
                <w:rFonts w:cs="Arial"/>
                <w:b/>
                <w:bCs/>
                <w:color w:val="000000"/>
                <w:sz w:val="22"/>
                <w:szCs w:val="22"/>
                <w:lang w:eastAsia="en-GB"/>
              </w:rPr>
            </w:pPr>
            <w:r>
              <w:rPr>
                <w:rFonts w:cs="Arial"/>
                <w:b/>
                <w:bCs/>
                <w:color w:val="000000"/>
                <w:sz w:val="20"/>
                <w:szCs w:val="20"/>
              </w:rPr>
              <w:t>£</w:t>
            </w:r>
            <w:r w:rsidR="00D549E9">
              <w:rPr>
                <w:rFonts w:cs="Arial"/>
                <w:b/>
                <w:bCs/>
                <w:color w:val="000000"/>
                <w:sz w:val="20"/>
                <w:szCs w:val="20"/>
              </w:rPr>
              <w:t>3,</w:t>
            </w:r>
            <w:r w:rsidR="005632E5">
              <w:rPr>
                <w:rFonts w:cs="Arial"/>
                <w:b/>
                <w:bCs/>
                <w:color w:val="000000"/>
                <w:sz w:val="20"/>
                <w:szCs w:val="20"/>
              </w:rPr>
              <w:t>7</w:t>
            </w:r>
            <w:r w:rsidR="00EA600E">
              <w:rPr>
                <w:rFonts w:cs="Arial"/>
                <w:b/>
                <w:bCs/>
                <w:color w:val="000000"/>
                <w:sz w:val="20"/>
                <w:szCs w:val="20"/>
              </w:rPr>
              <w:t>63</w:t>
            </w:r>
          </w:p>
        </w:tc>
        <w:tc>
          <w:tcPr>
            <w:tcW w:w="1560" w:type="dxa"/>
            <w:noWrap/>
            <w:vAlign w:val="center"/>
          </w:tcPr>
          <w:p w:rsidRPr="00AE5E35" w:rsidR="005E23A6" w:rsidP="00515D07" w:rsidRDefault="00B1277F" w14:paraId="11D0EF3E" w14:textId="7E84DD64">
            <w:pPr>
              <w:jc w:val="center"/>
              <w:rPr>
                <w:rFonts w:cs="Arial"/>
                <w:b/>
                <w:bCs/>
                <w:color w:val="000000"/>
                <w:sz w:val="22"/>
                <w:szCs w:val="22"/>
                <w:lang w:eastAsia="en-GB"/>
              </w:rPr>
            </w:pPr>
            <w:r>
              <w:rPr>
                <w:rFonts w:cs="Arial"/>
                <w:b/>
                <w:bCs/>
                <w:color w:val="000000"/>
                <w:sz w:val="20"/>
                <w:szCs w:val="20"/>
              </w:rPr>
              <w:t>£8,</w:t>
            </w:r>
            <w:r w:rsidR="00F71B80">
              <w:rPr>
                <w:rFonts w:cs="Arial"/>
                <w:b/>
                <w:bCs/>
                <w:color w:val="000000"/>
                <w:sz w:val="20"/>
                <w:szCs w:val="20"/>
              </w:rPr>
              <w:t>31</w:t>
            </w:r>
            <w:r w:rsidR="00C42D98">
              <w:rPr>
                <w:rFonts w:cs="Arial"/>
                <w:b/>
                <w:bCs/>
                <w:color w:val="000000"/>
                <w:sz w:val="20"/>
                <w:szCs w:val="20"/>
              </w:rPr>
              <w:t>6</w:t>
            </w:r>
          </w:p>
        </w:tc>
        <w:tc>
          <w:tcPr>
            <w:tcW w:w="1515" w:type="dxa"/>
            <w:noWrap/>
            <w:vAlign w:val="center"/>
          </w:tcPr>
          <w:p w:rsidRPr="00AE5E35" w:rsidR="005E23A6" w:rsidP="00515D07" w:rsidRDefault="00B1277F" w14:paraId="1776D4D3" w14:textId="4A2E3964">
            <w:pPr>
              <w:jc w:val="center"/>
              <w:rPr>
                <w:rFonts w:cs="Arial"/>
                <w:b/>
                <w:bCs/>
                <w:color w:val="000000"/>
                <w:sz w:val="22"/>
                <w:szCs w:val="22"/>
                <w:lang w:eastAsia="en-GB"/>
              </w:rPr>
            </w:pPr>
            <w:r>
              <w:rPr>
                <w:rFonts w:cs="Arial"/>
                <w:b/>
                <w:bCs/>
                <w:color w:val="000000"/>
                <w:sz w:val="20"/>
                <w:szCs w:val="20"/>
              </w:rPr>
              <w:t>£4</w:t>
            </w:r>
            <w:r w:rsidR="00EC2840">
              <w:rPr>
                <w:rFonts w:cs="Arial"/>
                <w:b/>
                <w:bCs/>
                <w:color w:val="000000"/>
                <w:sz w:val="20"/>
                <w:szCs w:val="20"/>
              </w:rPr>
              <w:t>20</w:t>
            </w:r>
          </w:p>
        </w:tc>
        <w:tc>
          <w:tcPr>
            <w:tcW w:w="1651" w:type="dxa"/>
            <w:noWrap/>
            <w:vAlign w:val="center"/>
          </w:tcPr>
          <w:p w:rsidRPr="00AE5E35" w:rsidR="005E23A6" w:rsidP="00515D07" w:rsidRDefault="00B1277F" w14:paraId="44CF5814" w14:textId="6A5C991A">
            <w:pPr>
              <w:jc w:val="center"/>
              <w:rPr>
                <w:rFonts w:cs="Arial"/>
                <w:b/>
                <w:bCs/>
                <w:color w:val="000000"/>
                <w:sz w:val="22"/>
                <w:szCs w:val="22"/>
                <w:lang w:eastAsia="en-GB"/>
              </w:rPr>
            </w:pPr>
            <w:r>
              <w:rPr>
                <w:rFonts w:cs="Arial"/>
                <w:b/>
                <w:bCs/>
                <w:color w:val="000000"/>
                <w:sz w:val="20"/>
                <w:szCs w:val="20"/>
              </w:rPr>
              <w:t>£</w:t>
            </w:r>
            <w:r w:rsidR="00BC1088">
              <w:rPr>
                <w:rFonts w:cs="Arial"/>
                <w:b/>
                <w:bCs/>
                <w:color w:val="000000"/>
                <w:sz w:val="20"/>
                <w:szCs w:val="20"/>
              </w:rPr>
              <w:t>4,9</w:t>
            </w:r>
            <w:r w:rsidR="00E26631">
              <w:rPr>
                <w:rFonts w:cs="Arial"/>
                <w:b/>
                <w:bCs/>
                <w:color w:val="000000"/>
                <w:sz w:val="20"/>
                <w:szCs w:val="20"/>
              </w:rPr>
              <w:t>73</w:t>
            </w:r>
          </w:p>
        </w:tc>
      </w:tr>
      <w:tr w:rsidRPr="00AE5E35" w:rsidR="005E23A6" w:rsidTr="005A4FDC" w14:paraId="739DFD1C" w14:textId="77777777">
        <w:trPr>
          <w:trHeight w:val="417"/>
          <w:jc w:val="center"/>
        </w:trPr>
        <w:tc>
          <w:tcPr>
            <w:tcW w:w="4439" w:type="dxa"/>
            <w:gridSpan w:val="2"/>
            <w:noWrap/>
            <w:hideMark/>
          </w:tcPr>
          <w:p w:rsidRPr="00AE5E35" w:rsidR="005E23A6" w:rsidP="00515D07" w:rsidRDefault="005E23A6" w14:paraId="09FB4AF2" w14:textId="77777777">
            <w:pPr>
              <w:rPr>
                <w:rFonts w:cs="Arial"/>
                <w:b/>
                <w:bCs/>
                <w:color w:val="000000"/>
                <w:sz w:val="22"/>
                <w:szCs w:val="22"/>
                <w:lang w:eastAsia="en-GB"/>
              </w:rPr>
            </w:pPr>
            <w:r w:rsidRPr="00AE5E35">
              <w:rPr>
                <w:rFonts w:cs="Arial"/>
                <w:b/>
                <w:bCs/>
                <w:color w:val="000000"/>
                <w:sz w:val="22"/>
                <w:szCs w:val="22"/>
                <w:lang w:eastAsia="en-GB"/>
              </w:rPr>
              <w:t>Net present value, costs (-) / savings (+)</w:t>
            </w:r>
          </w:p>
        </w:tc>
        <w:tc>
          <w:tcPr>
            <w:tcW w:w="1649" w:type="dxa"/>
            <w:noWrap/>
            <w:vAlign w:val="center"/>
          </w:tcPr>
          <w:p w:rsidRPr="00AE5E35" w:rsidR="005E23A6" w:rsidP="00515D07" w:rsidRDefault="00B1277F" w14:paraId="0876D785" w14:textId="7D6A6A3C">
            <w:pPr>
              <w:jc w:val="center"/>
              <w:rPr>
                <w:rFonts w:cs="Arial"/>
                <w:b/>
                <w:bCs/>
                <w:color w:val="000000"/>
                <w:sz w:val="22"/>
                <w:szCs w:val="22"/>
                <w:lang w:eastAsia="en-GB"/>
              </w:rPr>
            </w:pPr>
            <w:r>
              <w:rPr>
                <w:rFonts w:cs="Arial"/>
                <w:b/>
                <w:bCs/>
                <w:color w:val="000000"/>
                <w:sz w:val="20"/>
                <w:szCs w:val="20"/>
              </w:rPr>
              <w:t>£3,</w:t>
            </w:r>
            <w:r w:rsidR="00D549E9">
              <w:rPr>
                <w:rFonts w:cs="Arial"/>
                <w:b/>
                <w:bCs/>
                <w:color w:val="000000"/>
                <w:sz w:val="20"/>
                <w:szCs w:val="20"/>
              </w:rPr>
              <w:t>25</w:t>
            </w:r>
            <w:r w:rsidR="00154EF8">
              <w:rPr>
                <w:rFonts w:cs="Arial"/>
                <w:b/>
                <w:bCs/>
                <w:color w:val="000000"/>
                <w:sz w:val="20"/>
                <w:szCs w:val="20"/>
              </w:rPr>
              <w:t>4</w:t>
            </w:r>
          </w:p>
        </w:tc>
        <w:tc>
          <w:tcPr>
            <w:tcW w:w="1560" w:type="dxa"/>
            <w:noWrap/>
            <w:vAlign w:val="center"/>
          </w:tcPr>
          <w:p w:rsidRPr="00AE5E35" w:rsidR="005E23A6" w:rsidP="00515D07" w:rsidRDefault="00B1277F" w14:paraId="5236C63B" w14:textId="767A804C">
            <w:pPr>
              <w:jc w:val="center"/>
              <w:rPr>
                <w:rFonts w:cs="Arial"/>
                <w:b/>
                <w:bCs/>
                <w:color w:val="000000"/>
                <w:sz w:val="22"/>
                <w:szCs w:val="22"/>
                <w:lang w:eastAsia="en-GB"/>
              </w:rPr>
            </w:pPr>
            <w:r>
              <w:rPr>
                <w:rFonts w:cs="Arial"/>
                <w:b/>
                <w:bCs/>
                <w:color w:val="000000"/>
                <w:sz w:val="20"/>
                <w:szCs w:val="20"/>
              </w:rPr>
              <w:t>-£</w:t>
            </w:r>
            <w:r w:rsidR="00F71B80">
              <w:rPr>
                <w:rFonts w:cs="Arial"/>
                <w:b/>
                <w:bCs/>
                <w:color w:val="000000"/>
                <w:sz w:val="20"/>
                <w:szCs w:val="20"/>
              </w:rPr>
              <w:t>7</w:t>
            </w:r>
            <w:r w:rsidR="00154EF8">
              <w:rPr>
                <w:rFonts w:cs="Arial"/>
                <w:b/>
                <w:bCs/>
                <w:color w:val="000000"/>
                <w:sz w:val="20"/>
                <w:szCs w:val="20"/>
              </w:rPr>
              <w:t>6</w:t>
            </w:r>
          </w:p>
        </w:tc>
        <w:tc>
          <w:tcPr>
            <w:tcW w:w="1515" w:type="dxa"/>
            <w:noWrap/>
            <w:vAlign w:val="center"/>
          </w:tcPr>
          <w:p w:rsidRPr="00AE5E35" w:rsidR="005E23A6" w:rsidP="00515D07" w:rsidRDefault="00B1277F" w14:paraId="1A5FB920" w14:textId="5498D13B">
            <w:pPr>
              <w:jc w:val="center"/>
              <w:rPr>
                <w:rFonts w:cs="Arial"/>
                <w:b/>
                <w:bCs/>
                <w:color w:val="000000"/>
                <w:sz w:val="22"/>
                <w:szCs w:val="22"/>
                <w:lang w:eastAsia="en-GB"/>
              </w:rPr>
            </w:pPr>
            <w:r>
              <w:rPr>
                <w:rFonts w:cs="Arial"/>
                <w:b/>
                <w:bCs/>
                <w:color w:val="000000"/>
                <w:sz w:val="20"/>
                <w:szCs w:val="20"/>
              </w:rPr>
              <w:t>£4,</w:t>
            </w:r>
            <w:r w:rsidR="00D549E9">
              <w:rPr>
                <w:rFonts w:cs="Arial"/>
                <w:b/>
                <w:bCs/>
                <w:color w:val="000000"/>
                <w:sz w:val="20"/>
                <w:szCs w:val="20"/>
              </w:rPr>
              <w:t>3</w:t>
            </w:r>
            <w:r w:rsidR="00EC2840">
              <w:rPr>
                <w:rFonts w:cs="Arial"/>
                <w:b/>
                <w:bCs/>
                <w:color w:val="000000"/>
                <w:sz w:val="20"/>
                <w:szCs w:val="20"/>
              </w:rPr>
              <w:t>56</w:t>
            </w:r>
          </w:p>
        </w:tc>
        <w:tc>
          <w:tcPr>
            <w:tcW w:w="1651" w:type="dxa"/>
            <w:noWrap/>
            <w:vAlign w:val="center"/>
          </w:tcPr>
          <w:p w:rsidRPr="00AE5E35" w:rsidR="005E23A6" w:rsidP="00515D07" w:rsidRDefault="00B1277F" w14:paraId="654DC57B" w14:textId="059F9463">
            <w:pPr>
              <w:jc w:val="center"/>
              <w:rPr>
                <w:rFonts w:cs="Arial"/>
                <w:b/>
                <w:bCs/>
                <w:color w:val="000000"/>
                <w:sz w:val="22"/>
                <w:szCs w:val="22"/>
                <w:lang w:eastAsia="en-GB"/>
              </w:rPr>
            </w:pPr>
            <w:r>
              <w:rPr>
                <w:rFonts w:cs="Arial"/>
                <w:b/>
                <w:bCs/>
                <w:color w:val="000000"/>
                <w:sz w:val="20"/>
                <w:szCs w:val="20"/>
              </w:rPr>
              <w:t>£</w:t>
            </w:r>
            <w:r w:rsidR="00D549E9">
              <w:rPr>
                <w:rFonts w:cs="Arial"/>
                <w:b/>
                <w:bCs/>
                <w:color w:val="000000"/>
                <w:sz w:val="20"/>
                <w:szCs w:val="20"/>
              </w:rPr>
              <w:t>1,</w:t>
            </w:r>
            <w:r w:rsidR="00E4502D">
              <w:rPr>
                <w:rFonts w:cs="Arial"/>
                <w:b/>
                <w:bCs/>
                <w:color w:val="000000"/>
                <w:sz w:val="20"/>
                <w:szCs w:val="20"/>
              </w:rPr>
              <w:t>30</w:t>
            </w:r>
            <w:r w:rsidR="00914D2A">
              <w:rPr>
                <w:rFonts w:cs="Arial"/>
                <w:b/>
                <w:bCs/>
                <w:color w:val="000000"/>
                <w:sz w:val="20"/>
                <w:szCs w:val="20"/>
              </w:rPr>
              <w:t>2</w:t>
            </w:r>
          </w:p>
        </w:tc>
      </w:tr>
    </w:tbl>
    <w:p w:rsidR="00554C21" w:rsidP="00554C21" w:rsidRDefault="00554C21" w14:paraId="1BE76F1C" w14:textId="7AC1772E">
      <w:pPr>
        <w:rPr>
          <w:rFonts w:cs="Arial"/>
          <w:sz w:val="22"/>
          <w:szCs w:val="22"/>
        </w:rPr>
      </w:pPr>
      <w:r w:rsidRPr="00507713">
        <w:rPr>
          <w:rFonts w:cs="Arial"/>
          <w:sz w:val="22"/>
          <w:szCs w:val="22"/>
        </w:rPr>
        <w:t>Source: Defra</w:t>
      </w:r>
      <w:r w:rsidR="00641A00">
        <w:rPr>
          <w:rFonts w:cs="Arial"/>
          <w:sz w:val="22"/>
          <w:szCs w:val="22"/>
        </w:rPr>
        <w:t>’s</w:t>
      </w:r>
      <w:r w:rsidRPr="00507713">
        <w:rPr>
          <w:rFonts w:cs="Arial"/>
          <w:sz w:val="22"/>
          <w:szCs w:val="22"/>
        </w:rPr>
        <w:t xml:space="preserve"> analysis </w:t>
      </w:r>
      <w:r w:rsidR="000A2807">
        <w:rPr>
          <w:rFonts w:cs="Arial"/>
          <w:sz w:val="22"/>
          <w:szCs w:val="22"/>
        </w:rPr>
        <w:t>based on</w:t>
      </w:r>
      <w:r w:rsidRPr="00507713">
        <w:rPr>
          <w:rFonts w:cs="Arial"/>
          <w:sz w:val="22"/>
          <w:szCs w:val="22"/>
        </w:rPr>
        <w:t xml:space="preserve"> WRAP’s modelling</w:t>
      </w:r>
    </w:p>
    <w:p w:rsidRPr="00515540" w:rsidR="00554C21" w:rsidP="00554C21" w:rsidRDefault="00554C21" w14:paraId="189E4744" w14:textId="77777777">
      <w:pPr>
        <w:rPr>
          <w:rFonts w:cs="Arial"/>
          <w:sz w:val="22"/>
          <w:szCs w:val="22"/>
        </w:rPr>
      </w:pPr>
    </w:p>
    <w:p w:rsidR="009257A1" w:rsidRDefault="009257A1" w14:paraId="761FAA22" w14:textId="77777777">
      <w:pPr>
        <w:rPr>
          <w:rFonts w:eastAsia="Calibri" w:cs="Arial"/>
          <w:b/>
          <w:bCs/>
        </w:rPr>
      </w:pPr>
      <w:r>
        <w:rPr>
          <w:rFonts w:cs="Arial"/>
          <w:b/>
          <w:bCs/>
        </w:rPr>
        <w:br w:type="page"/>
      </w:r>
    </w:p>
    <w:p w:rsidRPr="003668E5" w:rsidR="00554C21" w:rsidP="00554C21" w:rsidRDefault="00554C21" w14:paraId="0B20A7C4" w14:textId="0BF6079C">
      <w:pPr>
        <w:pStyle w:val="NoSpacing"/>
        <w:rPr>
          <w:rFonts w:ascii="Arial" w:hAnsi="Arial" w:cs="Arial"/>
          <w:b/>
          <w:bCs/>
          <w:sz w:val="24"/>
          <w:szCs w:val="24"/>
        </w:rPr>
      </w:pPr>
      <w:r w:rsidRPr="003668E5">
        <w:rPr>
          <w:rFonts w:ascii="Arial" w:hAnsi="Arial" w:cs="Arial"/>
          <w:b/>
          <w:bCs/>
          <w:sz w:val="24"/>
          <w:szCs w:val="24"/>
        </w:rPr>
        <w:t xml:space="preserve">Table </w:t>
      </w:r>
      <w:r w:rsidR="003668E5">
        <w:rPr>
          <w:rFonts w:ascii="Arial" w:hAnsi="Arial" w:cs="Arial"/>
          <w:b/>
          <w:bCs/>
          <w:sz w:val="24"/>
          <w:szCs w:val="24"/>
        </w:rPr>
        <w:t>62</w:t>
      </w:r>
      <w:r w:rsidRPr="003668E5">
        <w:rPr>
          <w:rFonts w:ascii="Arial" w:hAnsi="Arial" w:cs="Arial"/>
          <w:b/>
          <w:bCs/>
          <w:sz w:val="24"/>
          <w:szCs w:val="24"/>
        </w:rPr>
        <w:t xml:space="preserve">: </w:t>
      </w:r>
      <w:r w:rsidRPr="003668E5" w:rsidR="00794B41">
        <w:rPr>
          <w:rFonts w:ascii="Arial" w:hAnsi="Arial" w:cs="Arial"/>
          <w:b/>
          <w:bCs/>
          <w:sz w:val="24"/>
          <w:szCs w:val="24"/>
        </w:rPr>
        <w:t>High</w:t>
      </w:r>
      <w:r w:rsidRPr="003668E5">
        <w:rPr>
          <w:rFonts w:ascii="Arial" w:hAnsi="Arial" w:cs="Arial"/>
          <w:b/>
          <w:bCs/>
          <w:sz w:val="24"/>
          <w:szCs w:val="24"/>
        </w:rPr>
        <w:t xml:space="preserve"> benefit, </w:t>
      </w:r>
      <w:r w:rsidRPr="003668E5" w:rsidR="008F110F">
        <w:rPr>
          <w:rFonts w:ascii="Arial" w:hAnsi="Arial" w:cs="Arial"/>
          <w:b/>
          <w:bCs/>
          <w:sz w:val="24"/>
          <w:szCs w:val="24"/>
        </w:rPr>
        <w:t>low-cost</w:t>
      </w:r>
      <w:r w:rsidRPr="003668E5">
        <w:rPr>
          <w:rFonts w:ascii="Arial" w:hAnsi="Arial" w:cs="Arial"/>
          <w:b/>
          <w:bCs/>
          <w:sz w:val="24"/>
          <w:szCs w:val="24"/>
        </w:rPr>
        <w:t xml:space="preserve"> analysis for the municipal scenarios 1M-4M, (</w:t>
      </w:r>
      <w:r w:rsidRPr="003668E5">
        <w:rPr>
          <w:rFonts w:ascii="Arial" w:hAnsi="Arial" w:cs="Arial"/>
          <w:b/>
          <w:bCs/>
          <w:i/>
          <w:sz w:val="24"/>
          <w:szCs w:val="24"/>
        </w:rPr>
        <w:t>with</w:t>
      </w:r>
      <w:r w:rsidRPr="003668E5">
        <w:rPr>
          <w:rFonts w:ascii="Arial" w:hAnsi="Arial" w:cs="Arial"/>
          <w:b/>
          <w:bCs/>
          <w:sz w:val="24"/>
          <w:szCs w:val="24"/>
        </w:rPr>
        <w:t xml:space="preserve"> DRS effects, 2020 prices, discounted to 2020 PV (£m))</w:t>
      </w:r>
    </w:p>
    <w:tbl>
      <w:tblPr>
        <w:tblStyle w:val="TableGrid1"/>
        <w:tblW w:w="11130" w:type="dxa"/>
        <w:jc w:val="center"/>
        <w:tblLook w:val="04A0" w:firstRow="1" w:lastRow="0" w:firstColumn="1" w:lastColumn="0" w:noHBand="0" w:noVBand="1"/>
      </w:tblPr>
      <w:tblGrid>
        <w:gridCol w:w="222"/>
        <w:gridCol w:w="4214"/>
        <w:gridCol w:w="1774"/>
        <w:gridCol w:w="1607"/>
        <w:gridCol w:w="1662"/>
        <w:gridCol w:w="1651"/>
      </w:tblGrid>
      <w:tr w:rsidRPr="00AE5E35" w:rsidR="005E23A6" w:rsidTr="00647A74" w14:paraId="2446A911" w14:textId="77777777">
        <w:trPr>
          <w:trHeight w:val="147"/>
          <w:jc w:val="center"/>
        </w:trPr>
        <w:tc>
          <w:tcPr>
            <w:tcW w:w="4436" w:type="dxa"/>
            <w:gridSpan w:val="2"/>
            <w:noWrap/>
            <w:hideMark/>
          </w:tcPr>
          <w:p w:rsidRPr="00AE5E35" w:rsidR="005E23A6" w:rsidP="00515D07" w:rsidRDefault="005E23A6" w14:paraId="49A84BC0" w14:textId="77777777">
            <w:pPr>
              <w:rPr>
                <w:rFonts w:ascii="Times New Roman" w:hAnsi="Times New Roman"/>
                <w:sz w:val="22"/>
                <w:szCs w:val="22"/>
                <w:lang w:eastAsia="en-GB"/>
              </w:rPr>
            </w:pPr>
          </w:p>
        </w:tc>
        <w:tc>
          <w:tcPr>
            <w:tcW w:w="1774" w:type="dxa"/>
            <w:noWrap/>
            <w:hideMark/>
          </w:tcPr>
          <w:p w:rsidRPr="00AE5E35" w:rsidR="005E23A6" w:rsidP="00515D07" w:rsidRDefault="005E23A6" w14:paraId="586EE9FA" w14:textId="77777777">
            <w:pPr>
              <w:jc w:val="center"/>
              <w:rPr>
                <w:rFonts w:cs="Arial"/>
                <w:b/>
                <w:bCs/>
                <w:color w:val="000000"/>
                <w:sz w:val="22"/>
                <w:szCs w:val="22"/>
                <w:lang w:eastAsia="en-GB"/>
              </w:rPr>
            </w:pPr>
            <w:r w:rsidRPr="00AE5E35">
              <w:rPr>
                <w:rFonts w:cs="Arial"/>
                <w:b/>
                <w:bCs/>
                <w:color w:val="000000"/>
                <w:sz w:val="22"/>
                <w:szCs w:val="22"/>
                <w:lang w:eastAsia="en-GB"/>
              </w:rPr>
              <w:t>Option 1M</w:t>
            </w:r>
          </w:p>
        </w:tc>
        <w:tc>
          <w:tcPr>
            <w:tcW w:w="1607" w:type="dxa"/>
            <w:noWrap/>
            <w:hideMark/>
          </w:tcPr>
          <w:p w:rsidRPr="00AE5E35" w:rsidR="005E23A6" w:rsidP="00515D07" w:rsidRDefault="005E23A6" w14:paraId="321304DF" w14:textId="77777777">
            <w:pPr>
              <w:jc w:val="center"/>
              <w:rPr>
                <w:rFonts w:cs="Arial"/>
                <w:b/>
                <w:bCs/>
                <w:color w:val="000000"/>
                <w:sz w:val="22"/>
                <w:szCs w:val="22"/>
                <w:lang w:eastAsia="en-GB"/>
              </w:rPr>
            </w:pPr>
            <w:r w:rsidRPr="00AE5E35">
              <w:rPr>
                <w:rFonts w:cs="Arial"/>
                <w:b/>
                <w:bCs/>
                <w:color w:val="000000"/>
                <w:sz w:val="22"/>
                <w:szCs w:val="22"/>
                <w:lang w:eastAsia="en-GB"/>
              </w:rPr>
              <w:t>Option 2M</w:t>
            </w:r>
          </w:p>
        </w:tc>
        <w:tc>
          <w:tcPr>
            <w:tcW w:w="1662" w:type="dxa"/>
            <w:noWrap/>
            <w:hideMark/>
          </w:tcPr>
          <w:p w:rsidRPr="00AE5E35" w:rsidR="005E23A6" w:rsidP="00515D07" w:rsidRDefault="005E23A6" w14:paraId="1EAEABD1" w14:textId="77777777">
            <w:pPr>
              <w:jc w:val="center"/>
              <w:rPr>
                <w:rFonts w:cs="Arial"/>
                <w:b/>
                <w:bCs/>
                <w:color w:val="000000"/>
                <w:sz w:val="22"/>
                <w:szCs w:val="22"/>
                <w:lang w:eastAsia="en-GB"/>
              </w:rPr>
            </w:pPr>
            <w:r w:rsidRPr="00AE5E35">
              <w:rPr>
                <w:rFonts w:cs="Arial"/>
                <w:b/>
                <w:bCs/>
                <w:color w:val="000000"/>
                <w:sz w:val="22"/>
                <w:szCs w:val="22"/>
                <w:lang w:eastAsia="en-GB"/>
              </w:rPr>
              <w:t>Option 3M</w:t>
            </w:r>
          </w:p>
        </w:tc>
        <w:tc>
          <w:tcPr>
            <w:tcW w:w="1651" w:type="dxa"/>
            <w:noWrap/>
            <w:hideMark/>
          </w:tcPr>
          <w:p w:rsidRPr="00AE5E35" w:rsidR="005E23A6" w:rsidP="00515D07" w:rsidRDefault="005E23A6" w14:paraId="2E022B5F" w14:textId="77777777">
            <w:pPr>
              <w:jc w:val="center"/>
              <w:rPr>
                <w:rFonts w:cs="Arial"/>
                <w:b/>
                <w:bCs/>
                <w:color w:val="000000"/>
                <w:sz w:val="22"/>
                <w:szCs w:val="22"/>
                <w:lang w:eastAsia="en-GB"/>
              </w:rPr>
            </w:pPr>
            <w:r w:rsidRPr="00AE5E35">
              <w:rPr>
                <w:rFonts w:cs="Arial"/>
                <w:b/>
                <w:bCs/>
                <w:color w:val="000000"/>
                <w:sz w:val="22"/>
                <w:szCs w:val="22"/>
                <w:lang w:eastAsia="en-GB"/>
              </w:rPr>
              <w:t>Option 4M</w:t>
            </w:r>
          </w:p>
        </w:tc>
      </w:tr>
      <w:tr w:rsidRPr="00AE5E35" w:rsidR="005E23A6" w:rsidTr="00647A74" w14:paraId="408AC4B4" w14:textId="77777777">
        <w:trPr>
          <w:trHeight w:val="147"/>
          <w:jc w:val="center"/>
        </w:trPr>
        <w:tc>
          <w:tcPr>
            <w:tcW w:w="4436" w:type="dxa"/>
            <w:gridSpan w:val="2"/>
            <w:hideMark/>
          </w:tcPr>
          <w:p w:rsidRPr="00AE5E35" w:rsidR="005E23A6" w:rsidP="00515D07" w:rsidRDefault="005E23A6" w14:paraId="45D0A494" w14:textId="77777777">
            <w:pPr>
              <w:jc w:val="center"/>
              <w:rPr>
                <w:rFonts w:cs="Arial"/>
                <w:color w:val="000000"/>
                <w:sz w:val="22"/>
                <w:szCs w:val="22"/>
                <w:lang w:eastAsia="en-GB"/>
              </w:rPr>
            </w:pPr>
            <w:r w:rsidRPr="00AE5E35">
              <w:rPr>
                <w:rFonts w:cs="Arial"/>
                <w:color w:val="000000"/>
                <w:sz w:val="22"/>
                <w:szCs w:val="22"/>
                <w:lang w:eastAsia="en-GB"/>
              </w:rPr>
              <w:t>Municipal recycling rate achieved (</w:t>
            </w:r>
            <w:r>
              <w:rPr>
                <w:rFonts w:cs="Arial"/>
                <w:color w:val="000000"/>
                <w:sz w:val="22"/>
                <w:szCs w:val="22"/>
                <w:lang w:eastAsia="en-GB"/>
              </w:rPr>
              <w:t>b</w:t>
            </w:r>
            <w:r w:rsidRPr="00AE5E35">
              <w:rPr>
                <w:rFonts w:cs="Arial"/>
                <w:color w:val="000000"/>
                <w:sz w:val="22"/>
                <w:szCs w:val="22"/>
                <w:lang w:eastAsia="en-GB"/>
              </w:rPr>
              <w:t xml:space="preserve">aseline rate </w:t>
            </w:r>
            <w:r>
              <w:rPr>
                <w:rFonts w:cs="Arial"/>
                <w:color w:val="000000"/>
                <w:sz w:val="22"/>
                <w:szCs w:val="22"/>
                <w:lang w:eastAsia="en-GB"/>
              </w:rPr>
              <w:t>42.3</w:t>
            </w:r>
            <w:r w:rsidRPr="00AE5E35">
              <w:rPr>
                <w:rFonts w:cs="Arial"/>
                <w:color w:val="000000"/>
                <w:sz w:val="22"/>
                <w:szCs w:val="22"/>
                <w:lang w:eastAsia="en-GB"/>
              </w:rPr>
              <w:t>%)</w:t>
            </w:r>
          </w:p>
        </w:tc>
        <w:tc>
          <w:tcPr>
            <w:tcW w:w="1774" w:type="dxa"/>
            <w:noWrap/>
            <w:vAlign w:val="center"/>
          </w:tcPr>
          <w:p w:rsidRPr="00AE5E35" w:rsidR="005E23A6" w:rsidP="00515D07" w:rsidRDefault="005E23A6" w14:paraId="70468C77" w14:textId="373999F4">
            <w:pPr>
              <w:jc w:val="center"/>
              <w:rPr>
                <w:rFonts w:cs="Arial"/>
                <w:color w:val="000000"/>
                <w:sz w:val="22"/>
                <w:szCs w:val="22"/>
                <w:lang w:eastAsia="en-GB"/>
              </w:rPr>
            </w:pPr>
            <w:r>
              <w:rPr>
                <w:rFonts w:cs="Arial"/>
                <w:color w:val="000000"/>
                <w:sz w:val="20"/>
                <w:szCs w:val="20"/>
              </w:rPr>
              <w:t>56</w:t>
            </w:r>
            <w:r w:rsidR="00C60C6D">
              <w:rPr>
                <w:rFonts w:cs="Arial"/>
                <w:color w:val="000000"/>
                <w:sz w:val="20"/>
                <w:szCs w:val="20"/>
              </w:rPr>
              <w:t>.</w:t>
            </w:r>
            <w:r w:rsidR="00FF7187">
              <w:rPr>
                <w:rFonts w:cs="Arial"/>
                <w:color w:val="000000"/>
                <w:sz w:val="20"/>
                <w:szCs w:val="20"/>
              </w:rPr>
              <w:t>0</w:t>
            </w:r>
            <w:r>
              <w:rPr>
                <w:rFonts w:cs="Arial"/>
                <w:color w:val="000000"/>
                <w:sz w:val="20"/>
                <w:szCs w:val="20"/>
              </w:rPr>
              <w:t>%</w:t>
            </w:r>
          </w:p>
        </w:tc>
        <w:tc>
          <w:tcPr>
            <w:tcW w:w="1607" w:type="dxa"/>
            <w:noWrap/>
            <w:vAlign w:val="center"/>
          </w:tcPr>
          <w:p w:rsidRPr="00AE5E35" w:rsidR="005E23A6" w:rsidP="00515D07" w:rsidRDefault="005E23A6" w14:paraId="5D87B51A" w14:textId="37D3F9F0">
            <w:pPr>
              <w:jc w:val="center"/>
              <w:rPr>
                <w:rFonts w:cs="Arial"/>
                <w:color w:val="000000"/>
                <w:sz w:val="22"/>
                <w:szCs w:val="22"/>
                <w:lang w:eastAsia="en-GB"/>
              </w:rPr>
            </w:pPr>
            <w:r>
              <w:rPr>
                <w:rFonts w:cs="Arial"/>
                <w:color w:val="000000"/>
                <w:sz w:val="20"/>
                <w:szCs w:val="20"/>
              </w:rPr>
              <w:t>61.</w:t>
            </w:r>
            <w:r w:rsidR="00FF7187">
              <w:rPr>
                <w:rFonts w:cs="Arial"/>
                <w:color w:val="000000"/>
                <w:sz w:val="20"/>
                <w:szCs w:val="20"/>
              </w:rPr>
              <w:t>2</w:t>
            </w:r>
            <w:r>
              <w:rPr>
                <w:rFonts w:cs="Arial"/>
                <w:color w:val="000000"/>
                <w:sz w:val="20"/>
                <w:szCs w:val="20"/>
              </w:rPr>
              <w:t>%</w:t>
            </w:r>
          </w:p>
        </w:tc>
        <w:tc>
          <w:tcPr>
            <w:tcW w:w="1662" w:type="dxa"/>
            <w:noWrap/>
            <w:vAlign w:val="center"/>
          </w:tcPr>
          <w:p w:rsidRPr="00AE5E35" w:rsidR="005E23A6" w:rsidP="00515D07" w:rsidRDefault="005E23A6" w14:paraId="3A3B9AA9" w14:textId="4D0ECD2C">
            <w:pPr>
              <w:jc w:val="center"/>
              <w:rPr>
                <w:rFonts w:cs="Arial"/>
                <w:color w:val="000000"/>
                <w:sz w:val="22"/>
                <w:szCs w:val="22"/>
                <w:lang w:eastAsia="en-GB"/>
              </w:rPr>
            </w:pPr>
            <w:r>
              <w:rPr>
                <w:rFonts w:cs="Arial"/>
                <w:color w:val="000000"/>
                <w:sz w:val="20"/>
                <w:szCs w:val="20"/>
              </w:rPr>
              <w:t>5</w:t>
            </w:r>
            <w:r w:rsidR="00C60C6D">
              <w:rPr>
                <w:rFonts w:cs="Arial"/>
                <w:color w:val="000000"/>
                <w:sz w:val="20"/>
                <w:szCs w:val="20"/>
              </w:rPr>
              <w:t>4.4</w:t>
            </w:r>
            <w:r>
              <w:rPr>
                <w:rFonts w:cs="Arial"/>
                <w:color w:val="000000"/>
                <w:sz w:val="20"/>
                <w:szCs w:val="20"/>
              </w:rPr>
              <w:t>%</w:t>
            </w:r>
          </w:p>
        </w:tc>
        <w:tc>
          <w:tcPr>
            <w:tcW w:w="1651" w:type="dxa"/>
            <w:noWrap/>
            <w:vAlign w:val="center"/>
          </w:tcPr>
          <w:p w:rsidRPr="00AE5E35" w:rsidR="005E23A6" w:rsidP="00515D07" w:rsidRDefault="00C60C6D" w14:paraId="1BA914AC" w14:textId="5A282CED">
            <w:pPr>
              <w:jc w:val="center"/>
              <w:rPr>
                <w:rFonts w:cs="Arial"/>
                <w:color w:val="000000"/>
                <w:sz w:val="22"/>
                <w:szCs w:val="22"/>
                <w:lang w:eastAsia="en-GB"/>
              </w:rPr>
            </w:pPr>
            <w:r>
              <w:rPr>
                <w:rFonts w:cs="Arial"/>
                <w:color w:val="000000"/>
                <w:sz w:val="20"/>
                <w:szCs w:val="20"/>
              </w:rPr>
              <w:t>59.</w:t>
            </w:r>
            <w:r w:rsidR="00FF7187">
              <w:rPr>
                <w:rFonts w:cs="Arial"/>
                <w:color w:val="000000"/>
                <w:sz w:val="20"/>
                <w:szCs w:val="20"/>
              </w:rPr>
              <w:t>6</w:t>
            </w:r>
            <w:r w:rsidR="005E23A6">
              <w:rPr>
                <w:rFonts w:cs="Arial"/>
                <w:color w:val="000000"/>
                <w:sz w:val="20"/>
                <w:szCs w:val="20"/>
              </w:rPr>
              <w:t>%</w:t>
            </w:r>
          </w:p>
        </w:tc>
      </w:tr>
      <w:tr w:rsidRPr="00AE5E35" w:rsidR="005E23A6" w:rsidTr="00647A74" w14:paraId="31D1032C" w14:textId="77777777">
        <w:trPr>
          <w:trHeight w:val="147"/>
          <w:jc w:val="center"/>
        </w:trPr>
        <w:tc>
          <w:tcPr>
            <w:tcW w:w="4436" w:type="dxa"/>
            <w:gridSpan w:val="2"/>
            <w:noWrap/>
            <w:hideMark/>
          </w:tcPr>
          <w:p w:rsidRPr="00AE5E35" w:rsidR="005E23A6" w:rsidP="00515D07" w:rsidRDefault="005E23A6" w14:paraId="26A90C67" w14:textId="77777777">
            <w:pPr>
              <w:rPr>
                <w:rFonts w:cs="Arial"/>
                <w:color w:val="000000"/>
                <w:sz w:val="22"/>
                <w:szCs w:val="22"/>
                <w:lang w:eastAsia="en-GB"/>
              </w:rPr>
            </w:pPr>
            <w:r w:rsidRPr="00AE5E35">
              <w:rPr>
                <w:rFonts w:cs="Arial"/>
                <w:color w:val="000000"/>
                <w:sz w:val="22"/>
                <w:szCs w:val="22"/>
                <w:lang w:eastAsia="en-GB"/>
              </w:rPr>
              <w:t>Savings to households from removed garden waste charging</w:t>
            </w:r>
          </w:p>
        </w:tc>
        <w:tc>
          <w:tcPr>
            <w:tcW w:w="1774" w:type="dxa"/>
            <w:noWrap/>
            <w:vAlign w:val="center"/>
          </w:tcPr>
          <w:p w:rsidRPr="00AE5E35" w:rsidR="005E23A6" w:rsidP="00515D07" w:rsidRDefault="005E23A6" w14:paraId="3E4D8B2F" w14:textId="5250578A">
            <w:pPr>
              <w:jc w:val="center"/>
              <w:rPr>
                <w:rFonts w:cs="Arial"/>
                <w:color w:val="000000"/>
                <w:sz w:val="22"/>
                <w:szCs w:val="22"/>
                <w:lang w:eastAsia="en-GB"/>
              </w:rPr>
            </w:pPr>
            <w:r>
              <w:rPr>
                <w:rFonts w:cs="Arial"/>
                <w:color w:val="000000"/>
                <w:sz w:val="20"/>
                <w:szCs w:val="20"/>
              </w:rPr>
              <w:t>£1,</w:t>
            </w:r>
            <w:r w:rsidR="00647A74">
              <w:rPr>
                <w:rFonts w:cs="Arial"/>
                <w:color w:val="000000"/>
                <w:sz w:val="20"/>
                <w:szCs w:val="20"/>
              </w:rPr>
              <w:t>152</w:t>
            </w:r>
          </w:p>
        </w:tc>
        <w:tc>
          <w:tcPr>
            <w:tcW w:w="1607" w:type="dxa"/>
            <w:noWrap/>
            <w:vAlign w:val="center"/>
          </w:tcPr>
          <w:p w:rsidRPr="00AE5E35" w:rsidR="005E23A6" w:rsidP="00515D07" w:rsidRDefault="005E23A6" w14:paraId="3FE153A7" w14:textId="6F3B21FF">
            <w:pPr>
              <w:jc w:val="center"/>
              <w:rPr>
                <w:rFonts w:cs="Arial"/>
                <w:color w:val="000000"/>
                <w:sz w:val="22"/>
                <w:szCs w:val="22"/>
                <w:lang w:eastAsia="en-GB"/>
              </w:rPr>
            </w:pPr>
            <w:r>
              <w:rPr>
                <w:rFonts w:cs="Arial"/>
                <w:color w:val="000000"/>
                <w:sz w:val="20"/>
                <w:szCs w:val="20"/>
              </w:rPr>
              <w:t>£1,</w:t>
            </w:r>
            <w:r w:rsidR="00647A74">
              <w:rPr>
                <w:rFonts w:cs="Arial"/>
                <w:color w:val="000000"/>
                <w:sz w:val="20"/>
                <w:szCs w:val="20"/>
              </w:rPr>
              <w:t>152</w:t>
            </w:r>
          </w:p>
        </w:tc>
        <w:tc>
          <w:tcPr>
            <w:tcW w:w="1662" w:type="dxa"/>
            <w:noWrap/>
            <w:vAlign w:val="center"/>
          </w:tcPr>
          <w:p w:rsidRPr="00AE5E35" w:rsidR="005E23A6" w:rsidP="00515D07" w:rsidRDefault="005E23A6" w14:paraId="425315BE" w14:textId="4A941DCF">
            <w:pPr>
              <w:jc w:val="center"/>
              <w:rPr>
                <w:rFonts w:cs="Arial"/>
                <w:color w:val="000000"/>
                <w:sz w:val="22"/>
                <w:szCs w:val="22"/>
                <w:lang w:eastAsia="en-GB"/>
              </w:rPr>
            </w:pPr>
            <w:r>
              <w:rPr>
                <w:rFonts w:cs="Arial"/>
                <w:color w:val="000000"/>
                <w:sz w:val="20"/>
                <w:szCs w:val="20"/>
              </w:rPr>
              <w:t>-£</w:t>
            </w:r>
            <w:r w:rsidR="004E0DB4">
              <w:rPr>
                <w:rFonts w:cs="Arial"/>
                <w:color w:val="000000"/>
                <w:sz w:val="20"/>
                <w:szCs w:val="20"/>
              </w:rPr>
              <w:t>874</w:t>
            </w:r>
          </w:p>
        </w:tc>
        <w:tc>
          <w:tcPr>
            <w:tcW w:w="1651" w:type="dxa"/>
            <w:noWrap/>
            <w:vAlign w:val="center"/>
          </w:tcPr>
          <w:p w:rsidRPr="00AE5E35" w:rsidR="005E23A6" w:rsidP="00515D07" w:rsidRDefault="005E23A6" w14:paraId="0875FF55" w14:textId="2F4876E0">
            <w:pPr>
              <w:jc w:val="center"/>
              <w:rPr>
                <w:rFonts w:cs="Arial"/>
                <w:color w:val="000000"/>
                <w:sz w:val="22"/>
                <w:szCs w:val="22"/>
                <w:lang w:eastAsia="en-GB"/>
              </w:rPr>
            </w:pPr>
            <w:r>
              <w:rPr>
                <w:rFonts w:cs="Arial"/>
                <w:color w:val="000000"/>
                <w:sz w:val="20"/>
                <w:szCs w:val="20"/>
              </w:rPr>
              <w:t>-£</w:t>
            </w:r>
            <w:r w:rsidR="004E0DB4">
              <w:rPr>
                <w:rFonts w:cs="Arial"/>
                <w:color w:val="000000"/>
                <w:sz w:val="20"/>
                <w:szCs w:val="20"/>
              </w:rPr>
              <w:t>874</w:t>
            </w:r>
          </w:p>
        </w:tc>
      </w:tr>
      <w:tr w:rsidRPr="00AE5E35" w:rsidR="005E23A6" w:rsidTr="00647A74" w14:paraId="21BCBAEC" w14:textId="77777777">
        <w:trPr>
          <w:trHeight w:val="147"/>
          <w:jc w:val="center"/>
        </w:trPr>
        <w:tc>
          <w:tcPr>
            <w:tcW w:w="4436" w:type="dxa"/>
            <w:gridSpan w:val="2"/>
            <w:noWrap/>
            <w:hideMark/>
          </w:tcPr>
          <w:p w:rsidRPr="00AE5E35" w:rsidR="005E23A6" w:rsidP="00515D07" w:rsidRDefault="005E23A6" w14:paraId="3A7377AA" w14:textId="77777777">
            <w:pPr>
              <w:rPr>
                <w:rFonts w:cs="Arial"/>
                <w:color w:val="000000"/>
                <w:sz w:val="22"/>
                <w:szCs w:val="22"/>
                <w:lang w:eastAsia="en-GB"/>
              </w:rPr>
            </w:pPr>
            <w:r w:rsidRPr="00AE5E35">
              <w:rPr>
                <w:rFonts w:cs="Arial"/>
                <w:color w:val="000000"/>
                <w:sz w:val="22"/>
                <w:szCs w:val="22"/>
                <w:lang w:eastAsia="en-GB"/>
              </w:rPr>
              <w:t>GHG emissions savings (traded and non-traded)</w:t>
            </w:r>
          </w:p>
        </w:tc>
        <w:tc>
          <w:tcPr>
            <w:tcW w:w="1774" w:type="dxa"/>
            <w:noWrap/>
            <w:vAlign w:val="center"/>
          </w:tcPr>
          <w:p w:rsidRPr="00AE5E35" w:rsidR="005E23A6" w:rsidP="00515D07" w:rsidRDefault="005E23A6" w14:paraId="7AC295F0" w14:textId="21CF8E44">
            <w:pPr>
              <w:jc w:val="center"/>
              <w:rPr>
                <w:rFonts w:cs="Arial"/>
                <w:color w:val="000000"/>
                <w:sz w:val="22"/>
                <w:szCs w:val="22"/>
                <w:lang w:eastAsia="en-GB"/>
              </w:rPr>
            </w:pPr>
            <w:r>
              <w:rPr>
                <w:rFonts w:cs="Arial"/>
                <w:color w:val="000000"/>
                <w:sz w:val="20"/>
                <w:szCs w:val="20"/>
              </w:rPr>
              <w:t>£</w:t>
            </w:r>
            <w:r w:rsidR="00647A74">
              <w:rPr>
                <w:rFonts w:cs="Arial"/>
                <w:color w:val="000000"/>
                <w:sz w:val="20"/>
                <w:szCs w:val="20"/>
              </w:rPr>
              <w:t>9,9</w:t>
            </w:r>
            <w:r w:rsidR="00CD3857">
              <w:rPr>
                <w:rFonts w:cs="Arial"/>
                <w:color w:val="000000"/>
                <w:sz w:val="20"/>
                <w:szCs w:val="20"/>
              </w:rPr>
              <w:t>61</w:t>
            </w:r>
          </w:p>
        </w:tc>
        <w:tc>
          <w:tcPr>
            <w:tcW w:w="1607" w:type="dxa"/>
            <w:noWrap/>
            <w:vAlign w:val="center"/>
          </w:tcPr>
          <w:p w:rsidRPr="00AE5E35" w:rsidR="005E23A6" w:rsidP="00515D07" w:rsidRDefault="005E23A6" w14:paraId="15FF0895" w14:textId="32918113">
            <w:pPr>
              <w:jc w:val="center"/>
              <w:rPr>
                <w:rFonts w:cs="Arial"/>
                <w:color w:val="000000"/>
                <w:sz w:val="22"/>
                <w:szCs w:val="22"/>
                <w:lang w:eastAsia="en-GB"/>
              </w:rPr>
            </w:pPr>
            <w:r>
              <w:rPr>
                <w:rFonts w:cs="Arial"/>
                <w:color w:val="000000"/>
                <w:sz w:val="20"/>
                <w:szCs w:val="20"/>
              </w:rPr>
              <w:t>£14,</w:t>
            </w:r>
            <w:r w:rsidR="004E0DB4">
              <w:rPr>
                <w:rFonts w:cs="Arial"/>
                <w:color w:val="000000"/>
                <w:sz w:val="20"/>
                <w:szCs w:val="20"/>
              </w:rPr>
              <w:t>0</w:t>
            </w:r>
            <w:r w:rsidR="00887C2E">
              <w:rPr>
                <w:rFonts w:cs="Arial"/>
                <w:color w:val="000000"/>
                <w:sz w:val="20"/>
                <w:szCs w:val="20"/>
              </w:rPr>
              <w:t>72</w:t>
            </w:r>
          </w:p>
        </w:tc>
        <w:tc>
          <w:tcPr>
            <w:tcW w:w="1662" w:type="dxa"/>
            <w:noWrap/>
            <w:vAlign w:val="center"/>
          </w:tcPr>
          <w:p w:rsidRPr="00AE5E35" w:rsidR="005E23A6" w:rsidP="00515D07" w:rsidRDefault="005E23A6" w14:paraId="73F90149" w14:textId="13117C7D">
            <w:pPr>
              <w:jc w:val="center"/>
              <w:rPr>
                <w:rFonts w:cs="Arial"/>
                <w:color w:val="000000"/>
                <w:sz w:val="22"/>
                <w:szCs w:val="22"/>
                <w:lang w:eastAsia="en-GB"/>
              </w:rPr>
            </w:pPr>
            <w:r>
              <w:rPr>
                <w:rFonts w:cs="Arial"/>
                <w:color w:val="000000"/>
                <w:sz w:val="20"/>
                <w:szCs w:val="20"/>
              </w:rPr>
              <w:t>£9,</w:t>
            </w:r>
            <w:r w:rsidR="00F8388D">
              <w:rPr>
                <w:rFonts w:cs="Arial"/>
                <w:color w:val="000000"/>
                <w:sz w:val="20"/>
                <w:szCs w:val="20"/>
              </w:rPr>
              <w:t>318</w:t>
            </w:r>
          </w:p>
        </w:tc>
        <w:tc>
          <w:tcPr>
            <w:tcW w:w="1651" w:type="dxa"/>
            <w:noWrap/>
            <w:vAlign w:val="center"/>
          </w:tcPr>
          <w:p w:rsidRPr="00AE5E35" w:rsidR="005E23A6" w:rsidP="00515D07" w:rsidRDefault="005E23A6" w14:paraId="32B34076" w14:textId="20E17EEF">
            <w:pPr>
              <w:jc w:val="center"/>
              <w:rPr>
                <w:rFonts w:cs="Arial"/>
                <w:color w:val="000000"/>
                <w:sz w:val="22"/>
                <w:szCs w:val="22"/>
                <w:lang w:eastAsia="en-GB"/>
              </w:rPr>
            </w:pPr>
            <w:r>
              <w:rPr>
                <w:rFonts w:cs="Arial"/>
                <w:color w:val="000000"/>
                <w:sz w:val="20"/>
                <w:szCs w:val="20"/>
              </w:rPr>
              <w:t>£1</w:t>
            </w:r>
            <w:r w:rsidR="004E0DB4">
              <w:rPr>
                <w:rFonts w:cs="Arial"/>
                <w:color w:val="000000"/>
                <w:sz w:val="20"/>
                <w:szCs w:val="20"/>
              </w:rPr>
              <w:t>3,8</w:t>
            </w:r>
            <w:r w:rsidR="00225AAB">
              <w:rPr>
                <w:rFonts w:cs="Arial"/>
                <w:color w:val="000000"/>
                <w:sz w:val="20"/>
                <w:szCs w:val="20"/>
              </w:rPr>
              <w:t>7</w:t>
            </w:r>
            <w:r w:rsidR="0026315A">
              <w:rPr>
                <w:rFonts w:cs="Arial"/>
                <w:color w:val="000000"/>
                <w:sz w:val="20"/>
                <w:szCs w:val="20"/>
              </w:rPr>
              <w:t>6</w:t>
            </w:r>
          </w:p>
        </w:tc>
      </w:tr>
      <w:tr w:rsidRPr="00AE5E35" w:rsidR="005E23A6" w:rsidTr="00647A74" w14:paraId="65749580" w14:textId="77777777">
        <w:trPr>
          <w:trHeight w:val="147"/>
          <w:jc w:val="center"/>
        </w:trPr>
        <w:tc>
          <w:tcPr>
            <w:tcW w:w="4436" w:type="dxa"/>
            <w:gridSpan w:val="2"/>
            <w:noWrap/>
            <w:hideMark/>
          </w:tcPr>
          <w:p w:rsidRPr="00AE5E35" w:rsidR="005E23A6" w:rsidP="00515D07" w:rsidRDefault="005E23A6" w14:paraId="605BB138" w14:textId="77777777">
            <w:pPr>
              <w:rPr>
                <w:rFonts w:cs="Arial"/>
                <w:color w:val="000000"/>
                <w:sz w:val="22"/>
                <w:szCs w:val="22"/>
                <w:lang w:eastAsia="en-GB"/>
              </w:rPr>
            </w:pPr>
            <w:r w:rsidRPr="00AE5E35">
              <w:rPr>
                <w:rFonts w:cs="Arial"/>
                <w:color w:val="000000"/>
                <w:sz w:val="22"/>
                <w:szCs w:val="22"/>
                <w:lang w:eastAsia="en-GB"/>
              </w:rPr>
              <w:t>NHM landfill tax saving</w:t>
            </w:r>
          </w:p>
        </w:tc>
        <w:tc>
          <w:tcPr>
            <w:tcW w:w="1774" w:type="dxa"/>
            <w:noWrap/>
            <w:vAlign w:val="center"/>
          </w:tcPr>
          <w:p w:rsidRPr="00AE5E35" w:rsidR="005E23A6" w:rsidP="00515D07" w:rsidRDefault="005E23A6" w14:paraId="38AAA81B" w14:textId="426CF602">
            <w:pPr>
              <w:jc w:val="center"/>
              <w:rPr>
                <w:rFonts w:cs="Arial"/>
                <w:sz w:val="22"/>
                <w:szCs w:val="22"/>
                <w:lang w:eastAsia="en-GB"/>
              </w:rPr>
            </w:pPr>
            <w:r>
              <w:rPr>
                <w:rFonts w:cs="Arial"/>
                <w:sz w:val="20"/>
                <w:szCs w:val="20"/>
              </w:rPr>
              <w:t>£4,</w:t>
            </w:r>
            <w:r w:rsidR="00647A74">
              <w:rPr>
                <w:rFonts w:cs="Arial"/>
                <w:sz w:val="20"/>
                <w:szCs w:val="20"/>
              </w:rPr>
              <w:t>646</w:t>
            </w:r>
          </w:p>
        </w:tc>
        <w:tc>
          <w:tcPr>
            <w:tcW w:w="1607" w:type="dxa"/>
            <w:noWrap/>
            <w:vAlign w:val="center"/>
          </w:tcPr>
          <w:p w:rsidRPr="00AE5E35" w:rsidR="005E23A6" w:rsidP="00515D07" w:rsidRDefault="005E23A6" w14:paraId="05FFE9D5" w14:textId="69267ABF">
            <w:pPr>
              <w:jc w:val="center"/>
              <w:rPr>
                <w:rFonts w:cs="Arial"/>
                <w:sz w:val="22"/>
                <w:szCs w:val="22"/>
                <w:lang w:eastAsia="en-GB"/>
              </w:rPr>
            </w:pPr>
            <w:r>
              <w:rPr>
                <w:rFonts w:cs="Arial"/>
                <w:sz w:val="20"/>
                <w:szCs w:val="20"/>
              </w:rPr>
              <w:t>£5,</w:t>
            </w:r>
            <w:r w:rsidR="004E0DB4">
              <w:rPr>
                <w:rFonts w:cs="Arial"/>
                <w:sz w:val="20"/>
                <w:szCs w:val="20"/>
              </w:rPr>
              <w:t>847</w:t>
            </w:r>
          </w:p>
        </w:tc>
        <w:tc>
          <w:tcPr>
            <w:tcW w:w="1662" w:type="dxa"/>
            <w:noWrap/>
            <w:vAlign w:val="center"/>
          </w:tcPr>
          <w:p w:rsidRPr="00AE5E35" w:rsidR="005E23A6" w:rsidP="00515D07" w:rsidRDefault="005E23A6" w14:paraId="45BA3192" w14:textId="043FF14B">
            <w:pPr>
              <w:jc w:val="center"/>
              <w:rPr>
                <w:rFonts w:cs="Arial"/>
                <w:sz w:val="22"/>
                <w:szCs w:val="22"/>
                <w:lang w:eastAsia="en-GB"/>
              </w:rPr>
            </w:pPr>
            <w:r>
              <w:rPr>
                <w:rFonts w:cs="Arial"/>
                <w:sz w:val="20"/>
                <w:szCs w:val="20"/>
              </w:rPr>
              <w:t>£4,2</w:t>
            </w:r>
            <w:r w:rsidR="004E0DB4">
              <w:rPr>
                <w:rFonts w:cs="Arial"/>
                <w:sz w:val="20"/>
                <w:szCs w:val="20"/>
              </w:rPr>
              <w:t>02</w:t>
            </w:r>
          </w:p>
        </w:tc>
        <w:tc>
          <w:tcPr>
            <w:tcW w:w="1651" w:type="dxa"/>
            <w:noWrap/>
            <w:vAlign w:val="center"/>
          </w:tcPr>
          <w:p w:rsidRPr="00AE5E35" w:rsidR="005E23A6" w:rsidP="00515D07" w:rsidRDefault="005E23A6" w14:paraId="130C99CA" w14:textId="5AF50FDE">
            <w:pPr>
              <w:jc w:val="center"/>
              <w:rPr>
                <w:rFonts w:cs="Arial"/>
                <w:sz w:val="22"/>
                <w:szCs w:val="22"/>
                <w:lang w:eastAsia="en-GB"/>
              </w:rPr>
            </w:pPr>
            <w:r>
              <w:rPr>
                <w:rFonts w:cs="Arial"/>
                <w:sz w:val="20"/>
                <w:szCs w:val="20"/>
              </w:rPr>
              <w:t>£5,7</w:t>
            </w:r>
            <w:r w:rsidR="004E0DB4">
              <w:rPr>
                <w:rFonts w:cs="Arial"/>
                <w:sz w:val="20"/>
                <w:szCs w:val="20"/>
              </w:rPr>
              <w:t>26</w:t>
            </w:r>
          </w:p>
        </w:tc>
      </w:tr>
      <w:tr w:rsidRPr="00AE5E35" w:rsidR="005E23A6" w:rsidTr="00647A74" w14:paraId="550B125B" w14:textId="77777777">
        <w:trPr>
          <w:trHeight w:val="147"/>
          <w:jc w:val="center"/>
        </w:trPr>
        <w:tc>
          <w:tcPr>
            <w:tcW w:w="4436" w:type="dxa"/>
            <w:gridSpan w:val="2"/>
            <w:noWrap/>
            <w:hideMark/>
          </w:tcPr>
          <w:p w:rsidRPr="00AE5E35" w:rsidR="005E23A6" w:rsidP="00515D07" w:rsidRDefault="005E23A6" w14:paraId="44983567" w14:textId="77777777">
            <w:pPr>
              <w:rPr>
                <w:rFonts w:cs="Arial"/>
                <w:b/>
                <w:bCs/>
                <w:color w:val="000000"/>
                <w:sz w:val="22"/>
                <w:szCs w:val="22"/>
                <w:lang w:eastAsia="en-GB"/>
              </w:rPr>
            </w:pPr>
            <w:r w:rsidRPr="00AE5E35">
              <w:rPr>
                <w:rFonts w:cs="Arial"/>
                <w:color w:val="000000"/>
                <w:sz w:val="22"/>
                <w:szCs w:val="22"/>
                <w:lang w:eastAsia="en-GB"/>
              </w:rPr>
              <w:t>Reduction in government landfill tax receipts (benefits to municipal sector included in LA and NHM rows)</w:t>
            </w:r>
          </w:p>
        </w:tc>
        <w:tc>
          <w:tcPr>
            <w:tcW w:w="1774" w:type="dxa"/>
            <w:noWrap/>
            <w:vAlign w:val="center"/>
          </w:tcPr>
          <w:p w:rsidRPr="00AE5E35" w:rsidR="005E23A6" w:rsidP="00515D07" w:rsidRDefault="005E23A6" w14:paraId="1E458B75" w14:textId="066EAABE">
            <w:pPr>
              <w:jc w:val="center"/>
              <w:rPr>
                <w:rFonts w:cs="Arial"/>
                <w:b/>
                <w:bCs/>
                <w:color w:val="000000"/>
                <w:sz w:val="22"/>
                <w:szCs w:val="22"/>
                <w:lang w:eastAsia="en-GB"/>
              </w:rPr>
            </w:pPr>
            <w:r>
              <w:rPr>
                <w:rFonts w:cs="Arial"/>
                <w:color w:val="000000"/>
                <w:sz w:val="20"/>
                <w:szCs w:val="20"/>
              </w:rPr>
              <w:t>-£4,</w:t>
            </w:r>
            <w:r w:rsidR="00647A74">
              <w:rPr>
                <w:rFonts w:cs="Arial"/>
                <w:color w:val="000000"/>
                <w:sz w:val="20"/>
                <w:szCs w:val="20"/>
              </w:rPr>
              <w:t>803</w:t>
            </w:r>
          </w:p>
        </w:tc>
        <w:tc>
          <w:tcPr>
            <w:tcW w:w="1607" w:type="dxa"/>
            <w:noWrap/>
            <w:vAlign w:val="center"/>
          </w:tcPr>
          <w:p w:rsidRPr="00AE5E35" w:rsidR="005E23A6" w:rsidP="00515D07" w:rsidRDefault="005E23A6" w14:paraId="6D03D594" w14:textId="5E98EE7F">
            <w:pPr>
              <w:jc w:val="center"/>
              <w:rPr>
                <w:rFonts w:cs="Arial"/>
                <w:b/>
                <w:bCs/>
                <w:color w:val="000000"/>
                <w:sz w:val="22"/>
                <w:szCs w:val="22"/>
                <w:lang w:eastAsia="en-GB"/>
              </w:rPr>
            </w:pPr>
            <w:r>
              <w:rPr>
                <w:rFonts w:cs="Arial"/>
                <w:color w:val="000000"/>
                <w:sz w:val="20"/>
                <w:szCs w:val="20"/>
              </w:rPr>
              <w:t>-£6,0</w:t>
            </w:r>
            <w:r w:rsidR="004E0DB4">
              <w:rPr>
                <w:rFonts w:cs="Arial"/>
                <w:color w:val="000000"/>
                <w:sz w:val="20"/>
                <w:szCs w:val="20"/>
              </w:rPr>
              <w:t>03</w:t>
            </w:r>
          </w:p>
        </w:tc>
        <w:tc>
          <w:tcPr>
            <w:tcW w:w="1662" w:type="dxa"/>
            <w:noWrap/>
            <w:vAlign w:val="center"/>
          </w:tcPr>
          <w:p w:rsidRPr="00AE5E35" w:rsidR="005E23A6" w:rsidP="00515D07" w:rsidRDefault="005E23A6" w14:paraId="472572F2" w14:textId="2C02762C">
            <w:pPr>
              <w:jc w:val="center"/>
              <w:rPr>
                <w:rFonts w:cs="Arial"/>
                <w:b/>
                <w:bCs/>
                <w:color w:val="000000"/>
                <w:sz w:val="22"/>
                <w:szCs w:val="22"/>
                <w:lang w:eastAsia="en-GB"/>
              </w:rPr>
            </w:pPr>
            <w:r>
              <w:rPr>
                <w:rFonts w:cs="Arial"/>
                <w:color w:val="000000"/>
                <w:sz w:val="20"/>
                <w:szCs w:val="20"/>
              </w:rPr>
              <w:t>-£4,</w:t>
            </w:r>
            <w:r w:rsidR="004E0DB4">
              <w:rPr>
                <w:rFonts w:cs="Arial"/>
                <w:color w:val="000000"/>
                <w:sz w:val="20"/>
                <w:szCs w:val="20"/>
              </w:rPr>
              <w:t>333</w:t>
            </w:r>
          </w:p>
        </w:tc>
        <w:tc>
          <w:tcPr>
            <w:tcW w:w="1651" w:type="dxa"/>
            <w:noWrap/>
            <w:vAlign w:val="center"/>
          </w:tcPr>
          <w:p w:rsidRPr="00AE5E35" w:rsidR="005E23A6" w:rsidP="00515D07" w:rsidRDefault="005E23A6" w14:paraId="02B78236" w14:textId="757C4F5F">
            <w:pPr>
              <w:jc w:val="center"/>
              <w:rPr>
                <w:rFonts w:cs="Arial"/>
                <w:b/>
                <w:bCs/>
                <w:color w:val="000000"/>
                <w:sz w:val="22"/>
                <w:szCs w:val="22"/>
                <w:lang w:eastAsia="en-GB"/>
              </w:rPr>
            </w:pPr>
            <w:r>
              <w:rPr>
                <w:rFonts w:cs="Arial"/>
                <w:color w:val="000000"/>
                <w:sz w:val="20"/>
                <w:szCs w:val="20"/>
              </w:rPr>
              <w:t>-£5,</w:t>
            </w:r>
            <w:r w:rsidR="004E0DB4">
              <w:rPr>
                <w:rFonts w:cs="Arial"/>
                <w:color w:val="000000"/>
                <w:sz w:val="20"/>
                <w:szCs w:val="20"/>
              </w:rPr>
              <w:t>856</w:t>
            </w:r>
          </w:p>
        </w:tc>
      </w:tr>
      <w:tr w:rsidRPr="00AE5E35" w:rsidR="005E23A6" w:rsidTr="00647A74" w14:paraId="3FBD2936" w14:textId="77777777">
        <w:trPr>
          <w:trHeight w:val="147"/>
          <w:jc w:val="center"/>
        </w:trPr>
        <w:tc>
          <w:tcPr>
            <w:tcW w:w="4436" w:type="dxa"/>
            <w:gridSpan w:val="2"/>
            <w:noWrap/>
          </w:tcPr>
          <w:p w:rsidRPr="00701AE7" w:rsidR="005E23A6" w:rsidP="00515D07" w:rsidRDefault="005E23A6" w14:paraId="24CC0481" w14:textId="77777777">
            <w:pPr>
              <w:rPr>
                <w:rFonts w:cs="Arial"/>
                <w:b/>
                <w:bCs/>
                <w:color w:val="000000"/>
                <w:sz w:val="22"/>
                <w:szCs w:val="22"/>
                <w:lang w:eastAsia="en-GB"/>
              </w:rPr>
            </w:pPr>
            <w:r w:rsidRPr="00701AE7">
              <w:rPr>
                <w:rFonts w:cs="Arial"/>
                <w:b/>
                <w:bCs/>
                <w:color w:val="000000"/>
                <w:sz w:val="22"/>
                <w:szCs w:val="22"/>
                <w:lang w:eastAsia="en-GB"/>
              </w:rPr>
              <w:t>Social Benefits (Total)</w:t>
            </w:r>
          </w:p>
        </w:tc>
        <w:tc>
          <w:tcPr>
            <w:tcW w:w="1774" w:type="dxa"/>
            <w:noWrap/>
            <w:vAlign w:val="center"/>
          </w:tcPr>
          <w:p w:rsidRPr="00701AE7" w:rsidR="005E23A6" w:rsidP="00515D07" w:rsidRDefault="005E23A6" w14:paraId="41D5925E" w14:textId="05CF6128">
            <w:pPr>
              <w:jc w:val="center"/>
              <w:rPr>
                <w:rFonts w:cs="Arial"/>
                <w:b/>
                <w:bCs/>
                <w:color w:val="000000"/>
                <w:sz w:val="20"/>
                <w:szCs w:val="20"/>
              </w:rPr>
            </w:pPr>
            <w:r>
              <w:rPr>
                <w:rFonts w:cs="Arial"/>
                <w:b/>
                <w:bCs/>
                <w:color w:val="000000"/>
                <w:sz w:val="20"/>
                <w:szCs w:val="20"/>
              </w:rPr>
              <w:t>£1</w:t>
            </w:r>
            <w:r w:rsidR="00647A74">
              <w:rPr>
                <w:rFonts w:cs="Arial"/>
                <w:b/>
                <w:bCs/>
                <w:color w:val="000000"/>
                <w:sz w:val="20"/>
                <w:szCs w:val="20"/>
              </w:rPr>
              <w:t>0,</w:t>
            </w:r>
            <w:r w:rsidR="00693586">
              <w:rPr>
                <w:rFonts w:cs="Arial"/>
                <w:b/>
                <w:bCs/>
                <w:color w:val="000000"/>
                <w:sz w:val="20"/>
                <w:szCs w:val="20"/>
              </w:rPr>
              <w:t>956</w:t>
            </w:r>
          </w:p>
        </w:tc>
        <w:tc>
          <w:tcPr>
            <w:tcW w:w="1607" w:type="dxa"/>
            <w:noWrap/>
            <w:vAlign w:val="center"/>
          </w:tcPr>
          <w:p w:rsidRPr="00701AE7" w:rsidR="005E23A6" w:rsidP="00515D07" w:rsidRDefault="005E23A6" w14:paraId="395D0142" w14:textId="7FCEF632">
            <w:pPr>
              <w:jc w:val="center"/>
              <w:rPr>
                <w:rFonts w:cs="Arial"/>
                <w:b/>
                <w:bCs/>
                <w:color w:val="000000"/>
                <w:sz w:val="20"/>
                <w:szCs w:val="20"/>
              </w:rPr>
            </w:pPr>
            <w:r>
              <w:rPr>
                <w:rFonts w:cs="Arial"/>
                <w:b/>
                <w:bCs/>
                <w:color w:val="000000"/>
                <w:sz w:val="20"/>
                <w:szCs w:val="20"/>
              </w:rPr>
              <w:t>£15,</w:t>
            </w:r>
            <w:r w:rsidR="00647A74">
              <w:rPr>
                <w:rFonts w:cs="Arial"/>
                <w:b/>
                <w:bCs/>
                <w:color w:val="000000"/>
                <w:sz w:val="20"/>
                <w:szCs w:val="20"/>
              </w:rPr>
              <w:t>0</w:t>
            </w:r>
            <w:r w:rsidR="00887C2E">
              <w:rPr>
                <w:rFonts w:cs="Arial"/>
                <w:b/>
                <w:bCs/>
                <w:color w:val="000000"/>
                <w:sz w:val="20"/>
                <w:szCs w:val="20"/>
              </w:rPr>
              <w:t>67</w:t>
            </w:r>
          </w:p>
        </w:tc>
        <w:tc>
          <w:tcPr>
            <w:tcW w:w="1662" w:type="dxa"/>
            <w:noWrap/>
            <w:vAlign w:val="center"/>
          </w:tcPr>
          <w:p w:rsidRPr="00701AE7" w:rsidR="005E23A6" w:rsidP="00515D07" w:rsidRDefault="005E23A6" w14:paraId="4006040A" w14:textId="41C7E4FC">
            <w:pPr>
              <w:jc w:val="center"/>
              <w:rPr>
                <w:rFonts w:cs="Arial"/>
                <w:b/>
                <w:bCs/>
                <w:color w:val="000000"/>
                <w:sz w:val="20"/>
                <w:szCs w:val="20"/>
              </w:rPr>
            </w:pPr>
            <w:r>
              <w:rPr>
                <w:rFonts w:cs="Arial"/>
                <w:b/>
                <w:bCs/>
                <w:color w:val="000000"/>
                <w:sz w:val="20"/>
                <w:szCs w:val="20"/>
              </w:rPr>
              <w:t>£8,</w:t>
            </w:r>
            <w:r w:rsidR="006A2166">
              <w:rPr>
                <w:rFonts w:cs="Arial"/>
                <w:b/>
                <w:bCs/>
                <w:color w:val="000000"/>
                <w:sz w:val="20"/>
                <w:szCs w:val="20"/>
              </w:rPr>
              <w:t>314</w:t>
            </w:r>
          </w:p>
        </w:tc>
        <w:tc>
          <w:tcPr>
            <w:tcW w:w="1651" w:type="dxa"/>
            <w:noWrap/>
            <w:vAlign w:val="center"/>
          </w:tcPr>
          <w:p w:rsidRPr="00701AE7" w:rsidR="005E23A6" w:rsidP="00515D07" w:rsidRDefault="005E23A6" w14:paraId="41D5BCEA" w14:textId="2CA86519">
            <w:pPr>
              <w:jc w:val="center"/>
              <w:rPr>
                <w:rFonts w:cs="Arial"/>
                <w:b/>
                <w:bCs/>
                <w:color w:val="000000"/>
                <w:sz w:val="20"/>
                <w:szCs w:val="20"/>
              </w:rPr>
            </w:pPr>
            <w:r>
              <w:rPr>
                <w:rFonts w:cs="Arial"/>
                <w:b/>
                <w:bCs/>
                <w:color w:val="000000"/>
                <w:sz w:val="20"/>
                <w:szCs w:val="20"/>
              </w:rPr>
              <w:t>£12,</w:t>
            </w:r>
            <w:r w:rsidR="006A2166">
              <w:rPr>
                <w:rFonts w:cs="Arial"/>
                <w:b/>
                <w:bCs/>
                <w:color w:val="000000"/>
                <w:sz w:val="20"/>
                <w:szCs w:val="20"/>
              </w:rPr>
              <w:t>872</w:t>
            </w:r>
          </w:p>
        </w:tc>
      </w:tr>
      <w:tr w:rsidRPr="00AE5E35" w:rsidR="005E23A6" w:rsidTr="00647A74" w14:paraId="0BDCF733" w14:textId="77777777">
        <w:trPr>
          <w:trHeight w:val="147"/>
          <w:jc w:val="center"/>
        </w:trPr>
        <w:tc>
          <w:tcPr>
            <w:tcW w:w="4436" w:type="dxa"/>
            <w:gridSpan w:val="2"/>
            <w:noWrap/>
            <w:hideMark/>
          </w:tcPr>
          <w:p w:rsidRPr="00AE5E35" w:rsidR="005E23A6" w:rsidP="00515D07" w:rsidRDefault="005E23A6" w14:paraId="56E2CC0A" w14:textId="51A2BBCD">
            <w:pPr>
              <w:rPr>
                <w:rFonts w:cs="Arial"/>
                <w:color w:val="000000"/>
                <w:sz w:val="22"/>
                <w:szCs w:val="22"/>
                <w:lang w:eastAsia="en-GB"/>
              </w:rPr>
            </w:pPr>
            <w:r w:rsidRPr="00AE5E35">
              <w:rPr>
                <w:rFonts w:cs="Arial"/>
                <w:color w:val="000000"/>
                <w:sz w:val="22"/>
                <w:szCs w:val="22"/>
                <w:lang w:eastAsia="en-GB"/>
              </w:rPr>
              <w:t xml:space="preserve">Additional </w:t>
            </w:r>
            <w:r w:rsidR="00D97548">
              <w:rPr>
                <w:rFonts w:cs="Arial"/>
                <w:color w:val="000000"/>
                <w:sz w:val="22"/>
                <w:szCs w:val="22"/>
                <w:lang w:eastAsia="en-GB"/>
              </w:rPr>
              <w:t>local auth</w:t>
            </w:r>
            <w:r w:rsidRPr="00AE5E35">
              <w:rPr>
                <w:rFonts w:cs="Arial"/>
                <w:color w:val="000000"/>
                <w:sz w:val="22"/>
                <w:szCs w:val="22"/>
                <w:lang w:eastAsia="en-GB"/>
              </w:rPr>
              <w:t xml:space="preserve">orities net service costs (+)/savings (-) from changes in dry recycling, food waste and free garden waste collections for all HHs </w:t>
            </w:r>
          </w:p>
        </w:tc>
        <w:tc>
          <w:tcPr>
            <w:tcW w:w="1774" w:type="dxa"/>
            <w:noWrap/>
            <w:vAlign w:val="center"/>
          </w:tcPr>
          <w:p w:rsidRPr="00AE5E35" w:rsidR="005E23A6" w:rsidP="00515D07" w:rsidRDefault="005E23A6" w14:paraId="55BA8A27" w14:textId="533B49D8">
            <w:pPr>
              <w:jc w:val="center"/>
              <w:rPr>
                <w:rFonts w:cs="Arial"/>
                <w:color w:val="000000"/>
                <w:sz w:val="22"/>
                <w:szCs w:val="22"/>
                <w:lang w:eastAsia="en-GB"/>
              </w:rPr>
            </w:pPr>
            <w:r>
              <w:rPr>
                <w:rFonts w:cs="Arial"/>
                <w:color w:val="000000"/>
                <w:sz w:val="20"/>
                <w:szCs w:val="20"/>
              </w:rPr>
              <w:t>£</w:t>
            </w:r>
            <w:r w:rsidR="00647A74">
              <w:rPr>
                <w:rFonts w:cs="Arial"/>
                <w:color w:val="000000"/>
                <w:sz w:val="20"/>
                <w:szCs w:val="20"/>
              </w:rPr>
              <w:t>2,</w:t>
            </w:r>
            <w:r w:rsidR="004441EA">
              <w:rPr>
                <w:rFonts w:cs="Arial"/>
                <w:color w:val="000000"/>
                <w:sz w:val="20"/>
                <w:szCs w:val="20"/>
              </w:rPr>
              <w:t>989</w:t>
            </w:r>
          </w:p>
        </w:tc>
        <w:tc>
          <w:tcPr>
            <w:tcW w:w="1607" w:type="dxa"/>
            <w:noWrap/>
            <w:vAlign w:val="center"/>
          </w:tcPr>
          <w:p w:rsidRPr="00AE5E35" w:rsidR="005E23A6" w:rsidP="00515D07" w:rsidRDefault="005E23A6" w14:paraId="7052D0EF" w14:textId="248CD48A">
            <w:pPr>
              <w:jc w:val="center"/>
              <w:rPr>
                <w:rFonts w:cs="Arial"/>
                <w:color w:val="000000"/>
                <w:sz w:val="22"/>
                <w:szCs w:val="22"/>
                <w:lang w:eastAsia="en-GB"/>
              </w:rPr>
            </w:pPr>
            <w:r>
              <w:rPr>
                <w:rFonts w:cs="Arial"/>
                <w:color w:val="000000"/>
                <w:sz w:val="20"/>
                <w:szCs w:val="20"/>
              </w:rPr>
              <w:t>£</w:t>
            </w:r>
            <w:r w:rsidR="00647A74">
              <w:rPr>
                <w:rFonts w:cs="Arial"/>
                <w:color w:val="000000"/>
                <w:sz w:val="20"/>
                <w:szCs w:val="20"/>
              </w:rPr>
              <w:t>2,</w:t>
            </w:r>
            <w:r w:rsidR="00887C2E">
              <w:rPr>
                <w:rFonts w:cs="Arial"/>
                <w:color w:val="000000"/>
                <w:sz w:val="20"/>
                <w:szCs w:val="20"/>
              </w:rPr>
              <w:t>989</w:t>
            </w:r>
          </w:p>
        </w:tc>
        <w:tc>
          <w:tcPr>
            <w:tcW w:w="1662" w:type="dxa"/>
            <w:noWrap/>
            <w:vAlign w:val="center"/>
          </w:tcPr>
          <w:p w:rsidRPr="00AE5E35" w:rsidR="005E23A6" w:rsidP="00515D07" w:rsidRDefault="005E23A6" w14:paraId="342647B4" w14:textId="49C26948">
            <w:pPr>
              <w:jc w:val="center"/>
              <w:rPr>
                <w:rFonts w:cs="Arial"/>
                <w:color w:val="000000"/>
                <w:sz w:val="22"/>
                <w:szCs w:val="22"/>
                <w:lang w:eastAsia="en-GB"/>
              </w:rPr>
            </w:pPr>
            <w:r>
              <w:rPr>
                <w:rFonts w:cs="Arial"/>
                <w:color w:val="000000"/>
                <w:sz w:val="20"/>
                <w:szCs w:val="20"/>
              </w:rPr>
              <w:t>-£</w:t>
            </w:r>
            <w:r w:rsidR="001E106A">
              <w:rPr>
                <w:rFonts w:cs="Arial"/>
                <w:color w:val="000000"/>
                <w:sz w:val="20"/>
                <w:szCs w:val="20"/>
              </w:rPr>
              <w:t>198</w:t>
            </w:r>
          </w:p>
        </w:tc>
        <w:tc>
          <w:tcPr>
            <w:tcW w:w="1651" w:type="dxa"/>
            <w:noWrap/>
            <w:vAlign w:val="center"/>
          </w:tcPr>
          <w:p w:rsidRPr="00AE5E35" w:rsidR="005E23A6" w:rsidP="00515D07" w:rsidRDefault="005E23A6" w14:paraId="3B998701" w14:textId="424DBD02">
            <w:pPr>
              <w:jc w:val="center"/>
              <w:rPr>
                <w:rFonts w:cs="Arial"/>
                <w:color w:val="000000"/>
                <w:sz w:val="22"/>
                <w:szCs w:val="22"/>
                <w:lang w:eastAsia="en-GB"/>
              </w:rPr>
            </w:pPr>
            <w:r>
              <w:rPr>
                <w:rFonts w:cs="Arial"/>
                <w:color w:val="000000"/>
                <w:sz w:val="20"/>
                <w:szCs w:val="20"/>
              </w:rPr>
              <w:t>-£</w:t>
            </w:r>
            <w:r w:rsidR="001E106A">
              <w:rPr>
                <w:rFonts w:cs="Arial"/>
                <w:color w:val="000000"/>
                <w:sz w:val="20"/>
                <w:szCs w:val="20"/>
              </w:rPr>
              <w:t>198</w:t>
            </w:r>
          </w:p>
        </w:tc>
      </w:tr>
      <w:tr w:rsidRPr="00AE5E35" w:rsidR="005D4BAE" w:rsidTr="00647A74" w14:paraId="2E2DCA5B" w14:textId="77777777">
        <w:trPr>
          <w:trHeight w:val="147"/>
          <w:jc w:val="center"/>
        </w:trPr>
        <w:tc>
          <w:tcPr>
            <w:tcW w:w="0" w:type="auto"/>
            <w:vMerge w:val="restart"/>
            <w:noWrap/>
            <w:hideMark/>
          </w:tcPr>
          <w:p w:rsidRPr="00AE5E35" w:rsidR="005D4BAE" w:rsidP="00515D07" w:rsidRDefault="005D4BAE" w14:paraId="37041E18" w14:textId="77777777">
            <w:pPr>
              <w:jc w:val="center"/>
              <w:rPr>
                <w:rFonts w:cs="Arial"/>
                <w:color w:val="000000"/>
                <w:sz w:val="22"/>
                <w:szCs w:val="22"/>
                <w:lang w:eastAsia="en-GB"/>
              </w:rPr>
            </w:pPr>
          </w:p>
        </w:tc>
        <w:tc>
          <w:tcPr>
            <w:tcW w:w="4214" w:type="dxa"/>
            <w:noWrap/>
            <w:hideMark/>
          </w:tcPr>
          <w:p w:rsidRPr="00AE5E35" w:rsidR="005D4BAE" w:rsidP="00515D07" w:rsidRDefault="005D4BAE" w14:paraId="34034BE5" w14:textId="77777777">
            <w:pPr>
              <w:rPr>
                <w:rFonts w:cs="Arial"/>
                <w:color w:val="000000"/>
                <w:sz w:val="22"/>
                <w:szCs w:val="22"/>
                <w:lang w:eastAsia="en-GB"/>
              </w:rPr>
            </w:pPr>
            <w:r w:rsidRPr="00AE5E35">
              <w:rPr>
                <w:rFonts w:cs="Arial"/>
                <w:color w:val="000000"/>
                <w:sz w:val="22"/>
                <w:szCs w:val="22"/>
                <w:lang w:eastAsia="en-GB"/>
              </w:rPr>
              <w:t>Transition costs</w:t>
            </w:r>
          </w:p>
        </w:tc>
        <w:tc>
          <w:tcPr>
            <w:tcW w:w="1774" w:type="dxa"/>
            <w:noWrap/>
            <w:vAlign w:val="center"/>
          </w:tcPr>
          <w:p w:rsidRPr="00AE5E35" w:rsidR="005D4BAE" w:rsidP="00515D07" w:rsidRDefault="005D4BAE" w14:paraId="7D836D79" w14:textId="33772830">
            <w:pPr>
              <w:jc w:val="center"/>
              <w:rPr>
                <w:rFonts w:cs="Arial"/>
                <w:color w:val="000000"/>
                <w:sz w:val="22"/>
                <w:szCs w:val="22"/>
                <w:lang w:eastAsia="en-GB"/>
              </w:rPr>
            </w:pPr>
            <w:r>
              <w:rPr>
                <w:rFonts w:cs="Arial"/>
                <w:color w:val="000000"/>
                <w:sz w:val="20"/>
                <w:szCs w:val="20"/>
              </w:rPr>
              <w:t>£807</w:t>
            </w:r>
          </w:p>
        </w:tc>
        <w:tc>
          <w:tcPr>
            <w:tcW w:w="1607" w:type="dxa"/>
            <w:noWrap/>
            <w:vAlign w:val="center"/>
          </w:tcPr>
          <w:p w:rsidRPr="00AE5E35" w:rsidR="005D4BAE" w:rsidP="00515D07" w:rsidRDefault="005D4BAE" w14:paraId="360BC0A1" w14:textId="7D4D77A0">
            <w:pPr>
              <w:jc w:val="center"/>
              <w:rPr>
                <w:rFonts w:cs="Arial"/>
                <w:color w:val="000000"/>
                <w:sz w:val="22"/>
                <w:szCs w:val="22"/>
                <w:lang w:eastAsia="en-GB"/>
              </w:rPr>
            </w:pPr>
            <w:r>
              <w:rPr>
                <w:rFonts w:cs="Arial"/>
                <w:color w:val="000000"/>
                <w:sz w:val="20"/>
                <w:szCs w:val="20"/>
              </w:rPr>
              <w:t>£807</w:t>
            </w:r>
          </w:p>
        </w:tc>
        <w:tc>
          <w:tcPr>
            <w:tcW w:w="1662" w:type="dxa"/>
            <w:noWrap/>
            <w:vAlign w:val="center"/>
          </w:tcPr>
          <w:p w:rsidRPr="00AE5E35" w:rsidR="005D4BAE" w:rsidP="00515D07" w:rsidRDefault="005D4BAE" w14:paraId="7BE9BC1F" w14:textId="5596F980">
            <w:pPr>
              <w:jc w:val="center"/>
              <w:rPr>
                <w:rFonts w:cs="Arial"/>
                <w:color w:val="000000"/>
                <w:sz w:val="22"/>
                <w:szCs w:val="22"/>
                <w:lang w:eastAsia="en-GB"/>
              </w:rPr>
            </w:pPr>
            <w:r>
              <w:rPr>
                <w:rFonts w:cs="Arial"/>
                <w:color w:val="000000"/>
                <w:sz w:val="20"/>
                <w:szCs w:val="20"/>
              </w:rPr>
              <w:t>£591</w:t>
            </w:r>
          </w:p>
        </w:tc>
        <w:tc>
          <w:tcPr>
            <w:tcW w:w="1651" w:type="dxa"/>
            <w:noWrap/>
            <w:vAlign w:val="center"/>
          </w:tcPr>
          <w:p w:rsidRPr="00AE5E35" w:rsidR="005D4BAE" w:rsidP="00515D07" w:rsidRDefault="005D4BAE" w14:paraId="50E2F715" w14:textId="6B9BEAA8">
            <w:pPr>
              <w:jc w:val="center"/>
              <w:rPr>
                <w:rFonts w:cs="Arial"/>
                <w:color w:val="000000"/>
                <w:sz w:val="22"/>
                <w:szCs w:val="22"/>
                <w:lang w:eastAsia="en-GB"/>
              </w:rPr>
            </w:pPr>
            <w:r>
              <w:rPr>
                <w:rFonts w:cs="Arial"/>
                <w:color w:val="000000"/>
                <w:sz w:val="20"/>
                <w:szCs w:val="20"/>
              </w:rPr>
              <w:t>£591</w:t>
            </w:r>
          </w:p>
        </w:tc>
      </w:tr>
      <w:tr w:rsidRPr="00AE5E35" w:rsidR="005D4BAE" w:rsidTr="00647A74" w14:paraId="60A8FF3D" w14:textId="77777777">
        <w:trPr>
          <w:trHeight w:val="147"/>
          <w:jc w:val="center"/>
        </w:trPr>
        <w:tc>
          <w:tcPr>
            <w:tcW w:w="0" w:type="auto"/>
            <w:vMerge/>
            <w:noWrap/>
            <w:hideMark/>
          </w:tcPr>
          <w:p w:rsidRPr="00AE5E35" w:rsidR="005D4BAE" w:rsidP="00515D07" w:rsidRDefault="005D4BAE" w14:paraId="2DB8C3DA" w14:textId="77777777">
            <w:pPr>
              <w:jc w:val="center"/>
              <w:rPr>
                <w:rFonts w:cs="Arial"/>
                <w:color w:val="000000"/>
                <w:sz w:val="22"/>
                <w:szCs w:val="22"/>
                <w:lang w:eastAsia="en-GB"/>
              </w:rPr>
            </w:pPr>
          </w:p>
        </w:tc>
        <w:tc>
          <w:tcPr>
            <w:tcW w:w="4214" w:type="dxa"/>
            <w:noWrap/>
            <w:hideMark/>
          </w:tcPr>
          <w:p w:rsidRPr="00AE5E35" w:rsidR="005D4BAE" w:rsidP="00515D07" w:rsidRDefault="005D4BAE" w14:paraId="243E3DEA" w14:textId="102C5967">
            <w:pPr>
              <w:rPr>
                <w:rFonts w:cs="Arial"/>
                <w:sz w:val="22"/>
                <w:szCs w:val="22"/>
                <w:lang w:eastAsia="en-GB"/>
              </w:rPr>
            </w:pPr>
            <w:r w:rsidRPr="00AE5E35">
              <w:rPr>
                <w:rFonts w:cs="Arial"/>
                <w:sz w:val="22"/>
                <w:szCs w:val="22"/>
                <w:lang w:eastAsia="en-GB"/>
              </w:rPr>
              <w:t>Net service cost minus transition</w:t>
            </w:r>
            <w:r w:rsidRPr="7C995945">
              <w:rPr>
                <w:rStyle w:val="FootnoteReference"/>
                <w:rFonts w:cs="Arial"/>
                <w:lang w:eastAsia="en-GB"/>
              </w:rPr>
              <w:footnoteReference w:id="416"/>
            </w:r>
          </w:p>
        </w:tc>
        <w:tc>
          <w:tcPr>
            <w:tcW w:w="1774" w:type="dxa"/>
            <w:noWrap/>
            <w:vAlign w:val="center"/>
          </w:tcPr>
          <w:p w:rsidRPr="00AE5E35" w:rsidR="005D4BAE" w:rsidP="00515D07" w:rsidRDefault="005D4BAE" w14:paraId="02DA0AEF" w14:textId="3B58C500">
            <w:pPr>
              <w:jc w:val="center"/>
              <w:rPr>
                <w:rFonts w:cs="Arial"/>
                <w:sz w:val="22"/>
                <w:szCs w:val="22"/>
                <w:lang w:eastAsia="en-GB"/>
              </w:rPr>
            </w:pPr>
            <w:r>
              <w:rPr>
                <w:rFonts w:cs="Arial"/>
                <w:sz w:val="20"/>
                <w:szCs w:val="20"/>
              </w:rPr>
              <w:t>£2,182</w:t>
            </w:r>
          </w:p>
        </w:tc>
        <w:tc>
          <w:tcPr>
            <w:tcW w:w="1607" w:type="dxa"/>
            <w:noWrap/>
            <w:vAlign w:val="center"/>
          </w:tcPr>
          <w:p w:rsidRPr="00AE5E35" w:rsidR="005D4BAE" w:rsidP="00515D07" w:rsidRDefault="005D4BAE" w14:paraId="01E22CE6" w14:textId="578A7195">
            <w:pPr>
              <w:jc w:val="center"/>
              <w:rPr>
                <w:rFonts w:cs="Arial"/>
                <w:sz w:val="22"/>
                <w:szCs w:val="22"/>
                <w:lang w:eastAsia="en-GB"/>
              </w:rPr>
            </w:pPr>
            <w:r>
              <w:rPr>
                <w:rFonts w:cs="Arial"/>
                <w:sz w:val="20"/>
                <w:szCs w:val="20"/>
              </w:rPr>
              <w:t>£2,182</w:t>
            </w:r>
          </w:p>
        </w:tc>
        <w:tc>
          <w:tcPr>
            <w:tcW w:w="1662" w:type="dxa"/>
            <w:noWrap/>
            <w:vAlign w:val="center"/>
          </w:tcPr>
          <w:p w:rsidRPr="00AE5E35" w:rsidR="005D4BAE" w:rsidP="00515D07" w:rsidRDefault="005D4BAE" w14:paraId="5CE11E44" w14:textId="75344023">
            <w:pPr>
              <w:jc w:val="center"/>
              <w:rPr>
                <w:rFonts w:cs="Arial"/>
                <w:sz w:val="22"/>
                <w:szCs w:val="22"/>
                <w:lang w:eastAsia="en-GB"/>
              </w:rPr>
            </w:pPr>
            <w:r>
              <w:rPr>
                <w:rFonts w:cs="Arial"/>
                <w:sz w:val="20"/>
                <w:szCs w:val="20"/>
              </w:rPr>
              <w:t>-£789</w:t>
            </w:r>
          </w:p>
        </w:tc>
        <w:tc>
          <w:tcPr>
            <w:tcW w:w="1651" w:type="dxa"/>
            <w:noWrap/>
            <w:vAlign w:val="center"/>
          </w:tcPr>
          <w:p w:rsidRPr="00AE5E35" w:rsidR="005D4BAE" w:rsidP="00515D07" w:rsidRDefault="005D4BAE" w14:paraId="4352F5B5" w14:textId="708D64D7">
            <w:pPr>
              <w:jc w:val="center"/>
              <w:rPr>
                <w:rFonts w:cs="Arial"/>
                <w:sz w:val="22"/>
                <w:szCs w:val="22"/>
                <w:lang w:eastAsia="en-GB"/>
              </w:rPr>
            </w:pPr>
            <w:r>
              <w:rPr>
                <w:rFonts w:cs="Arial"/>
                <w:sz w:val="20"/>
                <w:szCs w:val="20"/>
              </w:rPr>
              <w:t>-£789</w:t>
            </w:r>
          </w:p>
        </w:tc>
      </w:tr>
      <w:tr w:rsidRPr="00AE5E35" w:rsidR="005D4BAE" w:rsidTr="00647A74" w14:paraId="06B6CB0B" w14:textId="77777777">
        <w:trPr>
          <w:trHeight w:val="147"/>
          <w:jc w:val="center"/>
        </w:trPr>
        <w:tc>
          <w:tcPr>
            <w:tcW w:w="0" w:type="auto"/>
            <w:vMerge/>
            <w:noWrap/>
          </w:tcPr>
          <w:p w:rsidRPr="00AE5E35" w:rsidR="005D4BAE" w:rsidP="00515D07" w:rsidRDefault="005D4BAE" w14:paraId="022B73A6" w14:textId="77777777">
            <w:pPr>
              <w:jc w:val="center"/>
              <w:rPr>
                <w:rFonts w:cs="Arial"/>
                <w:color w:val="000000"/>
                <w:sz w:val="22"/>
                <w:szCs w:val="22"/>
                <w:lang w:eastAsia="en-GB"/>
              </w:rPr>
            </w:pPr>
          </w:p>
        </w:tc>
        <w:tc>
          <w:tcPr>
            <w:tcW w:w="4214" w:type="dxa"/>
            <w:noWrap/>
          </w:tcPr>
          <w:p w:rsidRPr="00AE5E35" w:rsidR="005D4BAE" w:rsidP="00515D07" w:rsidRDefault="005D4BAE" w14:paraId="580067E4" w14:textId="258D9BEE">
            <w:pPr>
              <w:rPr>
                <w:rFonts w:cs="Arial"/>
                <w:sz w:val="22"/>
                <w:szCs w:val="22"/>
                <w:lang w:eastAsia="en-GB"/>
              </w:rPr>
            </w:pPr>
            <w:r>
              <w:rPr>
                <w:rFonts w:cs="Arial"/>
                <w:sz w:val="22"/>
                <w:szCs w:val="22"/>
                <w:lang w:eastAsia="en-GB"/>
              </w:rPr>
              <w:t>Written assessment costs</w:t>
            </w:r>
          </w:p>
        </w:tc>
        <w:tc>
          <w:tcPr>
            <w:tcW w:w="1774" w:type="dxa"/>
            <w:noWrap/>
            <w:vAlign w:val="center"/>
          </w:tcPr>
          <w:p w:rsidR="005D4BAE" w:rsidP="00515D07" w:rsidRDefault="005D4BAE" w14:paraId="229E85B3" w14:textId="609FC2C7">
            <w:pPr>
              <w:jc w:val="center"/>
              <w:rPr>
                <w:rFonts w:cs="Arial"/>
                <w:sz w:val="20"/>
                <w:szCs w:val="20"/>
              </w:rPr>
            </w:pPr>
            <w:r>
              <w:rPr>
                <w:rFonts w:cs="Arial"/>
                <w:sz w:val="20"/>
                <w:szCs w:val="20"/>
              </w:rPr>
              <w:t>£0</w:t>
            </w:r>
          </w:p>
        </w:tc>
        <w:tc>
          <w:tcPr>
            <w:tcW w:w="1607" w:type="dxa"/>
            <w:noWrap/>
            <w:vAlign w:val="center"/>
          </w:tcPr>
          <w:p w:rsidR="005D4BAE" w:rsidP="00515D07" w:rsidRDefault="005D4BAE" w14:paraId="367BF5C6" w14:textId="77C0C1C1">
            <w:pPr>
              <w:jc w:val="center"/>
              <w:rPr>
                <w:rFonts w:cs="Arial"/>
                <w:sz w:val="20"/>
                <w:szCs w:val="20"/>
              </w:rPr>
            </w:pPr>
            <w:r>
              <w:rPr>
                <w:rFonts w:cs="Arial"/>
                <w:sz w:val="20"/>
                <w:szCs w:val="20"/>
              </w:rPr>
              <w:t>£0</w:t>
            </w:r>
          </w:p>
        </w:tc>
        <w:tc>
          <w:tcPr>
            <w:tcW w:w="1662" w:type="dxa"/>
            <w:noWrap/>
            <w:vAlign w:val="center"/>
          </w:tcPr>
          <w:p w:rsidR="005D4BAE" w:rsidP="00515D07" w:rsidRDefault="005D4BAE" w14:paraId="4C908D49" w14:textId="50E378A3">
            <w:pPr>
              <w:jc w:val="center"/>
              <w:rPr>
                <w:rFonts w:cs="Arial"/>
                <w:sz w:val="20"/>
                <w:szCs w:val="20"/>
              </w:rPr>
            </w:pPr>
            <w:r>
              <w:rPr>
                <w:rFonts w:cs="Arial"/>
                <w:sz w:val="20"/>
                <w:szCs w:val="20"/>
              </w:rPr>
              <w:t>£0</w:t>
            </w:r>
          </w:p>
        </w:tc>
        <w:tc>
          <w:tcPr>
            <w:tcW w:w="1651" w:type="dxa"/>
            <w:noWrap/>
            <w:vAlign w:val="center"/>
          </w:tcPr>
          <w:p w:rsidR="005D4BAE" w:rsidP="00515D07" w:rsidRDefault="005D4BAE" w14:paraId="608919FC" w14:textId="2CC71DAC">
            <w:pPr>
              <w:jc w:val="center"/>
              <w:rPr>
                <w:rFonts w:cs="Arial"/>
                <w:sz w:val="20"/>
                <w:szCs w:val="20"/>
              </w:rPr>
            </w:pPr>
            <w:r>
              <w:rPr>
                <w:rFonts w:cs="Arial"/>
                <w:sz w:val="20"/>
                <w:szCs w:val="20"/>
              </w:rPr>
              <w:t>£0</w:t>
            </w:r>
          </w:p>
        </w:tc>
      </w:tr>
      <w:tr w:rsidRPr="00AE5E35" w:rsidR="005E23A6" w:rsidTr="00647A74" w14:paraId="5A3B0BCA" w14:textId="77777777">
        <w:trPr>
          <w:trHeight w:val="147"/>
          <w:jc w:val="center"/>
        </w:trPr>
        <w:tc>
          <w:tcPr>
            <w:tcW w:w="4436" w:type="dxa"/>
            <w:gridSpan w:val="2"/>
            <w:noWrap/>
            <w:hideMark/>
          </w:tcPr>
          <w:p w:rsidRPr="00AE5E35" w:rsidR="005E23A6" w:rsidP="00515D07" w:rsidRDefault="005E23A6" w14:paraId="3AD011B2" w14:textId="77777777">
            <w:pPr>
              <w:rPr>
                <w:rFonts w:cs="Arial"/>
                <w:color w:val="000000"/>
                <w:sz w:val="22"/>
                <w:szCs w:val="22"/>
                <w:lang w:eastAsia="en-GB"/>
              </w:rPr>
            </w:pPr>
            <w:r w:rsidRPr="00AE5E35">
              <w:rPr>
                <w:rFonts w:cs="Arial"/>
                <w:color w:val="000000"/>
                <w:sz w:val="22"/>
                <w:szCs w:val="22"/>
                <w:lang w:eastAsia="en-GB"/>
              </w:rPr>
              <w:t xml:space="preserve">Net cost to NHM businesses under increased recycling collections </w:t>
            </w:r>
          </w:p>
        </w:tc>
        <w:tc>
          <w:tcPr>
            <w:tcW w:w="1774" w:type="dxa"/>
            <w:noWrap/>
            <w:vAlign w:val="center"/>
          </w:tcPr>
          <w:p w:rsidRPr="00AE5E35" w:rsidR="005E23A6" w:rsidP="00515D07" w:rsidRDefault="005E23A6" w14:paraId="5B43BFA4" w14:textId="7B627C1F">
            <w:pPr>
              <w:jc w:val="center"/>
              <w:rPr>
                <w:rFonts w:cs="Arial"/>
                <w:color w:val="000000"/>
                <w:sz w:val="22"/>
                <w:szCs w:val="22"/>
                <w:lang w:eastAsia="en-GB"/>
              </w:rPr>
            </w:pPr>
            <w:r>
              <w:rPr>
                <w:rFonts w:cs="Arial"/>
                <w:color w:val="000000"/>
                <w:sz w:val="20"/>
                <w:szCs w:val="20"/>
              </w:rPr>
              <w:t>-£</w:t>
            </w:r>
            <w:r w:rsidR="0070084E">
              <w:rPr>
                <w:rFonts w:cs="Arial"/>
                <w:color w:val="000000"/>
                <w:sz w:val="20"/>
                <w:szCs w:val="20"/>
              </w:rPr>
              <w:t>4</w:t>
            </w:r>
            <w:r w:rsidR="004441EA">
              <w:rPr>
                <w:rFonts w:cs="Arial"/>
                <w:color w:val="000000"/>
                <w:sz w:val="20"/>
                <w:szCs w:val="20"/>
              </w:rPr>
              <w:t>82</w:t>
            </w:r>
          </w:p>
        </w:tc>
        <w:tc>
          <w:tcPr>
            <w:tcW w:w="1607" w:type="dxa"/>
            <w:noWrap/>
            <w:vAlign w:val="center"/>
          </w:tcPr>
          <w:p w:rsidRPr="00AE5E35" w:rsidR="005E23A6" w:rsidP="00515D07" w:rsidRDefault="005E23A6" w14:paraId="511BD895" w14:textId="26559177">
            <w:pPr>
              <w:jc w:val="center"/>
              <w:rPr>
                <w:rFonts w:cs="Arial"/>
                <w:color w:val="000000"/>
                <w:sz w:val="22"/>
                <w:szCs w:val="22"/>
                <w:lang w:eastAsia="en-GB"/>
              </w:rPr>
            </w:pPr>
            <w:r>
              <w:rPr>
                <w:rFonts w:cs="Arial"/>
                <w:color w:val="000000"/>
                <w:sz w:val="20"/>
                <w:szCs w:val="20"/>
              </w:rPr>
              <w:t>£2,</w:t>
            </w:r>
            <w:r w:rsidR="00FF5DD3">
              <w:rPr>
                <w:rFonts w:cs="Arial"/>
                <w:color w:val="000000"/>
                <w:sz w:val="20"/>
                <w:szCs w:val="20"/>
              </w:rPr>
              <w:t>390</w:t>
            </w:r>
          </w:p>
        </w:tc>
        <w:tc>
          <w:tcPr>
            <w:tcW w:w="1662" w:type="dxa"/>
            <w:noWrap/>
            <w:vAlign w:val="center"/>
          </w:tcPr>
          <w:p w:rsidRPr="00AE5E35" w:rsidR="005E23A6" w:rsidP="00515D07" w:rsidRDefault="005E23A6" w14:paraId="3450BC73" w14:textId="3BBA4F1C">
            <w:pPr>
              <w:jc w:val="center"/>
              <w:rPr>
                <w:rFonts w:cs="Arial"/>
                <w:color w:val="000000"/>
                <w:sz w:val="22"/>
                <w:szCs w:val="22"/>
                <w:lang w:eastAsia="en-GB"/>
              </w:rPr>
            </w:pPr>
            <w:r>
              <w:rPr>
                <w:rFonts w:cs="Arial"/>
                <w:color w:val="000000"/>
                <w:sz w:val="20"/>
                <w:szCs w:val="20"/>
              </w:rPr>
              <w:t>-£</w:t>
            </w:r>
            <w:r w:rsidR="0070084E">
              <w:rPr>
                <w:rFonts w:cs="Arial"/>
                <w:color w:val="000000"/>
                <w:sz w:val="20"/>
                <w:szCs w:val="20"/>
              </w:rPr>
              <w:t>4</w:t>
            </w:r>
            <w:r w:rsidR="00FF5DD3">
              <w:rPr>
                <w:rFonts w:cs="Arial"/>
                <w:color w:val="000000"/>
                <w:sz w:val="20"/>
                <w:szCs w:val="20"/>
              </w:rPr>
              <w:t>82</w:t>
            </w:r>
          </w:p>
        </w:tc>
        <w:tc>
          <w:tcPr>
            <w:tcW w:w="1651" w:type="dxa"/>
            <w:noWrap/>
            <w:vAlign w:val="center"/>
          </w:tcPr>
          <w:p w:rsidRPr="00AE5E35" w:rsidR="005E23A6" w:rsidP="00515D07" w:rsidRDefault="005E23A6" w14:paraId="185A45F8" w14:textId="7579A695">
            <w:pPr>
              <w:jc w:val="center"/>
              <w:rPr>
                <w:rFonts w:cs="Arial"/>
                <w:color w:val="000000"/>
                <w:sz w:val="22"/>
                <w:szCs w:val="22"/>
                <w:lang w:eastAsia="en-GB"/>
              </w:rPr>
            </w:pPr>
            <w:r>
              <w:rPr>
                <w:rFonts w:cs="Arial"/>
                <w:color w:val="000000"/>
                <w:sz w:val="20"/>
                <w:szCs w:val="20"/>
              </w:rPr>
              <w:t>£2,</w:t>
            </w:r>
            <w:r w:rsidR="00FF5DD3">
              <w:rPr>
                <w:rFonts w:cs="Arial"/>
                <w:color w:val="000000"/>
                <w:sz w:val="20"/>
                <w:szCs w:val="20"/>
              </w:rPr>
              <w:t>390</w:t>
            </w:r>
          </w:p>
        </w:tc>
      </w:tr>
      <w:tr w:rsidRPr="00AE5E35" w:rsidR="005D4BAE" w:rsidTr="00647A74" w14:paraId="75463D64" w14:textId="77777777">
        <w:trPr>
          <w:trHeight w:val="147"/>
          <w:jc w:val="center"/>
        </w:trPr>
        <w:tc>
          <w:tcPr>
            <w:tcW w:w="0" w:type="auto"/>
            <w:vMerge w:val="restart"/>
            <w:noWrap/>
            <w:hideMark/>
          </w:tcPr>
          <w:p w:rsidRPr="00AE5E35" w:rsidR="005D4BAE" w:rsidP="00515D07" w:rsidRDefault="005D4BAE" w14:paraId="26403647" w14:textId="77777777">
            <w:pPr>
              <w:jc w:val="center"/>
              <w:rPr>
                <w:rFonts w:cs="Arial"/>
                <w:color w:val="000000"/>
                <w:sz w:val="22"/>
                <w:szCs w:val="22"/>
                <w:lang w:eastAsia="en-GB"/>
              </w:rPr>
            </w:pPr>
          </w:p>
        </w:tc>
        <w:tc>
          <w:tcPr>
            <w:tcW w:w="4214" w:type="dxa"/>
            <w:noWrap/>
            <w:hideMark/>
          </w:tcPr>
          <w:p w:rsidRPr="00AE5E35" w:rsidR="005D4BAE" w:rsidP="00515D07" w:rsidRDefault="005D4BAE" w14:paraId="086EF8DE" w14:textId="77777777">
            <w:pPr>
              <w:rPr>
                <w:rFonts w:cs="Arial"/>
                <w:color w:val="000000"/>
                <w:sz w:val="22"/>
                <w:szCs w:val="22"/>
                <w:lang w:eastAsia="en-GB"/>
              </w:rPr>
            </w:pPr>
            <w:r w:rsidRPr="00AE5E35">
              <w:rPr>
                <w:rFonts w:cs="Arial"/>
                <w:color w:val="000000"/>
                <w:sz w:val="22"/>
                <w:szCs w:val="22"/>
                <w:lang w:eastAsia="en-GB"/>
              </w:rPr>
              <w:t>Waste management cost with DRS effect)</w:t>
            </w:r>
          </w:p>
        </w:tc>
        <w:tc>
          <w:tcPr>
            <w:tcW w:w="1774" w:type="dxa"/>
            <w:noWrap/>
            <w:vAlign w:val="center"/>
          </w:tcPr>
          <w:p w:rsidRPr="00AE5E35" w:rsidR="005D4BAE" w:rsidP="00515D07" w:rsidRDefault="005D4BAE" w14:paraId="244E2388" w14:textId="56F891EC">
            <w:pPr>
              <w:jc w:val="center"/>
              <w:rPr>
                <w:rFonts w:cs="Arial"/>
                <w:color w:val="000000"/>
                <w:sz w:val="22"/>
                <w:szCs w:val="22"/>
                <w:lang w:eastAsia="en-GB"/>
              </w:rPr>
            </w:pPr>
            <w:r>
              <w:rPr>
                <w:rFonts w:cs="Arial"/>
                <w:color w:val="000000"/>
                <w:sz w:val="20"/>
                <w:szCs w:val="20"/>
              </w:rPr>
              <w:t>-£554</w:t>
            </w:r>
          </w:p>
        </w:tc>
        <w:tc>
          <w:tcPr>
            <w:tcW w:w="1607" w:type="dxa"/>
            <w:noWrap/>
            <w:vAlign w:val="center"/>
          </w:tcPr>
          <w:p w:rsidRPr="00AE5E35" w:rsidR="005D4BAE" w:rsidP="00515D07" w:rsidRDefault="005D4BAE" w14:paraId="64B5EBCD" w14:textId="1902E4E0">
            <w:pPr>
              <w:jc w:val="center"/>
              <w:rPr>
                <w:rFonts w:cs="Arial"/>
                <w:color w:val="000000"/>
                <w:sz w:val="22"/>
                <w:szCs w:val="22"/>
                <w:lang w:eastAsia="en-GB"/>
              </w:rPr>
            </w:pPr>
            <w:r>
              <w:rPr>
                <w:rFonts w:cs="Arial"/>
                <w:color w:val="000000"/>
                <w:sz w:val="20"/>
                <w:szCs w:val="20"/>
              </w:rPr>
              <w:t>£2,218</w:t>
            </w:r>
          </w:p>
        </w:tc>
        <w:tc>
          <w:tcPr>
            <w:tcW w:w="1662" w:type="dxa"/>
            <w:noWrap/>
            <w:vAlign w:val="center"/>
          </w:tcPr>
          <w:p w:rsidRPr="00AE5E35" w:rsidR="005D4BAE" w:rsidP="00515D07" w:rsidRDefault="005D4BAE" w14:paraId="3223F7AF" w14:textId="1F132C8F">
            <w:pPr>
              <w:jc w:val="center"/>
              <w:rPr>
                <w:rFonts w:cs="Arial"/>
                <w:color w:val="000000"/>
                <w:sz w:val="22"/>
                <w:szCs w:val="22"/>
                <w:lang w:eastAsia="en-GB"/>
              </w:rPr>
            </w:pPr>
            <w:r>
              <w:rPr>
                <w:rFonts w:cs="Arial"/>
                <w:color w:val="000000"/>
                <w:sz w:val="20"/>
                <w:szCs w:val="20"/>
              </w:rPr>
              <w:t>-£554</w:t>
            </w:r>
          </w:p>
        </w:tc>
        <w:tc>
          <w:tcPr>
            <w:tcW w:w="1651" w:type="dxa"/>
            <w:noWrap/>
            <w:vAlign w:val="center"/>
          </w:tcPr>
          <w:p w:rsidRPr="00AE5E35" w:rsidR="005D4BAE" w:rsidP="00515D07" w:rsidRDefault="005D4BAE" w14:paraId="28E1B0BE" w14:textId="3DA132DB">
            <w:pPr>
              <w:jc w:val="center"/>
              <w:rPr>
                <w:rFonts w:cs="Arial"/>
                <w:color w:val="000000"/>
                <w:sz w:val="22"/>
                <w:szCs w:val="22"/>
                <w:lang w:eastAsia="en-GB"/>
              </w:rPr>
            </w:pPr>
            <w:r>
              <w:rPr>
                <w:rFonts w:cs="Arial"/>
                <w:color w:val="000000"/>
                <w:sz w:val="20"/>
                <w:szCs w:val="20"/>
              </w:rPr>
              <w:t>£2,218</w:t>
            </w:r>
          </w:p>
        </w:tc>
      </w:tr>
      <w:tr w:rsidRPr="00AE5E35" w:rsidR="005D4BAE" w:rsidTr="00647A74" w14:paraId="5BC3D021" w14:textId="77777777">
        <w:trPr>
          <w:trHeight w:val="147"/>
          <w:jc w:val="center"/>
        </w:trPr>
        <w:tc>
          <w:tcPr>
            <w:tcW w:w="0" w:type="auto"/>
            <w:vMerge/>
            <w:noWrap/>
            <w:hideMark/>
          </w:tcPr>
          <w:p w:rsidRPr="00AE5E35" w:rsidR="005D4BAE" w:rsidP="00515D07" w:rsidRDefault="005D4BAE" w14:paraId="22AE1366" w14:textId="77777777">
            <w:pPr>
              <w:jc w:val="center"/>
              <w:rPr>
                <w:rFonts w:cs="Arial"/>
                <w:color w:val="000000"/>
                <w:sz w:val="22"/>
                <w:szCs w:val="22"/>
                <w:lang w:eastAsia="en-GB"/>
              </w:rPr>
            </w:pPr>
          </w:p>
        </w:tc>
        <w:tc>
          <w:tcPr>
            <w:tcW w:w="4214" w:type="dxa"/>
            <w:noWrap/>
            <w:hideMark/>
          </w:tcPr>
          <w:p w:rsidRPr="00AE5E35" w:rsidR="005D4BAE" w:rsidP="00515D07" w:rsidRDefault="005D4BAE" w14:paraId="0B2B0374" w14:textId="77777777">
            <w:pPr>
              <w:rPr>
                <w:rFonts w:cs="Arial"/>
                <w:color w:val="000000"/>
                <w:sz w:val="22"/>
                <w:szCs w:val="22"/>
                <w:lang w:eastAsia="en-GB"/>
              </w:rPr>
            </w:pPr>
            <w:r w:rsidRPr="00AE5E35">
              <w:rPr>
                <w:rFonts w:cs="Arial"/>
                <w:color w:val="000000"/>
                <w:sz w:val="22"/>
                <w:szCs w:val="22"/>
                <w:lang w:eastAsia="en-GB"/>
              </w:rPr>
              <w:t>Familiarisation</w:t>
            </w:r>
          </w:p>
        </w:tc>
        <w:tc>
          <w:tcPr>
            <w:tcW w:w="1774" w:type="dxa"/>
            <w:noWrap/>
            <w:vAlign w:val="center"/>
          </w:tcPr>
          <w:p w:rsidRPr="00AE5E35" w:rsidR="005D4BAE" w:rsidP="00515D07" w:rsidRDefault="005D4BAE" w14:paraId="0C3032FD" w14:textId="17450EDF">
            <w:pPr>
              <w:jc w:val="center"/>
              <w:rPr>
                <w:rFonts w:cs="Arial"/>
                <w:color w:val="000000"/>
                <w:sz w:val="22"/>
                <w:szCs w:val="22"/>
                <w:lang w:eastAsia="en-GB"/>
              </w:rPr>
            </w:pPr>
            <w:r>
              <w:rPr>
                <w:rFonts w:cs="Arial"/>
                <w:color w:val="000000"/>
                <w:sz w:val="20"/>
                <w:szCs w:val="20"/>
              </w:rPr>
              <w:t>£72</w:t>
            </w:r>
          </w:p>
        </w:tc>
        <w:tc>
          <w:tcPr>
            <w:tcW w:w="1607" w:type="dxa"/>
            <w:noWrap/>
            <w:vAlign w:val="center"/>
          </w:tcPr>
          <w:p w:rsidRPr="00AE5E35" w:rsidR="005D4BAE" w:rsidP="00515D07" w:rsidRDefault="005D4BAE" w14:paraId="3020D014" w14:textId="4F582EA4">
            <w:pPr>
              <w:jc w:val="center"/>
              <w:rPr>
                <w:rFonts w:cs="Arial"/>
                <w:color w:val="000000"/>
                <w:sz w:val="22"/>
                <w:szCs w:val="22"/>
                <w:lang w:eastAsia="en-GB"/>
              </w:rPr>
            </w:pPr>
            <w:r>
              <w:rPr>
                <w:rFonts w:cs="Arial"/>
                <w:color w:val="000000"/>
                <w:sz w:val="20"/>
                <w:szCs w:val="20"/>
              </w:rPr>
              <w:t>£172</w:t>
            </w:r>
          </w:p>
        </w:tc>
        <w:tc>
          <w:tcPr>
            <w:tcW w:w="1662" w:type="dxa"/>
            <w:noWrap/>
            <w:vAlign w:val="center"/>
          </w:tcPr>
          <w:p w:rsidRPr="00AE5E35" w:rsidR="005D4BAE" w:rsidP="00515D07" w:rsidRDefault="005D4BAE" w14:paraId="75DB63A2" w14:textId="05023B2C">
            <w:pPr>
              <w:jc w:val="center"/>
              <w:rPr>
                <w:rFonts w:cs="Arial"/>
                <w:color w:val="000000"/>
                <w:sz w:val="22"/>
                <w:szCs w:val="22"/>
                <w:lang w:eastAsia="en-GB"/>
              </w:rPr>
            </w:pPr>
            <w:r>
              <w:rPr>
                <w:rFonts w:cs="Arial"/>
                <w:color w:val="000000"/>
                <w:sz w:val="20"/>
                <w:szCs w:val="20"/>
              </w:rPr>
              <w:t>£72</w:t>
            </w:r>
          </w:p>
        </w:tc>
        <w:tc>
          <w:tcPr>
            <w:tcW w:w="1651" w:type="dxa"/>
            <w:noWrap/>
            <w:vAlign w:val="center"/>
          </w:tcPr>
          <w:p w:rsidRPr="00AE5E35" w:rsidR="005D4BAE" w:rsidP="00515D07" w:rsidRDefault="005D4BAE" w14:paraId="7C8A2BEB" w14:textId="41A4C88C">
            <w:pPr>
              <w:jc w:val="center"/>
              <w:rPr>
                <w:rFonts w:cs="Arial"/>
                <w:color w:val="000000"/>
                <w:sz w:val="22"/>
                <w:szCs w:val="22"/>
                <w:lang w:eastAsia="en-GB"/>
              </w:rPr>
            </w:pPr>
            <w:r>
              <w:rPr>
                <w:rFonts w:cs="Arial"/>
                <w:color w:val="000000"/>
                <w:sz w:val="20"/>
                <w:szCs w:val="20"/>
              </w:rPr>
              <w:t>£172</w:t>
            </w:r>
          </w:p>
        </w:tc>
      </w:tr>
      <w:tr w:rsidRPr="00AE5E35" w:rsidR="005D4BAE" w:rsidTr="00647A74" w14:paraId="1595AF15" w14:textId="77777777">
        <w:trPr>
          <w:trHeight w:val="147"/>
          <w:jc w:val="center"/>
        </w:trPr>
        <w:tc>
          <w:tcPr>
            <w:tcW w:w="0" w:type="auto"/>
            <w:vMerge/>
            <w:noWrap/>
          </w:tcPr>
          <w:p w:rsidRPr="00AE5E35" w:rsidR="005D4BAE" w:rsidP="00515D07" w:rsidRDefault="005D4BAE" w14:paraId="32E346A3" w14:textId="77777777">
            <w:pPr>
              <w:jc w:val="center"/>
              <w:rPr>
                <w:rFonts w:cs="Arial"/>
                <w:color w:val="000000"/>
                <w:sz w:val="22"/>
                <w:szCs w:val="22"/>
                <w:lang w:eastAsia="en-GB"/>
              </w:rPr>
            </w:pPr>
          </w:p>
        </w:tc>
        <w:tc>
          <w:tcPr>
            <w:tcW w:w="4214" w:type="dxa"/>
            <w:noWrap/>
          </w:tcPr>
          <w:p w:rsidRPr="00AE5E35" w:rsidR="005D4BAE" w:rsidP="00515D07" w:rsidRDefault="005D4BAE" w14:paraId="5419BC2C" w14:textId="2CF7495A">
            <w:pPr>
              <w:rPr>
                <w:rFonts w:cs="Arial"/>
                <w:color w:val="000000"/>
                <w:sz w:val="22"/>
                <w:szCs w:val="22"/>
                <w:lang w:eastAsia="en-GB"/>
              </w:rPr>
            </w:pPr>
            <w:r>
              <w:rPr>
                <w:rFonts w:cs="Arial"/>
                <w:color w:val="000000"/>
                <w:sz w:val="22"/>
                <w:szCs w:val="22"/>
                <w:lang w:eastAsia="en-GB"/>
              </w:rPr>
              <w:t>Written assessment costs</w:t>
            </w:r>
          </w:p>
        </w:tc>
        <w:tc>
          <w:tcPr>
            <w:tcW w:w="1774" w:type="dxa"/>
            <w:noWrap/>
            <w:vAlign w:val="center"/>
          </w:tcPr>
          <w:p w:rsidR="005D4BAE" w:rsidP="00515D07" w:rsidRDefault="005D4BAE" w14:paraId="7A54BF78" w14:textId="3E1798CE">
            <w:pPr>
              <w:jc w:val="center"/>
              <w:rPr>
                <w:rFonts w:cs="Arial"/>
                <w:color w:val="000000"/>
                <w:sz w:val="20"/>
                <w:szCs w:val="20"/>
              </w:rPr>
            </w:pPr>
            <w:r>
              <w:rPr>
                <w:rFonts w:cs="Arial"/>
                <w:color w:val="000000"/>
                <w:sz w:val="20"/>
                <w:szCs w:val="20"/>
              </w:rPr>
              <w:t>£3</w:t>
            </w:r>
          </w:p>
        </w:tc>
        <w:tc>
          <w:tcPr>
            <w:tcW w:w="1607" w:type="dxa"/>
            <w:noWrap/>
            <w:vAlign w:val="center"/>
          </w:tcPr>
          <w:p w:rsidR="005D4BAE" w:rsidP="00515D07" w:rsidRDefault="005D4BAE" w14:paraId="2042567B" w14:textId="6D0FF517">
            <w:pPr>
              <w:jc w:val="center"/>
              <w:rPr>
                <w:rFonts w:cs="Arial"/>
                <w:color w:val="000000"/>
                <w:sz w:val="20"/>
                <w:szCs w:val="20"/>
              </w:rPr>
            </w:pPr>
            <w:r>
              <w:rPr>
                <w:rFonts w:cs="Arial"/>
                <w:color w:val="000000"/>
                <w:sz w:val="20"/>
                <w:szCs w:val="20"/>
              </w:rPr>
              <w:t>£3</w:t>
            </w:r>
          </w:p>
        </w:tc>
        <w:tc>
          <w:tcPr>
            <w:tcW w:w="1662" w:type="dxa"/>
            <w:noWrap/>
            <w:vAlign w:val="center"/>
          </w:tcPr>
          <w:p w:rsidR="005D4BAE" w:rsidP="00515D07" w:rsidRDefault="005D4BAE" w14:paraId="2BFC7823" w14:textId="5B152318">
            <w:pPr>
              <w:jc w:val="center"/>
              <w:rPr>
                <w:rFonts w:cs="Arial"/>
                <w:color w:val="000000"/>
                <w:sz w:val="20"/>
                <w:szCs w:val="20"/>
              </w:rPr>
            </w:pPr>
            <w:r>
              <w:rPr>
                <w:rFonts w:cs="Arial"/>
                <w:color w:val="000000"/>
                <w:sz w:val="20"/>
                <w:szCs w:val="20"/>
              </w:rPr>
              <w:t>£3</w:t>
            </w:r>
          </w:p>
        </w:tc>
        <w:tc>
          <w:tcPr>
            <w:tcW w:w="1651" w:type="dxa"/>
            <w:noWrap/>
            <w:vAlign w:val="center"/>
          </w:tcPr>
          <w:p w:rsidR="005D4BAE" w:rsidP="00515D07" w:rsidRDefault="005D4BAE" w14:paraId="0F99AD2F" w14:textId="1CB6160F">
            <w:pPr>
              <w:jc w:val="center"/>
              <w:rPr>
                <w:rFonts w:cs="Arial"/>
                <w:color w:val="000000"/>
                <w:sz w:val="20"/>
                <w:szCs w:val="20"/>
              </w:rPr>
            </w:pPr>
            <w:r>
              <w:rPr>
                <w:rFonts w:cs="Arial"/>
                <w:color w:val="000000"/>
                <w:sz w:val="20"/>
                <w:szCs w:val="20"/>
              </w:rPr>
              <w:t>£3</w:t>
            </w:r>
          </w:p>
        </w:tc>
      </w:tr>
      <w:tr w:rsidRPr="00AE5E35" w:rsidR="005E23A6" w:rsidTr="00647A74" w14:paraId="473A77E2" w14:textId="77777777">
        <w:trPr>
          <w:trHeight w:val="147"/>
          <w:jc w:val="center"/>
        </w:trPr>
        <w:tc>
          <w:tcPr>
            <w:tcW w:w="4436" w:type="dxa"/>
            <w:gridSpan w:val="2"/>
            <w:noWrap/>
            <w:hideMark/>
          </w:tcPr>
          <w:p w:rsidRPr="00AE5E35" w:rsidR="005E23A6" w:rsidP="00515D07" w:rsidRDefault="005E23A6" w14:paraId="56187F77" w14:textId="77777777">
            <w:pPr>
              <w:rPr>
                <w:rFonts w:cs="Arial"/>
                <w:color w:val="000000"/>
                <w:sz w:val="22"/>
                <w:szCs w:val="22"/>
                <w:lang w:eastAsia="en-GB"/>
              </w:rPr>
            </w:pPr>
            <w:r w:rsidRPr="00AE5E35">
              <w:rPr>
                <w:rFonts w:cs="Arial"/>
                <w:color w:val="000000"/>
                <w:sz w:val="22"/>
                <w:szCs w:val="22"/>
                <w:lang w:eastAsia="en-GB"/>
              </w:rPr>
              <w:t>Policy costs to apply best practices in recycling collections</w:t>
            </w:r>
          </w:p>
        </w:tc>
        <w:tc>
          <w:tcPr>
            <w:tcW w:w="1774" w:type="dxa"/>
            <w:noWrap/>
            <w:vAlign w:val="center"/>
          </w:tcPr>
          <w:p w:rsidRPr="00AE5E35" w:rsidR="005E23A6" w:rsidP="00515D07" w:rsidRDefault="005E23A6" w14:paraId="04DED3A6" w14:textId="560C462C">
            <w:pPr>
              <w:jc w:val="center"/>
              <w:rPr>
                <w:rFonts w:cs="Arial"/>
                <w:color w:val="000000"/>
                <w:sz w:val="22"/>
                <w:szCs w:val="22"/>
                <w:lang w:eastAsia="en-GB"/>
              </w:rPr>
            </w:pPr>
            <w:r>
              <w:rPr>
                <w:rFonts w:cs="Arial"/>
                <w:color w:val="000000"/>
                <w:sz w:val="20"/>
                <w:szCs w:val="20"/>
              </w:rPr>
              <w:t>£</w:t>
            </w:r>
            <w:r w:rsidR="004E0DB4">
              <w:rPr>
                <w:rFonts w:cs="Arial"/>
                <w:color w:val="000000"/>
                <w:sz w:val="20"/>
                <w:szCs w:val="20"/>
              </w:rPr>
              <w:t>5</w:t>
            </w:r>
            <w:r w:rsidR="00C7669A">
              <w:rPr>
                <w:rFonts w:cs="Arial"/>
                <w:color w:val="000000"/>
                <w:sz w:val="20"/>
                <w:szCs w:val="20"/>
              </w:rPr>
              <w:t>7</w:t>
            </w:r>
          </w:p>
        </w:tc>
        <w:tc>
          <w:tcPr>
            <w:tcW w:w="1607" w:type="dxa"/>
            <w:noWrap/>
            <w:vAlign w:val="center"/>
          </w:tcPr>
          <w:p w:rsidRPr="00AE5E35" w:rsidR="005E23A6" w:rsidP="00515D07" w:rsidRDefault="005E23A6" w14:paraId="736A2B7E" w14:textId="2FECE645">
            <w:pPr>
              <w:jc w:val="center"/>
              <w:rPr>
                <w:rFonts w:cs="Arial"/>
                <w:color w:val="000000"/>
                <w:sz w:val="22"/>
                <w:szCs w:val="22"/>
                <w:lang w:eastAsia="en-GB"/>
              </w:rPr>
            </w:pPr>
            <w:r>
              <w:rPr>
                <w:rFonts w:cs="Arial"/>
                <w:color w:val="000000"/>
                <w:sz w:val="20"/>
                <w:szCs w:val="20"/>
              </w:rPr>
              <w:t>£</w:t>
            </w:r>
            <w:r w:rsidR="004E0DB4">
              <w:rPr>
                <w:rFonts w:cs="Arial"/>
                <w:color w:val="000000"/>
                <w:sz w:val="20"/>
                <w:szCs w:val="20"/>
              </w:rPr>
              <w:t>5</w:t>
            </w:r>
            <w:r w:rsidR="00C7669A">
              <w:rPr>
                <w:rFonts w:cs="Arial"/>
                <w:color w:val="000000"/>
                <w:sz w:val="20"/>
                <w:szCs w:val="20"/>
              </w:rPr>
              <w:t>7</w:t>
            </w:r>
          </w:p>
        </w:tc>
        <w:tc>
          <w:tcPr>
            <w:tcW w:w="1662" w:type="dxa"/>
            <w:noWrap/>
            <w:vAlign w:val="center"/>
          </w:tcPr>
          <w:p w:rsidRPr="00AE5E35" w:rsidR="005E23A6" w:rsidP="00515D07" w:rsidRDefault="005E23A6" w14:paraId="4B1376B6" w14:textId="2E4AA834">
            <w:pPr>
              <w:jc w:val="center"/>
              <w:rPr>
                <w:rFonts w:cs="Arial"/>
                <w:color w:val="000000"/>
                <w:sz w:val="22"/>
                <w:szCs w:val="22"/>
                <w:lang w:eastAsia="en-GB"/>
              </w:rPr>
            </w:pPr>
            <w:r>
              <w:rPr>
                <w:rFonts w:cs="Arial"/>
                <w:color w:val="000000"/>
                <w:sz w:val="20"/>
                <w:szCs w:val="20"/>
              </w:rPr>
              <w:t>£</w:t>
            </w:r>
            <w:r w:rsidR="004E0DB4">
              <w:rPr>
                <w:rFonts w:cs="Arial"/>
                <w:color w:val="000000"/>
                <w:sz w:val="20"/>
                <w:szCs w:val="20"/>
              </w:rPr>
              <w:t>5</w:t>
            </w:r>
            <w:r w:rsidR="00C7669A">
              <w:rPr>
                <w:rFonts w:cs="Arial"/>
                <w:color w:val="000000"/>
                <w:sz w:val="20"/>
                <w:szCs w:val="20"/>
              </w:rPr>
              <w:t>7</w:t>
            </w:r>
          </w:p>
        </w:tc>
        <w:tc>
          <w:tcPr>
            <w:tcW w:w="1651" w:type="dxa"/>
            <w:noWrap/>
            <w:vAlign w:val="center"/>
          </w:tcPr>
          <w:p w:rsidRPr="00AE5E35" w:rsidR="005E23A6" w:rsidP="00515D07" w:rsidRDefault="005E23A6" w14:paraId="44BDFA5C" w14:textId="0123A325">
            <w:pPr>
              <w:jc w:val="center"/>
              <w:rPr>
                <w:rFonts w:cs="Arial"/>
                <w:color w:val="000000"/>
                <w:sz w:val="22"/>
                <w:szCs w:val="22"/>
                <w:lang w:eastAsia="en-GB"/>
              </w:rPr>
            </w:pPr>
            <w:r>
              <w:rPr>
                <w:rFonts w:cs="Arial"/>
                <w:color w:val="000000"/>
                <w:sz w:val="20"/>
                <w:szCs w:val="20"/>
              </w:rPr>
              <w:t>£</w:t>
            </w:r>
            <w:r w:rsidR="004E0DB4">
              <w:rPr>
                <w:rFonts w:cs="Arial"/>
                <w:color w:val="000000"/>
                <w:sz w:val="20"/>
                <w:szCs w:val="20"/>
              </w:rPr>
              <w:t>5</w:t>
            </w:r>
            <w:r w:rsidR="00C7669A">
              <w:rPr>
                <w:rFonts w:cs="Arial"/>
                <w:color w:val="000000"/>
                <w:sz w:val="20"/>
                <w:szCs w:val="20"/>
              </w:rPr>
              <w:t>7</w:t>
            </w:r>
          </w:p>
        </w:tc>
      </w:tr>
      <w:tr w:rsidRPr="00AE5E35" w:rsidR="005E23A6" w:rsidTr="00647A74" w14:paraId="43743132" w14:textId="77777777">
        <w:trPr>
          <w:trHeight w:val="147"/>
          <w:jc w:val="center"/>
        </w:trPr>
        <w:tc>
          <w:tcPr>
            <w:tcW w:w="4436" w:type="dxa"/>
            <w:gridSpan w:val="2"/>
            <w:noWrap/>
            <w:hideMark/>
          </w:tcPr>
          <w:p w:rsidRPr="00AE5E35" w:rsidR="005E23A6" w:rsidP="00515D07" w:rsidRDefault="005E23A6" w14:paraId="2915F87D" w14:textId="77777777">
            <w:pPr>
              <w:rPr>
                <w:rFonts w:cs="Arial"/>
                <w:b/>
                <w:bCs/>
                <w:color w:val="000000"/>
                <w:sz w:val="22"/>
                <w:szCs w:val="22"/>
                <w:lang w:eastAsia="en-GB"/>
              </w:rPr>
            </w:pPr>
            <w:r w:rsidRPr="00AE5E35">
              <w:rPr>
                <w:rFonts w:cs="Arial"/>
                <w:b/>
                <w:bCs/>
                <w:color w:val="000000"/>
                <w:sz w:val="22"/>
                <w:szCs w:val="22"/>
                <w:lang w:eastAsia="en-GB"/>
              </w:rPr>
              <w:t>Social costs (total)</w:t>
            </w:r>
          </w:p>
        </w:tc>
        <w:tc>
          <w:tcPr>
            <w:tcW w:w="1774" w:type="dxa"/>
            <w:noWrap/>
            <w:vAlign w:val="center"/>
          </w:tcPr>
          <w:p w:rsidRPr="00AE5E35" w:rsidR="005E23A6" w:rsidP="00515D07" w:rsidRDefault="00B1277F" w14:paraId="4AEA8FA7" w14:textId="4F366429">
            <w:pPr>
              <w:jc w:val="center"/>
              <w:rPr>
                <w:rFonts w:cs="Arial"/>
                <w:b/>
                <w:bCs/>
                <w:color w:val="000000"/>
                <w:sz w:val="22"/>
                <w:szCs w:val="22"/>
                <w:lang w:eastAsia="en-GB"/>
              </w:rPr>
            </w:pPr>
            <w:r>
              <w:rPr>
                <w:rFonts w:cs="Arial"/>
                <w:b/>
                <w:bCs/>
                <w:color w:val="000000"/>
                <w:sz w:val="20"/>
                <w:szCs w:val="20"/>
              </w:rPr>
              <w:t>£</w:t>
            </w:r>
            <w:r w:rsidR="00647A74">
              <w:rPr>
                <w:rFonts w:cs="Arial"/>
                <w:b/>
                <w:bCs/>
                <w:color w:val="000000"/>
                <w:sz w:val="20"/>
                <w:szCs w:val="20"/>
              </w:rPr>
              <w:t>2,5</w:t>
            </w:r>
            <w:r w:rsidR="00595227">
              <w:rPr>
                <w:rFonts w:cs="Arial"/>
                <w:b/>
                <w:bCs/>
                <w:color w:val="000000"/>
                <w:sz w:val="20"/>
                <w:szCs w:val="20"/>
              </w:rPr>
              <w:t>6</w:t>
            </w:r>
            <w:r w:rsidR="00996D54">
              <w:rPr>
                <w:rFonts w:cs="Arial"/>
                <w:b/>
                <w:bCs/>
                <w:color w:val="000000"/>
                <w:sz w:val="20"/>
                <w:szCs w:val="20"/>
              </w:rPr>
              <w:t>7</w:t>
            </w:r>
          </w:p>
        </w:tc>
        <w:tc>
          <w:tcPr>
            <w:tcW w:w="1607" w:type="dxa"/>
            <w:noWrap/>
            <w:vAlign w:val="center"/>
          </w:tcPr>
          <w:p w:rsidRPr="00AE5E35" w:rsidR="005E23A6" w:rsidP="00515D07" w:rsidRDefault="00B1277F" w14:paraId="2395D502" w14:textId="74AD48B1">
            <w:pPr>
              <w:jc w:val="center"/>
              <w:rPr>
                <w:rFonts w:cs="Arial"/>
                <w:b/>
                <w:bCs/>
                <w:color w:val="000000"/>
                <w:sz w:val="22"/>
                <w:szCs w:val="22"/>
                <w:lang w:eastAsia="en-GB"/>
              </w:rPr>
            </w:pPr>
            <w:r>
              <w:rPr>
                <w:rFonts w:cs="Arial"/>
                <w:b/>
                <w:bCs/>
                <w:color w:val="000000"/>
                <w:sz w:val="20"/>
                <w:szCs w:val="20"/>
              </w:rPr>
              <w:t>£5,</w:t>
            </w:r>
            <w:r w:rsidR="00647A74">
              <w:rPr>
                <w:rFonts w:cs="Arial"/>
                <w:b/>
                <w:bCs/>
                <w:color w:val="000000"/>
                <w:sz w:val="20"/>
                <w:szCs w:val="20"/>
              </w:rPr>
              <w:t>43</w:t>
            </w:r>
            <w:r w:rsidR="00223606">
              <w:rPr>
                <w:rFonts w:cs="Arial"/>
                <w:b/>
                <w:bCs/>
                <w:color w:val="000000"/>
                <w:sz w:val="20"/>
                <w:szCs w:val="20"/>
              </w:rPr>
              <w:t>8</w:t>
            </w:r>
          </w:p>
        </w:tc>
        <w:tc>
          <w:tcPr>
            <w:tcW w:w="1662" w:type="dxa"/>
            <w:noWrap/>
            <w:vAlign w:val="center"/>
          </w:tcPr>
          <w:p w:rsidRPr="00AE5E35" w:rsidR="005E23A6" w:rsidP="00515D07" w:rsidRDefault="00B1277F" w14:paraId="46197150" w14:textId="36CAA4C3">
            <w:pPr>
              <w:jc w:val="center"/>
              <w:rPr>
                <w:rFonts w:cs="Arial"/>
                <w:b/>
                <w:bCs/>
                <w:color w:val="000000"/>
                <w:sz w:val="22"/>
                <w:szCs w:val="22"/>
                <w:lang w:eastAsia="en-GB"/>
              </w:rPr>
            </w:pPr>
            <w:r>
              <w:rPr>
                <w:rFonts w:cs="Arial"/>
                <w:b/>
                <w:bCs/>
                <w:color w:val="000000"/>
                <w:sz w:val="20"/>
                <w:szCs w:val="20"/>
              </w:rPr>
              <w:t>-£</w:t>
            </w:r>
            <w:r w:rsidR="00647A74">
              <w:rPr>
                <w:rFonts w:cs="Arial"/>
                <w:b/>
                <w:bCs/>
                <w:color w:val="000000"/>
                <w:sz w:val="20"/>
                <w:szCs w:val="20"/>
              </w:rPr>
              <w:t>6</w:t>
            </w:r>
            <w:r w:rsidR="001D2C98">
              <w:rPr>
                <w:rFonts w:cs="Arial"/>
                <w:b/>
                <w:bCs/>
                <w:color w:val="000000"/>
                <w:sz w:val="20"/>
                <w:szCs w:val="20"/>
              </w:rPr>
              <w:t>2</w:t>
            </w:r>
            <w:r w:rsidR="00223606">
              <w:rPr>
                <w:rFonts w:cs="Arial"/>
                <w:b/>
                <w:bCs/>
                <w:color w:val="000000"/>
                <w:sz w:val="20"/>
                <w:szCs w:val="20"/>
              </w:rPr>
              <w:t>1</w:t>
            </w:r>
          </w:p>
        </w:tc>
        <w:tc>
          <w:tcPr>
            <w:tcW w:w="1651" w:type="dxa"/>
            <w:noWrap/>
            <w:vAlign w:val="center"/>
          </w:tcPr>
          <w:p w:rsidRPr="00AE5E35" w:rsidR="005E23A6" w:rsidP="00515D07" w:rsidRDefault="00B1277F" w14:paraId="591CDDC2" w14:textId="171FAD6D">
            <w:pPr>
              <w:jc w:val="center"/>
              <w:rPr>
                <w:rFonts w:cs="Arial"/>
                <w:b/>
                <w:bCs/>
                <w:color w:val="000000"/>
                <w:sz w:val="22"/>
                <w:szCs w:val="22"/>
                <w:lang w:eastAsia="en-GB"/>
              </w:rPr>
            </w:pPr>
            <w:r>
              <w:rPr>
                <w:rFonts w:cs="Arial"/>
                <w:b/>
                <w:bCs/>
                <w:color w:val="000000"/>
                <w:sz w:val="20"/>
                <w:szCs w:val="20"/>
              </w:rPr>
              <w:t>£</w:t>
            </w:r>
            <w:r w:rsidR="00647A74">
              <w:rPr>
                <w:rFonts w:cs="Arial"/>
                <w:b/>
                <w:bCs/>
                <w:color w:val="000000"/>
                <w:sz w:val="20"/>
                <w:szCs w:val="20"/>
              </w:rPr>
              <w:t>2,</w:t>
            </w:r>
            <w:r w:rsidR="001D2C98">
              <w:rPr>
                <w:rFonts w:cs="Arial"/>
                <w:b/>
                <w:bCs/>
                <w:color w:val="000000"/>
                <w:sz w:val="20"/>
                <w:szCs w:val="20"/>
              </w:rPr>
              <w:t>2</w:t>
            </w:r>
            <w:r w:rsidR="00930614">
              <w:rPr>
                <w:rFonts w:cs="Arial"/>
                <w:b/>
                <w:bCs/>
                <w:color w:val="000000"/>
                <w:sz w:val="20"/>
                <w:szCs w:val="20"/>
              </w:rPr>
              <w:t>51</w:t>
            </w:r>
          </w:p>
        </w:tc>
      </w:tr>
      <w:tr w:rsidRPr="00AE5E35" w:rsidR="005E23A6" w:rsidTr="005A4FDC" w14:paraId="7B1DC4BB" w14:textId="77777777">
        <w:trPr>
          <w:trHeight w:val="404"/>
          <w:jc w:val="center"/>
        </w:trPr>
        <w:tc>
          <w:tcPr>
            <w:tcW w:w="4436" w:type="dxa"/>
            <w:gridSpan w:val="2"/>
            <w:noWrap/>
            <w:hideMark/>
          </w:tcPr>
          <w:p w:rsidRPr="00AE5E35" w:rsidR="005E23A6" w:rsidP="00515D07" w:rsidRDefault="005E23A6" w14:paraId="5B901D36" w14:textId="77777777">
            <w:pPr>
              <w:rPr>
                <w:rFonts w:cs="Arial"/>
                <w:b/>
                <w:bCs/>
                <w:color w:val="000000"/>
                <w:sz w:val="22"/>
                <w:szCs w:val="22"/>
                <w:lang w:eastAsia="en-GB"/>
              </w:rPr>
            </w:pPr>
            <w:r w:rsidRPr="00AE5E35">
              <w:rPr>
                <w:rFonts w:cs="Arial"/>
                <w:b/>
                <w:bCs/>
                <w:color w:val="000000"/>
                <w:sz w:val="22"/>
                <w:szCs w:val="22"/>
                <w:lang w:eastAsia="en-GB"/>
              </w:rPr>
              <w:t>Net present value, costs (-) / savings (+)</w:t>
            </w:r>
          </w:p>
        </w:tc>
        <w:tc>
          <w:tcPr>
            <w:tcW w:w="1774" w:type="dxa"/>
            <w:noWrap/>
            <w:vAlign w:val="center"/>
          </w:tcPr>
          <w:p w:rsidRPr="00AE5E35" w:rsidR="005E23A6" w:rsidP="00515D07" w:rsidRDefault="00B1277F" w14:paraId="42BD767C" w14:textId="354CE73F">
            <w:pPr>
              <w:jc w:val="center"/>
              <w:rPr>
                <w:rFonts w:cs="Arial"/>
                <w:b/>
                <w:bCs/>
                <w:color w:val="000000"/>
                <w:sz w:val="22"/>
                <w:szCs w:val="22"/>
                <w:lang w:eastAsia="en-GB"/>
              </w:rPr>
            </w:pPr>
            <w:r>
              <w:rPr>
                <w:rFonts w:cs="Arial"/>
                <w:b/>
                <w:bCs/>
                <w:color w:val="000000"/>
                <w:sz w:val="20"/>
                <w:szCs w:val="20"/>
              </w:rPr>
              <w:t>£8,</w:t>
            </w:r>
            <w:r w:rsidR="00647A74">
              <w:rPr>
                <w:rFonts w:cs="Arial"/>
                <w:b/>
                <w:bCs/>
                <w:color w:val="000000"/>
                <w:sz w:val="20"/>
                <w:szCs w:val="20"/>
              </w:rPr>
              <w:t>3</w:t>
            </w:r>
            <w:r w:rsidR="00B34DD6">
              <w:rPr>
                <w:rFonts w:cs="Arial"/>
                <w:b/>
                <w:bCs/>
                <w:color w:val="000000"/>
                <w:sz w:val="20"/>
                <w:szCs w:val="20"/>
              </w:rPr>
              <w:t>89</w:t>
            </w:r>
          </w:p>
        </w:tc>
        <w:tc>
          <w:tcPr>
            <w:tcW w:w="1607" w:type="dxa"/>
            <w:noWrap/>
            <w:vAlign w:val="center"/>
          </w:tcPr>
          <w:p w:rsidRPr="00AE5E35" w:rsidR="005E23A6" w:rsidP="00515D07" w:rsidRDefault="00B1277F" w14:paraId="79775307" w14:textId="62501BA6">
            <w:pPr>
              <w:jc w:val="center"/>
              <w:rPr>
                <w:rFonts w:cs="Arial"/>
                <w:b/>
                <w:bCs/>
                <w:color w:val="000000"/>
                <w:sz w:val="22"/>
                <w:szCs w:val="22"/>
                <w:lang w:eastAsia="en-GB"/>
              </w:rPr>
            </w:pPr>
            <w:r>
              <w:rPr>
                <w:rFonts w:cs="Arial"/>
                <w:b/>
                <w:bCs/>
                <w:color w:val="000000"/>
                <w:sz w:val="20"/>
                <w:szCs w:val="20"/>
              </w:rPr>
              <w:t>£9,</w:t>
            </w:r>
            <w:r w:rsidR="0098133F">
              <w:rPr>
                <w:rFonts w:cs="Arial"/>
                <w:b/>
                <w:bCs/>
                <w:color w:val="000000"/>
                <w:sz w:val="20"/>
                <w:szCs w:val="20"/>
              </w:rPr>
              <w:t>6</w:t>
            </w:r>
            <w:r w:rsidR="00223606">
              <w:rPr>
                <w:rFonts w:cs="Arial"/>
                <w:b/>
                <w:bCs/>
                <w:color w:val="000000"/>
                <w:sz w:val="20"/>
                <w:szCs w:val="20"/>
              </w:rPr>
              <w:t>29</w:t>
            </w:r>
          </w:p>
        </w:tc>
        <w:tc>
          <w:tcPr>
            <w:tcW w:w="1662" w:type="dxa"/>
            <w:noWrap/>
            <w:vAlign w:val="center"/>
          </w:tcPr>
          <w:p w:rsidRPr="00AE5E35" w:rsidR="005E23A6" w:rsidP="00515D07" w:rsidRDefault="00B1277F" w14:paraId="71B92787" w14:textId="36419F40">
            <w:pPr>
              <w:jc w:val="center"/>
              <w:rPr>
                <w:rFonts w:cs="Arial"/>
                <w:b/>
                <w:bCs/>
                <w:color w:val="000000"/>
                <w:sz w:val="22"/>
                <w:szCs w:val="22"/>
                <w:lang w:eastAsia="en-GB"/>
              </w:rPr>
            </w:pPr>
            <w:r>
              <w:rPr>
                <w:rFonts w:cs="Arial"/>
                <w:b/>
                <w:bCs/>
                <w:color w:val="000000"/>
                <w:sz w:val="20"/>
                <w:szCs w:val="20"/>
              </w:rPr>
              <w:t>£</w:t>
            </w:r>
            <w:r w:rsidR="00647A74">
              <w:rPr>
                <w:rFonts w:cs="Arial"/>
                <w:b/>
                <w:bCs/>
                <w:color w:val="000000"/>
                <w:sz w:val="20"/>
                <w:szCs w:val="20"/>
              </w:rPr>
              <w:t>8,9</w:t>
            </w:r>
            <w:r w:rsidR="008C537C">
              <w:rPr>
                <w:rFonts w:cs="Arial"/>
                <w:b/>
                <w:bCs/>
                <w:color w:val="000000"/>
                <w:sz w:val="20"/>
                <w:szCs w:val="20"/>
              </w:rPr>
              <w:t>3</w:t>
            </w:r>
            <w:r w:rsidR="00223606">
              <w:rPr>
                <w:rFonts w:cs="Arial"/>
                <w:b/>
                <w:bCs/>
                <w:color w:val="000000"/>
                <w:sz w:val="20"/>
                <w:szCs w:val="20"/>
              </w:rPr>
              <w:t>4</w:t>
            </w:r>
          </w:p>
        </w:tc>
        <w:tc>
          <w:tcPr>
            <w:tcW w:w="1651" w:type="dxa"/>
            <w:noWrap/>
            <w:vAlign w:val="center"/>
          </w:tcPr>
          <w:p w:rsidRPr="005A4FDC" w:rsidR="003C3DF5" w:rsidP="0065596D" w:rsidRDefault="00B1277F" w14:paraId="672E6D23" w14:textId="0E871BF7">
            <w:pPr>
              <w:jc w:val="center"/>
              <w:rPr>
                <w:rFonts w:cs="Arial"/>
                <w:b/>
                <w:bCs/>
                <w:color w:val="000000"/>
                <w:sz w:val="20"/>
                <w:szCs w:val="20"/>
              </w:rPr>
            </w:pPr>
            <w:r>
              <w:rPr>
                <w:rFonts w:cs="Arial"/>
                <w:b/>
                <w:bCs/>
                <w:color w:val="000000"/>
                <w:sz w:val="20"/>
                <w:szCs w:val="20"/>
              </w:rPr>
              <w:t>£10,</w:t>
            </w:r>
            <w:r w:rsidR="008C537C">
              <w:rPr>
                <w:rFonts w:cs="Arial"/>
                <w:b/>
                <w:bCs/>
                <w:color w:val="000000"/>
                <w:sz w:val="20"/>
                <w:szCs w:val="20"/>
              </w:rPr>
              <w:t>62</w:t>
            </w:r>
            <w:r w:rsidR="00A139B7">
              <w:rPr>
                <w:rFonts w:cs="Arial"/>
                <w:b/>
                <w:bCs/>
                <w:color w:val="000000"/>
                <w:sz w:val="20"/>
                <w:szCs w:val="20"/>
              </w:rPr>
              <w:t>1</w:t>
            </w:r>
          </w:p>
        </w:tc>
      </w:tr>
    </w:tbl>
    <w:p w:rsidR="00723864" w:rsidP="005A4FDC" w:rsidRDefault="00554C21" w14:paraId="1B029D85" w14:textId="0AD08A5B">
      <w:pPr>
        <w:rPr>
          <w:rFonts w:cs="Arial"/>
        </w:rPr>
      </w:pPr>
      <w:r w:rsidRPr="00507713">
        <w:rPr>
          <w:rFonts w:cs="Arial"/>
          <w:sz w:val="22"/>
          <w:szCs w:val="22"/>
        </w:rPr>
        <w:t>Source: Defra</w:t>
      </w:r>
      <w:r w:rsidR="00641A00">
        <w:rPr>
          <w:rFonts w:cs="Arial"/>
          <w:sz w:val="22"/>
          <w:szCs w:val="22"/>
        </w:rPr>
        <w:t>’s</w:t>
      </w:r>
      <w:r w:rsidRPr="00507713">
        <w:rPr>
          <w:rFonts w:cs="Arial"/>
          <w:sz w:val="22"/>
          <w:szCs w:val="22"/>
        </w:rPr>
        <w:t xml:space="preserve"> analysis </w:t>
      </w:r>
      <w:r w:rsidR="000A2807">
        <w:rPr>
          <w:rFonts w:cs="Arial"/>
          <w:sz w:val="22"/>
          <w:szCs w:val="22"/>
        </w:rPr>
        <w:t>based on</w:t>
      </w:r>
      <w:r w:rsidRPr="00507713">
        <w:rPr>
          <w:rFonts w:cs="Arial"/>
          <w:sz w:val="22"/>
          <w:szCs w:val="22"/>
        </w:rPr>
        <w:t xml:space="preserve"> WRAP’s modelling</w:t>
      </w:r>
      <w:bookmarkEnd w:id="86"/>
    </w:p>
    <w:p w:rsidRPr="003479AB" w:rsidR="00723864" w:rsidP="003479AB" w:rsidRDefault="001C4372" w14:paraId="60BFBBEC" w14:textId="20F14079">
      <w:pPr>
        <w:spacing w:before="240" w:after="120"/>
        <w:outlineLvl w:val="4"/>
        <w:rPr>
          <w:rFonts w:cs="Arial"/>
          <w:bCs/>
          <w:i/>
          <w:iCs/>
        </w:rPr>
      </w:pPr>
      <w:r w:rsidRPr="003479AB">
        <w:rPr>
          <w:rFonts w:cs="Arial"/>
          <w:bCs/>
          <w:i/>
          <w:iCs/>
        </w:rPr>
        <w:t>Comparison with other waste reforms</w:t>
      </w:r>
    </w:p>
    <w:p w:rsidR="00272D9A" w:rsidP="003479AB" w:rsidRDefault="00994D54" w14:paraId="04C5E57B" w14:textId="2E13F31A">
      <w:pPr>
        <w:tabs>
          <w:tab w:val="left" w:pos="2025"/>
        </w:tabs>
        <w:jc w:val="both"/>
        <w:rPr>
          <w:rFonts w:cs="Arial"/>
        </w:rPr>
      </w:pPr>
      <w:r>
        <w:rPr>
          <w:rFonts w:cs="Arial"/>
        </w:rPr>
        <w:t>The appraisal period of 1</w:t>
      </w:r>
      <w:r w:rsidR="00F97A73">
        <w:rPr>
          <w:rFonts w:cs="Arial"/>
        </w:rPr>
        <w:t>2</w:t>
      </w:r>
      <w:r>
        <w:rPr>
          <w:rFonts w:cs="Arial"/>
        </w:rPr>
        <w:t xml:space="preserve"> years is used for the main analysis to help measure our progress against the ambition to reach 65% municipal recycling rate by 2035 (that Government stated in the 2018 Resource and Waste Strategy). </w:t>
      </w:r>
      <w:bookmarkStart w:name="_Hlk105434869" w:id="135"/>
      <w:r>
        <w:rPr>
          <w:rFonts w:cs="Arial"/>
        </w:rPr>
        <w:t xml:space="preserve">This is because </w:t>
      </w:r>
      <w:r w:rsidR="00FA7FB5">
        <w:rPr>
          <w:rFonts w:cs="Arial"/>
        </w:rPr>
        <w:t>Simpler Recycling is</w:t>
      </w:r>
      <w:r>
        <w:rPr>
          <w:rFonts w:cs="Arial"/>
        </w:rPr>
        <w:t xml:space="preserve"> the largest contributor towards this ambition</w:t>
      </w:r>
      <w:bookmarkEnd w:id="135"/>
      <w:r w:rsidR="008134A8">
        <w:rPr>
          <w:rFonts w:cs="Arial"/>
        </w:rPr>
        <w:t xml:space="preserve"> in comparison with the other waste reforms</w:t>
      </w:r>
      <w:r>
        <w:rPr>
          <w:rFonts w:cs="Arial"/>
        </w:rPr>
        <w:t xml:space="preserve">. However, </w:t>
      </w:r>
      <w:r w:rsidRPr="7C995945" w:rsidR="70C08F9D">
        <w:rPr>
          <w:rFonts w:cs="Arial"/>
        </w:rPr>
        <w:t>w</w:t>
      </w:r>
      <w:r w:rsidRPr="7C995945" w:rsidR="443D1736">
        <w:rPr>
          <w:rFonts w:cs="Arial"/>
        </w:rPr>
        <w:t xml:space="preserve">e have also replicated the </w:t>
      </w:r>
      <w:r w:rsidRPr="7C995945" w:rsidR="70C08F9D">
        <w:rPr>
          <w:rFonts w:cs="Arial"/>
        </w:rPr>
        <w:t>central</w:t>
      </w:r>
      <w:r w:rsidRPr="7C995945" w:rsidR="443D1736">
        <w:rPr>
          <w:rFonts w:cs="Arial"/>
        </w:rPr>
        <w:t xml:space="preserve"> analysis with an appraisal period of ten years (from 202</w:t>
      </w:r>
      <w:r w:rsidR="00F97A73">
        <w:rPr>
          <w:rFonts w:cs="Arial"/>
        </w:rPr>
        <w:t>4</w:t>
      </w:r>
      <w:r w:rsidRPr="7C995945" w:rsidR="443D1736">
        <w:rPr>
          <w:rFonts w:cs="Arial"/>
        </w:rPr>
        <w:t>-303</w:t>
      </w:r>
      <w:r w:rsidR="00705861">
        <w:rPr>
          <w:rFonts w:cs="Arial"/>
        </w:rPr>
        <w:t>3</w:t>
      </w:r>
      <w:r w:rsidRPr="7C995945" w:rsidR="443D1736">
        <w:rPr>
          <w:rFonts w:cs="Arial"/>
        </w:rPr>
        <w:t>, rather than the 1</w:t>
      </w:r>
      <w:r w:rsidR="00F97A73">
        <w:rPr>
          <w:rFonts w:cs="Arial"/>
        </w:rPr>
        <w:t>2</w:t>
      </w:r>
      <w:r w:rsidRPr="7C995945" w:rsidR="443D1736">
        <w:rPr>
          <w:rFonts w:cs="Arial"/>
        </w:rPr>
        <w:t xml:space="preserve"> years used in the </w:t>
      </w:r>
      <w:r w:rsidRPr="7C995945" w:rsidR="032E8005">
        <w:rPr>
          <w:rFonts w:cs="Arial"/>
        </w:rPr>
        <w:t>main</w:t>
      </w:r>
      <w:r w:rsidRPr="7C995945" w:rsidR="443D1736">
        <w:rPr>
          <w:rFonts w:cs="Arial"/>
        </w:rPr>
        <w:t xml:space="preserve"> analysis). </w:t>
      </w:r>
      <w:r w:rsidRPr="7C995945" w:rsidR="091A9445">
        <w:rPr>
          <w:rFonts w:cs="Arial"/>
        </w:rPr>
        <w:t>As this</w:t>
      </w:r>
      <w:r w:rsidRPr="003479AB" w:rsidR="091A9445">
        <w:t xml:space="preserve"> impact assessment assumes the Deposit Return Scheme is implemented as part of its </w:t>
      </w:r>
      <w:r w:rsidR="091A9445">
        <w:t>baseline</w:t>
      </w:r>
      <w:r w:rsidRPr="003479AB" w:rsidR="091A9445">
        <w:t xml:space="preserve"> </w:t>
      </w:r>
      <w:r w:rsidR="091A9445">
        <w:t xml:space="preserve">(i.e., </w:t>
      </w:r>
      <w:r w:rsidRPr="003479AB" w:rsidR="091A9445">
        <w:t xml:space="preserve">it does not include </w:t>
      </w:r>
      <w:r w:rsidR="00D01E27">
        <w:t xml:space="preserve">packaging </w:t>
      </w:r>
      <w:r w:rsidRPr="003479AB" w:rsidR="091A9445">
        <w:t>Extended Producer Responsibility</w:t>
      </w:r>
      <w:r w:rsidR="091A9445">
        <w:t>), t</w:t>
      </w:r>
      <w:r w:rsidRPr="003479AB" w:rsidR="091A9445">
        <w:t>he DRS effect is adjusted to accommodate a 1</w:t>
      </w:r>
      <w:r w:rsidR="00F97A73">
        <w:t>2</w:t>
      </w:r>
      <w:r w:rsidRPr="003479AB" w:rsidR="091A9445">
        <w:t>-year appraisal period used</w:t>
      </w:r>
      <w:r w:rsidR="091A9445">
        <w:t xml:space="preserve"> in the main analyses</w:t>
      </w:r>
      <w:r w:rsidRPr="003479AB" w:rsidR="091A9445">
        <w:t xml:space="preserve"> to assess costs and benefits associated with </w:t>
      </w:r>
      <w:r w:rsidR="003E7FF2">
        <w:t>Simpler Recycling</w:t>
      </w:r>
      <w:r w:rsidRPr="003479AB" w:rsidR="091A9445">
        <w:t>. We assumed that the amount of DRS materials that are diverted from kerbside collections stay the same from 10-year to 1</w:t>
      </w:r>
      <w:r w:rsidR="00F97A73">
        <w:t>2</w:t>
      </w:r>
      <w:r w:rsidRPr="003479AB" w:rsidR="091A9445">
        <w:t>-year appraisal.</w:t>
      </w:r>
      <w:r w:rsidR="091A9445">
        <w:t xml:space="preserve"> </w:t>
      </w:r>
      <w:r w:rsidRPr="003479AB" w:rsidR="091A9445">
        <w:t>This</w:t>
      </w:r>
      <w:r w:rsidR="091A9445">
        <w:t xml:space="preserve"> then allows</w:t>
      </w:r>
      <w:r w:rsidRPr="003479AB" w:rsidR="091A9445">
        <w:t xml:space="preserve"> </w:t>
      </w:r>
      <w:r w:rsidR="00631406">
        <w:t>the</w:t>
      </w:r>
      <w:r w:rsidRPr="003479AB" w:rsidR="091A9445">
        <w:t xml:space="preserve"> </w:t>
      </w:r>
      <w:proofErr w:type="spellStart"/>
      <w:r w:rsidR="00631406">
        <w:t>p</w:t>
      </w:r>
      <w:r w:rsidRPr="003479AB" w:rsidR="091A9445">
        <w:t>EPR</w:t>
      </w:r>
      <w:proofErr w:type="spellEnd"/>
      <w:r w:rsidRPr="003479AB" w:rsidR="091A9445">
        <w:t xml:space="preserve"> IA baseline scenario </w:t>
      </w:r>
      <w:r w:rsidR="091A9445">
        <w:t xml:space="preserve">to </w:t>
      </w:r>
      <w:r w:rsidRPr="003479AB" w:rsidR="091A9445">
        <w:t xml:space="preserve">assume both DRS and </w:t>
      </w:r>
      <w:r w:rsidR="002F5CAF">
        <w:t>Simpler Recycling</w:t>
      </w:r>
      <w:r w:rsidRPr="003479AB" w:rsidR="091A9445">
        <w:t xml:space="preserve"> impacts.</w:t>
      </w:r>
      <w:r w:rsidR="091A9445">
        <w:t xml:space="preserve"> </w:t>
      </w:r>
      <w:r w:rsidRPr="7C995945" w:rsidR="091A9445">
        <w:rPr>
          <w:rFonts w:cs="Arial"/>
        </w:rPr>
        <w:t xml:space="preserve">To allow a comparison of outcomes against the other major waste reforms (i.e., </w:t>
      </w:r>
      <w:proofErr w:type="spellStart"/>
      <w:r w:rsidR="00631406">
        <w:rPr>
          <w:rFonts w:cs="Arial"/>
        </w:rPr>
        <w:t>p</w:t>
      </w:r>
      <w:r w:rsidRPr="7C995945" w:rsidR="091A9445">
        <w:rPr>
          <w:rFonts w:cs="Arial"/>
        </w:rPr>
        <w:t>EPR</w:t>
      </w:r>
      <w:proofErr w:type="spellEnd"/>
      <w:r w:rsidRPr="7C995945" w:rsidR="091A9445">
        <w:rPr>
          <w:rFonts w:cs="Arial"/>
        </w:rPr>
        <w:t xml:space="preserve"> and DRS) – see Table 63</w:t>
      </w:r>
      <w:r w:rsidRPr="7C995945" w:rsidR="427BA5CE">
        <w:rPr>
          <w:rFonts w:cs="Arial"/>
        </w:rPr>
        <w:t xml:space="preserve"> below</w:t>
      </w:r>
      <w:r w:rsidRPr="7C995945" w:rsidR="091A9445">
        <w:rPr>
          <w:rFonts w:cs="Arial"/>
        </w:rPr>
        <w:t>.</w:t>
      </w:r>
    </w:p>
    <w:p w:rsidR="009A38B3" w:rsidRDefault="009A38B3" w14:paraId="0FA418B4" w14:textId="2554750E">
      <w:pPr>
        <w:tabs>
          <w:tab w:val="left" w:pos="2025"/>
        </w:tabs>
        <w:rPr>
          <w:rFonts w:cs="Arial"/>
        </w:rPr>
      </w:pPr>
    </w:p>
    <w:p w:rsidR="009A38B3" w:rsidRDefault="009A38B3" w14:paraId="341B4E63" w14:textId="77777777">
      <w:pPr>
        <w:tabs>
          <w:tab w:val="left" w:pos="2025"/>
        </w:tabs>
        <w:rPr>
          <w:rFonts w:cs="Arial"/>
        </w:rPr>
      </w:pPr>
    </w:p>
    <w:p w:rsidR="00300170" w:rsidRDefault="00300170" w14:paraId="1938DCB2" w14:textId="77777777">
      <w:pPr>
        <w:tabs>
          <w:tab w:val="left" w:pos="2025"/>
        </w:tabs>
        <w:rPr>
          <w:rFonts w:cs="Arial"/>
        </w:rPr>
      </w:pPr>
    </w:p>
    <w:p w:rsidR="00300170" w:rsidRDefault="00300170" w14:paraId="40B024B6" w14:textId="77777777">
      <w:pPr>
        <w:tabs>
          <w:tab w:val="left" w:pos="2025"/>
        </w:tabs>
        <w:rPr>
          <w:rFonts w:cs="Arial"/>
        </w:rPr>
      </w:pPr>
    </w:p>
    <w:p w:rsidR="00300170" w:rsidRDefault="00300170" w14:paraId="1CC9607E" w14:textId="77777777">
      <w:pPr>
        <w:tabs>
          <w:tab w:val="left" w:pos="2025"/>
        </w:tabs>
        <w:rPr>
          <w:rFonts w:cs="Arial"/>
        </w:rPr>
      </w:pPr>
    </w:p>
    <w:p w:rsidRPr="0065596D" w:rsidR="009A38B3" w:rsidP="0065596D" w:rsidRDefault="009A38B3" w14:paraId="52FE4FBC" w14:textId="13F2A5E4">
      <w:pPr>
        <w:pStyle w:val="IATableLines"/>
        <w:ind w:left="0"/>
        <w:jc w:val="both"/>
        <w:rPr>
          <w:rFonts w:eastAsia="Times New Roman" w:cs="Arial"/>
          <w:spacing w:val="0"/>
          <w:sz w:val="24"/>
          <w:szCs w:val="24"/>
          <w:lang w:eastAsia="en-US"/>
        </w:rPr>
      </w:pPr>
    </w:p>
    <w:p w:rsidR="00604DFA" w:rsidP="00604DFA" w:rsidRDefault="00604DFA" w14:paraId="7BEB4BCB" w14:textId="35E23D29">
      <w:pPr>
        <w:pStyle w:val="EBBodyPara"/>
        <w:jc w:val="both"/>
        <w:rPr>
          <w:rFonts w:eastAsia="Arial"/>
          <w:b/>
          <w:color w:val="auto"/>
          <w:sz w:val="24"/>
          <w:szCs w:val="24"/>
        </w:rPr>
      </w:pPr>
      <w:r w:rsidRPr="00451F33">
        <w:rPr>
          <w:rFonts w:eastAsia="Arial"/>
          <w:b/>
          <w:iCs/>
          <w:color w:val="auto"/>
          <w:sz w:val="24"/>
          <w:szCs w:val="24"/>
        </w:rPr>
        <w:t xml:space="preserve">Table </w:t>
      </w:r>
      <w:r>
        <w:rPr>
          <w:rFonts w:eastAsia="Arial"/>
          <w:b/>
          <w:iCs/>
          <w:color w:val="auto"/>
          <w:sz w:val="24"/>
          <w:szCs w:val="24"/>
        </w:rPr>
        <w:t>63</w:t>
      </w:r>
      <w:r w:rsidRPr="00451F33">
        <w:rPr>
          <w:rFonts w:eastAsia="Arial"/>
          <w:b/>
          <w:iCs/>
          <w:color w:val="auto"/>
          <w:sz w:val="24"/>
          <w:szCs w:val="24"/>
        </w:rPr>
        <w:t xml:space="preserve">: </w:t>
      </w:r>
      <w:r w:rsidR="00272D9A">
        <w:rPr>
          <w:rFonts w:eastAsia="Arial"/>
          <w:b/>
          <w:iCs/>
          <w:color w:val="auto"/>
          <w:sz w:val="24"/>
          <w:szCs w:val="24"/>
        </w:rPr>
        <w:t>Central analysis for the municipal scenarios 1M-4M, with a 10-year appraisal period from 202</w:t>
      </w:r>
      <w:r w:rsidR="00300170">
        <w:rPr>
          <w:rFonts w:eastAsia="Arial"/>
          <w:b/>
          <w:iCs/>
          <w:color w:val="auto"/>
          <w:sz w:val="24"/>
          <w:szCs w:val="24"/>
        </w:rPr>
        <w:t>4</w:t>
      </w:r>
      <w:r w:rsidR="00272D9A">
        <w:rPr>
          <w:rFonts w:eastAsia="Arial"/>
          <w:b/>
          <w:iCs/>
          <w:color w:val="auto"/>
          <w:sz w:val="24"/>
          <w:szCs w:val="24"/>
        </w:rPr>
        <w:t xml:space="preserve"> to 203</w:t>
      </w:r>
      <w:r w:rsidR="00795578">
        <w:rPr>
          <w:rFonts w:eastAsia="Arial"/>
          <w:b/>
          <w:iCs/>
          <w:color w:val="auto"/>
          <w:sz w:val="24"/>
          <w:szCs w:val="24"/>
        </w:rPr>
        <w:t>3</w:t>
      </w:r>
      <w:r w:rsidR="00272D9A">
        <w:rPr>
          <w:rFonts w:eastAsia="Arial"/>
          <w:b/>
          <w:iCs/>
          <w:color w:val="auto"/>
          <w:sz w:val="24"/>
          <w:szCs w:val="24"/>
        </w:rPr>
        <w:t xml:space="preserve"> (with DRS effects, 2020 prices, discounted to 202</w:t>
      </w:r>
      <w:r w:rsidR="00300170">
        <w:rPr>
          <w:rFonts w:eastAsia="Arial"/>
          <w:b/>
          <w:iCs/>
          <w:color w:val="auto"/>
          <w:sz w:val="24"/>
          <w:szCs w:val="24"/>
        </w:rPr>
        <w:t>4</w:t>
      </w:r>
      <w:r w:rsidR="00272D9A">
        <w:rPr>
          <w:rFonts w:eastAsia="Arial"/>
          <w:b/>
          <w:iCs/>
          <w:color w:val="auto"/>
          <w:sz w:val="24"/>
          <w:szCs w:val="24"/>
        </w:rPr>
        <w:t xml:space="preserve"> PV (£m)).</w:t>
      </w:r>
    </w:p>
    <w:tbl>
      <w:tblPr>
        <w:tblStyle w:val="TableGrid1"/>
        <w:tblW w:w="11216" w:type="dxa"/>
        <w:jc w:val="center"/>
        <w:tblLook w:val="04A0" w:firstRow="1" w:lastRow="0" w:firstColumn="1" w:lastColumn="0" w:noHBand="0" w:noVBand="1"/>
      </w:tblPr>
      <w:tblGrid>
        <w:gridCol w:w="1123"/>
        <w:gridCol w:w="3982"/>
        <w:gridCol w:w="1551"/>
        <w:gridCol w:w="1551"/>
        <w:gridCol w:w="1458"/>
        <w:gridCol w:w="1551"/>
      </w:tblGrid>
      <w:tr w:rsidRPr="00D54CA9" w:rsidR="00604DFA" w:rsidTr="7380FD5E" w14:paraId="15A508B0" w14:textId="77777777">
        <w:trPr>
          <w:trHeight w:val="300"/>
          <w:jc w:val="center"/>
        </w:trPr>
        <w:tc>
          <w:tcPr>
            <w:tcW w:w="5105" w:type="dxa"/>
            <w:gridSpan w:val="2"/>
            <w:noWrap/>
            <w:hideMark/>
          </w:tcPr>
          <w:p w:rsidRPr="00E8425C" w:rsidR="00604DFA" w:rsidP="00344813" w:rsidRDefault="00604DFA" w14:paraId="0CC7B84A" w14:textId="77777777">
            <w:pPr>
              <w:rPr>
                <w:rFonts w:cs="Arial"/>
                <w:sz w:val="20"/>
                <w:szCs w:val="20"/>
                <w:lang w:eastAsia="en-GB"/>
              </w:rPr>
            </w:pPr>
          </w:p>
        </w:tc>
        <w:tc>
          <w:tcPr>
            <w:tcW w:w="1551" w:type="dxa"/>
            <w:noWrap/>
            <w:hideMark/>
          </w:tcPr>
          <w:p w:rsidRPr="00233CC3" w:rsidR="00604DFA" w:rsidP="00344813" w:rsidRDefault="00604DFA" w14:paraId="64F5A701" w14:textId="77777777">
            <w:pPr>
              <w:jc w:val="center"/>
              <w:rPr>
                <w:rFonts w:cs="Arial"/>
                <w:b/>
                <w:bCs/>
                <w:color w:val="000000"/>
                <w:sz w:val="22"/>
                <w:szCs w:val="22"/>
                <w:lang w:eastAsia="en-GB"/>
              </w:rPr>
            </w:pPr>
            <w:r w:rsidRPr="00233CC3">
              <w:rPr>
                <w:rFonts w:cs="Arial"/>
                <w:b/>
                <w:bCs/>
                <w:color w:val="000000"/>
                <w:sz w:val="22"/>
                <w:szCs w:val="22"/>
                <w:lang w:eastAsia="en-GB"/>
              </w:rPr>
              <w:t>Option 1M</w:t>
            </w:r>
          </w:p>
        </w:tc>
        <w:tc>
          <w:tcPr>
            <w:tcW w:w="1551" w:type="dxa"/>
            <w:noWrap/>
            <w:hideMark/>
          </w:tcPr>
          <w:p w:rsidRPr="00233CC3" w:rsidR="00604DFA" w:rsidP="00344813" w:rsidRDefault="00604DFA" w14:paraId="3F14AD13" w14:textId="77777777">
            <w:pPr>
              <w:jc w:val="center"/>
              <w:rPr>
                <w:rFonts w:cs="Arial"/>
                <w:b/>
                <w:bCs/>
                <w:color w:val="000000"/>
                <w:sz w:val="22"/>
                <w:szCs w:val="22"/>
                <w:lang w:eastAsia="en-GB"/>
              </w:rPr>
            </w:pPr>
            <w:r w:rsidRPr="00233CC3">
              <w:rPr>
                <w:rFonts w:cs="Arial"/>
                <w:b/>
                <w:bCs/>
                <w:color w:val="000000"/>
                <w:sz w:val="22"/>
                <w:szCs w:val="22"/>
                <w:lang w:eastAsia="en-GB"/>
              </w:rPr>
              <w:t>Option 2M</w:t>
            </w:r>
          </w:p>
        </w:tc>
        <w:tc>
          <w:tcPr>
            <w:tcW w:w="1458" w:type="dxa"/>
            <w:noWrap/>
            <w:hideMark/>
          </w:tcPr>
          <w:p w:rsidRPr="00D54CA9" w:rsidR="00604DFA" w:rsidP="00344813" w:rsidRDefault="00604DFA" w14:paraId="17409855" w14:textId="77777777">
            <w:pPr>
              <w:jc w:val="center"/>
              <w:rPr>
                <w:rFonts w:cs="Arial"/>
                <w:b/>
                <w:bCs/>
                <w:color w:val="000000"/>
                <w:sz w:val="22"/>
                <w:szCs w:val="22"/>
                <w:lang w:eastAsia="en-GB"/>
              </w:rPr>
            </w:pPr>
            <w:r w:rsidRPr="00D54CA9">
              <w:rPr>
                <w:rFonts w:cs="Arial"/>
                <w:b/>
                <w:bCs/>
                <w:color w:val="000000"/>
                <w:sz w:val="22"/>
                <w:szCs w:val="22"/>
                <w:lang w:eastAsia="en-GB"/>
              </w:rPr>
              <w:t>Option 3M</w:t>
            </w:r>
          </w:p>
        </w:tc>
        <w:tc>
          <w:tcPr>
            <w:tcW w:w="1551" w:type="dxa"/>
            <w:noWrap/>
            <w:hideMark/>
          </w:tcPr>
          <w:p w:rsidRPr="00D54CA9" w:rsidR="00604DFA" w:rsidP="00344813" w:rsidRDefault="00604DFA" w14:paraId="2420B3F8" w14:textId="77777777">
            <w:pPr>
              <w:jc w:val="center"/>
              <w:rPr>
                <w:rFonts w:cs="Arial"/>
                <w:b/>
                <w:bCs/>
                <w:color w:val="000000"/>
                <w:sz w:val="22"/>
                <w:szCs w:val="22"/>
                <w:lang w:eastAsia="en-GB"/>
              </w:rPr>
            </w:pPr>
            <w:r w:rsidRPr="00D54CA9">
              <w:rPr>
                <w:rFonts w:cs="Arial"/>
                <w:b/>
                <w:bCs/>
                <w:color w:val="000000"/>
                <w:sz w:val="22"/>
                <w:szCs w:val="22"/>
                <w:lang w:eastAsia="en-GB"/>
              </w:rPr>
              <w:t>Option 4M</w:t>
            </w:r>
          </w:p>
        </w:tc>
      </w:tr>
      <w:tr w:rsidRPr="00D54CA9" w:rsidR="00604DFA" w:rsidTr="7380FD5E" w14:paraId="1ADC1528" w14:textId="77777777">
        <w:trPr>
          <w:trHeight w:val="495"/>
          <w:jc w:val="center"/>
        </w:trPr>
        <w:tc>
          <w:tcPr>
            <w:tcW w:w="5105" w:type="dxa"/>
            <w:gridSpan w:val="2"/>
            <w:hideMark/>
          </w:tcPr>
          <w:p w:rsidRPr="00233CC3" w:rsidR="00604DFA" w:rsidP="00344813" w:rsidRDefault="00604DFA" w14:paraId="774B085F" w14:textId="77777777">
            <w:pPr>
              <w:rPr>
                <w:rFonts w:cs="Arial"/>
                <w:color w:val="000000"/>
                <w:sz w:val="22"/>
                <w:szCs w:val="22"/>
                <w:lang w:eastAsia="en-GB"/>
              </w:rPr>
            </w:pPr>
            <w:r w:rsidRPr="00D54CA9">
              <w:rPr>
                <w:rFonts w:cs="Arial"/>
                <w:color w:val="000000"/>
                <w:sz w:val="22"/>
                <w:szCs w:val="22"/>
                <w:lang w:eastAsia="en-GB"/>
              </w:rPr>
              <w:t>Municipal recycling rate achieved (</w:t>
            </w:r>
            <w:r>
              <w:rPr>
                <w:rFonts w:cs="Arial"/>
                <w:color w:val="000000"/>
                <w:sz w:val="22"/>
                <w:szCs w:val="22"/>
                <w:lang w:eastAsia="en-GB"/>
              </w:rPr>
              <w:t>b</w:t>
            </w:r>
            <w:r w:rsidRPr="00233CC3">
              <w:rPr>
                <w:rFonts w:cs="Arial"/>
                <w:color w:val="000000"/>
                <w:sz w:val="22"/>
                <w:szCs w:val="22"/>
                <w:lang w:eastAsia="en-GB"/>
              </w:rPr>
              <w:t>aseline rate 42.3%)</w:t>
            </w:r>
          </w:p>
        </w:tc>
        <w:tc>
          <w:tcPr>
            <w:tcW w:w="1551" w:type="dxa"/>
            <w:noWrap/>
            <w:vAlign w:val="center"/>
            <w:hideMark/>
          </w:tcPr>
          <w:p w:rsidRPr="005D508A" w:rsidR="00604DFA" w:rsidP="00344813" w:rsidRDefault="00604DFA" w14:paraId="148D2CCF" w14:textId="7D588964">
            <w:pPr>
              <w:jc w:val="center"/>
              <w:rPr>
                <w:rFonts w:cs="Arial"/>
                <w:color w:val="000000"/>
                <w:sz w:val="20"/>
                <w:szCs w:val="20"/>
                <w:lang w:eastAsia="en-GB"/>
              </w:rPr>
            </w:pPr>
            <w:r w:rsidRPr="005D508A">
              <w:rPr>
                <w:rFonts w:cs="Arial"/>
                <w:color w:val="000000"/>
                <w:sz w:val="20"/>
                <w:szCs w:val="20"/>
                <w:lang w:eastAsia="en-GB"/>
              </w:rPr>
              <w:t>5</w:t>
            </w:r>
            <w:r w:rsidR="00FF7187">
              <w:rPr>
                <w:rFonts w:cs="Arial"/>
                <w:color w:val="000000"/>
                <w:sz w:val="20"/>
                <w:szCs w:val="20"/>
                <w:lang w:eastAsia="en-GB"/>
              </w:rPr>
              <w:t>2.9</w:t>
            </w:r>
            <w:r w:rsidRPr="005D508A">
              <w:rPr>
                <w:rFonts w:cs="Arial"/>
                <w:color w:val="000000"/>
                <w:sz w:val="20"/>
                <w:szCs w:val="20"/>
                <w:lang w:eastAsia="en-GB"/>
              </w:rPr>
              <w:t>%</w:t>
            </w:r>
          </w:p>
        </w:tc>
        <w:tc>
          <w:tcPr>
            <w:tcW w:w="1551" w:type="dxa"/>
            <w:noWrap/>
            <w:vAlign w:val="center"/>
            <w:hideMark/>
          </w:tcPr>
          <w:p w:rsidRPr="005D508A" w:rsidR="00604DFA" w:rsidP="00344813" w:rsidRDefault="00604DFA" w14:paraId="06FCC444" w14:textId="489BB458">
            <w:pPr>
              <w:jc w:val="center"/>
              <w:rPr>
                <w:rFonts w:cs="Arial"/>
                <w:color w:val="000000"/>
                <w:sz w:val="20"/>
                <w:szCs w:val="20"/>
                <w:lang w:eastAsia="en-GB"/>
              </w:rPr>
            </w:pPr>
            <w:r w:rsidRPr="005D508A">
              <w:rPr>
                <w:rFonts w:cs="Arial"/>
                <w:color w:val="000000"/>
                <w:sz w:val="20"/>
                <w:szCs w:val="20"/>
                <w:lang w:eastAsia="en-GB"/>
              </w:rPr>
              <w:t>57.</w:t>
            </w:r>
            <w:r w:rsidR="00FF7187">
              <w:rPr>
                <w:rFonts w:cs="Arial"/>
                <w:color w:val="000000"/>
                <w:sz w:val="20"/>
                <w:szCs w:val="20"/>
                <w:lang w:eastAsia="en-GB"/>
              </w:rPr>
              <w:t>6</w:t>
            </w:r>
            <w:r w:rsidRPr="005D508A">
              <w:rPr>
                <w:rFonts w:cs="Arial"/>
                <w:color w:val="000000"/>
                <w:sz w:val="20"/>
                <w:szCs w:val="20"/>
                <w:lang w:eastAsia="en-GB"/>
              </w:rPr>
              <w:t>%</w:t>
            </w:r>
          </w:p>
        </w:tc>
        <w:tc>
          <w:tcPr>
            <w:tcW w:w="1458" w:type="dxa"/>
            <w:noWrap/>
            <w:vAlign w:val="center"/>
            <w:hideMark/>
          </w:tcPr>
          <w:p w:rsidRPr="005D508A" w:rsidR="00604DFA" w:rsidP="00344813" w:rsidRDefault="00604DFA" w14:paraId="2A02079F" w14:textId="186266EB">
            <w:pPr>
              <w:jc w:val="center"/>
              <w:rPr>
                <w:rFonts w:cs="Arial"/>
                <w:color w:val="000000"/>
                <w:sz w:val="20"/>
                <w:szCs w:val="20"/>
                <w:lang w:eastAsia="en-GB"/>
              </w:rPr>
            </w:pPr>
            <w:r w:rsidRPr="005D508A">
              <w:rPr>
                <w:rFonts w:cs="Arial"/>
                <w:color w:val="000000"/>
                <w:sz w:val="20"/>
                <w:szCs w:val="20"/>
                <w:lang w:eastAsia="en-GB"/>
              </w:rPr>
              <w:t>51.</w:t>
            </w:r>
            <w:r w:rsidR="00FF7187">
              <w:rPr>
                <w:rFonts w:cs="Arial"/>
                <w:color w:val="000000"/>
                <w:sz w:val="20"/>
                <w:szCs w:val="20"/>
                <w:lang w:eastAsia="en-GB"/>
              </w:rPr>
              <w:t>2</w:t>
            </w:r>
            <w:r w:rsidRPr="005D508A">
              <w:rPr>
                <w:rFonts w:cs="Arial"/>
                <w:color w:val="000000"/>
                <w:sz w:val="20"/>
                <w:szCs w:val="20"/>
                <w:lang w:eastAsia="en-GB"/>
              </w:rPr>
              <w:t>%</w:t>
            </w:r>
          </w:p>
        </w:tc>
        <w:tc>
          <w:tcPr>
            <w:tcW w:w="1551" w:type="dxa"/>
            <w:noWrap/>
            <w:vAlign w:val="center"/>
            <w:hideMark/>
          </w:tcPr>
          <w:p w:rsidRPr="005D508A" w:rsidR="00604DFA" w:rsidP="00344813" w:rsidRDefault="00604DFA" w14:paraId="2AEB2AF7" w14:textId="7D518975">
            <w:pPr>
              <w:jc w:val="center"/>
              <w:rPr>
                <w:rFonts w:cs="Arial"/>
                <w:color w:val="000000"/>
                <w:sz w:val="20"/>
                <w:szCs w:val="20"/>
                <w:lang w:eastAsia="en-GB"/>
              </w:rPr>
            </w:pPr>
            <w:r w:rsidRPr="005D508A">
              <w:rPr>
                <w:rFonts w:cs="Arial"/>
                <w:color w:val="000000"/>
                <w:sz w:val="20"/>
                <w:szCs w:val="20"/>
                <w:lang w:eastAsia="en-GB"/>
              </w:rPr>
              <w:t>5</w:t>
            </w:r>
            <w:r w:rsidR="00FF7187">
              <w:rPr>
                <w:rFonts w:cs="Arial"/>
                <w:color w:val="000000"/>
                <w:sz w:val="20"/>
                <w:szCs w:val="20"/>
                <w:lang w:eastAsia="en-GB"/>
              </w:rPr>
              <w:t>5</w:t>
            </w:r>
            <w:r w:rsidRPr="005D508A">
              <w:rPr>
                <w:rFonts w:cs="Arial"/>
                <w:color w:val="000000"/>
                <w:sz w:val="20"/>
                <w:szCs w:val="20"/>
                <w:lang w:eastAsia="en-GB"/>
              </w:rPr>
              <w:t>.</w:t>
            </w:r>
            <w:r w:rsidR="00FF7187">
              <w:rPr>
                <w:rFonts w:cs="Arial"/>
                <w:color w:val="000000"/>
                <w:sz w:val="20"/>
                <w:szCs w:val="20"/>
                <w:lang w:eastAsia="en-GB"/>
              </w:rPr>
              <w:t>9</w:t>
            </w:r>
            <w:r w:rsidRPr="005D508A">
              <w:rPr>
                <w:rFonts w:cs="Arial"/>
                <w:color w:val="000000"/>
                <w:sz w:val="20"/>
                <w:szCs w:val="20"/>
                <w:lang w:eastAsia="en-GB"/>
              </w:rPr>
              <w:t>%</w:t>
            </w:r>
          </w:p>
        </w:tc>
      </w:tr>
      <w:tr w:rsidRPr="00D54CA9" w:rsidR="00604DFA" w:rsidTr="7380FD5E" w14:paraId="7DD4D1EC" w14:textId="77777777">
        <w:trPr>
          <w:trHeight w:val="300"/>
          <w:jc w:val="center"/>
        </w:trPr>
        <w:tc>
          <w:tcPr>
            <w:tcW w:w="5105" w:type="dxa"/>
            <w:gridSpan w:val="2"/>
            <w:noWrap/>
            <w:hideMark/>
          </w:tcPr>
          <w:p w:rsidRPr="00D54CA9" w:rsidR="00604DFA" w:rsidP="00604DFA" w:rsidRDefault="00604DFA" w14:paraId="082467B1" w14:textId="77777777">
            <w:pPr>
              <w:rPr>
                <w:rFonts w:cs="Arial"/>
                <w:color w:val="000000"/>
                <w:sz w:val="22"/>
                <w:szCs w:val="22"/>
                <w:lang w:eastAsia="en-GB"/>
              </w:rPr>
            </w:pPr>
            <w:r w:rsidRPr="00D54CA9">
              <w:rPr>
                <w:rFonts w:cs="Arial"/>
                <w:color w:val="000000"/>
                <w:sz w:val="22"/>
                <w:szCs w:val="22"/>
                <w:lang w:eastAsia="en-GB"/>
              </w:rPr>
              <w:t>Savings to households from removed garden waste charging</w:t>
            </w:r>
          </w:p>
        </w:tc>
        <w:tc>
          <w:tcPr>
            <w:tcW w:w="1551" w:type="dxa"/>
            <w:noWrap/>
            <w:vAlign w:val="center"/>
          </w:tcPr>
          <w:p w:rsidRPr="005D508A" w:rsidR="00604DFA" w:rsidP="00604DFA" w:rsidRDefault="005E29B3" w14:paraId="77AAA1B4" w14:textId="7D6322D1">
            <w:pPr>
              <w:jc w:val="center"/>
              <w:rPr>
                <w:rFonts w:cs="Arial"/>
                <w:color w:val="000000"/>
                <w:sz w:val="20"/>
                <w:szCs w:val="20"/>
                <w:lang w:eastAsia="en-GB"/>
              </w:rPr>
            </w:pPr>
            <w:r>
              <w:rPr>
                <w:rFonts w:cs="Arial"/>
                <w:color w:val="000000"/>
                <w:sz w:val="20"/>
                <w:szCs w:val="20"/>
              </w:rPr>
              <w:t>£</w:t>
            </w:r>
            <w:r w:rsidR="00AC45FD">
              <w:rPr>
                <w:rFonts w:cs="Arial"/>
                <w:color w:val="000000"/>
                <w:sz w:val="20"/>
                <w:szCs w:val="20"/>
              </w:rPr>
              <w:t>1,088</w:t>
            </w:r>
          </w:p>
        </w:tc>
        <w:tc>
          <w:tcPr>
            <w:tcW w:w="1551" w:type="dxa"/>
            <w:noWrap/>
            <w:vAlign w:val="center"/>
          </w:tcPr>
          <w:p w:rsidRPr="005D508A" w:rsidR="00604DFA" w:rsidP="00604DFA" w:rsidRDefault="005E29B3" w14:paraId="680A5D44" w14:textId="5F3BB305">
            <w:pPr>
              <w:jc w:val="center"/>
              <w:rPr>
                <w:rFonts w:cs="Arial"/>
                <w:color w:val="000000"/>
                <w:sz w:val="20"/>
                <w:szCs w:val="20"/>
                <w:lang w:eastAsia="en-GB"/>
              </w:rPr>
            </w:pPr>
            <w:r>
              <w:rPr>
                <w:rFonts w:cs="Arial"/>
                <w:color w:val="000000"/>
                <w:sz w:val="20"/>
                <w:szCs w:val="20"/>
              </w:rPr>
              <w:t>£</w:t>
            </w:r>
            <w:r w:rsidR="00AC45FD">
              <w:rPr>
                <w:rFonts w:cs="Arial"/>
                <w:color w:val="000000"/>
                <w:sz w:val="20"/>
                <w:szCs w:val="20"/>
              </w:rPr>
              <w:t>1,088</w:t>
            </w:r>
          </w:p>
        </w:tc>
        <w:tc>
          <w:tcPr>
            <w:tcW w:w="1458" w:type="dxa"/>
            <w:noWrap/>
            <w:vAlign w:val="center"/>
          </w:tcPr>
          <w:p w:rsidRPr="005D508A" w:rsidR="00604DFA" w:rsidP="00604DFA" w:rsidRDefault="0045512E" w14:paraId="70A8E2AD" w14:textId="104FB3D7">
            <w:pPr>
              <w:jc w:val="center"/>
              <w:rPr>
                <w:rFonts w:cs="Arial"/>
                <w:color w:val="000000"/>
                <w:sz w:val="20"/>
                <w:szCs w:val="20"/>
                <w:lang w:eastAsia="en-GB"/>
              </w:rPr>
            </w:pPr>
            <w:r>
              <w:rPr>
                <w:rFonts w:cs="Arial"/>
                <w:color w:val="000000"/>
                <w:sz w:val="20"/>
                <w:szCs w:val="20"/>
              </w:rPr>
              <w:t>-£</w:t>
            </w:r>
            <w:r w:rsidR="00FD5318">
              <w:rPr>
                <w:rFonts w:cs="Arial"/>
                <w:color w:val="000000"/>
                <w:sz w:val="20"/>
                <w:szCs w:val="20"/>
              </w:rPr>
              <w:t>826</w:t>
            </w:r>
          </w:p>
        </w:tc>
        <w:tc>
          <w:tcPr>
            <w:tcW w:w="1551" w:type="dxa"/>
            <w:noWrap/>
            <w:vAlign w:val="center"/>
          </w:tcPr>
          <w:p w:rsidRPr="005D508A" w:rsidR="00604DFA" w:rsidP="00604DFA" w:rsidRDefault="0045512E" w14:paraId="1A0CF30C" w14:textId="5CB2FD98">
            <w:pPr>
              <w:jc w:val="center"/>
              <w:rPr>
                <w:rFonts w:cs="Arial"/>
                <w:color w:val="000000"/>
                <w:sz w:val="20"/>
                <w:szCs w:val="20"/>
                <w:lang w:eastAsia="en-GB"/>
              </w:rPr>
            </w:pPr>
            <w:r>
              <w:rPr>
                <w:rFonts w:cs="Arial"/>
                <w:color w:val="000000"/>
                <w:sz w:val="20"/>
                <w:szCs w:val="20"/>
              </w:rPr>
              <w:t>-£</w:t>
            </w:r>
            <w:r w:rsidR="00F9645B">
              <w:rPr>
                <w:rFonts w:cs="Arial"/>
                <w:color w:val="000000"/>
                <w:sz w:val="20"/>
                <w:szCs w:val="20"/>
              </w:rPr>
              <w:t>826</w:t>
            </w:r>
          </w:p>
        </w:tc>
      </w:tr>
      <w:tr w:rsidRPr="00D54CA9" w:rsidR="00604DFA" w:rsidTr="7380FD5E" w14:paraId="634EE507" w14:textId="77777777">
        <w:trPr>
          <w:trHeight w:val="300"/>
          <w:jc w:val="center"/>
        </w:trPr>
        <w:tc>
          <w:tcPr>
            <w:tcW w:w="5105" w:type="dxa"/>
            <w:gridSpan w:val="2"/>
            <w:noWrap/>
            <w:hideMark/>
          </w:tcPr>
          <w:p w:rsidRPr="00D54CA9" w:rsidR="00604DFA" w:rsidP="00604DFA" w:rsidRDefault="00604DFA" w14:paraId="68863E46" w14:textId="77777777">
            <w:pPr>
              <w:rPr>
                <w:rFonts w:cs="Arial"/>
                <w:color w:val="000000"/>
                <w:sz w:val="22"/>
                <w:szCs w:val="22"/>
                <w:lang w:eastAsia="en-GB"/>
              </w:rPr>
            </w:pPr>
            <w:r w:rsidRPr="00D54CA9">
              <w:rPr>
                <w:rFonts w:cs="Arial"/>
                <w:color w:val="000000"/>
                <w:sz w:val="22"/>
                <w:szCs w:val="22"/>
                <w:lang w:eastAsia="en-GB"/>
              </w:rPr>
              <w:t>GHG emissions savings (traded and non-traded)</w:t>
            </w:r>
          </w:p>
        </w:tc>
        <w:tc>
          <w:tcPr>
            <w:tcW w:w="1551" w:type="dxa"/>
            <w:noWrap/>
            <w:vAlign w:val="center"/>
          </w:tcPr>
          <w:p w:rsidRPr="005D508A" w:rsidR="00604DFA" w:rsidP="00604DFA" w:rsidRDefault="005E29B3" w14:paraId="010FE0DF" w14:textId="26928C5B">
            <w:pPr>
              <w:jc w:val="center"/>
              <w:rPr>
                <w:rFonts w:cs="Arial"/>
                <w:color w:val="000000"/>
                <w:sz w:val="20"/>
                <w:szCs w:val="20"/>
                <w:lang w:eastAsia="en-GB"/>
              </w:rPr>
            </w:pPr>
            <w:r>
              <w:rPr>
                <w:rFonts w:cs="Arial"/>
                <w:color w:val="000000"/>
                <w:sz w:val="20"/>
                <w:szCs w:val="20"/>
              </w:rPr>
              <w:t>£</w:t>
            </w:r>
            <w:r w:rsidR="00AC45FD">
              <w:rPr>
                <w:rFonts w:cs="Arial"/>
                <w:color w:val="000000"/>
                <w:sz w:val="20"/>
                <w:szCs w:val="20"/>
              </w:rPr>
              <w:t>6,08</w:t>
            </w:r>
            <w:r w:rsidR="00B17D2E">
              <w:rPr>
                <w:rFonts w:cs="Arial"/>
                <w:color w:val="000000"/>
                <w:sz w:val="20"/>
                <w:szCs w:val="20"/>
              </w:rPr>
              <w:t>7</w:t>
            </w:r>
          </w:p>
        </w:tc>
        <w:tc>
          <w:tcPr>
            <w:tcW w:w="1551" w:type="dxa"/>
            <w:noWrap/>
            <w:vAlign w:val="center"/>
          </w:tcPr>
          <w:p w:rsidRPr="005D508A" w:rsidR="00604DFA" w:rsidP="00604DFA" w:rsidRDefault="005E29B3" w14:paraId="59326B88" w14:textId="5F1F39F3">
            <w:pPr>
              <w:jc w:val="center"/>
              <w:rPr>
                <w:rFonts w:cs="Arial"/>
                <w:color w:val="000000"/>
                <w:sz w:val="20"/>
                <w:szCs w:val="20"/>
                <w:lang w:eastAsia="en-GB"/>
              </w:rPr>
            </w:pPr>
            <w:r>
              <w:rPr>
                <w:rFonts w:cs="Arial"/>
                <w:color w:val="000000"/>
                <w:sz w:val="20"/>
                <w:szCs w:val="20"/>
              </w:rPr>
              <w:t>£</w:t>
            </w:r>
            <w:r w:rsidR="006B3A62">
              <w:rPr>
                <w:rFonts w:cs="Arial"/>
                <w:color w:val="000000"/>
                <w:sz w:val="20"/>
                <w:szCs w:val="20"/>
              </w:rPr>
              <w:t>8,4</w:t>
            </w:r>
            <w:r w:rsidR="001556CE">
              <w:rPr>
                <w:rFonts w:cs="Arial"/>
                <w:color w:val="000000"/>
                <w:sz w:val="20"/>
                <w:szCs w:val="20"/>
              </w:rPr>
              <w:t>2</w:t>
            </w:r>
            <w:r w:rsidR="006A57AD">
              <w:rPr>
                <w:rFonts w:cs="Arial"/>
                <w:color w:val="000000"/>
                <w:sz w:val="20"/>
                <w:szCs w:val="20"/>
              </w:rPr>
              <w:t>6</w:t>
            </w:r>
          </w:p>
        </w:tc>
        <w:tc>
          <w:tcPr>
            <w:tcW w:w="1458" w:type="dxa"/>
            <w:noWrap/>
            <w:vAlign w:val="center"/>
          </w:tcPr>
          <w:p w:rsidRPr="005D508A" w:rsidR="00604DFA" w:rsidP="00604DFA" w:rsidRDefault="0045512E" w14:paraId="7E5413CD" w14:textId="4BFF16A3">
            <w:pPr>
              <w:jc w:val="center"/>
              <w:rPr>
                <w:rFonts w:cs="Arial"/>
                <w:color w:val="000000"/>
                <w:sz w:val="20"/>
                <w:szCs w:val="20"/>
                <w:lang w:eastAsia="en-GB"/>
              </w:rPr>
            </w:pPr>
            <w:r>
              <w:rPr>
                <w:rFonts w:cs="Arial"/>
                <w:color w:val="000000"/>
                <w:sz w:val="20"/>
                <w:szCs w:val="20"/>
              </w:rPr>
              <w:t>£</w:t>
            </w:r>
            <w:r w:rsidR="00FD5318">
              <w:rPr>
                <w:rFonts w:cs="Arial"/>
                <w:color w:val="000000"/>
                <w:sz w:val="20"/>
                <w:szCs w:val="20"/>
              </w:rPr>
              <w:t>5,70</w:t>
            </w:r>
            <w:r w:rsidR="00E938AE">
              <w:rPr>
                <w:rFonts w:cs="Arial"/>
                <w:color w:val="000000"/>
                <w:sz w:val="20"/>
                <w:szCs w:val="20"/>
              </w:rPr>
              <w:t>2</w:t>
            </w:r>
          </w:p>
        </w:tc>
        <w:tc>
          <w:tcPr>
            <w:tcW w:w="1551" w:type="dxa"/>
            <w:noWrap/>
            <w:vAlign w:val="center"/>
          </w:tcPr>
          <w:p w:rsidRPr="005D508A" w:rsidR="00604DFA" w:rsidP="00604DFA" w:rsidRDefault="0045512E" w14:paraId="7A888B24" w14:textId="1414529E">
            <w:pPr>
              <w:jc w:val="center"/>
              <w:rPr>
                <w:rFonts w:cs="Arial"/>
                <w:color w:val="000000"/>
                <w:sz w:val="20"/>
                <w:szCs w:val="20"/>
                <w:lang w:eastAsia="en-GB"/>
              </w:rPr>
            </w:pPr>
            <w:r>
              <w:rPr>
                <w:rFonts w:cs="Arial"/>
                <w:color w:val="000000"/>
                <w:sz w:val="20"/>
                <w:szCs w:val="20"/>
              </w:rPr>
              <w:t>£</w:t>
            </w:r>
            <w:r w:rsidR="00B95977">
              <w:rPr>
                <w:rFonts w:cs="Arial"/>
                <w:color w:val="000000"/>
                <w:sz w:val="20"/>
                <w:szCs w:val="20"/>
              </w:rPr>
              <w:t>8,07</w:t>
            </w:r>
            <w:r w:rsidR="00C50399">
              <w:rPr>
                <w:rFonts w:cs="Arial"/>
                <w:color w:val="000000"/>
                <w:sz w:val="20"/>
                <w:szCs w:val="20"/>
              </w:rPr>
              <w:t>8</w:t>
            </w:r>
          </w:p>
        </w:tc>
      </w:tr>
      <w:tr w:rsidRPr="00D54CA9" w:rsidR="00604DFA" w:rsidTr="7380FD5E" w14:paraId="08A55779" w14:textId="77777777">
        <w:trPr>
          <w:trHeight w:val="285"/>
          <w:jc w:val="center"/>
        </w:trPr>
        <w:tc>
          <w:tcPr>
            <w:tcW w:w="5105" w:type="dxa"/>
            <w:gridSpan w:val="2"/>
            <w:noWrap/>
            <w:hideMark/>
          </w:tcPr>
          <w:p w:rsidRPr="00D54CA9" w:rsidR="00604DFA" w:rsidP="00604DFA" w:rsidRDefault="00604DFA" w14:paraId="64B52E9C" w14:textId="77777777">
            <w:pPr>
              <w:rPr>
                <w:rFonts w:cs="Arial"/>
                <w:color w:val="000000"/>
                <w:sz w:val="22"/>
                <w:szCs w:val="22"/>
                <w:lang w:eastAsia="en-GB"/>
              </w:rPr>
            </w:pPr>
            <w:r w:rsidRPr="00D54CA9">
              <w:rPr>
                <w:rFonts w:cs="Arial"/>
                <w:color w:val="000000"/>
                <w:sz w:val="22"/>
                <w:szCs w:val="22"/>
                <w:lang w:eastAsia="en-GB"/>
              </w:rPr>
              <w:t>NHM landfill tax saving</w:t>
            </w:r>
          </w:p>
        </w:tc>
        <w:tc>
          <w:tcPr>
            <w:tcW w:w="1551" w:type="dxa"/>
            <w:noWrap/>
            <w:vAlign w:val="center"/>
          </w:tcPr>
          <w:p w:rsidRPr="005D508A" w:rsidR="00604DFA" w:rsidP="00604DFA" w:rsidRDefault="005E29B3" w14:paraId="15C9F42F" w14:textId="7CFF8964">
            <w:pPr>
              <w:jc w:val="center"/>
              <w:rPr>
                <w:rFonts w:cs="Arial"/>
                <w:sz w:val="20"/>
                <w:szCs w:val="20"/>
                <w:lang w:eastAsia="en-GB"/>
              </w:rPr>
            </w:pPr>
            <w:r>
              <w:rPr>
                <w:rFonts w:cs="Arial"/>
                <w:sz w:val="20"/>
                <w:szCs w:val="20"/>
              </w:rPr>
              <w:t>£</w:t>
            </w:r>
            <w:r w:rsidR="00091787">
              <w:rPr>
                <w:rFonts w:cs="Arial"/>
                <w:sz w:val="20"/>
                <w:szCs w:val="20"/>
              </w:rPr>
              <w:t>3,348</w:t>
            </w:r>
          </w:p>
        </w:tc>
        <w:tc>
          <w:tcPr>
            <w:tcW w:w="1551" w:type="dxa"/>
            <w:noWrap/>
            <w:vAlign w:val="center"/>
          </w:tcPr>
          <w:p w:rsidRPr="005D508A" w:rsidR="00604DFA" w:rsidP="00604DFA" w:rsidRDefault="005E29B3" w14:paraId="7FA97CEC" w14:textId="7246AA86">
            <w:pPr>
              <w:jc w:val="center"/>
              <w:rPr>
                <w:rFonts w:cs="Arial"/>
                <w:sz w:val="20"/>
                <w:szCs w:val="20"/>
                <w:lang w:eastAsia="en-GB"/>
              </w:rPr>
            </w:pPr>
            <w:r>
              <w:rPr>
                <w:rFonts w:cs="Arial"/>
                <w:sz w:val="20"/>
                <w:szCs w:val="20"/>
              </w:rPr>
              <w:t>£</w:t>
            </w:r>
            <w:r w:rsidR="001556CE">
              <w:rPr>
                <w:rFonts w:cs="Arial"/>
                <w:sz w:val="20"/>
                <w:szCs w:val="20"/>
              </w:rPr>
              <w:t>4,618</w:t>
            </w:r>
          </w:p>
        </w:tc>
        <w:tc>
          <w:tcPr>
            <w:tcW w:w="1458" w:type="dxa"/>
            <w:noWrap/>
            <w:vAlign w:val="center"/>
          </w:tcPr>
          <w:p w:rsidRPr="005D508A" w:rsidR="00604DFA" w:rsidP="00604DFA" w:rsidRDefault="0045512E" w14:paraId="242A5F60" w14:textId="1C08D7C9">
            <w:pPr>
              <w:jc w:val="center"/>
              <w:rPr>
                <w:rFonts w:cs="Arial"/>
                <w:color w:val="000000"/>
                <w:sz w:val="20"/>
                <w:szCs w:val="20"/>
                <w:lang w:eastAsia="en-GB"/>
              </w:rPr>
            </w:pPr>
            <w:r>
              <w:rPr>
                <w:rFonts w:cs="Arial"/>
                <w:color w:val="000000"/>
                <w:sz w:val="20"/>
                <w:szCs w:val="20"/>
              </w:rPr>
              <w:t>£</w:t>
            </w:r>
            <w:r w:rsidR="00FD5318">
              <w:rPr>
                <w:rFonts w:cs="Arial"/>
                <w:color w:val="000000"/>
                <w:sz w:val="20"/>
                <w:szCs w:val="20"/>
              </w:rPr>
              <w:t>2,928</w:t>
            </w:r>
          </w:p>
        </w:tc>
        <w:tc>
          <w:tcPr>
            <w:tcW w:w="1551" w:type="dxa"/>
            <w:noWrap/>
            <w:vAlign w:val="center"/>
          </w:tcPr>
          <w:p w:rsidRPr="005D508A" w:rsidR="00604DFA" w:rsidP="00604DFA" w:rsidRDefault="0045512E" w14:paraId="0899A03F" w14:textId="1A4AEC4D">
            <w:pPr>
              <w:jc w:val="center"/>
              <w:rPr>
                <w:rFonts w:cs="Arial"/>
                <w:color w:val="000000"/>
                <w:sz w:val="20"/>
                <w:szCs w:val="20"/>
                <w:lang w:eastAsia="en-GB"/>
              </w:rPr>
            </w:pPr>
            <w:r>
              <w:rPr>
                <w:rFonts w:cs="Arial"/>
                <w:color w:val="000000"/>
                <w:sz w:val="20"/>
                <w:szCs w:val="20"/>
              </w:rPr>
              <w:t>£</w:t>
            </w:r>
            <w:r w:rsidR="00B95977">
              <w:rPr>
                <w:rFonts w:cs="Arial"/>
                <w:color w:val="000000"/>
                <w:sz w:val="20"/>
                <w:szCs w:val="20"/>
              </w:rPr>
              <w:t>4,199</w:t>
            </w:r>
          </w:p>
        </w:tc>
      </w:tr>
      <w:tr w:rsidRPr="00D54CA9" w:rsidR="00604DFA" w:rsidTr="7380FD5E" w14:paraId="057EACB8" w14:textId="77777777">
        <w:trPr>
          <w:trHeight w:val="285"/>
          <w:jc w:val="center"/>
        </w:trPr>
        <w:tc>
          <w:tcPr>
            <w:tcW w:w="5105" w:type="dxa"/>
            <w:gridSpan w:val="2"/>
            <w:noWrap/>
            <w:hideMark/>
          </w:tcPr>
          <w:p w:rsidRPr="00D54CA9" w:rsidR="00604DFA" w:rsidP="00604DFA" w:rsidRDefault="00604DFA" w14:paraId="4A19747B" w14:textId="77777777">
            <w:pPr>
              <w:rPr>
                <w:rFonts w:cs="Arial"/>
                <w:color w:val="000000"/>
                <w:sz w:val="22"/>
                <w:szCs w:val="22"/>
                <w:lang w:eastAsia="en-GB"/>
              </w:rPr>
            </w:pPr>
            <w:r w:rsidRPr="00D54CA9">
              <w:rPr>
                <w:rFonts w:cs="Arial"/>
                <w:color w:val="000000"/>
                <w:sz w:val="22"/>
                <w:szCs w:val="22"/>
                <w:lang w:eastAsia="en-GB"/>
              </w:rPr>
              <w:t>Reduction in government landfill tax receipts (benefits to municipal sector included in LA and NHM rows)</w:t>
            </w:r>
          </w:p>
        </w:tc>
        <w:tc>
          <w:tcPr>
            <w:tcW w:w="1551" w:type="dxa"/>
            <w:noWrap/>
            <w:vAlign w:val="center"/>
          </w:tcPr>
          <w:p w:rsidRPr="005D508A" w:rsidR="00604DFA" w:rsidP="00604DFA" w:rsidRDefault="005E29B3" w14:paraId="4D965D03" w14:textId="4757F4E1">
            <w:pPr>
              <w:jc w:val="center"/>
              <w:rPr>
                <w:rFonts w:cs="Arial"/>
                <w:color w:val="000000"/>
                <w:sz w:val="20"/>
                <w:szCs w:val="20"/>
                <w:lang w:eastAsia="en-GB"/>
              </w:rPr>
            </w:pPr>
            <w:r>
              <w:rPr>
                <w:rFonts w:cs="Arial"/>
                <w:color w:val="000000"/>
                <w:sz w:val="20"/>
                <w:szCs w:val="20"/>
              </w:rPr>
              <w:t>-£3,</w:t>
            </w:r>
            <w:r w:rsidR="00091787">
              <w:rPr>
                <w:rFonts w:cs="Arial"/>
                <w:color w:val="000000"/>
                <w:sz w:val="20"/>
                <w:szCs w:val="20"/>
              </w:rPr>
              <w:t>496</w:t>
            </w:r>
          </w:p>
        </w:tc>
        <w:tc>
          <w:tcPr>
            <w:tcW w:w="1551" w:type="dxa"/>
            <w:noWrap/>
            <w:vAlign w:val="center"/>
          </w:tcPr>
          <w:p w:rsidRPr="005D508A" w:rsidR="00604DFA" w:rsidP="00604DFA" w:rsidRDefault="005E29B3" w14:paraId="1C7B1D20" w14:textId="145A2A57">
            <w:pPr>
              <w:jc w:val="center"/>
              <w:rPr>
                <w:rFonts w:cs="Arial"/>
                <w:color w:val="000000"/>
                <w:sz w:val="20"/>
                <w:szCs w:val="20"/>
                <w:lang w:eastAsia="en-GB"/>
              </w:rPr>
            </w:pPr>
            <w:r>
              <w:rPr>
                <w:rFonts w:cs="Arial"/>
                <w:color w:val="000000"/>
                <w:sz w:val="20"/>
                <w:szCs w:val="20"/>
              </w:rPr>
              <w:t>-£4,</w:t>
            </w:r>
            <w:r w:rsidR="001556CE">
              <w:rPr>
                <w:rFonts w:cs="Arial"/>
                <w:color w:val="000000"/>
                <w:sz w:val="20"/>
                <w:szCs w:val="20"/>
              </w:rPr>
              <w:t>766</w:t>
            </w:r>
          </w:p>
        </w:tc>
        <w:tc>
          <w:tcPr>
            <w:tcW w:w="1458" w:type="dxa"/>
            <w:noWrap/>
            <w:vAlign w:val="center"/>
          </w:tcPr>
          <w:p w:rsidRPr="005D508A" w:rsidR="00604DFA" w:rsidP="00604DFA" w:rsidRDefault="0045512E" w14:paraId="3A1910B8" w14:textId="2A60D67B">
            <w:pPr>
              <w:jc w:val="center"/>
              <w:rPr>
                <w:rFonts w:cs="Arial"/>
                <w:color w:val="000000"/>
                <w:sz w:val="20"/>
                <w:szCs w:val="20"/>
                <w:lang w:eastAsia="en-GB"/>
              </w:rPr>
            </w:pPr>
            <w:r>
              <w:rPr>
                <w:rFonts w:cs="Arial"/>
                <w:color w:val="000000"/>
                <w:sz w:val="20"/>
                <w:szCs w:val="20"/>
              </w:rPr>
              <w:t>-£</w:t>
            </w:r>
            <w:r w:rsidR="00196C76">
              <w:rPr>
                <w:rFonts w:cs="Arial"/>
                <w:color w:val="000000"/>
                <w:sz w:val="20"/>
                <w:szCs w:val="20"/>
              </w:rPr>
              <w:t>3,051</w:t>
            </w:r>
          </w:p>
        </w:tc>
        <w:tc>
          <w:tcPr>
            <w:tcW w:w="1551" w:type="dxa"/>
            <w:noWrap/>
            <w:vAlign w:val="center"/>
          </w:tcPr>
          <w:p w:rsidRPr="005D508A" w:rsidR="00604DFA" w:rsidP="00604DFA" w:rsidRDefault="0045512E" w14:paraId="6EA3303E" w14:textId="6010E913">
            <w:pPr>
              <w:jc w:val="center"/>
              <w:rPr>
                <w:rFonts w:cs="Arial"/>
                <w:color w:val="000000"/>
                <w:sz w:val="20"/>
                <w:szCs w:val="20"/>
                <w:lang w:eastAsia="en-GB"/>
              </w:rPr>
            </w:pPr>
            <w:r>
              <w:rPr>
                <w:rFonts w:cs="Arial"/>
                <w:color w:val="000000"/>
                <w:sz w:val="20"/>
                <w:szCs w:val="20"/>
              </w:rPr>
              <w:t>-£</w:t>
            </w:r>
            <w:r w:rsidR="00B95977">
              <w:rPr>
                <w:rFonts w:cs="Arial"/>
                <w:color w:val="000000"/>
                <w:sz w:val="20"/>
                <w:szCs w:val="20"/>
              </w:rPr>
              <w:t>4,</w:t>
            </w:r>
            <w:r w:rsidR="00001E17">
              <w:rPr>
                <w:rFonts w:cs="Arial"/>
                <w:color w:val="000000"/>
                <w:sz w:val="20"/>
                <w:szCs w:val="20"/>
              </w:rPr>
              <w:t>322</w:t>
            </w:r>
          </w:p>
        </w:tc>
      </w:tr>
      <w:tr w:rsidRPr="00D54CA9" w:rsidR="00604DFA" w:rsidTr="7380FD5E" w14:paraId="7F640786" w14:textId="77777777">
        <w:trPr>
          <w:trHeight w:val="300"/>
          <w:jc w:val="center"/>
        </w:trPr>
        <w:tc>
          <w:tcPr>
            <w:tcW w:w="5105" w:type="dxa"/>
            <w:gridSpan w:val="2"/>
            <w:noWrap/>
            <w:hideMark/>
          </w:tcPr>
          <w:p w:rsidRPr="00D54CA9" w:rsidR="00604DFA" w:rsidP="00604DFA" w:rsidRDefault="00604DFA" w14:paraId="67B4BB6D" w14:textId="77777777">
            <w:pPr>
              <w:rPr>
                <w:rFonts w:cs="Arial"/>
                <w:b/>
                <w:bCs/>
                <w:color w:val="000000"/>
                <w:sz w:val="22"/>
                <w:szCs w:val="22"/>
                <w:lang w:eastAsia="en-GB"/>
              </w:rPr>
            </w:pPr>
            <w:r w:rsidRPr="00D54CA9">
              <w:rPr>
                <w:rFonts w:cs="Arial"/>
                <w:b/>
                <w:bCs/>
                <w:color w:val="000000"/>
                <w:sz w:val="22"/>
                <w:szCs w:val="22"/>
                <w:lang w:eastAsia="en-GB"/>
              </w:rPr>
              <w:t>Social benefits (total)</w:t>
            </w:r>
          </w:p>
        </w:tc>
        <w:tc>
          <w:tcPr>
            <w:tcW w:w="1551" w:type="dxa"/>
            <w:noWrap/>
            <w:vAlign w:val="center"/>
          </w:tcPr>
          <w:p w:rsidRPr="005D508A" w:rsidR="00604DFA" w:rsidP="00604DFA" w:rsidRDefault="00604DFA" w14:paraId="1B87215D" w14:textId="6AB24459">
            <w:pPr>
              <w:jc w:val="center"/>
              <w:rPr>
                <w:rFonts w:cs="Arial"/>
                <w:b/>
                <w:color w:val="000000"/>
                <w:sz w:val="20"/>
                <w:szCs w:val="20"/>
                <w:lang w:eastAsia="en-GB"/>
              </w:rPr>
            </w:pPr>
            <w:r w:rsidRPr="005D508A">
              <w:rPr>
                <w:rFonts w:cs="Arial"/>
                <w:b/>
                <w:color w:val="000000"/>
                <w:sz w:val="20"/>
                <w:szCs w:val="20"/>
              </w:rPr>
              <w:t>£</w:t>
            </w:r>
            <w:r w:rsidR="00D16BBD">
              <w:rPr>
                <w:rFonts w:cs="Arial"/>
                <w:b/>
                <w:color w:val="000000"/>
                <w:sz w:val="20"/>
                <w:szCs w:val="20"/>
              </w:rPr>
              <w:t>7,02</w:t>
            </w:r>
            <w:r w:rsidR="0008655F">
              <w:rPr>
                <w:rFonts w:cs="Arial"/>
                <w:b/>
                <w:color w:val="000000"/>
                <w:sz w:val="20"/>
                <w:szCs w:val="20"/>
              </w:rPr>
              <w:t>7</w:t>
            </w:r>
          </w:p>
        </w:tc>
        <w:tc>
          <w:tcPr>
            <w:tcW w:w="1551" w:type="dxa"/>
            <w:noWrap/>
            <w:vAlign w:val="center"/>
          </w:tcPr>
          <w:p w:rsidRPr="005D508A" w:rsidR="00604DFA" w:rsidP="00604DFA" w:rsidRDefault="00604DFA" w14:paraId="2A179B51" w14:textId="53F4F913">
            <w:pPr>
              <w:jc w:val="center"/>
              <w:rPr>
                <w:rFonts w:cs="Arial"/>
                <w:b/>
                <w:color w:val="000000"/>
                <w:sz w:val="20"/>
                <w:szCs w:val="20"/>
                <w:lang w:eastAsia="en-GB"/>
              </w:rPr>
            </w:pPr>
            <w:r w:rsidRPr="005D508A">
              <w:rPr>
                <w:rFonts w:cs="Arial"/>
                <w:b/>
                <w:color w:val="000000"/>
                <w:sz w:val="20"/>
                <w:szCs w:val="20"/>
              </w:rPr>
              <w:t>£</w:t>
            </w:r>
            <w:r w:rsidR="001556CE">
              <w:rPr>
                <w:rFonts w:cs="Arial"/>
                <w:b/>
                <w:color w:val="000000"/>
                <w:sz w:val="20"/>
                <w:szCs w:val="20"/>
              </w:rPr>
              <w:t>9,</w:t>
            </w:r>
            <w:r w:rsidR="00A823C6">
              <w:rPr>
                <w:rFonts w:cs="Arial"/>
                <w:b/>
                <w:color w:val="000000"/>
                <w:sz w:val="20"/>
                <w:szCs w:val="20"/>
              </w:rPr>
              <w:t>3</w:t>
            </w:r>
            <w:r w:rsidR="009D08AB">
              <w:rPr>
                <w:rFonts w:cs="Arial"/>
                <w:b/>
                <w:color w:val="000000"/>
                <w:sz w:val="20"/>
                <w:szCs w:val="20"/>
              </w:rPr>
              <w:t>65</w:t>
            </w:r>
          </w:p>
        </w:tc>
        <w:tc>
          <w:tcPr>
            <w:tcW w:w="1458" w:type="dxa"/>
            <w:noWrap/>
            <w:vAlign w:val="center"/>
          </w:tcPr>
          <w:p w:rsidRPr="005D508A" w:rsidR="00604DFA" w:rsidP="00604DFA" w:rsidRDefault="00604DFA" w14:paraId="66AE448C" w14:textId="78043992">
            <w:pPr>
              <w:jc w:val="center"/>
              <w:rPr>
                <w:rFonts w:cs="Arial"/>
                <w:b/>
                <w:color w:val="000000"/>
                <w:sz w:val="20"/>
                <w:szCs w:val="20"/>
                <w:lang w:eastAsia="en-GB"/>
              </w:rPr>
            </w:pPr>
            <w:r w:rsidRPr="005D508A">
              <w:rPr>
                <w:rFonts w:cs="Arial"/>
                <w:b/>
                <w:color w:val="000000"/>
                <w:sz w:val="20"/>
                <w:szCs w:val="20"/>
              </w:rPr>
              <w:t>£</w:t>
            </w:r>
            <w:r w:rsidR="00196C76">
              <w:rPr>
                <w:rFonts w:cs="Arial"/>
                <w:b/>
                <w:color w:val="000000"/>
                <w:sz w:val="20"/>
                <w:szCs w:val="20"/>
              </w:rPr>
              <w:t>4,75</w:t>
            </w:r>
            <w:r w:rsidR="00E938AE">
              <w:rPr>
                <w:rFonts w:cs="Arial"/>
                <w:b/>
                <w:color w:val="000000"/>
                <w:sz w:val="20"/>
                <w:szCs w:val="20"/>
              </w:rPr>
              <w:t>3</w:t>
            </w:r>
          </w:p>
        </w:tc>
        <w:tc>
          <w:tcPr>
            <w:tcW w:w="1551" w:type="dxa"/>
            <w:noWrap/>
            <w:vAlign w:val="center"/>
          </w:tcPr>
          <w:p w:rsidRPr="005D508A" w:rsidR="00604DFA" w:rsidP="00604DFA" w:rsidRDefault="00604DFA" w14:paraId="46888BB2" w14:textId="552196EA">
            <w:pPr>
              <w:jc w:val="center"/>
              <w:rPr>
                <w:rFonts w:cs="Arial"/>
                <w:b/>
                <w:color w:val="000000"/>
                <w:sz w:val="20"/>
                <w:szCs w:val="20"/>
                <w:lang w:eastAsia="en-GB"/>
              </w:rPr>
            </w:pPr>
            <w:r w:rsidRPr="005D508A">
              <w:rPr>
                <w:rFonts w:cs="Arial"/>
                <w:b/>
                <w:color w:val="000000"/>
                <w:sz w:val="20"/>
                <w:szCs w:val="20"/>
              </w:rPr>
              <w:t>£</w:t>
            </w:r>
            <w:r w:rsidR="00001E17">
              <w:rPr>
                <w:rFonts w:cs="Arial"/>
                <w:b/>
                <w:color w:val="000000"/>
                <w:sz w:val="20"/>
                <w:szCs w:val="20"/>
              </w:rPr>
              <w:t>7,12</w:t>
            </w:r>
            <w:r w:rsidR="00C50399">
              <w:rPr>
                <w:rFonts w:cs="Arial"/>
                <w:b/>
                <w:color w:val="000000"/>
                <w:sz w:val="20"/>
                <w:szCs w:val="20"/>
              </w:rPr>
              <w:t>9</w:t>
            </w:r>
          </w:p>
        </w:tc>
      </w:tr>
      <w:tr w:rsidRPr="00D54CA9" w:rsidR="00604DFA" w:rsidTr="7380FD5E" w14:paraId="0AE67D63" w14:textId="77777777">
        <w:trPr>
          <w:trHeight w:val="285"/>
          <w:jc w:val="center"/>
        </w:trPr>
        <w:tc>
          <w:tcPr>
            <w:tcW w:w="5105" w:type="dxa"/>
            <w:gridSpan w:val="2"/>
            <w:noWrap/>
            <w:hideMark/>
          </w:tcPr>
          <w:p w:rsidRPr="00D54CA9" w:rsidR="00604DFA" w:rsidP="00604DFA" w:rsidRDefault="00604DFA" w14:paraId="3B81940B" w14:textId="6947B31B">
            <w:pPr>
              <w:rPr>
                <w:rFonts w:cs="Arial"/>
                <w:color w:val="000000"/>
                <w:sz w:val="22"/>
                <w:szCs w:val="22"/>
                <w:lang w:eastAsia="en-GB"/>
              </w:rPr>
            </w:pPr>
            <w:r w:rsidRPr="00D54CA9">
              <w:rPr>
                <w:rFonts w:cs="Arial"/>
                <w:color w:val="000000"/>
                <w:sz w:val="22"/>
                <w:szCs w:val="22"/>
                <w:lang w:eastAsia="en-GB"/>
              </w:rPr>
              <w:t xml:space="preserve">Additional </w:t>
            </w:r>
            <w:r w:rsidR="00D97548">
              <w:rPr>
                <w:rFonts w:cs="Arial"/>
                <w:color w:val="000000"/>
                <w:sz w:val="22"/>
                <w:szCs w:val="22"/>
                <w:lang w:eastAsia="en-GB"/>
              </w:rPr>
              <w:t>local auth</w:t>
            </w:r>
            <w:r w:rsidRPr="00D54CA9">
              <w:rPr>
                <w:rFonts w:cs="Arial"/>
                <w:color w:val="000000"/>
                <w:sz w:val="22"/>
                <w:szCs w:val="22"/>
                <w:lang w:eastAsia="en-GB"/>
              </w:rPr>
              <w:t xml:space="preserve">orities net service costs (+)/savings (-) from changes in dry recycling, food waste and free garden waste collections for all HHs </w:t>
            </w:r>
          </w:p>
        </w:tc>
        <w:tc>
          <w:tcPr>
            <w:tcW w:w="1551" w:type="dxa"/>
            <w:noWrap/>
            <w:vAlign w:val="center"/>
          </w:tcPr>
          <w:p w:rsidRPr="005D508A" w:rsidR="00604DFA" w:rsidP="00604DFA" w:rsidRDefault="005E29B3" w14:paraId="75194747" w14:textId="27DB0292">
            <w:pPr>
              <w:jc w:val="center"/>
              <w:rPr>
                <w:rFonts w:cs="Arial"/>
                <w:color w:val="000000"/>
                <w:sz w:val="20"/>
                <w:szCs w:val="20"/>
                <w:lang w:eastAsia="en-GB"/>
              </w:rPr>
            </w:pPr>
            <w:r>
              <w:rPr>
                <w:rFonts w:cs="Arial"/>
                <w:color w:val="000000"/>
                <w:sz w:val="20"/>
                <w:szCs w:val="20"/>
              </w:rPr>
              <w:t>£</w:t>
            </w:r>
            <w:r w:rsidR="0008655F">
              <w:rPr>
                <w:rFonts w:cs="Arial"/>
                <w:color w:val="000000"/>
                <w:sz w:val="20"/>
                <w:szCs w:val="20"/>
              </w:rPr>
              <w:t>3,068</w:t>
            </w:r>
          </w:p>
        </w:tc>
        <w:tc>
          <w:tcPr>
            <w:tcW w:w="1551" w:type="dxa"/>
            <w:noWrap/>
            <w:vAlign w:val="center"/>
          </w:tcPr>
          <w:p w:rsidRPr="005D508A" w:rsidR="00604DFA" w:rsidP="00604DFA" w:rsidRDefault="005E29B3" w14:paraId="65D07477" w14:textId="169A7BA4">
            <w:pPr>
              <w:jc w:val="center"/>
              <w:rPr>
                <w:rFonts w:cs="Arial"/>
                <w:color w:val="000000"/>
                <w:sz w:val="20"/>
                <w:szCs w:val="20"/>
                <w:lang w:eastAsia="en-GB"/>
              </w:rPr>
            </w:pPr>
            <w:r>
              <w:rPr>
                <w:rFonts w:cs="Arial"/>
                <w:color w:val="000000"/>
                <w:sz w:val="20"/>
                <w:szCs w:val="20"/>
              </w:rPr>
              <w:t>£</w:t>
            </w:r>
            <w:r w:rsidR="009D08AB">
              <w:rPr>
                <w:rFonts w:cs="Arial"/>
                <w:color w:val="000000"/>
                <w:sz w:val="20"/>
                <w:szCs w:val="20"/>
              </w:rPr>
              <w:t>3,068</w:t>
            </w:r>
          </w:p>
        </w:tc>
        <w:tc>
          <w:tcPr>
            <w:tcW w:w="1458" w:type="dxa"/>
            <w:noWrap/>
            <w:vAlign w:val="center"/>
          </w:tcPr>
          <w:p w:rsidRPr="005D508A" w:rsidR="00604DFA" w:rsidP="00604DFA" w:rsidRDefault="0045512E" w14:paraId="0910D4DF" w14:textId="101DD5B2">
            <w:pPr>
              <w:jc w:val="center"/>
              <w:rPr>
                <w:rFonts w:cs="Arial"/>
                <w:color w:val="000000"/>
                <w:sz w:val="20"/>
                <w:szCs w:val="20"/>
                <w:lang w:eastAsia="en-GB"/>
              </w:rPr>
            </w:pPr>
            <w:r>
              <w:rPr>
                <w:rFonts w:cs="Arial"/>
                <w:color w:val="000000"/>
                <w:sz w:val="20"/>
                <w:szCs w:val="20"/>
              </w:rPr>
              <w:t>-£</w:t>
            </w:r>
            <w:r w:rsidR="003A01E4">
              <w:rPr>
                <w:rFonts w:cs="Arial"/>
                <w:color w:val="000000"/>
                <w:sz w:val="20"/>
                <w:szCs w:val="20"/>
              </w:rPr>
              <w:t>27</w:t>
            </w:r>
          </w:p>
        </w:tc>
        <w:tc>
          <w:tcPr>
            <w:tcW w:w="1551" w:type="dxa"/>
            <w:noWrap/>
            <w:vAlign w:val="center"/>
          </w:tcPr>
          <w:p w:rsidRPr="005D508A" w:rsidR="00604DFA" w:rsidP="00604DFA" w:rsidRDefault="0045512E" w14:paraId="65C3281B" w14:textId="67C0A598">
            <w:pPr>
              <w:jc w:val="center"/>
              <w:rPr>
                <w:rFonts w:cs="Arial"/>
                <w:color w:val="000000"/>
                <w:sz w:val="20"/>
                <w:szCs w:val="20"/>
                <w:lang w:eastAsia="en-GB"/>
              </w:rPr>
            </w:pPr>
            <w:r>
              <w:rPr>
                <w:rFonts w:cs="Arial"/>
                <w:color w:val="000000"/>
                <w:sz w:val="20"/>
                <w:szCs w:val="20"/>
              </w:rPr>
              <w:t>-£</w:t>
            </w:r>
            <w:r w:rsidR="003A01E4">
              <w:rPr>
                <w:rFonts w:cs="Arial"/>
                <w:color w:val="000000"/>
                <w:sz w:val="20"/>
                <w:szCs w:val="20"/>
              </w:rPr>
              <w:t>27</w:t>
            </w:r>
          </w:p>
        </w:tc>
      </w:tr>
      <w:tr w:rsidRPr="00D54CA9" w:rsidR="006D3899" w:rsidTr="7380FD5E" w14:paraId="44CFA9C4" w14:textId="77777777">
        <w:trPr>
          <w:trHeight w:val="285"/>
          <w:jc w:val="center"/>
        </w:trPr>
        <w:tc>
          <w:tcPr>
            <w:tcW w:w="1123" w:type="dxa"/>
            <w:vMerge w:val="restart"/>
            <w:noWrap/>
            <w:hideMark/>
          </w:tcPr>
          <w:p w:rsidRPr="00D54CA9" w:rsidR="006D3899" w:rsidP="00604DFA" w:rsidRDefault="006D3899" w14:paraId="4764EFD1" w14:textId="77777777">
            <w:pPr>
              <w:jc w:val="center"/>
              <w:rPr>
                <w:rFonts w:cs="Arial"/>
                <w:color w:val="000000"/>
                <w:sz w:val="22"/>
                <w:szCs w:val="22"/>
                <w:lang w:eastAsia="en-GB"/>
              </w:rPr>
            </w:pPr>
          </w:p>
        </w:tc>
        <w:tc>
          <w:tcPr>
            <w:tcW w:w="3982" w:type="dxa"/>
            <w:noWrap/>
            <w:hideMark/>
          </w:tcPr>
          <w:p w:rsidRPr="00D54CA9" w:rsidR="006D3899" w:rsidP="00604DFA" w:rsidRDefault="006D3899" w14:paraId="06510F41" w14:textId="77777777">
            <w:pPr>
              <w:rPr>
                <w:rFonts w:cs="Arial"/>
                <w:color w:val="000000"/>
                <w:sz w:val="22"/>
                <w:szCs w:val="22"/>
                <w:lang w:eastAsia="en-GB"/>
              </w:rPr>
            </w:pPr>
            <w:r w:rsidRPr="00D54CA9">
              <w:rPr>
                <w:rFonts w:cs="Arial"/>
                <w:color w:val="000000"/>
                <w:sz w:val="22"/>
                <w:szCs w:val="22"/>
                <w:lang w:eastAsia="en-GB"/>
              </w:rPr>
              <w:t>Transition costs</w:t>
            </w:r>
          </w:p>
        </w:tc>
        <w:tc>
          <w:tcPr>
            <w:tcW w:w="1551" w:type="dxa"/>
            <w:noWrap/>
            <w:vAlign w:val="center"/>
          </w:tcPr>
          <w:p w:rsidRPr="005D508A" w:rsidR="006D3899" w:rsidP="00604DFA" w:rsidRDefault="006D3899" w14:paraId="6EC2DA6C" w14:textId="4E9914D0">
            <w:pPr>
              <w:jc w:val="center"/>
              <w:rPr>
                <w:rFonts w:cs="Arial"/>
                <w:color w:val="000000"/>
                <w:sz w:val="20"/>
                <w:szCs w:val="20"/>
                <w:lang w:eastAsia="en-GB"/>
              </w:rPr>
            </w:pPr>
            <w:r>
              <w:rPr>
                <w:rFonts w:cs="Arial"/>
                <w:color w:val="000000"/>
                <w:sz w:val="20"/>
                <w:szCs w:val="20"/>
              </w:rPr>
              <w:t>£998</w:t>
            </w:r>
          </w:p>
        </w:tc>
        <w:tc>
          <w:tcPr>
            <w:tcW w:w="1551" w:type="dxa"/>
            <w:noWrap/>
            <w:vAlign w:val="center"/>
          </w:tcPr>
          <w:p w:rsidRPr="005D508A" w:rsidR="006D3899" w:rsidP="00604DFA" w:rsidRDefault="006D3899" w14:paraId="444248B6" w14:textId="61C04B93">
            <w:pPr>
              <w:jc w:val="center"/>
              <w:rPr>
                <w:rFonts w:cs="Arial"/>
                <w:color w:val="000000"/>
                <w:sz w:val="20"/>
                <w:szCs w:val="20"/>
                <w:lang w:eastAsia="en-GB"/>
              </w:rPr>
            </w:pPr>
            <w:r>
              <w:rPr>
                <w:rFonts w:cs="Arial"/>
                <w:color w:val="000000"/>
                <w:sz w:val="20"/>
                <w:szCs w:val="20"/>
              </w:rPr>
              <w:t>£998</w:t>
            </w:r>
          </w:p>
        </w:tc>
        <w:tc>
          <w:tcPr>
            <w:tcW w:w="1458" w:type="dxa"/>
            <w:noWrap/>
            <w:vAlign w:val="center"/>
          </w:tcPr>
          <w:p w:rsidRPr="005D508A" w:rsidR="006D3899" w:rsidP="00604DFA" w:rsidRDefault="006D3899" w14:paraId="3DEC421D" w14:textId="29202257">
            <w:pPr>
              <w:jc w:val="center"/>
              <w:rPr>
                <w:rFonts w:cs="Arial"/>
                <w:color w:val="000000"/>
                <w:sz w:val="20"/>
                <w:szCs w:val="20"/>
                <w:lang w:eastAsia="en-GB"/>
              </w:rPr>
            </w:pPr>
            <w:r>
              <w:rPr>
                <w:rFonts w:cs="Arial"/>
                <w:color w:val="000000"/>
                <w:sz w:val="20"/>
                <w:szCs w:val="20"/>
              </w:rPr>
              <w:t>£722</w:t>
            </w:r>
          </w:p>
        </w:tc>
        <w:tc>
          <w:tcPr>
            <w:tcW w:w="1551" w:type="dxa"/>
            <w:noWrap/>
            <w:vAlign w:val="center"/>
          </w:tcPr>
          <w:p w:rsidRPr="005D508A" w:rsidR="006D3899" w:rsidP="00604DFA" w:rsidRDefault="006D3899" w14:paraId="2BB11DC4" w14:textId="50D23893">
            <w:pPr>
              <w:jc w:val="center"/>
              <w:rPr>
                <w:rFonts w:cs="Arial"/>
                <w:color w:val="000000"/>
                <w:sz w:val="20"/>
                <w:szCs w:val="20"/>
                <w:lang w:eastAsia="en-GB"/>
              </w:rPr>
            </w:pPr>
            <w:r>
              <w:rPr>
                <w:rFonts w:cs="Arial"/>
                <w:color w:val="000000"/>
                <w:sz w:val="20"/>
                <w:szCs w:val="20"/>
              </w:rPr>
              <w:t>£722</w:t>
            </w:r>
          </w:p>
        </w:tc>
      </w:tr>
      <w:tr w:rsidRPr="00D54CA9" w:rsidR="006D3899" w:rsidTr="7380FD5E" w14:paraId="6B267997" w14:textId="77777777">
        <w:trPr>
          <w:trHeight w:val="285"/>
          <w:jc w:val="center"/>
        </w:trPr>
        <w:tc>
          <w:tcPr>
            <w:tcW w:w="1123" w:type="dxa"/>
            <w:vMerge/>
            <w:noWrap/>
            <w:hideMark/>
          </w:tcPr>
          <w:p w:rsidRPr="00D54CA9" w:rsidR="006D3899" w:rsidP="00604DFA" w:rsidRDefault="006D3899" w14:paraId="6DB09B91" w14:textId="77777777">
            <w:pPr>
              <w:jc w:val="center"/>
              <w:rPr>
                <w:rFonts w:cs="Arial"/>
                <w:color w:val="000000"/>
                <w:sz w:val="22"/>
                <w:szCs w:val="22"/>
                <w:lang w:eastAsia="en-GB"/>
              </w:rPr>
            </w:pPr>
          </w:p>
        </w:tc>
        <w:tc>
          <w:tcPr>
            <w:tcW w:w="3982" w:type="dxa"/>
            <w:noWrap/>
            <w:hideMark/>
          </w:tcPr>
          <w:p w:rsidRPr="00D54CA9" w:rsidR="006D3899" w:rsidP="00604DFA" w:rsidRDefault="006D3899" w14:paraId="2B4D01F0" w14:textId="77777777">
            <w:pPr>
              <w:rPr>
                <w:rFonts w:cs="Arial"/>
                <w:sz w:val="22"/>
                <w:szCs w:val="22"/>
                <w:lang w:eastAsia="en-GB"/>
              </w:rPr>
            </w:pPr>
            <w:r w:rsidRPr="00D54CA9">
              <w:rPr>
                <w:rFonts w:cs="Arial"/>
                <w:sz w:val="22"/>
                <w:szCs w:val="22"/>
                <w:lang w:eastAsia="en-GB"/>
              </w:rPr>
              <w:t>Savings and on-going costs</w:t>
            </w:r>
          </w:p>
        </w:tc>
        <w:tc>
          <w:tcPr>
            <w:tcW w:w="1551" w:type="dxa"/>
            <w:noWrap/>
            <w:vAlign w:val="center"/>
          </w:tcPr>
          <w:p w:rsidRPr="005D508A" w:rsidR="006D3899" w:rsidP="00604DFA" w:rsidRDefault="006D3899" w14:paraId="44501C32" w14:textId="10A4E553">
            <w:pPr>
              <w:jc w:val="center"/>
              <w:rPr>
                <w:rFonts w:cs="Arial"/>
                <w:sz w:val="20"/>
                <w:szCs w:val="20"/>
                <w:lang w:eastAsia="en-GB"/>
              </w:rPr>
            </w:pPr>
            <w:r>
              <w:rPr>
                <w:rFonts w:cs="Arial"/>
                <w:sz w:val="20"/>
                <w:szCs w:val="20"/>
              </w:rPr>
              <w:t>£2,070</w:t>
            </w:r>
          </w:p>
        </w:tc>
        <w:tc>
          <w:tcPr>
            <w:tcW w:w="1551" w:type="dxa"/>
            <w:noWrap/>
            <w:vAlign w:val="center"/>
          </w:tcPr>
          <w:p w:rsidRPr="005D508A" w:rsidR="006D3899" w:rsidP="00604DFA" w:rsidRDefault="006D3899" w14:paraId="505672FE" w14:textId="59BC223E">
            <w:pPr>
              <w:jc w:val="center"/>
              <w:rPr>
                <w:rFonts w:cs="Arial"/>
                <w:sz w:val="20"/>
                <w:szCs w:val="20"/>
                <w:lang w:eastAsia="en-GB"/>
              </w:rPr>
            </w:pPr>
            <w:r>
              <w:rPr>
                <w:rFonts w:cs="Arial"/>
                <w:sz w:val="20"/>
                <w:szCs w:val="20"/>
              </w:rPr>
              <w:t>£2,070</w:t>
            </w:r>
          </w:p>
        </w:tc>
        <w:tc>
          <w:tcPr>
            <w:tcW w:w="1458" w:type="dxa"/>
            <w:noWrap/>
            <w:vAlign w:val="center"/>
          </w:tcPr>
          <w:p w:rsidRPr="005D508A" w:rsidR="006D3899" w:rsidP="00604DFA" w:rsidRDefault="006D3899" w14:paraId="1F866965" w14:textId="75DDE9F8">
            <w:pPr>
              <w:jc w:val="center"/>
              <w:rPr>
                <w:rFonts w:cs="Arial"/>
                <w:sz w:val="20"/>
                <w:szCs w:val="20"/>
                <w:lang w:eastAsia="en-GB"/>
              </w:rPr>
            </w:pPr>
            <w:r>
              <w:rPr>
                <w:rFonts w:cs="Arial"/>
                <w:sz w:val="20"/>
                <w:szCs w:val="20"/>
              </w:rPr>
              <w:t>-£748</w:t>
            </w:r>
          </w:p>
        </w:tc>
        <w:tc>
          <w:tcPr>
            <w:tcW w:w="1551" w:type="dxa"/>
            <w:noWrap/>
            <w:vAlign w:val="center"/>
          </w:tcPr>
          <w:p w:rsidRPr="005D508A" w:rsidR="006D3899" w:rsidP="00604DFA" w:rsidRDefault="006D3899" w14:paraId="0286097C" w14:textId="22E8C9B9">
            <w:pPr>
              <w:jc w:val="center"/>
              <w:rPr>
                <w:rFonts w:cs="Arial"/>
                <w:sz w:val="20"/>
                <w:szCs w:val="20"/>
                <w:lang w:eastAsia="en-GB"/>
              </w:rPr>
            </w:pPr>
            <w:r>
              <w:rPr>
                <w:rFonts w:cs="Arial"/>
                <w:sz w:val="20"/>
                <w:szCs w:val="20"/>
              </w:rPr>
              <w:t>-£748</w:t>
            </w:r>
          </w:p>
        </w:tc>
      </w:tr>
      <w:tr w:rsidRPr="00D54CA9" w:rsidR="006D3899" w:rsidTr="7380FD5E" w14:paraId="4DFEEE21" w14:textId="77777777">
        <w:trPr>
          <w:trHeight w:val="285"/>
          <w:jc w:val="center"/>
        </w:trPr>
        <w:tc>
          <w:tcPr>
            <w:tcW w:w="1123" w:type="dxa"/>
            <w:vMerge/>
            <w:noWrap/>
          </w:tcPr>
          <w:p w:rsidRPr="00D54CA9" w:rsidR="006D3899" w:rsidP="00604DFA" w:rsidRDefault="006D3899" w14:paraId="23666FC7" w14:textId="77777777">
            <w:pPr>
              <w:jc w:val="center"/>
              <w:rPr>
                <w:rFonts w:cs="Arial"/>
                <w:color w:val="000000"/>
                <w:sz w:val="22"/>
                <w:szCs w:val="22"/>
                <w:lang w:eastAsia="en-GB"/>
              </w:rPr>
            </w:pPr>
          </w:p>
        </w:tc>
        <w:tc>
          <w:tcPr>
            <w:tcW w:w="3982" w:type="dxa"/>
            <w:noWrap/>
          </w:tcPr>
          <w:p w:rsidRPr="00D54CA9" w:rsidR="006D3899" w:rsidP="00604DFA" w:rsidRDefault="006D3899" w14:paraId="2BDAFC36" w14:textId="3DF24003">
            <w:pPr>
              <w:rPr>
                <w:rFonts w:cs="Arial"/>
                <w:sz w:val="22"/>
                <w:szCs w:val="22"/>
                <w:lang w:eastAsia="en-GB"/>
              </w:rPr>
            </w:pPr>
            <w:r>
              <w:rPr>
                <w:rFonts w:cs="Arial"/>
                <w:sz w:val="22"/>
                <w:szCs w:val="22"/>
                <w:lang w:eastAsia="en-GB"/>
              </w:rPr>
              <w:t>Written assessment costs</w:t>
            </w:r>
          </w:p>
        </w:tc>
        <w:tc>
          <w:tcPr>
            <w:tcW w:w="1551" w:type="dxa"/>
            <w:noWrap/>
            <w:vAlign w:val="center"/>
          </w:tcPr>
          <w:p w:rsidR="006D3899" w:rsidP="00604DFA" w:rsidRDefault="006D3899" w14:paraId="0B0A7212" w14:textId="3DCBB3BE">
            <w:pPr>
              <w:jc w:val="center"/>
              <w:rPr>
                <w:rFonts w:cs="Arial"/>
                <w:sz w:val="20"/>
                <w:szCs w:val="20"/>
              </w:rPr>
            </w:pPr>
            <w:r>
              <w:rPr>
                <w:rFonts w:cs="Arial"/>
                <w:sz w:val="20"/>
                <w:szCs w:val="20"/>
              </w:rPr>
              <w:t>£0</w:t>
            </w:r>
          </w:p>
        </w:tc>
        <w:tc>
          <w:tcPr>
            <w:tcW w:w="1551" w:type="dxa"/>
            <w:noWrap/>
            <w:vAlign w:val="center"/>
          </w:tcPr>
          <w:p w:rsidR="006D3899" w:rsidP="00604DFA" w:rsidRDefault="006D3899" w14:paraId="2AC6D6D6" w14:textId="3E47CCA5">
            <w:pPr>
              <w:jc w:val="center"/>
              <w:rPr>
                <w:rFonts w:cs="Arial"/>
                <w:sz w:val="20"/>
                <w:szCs w:val="20"/>
              </w:rPr>
            </w:pPr>
            <w:r>
              <w:rPr>
                <w:rFonts w:cs="Arial"/>
                <w:sz w:val="20"/>
                <w:szCs w:val="20"/>
              </w:rPr>
              <w:t>£0</w:t>
            </w:r>
          </w:p>
        </w:tc>
        <w:tc>
          <w:tcPr>
            <w:tcW w:w="1458" w:type="dxa"/>
            <w:noWrap/>
            <w:vAlign w:val="center"/>
          </w:tcPr>
          <w:p w:rsidR="006D3899" w:rsidP="00604DFA" w:rsidRDefault="006D3899" w14:paraId="292C8F5C" w14:textId="06280CDF">
            <w:pPr>
              <w:jc w:val="center"/>
              <w:rPr>
                <w:rFonts w:cs="Arial"/>
                <w:sz w:val="20"/>
                <w:szCs w:val="20"/>
              </w:rPr>
            </w:pPr>
            <w:r>
              <w:rPr>
                <w:rFonts w:cs="Arial"/>
                <w:sz w:val="20"/>
                <w:szCs w:val="20"/>
              </w:rPr>
              <w:t>£0</w:t>
            </w:r>
          </w:p>
        </w:tc>
        <w:tc>
          <w:tcPr>
            <w:tcW w:w="1551" w:type="dxa"/>
            <w:noWrap/>
            <w:vAlign w:val="center"/>
          </w:tcPr>
          <w:p w:rsidR="006D3899" w:rsidP="00604DFA" w:rsidRDefault="006D3899" w14:paraId="2D847811" w14:textId="5CE6FD4F">
            <w:pPr>
              <w:jc w:val="center"/>
              <w:rPr>
                <w:rFonts w:cs="Arial"/>
                <w:sz w:val="20"/>
                <w:szCs w:val="20"/>
              </w:rPr>
            </w:pPr>
            <w:r>
              <w:rPr>
                <w:rFonts w:cs="Arial"/>
                <w:sz w:val="20"/>
                <w:szCs w:val="20"/>
              </w:rPr>
              <w:t>£0</w:t>
            </w:r>
          </w:p>
        </w:tc>
      </w:tr>
      <w:tr w:rsidRPr="00D54CA9" w:rsidR="00604DFA" w:rsidTr="7380FD5E" w14:paraId="18C1C29A" w14:textId="77777777">
        <w:trPr>
          <w:trHeight w:val="285"/>
          <w:jc w:val="center"/>
        </w:trPr>
        <w:tc>
          <w:tcPr>
            <w:tcW w:w="5105" w:type="dxa"/>
            <w:gridSpan w:val="2"/>
            <w:noWrap/>
            <w:hideMark/>
          </w:tcPr>
          <w:p w:rsidRPr="00D54CA9" w:rsidR="00604DFA" w:rsidP="00604DFA" w:rsidRDefault="00604DFA" w14:paraId="27DB9DD0" w14:textId="77777777">
            <w:pPr>
              <w:rPr>
                <w:rFonts w:cs="Arial"/>
                <w:color w:val="000000"/>
                <w:sz w:val="22"/>
                <w:szCs w:val="22"/>
                <w:lang w:eastAsia="en-GB"/>
              </w:rPr>
            </w:pPr>
            <w:r w:rsidRPr="00D54CA9">
              <w:rPr>
                <w:rFonts w:cs="Arial"/>
                <w:color w:val="000000"/>
                <w:sz w:val="22"/>
                <w:szCs w:val="22"/>
                <w:lang w:eastAsia="en-GB"/>
              </w:rPr>
              <w:t xml:space="preserve">Net cost to NHM businesses under increased recycling collections </w:t>
            </w:r>
          </w:p>
        </w:tc>
        <w:tc>
          <w:tcPr>
            <w:tcW w:w="1551" w:type="dxa"/>
            <w:noWrap/>
            <w:vAlign w:val="center"/>
          </w:tcPr>
          <w:p w:rsidRPr="005D508A" w:rsidR="00604DFA" w:rsidP="00604DFA" w:rsidRDefault="005E29B3" w14:paraId="2F420A82" w14:textId="3A1F3DAA">
            <w:pPr>
              <w:jc w:val="center"/>
              <w:rPr>
                <w:rFonts w:cs="Arial"/>
                <w:color w:val="000000"/>
                <w:sz w:val="20"/>
                <w:szCs w:val="20"/>
                <w:lang w:eastAsia="en-GB"/>
              </w:rPr>
            </w:pPr>
            <w:r>
              <w:rPr>
                <w:rFonts w:cs="Arial"/>
                <w:color w:val="000000"/>
                <w:sz w:val="20"/>
                <w:szCs w:val="20"/>
              </w:rPr>
              <w:t>-£</w:t>
            </w:r>
            <w:r w:rsidR="00D066DC">
              <w:rPr>
                <w:rFonts w:cs="Arial"/>
                <w:color w:val="000000"/>
                <w:sz w:val="20"/>
                <w:szCs w:val="20"/>
              </w:rPr>
              <w:t>377</w:t>
            </w:r>
          </w:p>
        </w:tc>
        <w:tc>
          <w:tcPr>
            <w:tcW w:w="1551" w:type="dxa"/>
            <w:noWrap/>
            <w:vAlign w:val="center"/>
          </w:tcPr>
          <w:p w:rsidRPr="005D508A" w:rsidR="00604DFA" w:rsidP="00604DFA" w:rsidRDefault="005E29B3" w14:paraId="1399DDD1" w14:textId="5B8D62BF">
            <w:pPr>
              <w:jc w:val="center"/>
              <w:rPr>
                <w:rFonts w:cs="Arial"/>
                <w:color w:val="000000"/>
                <w:sz w:val="20"/>
                <w:szCs w:val="20"/>
                <w:lang w:eastAsia="en-GB"/>
              </w:rPr>
            </w:pPr>
            <w:r>
              <w:rPr>
                <w:rFonts w:cs="Arial"/>
                <w:color w:val="000000"/>
                <w:sz w:val="20"/>
                <w:szCs w:val="20"/>
              </w:rPr>
              <w:t>£</w:t>
            </w:r>
            <w:r w:rsidR="004617EA">
              <w:rPr>
                <w:rFonts w:cs="Arial"/>
                <w:color w:val="000000"/>
                <w:sz w:val="20"/>
                <w:szCs w:val="20"/>
              </w:rPr>
              <w:t>2,825</w:t>
            </w:r>
          </w:p>
        </w:tc>
        <w:tc>
          <w:tcPr>
            <w:tcW w:w="1458" w:type="dxa"/>
            <w:noWrap/>
            <w:vAlign w:val="center"/>
          </w:tcPr>
          <w:p w:rsidRPr="005D508A" w:rsidR="00604DFA" w:rsidP="00604DFA" w:rsidRDefault="005E29B3" w14:paraId="10DF646F" w14:textId="032AA1BA">
            <w:pPr>
              <w:jc w:val="center"/>
              <w:rPr>
                <w:rFonts w:cs="Arial"/>
                <w:color w:val="000000"/>
                <w:sz w:val="20"/>
                <w:szCs w:val="20"/>
                <w:lang w:eastAsia="en-GB"/>
              </w:rPr>
            </w:pPr>
            <w:r>
              <w:rPr>
                <w:rFonts w:cs="Arial"/>
                <w:color w:val="000000"/>
                <w:sz w:val="20"/>
                <w:szCs w:val="20"/>
              </w:rPr>
              <w:t>-£</w:t>
            </w:r>
            <w:r w:rsidR="009D08AB">
              <w:rPr>
                <w:rFonts w:cs="Arial"/>
                <w:color w:val="000000"/>
                <w:sz w:val="20"/>
                <w:szCs w:val="20"/>
              </w:rPr>
              <w:t>377</w:t>
            </w:r>
          </w:p>
        </w:tc>
        <w:tc>
          <w:tcPr>
            <w:tcW w:w="1551" w:type="dxa"/>
            <w:noWrap/>
            <w:vAlign w:val="center"/>
          </w:tcPr>
          <w:p w:rsidRPr="005D508A" w:rsidR="00604DFA" w:rsidP="00604DFA" w:rsidRDefault="005E29B3" w14:paraId="651CB111" w14:textId="158B1CA3">
            <w:pPr>
              <w:jc w:val="center"/>
              <w:rPr>
                <w:rFonts w:cs="Arial"/>
                <w:color w:val="000000"/>
                <w:sz w:val="20"/>
                <w:szCs w:val="20"/>
                <w:lang w:eastAsia="en-GB"/>
              </w:rPr>
            </w:pPr>
            <w:r>
              <w:rPr>
                <w:rFonts w:cs="Arial"/>
                <w:color w:val="000000"/>
                <w:sz w:val="20"/>
                <w:szCs w:val="20"/>
              </w:rPr>
              <w:t>£</w:t>
            </w:r>
            <w:r w:rsidR="004617EA">
              <w:rPr>
                <w:rFonts w:cs="Arial"/>
                <w:color w:val="000000"/>
                <w:sz w:val="20"/>
                <w:szCs w:val="20"/>
              </w:rPr>
              <w:t>2,825</w:t>
            </w:r>
          </w:p>
        </w:tc>
      </w:tr>
      <w:tr w:rsidRPr="00D54CA9" w:rsidR="006D3899" w:rsidTr="7380FD5E" w14:paraId="4ACE98BD" w14:textId="77777777">
        <w:trPr>
          <w:trHeight w:val="285"/>
          <w:jc w:val="center"/>
        </w:trPr>
        <w:tc>
          <w:tcPr>
            <w:tcW w:w="1123" w:type="dxa"/>
            <w:vMerge w:val="restart"/>
            <w:noWrap/>
            <w:hideMark/>
          </w:tcPr>
          <w:p w:rsidRPr="00D54CA9" w:rsidR="006D3899" w:rsidP="00604DFA" w:rsidRDefault="006D3899" w14:paraId="5C535739" w14:textId="77777777">
            <w:pPr>
              <w:jc w:val="center"/>
              <w:rPr>
                <w:rFonts w:cs="Arial"/>
                <w:color w:val="000000"/>
                <w:sz w:val="22"/>
                <w:szCs w:val="22"/>
                <w:lang w:eastAsia="en-GB"/>
              </w:rPr>
            </w:pPr>
          </w:p>
        </w:tc>
        <w:tc>
          <w:tcPr>
            <w:tcW w:w="3982" w:type="dxa"/>
            <w:noWrap/>
            <w:hideMark/>
          </w:tcPr>
          <w:p w:rsidRPr="00D54CA9" w:rsidR="006D3899" w:rsidP="00604DFA" w:rsidRDefault="006D3899" w14:paraId="04461847" w14:textId="1B6945C0">
            <w:pPr>
              <w:rPr>
                <w:rFonts w:cs="Arial"/>
                <w:color w:val="000000"/>
                <w:sz w:val="22"/>
                <w:szCs w:val="22"/>
                <w:lang w:eastAsia="en-GB"/>
              </w:rPr>
            </w:pPr>
            <w:r w:rsidRPr="00D54CA9">
              <w:rPr>
                <w:rFonts w:cs="Arial"/>
                <w:color w:val="000000"/>
                <w:sz w:val="22"/>
                <w:szCs w:val="22"/>
                <w:lang w:eastAsia="en-GB"/>
              </w:rPr>
              <w:t>Waste management cost</w:t>
            </w:r>
            <w:r>
              <w:rPr>
                <w:rFonts w:cs="Arial"/>
                <w:color w:val="000000"/>
                <w:sz w:val="22"/>
                <w:szCs w:val="22"/>
                <w:lang w:eastAsia="en-GB"/>
              </w:rPr>
              <w:t xml:space="preserve"> with DRS effect</w:t>
            </w:r>
          </w:p>
        </w:tc>
        <w:tc>
          <w:tcPr>
            <w:tcW w:w="1551" w:type="dxa"/>
            <w:noWrap/>
            <w:vAlign w:val="center"/>
          </w:tcPr>
          <w:p w:rsidRPr="005D508A" w:rsidR="006D3899" w:rsidP="00604DFA" w:rsidRDefault="006D3899" w14:paraId="101E04DB" w14:textId="14D6584F">
            <w:pPr>
              <w:jc w:val="center"/>
              <w:rPr>
                <w:rFonts w:cs="Arial"/>
                <w:color w:val="000000"/>
                <w:sz w:val="20"/>
                <w:szCs w:val="20"/>
                <w:lang w:eastAsia="en-GB"/>
              </w:rPr>
            </w:pPr>
            <w:r>
              <w:rPr>
                <w:rFonts w:cs="Arial"/>
                <w:color w:val="000000"/>
                <w:sz w:val="20"/>
                <w:szCs w:val="20"/>
              </w:rPr>
              <w:t>-£509</w:t>
            </w:r>
          </w:p>
        </w:tc>
        <w:tc>
          <w:tcPr>
            <w:tcW w:w="1551" w:type="dxa"/>
            <w:noWrap/>
            <w:vAlign w:val="center"/>
          </w:tcPr>
          <w:p w:rsidRPr="005D508A" w:rsidR="006D3899" w:rsidP="00604DFA" w:rsidRDefault="006D3899" w14:paraId="6AAD0DB6" w14:textId="7E0696ED">
            <w:pPr>
              <w:jc w:val="center"/>
              <w:rPr>
                <w:rFonts w:cs="Arial"/>
                <w:color w:val="000000"/>
                <w:sz w:val="20"/>
                <w:szCs w:val="20"/>
                <w:lang w:eastAsia="en-GB"/>
              </w:rPr>
            </w:pPr>
            <w:r>
              <w:rPr>
                <w:rFonts w:cs="Arial"/>
                <w:color w:val="000000"/>
                <w:sz w:val="20"/>
                <w:szCs w:val="20"/>
              </w:rPr>
              <w:t>£2,471</w:t>
            </w:r>
          </w:p>
        </w:tc>
        <w:tc>
          <w:tcPr>
            <w:tcW w:w="1458" w:type="dxa"/>
            <w:noWrap/>
            <w:vAlign w:val="center"/>
          </w:tcPr>
          <w:p w:rsidRPr="005D508A" w:rsidR="006D3899" w:rsidP="00604DFA" w:rsidRDefault="006D3899" w14:paraId="0BF3FC40" w14:textId="69CF8EFE">
            <w:pPr>
              <w:jc w:val="center"/>
              <w:rPr>
                <w:rFonts w:cs="Arial"/>
                <w:color w:val="000000"/>
                <w:sz w:val="20"/>
                <w:szCs w:val="20"/>
                <w:lang w:eastAsia="en-GB"/>
              </w:rPr>
            </w:pPr>
            <w:r>
              <w:rPr>
                <w:rFonts w:cs="Arial"/>
                <w:color w:val="000000"/>
                <w:sz w:val="20"/>
                <w:szCs w:val="20"/>
              </w:rPr>
              <w:t>-£509</w:t>
            </w:r>
          </w:p>
        </w:tc>
        <w:tc>
          <w:tcPr>
            <w:tcW w:w="1551" w:type="dxa"/>
            <w:noWrap/>
            <w:vAlign w:val="center"/>
          </w:tcPr>
          <w:p w:rsidRPr="005D508A" w:rsidR="006D3899" w:rsidP="00604DFA" w:rsidRDefault="006D3899" w14:paraId="2A20E3C4" w14:textId="5AAD9684">
            <w:pPr>
              <w:jc w:val="center"/>
              <w:rPr>
                <w:rFonts w:cs="Arial"/>
                <w:color w:val="000000"/>
                <w:sz w:val="20"/>
                <w:szCs w:val="20"/>
                <w:lang w:eastAsia="en-GB"/>
              </w:rPr>
            </w:pPr>
            <w:r>
              <w:rPr>
                <w:rFonts w:cs="Arial"/>
                <w:color w:val="000000"/>
                <w:sz w:val="20"/>
                <w:szCs w:val="20"/>
              </w:rPr>
              <w:t>£2,471</w:t>
            </w:r>
          </w:p>
        </w:tc>
      </w:tr>
      <w:tr w:rsidRPr="00D54CA9" w:rsidR="006D3899" w:rsidTr="7380FD5E" w14:paraId="6617B9EE" w14:textId="77777777">
        <w:trPr>
          <w:trHeight w:val="285"/>
          <w:jc w:val="center"/>
        </w:trPr>
        <w:tc>
          <w:tcPr>
            <w:tcW w:w="1123" w:type="dxa"/>
            <w:vMerge/>
            <w:noWrap/>
            <w:hideMark/>
          </w:tcPr>
          <w:p w:rsidRPr="00D54CA9" w:rsidR="006D3899" w:rsidP="00604DFA" w:rsidRDefault="006D3899" w14:paraId="5F551E07" w14:textId="77777777">
            <w:pPr>
              <w:jc w:val="center"/>
              <w:rPr>
                <w:rFonts w:cs="Arial"/>
                <w:color w:val="000000"/>
                <w:sz w:val="22"/>
                <w:szCs w:val="22"/>
                <w:lang w:eastAsia="en-GB"/>
              </w:rPr>
            </w:pPr>
          </w:p>
        </w:tc>
        <w:tc>
          <w:tcPr>
            <w:tcW w:w="3982" w:type="dxa"/>
            <w:noWrap/>
            <w:hideMark/>
          </w:tcPr>
          <w:p w:rsidRPr="00D54CA9" w:rsidR="006D3899" w:rsidP="00604DFA" w:rsidRDefault="006D3899" w14:paraId="5F6DEAA7" w14:textId="77777777">
            <w:pPr>
              <w:rPr>
                <w:rFonts w:cs="Arial"/>
                <w:color w:val="000000"/>
                <w:sz w:val="22"/>
                <w:szCs w:val="22"/>
                <w:lang w:eastAsia="en-GB"/>
              </w:rPr>
            </w:pPr>
            <w:r w:rsidRPr="00D54CA9">
              <w:rPr>
                <w:rFonts w:cs="Arial"/>
                <w:color w:val="000000"/>
                <w:sz w:val="22"/>
                <w:szCs w:val="22"/>
                <w:lang w:eastAsia="en-GB"/>
              </w:rPr>
              <w:t>Familiarisation</w:t>
            </w:r>
          </w:p>
        </w:tc>
        <w:tc>
          <w:tcPr>
            <w:tcW w:w="1551" w:type="dxa"/>
            <w:noWrap/>
            <w:vAlign w:val="center"/>
          </w:tcPr>
          <w:p w:rsidRPr="005D508A" w:rsidR="006D3899" w:rsidP="00604DFA" w:rsidRDefault="006D3899" w14:paraId="16CFE907" w14:textId="073BFC49">
            <w:pPr>
              <w:jc w:val="center"/>
              <w:rPr>
                <w:rFonts w:cs="Arial"/>
                <w:color w:val="000000"/>
                <w:sz w:val="20"/>
                <w:szCs w:val="20"/>
                <w:lang w:eastAsia="en-GB"/>
              </w:rPr>
            </w:pPr>
            <w:r>
              <w:rPr>
                <w:rFonts w:cs="Arial"/>
                <w:color w:val="000000"/>
                <w:sz w:val="20"/>
                <w:szCs w:val="20"/>
              </w:rPr>
              <w:t>£132</w:t>
            </w:r>
          </w:p>
        </w:tc>
        <w:tc>
          <w:tcPr>
            <w:tcW w:w="1551" w:type="dxa"/>
            <w:noWrap/>
            <w:vAlign w:val="center"/>
          </w:tcPr>
          <w:p w:rsidRPr="005D508A" w:rsidR="006D3899" w:rsidP="00604DFA" w:rsidRDefault="006D3899" w14:paraId="412B7BA6" w14:textId="234A41C1">
            <w:pPr>
              <w:jc w:val="center"/>
              <w:rPr>
                <w:rFonts w:cs="Arial"/>
                <w:color w:val="000000"/>
                <w:sz w:val="20"/>
                <w:szCs w:val="20"/>
                <w:lang w:eastAsia="en-GB"/>
              </w:rPr>
            </w:pPr>
            <w:r>
              <w:rPr>
                <w:rFonts w:cs="Arial"/>
                <w:color w:val="000000"/>
                <w:sz w:val="20"/>
                <w:szCs w:val="20"/>
              </w:rPr>
              <w:t>£354</w:t>
            </w:r>
          </w:p>
        </w:tc>
        <w:tc>
          <w:tcPr>
            <w:tcW w:w="1458" w:type="dxa"/>
            <w:noWrap/>
            <w:vAlign w:val="center"/>
          </w:tcPr>
          <w:p w:rsidRPr="005D508A" w:rsidR="006D3899" w:rsidP="00604DFA" w:rsidRDefault="006D3899" w14:paraId="3C335B6F" w14:textId="72C95CA8">
            <w:pPr>
              <w:jc w:val="center"/>
              <w:rPr>
                <w:rFonts w:cs="Arial"/>
                <w:color w:val="000000"/>
                <w:sz w:val="20"/>
                <w:szCs w:val="20"/>
                <w:lang w:eastAsia="en-GB"/>
              </w:rPr>
            </w:pPr>
            <w:r>
              <w:rPr>
                <w:rFonts w:cs="Arial"/>
                <w:color w:val="000000"/>
                <w:sz w:val="20"/>
                <w:szCs w:val="20"/>
              </w:rPr>
              <w:t>£132</w:t>
            </w:r>
          </w:p>
        </w:tc>
        <w:tc>
          <w:tcPr>
            <w:tcW w:w="1551" w:type="dxa"/>
            <w:noWrap/>
            <w:vAlign w:val="center"/>
          </w:tcPr>
          <w:p w:rsidRPr="005D508A" w:rsidR="006D3899" w:rsidP="00604DFA" w:rsidRDefault="006D3899" w14:paraId="194779C8" w14:textId="31F4872D">
            <w:pPr>
              <w:jc w:val="center"/>
              <w:rPr>
                <w:rFonts w:cs="Arial"/>
                <w:color w:val="000000"/>
                <w:sz w:val="20"/>
                <w:szCs w:val="20"/>
                <w:lang w:eastAsia="en-GB"/>
              </w:rPr>
            </w:pPr>
            <w:r>
              <w:rPr>
                <w:rFonts w:cs="Arial"/>
                <w:color w:val="000000"/>
                <w:sz w:val="20"/>
                <w:szCs w:val="20"/>
              </w:rPr>
              <w:t>£354</w:t>
            </w:r>
          </w:p>
        </w:tc>
      </w:tr>
      <w:tr w:rsidRPr="00D54CA9" w:rsidR="006D3899" w:rsidTr="7380FD5E" w14:paraId="2BB465E1" w14:textId="77777777">
        <w:trPr>
          <w:trHeight w:val="285"/>
          <w:jc w:val="center"/>
        </w:trPr>
        <w:tc>
          <w:tcPr>
            <w:tcW w:w="1123" w:type="dxa"/>
            <w:vMerge/>
            <w:noWrap/>
          </w:tcPr>
          <w:p w:rsidRPr="00D54CA9" w:rsidR="006D3899" w:rsidP="00604DFA" w:rsidRDefault="006D3899" w14:paraId="23B1CA42" w14:textId="77777777">
            <w:pPr>
              <w:jc w:val="center"/>
              <w:rPr>
                <w:rFonts w:cs="Arial"/>
                <w:color w:val="000000"/>
                <w:sz w:val="22"/>
                <w:szCs w:val="22"/>
                <w:lang w:eastAsia="en-GB"/>
              </w:rPr>
            </w:pPr>
          </w:p>
        </w:tc>
        <w:tc>
          <w:tcPr>
            <w:tcW w:w="3982" w:type="dxa"/>
            <w:noWrap/>
          </w:tcPr>
          <w:p w:rsidRPr="00D54CA9" w:rsidR="006D3899" w:rsidP="00604DFA" w:rsidRDefault="006D3899" w14:paraId="76A90DAE" w14:textId="15320577">
            <w:pPr>
              <w:rPr>
                <w:rFonts w:cs="Arial"/>
                <w:color w:val="000000"/>
                <w:sz w:val="22"/>
                <w:szCs w:val="22"/>
                <w:lang w:eastAsia="en-GB"/>
              </w:rPr>
            </w:pPr>
            <w:r>
              <w:rPr>
                <w:rFonts w:cs="Arial"/>
                <w:color w:val="000000"/>
                <w:sz w:val="22"/>
                <w:szCs w:val="22"/>
                <w:lang w:eastAsia="en-GB"/>
              </w:rPr>
              <w:t>Written assessment costs</w:t>
            </w:r>
          </w:p>
        </w:tc>
        <w:tc>
          <w:tcPr>
            <w:tcW w:w="1551" w:type="dxa"/>
            <w:noWrap/>
            <w:vAlign w:val="center"/>
          </w:tcPr>
          <w:p w:rsidR="006D3899" w:rsidP="00604DFA" w:rsidRDefault="006D3899" w14:paraId="4E7EC5E5" w14:textId="487E7628">
            <w:pPr>
              <w:jc w:val="center"/>
              <w:rPr>
                <w:rFonts w:cs="Arial"/>
                <w:color w:val="000000"/>
                <w:sz w:val="20"/>
                <w:szCs w:val="20"/>
              </w:rPr>
            </w:pPr>
            <w:r>
              <w:rPr>
                <w:rFonts w:cs="Arial"/>
                <w:color w:val="000000"/>
                <w:sz w:val="20"/>
                <w:szCs w:val="20"/>
              </w:rPr>
              <w:t>£3</w:t>
            </w:r>
          </w:p>
        </w:tc>
        <w:tc>
          <w:tcPr>
            <w:tcW w:w="1551" w:type="dxa"/>
            <w:noWrap/>
            <w:vAlign w:val="center"/>
          </w:tcPr>
          <w:p w:rsidR="006D3899" w:rsidP="00604DFA" w:rsidRDefault="006D3899" w14:paraId="707ABB6E" w14:textId="1DED2DAC">
            <w:pPr>
              <w:jc w:val="center"/>
              <w:rPr>
                <w:rFonts w:cs="Arial"/>
                <w:color w:val="000000"/>
                <w:sz w:val="20"/>
                <w:szCs w:val="20"/>
              </w:rPr>
            </w:pPr>
            <w:r>
              <w:rPr>
                <w:rFonts w:cs="Arial"/>
                <w:color w:val="000000"/>
                <w:sz w:val="20"/>
                <w:szCs w:val="20"/>
              </w:rPr>
              <w:t>£3</w:t>
            </w:r>
          </w:p>
        </w:tc>
        <w:tc>
          <w:tcPr>
            <w:tcW w:w="1458" w:type="dxa"/>
            <w:noWrap/>
            <w:vAlign w:val="center"/>
          </w:tcPr>
          <w:p w:rsidR="006D3899" w:rsidP="00604DFA" w:rsidRDefault="006D3899" w14:paraId="2F75519D" w14:textId="2EED7DB3">
            <w:pPr>
              <w:jc w:val="center"/>
              <w:rPr>
                <w:rFonts w:cs="Arial"/>
                <w:color w:val="000000"/>
                <w:sz w:val="20"/>
                <w:szCs w:val="20"/>
              </w:rPr>
            </w:pPr>
            <w:r>
              <w:rPr>
                <w:rFonts w:cs="Arial"/>
                <w:color w:val="000000"/>
                <w:sz w:val="20"/>
                <w:szCs w:val="20"/>
              </w:rPr>
              <w:t>£3</w:t>
            </w:r>
          </w:p>
        </w:tc>
        <w:tc>
          <w:tcPr>
            <w:tcW w:w="1551" w:type="dxa"/>
            <w:noWrap/>
            <w:vAlign w:val="center"/>
          </w:tcPr>
          <w:p w:rsidR="006D3899" w:rsidP="00604DFA" w:rsidRDefault="006D3899" w14:paraId="42C8C82E" w14:textId="14A3ADE0">
            <w:pPr>
              <w:jc w:val="center"/>
              <w:rPr>
                <w:rFonts w:cs="Arial"/>
                <w:color w:val="000000"/>
                <w:sz w:val="20"/>
                <w:szCs w:val="20"/>
              </w:rPr>
            </w:pPr>
            <w:r>
              <w:rPr>
                <w:rFonts w:cs="Arial"/>
                <w:color w:val="000000"/>
                <w:sz w:val="20"/>
                <w:szCs w:val="20"/>
              </w:rPr>
              <w:t>£3</w:t>
            </w:r>
          </w:p>
        </w:tc>
      </w:tr>
      <w:tr w:rsidRPr="00D54CA9" w:rsidR="00604DFA" w:rsidTr="7380FD5E" w14:paraId="44D9111A" w14:textId="77777777">
        <w:trPr>
          <w:trHeight w:val="285"/>
          <w:jc w:val="center"/>
        </w:trPr>
        <w:tc>
          <w:tcPr>
            <w:tcW w:w="5105" w:type="dxa"/>
            <w:gridSpan w:val="2"/>
            <w:noWrap/>
            <w:hideMark/>
          </w:tcPr>
          <w:p w:rsidRPr="00D54CA9" w:rsidR="00604DFA" w:rsidP="00604DFA" w:rsidRDefault="00604DFA" w14:paraId="2AACD40F" w14:textId="77777777">
            <w:pPr>
              <w:rPr>
                <w:rFonts w:cs="Arial"/>
                <w:color w:val="000000"/>
                <w:sz w:val="22"/>
                <w:szCs w:val="22"/>
                <w:lang w:eastAsia="en-GB"/>
              </w:rPr>
            </w:pPr>
            <w:r w:rsidRPr="00D54CA9">
              <w:rPr>
                <w:rFonts w:cs="Arial"/>
                <w:color w:val="000000"/>
                <w:sz w:val="22"/>
                <w:szCs w:val="22"/>
                <w:lang w:eastAsia="en-GB"/>
              </w:rPr>
              <w:t>Policy costs to apply best practices in recycling collections</w:t>
            </w:r>
          </w:p>
        </w:tc>
        <w:tc>
          <w:tcPr>
            <w:tcW w:w="1551" w:type="dxa"/>
            <w:noWrap/>
            <w:vAlign w:val="center"/>
          </w:tcPr>
          <w:p w:rsidRPr="005D508A" w:rsidR="00604DFA" w:rsidP="00604DFA" w:rsidRDefault="005E29B3" w14:paraId="434FFC9F" w14:textId="3B0040DC">
            <w:pPr>
              <w:jc w:val="center"/>
              <w:rPr>
                <w:rFonts w:cs="Arial"/>
                <w:color w:val="000000"/>
                <w:sz w:val="20"/>
                <w:szCs w:val="20"/>
                <w:lang w:eastAsia="en-GB"/>
              </w:rPr>
            </w:pPr>
            <w:r>
              <w:rPr>
                <w:rFonts w:cs="Arial"/>
                <w:color w:val="000000"/>
                <w:sz w:val="20"/>
                <w:szCs w:val="20"/>
              </w:rPr>
              <w:t>£</w:t>
            </w:r>
            <w:r w:rsidR="004D5246">
              <w:rPr>
                <w:rFonts w:cs="Arial"/>
                <w:color w:val="000000"/>
                <w:sz w:val="20"/>
                <w:szCs w:val="20"/>
              </w:rPr>
              <w:t>5</w:t>
            </w:r>
            <w:r w:rsidR="00B95F35">
              <w:rPr>
                <w:rFonts w:cs="Arial"/>
                <w:color w:val="000000"/>
                <w:sz w:val="20"/>
                <w:szCs w:val="20"/>
              </w:rPr>
              <w:t>7</w:t>
            </w:r>
          </w:p>
        </w:tc>
        <w:tc>
          <w:tcPr>
            <w:tcW w:w="1551" w:type="dxa"/>
            <w:noWrap/>
            <w:vAlign w:val="center"/>
          </w:tcPr>
          <w:p w:rsidRPr="005D508A" w:rsidR="00604DFA" w:rsidP="00604DFA" w:rsidRDefault="005E29B3" w14:paraId="6E9B29F0" w14:textId="13C51390">
            <w:pPr>
              <w:jc w:val="center"/>
              <w:rPr>
                <w:rFonts w:cs="Arial"/>
                <w:color w:val="000000"/>
                <w:sz w:val="20"/>
                <w:szCs w:val="20"/>
                <w:lang w:eastAsia="en-GB"/>
              </w:rPr>
            </w:pPr>
            <w:r>
              <w:rPr>
                <w:rFonts w:cs="Arial"/>
                <w:color w:val="000000"/>
                <w:sz w:val="20"/>
                <w:szCs w:val="20"/>
              </w:rPr>
              <w:t>£</w:t>
            </w:r>
            <w:r w:rsidR="0006128A">
              <w:rPr>
                <w:rFonts w:cs="Arial"/>
                <w:color w:val="000000"/>
                <w:sz w:val="20"/>
                <w:szCs w:val="20"/>
              </w:rPr>
              <w:t>5</w:t>
            </w:r>
            <w:r w:rsidR="00B95F35">
              <w:rPr>
                <w:rFonts w:cs="Arial"/>
                <w:color w:val="000000"/>
                <w:sz w:val="20"/>
                <w:szCs w:val="20"/>
              </w:rPr>
              <w:t>7</w:t>
            </w:r>
          </w:p>
        </w:tc>
        <w:tc>
          <w:tcPr>
            <w:tcW w:w="1458" w:type="dxa"/>
            <w:noWrap/>
            <w:vAlign w:val="center"/>
          </w:tcPr>
          <w:p w:rsidRPr="005D508A" w:rsidR="00604DFA" w:rsidP="00604DFA" w:rsidRDefault="005E29B3" w14:paraId="51A4D5A5" w14:textId="0A8C3469">
            <w:pPr>
              <w:jc w:val="center"/>
              <w:rPr>
                <w:rFonts w:cs="Arial"/>
                <w:color w:val="000000"/>
                <w:sz w:val="20"/>
                <w:szCs w:val="20"/>
                <w:lang w:eastAsia="en-GB"/>
              </w:rPr>
            </w:pPr>
            <w:r>
              <w:rPr>
                <w:rFonts w:cs="Arial"/>
                <w:color w:val="000000"/>
                <w:sz w:val="20"/>
                <w:szCs w:val="20"/>
              </w:rPr>
              <w:t>£</w:t>
            </w:r>
            <w:r w:rsidR="0006128A">
              <w:rPr>
                <w:rFonts w:cs="Arial"/>
                <w:color w:val="000000"/>
                <w:sz w:val="20"/>
                <w:szCs w:val="20"/>
              </w:rPr>
              <w:t>5</w:t>
            </w:r>
            <w:r w:rsidR="00B95F35">
              <w:rPr>
                <w:rFonts w:cs="Arial"/>
                <w:color w:val="000000"/>
                <w:sz w:val="20"/>
                <w:szCs w:val="20"/>
              </w:rPr>
              <w:t>7</w:t>
            </w:r>
          </w:p>
        </w:tc>
        <w:tc>
          <w:tcPr>
            <w:tcW w:w="1551" w:type="dxa"/>
            <w:noWrap/>
            <w:vAlign w:val="center"/>
          </w:tcPr>
          <w:p w:rsidRPr="005D508A" w:rsidR="00604DFA" w:rsidP="00604DFA" w:rsidRDefault="005E29B3" w14:paraId="3BA505B7" w14:textId="3FC3635B">
            <w:pPr>
              <w:jc w:val="center"/>
              <w:rPr>
                <w:rFonts w:cs="Arial"/>
                <w:color w:val="000000"/>
                <w:sz w:val="20"/>
                <w:szCs w:val="20"/>
                <w:lang w:eastAsia="en-GB"/>
              </w:rPr>
            </w:pPr>
            <w:r>
              <w:rPr>
                <w:rFonts w:cs="Arial"/>
                <w:color w:val="000000"/>
                <w:sz w:val="20"/>
                <w:szCs w:val="20"/>
              </w:rPr>
              <w:t>£</w:t>
            </w:r>
            <w:r w:rsidR="0006128A">
              <w:rPr>
                <w:rFonts w:cs="Arial"/>
                <w:color w:val="000000"/>
                <w:sz w:val="20"/>
                <w:szCs w:val="20"/>
              </w:rPr>
              <w:t>5</w:t>
            </w:r>
            <w:r w:rsidR="00B95F35">
              <w:rPr>
                <w:rFonts w:cs="Arial"/>
                <w:color w:val="000000"/>
                <w:sz w:val="20"/>
                <w:szCs w:val="20"/>
              </w:rPr>
              <w:t>7</w:t>
            </w:r>
          </w:p>
        </w:tc>
      </w:tr>
      <w:tr w:rsidRPr="00D54CA9" w:rsidR="00604DFA" w:rsidTr="7380FD5E" w14:paraId="55D8A26F" w14:textId="77777777">
        <w:trPr>
          <w:trHeight w:val="300"/>
          <w:jc w:val="center"/>
        </w:trPr>
        <w:tc>
          <w:tcPr>
            <w:tcW w:w="5105" w:type="dxa"/>
            <w:gridSpan w:val="2"/>
            <w:noWrap/>
            <w:hideMark/>
          </w:tcPr>
          <w:p w:rsidRPr="00D54CA9" w:rsidR="00604DFA" w:rsidP="00604DFA" w:rsidRDefault="00604DFA" w14:paraId="5671E132" w14:textId="77777777">
            <w:pPr>
              <w:rPr>
                <w:rFonts w:cs="Arial"/>
                <w:b/>
                <w:bCs/>
                <w:color w:val="000000"/>
                <w:sz w:val="22"/>
                <w:szCs w:val="22"/>
                <w:lang w:eastAsia="en-GB"/>
              </w:rPr>
            </w:pPr>
            <w:r w:rsidRPr="00D54CA9">
              <w:rPr>
                <w:rFonts w:cs="Arial"/>
                <w:b/>
                <w:bCs/>
                <w:color w:val="000000"/>
                <w:sz w:val="22"/>
                <w:szCs w:val="22"/>
                <w:lang w:eastAsia="en-GB"/>
              </w:rPr>
              <w:t>Social costs (total)</w:t>
            </w:r>
          </w:p>
        </w:tc>
        <w:tc>
          <w:tcPr>
            <w:tcW w:w="1551" w:type="dxa"/>
            <w:noWrap/>
            <w:vAlign w:val="center"/>
          </w:tcPr>
          <w:p w:rsidRPr="005D508A" w:rsidR="00604DFA" w:rsidP="7380FD5E" w:rsidRDefault="00604DFA" w14:paraId="69D91154" w14:textId="0F5174C2">
            <w:pPr>
              <w:jc w:val="center"/>
              <w:rPr>
                <w:rFonts w:cs="Arial"/>
                <w:b/>
                <w:bCs/>
                <w:color w:val="000000"/>
                <w:sz w:val="20"/>
                <w:szCs w:val="20"/>
                <w:lang w:eastAsia="en-GB"/>
              </w:rPr>
            </w:pPr>
            <w:r w:rsidRPr="7380FD5E">
              <w:rPr>
                <w:rFonts w:cs="Arial"/>
                <w:b/>
                <w:bCs/>
                <w:color w:val="000000" w:themeColor="text1"/>
                <w:sz w:val="20"/>
                <w:szCs w:val="20"/>
              </w:rPr>
              <w:t>£2,</w:t>
            </w:r>
            <w:r w:rsidRPr="7380FD5E" w:rsidR="00B71E9A">
              <w:rPr>
                <w:rFonts w:cs="Arial"/>
                <w:b/>
                <w:bCs/>
                <w:color w:val="000000" w:themeColor="text1"/>
                <w:sz w:val="20"/>
                <w:szCs w:val="20"/>
              </w:rPr>
              <w:t>7</w:t>
            </w:r>
            <w:r w:rsidR="00BE5720">
              <w:rPr>
                <w:rFonts w:cs="Arial"/>
                <w:b/>
                <w:bCs/>
                <w:color w:val="000000" w:themeColor="text1"/>
                <w:sz w:val="20"/>
                <w:szCs w:val="20"/>
              </w:rPr>
              <w:t>51</w:t>
            </w:r>
          </w:p>
        </w:tc>
        <w:tc>
          <w:tcPr>
            <w:tcW w:w="1551" w:type="dxa"/>
            <w:noWrap/>
            <w:vAlign w:val="center"/>
          </w:tcPr>
          <w:p w:rsidRPr="005D508A" w:rsidR="00604DFA" w:rsidP="00604DFA" w:rsidRDefault="00604DFA" w14:paraId="477ABF5F" w14:textId="42F8E049">
            <w:pPr>
              <w:jc w:val="center"/>
              <w:rPr>
                <w:rFonts w:cs="Arial"/>
                <w:b/>
                <w:color w:val="000000"/>
                <w:sz w:val="20"/>
                <w:szCs w:val="20"/>
                <w:lang w:eastAsia="en-GB"/>
              </w:rPr>
            </w:pPr>
            <w:r w:rsidRPr="005D508A">
              <w:rPr>
                <w:rFonts w:cs="Arial"/>
                <w:b/>
                <w:color w:val="000000"/>
                <w:sz w:val="20"/>
                <w:szCs w:val="20"/>
              </w:rPr>
              <w:t>£</w:t>
            </w:r>
            <w:r w:rsidR="00490791">
              <w:rPr>
                <w:rFonts w:cs="Arial"/>
                <w:b/>
                <w:color w:val="000000"/>
                <w:sz w:val="20"/>
                <w:szCs w:val="20"/>
              </w:rPr>
              <w:t>5,9</w:t>
            </w:r>
            <w:r w:rsidR="00772FF7">
              <w:rPr>
                <w:rFonts w:cs="Arial"/>
                <w:b/>
                <w:color w:val="000000"/>
                <w:sz w:val="20"/>
                <w:szCs w:val="20"/>
              </w:rPr>
              <w:t>53</w:t>
            </w:r>
          </w:p>
        </w:tc>
        <w:tc>
          <w:tcPr>
            <w:tcW w:w="1458" w:type="dxa"/>
            <w:noWrap/>
            <w:vAlign w:val="center"/>
          </w:tcPr>
          <w:p w:rsidRPr="005D508A" w:rsidR="00604DFA" w:rsidP="00604DFA" w:rsidRDefault="00604DFA" w14:paraId="4B0C8304" w14:textId="60C137FE">
            <w:pPr>
              <w:jc w:val="center"/>
              <w:rPr>
                <w:rFonts w:cs="Arial"/>
                <w:b/>
                <w:color w:val="000000"/>
                <w:sz w:val="20"/>
                <w:szCs w:val="20"/>
                <w:lang w:eastAsia="en-GB"/>
              </w:rPr>
            </w:pPr>
            <w:r w:rsidRPr="005D508A">
              <w:rPr>
                <w:rFonts w:cs="Arial"/>
                <w:b/>
                <w:color w:val="000000"/>
                <w:sz w:val="20"/>
                <w:szCs w:val="20"/>
              </w:rPr>
              <w:t>-£</w:t>
            </w:r>
            <w:r w:rsidR="005E29B3">
              <w:rPr>
                <w:rFonts w:cs="Arial"/>
                <w:b/>
                <w:color w:val="000000"/>
                <w:sz w:val="20"/>
                <w:szCs w:val="20"/>
              </w:rPr>
              <w:t>3</w:t>
            </w:r>
            <w:r w:rsidR="0053518C">
              <w:rPr>
                <w:rFonts w:cs="Arial"/>
                <w:b/>
                <w:color w:val="000000"/>
                <w:sz w:val="20"/>
                <w:szCs w:val="20"/>
              </w:rPr>
              <w:t>4</w:t>
            </w:r>
            <w:r w:rsidR="0098288A">
              <w:rPr>
                <w:rFonts w:cs="Arial"/>
                <w:b/>
                <w:color w:val="000000"/>
                <w:sz w:val="20"/>
                <w:szCs w:val="20"/>
              </w:rPr>
              <w:t>3</w:t>
            </w:r>
          </w:p>
        </w:tc>
        <w:tc>
          <w:tcPr>
            <w:tcW w:w="1551" w:type="dxa"/>
            <w:noWrap/>
            <w:vAlign w:val="center"/>
          </w:tcPr>
          <w:p w:rsidRPr="005D508A" w:rsidR="00604DFA" w:rsidP="00604DFA" w:rsidRDefault="00604DFA" w14:paraId="3A0B12AF" w14:textId="6F8E058E">
            <w:pPr>
              <w:jc w:val="center"/>
              <w:rPr>
                <w:rFonts w:cs="Arial"/>
                <w:b/>
                <w:color w:val="000000"/>
                <w:sz w:val="20"/>
                <w:szCs w:val="20"/>
                <w:lang w:eastAsia="en-GB"/>
              </w:rPr>
            </w:pPr>
            <w:r w:rsidRPr="005D508A">
              <w:rPr>
                <w:rFonts w:cs="Arial"/>
                <w:b/>
                <w:color w:val="000000"/>
                <w:sz w:val="20"/>
                <w:szCs w:val="20"/>
              </w:rPr>
              <w:t>£2,</w:t>
            </w:r>
            <w:r w:rsidR="002A7BBA">
              <w:rPr>
                <w:rFonts w:cs="Arial"/>
                <w:b/>
                <w:color w:val="000000"/>
                <w:sz w:val="20"/>
                <w:szCs w:val="20"/>
              </w:rPr>
              <w:t>85</w:t>
            </w:r>
            <w:r w:rsidR="00321287">
              <w:rPr>
                <w:rFonts w:cs="Arial"/>
                <w:b/>
                <w:color w:val="000000"/>
                <w:sz w:val="20"/>
                <w:szCs w:val="20"/>
              </w:rPr>
              <w:t>9</w:t>
            </w:r>
          </w:p>
        </w:tc>
      </w:tr>
      <w:tr w:rsidRPr="00D54CA9" w:rsidR="00604DFA" w:rsidTr="7380FD5E" w14:paraId="0460D206" w14:textId="77777777">
        <w:trPr>
          <w:trHeight w:val="315"/>
          <w:jc w:val="center"/>
        </w:trPr>
        <w:tc>
          <w:tcPr>
            <w:tcW w:w="5105" w:type="dxa"/>
            <w:gridSpan w:val="2"/>
            <w:noWrap/>
            <w:hideMark/>
          </w:tcPr>
          <w:p w:rsidRPr="00D54CA9" w:rsidR="00604DFA" w:rsidP="00604DFA" w:rsidRDefault="00604DFA" w14:paraId="72DC5483" w14:textId="77777777">
            <w:pPr>
              <w:rPr>
                <w:rFonts w:cs="Arial"/>
                <w:b/>
                <w:bCs/>
                <w:color w:val="000000"/>
                <w:sz w:val="22"/>
                <w:szCs w:val="22"/>
                <w:lang w:eastAsia="en-GB"/>
              </w:rPr>
            </w:pPr>
            <w:r w:rsidRPr="00D54CA9">
              <w:rPr>
                <w:rFonts w:cs="Arial"/>
                <w:b/>
                <w:bCs/>
                <w:color w:val="000000"/>
                <w:sz w:val="22"/>
                <w:szCs w:val="22"/>
                <w:lang w:eastAsia="en-GB"/>
              </w:rPr>
              <w:t>Net present value, costs (-) / savings (+)</w:t>
            </w:r>
          </w:p>
        </w:tc>
        <w:tc>
          <w:tcPr>
            <w:tcW w:w="1551" w:type="dxa"/>
            <w:noWrap/>
            <w:vAlign w:val="center"/>
          </w:tcPr>
          <w:p w:rsidRPr="005D508A" w:rsidR="00604DFA" w:rsidP="00604DFA" w:rsidRDefault="00604DFA" w14:paraId="09A31DC7" w14:textId="36780336">
            <w:pPr>
              <w:jc w:val="center"/>
              <w:rPr>
                <w:rFonts w:cs="Arial"/>
                <w:b/>
                <w:color w:val="000000"/>
                <w:sz w:val="20"/>
                <w:szCs w:val="20"/>
                <w:lang w:eastAsia="en-GB"/>
              </w:rPr>
            </w:pPr>
            <w:r w:rsidRPr="005D508A">
              <w:rPr>
                <w:rFonts w:cs="Arial"/>
                <w:b/>
                <w:color w:val="000000"/>
                <w:sz w:val="20"/>
                <w:szCs w:val="20"/>
              </w:rPr>
              <w:t>£</w:t>
            </w:r>
            <w:r w:rsidR="00B71E9A">
              <w:rPr>
                <w:rFonts w:cs="Arial"/>
                <w:b/>
                <w:color w:val="000000"/>
                <w:sz w:val="20"/>
                <w:szCs w:val="20"/>
              </w:rPr>
              <w:t>4,2</w:t>
            </w:r>
            <w:r w:rsidR="008F7BC3">
              <w:rPr>
                <w:rFonts w:cs="Arial"/>
                <w:b/>
                <w:color w:val="000000"/>
                <w:sz w:val="20"/>
                <w:szCs w:val="20"/>
              </w:rPr>
              <w:t>75</w:t>
            </w:r>
          </w:p>
        </w:tc>
        <w:tc>
          <w:tcPr>
            <w:tcW w:w="1551" w:type="dxa"/>
            <w:noWrap/>
            <w:vAlign w:val="center"/>
          </w:tcPr>
          <w:p w:rsidRPr="005D508A" w:rsidR="00604DFA" w:rsidP="00604DFA" w:rsidRDefault="00604DFA" w14:paraId="51BA1C41" w14:textId="351FF460">
            <w:pPr>
              <w:jc w:val="center"/>
              <w:rPr>
                <w:rFonts w:cs="Arial"/>
                <w:b/>
                <w:color w:val="000000"/>
                <w:sz w:val="20"/>
                <w:szCs w:val="20"/>
                <w:lang w:eastAsia="en-GB"/>
              </w:rPr>
            </w:pPr>
            <w:r w:rsidRPr="005D508A">
              <w:rPr>
                <w:rFonts w:cs="Arial"/>
                <w:b/>
                <w:color w:val="000000"/>
                <w:sz w:val="20"/>
                <w:szCs w:val="20"/>
              </w:rPr>
              <w:t>£</w:t>
            </w:r>
            <w:r w:rsidR="00816350">
              <w:rPr>
                <w:rFonts w:cs="Arial"/>
                <w:b/>
                <w:color w:val="000000"/>
                <w:sz w:val="20"/>
                <w:szCs w:val="20"/>
              </w:rPr>
              <w:t>3,</w:t>
            </w:r>
            <w:r w:rsidR="001C1F18">
              <w:rPr>
                <w:rFonts w:cs="Arial"/>
                <w:b/>
                <w:color w:val="000000"/>
                <w:sz w:val="20"/>
                <w:szCs w:val="20"/>
              </w:rPr>
              <w:t>41</w:t>
            </w:r>
            <w:r w:rsidR="00772FF7">
              <w:rPr>
                <w:rFonts w:cs="Arial"/>
                <w:b/>
                <w:color w:val="000000"/>
                <w:sz w:val="20"/>
                <w:szCs w:val="20"/>
              </w:rPr>
              <w:t>2</w:t>
            </w:r>
          </w:p>
        </w:tc>
        <w:tc>
          <w:tcPr>
            <w:tcW w:w="1458" w:type="dxa"/>
            <w:noWrap/>
            <w:vAlign w:val="center"/>
          </w:tcPr>
          <w:p w:rsidRPr="005D508A" w:rsidR="00604DFA" w:rsidP="00604DFA" w:rsidRDefault="00604DFA" w14:paraId="6BDAD5F5" w14:textId="25EEE4D6">
            <w:pPr>
              <w:jc w:val="center"/>
              <w:rPr>
                <w:rFonts w:cs="Arial"/>
                <w:b/>
                <w:color w:val="000000"/>
                <w:sz w:val="20"/>
                <w:szCs w:val="20"/>
                <w:lang w:eastAsia="en-GB"/>
              </w:rPr>
            </w:pPr>
            <w:r w:rsidRPr="005D508A">
              <w:rPr>
                <w:rFonts w:cs="Arial"/>
                <w:b/>
                <w:color w:val="000000"/>
                <w:sz w:val="20"/>
                <w:szCs w:val="20"/>
              </w:rPr>
              <w:t>£</w:t>
            </w:r>
            <w:r w:rsidR="0053518C">
              <w:rPr>
                <w:rFonts w:cs="Arial"/>
                <w:b/>
                <w:color w:val="000000"/>
                <w:sz w:val="20"/>
                <w:szCs w:val="20"/>
              </w:rPr>
              <w:t>5,</w:t>
            </w:r>
            <w:r w:rsidR="0098288A">
              <w:rPr>
                <w:rFonts w:cs="Arial"/>
                <w:b/>
                <w:color w:val="000000"/>
                <w:sz w:val="20"/>
                <w:szCs w:val="20"/>
              </w:rPr>
              <w:t>096</w:t>
            </w:r>
          </w:p>
        </w:tc>
        <w:tc>
          <w:tcPr>
            <w:tcW w:w="1551" w:type="dxa"/>
            <w:noWrap/>
            <w:vAlign w:val="center"/>
          </w:tcPr>
          <w:p w:rsidRPr="005D508A" w:rsidR="00604DFA" w:rsidP="00604DFA" w:rsidRDefault="00604DFA" w14:paraId="454F0ADE" w14:textId="58CDB70A">
            <w:pPr>
              <w:jc w:val="center"/>
              <w:rPr>
                <w:rFonts w:cs="Arial"/>
                <w:b/>
                <w:color w:val="000000"/>
                <w:sz w:val="20"/>
                <w:szCs w:val="20"/>
                <w:lang w:eastAsia="en-GB"/>
              </w:rPr>
            </w:pPr>
            <w:r w:rsidRPr="005D508A">
              <w:rPr>
                <w:rFonts w:cs="Arial"/>
                <w:b/>
                <w:color w:val="000000"/>
                <w:sz w:val="20"/>
                <w:szCs w:val="20"/>
              </w:rPr>
              <w:t>£</w:t>
            </w:r>
            <w:r w:rsidR="00F226BC">
              <w:rPr>
                <w:rFonts w:cs="Arial"/>
                <w:b/>
                <w:color w:val="000000"/>
                <w:sz w:val="20"/>
                <w:szCs w:val="20"/>
              </w:rPr>
              <w:t>4,</w:t>
            </w:r>
            <w:r w:rsidR="006543BB">
              <w:rPr>
                <w:rFonts w:cs="Arial"/>
                <w:b/>
                <w:color w:val="000000"/>
                <w:sz w:val="20"/>
                <w:szCs w:val="20"/>
              </w:rPr>
              <w:t>27</w:t>
            </w:r>
            <w:r w:rsidR="006D3899">
              <w:rPr>
                <w:rFonts w:cs="Arial"/>
                <w:b/>
                <w:color w:val="000000"/>
                <w:sz w:val="20"/>
                <w:szCs w:val="20"/>
              </w:rPr>
              <w:t>1</w:t>
            </w:r>
          </w:p>
        </w:tc>
      </w:tr>
    </w:tbl>
    <w:p w:rsidRPr="00451F33" w:rsidR="00604DFA" w:rsidP="00604DFA" w:rsidRDefault="00604DFA" w14:paraId="1165EED3" w14:textId="65AB268D">
      <w:pPr>
        <w:rPr>
          <w:rFonts w:eastAsia="Arial" w:cs="Arial"/>
          <w:sz w:val="32"/>
          <w:szCs w:val="32"/>
        </w:rPr>
      </w:pPr>
      <w:r w:rsidRPr="00451F33">
        <w:rPr>
          <w:rFonts w:eastAsia="Arial" w:cs="Arial"/>
          <w:sz w:val="22"/>
          <w:szCs w:val="22"/>
        </w:rPr>
        <w:t>Source: Defra</w:t>
      </w:r>
      <w:r>
        <w:rPr>
          <w:rFonts w:eastAsia="Arial" w:cs="Arial"/>
          <w:sz w:val="22"/>
          <w:szCs w:val="22"/>
        </w:rPr>
        <w:t>’s</w:t>
      </w:r>
      <w:r w:rsidRPr="00451F33">
        <w:rPr>
          <w:rFonts w:eastAsia="Arial" w:cs="Arial"/>
          <w:sz w:val="22"/>
          <w:szCs w:val="22"/>
        </w:rPr>
        <w:t xml:space="preserve"> analysis</w:t>
      </w:r>
    </w:p>
    <w:p w:rsidR="00604DFA" w:rsidP="00133E48" w:rsidRDefault="00604DFA" w14:paraId="50219D11" w14:textId="15144EF0">
      <w:pPr>
        <w:tabs>
          <w:tab w:val="left" w:pos="2025"/>
        </w:tabs>
        <w:rPr>
          <w:rFonts w:cs="Arial"/>
        </w:rPr>
      </w:pPr>
    </w:p>
    <w:p w:rsidR="00604DFA" w:rsidP="00133E48" w:rsidRDefault="00604DFA" w14:paraId="4725010A" w14:textId="7EC1B156">
      <w:pPr>
        <w:tabs>
          <w:tab w:val="left" w:pos="2025"/>
        </w:tabs>
        <w:rPr>
          <w:rFonts w:cs="Arial"/>
        </w:rPr>
      </w:pPr>
    </w:p>
    <w:p w:rsidR="00546E3F" w:rsidP="00133E48" w:rsidRDefault="00546E3F" w14:paraId="67BD1984" w14:textId="77777777">
      <w:pPr>
        <w:tabs>
          <w:tab w:val="left" w:pos="2025"/>
        </w:tabs>
        <w:rPr>
          <w:rFonts w:cs="Arial"/>
        </w:rPr>
      </w:pPr>
    </w:p>
    <w:p w:rsidR="00F67102" w:rsidP="00133E48" w:rsidRDefault="00F67102" w14:paraId="2066DBC0" w14:textId="77777777">
      <w:pPr>
        <w:tabs>
          <w:tab w:val="left" w:pos="2025"/>
        </w:tabs>
        <w:rPr>
          <w:rFonts w:cs="Arial"/>
        </w:rPr>
      </w:pPr>
    </w:p>
    <w:p w:rsidR="00F67102" w:rsidP="00133E48" w:rsidRDefault="00F67102" w14:paraId="68E406C3" w14:textId="77777777">
      <w:pPr>
        <w:tabs>
          <w:tab w:val="left" w:pos="2025"/>
        </w:tabs>
        <w:rPr>
          <w:rFonts w:cs="Arial"/>
        </w:rPr>
      </w:pPr>
    </w:p>
    <w:p w:rsidR="00F67102" w:rsidP="00133E48" w:rsidRDefault="00F67102" w14:paraId="579DECF7" w14:textId="77777777">
      <w:pPr>
        <w:tabs>
          <w:tab w:val="left" w:pos="2025"/>
        </w:tabs>
        <w:rPr>
          <w:rFonts w:cs="Arial"/>
        </w:rPr>
      </w:pPr>
    </w:p>
    <w:p w:rsidR="00F67102" w:rsidP="00133E48" w:rsidRDefault="00F67102" w14:paraId="2FF9F6B9" w14:textId="77777777">
      <w:pPr>
        <w:tabs>
          <w:tab w:val="left" w:pos="2025"/>
        </w:tabs>
        <w:rPr>
          <w:rFonts w:cs="Arial"/>
        </w:rPr>
      </w:pPr>
    </w:p>
    <w:p w:rsidR="00F67102" w:rsidP="00133E48" w:rsidRDefault="00F67102" w14:paraId="0D28965F" w14:textId="77777777">
      <w:pPr>
        <w:tabs>
          <w:tab w:val="left" w:pos="2025"/>
        </w:tabs>
        <w:rPr>
          <w:rFonts w:cs="Arial"/>
        </w:rPr>
      </w:pPr>
    </w:p>
    <w:p w:rsidR="00F67102" w:rsidP="00133E48" w:rsidRDefault="00F67102" w14:paraId="56DB2B5C" w14:textId="77777777">
      <w:pPr>
        <w:tabs>
          <w:tab w:val="left" w:pos="2025"/>
        </w:tabs>
        <w:rPr>
          <w:rFonts w:cs="Arial"/>
        </w:rPr>
      </w:pPr>
    </w:p>
    <w:p w:rsidR="00F67102" w:rsidP="00133E48" w:rsidRDefault="00F67102" w14:paraId="3FE6BBD4" w14:textId="77777777">
      <w:pPr>
        <w:tabs>
          <w:tab w:val="left" w:pos="2025"/>
        </w:tabs>
        <w:rPr>
          <w:rFonts w:cs="Arial"/>
        </w:rPr>
      </w:pPr>
    </w:p>
    <w:p w:rsidR="00F67102" w:rsidP="00133E48" w:rsidRDefault="00F67102" w14:paraId="5D00E0D4" w14:textId="77777777">
      <w:pPr>
        <w:tabs>
          <w:tab w:val="left" w:pos="2025"/>
        </w:tabs>
        <w:rPr>
          <w:rFonts w:cs="Arial"/>
        </w:rPr>
      </w:pPr>
    </w:p>
    <w:p w:rsidR="00F67102" w:rsidP="00133E48" w:rsidRDefault="00F67102" w14:paraId="696936DC" w14:textId="77777777">
      <w:pPr>
        <w:tabs>
          <w:tab w:val="left" w:pos="2025"/>
        </w:tabs>
        <w:rPr>
          <w:rFonts w:cs="Arial"/>
        </w:rPr>
      </w:pPr>
    </w:p>
    <w:p w:rsidR="00F67102" w:rsidP="00133E48" w:rsidRDefault="00F67102" w14:paraId="7AEA8E24" w14:textId="77777777">
      <w:pPr>
        <w:tabs>
          <w:tab w:val="left" w:pos="2025"/>
        </w:tabs>
        <w:rPr>
          <w:rFonts w:cs="Arial"/>
        </w:rPr>
      </w:pPr>
    </w:p>
    <w:p w:rsidR="00F67102" w:rsidP="00133E48" w:rsidRDefault="00F67102" w14:paraId="61821C5B" w14:textId="77777777">
      <w:pPr>
        <w:tabs>
          <w:tab w:val="left" w:pos="2025"/>
        </w:tabs>
        <w:rPr>
          <w:rFonts w:cs="Arial"/>
        </w:rPr>
      </w:pPr>
    </w:p>
    <w:p w:rsidR="00F67102" w:rsidP="00133E48" w:rsidRDefault="00F67102" w14:paraId="76361C15" w14:textId="77777777">
      <w:pPr>
        <w:tabs>
          <w:tab w:val="left" w:pos="2025"/>
        </w:tabs>
        <w:rPr>
          <w:rFonts w:cs="Arial"/>
        </w:rPr>
      </w:pPr>
    </w:p>
    <w:p w:rsidR="00F67102" w:rsidP="00133E48" w:rsidRDefault="00F67102" w14:paraId="2FD12244" w14:textId="77777777">
      <w:pPr>
        <w:tabs>
          <w:tab w:val="left" w:pos="2025"/>
        </w:tabs>
        <w:rPr>
          <w:rFonts w:cs="Arial"/>
        </w:rPr>
      </w:pPr>
    </w:p>
    <w:p w:rsidR="00F67102" w:rsidP="00133E48" w:rsidRDefault="00F67102" w14:paraId="55DE8C67" w14:textId="77777777">
      <w:pPr>
        <w:tabs>
          <w:tab w:val="left" w:pos="2025"/>
        </w:tabs>
        <w:rPr>
          <w:rFonts w:cs="Arial"/>
        </w:rPr>
      </w:pPr>
    </w:p>
    <w:p w:rsidR="00F67102" w:rsidP="00133E48" w:rsidRDefault="00F67102" w14:paraId="1C77D84B" w14:textId="77777777">
      <w:pPr>
        <w:tabs>
          <w:tab w:val="left" w:pos="2025"/>
        </w:tabs>
        <w:rPr>
          <w:rFonts w:cs="Arial"/>
        </w:rPr>
      </w:pPr>
    </w:p>
    <w:p w:rsidR="00F67102" w:rsidP="00133E48" w:rsidRDefault="00F67102" w14:paraId="501C74C2" w14:textId="77777777">
      <w:pPr>
        <w:tabs>
          <w:tab w:val="left" w:pos="2025"/>
        </w:tabs>
        <w:rPr>
          <w:rFonts w:cs="Arial"/>
        </w:rPr>
      </w:pPr>
    </w:p>
    <w:p w:rsidR="00F67102" w:rsidP="00133E48" w:rsidRDefault="00F67102" w14:paraId="4AB9E835" w14:textId="77777777">
      <w:pPr>
        <w:tabs>
          <w:tab w:val="left" w:pos="2025"/>
        </w:tabs>
        <w:rPr>
          <w:rFonts w:cs="Arial"/>
        </w:rPr>
      </w:pPr>
    </w:p>
    <w:p w:rsidR="00F67102" w:rsidP="00133E48" w:rsidRDefault="00F67102" w14:paraId="2C8EB6D8" w14:textId="77777777">
      <w:pPr>
        <w:tabs>
          <w:tab w:val="left" w:pos="2025"/>
        </w:tabs>
        <w:rPr>
          <w:rFonts w:cs="Arial"/>
        </w:rPr>
      </w:pPr>
    </w:p>
    <w:p w:rsidR="00F67102" w:rsidP="00133E48" w:rsidRDefault="00F67102" w14:paraId="6AE9EA81" w14:textId="77777777">
      <w:pPr>
        <w:tabs>
          <w:tab w:val="left" w:pos="2025"/>
        </w:tabs>
        <w:rPr>
          <w:rFonts w:cs="Arial"/>
        </w:rPr>
      </w:pPr>
    </w:p>
    <w:p w:rsidR="00F67102" w:rsidP="00133E48" w:rsidRDefault="00F67102" w14:paraId="73BF5A8C" w14:textId="77777777">
      <w:pPr>
        <w:tabs>
          <w:tab w:val="left" w:pos="2025"/>
        </w:tabs>
        <w:rPr>
          <w:rFonts w:cs="Arial"/>
        </w:rPr>
      </w:pPr>
    </w:p>
    <w:p w:rsidR="00F67102" w:rsidP="00133E48" w:rsidRDefault="00F67102" w14:paraId="44FAB618" w14:textId="77777777">
      <w:pPr>
        <w:tabs>
          <w:tab w:val="left" w:pos="2025"/>
        </w:tabs>
        <w:rPr>
          <w:rFonts w:cs="Arial"/>
        </w:rPr>
      </w:pPr>
    </w:p>
    <w:p w:rsidR="00F67102" w:rsidP="00133E48" w:rsidRDefault="00F67102" w14:paraId="7A64F2CA" w14:textId="77777777">
      <w:pPr>
        <w:tabs>
          <w:tab w:val="left" w:pos="2025"/>
        </w:tabs>
        <w:rPr>
          <w:rFonts w:cs="Arial"/>
        </w:rPr>
      </w:pPr>
    </w:p>
    <w:p w:rsidR="00F67102" w:rsidP="00133E48" w:rsidRDefault="00F67102" w14:paraId="095B4940" w14:textId="77777777">
      <w:pPr>
        <w:tabs>
          <w:tab w:val="left" w:pos="2025"/>
        </w:tabs>
        <w:rPr>
          <w:rFonts w:cs="Arial"/>
        </w:rPr>
      </w:pPr>
    </w:p>
    <w:p w:rsidR="00F67102" w:rsidP="00F67102" w:rsidRDefault="00F67102" w14:paraId="058A1026" w14:textId="33A0D254">
      <w:pPr>
        <w:pStyle w:val="EBBodyPara"/>
        <w:jc w:val="both"/>
        <w:rPr>
          <w:rFonts w:eastAsia="Arial"/>
          <w:b/>
          <w:color w:val="auto"/>
          <w:sz w:val="24"/>
          <w:szCs w:val="24"/>
        </w:rPr>
      </w:pPr>
      <w:r w:rsidRPr="00451F33">
        <w:rPr>
          <w:rFonts w:eastAsia="Arial"/>
          <w:b/>
          <w:iCs/>
          <w:color w:val="auto"/>
          <w:sz w:val="24"/>
          <w:szCs w:val="24"/>
        </w:rPr>
        <w:t xml:space="preserve">Table </w:t>
      </w:r>
      <w:r>
        <w:rPr>
          <w:rFonts w:eastAsia="Arial"/>
          <w:b/>
          <w:iCs/>
          <w:color w:val="auto"/>
          <w:sz w:val="24"/>
          <w:szCs w:val="24"/>
        </w:rPr>
        <w:t>64</w:t>
      </w:r>
      <w:r w:rsidRPr="00451F33">
        <w:rPr>
          <w:rFonts w:eastAsia="Arial"/>
          <w:b/>
          <w:iCs/>
          <w:color w:val="auto"/>
          <w:sz w:val="24"/>
          <w:szCs w:val="24"/>
        </w:rPr>
        <w:t xml:space="preserve">: </w:t>
      </w:r>
      <w:r>
        <w:rPr>
          <w:rFonts w:eastAsia="Arial"/>
          <w:b/>
          <w:iCs/>
          <w:color w:val="auto"/>
          <w:sz w:val="24"/>
          <w:szCs w:val="24"/>
        </w:rPr>
        <w:t>Central analysis for the municipal scenarios 1M-4M, with a 1</w:t>
      </w:r>
      <w:r w:rsidR="005E71AE">
        <w:rPr>
          <w:rFonts w:eastAsia="Arial"/>
          <w:b/>
          <w:iCs/>
          <w:color w:val="auto"/>
          <w:sz w:val="24"/>
          <w:szCs w:val="24"/>
        </w:rPr>
        <w:t>2</w:t>
      </w:r>
      <w:r>
        <w:rPr>
          <w:rFonts w:eastAsia="Arial"/>
          <w:b/>
          <w:iCs/>
          <w:color w:val="auto"/>
          <w:sz w:val="24"/>
          <w:szCs w:val="24"/>
        </w:rPr>
        <w:t>-year appraisal period from 2024 to 203</w:t>
      </w:r>
      <w:r w:rsidR="001D6629">
        <w:rPr>
          <w:rFonts w:eastAsia="Arial"/>
          <w:b/>
          <w:iCs/>
          <w:color w:val="auto"/>
          <w:sz w:val="24"/>
          <w:szCs w:val="24"/>
        </w:rPr>
        <w:t>5</w:t>
      </w:r>
      <w:r>
        <w:rPr>
          <w:rFonts w:eastAsia="Arial"/>
          <w:b/>
          <w:iCs/>
          <w:color w:val="auto"/>
          <w:sz w:val="24"/>
          <w:szCs w:val="24"/>
        </w:rPr>
        <w:t xml:space="preserve"> (with DRS effects, 2023 prices</w:t>
      </w:r>
      <w:r w:rsidR="00B27638">
        <w:rPr>
          <w:rFonts w:eastAsia="Arial"/>
          <w:b/>
          <w:iCs/>
          <w:color w:val="auto"/>
          <w:sz w:val="24"/>
          <w:szCs w:val="24"/>
        </w:rPr>
        <w:t>,</w:t>
      </w:r>
      <w:r w:rsidR="00DC0369">
        <w:rPr>
          <w:rFonts w:eastAsia="Arial"/>
          <w:b/>
          <w:iCs/>
          <w:color w:val="auto"/>
          <w:sz w:val="24"/>
          <w:szCs w:val="24"/>
        </w:rPr>
        <w:t xml:space="preserve"> discounted</w:t>
      </w:r>
      <w:r>
        <w:rPr>
          <w:rFonts w:eastAsia="Arial"/>
          <w:b/>
          <w:iCs/>
          <w:color w:val="auto"/>
          <w:sz w:val="24"/>
          <w:szCs w:val="24"/>
        </w:rPr>
        <w:t>(£m)).</w:t>
      </w:r>
    </w:p>
    <w:tbl>
      <w:tblPr>
        <w:tblStyle w:val="TableGrid"/>
        <w:tblW w:w="0" w:type="auto"/>
        <w:tblLook w:val="04A0" w:firstRow="1" w:lastRow="0" w:firstColumn="1" w:lastColumn="0" w:noHBand="0" w:noVBand="1"/>
      </w:tblPr>
      <w:tblGrid>
        <w:gridCol w:w="1980"/>
        <w:gridCol w:w="4216"/>
        <w:gridCol w:w="1012"/>
        <w:gridCol w:w="1012"/>
        <w:gridCol w:w="963"/>
        <w:gridCol w:w="1012"/>
      </w:tblGrid>
      <w:tr w:rsidRPr="009A2949" w:rsidR="00923A3C" w14:paraId="52EE907E" w14:textId="77777777">
        <w:trPr>
          <w:trHeight w:val="290"/>
        </w:trPr>
        <w:tc>
          <w:tcPr>
            <w:tcW w:w="6196" w:type="dxa"/>
            <w:gridSpan w:val="2"/>
            <w:noWrap/>
            <w:hideMark/>
          </w:tcPr>
          <w:p w:rsidRPr="009E7A40" w:rsidR="000E15A5" w:rsidP="009A2949" w:rsidRDefault="000E15A5" w14:paraId="764E4832" w14:textId="77777777">
            <w:pPr>
              <w:pStyle w:val="EBBodyPara"/>
              <w:jc w:val="both"/>
              <w:rPr>
                <w:rFonts w:eastAsia="Arial"/>
                <w:bCs w:val="0"/>
                <w:iCs/>
              </w:rPr>
            </w:pPr>
          </w:p>
        </w:tc>
        <w:tc>
          <w:tcPr>
            <w:tcW w:w="1012" w:type="dxa"/>
            <w:noWrap/>
            <w:hideMark/>
          </w:tcPr>
          <w:p w:rsidRPr="000E15A5" w:rsidR="000E15A5" w:rsidP="009A2949" w:rsidRDefault="000E15A5" w14:paraId="34348B2B" w14:textId="77777777">
            <w:pPr>
              <w:pStyle w:val="EBBodyPara"/>
              <w:jc w:val="both"/>
              <w:rPr>
                <w:rFonts w:eastAsia="Arial"/>
                <w:b/>
                <w:iCs/>
              </w:rPr>
            </w:pPr>
            <w:r w:rsidRPr="000E15A5">
              <w:rPr>
                <w:rFonts w:eastAsia="Arial"/>
                <w:b/>
                <w:iCs/>
              </w:rPr>
              <w:t>Option 1M</w:t>
            </w:r>
          </w:p>
        </w:tc>
        <w:tc>
          <w:tcPr>
            <w:tcW w:w="1012" w:type="dxa"/>
            <w:noWrap/>
            <w:hideMark/>
          </w:tcPr>
          <w:p w:rsidRPr="000E15A5" w:rsidR="000E15A5" w:rsidP="009A2949" w:rsidRDefault="000E15A5" w14:paraId="5ECBC4C4" w14:textId="77777777">
            <w:pPr>
              <w:pStyle w:val="EBBodyPara"/>
              <w:jc w:val="both"/>
              <w:rPr>
                <w:rFonts w:eastAsia="Arial"/>
                <w:b/>
                <w:iCs/>
              </w:rPr>
            </w:pPr>
            <w:r w:rsidRPr="000E15A5">
              <w:rPr>
                <w:rFonts w:eastAsia="Arial"/>
                <w:b/>
                <w:iCs/>
              </w:rPr>
              <w:t>Option 2M</w:t>
            </w:r>
          </w:p>
        </w:tc>
        <w:tc>
          <w:tcPr>
            <w:tcW w:w="963" w:type="dxa"/>
            <w:noWrap/>
            <w:hideMark/>
          </w:tcPr>
          <w:p w:rsidRPr="000E15A5" w:rsidR="000E15A5" w:rsidP="009A2949" w:rsidRDefault="000E15A5" w14:paraId="4A486C5E" w14:textId="77777777">
            <w:pPr>
              <w:pStyle w:val="EBBodyPara"/>
              <w:jc w:val="both"/>
              <w:rPr>
                <w:rFonts w:eastAsia="Arial"/>
                <w:b/>
                <w:iCs/>
              </w:rPr>
            </w:pPr>
            <w:r w:rsidRPr="000E15A5">
              <w:rPr>
                <w:rFonts w:eastAsia="Arial"/>
                <w:b/>
                <w:iCs/>
              </w:rPr>
              <w:t>Option 3M</w:t>
            </w:r>
          </w:p>
        </w:tc>
        <w:tc>
          <w:tcPr>
            <w:tcW w:w="1012" w:type="dxa"/>
            <w:noWrap/>
            <w:hideMark/>
          </w:tcPr>
          <w:p w:rsidRPr="000E15A5" w:rsidR="000E15A5" w:rsidP="009A2949" w:rsidRDefault="000E15A5" w14:paraId="577231D5" w14:textId="77777777">
            <w:pPr>
              <w:pStyle w:val="EBBodyPara"/>
              <w:jc w:val="both"/>
              <w:rPr>
                <w:rFonts w:eastAsia="Arial"/>
                <w:b/>
                <w:iCs/>
              </w:rPr>
            </w:pPr>
            <w:r w:rsidRPr="000E15A5">
              <w:rPr>
                <w:rFonts w:eastAsia="Arial"/>
                <w:b/>
                <w:iCs/>
              </w:rPr>
              <w:t>Option 4M</w:t>
            </w:r>
          </w:p>
        </w:tc>
      </w:tr>
      <w:tr w:rsidRPr="009A2949" w:rsidR="00923A3C" w:rsidTr="000E15A5" w14:paraId="1C38EAEC" w14:textId="77777777">
        <w:trPr>
          <w:trHeight w:val="290"/>
        </w:trPr>
        <w:tc>
          <w:tcPr>
            <w:tcW w:w="6196" w:type="dxa"/>
            <w:gridSpan w:val="2"/>
            <w:noWrap/>
            <w:hideMark/>
          </w:tcPr>
          <w:p w:rsidRPr="009E7A40" w:rsidR="009A2949" w:rsidP="009A2949" w:rsidRDefault="009A2949" w14:paraId="5C8D2F5B" w14:textId="7E3B5821">
            <w:pPr>
              <w:pStyle w:val="EBBodyPara"/>
              <w:jc w:val="both"/>
              <w:rPr>
                <w:rFonts w:eastAsia="Arial"/>
                <w:bCs w:val="0"/>
                <w:iCs/>
              </w:rPr>
            </w:pPr>
            <w:r w:rsidRPr="009E7A40">
              <w:rPr>
                <w:rFonts w:eastAsia="Arial"/>
                <w:bCs w:val="0"/>
                <w:iCs/>
              </w:rPr>
              <w:t>Municipal recycling rate achieved (baseline rate 42.3%)</w:t>
            </w:r>
          </w:p>
        </w:tc>
        <w:tc>
          <w:tcPr>
            <w:tcW w:w="1012" w:type="dxa"/>
            <w:noWrap/>
            <w:hideMark/>
          </w:tcPr>
          <w:p w:rsidRPr="009E7A40" w:rsidR="009A2949" w:rsidP="009A2949" w:rsidRDefault="009A2949" w14:paraId="2F5EA208" w14:textId="77777777">
            <w:pPr>
              <w:pStyle w:val="EBBodyPara"/>
              <w:jc w:val="both"/>
              <w:rPr>
                <w:rFonts w:eastAsia="Arial"/>
                <w:bCs w:val="0"/>
                <w:iCs/>
              </w:rPr>
            </w:pPr>
            <w:r w:rsidRPr="009E7A40">
              <w:rPr>
                <w:rFonts w:eastAsia="Arial"/>
                <w:bCs w:val="0"/>
                <w:iCs/>
              </w:rPr>
              <w:t>52.90%</w:t>
            </w:r>
          </w:p>
        </w:tc>
        <w:tc>
          <w:tcPr>
            <w:tcW w:w="1012" w:type="dxa"/>
            <w:noWrap/>
            <w:hideMark/>
          </w:tcPr>
          <w:p w:rsidRPr="009E7A40" w:rsidR="009A2949" w:rsidP="009A2949" w:rsidRDefault="009A2949" w14:paraId="5C7ADCEE" w14:textId="77777777">
            <w:pPr>
              <w:pStyle w:val="EBBodyPara"/>
              <w:jc w:val="both"/>
              <w:rPr>
                <w:rFonts w:eastAsia="Arial"/>
                <w:bCs w:val="0"/>
                <w:iCs/>
              </w:rPr>
            </w:pPr>
            <w:r w:rsidRPr="009E7A40">
              <w:rPr>
                <w:rFonts w:eastAsia="Arial"/>
                <w:bCs w:val="0"/>
                <w:iCs/>
              </w:rPr>
              <w:t>57.60%</w:t>
            </w:r>
          </w:p>
        </w:tc>
        <w:tc>
          <w:tcPr>
            <w:tcW w:w="963" w:type="dxa"/>
            <w:noWrap/>
            <w:hideMark/>
          </w:tcPr>
          <w:p w:rsidRPr="009E7A40" w:rsidR="009A2949" w:rsidP="009A2949" w:rsidRDefault="009A2949" w14:paraId="707A6FFF" w14:textId="77777777">
            <w:pPr>
              <w:pStyle w:val="EBBodyPara"/>
              <w:jc w:val="both"/>
              <w:rPr>
                <w:rFonts w:eastAsia="Arial"/>
                <w:bCs w:val="0"/>
                <w:iCs/>
              </w:rPr>
            </w:pPr>
            <w:r w:rsidRPr="009E7A40">
              <w:rPr>
                <w:rFonts w:eastAsia="Arial"/>
                <w:bCs w:val="0"/>
                <w:iCs/>
              </w:rPr>
              <w:t>51.20%</w:t>
            </w:r>
          </w:p>
        </w:tc>
        <w:tc>
          <w:tcPr>
            <w:tcW w:w="1012" w:type="dxa"/>
            <w:noWrap/>
            <w:hideMark/>
          </w:tcPr>
          <w:p w:rsidRPr="009E7A40" w:rsidR="009A2949" w:rsidP="009A2949" w:rsidRDefault="009A2949" w14:paraId="24278C2A" w14:textId="77777777">
            <w:pPr>
              <w:pStyle w:val="EBBodyPara"/>
              <w:jc w:val="both"/>
              <w:rPr>
                <w:rFonts w:eastAsia="Arial"/>
                <w:bCs w:val="0"/>
                <w:iCs/>
              </w:rPr>
            </w:pPr>
            <w:r w:rsidRPr="009E7A40">
              <w:rPr>
                <w:rFonts w:eastAsia="Arial"/>
                <w:bCs w:val="0"/>
                <w:iCs/>
              </w:rPr>
              <w:t>55.90%</w:t>
            </w:r>
          </w:p>
        </w:tc>
      </w:tr>
      <w:tr w:rsidRPr="009A2949" w:rsidR="00923A3C" w:rsidTr="000E15A5" w14:paraId="0559C9F7" w14:textId="77777777">
        <w:trPr>
          <w:trHeight w:val="290"/>
        </w:trPr>
        <w:tc>
          <w:tcPr>
            <w:tcW w:w="6196" w:type="dxa"/>
            <w:gridSpan w:val="2"/>
            <w:noWrap/>
            <w:hideMark/>
          </w:tcPr>
          <w:p w:rsidRPr="009E7A40" w:rsidR="009A2949" w:rsidP="009A2949" w:rsidRDefault="009A2949" w14:paraId="61A26EDD" w14:textId="1F5339AF">
            <w:pPr>
              <w:pStyle w:val="EBBodyPara"/>
              <w:jc w:val="both"/>
              <w:rPr>
                <w:rFonts w:eastAsia="Arial"/>
                <w:bCs w:val="0"/>
                <w:iCs/>
              </w:rPr>
            </w:pPr>
            <w:r w:rsidRPr="009E7A40">
              <w:rPr>
                <w:rFonts w:eastAsia="Arial"/>
                <w:bCs w:val="0"/>
                <w:iCs/>
              </w:rPr>
              <w:t>Savings to households from removed garden waste charging</w:t>
            </w:r>
          </w:p>
        </w:tc>
        <w:tc>
          <w:tcPr>
            <w:tcW w:w="1012" w:type="dxa"/>
            <w:noWrap/>
            <w:hideMark/>
          </w:tcPr>
          <w:p w:rsidRPr="009E7A40" w:rsidR="009A2949" w:rsidP="009A2949" w:rsidRDefault="009A2949" w14:paraId="2F840D12" w14:textId="77777777">
            <w:pPr>
              <w:pStyle w:val="EBBodyPara"/>
              <w:jc w:val="both"/>
              <w:rPr>
                <w:rFonts w:eastAsia="Arial"/>
                <w:bCs w:val="0"/>
                <w:iCs/>
              </w:rPr>
            </w:pPr>
            <w:r w:rsidRPr="009E7A40">
              <w:rPr>
                <w:rFonts w:eastAsia="Arial"/>
                <w:bCs w:val="0"/>
                <w:iCs/>
              </w:rPr>
              <w:t>£1,484</w:t>
            </w:r>
          </w:p>
        </w:tc>
        <w:tc>
          <w:tcPr>
            <w:tcW w:w="1012" w:type="dxa"/>
            <w:noWrap/>
            <w:hideMark/>
          </w:tcPr>
          <w:p w:rsidRPr="009E7A40" w:rsidR="009A2949" w:rsidP="009A2949" w:rsidRDefault="009A2949" w14:paraId="77F63DE2" w14:textId="77777777">
            <w:pPr>
              <w:pStyle w:val="EBBodyPara"/>
              <w:jc w:val="both"/>
              <w:rPr>
                <w:rFonts w:eastAsia="Arial"/>
                <w:bCs w:val="0"/>
                <w:iCs/>
              </w:rPr>
            </w:pPr>
            <w:r w:rsidRPr="009E7A40">
              <w:rPr>
                <w:rFonts w:eastAsia="Arial"/>
                <w:bCs w:val="0"/>
                <w:iCs/>
              </w:rPr>
              <w:t>£1,484</w:t>
            </w:r>
          </w:p>
        </w:tc>
        <w:tc>
          <w:tcPr>
            <w:tcW w:w="963" w:type="dxa"/>
            <w:shd w:val="clear" w:color="auto" w:fill="auto"/>
            <w:noWrap/>
            <w:hideMark/>
          </w:tcPr>
          <w:p w:rsidRPr="009E7A40" w:rsidR="009A2949" w:rsidP="009A2949" w:rsidRDefault="009A2949" w14:paraId="3CB0F8D8" w14:textId="77777777">
            <w:pPr>
              <w:pStyle w:val="EBBodyPara"/>
              <w:jc w:val="both"/>
              <w:rPr>
                <w:rFonts w:eastAsia="Arial"/>
                <w:bCs w:val="0"/>
                <w:iCs/>
              </w:rPr>
            </w:pPr>
            <w:r w:rsidRPr="009E7A40">
              <w:rPr>
                <w:rFonts w:eastAsia="Arial"/>
                <w:bCs w:val="0"/>
                <w:iCs/>
              </w:rPr>
              <w:t>-£1,126</w:t>
            </w:r>
          </w:p>
        </w:tc>
        <w:tc>
          <w:tcPr>
            <w:tcW w:w="1012" w:type="dxa"/>
            <w:noWrap/>
            <w:hideMark/>
          </w:tcPr>
          <w:p w:rsidRPr="009E7A40" w:rsidR="009A2949" w:rsidP="009A2949" w:rsidRDefault="009A2949" w14:paraId="6C47461D" w14:textId="77777777">
            <w:pPr>
              <w:pStyle w:val="EBBodyPara"/>
              <w:jc w:val="both"/>
              <w:rPr>
                <w:rFonts w:eastAsia="Arial"/>
                <w:bCs w:val="0"/>
                <w:iCs/>
              </w:rPr>
            </w:pPr>
            <w:r w:rsidRPr="009E7A40">
              <w:rPr>
                <w:rFonts w:eastAsia="Arial"/>
                <w:bCs w:val="0"/>
                <w:iCs/>
              </w:rPr>
              <w:t>-£1,126</w:t>
            </w:r>
          </w:p>
        </w:tc>
      </w:tr>
      <w:tr w:rsidRPr="009A2949" w:rsidR="00923A3C" w:rsidTr="000E15A5" w14:paraId="33ED59EA" w14:textId="77777777">
        <w:trPr>
          <w:trHeight w:val="290"/>
        </w:trPr>
        <w:tc>
          <w:tcPr>
            <w:tcW w:w="6196" w:type="dxa"/>
            <w:gridSpan w:val="2"/>
            <w:noWrap/>
            <w:hideMark/>
          </w:tcPr>
          <w:p w:rsidRPr="009E7A40" w:rsidR="009A2949" w:rsidP="009A2949" w:rsidRDefault="009A2949" w14:paraId="4EE7A94F" w14:textId="5DA81E50">
            <w:pPr>
              <w:pStyle w:val="EBBodyPara"/>
              <w:jc w:val="both"/>
              <w:rPr>
                <w:rFonts w:eastAsia="Arial"/>
                <w:bCs w:val="0"/>
                <w:iCs/>
              </w:rPr>
            </w:pPr>
            <w:r w:rsidRPr="009E7A40">
              <w:rPr>
                <w:rFonts w:eastAsia="Arial"/>
                <w:bCs w:val="0"/>
                <w:iCs/>
              </w:rPr>
              <w:t>GHG emissions savings (traded and non-traded)</w:t>
            </w:r>
          </w:p>
        </w:tc>
        <w:tc>
          <w:tcPr>
            <w:tcW w:w="1012" w:type="dxa"/>
            <w:noWrap/>
            <w:hideMark/>
          </w:tcPr>
          <w:p w:rsidRPr="009E7A40" w:rsidR="009A2949" w:rsidP="009A2949" w:rsidRDefault="009A2949" w14:paraId="285711CB" w14:textId="77777777">
            <w:pPr>
              <w:pStyle w:val="EBBodyPara"/>
              <w:jc w:val="both"/>
              <w:rPr>
                <w:rFonts w:eastAsia="Arial"/>
                <w:bCs w:val="0"/>
                <w:iCs/>
              </w:rPr>
            </w:pPr>
            <w:r w:rsidRPr="009E7A40">
              <w:rPr>
                <w:rFonts w:eastAsia="Arial"/>
                <w:bCs w:val="0"/>
                <w:iCs/>
              </w:rPr>
              <w:t>£8,751</w:t>
            </w:r>
          </w:p>
        </w:tc>
        <w:tc>
          <w:tcPr>
            <w:tcW w:w="1012" w:type="dxa"/>
            <w:noWrap/>
            <w:hideMark/>
          </w:tcPr>
          <w:p w:rsidRPr="009E7A40" w:rsidR="009A2949" w:rsidP="009A2949" w:rsidRDefault="009A2949" w14:paraId="2F526746" w14:textId="77777777">
            <w:pPr>
              <w:pStyle w:val="EBBodyPara"/>
              <w:jc w:val="both"/>
              <w:rPr>
                <w:rFonts w:eastAsia="Arial"/>
                <w:bCs w:val="0"/>
                <w:iCs/>
              </w:rPr>
            </w:pPr>
            <w:r w:rsidRPr="009E7A40">
              <w:rPr>
                <w:rFonts w:eastAsia="Arial"/>
                <w:bCs w:val="0"/>
                <w:iCs/>
              </w:rPr>
              <w:t>£12,285</w:t>
            </w:r>
          </w:p>
        </w:tc>
        <w:tc>
          <w:tcPr>
            <w:tcW w:w="963" w:type="dxa"/>
            <w:noWrap/>
            <w:hideMark/>
          </w:tcPr>
          <w:p w:rsidRPr="009E7A40" w:rsidR="009A2949" w:rsidP="009A2949" w:rsidRDefault="009A2949" w14:paraId="0750A9B2" w14:textId="77777777">
            <w:pPr>
              <w:pStyle w:val="EBBodyPara"/>
              <w:jc w:val="both"/>
              <w:rPr>
                <w:rFonts w:eastAsia="Arial"/>
                <w:bCs w:val="0"/>
                <w:iCs/>
              </w:rPr>
            </w:pPr>
            <w:r w:rsidRPr="009E7A40">
              <w:rPr>
                <w:rFonts w:eastAsia="Arial"/>
                <w:bCs w:val="0"/>
                <w:iCs/>
              </w:rPr>
              <w:t>£8,161</w:t>
            </w:r>
          </w:p>
        </w:tc>
        <w:tc>
          <w:tcPr>
            <w:tcW w:w="1012" w:type="dxa"/>
            <w:noWrap/>
            <w:hideMark/>
          </w:tcPr>
          <w:p w:rsidRPr="009E7A40" w:rsidR="009A2949" w:rsidP="009A2949" w:rsidRDefault="009A2949" w14:paraId="3C8ACD28" w14:textId="77777777">
            <w:pPr>
              <w:pStyle w:val="EBBodyPara"/>
              <w:jc w:val="both"/>
              <w:rPr>
                <w:rFonts w:eastAsia="Arial"/>
                <w:bCs w:val="0"/>
                <w:iCs/>
              </w:rPr>
            </w:pPr>
            <w:r w:rsidRPr="009E7A40">
              <w:rPr>
                <w:rFonts w:eastAsia="Arial"/>
                <w:bCs w:val="0"/>
                <w:iCs/>
              </w:rPr>
              <w:t>£11,750</w:t>
            </w:r>
          </w:p>
        </w:tc>
      </w:tr>
      <w:tr w:rsidRPr="009A2949" w:rsidR="00923A3C" w:rsidTr="000E15A5" w14:paraId="3297CCD7" w14:textId="77777777">
        <w:trPr>
          <w:trHeight w:val="290"/>
        </w:trPr>
        <w:tc>
          <w:tcPr>
            <w:tcW w:w="6196" w:type="dxa"/>
            <w:gridSpan w:val="2"/>
            <w:noWrap/>
            <w:hideMark/>
          </w:tcPr>
          <w:p w:rsidRPr="009E7A40" w:rsidR="009A2949" w:rsidP="009A2949" w:rsidRDefault="009A2949" w14:paraId="7C78BAFF" w14:textId="2E0E59E0">
            <w:pPr>
              <w:pStyle w:val="EBBodyPara"/>
              <w:jc w:val="both"/>
              <w:rPr>
                <w:rFonts w:eastAsia="Arial"/>
                <w:bCs w:val="0"/>
                <w:iCs/>
              </w:rPr>
            </w:pPr>
            <w:r w:rsidRPr="009E7A40">
              <w:rPr>
                <w:rFonts w:eastAsia="Arial"/>
                <w:bCs w:val="0"/>
                <w:iCs/>
              </w:rPr>
              <w:t>NHM landfill tax saving</w:t>
            </w:r>
          </w:p>
        </w:tc>
        <w:tc>
          <w:tcPr>
            <w:tcW w:w="1012" w:type="dxa"/>
            <w:noWrap/>
            <w:hideMark/>
          </w:tcPr>
          <w:p w:rsidRPr="009E7A40" w:rsidR="009A2949" w:rsidP="009A2949" w:rsidRDefault="009A2949" w14:paraId="3EAAC192" w14:textId="77777777">
            <w:pPr>
              <w:pStyle w:val="EBBodyPara"/>
              <w:jc w:val="both"/>
              <w:rPr>
                <w:rFonts w:eastAsia="Arial"/>
                <w:bCs w:val="0"/>
                <w:iCs/>
              </w:rPr>
            </w:pPr>
            <w:r w:rsidRPr="009E7A40">
              <w:rPr>
                <w:rFonts w:eastAsia="Arial"/>
                <w:bCs w:val="0"/>
                <w:iCs/>
              </w:rPr>
              <w:t>£4,485</w:t>
            </w:r>
          </w:p>
        </w:tc>
        <w:tc>
          <w:tcPr>
            <w:tcW w:w="1012" w:type="dxa"/>
            <w:noWrap/>
            <w:hideMark/>
          </w:tcPr>
          <w:p w:rsidRPr="009E7A40" w:rsidR="009A2949" w:rsidP="009A2949" w:rsidRDefault="009A2949" w14:paraId="37D0DE79" w14:textId="77777777">
            <w:pPr>
              <w:pStyle w:val="EBBodyPara"/>
              <w:jc w:val="both"/>
              <w:rPr>
                <w:rFonts w:eastAsia="Arial"/>
                <w:bCs w:val="0"/>
                <w:iCs/>
              </w:rPr>
            </w:pPr>
            <w:r w:rsidRPr="009E7A40">
              <w:rPr>
                <w:rFonts w:eastAsia="Arial"/>
                <w:bCs w:val="0"/>
                <w:iCs/>
              </w:rPr>
              <w:t>£6,260</w:t>
            </w:r>
          </w:p>
        </w:tc>
        <w:tc>
          <w:tcPr>
            <w:tcW w:w="963" w:type="dxa"/>
            <w:noWrap/>
            <w:hideMark/>
          </w:tcPr>
          <w:p w:rsidRPr="009E7A40" w:rsidR="009A2949" w:rsidP="009A2949" w:rsidRDefault="009A2949" w14:paraId="62F39907" w14:textId="77777777">
            <w:pPr>
              <w:pStyle w:val="EBBodyPara"/>
              <w:jc w:val="both"/>
              <w:rPr>
                <w:rFonts w:eastAsia="Arial"/>
                <w:bCs w:val="0"/>
                <w:iCs/>
              </w:rPr>
            </w:pPr>
            <w:r w:rsidRPr="009E7A40">
              <w:rPr>
                <w:rFonts w:eastAsia="Arial"/>
                <w:bCs w:val="0"/>
                <w:iCs/>
              </w:rPr>
              <w:t>£3,914</w:t>
            </w:r>
          </w:p>
        </w:tc>
        <w:tc>
          <w:tcPr>
            <w:tcW w:w="1012" w:type="dxa"/>
            <w:noWrap/>
            <w:hideMark/>
          </w:tcPr>
          <w:p w:rsidRPr="009E7A40" w:rsidR="009A2949" w:rsidP="009A2949" w:rsidRDefault="009A2949" w14:paraId="36428FEA" w14:textId="77777777">
            <w:pPr>
              <w:pStyle w:val="EBBodyPara"/>
              <w:jc w:val="both"/>
              <w:rPr>
                <w:rFonts w:eastAsia="Arial"/>
                <w:bCs w:val="0"/>
                <w:iCs/>
              </w:rPr>
            </w:pPr>
            <w:r w:rsidRPr="009E7A40">
              <w:rPr>
                <w:rFonts w:eastAsia="Arial"/>
                <w:bCs w:val="0"/>
                <w:iCs/>
              </w:rPr>
              <w:t>£5,689</w:t>
            </w:r>
          </w:p>
        </w:tc>
      </w:tr>
      <w:tr w:rsidRPr="009A2949" w:rsidR="00923A3C" w:rsidTr="000E15A5" w14:paraId="7C7501A9" w14:textId="77777777">
        <w:trPr>
          <w:trHeight w:val="559"/>
        </w:trPr>
        <w:tc>
          <w:tcPr>
            <w:tcW w:w="6196" w:type="dxa"/>
            <w:gridSpan w:val="2"/>
            <w:hideMark/>
          </w:tcPr>
          <w:p w:rsidRPr="009E7A40" w:rsidR="000E15A5" w:rsidP="009E7A40" w:rsidRDefault="000E15A5" w14:paraId="27520C13" w14:textId="55961571">
            <w:pPr>
              <w:pStyle w:val="EBBodyPara"/>
              <w:rPr>
                <w:rFonts w:eastAsia="Arial"/>
                <w:bCs w:val="0"/>
                <w:iCs/>
              </w:rPr>
            </w:pPr>
            <w:r w:rsidRPr="009E7A40">
              <w:rPr>
                <w:rFonts w:eastAsia="Arial"/>
                <w:bCs w:val="0"/>
                <w:iCs/>
              </w:rPr>
              <w:t>Reduction</w:t>
            </w:r>
            <w:r>
              <w:rPr>
                <w:rFonts w:eastAsia="Arial"/>
                <w:bCs w:val="0"/>
                <w:iCs/>
              </w:rPr>
              <w:t xml:space="preserve"> </w:t>
            </w:r>
            <w:r w:rsidRPr="009E7A40">
              <w:rPr>
                <w:rFonts w:eastAsia="Arial"/>
                <w:bCs w:val="0"/>
                <w:iCs/>
              </w:rPr>
              <w:t xml:space="preserve">in government landfill tax receipts </w:t>
            </w:r>
            <w:r w:rsidRPr="009E7A40">
              <w:rPr>
                <w:rFonts w:eastAsia="Arial"/>
                <w:bCs w:val="0"/>
                <w:iCs/>
              </w:rPr>
              <w:br/>
            </w:r>
            <w:r w:rsidRPr="009E7A40">
              <w:rPr>
                <w:rFonts w:eastAsia="Arial"/>
                <w:bCs w:val="0"/>
                <w:iCs/>
              </w:rPr>
              <w:t>(benefits to municipal sector included in LA and NHM rows)</w:t>
            </w:r>
          </w:p>
        </w:tc>
        <w:tc>
          <w:tcPr>
            <w:tcW w:w="1012" w:type="dxa"/>
            <w:noWrap/>
            <w:hideMark/>
          </w:tcPr>
          <w:p w:rsidRPr="009E7A40" w:rsidR="000E15A5" w:rsidP="009A2949" w:rsidRDefault="000E15A5" w14:paraId="11A5FAD0" w14:textId="77777777">
            <w:pPr>
              <w:pStyle w:val="EBBodyPara"/>
              <w:jc w:val="both"/>
              <w:rPr>
                <w:rFonts w:eastAsia="Arial"/>
                <w:bCs w:val="0"/>
                <w:iCs/>
              </w:rPr>
            </w:pPr>
            <w:r w:rsidRPr="009E7A40">
              <w:rPr>
                <w:rFonts w:eastAsia="Arial"/>
                <w:bCs w:val="0"/>
                <w:iCs/>
              </w:rPr>
              <w:t>-£4,687</w:t>
            </w:r>
          </w:p>
        </w:tc>
        <w:tc>
          <w:tcPr>
            <w:tcW w:w="1012" w:type="dxa"/>
            <w:noWrap/>
            <w:hideMark/>
          </w:tcPr>
          <w:p w:rsidRPr="009E7A40" w:rsidR="000E15A5" w:rsidP="009A2949" w:rsidRDefault="000E15A5" w14:paraId="2793C319" w14:textId="77777777">
            <w:pPr>
              <w:pStyle w:val="EBBodyPara"/>
              <w:jc w:val="both"/>
              <w:rPr>
                <w:rFonts w:eastAsia="Arial"/>
                <w:bCs w:val="0"/>
                <w:iCs/>
              </w:rPr>
            </w:pPr>
            <w:r w:rsidRPr="009E7A40">
              <w:rPr>
                <w:rFonts w:eastAsia="Arial"/>
                <w:bCs w:val="0"/>
                <w:iCs/>
              </w:rPr>
              <w:t>-£6,462</w:t>
            </w:r>
          </w:p>
        </w:tc>
        <w:tc>
          <w:tcPr>
            <w:tcW w:w="963" w:type="dxa"/>
            <w:noWrap/>
            <w:hideMark/>
          </w:tcPr>
          <w:p w:rsidRPr="009E7A40" w:rsidR="000E15A5" w:rsidP="009A2949" w:rsidRDefault="000E15A5" w14:paraId="6AB05F23" w14:textId="77777777">
            <w:pPr>
              <w:pStyle w:val="EBBodyPara"/>
              <w:jc w:val="both"/>
              <w:rPr>
                <w:rFonts w:eastAsia="Arial"/>
                <w:bCs w:val="0"/>
                <w:iCs/>
              </w:rPr>
            </w:pPr>
            <w:r w:rsidRPr="009E7A40">
              <w:rPr>
                <w:rFonts w:eastAsia="Arial"/>
                <w:bCs w:val="0"/>
                <w:iCs/>
              </w:rPr>
              <w:t>-£4,082</w:t>
            </w:r>
          </w:p>
        </w:tc>
        <w:tc>
          <w:tcPr>
            <w:tcW w:w="1012" w:type="dxa"/>
            <w:noWrap/>
            <w:hideMark/>
          </w:tcPr>
          <w:p w:rsidRPr="009E7A40" w:rsidR="000E15A5" w:rsidP="009A2949" w:rsidRDefault="000E15A5" w14:paraId="0B3E9F61" w14:textId="77777777">
            <w:pPr>
              <w:pStyle w:val="EBBodyPara"/>
              <w:jc w:val="both"/>
              <w:rPr>
                <w:rFonts w:eastAsia="Arial"/>
                <w:bCs w:val="0"/>
                <w:iCs/>
              </w:rPr>
            </w:pPr>
            <w:r w:rsidRPr="009E7A40">
              <w:rPr>
                <w:rFonts w:eastAsia="Arial"/>
                <w:bCs w:val="0"/>
                <w:iCs/>
              </w:rPr>
              <w:t>-£5,856</w:t>
            </w:r>
          </w:p>
        </w:tc>
      </w:tr>
      <w:tr w:rsidRPr="009A2949" w:rsidR="00923A3C" w:rsidTr="000E15A5" w14:paraId="7B289090" w14:textId="77777777">
        <w:trPr>
          <w:trHeight w:val="290"/>
        </w:trPr>
        <w:tc>
          <w:tcPr>
            <w:tcW w:w="6196" w:type="dxa"/>
            <w:gridSpan w:val="2"/>
            <w:noWrap/>
            <w:hideMark/>
          </w:tcPr>
          <w:p w:rsidRPr="000E15A5" w:rsidR="000E15A5" w:rsidP="009A2949" w:rsidRDefault="000E15A5" w14:paraId="7E2B2FB6" w14:textId="01945FA2">
            <w:pPr>
              <w:pStyle w:val="EBBodyPara"/>
              <w:jc w:val="both"/>
              <w:rPr>
                <w:rFonts w:eastAsia="Arial"/>
                <w:b/>
                <w:iCs/>
              </w:rPr>
            </w:pPr>
            <w:r w:rsidRPr="000E15A5">
              <w:rPr>
                <w:rFonts w:eastAsia="Arial"/>
                <w:b/>
                <w:iCs/>
              </w:rPr>
              <w:t>Social benefits (total)</w:t>
            </w:r>
          </w:p>
        </w:tc>
        <w:tc>
          <w:tcPr>
            <w:tcW w:w="1012" w:type="dxa"/>
            <w:noWrap/>
            <w:hideMark/>
          </w:tcPr>
          <w:p w:rsidRPr="000E15A5" w:rsidR="000E15A5" w:rsidP="009A2949" w:rsidRDefault="000E15A5" w14:paraId="59D25772" w14:textId="77777777">
            <w:pPr>
              <w:pStyle w:val="EBBodyPara"/>
              <w:jc w:val="both"/>
              <w:rPr>
                <w:rFonts w:eastAsia="Arial"/>
                <w:b/>
                <w:iCs/>
              </w:rPr>
            </w:pPr>
            <w:r w:rsidRPr="000E15A5">
              <w:rPr>
                <w:rFonts w:eastAsia="Arial"/>
                <w:b/>
                <w:iCs/>
              </w:rPr>
              <w:t>£10,032</w:t>
            </w:r>
          </w:p>
        </w:tc>
        <w:tc>
          <w:tcPr>
            <w:tcW w:w="1012" w:type="dxa"/>
            <w:noWrap/>
            <w:hideMark/>
          </w:tcPr>
          <w:p w:rsidRPr="000E15A5" w:rsidR="000E15A5" w:rsidP="009A2949" w:rsidRDefault="000E15A5" w14:paraId="757193D7" w14:textId="77777777">
            <w:pPr>
              <w:pStyle w:val="EBBodyPara"/>
              <w:jc w:val="both"/>
              <w:rPr>
                <w:rFonts w:eastAsia="Arial"/>
                <w:b/>
                <w:iCs/>
              </w:rPr>
            </w:pPr>
            <w:r w:rsidRPr="000E15A5">
              <w:rPr>
                <w:rFonts w:eastAsia="Arial"/>
                <w:b/>
                <w:iCs/>
              </w:rPr>
              <w:t>£13,567</w:t>
            </w:r>
          </w:p>
        </w:tc>
        <w:tc>
          <w:tcPr>
            <w:tcW w:w="963" w:type="dxa"/>
            <w:noWrap/>
            <w:hideMark/>
          </w:tcPr>
          <w:p w:rsidRPr="000E15A5" w:rsidR="000E15A5" w:rsidP="009A2949" w:rsidRDefault="000E15A5" w14:paraId="2141A0BC" w14:textId="77777777">
            <w:pPr>
              <w:pStyle w:val="EBBodyPara"/>
              <w:jc w:val="both"/>
              <w:rPr>
                <w:rFonts w:eastAsia="Arial"/>
                <w:b/>
                <w:iCs/>
              </w:rPr>
            </w:pPr>
            <w:r w:rsidRPr="000E15A5">
              <w:rPr>
                <w:rFonts w:eastAsia="Arial"/>
                <w:b/>
                <w:iCs/>
              </w:rPr>
              <w:t>£6,866</w:t>
            </w:r>
          </w:p>
        </w:tc>
        <w:tc>
          <w:tcPr>
            <w:tcW w:w="1012" w:type="dxa"/>
            <w:noWrap/>
            <w:hideMark/>
          </w:tcPr>
          <w:p w:rsidRPr="000E15A5" w:rsidR="000E15A5" w:rsidP="009A2949" w:rsidRDefault="000E15A5" w14:paraId="6DC00910" w14:textId="77777777">
            <w:pPr>
              <w:pStyle w:val="EBBodyPara"/>
              <w:jc w:val="both"/>
              <w:rPr>
                <w:rFonts w:eastAsia="Arial"/>
                <w:b/>
                <w:iCs/>
              </w:rPr>
            </w:pPr>
            <w:r w:rsidRPr="000E15A5">
              <w:rPr>
                <w:rFonts w:eastAsia="Arial"/>
                <w:b/>
                <w:iCs/>
              </w:rPr>
              <w:t>£10,455</w:t>
            </w:r>
          </w:p>
        </w:tc>
      </w:tr>
      <w:tr w:rsidRPr="009A2949" w:rsidR="00923A3C" w:rsidTr="000E15A5" w14:paraId="26A6422B" w14:textId="77777777">
        <w:trPr>
          <w:trHeight w:val="870"/>
        </w:trPr>
        <w:tc>
          <w:tcPr>
            <w:tcW w:w="6196" w:type="dxa"/>
            <w:gridSpan w:val="2"/>
            <w:hideMark/>
          </w:tcPr>
          <w:p w:rsidRPr="009E7A40" w:rsidR="009A2949" w:rsidP="009E7A40" w:rsidRDefault="009A2949" w14:paraId="5E3ED7ED" w14:textId="0C76C8AE">
            <w:pPr>
              <w:pStyle w:val="EBBodyPara"/>
              <w:rPr>
                <w:rFonts w:eastAsia="Arial"/>
                <w:bCs w:val="0"/>
                <w:iCs/>
              </w:rPr>
            </w:pPr>
            <w:r w:rsidRPr="009E7A40">
              <w:rPr>
                <w:rFonts w:eastAsia="Arial"/>
                <w:bCs w:val="0"/>
                <w:iCs/>
              </w:rPr>
              <w:t xml:space="preserve">Additional local authorities net service costs (+)/savings (-) </w:t>
            </w:r>
            <w:r w:rsidRPr="009E7A40">
              <w:rPr>
                <w:rFonts w:eastAsia="Arial"/>
                <w:bCs w:val="0"/>
                <w:iCs/>
              </w:rPr>
              <w:br/>
            </w:r>
            <w:r w:rsidRPr="009E7A40">
              <w:rPr>
                <w:rFonts w:eastAsia="Arial"/>
                <w:bCs w:val="0"/>
                <w:iCs/>
              </w:rPr>
              <w:t xml:space="preserve">from changes in dry recycling, food waste and free garden waste collections for all HHs </w:t>
            </w:r>
          </w:p>
        </w:tc>
        <w:tc>
          <w:tcPr>
            <w:tcW w:w="1012" w:type="dxa"/>
            <w:noWrap/>
            <w:hideMark/>
          </w:tcPr>
          <w:p w:rsidRPr="009E7A40" w:rsidR="009A2949" w:rsidP="009A2949" w:rsidRDefault="009A2949" w14:paraId="2BEE836E" w14:textId="77777777">
            <w:pPr>
              <w:pStyle w:val="EBBodyPara"/>
              <w:jc w:val="both"/>
              <w:rPr>
                <w:rFonts w:eastAsia="Arial"/>
                <w:bCs w:val="0"/>
                <w:iCs/>
              </w:rPr>
            </w:pPr>
            <w:r w:rsidRPr="009E7A40">
              <w:rPr>
                <w:rFonts w:eastAsia="Arial"/>
                <w:bCs w:val="0"/>
                <w:iCs/>
              </w:rPr>
              <w:t>£3,944</w:t>
            </w:r>
          </w:p>
        </w:tc>
        <w:tc>
          <w:tcPr>
            <w:tcW w:w="1012" w:type="dxa"/>
            <w:noWrap/>
            <w:hideMark/>
          </w:tcPr>
          <w:p w:rsidRPr="009E7A40" w:rsidR="009A2949" w:rsidP="009A2949" w:rsidRDefault="009A2949" w14:paraId="7834CEC0" w14:textId="77777777">
            <w:pPr>
              <w:pStyle w:val="EBBodyPara"/>
              <w:jc w:val="both"/>
              <w:rPr>
                <w:rFonts w:eastAsia="Arial"/>
                <w:bCs w:val="0"/>
                <w:iCs/>
              </w:rPr>
            </w:pPr>
            <w:r w:rsidRPr="009E7A40">
              <w:rPr>
                <w:rFonts w:eastAsia="Arial"/>
                <w:bCs w:val="0"/>
                <w:iCs/>
              </w:rPr>
              <w:t>£3,944</w:t>
            </w:r>
          </w:p>
        </w:tc>
        <w:tc>
          <w:tcPr>
            <w:tcW w:w="963" w:type="dxa"/>
            <w:noWrap/>
            <w:hideMark/>
          </w:tcPr>
          <w:p w:rsidRPr="009E7A40" w:rsidR="009A2949" w:rsidP="009A2949" w:rsidRDefault="009A2949" w14:paraId="1CEC9A02" w14:textId="77777777">
            <w:pPr>
              <w:pStyle w:val="EBBodyPara"/>
              <w:jc w:val="both"/>
              <w:rPr>
                <w:rFonts w:eastAsia="Arial"/>
                <w:bCs w:val="0"/>
                <w:iCs/>
              </w:rPr>
            </w:pPr>
            <w:r w:rsidRPr="009E7A40">
              <w:rPr>
                <w:rFonts w:eastAsia="Arial"/>
                <w:bCs w:val="0"/>
                <w:iCs/>
              </w:rPr>
              <w:t>-£211</w:t>
            </w:r>
          </w:p>
        </w:tc>
        <w:tc>
          <w:tcPr>
            <w:tcW w:w="1012" w:type="dxa"/>
            <w:noWrap/>
            <w:hideMark/>
          </w:tcPr>
          <w:p w:rsidRPr="009E7A40" w:rsidR="009A2949" w:rsidP="009A2949" w:rsidRDefault="009A2949" w14:paraId="3BDCF4C0" w14:textId="77777777">
            <w:pPr>
              <w:pStyle w:val="EBBodyPara"/>
              <w:jc w:val="both"/>
              <w:rPr>
                <w:rFonts w:eastAsia="Arial"/>
                <w:bCs w:val="0"/>
                <w:iCs/>
              </w:rPr>
            </w:pPr>
            <w:r w:rsidRPr="009E7A40">
              <w:rPr>
                <w:rFonts w:eastAsia="Arial"/>
                <w:bCs w:val="0"/>
                <w:iCs/>
              </w:rPr>
              <w:t>-£211</w:t>
            </w:r>
          </w:p>
        </w:tc>
      </w:tr>
      <w:tr w:rsidRPr="009A2949" w:rsidR="001B5EC9" w:rsidTr="00A338C3" w14:paraId="3CC85C20" w14:textId="77777777">
        <w:trPr>
          <w:trHeight w:val="290"/>
        </w:trPr>
        <w:tc>
          <w:tcPr>
            <w:tcW w:w="1980" w:type="dxa"/>
            <w:vMerge w:val="restart"/>
            <w:noWrap/>
            <w:hideMark/>
          </w:tcPr>
          <w:p w:rsidRPr="009E7A40" w:rsidR="000E15A5" w:rsidP="009A2949" w:rsidRDefault="000E15A5" w14:paraId="53452BFC" w14:textId="77777777">
            <w:pPr>
              <w:pStyle w:val="EBBodyPara"/>
              <w:jc w:val="both"/>
              <w:rPr>
                <w:rFonts w:eastAsia="Arial"/>
                <w:bCs w:val="0"/>
                <w:iCs/>
              </w:rPr>
            </w:pPr>
          </w:p>
        </w:tc>
        <w:tc>
          <w:tcPr>
            <w:tcW w:w="4216" w:type="dxa"/>
            <w:noWrap/>
            <w:hideMark/>
          </w:tcPr>
          <w:p w:rsidRPr="009E7A40" w:rsidR="000E15A5" w:rsidP="009A2949" w:rsidRDefault="000E15A5" w14:paraId="1FB53D83" w14:textId="77777777">
            <w:pPr>
              <w:pStyle w:val="EBBodyPara"/>
              <w:jc w:val="both"/>
              <w:rPr>
                <w:rFonts w:eastAsia="Arial"/>
                <w:bCs w:val="0"/>
                <w:iCs/>
              </w:rPr>
            </w:pPr>
            <w:r w:rsidRPr="009E7A40">
              <w:rPr>
                <w:rFonts w:eastAsia="Arial"/>
                <w:bCs w:val="0"/>
                <w:iCs/>
              </w:rPr>
              <w:t>Transition costs</w:t>
            </w:r>
          </w:p>
        </w:tc>
        <w:tc>
          <w:tcPr>
            <w:tcW w:w="1012" w:type="dxa"/>
            <w:noWrap/>
            <w:hideMark/>
          </w:tcPr>
          <w:p w:rsidRPr="009E7A40" w:rsidR="000E15A5" w:rsidP="009A2949" w:rsidRDefault="000E15A5" w14:paraId="070591B3" w14:textId="77777777">
            <w:pPr>
              <w:pStyle w:val="EBBodyPara"/>
              <w:jc w:val="both"/>
              <w:rPr>
                <w:rFonts w:eastAsia="Arial"/>
                <w:bCs w:val="0"/>
                <w:iCs/>
              </w:rPr>
            </w:pPr>
            <w:r w:rsidRPr="009E7A40">
              <w:rPr>
                <w:rFonts w:eastAsia="Arial"/>
                <w:bCs w:val="0"/>
                <w:iCs/>
              </w:rPr>
              <w:t>£1,120</w:t>
            </w:r>
          </w:p>
        </w:tc>
        <w:tc>
          <w:tcPr>
            <w:tcW w:w="1012" w:type="dxa"/>
            <w:noWrap/>
            <w:hideMark/>
          </w:tcPr>
          <w:p w:rsidRPr="009E7A40" w:rsidR="000E15A5" w:rsidP="009A2949" w:rsidRDefault="000E15A5" w14:paraId="7BB341F6" w14:textId="77777777">
            <w:pPr>
              <w:pStyle w:val="EBBodyPara"/>
              <w:jc w:val="both"/>
              <w:rPr>
                <w:rFonts w:eastAsia="Arial"/>
                <w:bCs w:val="0"/>
                <w:iCs/>
              </w:rPr>
            </w:pPr>
            <w:r w:rsidRPr="009E7A40">
              <w:rPr>
                <w:rFonts w:eastAsia="Arial"/>
                <w:bCs w:val="0"/>
                <w:iCs/>
              </w:rPr>
              <w:t>£1,120</w:t>
            </w:r>
          </w:p>
        </w:tc>
        <w:tc>
          <w:tcPr>
            <w:tcW w:w="963" w:type="dxa"/>
            <w:noWrap/>
            <w:hideMark/>
          </w:tcPr>
          <w:p w:rsidRPr="009E7A40" w:rsidR="000E15A5" w:rsidP="009A2949" w:rsidRDefault="000E15A5" w14:paraId="26F67494" w14:textId="77777777">
            <w:pPr>
              <w:pStyle w:val="EBBodyPara"/>
              <w:jc w:val="both"/>
              <w:rPr>
                <w:rFonts w:eastAsia="Arial"/>
                <w:bCs w:val="0"/>
                <w:iCs/>
              </w:rPr>
            </w:pPr>
            <w:r w:rsidRPr="009E7A40">
              <w:rPr>
                <w:rFonts w:eastAsia="Arial"/>
                <w:bCs w:val="0"/>
                <w:iCs/>
              </w:rPr>
              <w:t>£811</w:t>
            </w:r>
          </w:p>
        </w:tc>
        <w:tc>
          <w:tcPr>
            <w:tcW w:w="1012" w:type="dxa"/>
            <w:noWrap/>
            <w:hideMark/>
          </w:tcPr>
          <w:p w:rsidRPr="009E7A40" w:rsidR="000E15A5" w:rsidP="009A2949" w:rsidRDefault="000E15A5" w14:paraId="57E30F21" w14:textId="77777777">
            <w:pPr>
              <w:pStyle w:val="EBBodyPara"/>
              <w:jc w:val="both"/>
              <w:rPr>
                <w:rFonts w:eastAsia="Arial"/>
                <w:bCs w:val="0"/>
                <w:iCs/>
              </w:rPr>
            </w:pPr>
            <w:r w:rsidRPr="009E7A40">
              <w:rPr>
                <w:rFonts w:eastAsia="Arial"/>
                <w:bCs w:val="0"/>
                <w:iCs/>
              </w:rPr>
              <w:t>£811</w:t>
            </w:r>
          </w:p>
        </w:tc>
      </w:tr>
      <w:tr w:rsidRPr="009A2949" w:rsidR="001B5EC9" w:rsidTr="00A338C3" w14:paraId="24B1DDBB" w14:textId="77777777">
        <w:trPr>
          <w:trHeight w:val="290"/>
        </w:trPr>
        <w:tc>
          <w:tcPr>
            <w:tcW w:w="1980" w:type="dxa"/>
            <w:vMerge/>
            <w:hideMark/>
          </w:tcPr>
          <w:p w:rsidRPr="009E7A40" w:rsidR="000E15A5" w:rsidP="009A2949" w:rsidRDefault="000E15A5" w14:paraId="6D830A1E" w14:textId="77777777">
            <w:pPr>
              <w:pStyle w:val="EBBodyPara"/>
              <w:jc w:val="both"/>
              <w:rPr>
                <w:rFonts w:eastAsia="Arial"/>
                <w:bCs w:val="0"/>
                <w:iCs/>
              </w:rPr>
            </w:pPr>
          </w:p>
        </w:tc>
        <w:tc>
          <w:tcPr>
            <w:tcW w:w="4216" w:type="dxa"/>
            <w:noWrap/>
            <w:hideMark/>
          </w:tcPr>
          <w:p w:rsidRPr="009E7A40" w:rsidR="000E15A5" w:rsidP="009A2949" w:rsidRDefault="000E15A5" w14:paraId="57282093" w14:textId="77777777">
            <w:pPr>
              <w:pStyle w:val="EBBodyPara"/>
              <w:jc w:val="both"/>
              <w:rPr>
                <w:rFonts w:eastAsia="Arial"/>
                <w:bCs w:val="0"/>
                <w:iCs/>
              </w:rPr>
            </w:pPr>
            <w:r w:rsidRPr="009E7A40">
              <w:rPr>
                <w:rFonts w:eastAsia="Arial"/>
                <w:bCs w:val="0"/>
                <w:iCs/>
              </w:rPr>
              <w:t>Savings and on-going costs</w:t>
            </w:r>
          </w:p>
        </w:tc>
        <w:tc>
          <w:tcPr>
            <w:tcW w:w="1012" w:type="dxa"/>
            <w:noWrap/>
            <w:hideMark/>
          </w:tcPr>
          <w:p w:rsidRPr="009E7A40" w:rsidR="000E15A5" w:rsidP="009A2949" w:rsidRDefault="000E15A5" w14:paraId="39769506" w14:textId="77777777">
            <w:pPr>
              <w:pStyle w:val="EBBodyPara"/>
              <w:jc w:val="both"/>
              <w:rPr>
                <w:rFonts w:eastAsia="Arial"/>
                <w:bCs w:val="0"/>
                <w:iCs/>
              </w:rPr>
            </w:pPr>
            <w:r w:rsidRPr="009E7A40">
              <w:rPr>
                <w:rFonts w:eastAsia="Arial"/>
                <w:bCs w:val="0"/>
                <w:iCs/>
              </w:rPr>
              <w:t>£1,871</w:t>
            </w:r>
          </w:p>
        </w:tc>
        <w:tc>
          <w:tcPr>
            <w:tcW w:w="1012" w:type="dxa"/>
            <w:noWrap/>
            <w:hideMark/>
          </w:tcPr>
          <w:p w:rsidRPr="009E7A40" w:rsidR="000E15A5" w:rsidP="009A2949" w:rsidRDefault="000E15A5" w14:paraId="153FD70E" w14:textId="77777777">
            <w:pPr>
              <w:pStyle w:val="EBBodyPara"/>
              <w:jc w:val="both"/>
              <w:rPr>
                <w:rFonts w:eastAsia="Arial"/>
                <w:bCs w:val="0"/>
                <w:iCs/>
              </w:rPr>
            </w:pPr>
            <w:r w:rsidRPr="009E7A40">
              <w:rPr>
                <w:rFonts w:eastAsia="Arial"/>
                <w:bCs w:val="0"/>
                <w:iCs/>
              </w:rPr>
              <w:t>£1,871</w:t>
            </w:r>
          </w:p>
        </w:tc>
        <w:tc>
          <w:tcPr>
            <w:tcW w:w="963" w:type="dxa"/>
            <w:noWrap/>
            <w:hideMark/>
          </w:tcPr>
          <w:p w:rsidRPr="009E7A40" w:rsidR="000E15A5" w:rsidP="009A2949" w:rsidRDefault="000E15A5" w14:paraId="4D29FFB0" w14:textId="77777777">
            <w:pPr>
              <w:pStyle w:val="EBBodyPara"/>
              <w:jc w:val="both"/>
              <w:rPr>
                <w:rFonts w:eastAsia="Arial"/>
                <w:bCs w:val="0"/>
                <w:iCs/>
              </w:rPr>
            </w:pPr>
            <w:r w:rsidRPr="009E7A40">
              <w:rPr>
                <w:rFonts w:eastAsia="Arial"/>
                <w:bCs w:val="0"/>
                <w:iCs/>
              </w:rPr>
              <w:t>£637</w:t>
            </w:r>
          </w:p>
        </w:tc>
        <w:tc>
          <w:tcPr>
            <w:tcW w:w="1012" w:type="dxa"/>
            <w:noWrap/>
            <w:hideMark/>
          </w:tcPr>
          <w:p w:rsidRPr="009E7A40" w:rsidR="000E15A5" w:rsidP="009A2949" w:rsidRDefault="000E15A5" w14:paraId="5F42E757" w14:textId="77777777">
            <w:pPr>
              <w:pStyle w:val="EBBodyPara"/>
              <w:jc w:val="both"/>
              <w:rPr>
                <w:rFonts w:eastAsia="Arial"/>
                <w:bCs w:val="0"/>
                <w:iCs/>
              </w:rPr>
            </w:pPr>
            <w:r w:rsidRPr="009E7A40">
              <w:rPr>
                <w:rFonts w:eastAsia="Arial"/>
                <w:bCs w:val="0"/>
                <w:iCs/>
              </w:rPr>
              <w:t>£637</w:t>
            </w:r>
          </w:p>
        </w:tc>
      </w:tr>
      <w:tr w:rsidRPr="009A2949" w:rsidR="001B5EC9" w:rsidTr="00A338C3" w14:paraId="06B91713" w14:textId="77777777">
        <w:trPr>
          <w:trHeight w:val="290"/>
        </w:trPr>
        <w:tc>
          <w:tcPr>
            <w:tcW w:w="1980" w:type="dxa"/>
            <w:vMerge/>
            <w:noWrap/>
            <w:hideMark/>
          </w:tcPr>
          <w:p w:rsidRPr="009E7A40" w:rsidR="000E15A5" w:rsidP="009A2949" w:rsidRDefault="000E15A5" w14:paraId="569422B4" w14:textId="77777777">
            <w:pPr>
              <w:pStyle w:val="EBBodyPara"/>
              <w:jc w:val="both"/>
              <w:rPr>
                <w:rFonts w:eastAsia="Arial"/>
                <w:bCs w:val="0"/>
                <w:iCs/>
              </w:rPr>
            </w:pPr>
          </w:p>
        </w:tc>
        <w:tc>
          <w:tcPr>
            <w:tcW w:w="4216" w:type="dxa"/>
            <w:noWrap/>
            <w:hideMark/>
          </w:tcPr>
          <w:p w:rsidRPr="009E7A40" w:rsidR="000E15A5" w:rsidP="009A2949" w:rsidRDefault="000E15A5" w14:paraId="0C043015" w14:textId="77777777">
            <w:pPr>
              <w:pStyle w:val="EBBodyPara"/>
              <w:jc w:val="both"/>
              <w:rPr>
                <w:rFonts w:eastAsia="Arial"/>
                <w:bCs w:val="0"/>
                <w:iCs/>
              </w:rPr>
            </w:pPr>
            <w:r w:rsidRPr="009E7A40">
              <w:rPr>
                <w:rFonts w:eastAsia="Arial"/>
                <w:bCs w:val="0"/>
                <w:iCs/>
              </w:rPr>
              <w:t>DRS net effects</w:t>
            </w:r>
          </w:p>
        </w:tc>
        <w:tc>
          <w:tcPr>
            <w:tcW w:w="1012" w:type="dxa"/>
            <w:noWrap/>
            <w:hideMark/>
          </w:tcPr>
          <w:p w:rsidRPr="009E7A40" w:rsidR="000E15A5" w:rsidP="009A2949" w:rsidRDefault="000E15A5" w14:paraId="17B53D32" w14:textId="77777777">
            <w:pPr>
              <w:pStyle w:val="EBBodyPara"/>
              <w:jc w:val="both"/>
              <w:rPr>
                <w:rFonts w:eastAsia="Arial"/>
                <w:bCs w:val="0"/>
                <w:iCs/>
              </w:rPr>
            </w:pPr>
            <w:r w:rsidRPr="009E7A40">
              <w:rPr>
                <w:rFonts w:eastAsia="Arial"/>
                <w:bCs w:val="0"/>
                <w:iCs/>
              </w:rPr>
              <w:t>-£532</w:t>
            </w:r>
          </w:p>
        </w:tc>
        <w:tc>
          <w:tcPr>
            <w:tcW w:w="1012" w:type="dxa"/>
            <w:noWrap/>
            <w:hideMark/>
          </w:tcPr>
          <w:p w:rsidRPr="009E7A40" w:rsidR="000E15A5" w:rsidP="009A2949" w:rsidRDefault="000E15A5" w14:paraId="1EF9570C" w14:textId="77777777">
            <w:pPr>
              <w:pStyle w:val="EBBodyPara"/>
              <w:jc w:val="both"/>
              <w:rPr>
                <w:rFonts w:eastAsia="Arial"/>
                <w:bCs w:val="0"/>
                <w:iCs/>
              </w:rPr>
            </w:pPr>
            <w:r w:rsidRPr="009E7A40">
              <w:rPr>
                <w:rFonts w:eastAsia="Arial"/>
                <w:bCs w:val="0"/>
                <w:iCs/>
              </w:rPr>
              <w:t>-£532</w:t>
            </w:r>
          </w:p>
        </w:tc>
        <w:tc>
          <w:tcPr>
            <w:tcW w:w="963" w:type="dxa"/>
            <w:noWrap/>
            <w:hideMark/>
          </w:tcPr>
          <w:p w:rsidRPr="009E7A40" w:rsidR="000E15A5" w:rsidP="009A2949" w:rsidRDefault="000E15A5" w14:paraId="5E8D1D75" w14:textId="77777777">
            <w:pPr>
              <w:pStyle w:val="EBBodyPara"/>
              <w:jc w:val="both"/>
              <w:rPr>
                <w:rFonts w:eastAsia="Arial"/>
                <w:bCs w:val="0"/>
                <w:iCs/>
              </w:rPr>
            </w:pPr>
            <w:r w:rsidRPr="009E7A40">
              <w:rPr>
                <w:rFonts w:eastAsia="Arial"/>
                <w:bCs w:val="0"/>
                <w:iCs/>
              </w:rPr>
              <w:t>-£532</w:t>
            </w:r>
          </w:p>
        </w:tc>
        <w:tc>
          <w:tcPr>
            <w:tcW w:w="1012" w:type="dxa"/>
            <w:noWrap/>
            <w:hideMark/>
          </w:tcPr>
          <w:p w:rsidRPr="009E7A40" w:rsidR="000E15A5" w:rsidP="009A2949" w:rsidRDefault="000E15A5" w14:paraId="66AFF0E3" w14:textId="77777777">
            <w:pPr>
              <w:pStyle w:val="EBBodyPara"/>
              <w:jc w:val="both"/>
              <w:rPr>
                <w:rFonts w:eastAsia="Arial"/>
                <w:bCs w:val="0"/>
                <w:iCs/>
              </w:rPr>
            </w:pPr>
            <w:r w:rsidRPr="009E7A40">
              <w:rPr>
                <w:rFonts w:eastAsia="Arial"/>
                <w:bCs w:val="0"/>
                <w:iCs/>
              </w:rPr>
              <w:t>-£532</w:t>
            </w:r>
          </w:p>
        </w:tc>
      </w:tr>
      <w:tr w:rsidRPr="009A2949" w:rsidR="001B5EC9" w:rsidTr="00A338C3" w14:paraId="75B273CE" w14:textId="77777777">
        <w:trPr>
          <w:trHeight w:val="580"/>
        </w:trPr>
        <w:tc>
          <w:tcPr>
            <w:tcW w:w="1980" w:type="dxa"/>
            <w:vMerge/>
            <w:noWrap/>
            <w:hideMark/>
          </w:tcPr>
          <w:p w:rsidRPr="009E7A40" w:rsidR="000E15A5" w:rsidP="009A2949" w:rsidRDefault="000E15A5" w14:paraId="05B6E8E1" w14:textId="77777777">
            <w:pPr>
              <w:pStyle w:val="EBBodyPara"/>
              <w:jc w:val="both"/>
              <w:rPr>
                <w:rFonts w:eastAsia="Arial"/>
                <w:bCs w:val="0"/>
                <w:iCs/>
              </w:rPr>
            </w:pPr>
          </w:p>
        </w:tc>
        <w:tc>
          <w:tcPr>
            <w:tcW w:w="4216" w:type="dxa"/>
            <w:hideMark/>
          </w:tcPr>
          <w:p w:rsidRPr="009E7A40" w:rsidR="000E15A5" w:rsidP="009A2949" w:rsidRDefault="000E15A5" w14:paraId="5510C353" w14:textId="73D505A1">
            <w:pPr>
              <w:pStyle w:val="EBBodyPara"/>
              <w:jc w:val="both"/>
              <w:rPr>
                <w:rFonts w:eastAsia="Arial"/>
                <w:bCs w:val="0"/>
                <w:iCs/>
              </w:rPr>
            </w:pPr>
            <w:r>
              <w:rPr>
                <w:rFonts w:eastAsia="Arial"/>
                <w:bCs w:val="0"/>
                <w:iCs/>
              </w:rPr>
              <w:t>Lost income from garden waste charg</w:t>
            </w:r>
            <w:r w:rsidR="00F8315A">
              <w:rPr>
                <w:rFonts w:eastAsia="Arial"/>
                <w:bCs w:val="0"/>
                <w:iCs/>
              </w:rPr>
              <w:t>i</w:t>
            </w:r>
            <w:r>
              <w:rPr>
                <w:rFonts w:eastAsia="Arial"/>
                <w:bCs w:val="0"/>
                <w:iCs/>
              </w:rPr>
              <w:t>ng</w:t>
            </w:r>
          </w:p>
        </w:tc>
        <w:tc>
          <w:tcPr>
            <w:tcW w:w="1012" w:type="dxa"/>
            <w:noWrap/>
            <w:hideMark/>
          </w:tcPr>
          <w:p w:rsidRPr="009E7A40" w:rsidR="000E15A5" w:rsidP="009A2949" w:rsidRDefault="000E15A5" w14:paraId="7F221AD8" w14:textId="77777777">
            <w:pPr>
              <w:pStyle w:val="EBBodyPara"/>
              <w:jc w:val="both"/>
              <w:rPr>
                <w:rFonts w:eastAsia="Arial"/>
                <w:bCs w:val="0"/>
                <w:iCs/>
              </w:rPr>
            </w:pPr>
            <w:r w:rsidRPr="009E7A40">
              <w:rPr>
                <w:rFonts w:eastAsia="Arial"/>
                <w:bCs w:val="0"/>
                <w:iCs/>
              </w:rPr>
              <w:t>£1,484</w:t>
            </w:r>
          </w:p>
        </w:tc>
        <w:tc>
          <w:tcPr>
            <w:tcW w:w="1012" w:type="dxa"/>
            <w:noWrap/>
            <w:hideMark/>
          </w:tcPr>
          <w:p w:rsidRPr="009E7A40" w:rsidR="000E15A5" w:rsidP="009A2949" w:rsidRDefault="000E15A5" w14:paraId="5A6CCC8C" w14:textId="77777777">
            <w:pPr>
              <w:pStyle w:val="EBBodyPara"/>
              <w:jc w:val="both"/>
              <w:rPr>
                <w:rFonts w:eastAsia="Arial"/>
                <w:bCs w:val="0"/>
                <w:iCs/>
              </w:rPr>
            </w:pPr>
            <w:r w:rsidRPr="009E7A40">
              <w:rPr>
                <w:rFonts w:eastAsia="Arial"/>
                <w:bCs w:val="0"/>
                <w:iCs/>
              </w:rPr>
              <w:t>£1,484</w:t>
            </w:r>
          </w:p>
        </w:tc>
        <w:tc>
          <w:tcPr>
            <w:tcW w:w="963" w:type="dxa"/>
            <w:noWrap/>
            <w:hideMark/>
          </w:tcPr>
          <w:p w:rsidRPr="009E7A40" w:rsidR="000E15A5" w:rsidP="009A2949" w:rsidRDefault="000E15A5" w14:paraId="1AF00F46" w14:textId="77777777">
            <w:pPr>
              <w:pStyle w:val="EBBodyPara"/>
              <w:jc w:val="both"/>
              <w:rPr>
                <w:rFonts w:eastAsia="Arial"/>
                <w:bCs w:val="0"/>
                <w:iCs/>
              </w:rPr>
            </w:pPr>
            <w:r w:rsidRPr="009E7A40">
              <w:rPr>
                <w:rFonts w:eastAsia="Arial"/>
                <w:bCs w:val="0"/>
                <w:iCs/>
              </w:rPr>
              <w:t>-£1,126</w:t>
            </w:r>
          </w:p>
        </w:tc>
        <w:tc>
          <w:tcPr>
            <w:tcW w:w="1012" w:type="dxa"/>
            <w:noWrap/>
            <w:hideMark/>
          </w:tcPr>
          <w:p w:rsidRPr="009E7A40" w:rsidR="000E15A5" w:rsidP="009A2949" w:rsidRDefault="000E15A5" w14:paraId="06869FF0" w14:textId="77777777">
            <w:pPr>
              <w:pStyle w:val="EBBodyPara"/>
              <w:jc w:val="both"/>
              <w:rPr>
                <w:rFonts w:eastAsia="Arial"/>
                <w:bCs w:val="0"/>
                <w:iCs/>
              </w:rPr>
            </w:pPr>
            <w:r w:rsidRPr="009E7A40">
              <w:rPr>
                <w:rFonts w:eastAsia="Arial"/>
                <w:bCs w:val="0"/>
                <w:iCs/>
              </w:rPr>
              <w:t>-£1,126</w:t>
            </w:r>
          </w:p>
        </w:tc>
      </w:tr>
      <w:tr w:rsidRPr="009A2949" w:rsidR="001B5EC9" w:rsidTr="00A338C3" w14:paraId="204F1058" w14:textId="77777777">
        <w:trPr>
          <w:trHeight w:val="290"/>
        </w:trPr>
        <w:tc>
          <w:tcPr>
            <w:tcW w:w="1980" w:type="dxa"/>
            <w:vMerge/>
            <w:noWrap/>
            <w:hideMark/>
          </w:tcPr>
          <w:p w:rsidRPr="009E7A40" w:rsidR="000E15A5" w:rsidP="009A2949" w:rsidRDefault="000E15A5" w14:paraId="5A1199D3" w14:textId="77777777">
            <w:pPr>
              <w:pStyle w:val="EBBodyPara"/>
              <w:jc w:val="both"/>
              <w:rPr>
                <w:rFonts w:eastAsia="Arial"/>
                <w:bCs w:val="0"/>
                <w:iCs/>
              </w:rPr>
            </w:pPr>
          </w:p>
        </w:tc>
        <w:tc>
          <w:tcPr>
            <w:tcW w:w="4216" w:type="dxa"/>
            <w:noWrap/>
            <w:hideMark/>
          </w:tcPr>
          <w:p w:rsidRPr="009E7A40" w:rsidR="000E15A5" w:rsidP="009A2949" w:rsidRDefault="000E15A5" w14:paraId="70471462" w14:textId="3F4E7BEA">
            <w:pPr>
              <w:pStyle w:val="EBBodyPara"/>
              <w:jc w:val="both"/>
              <w:rPr>
                <w:rFonts w:eastAsia="Arial"/>
                <w:bCs w:val="0"/>
                <w:iCs/>
              </w:rPr>
            </w:pPr>
            <w:r w:rsidRPr="009E7A40">
              <w:rPr>
                <w:rFonts w:eastAsia="Arial"/>
                <w:bCs w:val="0"/>
                <w:iCs/>
              </w:rPr>
              <w:t>Written assessment costs</w:t>
            </w:r>
          </w:p>
        </w:tc>
        <w:tc>
          <w:tcPr>
            <w:tcW w:w="1012" w:type="dxa"/>
            <w:noWrap/>
            <w:hideMark/>
          </w:tcPr>
          <w:p w:rsidRPr="009E7A40" w:rsidR="000E15A5" w:rsidP="009A2949" w:rsidRDefault="000E15A5" w14:paraId="71E5E08B" w14:textId="77777777">
            <w:pPr>
              <w:pStyle w:val="EBBodyPara"/>
              <w:jc w:val="both"/>
              <w:rPr>
                <w:rFonts w:eastAsia="Arial"/>
                <w:bCs w:val="0"/>
                <w:iCs/>
              </w:rPr>
            </w:pPr>
            <w:r w:rsidRPr="009E7A40">
              <w:rPr>
                <w:rFonts w:eastAsia="Arial"/>
                <w:bCs w:val="0"/>
                <w:iCs/>
              </w:rPr>
              <w:t>£0</w:t>
            </w:r>
          </w:p>
        </w:tc>
        <w:tc>
          <w:tcPr>
            <w:tcW w:w="1012" w:type="dxa"/>
            <w:noWrap/>
            <w:hideMark/>
          </w:tcPr>
          <w:p w:rsidRPr="009E7A40" w:rsidR="000E15A5" w:rsidP="009A2949" w:rsidRDefault="000E15A5" w14:paraId="1AE438E6" w14:textId="77777777">
            <w:pPr>
              <w:pStyle w:val="EBBodyPara"/>
              <w:jc w:val="both"/>
              <w:rPr>
                <w:rFonts w:eastAsia="Arial"/>
                <w:bCs w:val="0"/>
                <w:iCs/>
              </w:rPr>
            </w:pPr>
            <w:r w:rsidRPr="009E7A40">
              <w:rPr>
                <w:rFonts w:eastAsia="Arial"/>
                <w:bCs w:val="0"/>
                <w:iCs/>
              </w:rPr>
              <w:t>£0</w:t>
            </w:r>
          </w:p>
        </w:tc>
        <w:tc>
          <w:tcPr>
            <w:tcW w:w="963" w:type="dxa"/>
            <w:noWrap/>
            <w:hideMark/>
          </w:tcPr>
          <w:p w:rsidRPr="009E7A40" w:rsidR="000E15A5" w:rsidP="009A2949" w:rsidRDefault="000E15A5" w14:paraId="40678188" w14:textId="77777777">
            <w:pPr>
              <w:pStyle w:val="EBBodyPara"/>
              <w:jc w:val="both"/>
              <w:rPr>
                <w:rFonts w:eastAsia="Arial"/>
                <w:bCs w:val="0"/>
                <w:iCs/>
              </w:rPr>
            </w:pPr>
            <w:r w:rsidRPr="009E7A40">
              <w:rPr>
                <w:rFonts w:eastAsia="Arial"/>
                <w:bCs w:val="0"/>
                <w:iCs/>
              </w:rPr>
              <w:t>£0</w:t>
            </w:r>
          </w:p>
        </w:tc>
        <w:tc>
          <w:tcPr>
            <w:tcW w:w="1012" w:type="dxa"/>
            <w:noWrap/>
            <w:hideMark/>
          </w:tcPr>
          <w:p w:rsidRPr="009E7A40" w:rsidR="000E15A5" w:rsidP="009A2949" w:rsidRDefault="000E15A5" w14:paraId="5DE11E2A" w14:textId="77777777">
            <w:pPr>
              <w:pStyle w:val="EBBodyPara"/>
              <w:jc w:val="both"/>
              <w:rPr>
                <w:rFonts w:eastAsia="Arial"/>
                <w:bCs w:val="0"/>
                <w:iCs/>
              </w:rPr>
            </w:pPr>
            <w:r w:rsidRPr="009E7A40">
              <w:rPr>
                <w:rFonts w:eastAsia="Arial"/>
                <w:bCs w:val="0"/>
                <w:iCs/>
              </w:rPr>
              <w:t>£0</w:t>
            </w:r>
          </w:p>
        </w:tc>
      </w:tr>
      <w:tr w:rsidRPr="009A2949" w:rsidR="00923A3C" w:rsidTr="000E15A5" w14:paraId="40C8AC27" w14:textId="77777777">
        <w:trPr>
          <w:trHeight w:val="290"/>
        </w:trPr>
        <w:tc>
          <w:tcPr>
            <w:tcW w:w="6196" w:type="dxa"/>
            <w:gridSpan w:val="2"/>
            <w:noWrap/>
            <w:hideMark/>
          </w:tcPr>
          <w:p w:rsidRPr="009E7A40" w:rsidR="009A2949" w:rsidP="009E7A40" w:rsidRDefault="000E15A5" w14:paraId="1432C6B4" w14:textId="77777777">
            <w:pPr>
              <w:pStyle w:val="EBBodyPara"/>
              <w:rPr>
                <w:rFonts w:eastAsia="Arial"/>
                <w:bCs w:val="0"/>
                <w:iCs/>
              </w:rPr>
            </w:pPr>
            <w:r>
              <w:rPr>
                <w:rFonts w:eastAsia="Arial"/>
                <w:bCs w:val="0"/>
                <w:iCs/>
              </w:rPr>
              <w:t>Net cost to NHM businesses under increased recycling collections</w:t>
            </w:r>
            <w:r w:rsidRPr="009E7A40" w:rsidR="009A2949">
              <w:rPr>
                <w:rFonts w:eastAsia="Arial"/>
                <w:bCs w:val="0"/>
                <w:iCs/>
              </w:rPr>
              <w:t xml:space="preserve"> </w:t>
            </w:r>
          </w:p>
        </w:tc>
        <w:tc>
          <w:tcPr>
            <w:tcW w:w="1012" w:type="dxa"/>
            <w:noWrap/>
            <w:hideMark/>
          </w:tcPr>
          <w:p w:rsidRPr="009E7A40" w:rsidR="009A2949" w:rsidP="009A2949" w:rsidRDefault="009A2949" w14:paraId="7AFDACD9" w14:textId="77777777">
            <w:pPr>
              <w:pStyle w:val="EBBodyPara"/>
              <w:jc w:val="both"/>
              <w:rPr>
                <w:rFonts w:eastAsia="Arial"/>
                <w:bCs w:val="0"/>
                <w:iCs/>
              </w:rPr>
            </w:pPr>
            <w:r w:rsidRPr="009E7A40">
              <w:rPr>
                <w:rFonts w:eastAsia="Arial"/>
                <w:bCs w:val="0"/>
                <w:iCs/>
              </w:rPr>
              <w:t>-£478</w:t>
            </w:r>
          </w:p>
        </w:tc>
        <w:tc>
          <w:tcPr>
            <w:tcW w:w="1012" w:type="dxa"/>
            <w:noWrap/>
            <w:hideMark/>
          </w:tcPr>
          <w:p w:rsidRPr="009E7A40" w:rsidR="009A2949" w:rsidP="009A2949" w:rsidRDefault="009A2949" w14:paraId="70DCE948" w14:textId="77777777">
            <w:pPr>
              <w:pStyle w:val="EBBodyPara"/>
              <w:jc w:val="both"/>
              <w:rPr>
                <w:rFonts w:eastAsia="Arial"/>
                <w:bCs w:val="0"/>
                <w:iCs/>
              </w:rPr>
            </w:pPr>
            <w:r w:rsidRPr="009E7A40">
              <w:rPr>
                <w:rFonts w:eastAsia="Arial"/>
                <w:bCs w:val="0"/>
                <w:iCs/>
              </w:rPr>
              <w:t>£3,953</w:t>
            </w:r>
          </w:p>
        </w:tc>
        <w:tc>
          <w:tcPr>
            <w:tcW w:w="963" w:type="dxa"/>
            <w:noWrap/>
            <w:hideMark/>
          </w:tcPr>
          <w:p w:rsidRPr="009E7A40" w:rsidR="009A2949" w:rsidP="009A2949" w:rsidRDefault="009A2949" w14:paraId="65EE5116" w14:textId="77777777">
            <w:pPr>
              <w:pStyle w:val="EBBodyPara"/>
              <w:jc w:val="both"/>
              <w:rPr>
                <w:rFonts w:eastAsia="Arial"/>
                <w:bCs w:val="0"/>
                <w:iCs/>
              </w:rPr>
            </w:pPr>
            <w:r w:rsidRPr="009E7A40">
              <w:rPr>
                <w:rFonts w:eastAsia="Arial"/>
                <w:bCs w:val="0"/>
                <w:iCs/>
              </w:rPr>
              <w:t>-£478</w:t>
            </w:r>
          </w:p>
        </w:tc>
        <w:tc>
          <w:tcPr>
            <w:tcW w:w="1012" w:type="dxa"/>
            <w:noWrap/>
            <w:hideMark/>
          </w:tcPr>
          <w:p w:rsidRPr="009E7A40" w:rsidR="009A2949" w:rsidP="009A2949" w:rsidRDefault="009A2949" w14:paraId="02A9A26C" w14:textId="77777777">
            <w:pPr>
              <w:pStyle w:val="EBBodyPara"/>
              <w:jc w:val="both"/>
              <w:rPr>
                <w:rFonts w:eastAsia="Arial"/>
                <w:bCs w:val="0"/>
                <w:iCs/>
              </w:rPr>
            </w:pPr>
            <w:r w:rsidRPr="009E7A40">
              <w:rPr>
                <w:rFonts w:eastAsia="Arial"/>
                <w:bCs w:val="0"/>
                <w:iCs/>
              </w:rPr>
              <w:t>£3,953</w:t>
            </w:r>
          </w:p>
        </w:tc>
      </w:tr>
      <w:tr w:rsidRPr="009A2949" w:rsidR="00285C1D" w:rsidTr="00A338C3" w14:paraId="0E4E9C79" w14:textId="77777777">
        <w:trPr>
          <w:trHeight w:val="290"/>
        </w:trPr>
        <w:tc>
          <w:tcPr>
            <w:tcW w:w="1980" w:type="dxa"/>
            <w:vMerge w:val="restart"/>
            <w:noWrap/>
            <w:hideMark/>
          </w:tcPr>
          <w:p w:rsidRPr="009E7A40" w:rsidR="000E15A5" w:rsidP="009A2949" w:rsidRDefault="000E15A5" w14:paraId="6D81205F" w14:textId="77777777">
            <w:pPr>
              <w:pStyle w:val="EBBodyPara"/>
              <w:jc w:val="both"/>
              <w:rPr>
                <w:rFonts w:eastAsia="Arial"/>
                <w:bCs w:val="0"/>
                <w:iCs/>
              </w:rPr>
            </w:pPr>
          </w:p>
        </w:tc>
        <w:tc>
          <w:tcPr>
            <w:tcW w:w="4216" w:type="dxa"/>
            <w:noWrap/>
            <w:hideMark/>
          </w:tcPr>
          <w:p w:rsidRPr="009E7A40" w:rsidR="000E15A5" w:rsidP="009A2949" w:rsidRDefault="000E15A5" w14:paraId="0DC3C2F1" w14:textId="77777777">
            <w:pPr>
              <w:pStyle w:val="EBBodyPara"/>
              <w:jc w:val="both"/>
              <w:rPr>
                <w:rFonts w:eastAsia="Arial"/>
                <w:bCs w:val="0"/>
                <w:iCs/>
              </w:rPr>
            </w:pPr>
            <w:r w:rsidRPr="009E7A40">
              <w:rPr>
                <w:rFonts w:eastAsia="Arial"/>
                <w:bCs w:val="0"/>
                <w:iCs/>
              </w:rPr>
              <w:t xml:space="preserve">Waste management cost </w:t>
            </w:r>
          </w:p>
        </w:tc>
        <w:tc>
          <w:tcPr>
            <w:tcW w:w="1012" w:type="dxa"/>
            <w:noWrap/>
            <w:hideMark/>
          </w:tcPr>
          <w:p w:rsidRPr="009E7A40" w:rsidR="000E15A5" w:rsidP="009A2949" w:rsidRDefault="000E15A5" w14:paraId="2A1A56B8" w14:textId="77777777">
            <w:pPr>
              <w:pStyle w:val="EBBodyPara"/>
              <w:jc w:val="both"/>
              <w:rPr>
                <w:rFonts w:eastAsia="Arial"/>
                <w:bCs w:val="0"/>
                <w:iCs/>
              </w:rPr>
            </w:pPr>
            <w:r w:rsidRPr="009E7A40">
              <w:rPr>
                <w:rFonts w:eastAsia="Arial"/>
                <w:bCs w:val="0"/>
                <w:iCs/>
              </w:rPr>
              <w:t>-£729</w:t>
            </w:r>
          </w:p>
        </w:tc>
        <w:tc>
          <w:tcPr>
            <w:tcW w:w="1012" w:type="dxa"/>
            <w:noWrap/>
            <w:hideMark/>
          </w:tcPr>
          <w:p w:rsidRPr="009E7A40" w:rsidR="000E15A5" w:rsidP="009A2949" w:rsidRDefault="000E15A5" w14:paraId="4F7D890A" w14:textId="77777777">
            <w:pPr>
              <w:pStyle w:val="EBBodyPara"/>
              <w:jc w:val="both"/>
              <w:rPr>
                <w:rFonts w:eastAsia="Arial"/>
                <w:bCs w:val="0"/>
                <w:iCs/>
              </w:rPr>
            </w:pPr>
            <w:r w:rsidRPr="009E7A40">
              <w:rPr>
                <w:rFonts w:eastAsia="Arial"/>
                <w:bCs w:val="0"/>
                <w:iCs/>
              </w:rPr>
              <w:t>£2,774</w:t>
            </w:r>
          </w:p>
        </w:tc>
        <w:tc>
          <w:tcPr>
            <w:tcW w:w="963" w:type="dxa"/>
            <w:noWrap/>
            <w:hideMark/>
          </w:tcPr>
          <w:p w:rsidRPr="009E7A40" w:rsidR="000E15A5" w:rsidP="009A2949" w:rsidRDefault="000E15A5" w14:paraId="1DFF2751" w14:textId="77777777">
            <w:pPr>
              <w:pStyle w:val="EBBodyPara"/>
              <w:jc w:val="both"/>
              <w:rPr>
                <w:rFonts w:eastAsia="Arial"/>
                <w:bCs w:val="0"/>
                <w:iCs/>
              </w:rPr>
            </w:pPr>
            <w:r w:rsidRPr="009E7A40">
              <w:rPr>
                <w:rFonts w:eastAsia="Arial"/>
                <w:bCs w:val="0"/>
                <w:iCs/>
              </w:rPr>
              <w:t>-£571</w:t>
            </w:r>
          </w:p>
        </w:tc>
        <w:tc>
          <w:tcPr>
            <w:tcW w:w="1012" w:type="dxa"/>
            <w:noWrap/>
            <w:hideMark/>
          </w:tcPr>
          <w:p w:rsidRPr="009E7A40" w:rsidR="000E15A5" w:rsidP="009A2949" w:rsidRDefault="000E15A5" w14:paraId="60940A5E" w14:textId="77777777">
            <w:pPr>
              <w:pStyle w:val="EBBodyPara"/>
              <w:jc w:val="both"/>
              <w:rPr>
                <w:rFonts w:eastAsia="Arial"/>
                <w:bCs w:val="0"/>
                <w:iCs/>
              </w:rPr>
            </w:pPr>
            <w:r w:rsidRPr="009E7A40">
              <w:rPr>
                <w:rFonts w:eastAsia="Arial"/>
                <w:bCs w:val="0"/>
                <w:iCs/>
              </w:rPr>
              <w:t>£2,774</w:t>
            </w:r>
          </w:p>
        </w:tc>
      </w:tr>
      <w:tr w:rsidRPr="009A2949" w:rsidR="00285C1D" w:rsidTr="00A338C3" w14:paraId="2F347BE8" w14:textId="77777777">
        <w:trPr>
          <w:trHeight w:val="290"/>
        </w:trPr>
        <w:tc>
          <w:tcPr>
            <w:tcW w:w="1980" w:type="dxa"/>
            <w:vMerge/>
            <w:noWrap/>
            <w:hideMark/>
          </w:tcPr>
          <w:p w:rsidRPr="009E7A40" w:rsidR="000E15A5" w:rsidP="009A2949" w:rsidRDefault="000E15A5" w14:paraId="0ADF53E5" w14:textId="77777777">
            <w:pPr>
              <w:pStyle w:val="EBBodyPara"/>
              <w:jc w:val="both"/>
              <w:rPr>
                <w:rFonts w:eastAsia="Arial"/>
                <w:bCs w:val="0"/>
                <w:iCs/>
              </w:rPr>
            </w:pPr>
          </w:p>
        </w:tc>
        <w:tc>
          <w:tcPr>
            <w:tcW w:w="4216" w:type="dxa"/>
            <w:noWrap/>
            <w:hideMark/>
          </w:tcPr>
          <w:p w:rsidRPr="009E7A40" w:rsidR="000E15A5" w:rsidP="009A2949" w:rsidRDefault="000E15A5" w14:paraId="34A22407" w14:textId="77777777">
            <w:pPr>
              <w:pStyle w:val="EBBodyPara"/>
              <w:jc w:val="both"/>
              <w:rPr>
                <w:rFonts w:eastAsia="Arial"/>
                <w:bCs w:val="0"/>
                <w:iCs/>
              </w:rPr>
            </w:pPr>
            <w:r w:rsidRPr="009E7A40">
              <w:rPr>
                <w:rFonts w:eastAsia="Arial"/>
                <w:bCs w:val="0"/>
                <w:iCs/>
              </w:rPr>
              <w:t>DRS net effects</w:t>
            </w:r>
          </w:p>
        </w:tc>
        <w:tc>
          <w:tcPr>
            <w:tcW w:w="1012" w:type="dxa"/>
            <w:noWrap/>
            <w:hideMark/>
          </w:tcPr>
          <w:p w:rsidRPr="009E7A40" w:rsidR="000E15A5" w:rsidP="009A2949" w:rsidRDefault="000E15A5" w14:paraId="4B4CDDFC" w14:textId="77777777">
            <w:pPr>
              <w:pStyle w:val="EBBodyPara"/>
              <w:jc w:val="both"/>
              <w:rPr>
                <w:rFonts w:eastAsia="Arial"/>
                <w:bCs w:val="0"/>
                <w:iCs/>
              </w:rPr>
            </w:pPr>
            <w:r w:rsidRPr="009E7A40">
              <w:rPr>
                <w:rFonts w:eastAsia="Arial"/>
                <w:bCs w:val="0"/>
                <w:iCs/>
              </w:rPr>
              <w:t>£331</w:t>
            </w:r>
          </w:p>
        </w:tc>
        <w:tc>
          <w:tcPr>
            <w:tcW w:w="1012" w:type="dxa"/>
            <w:noWrap/>
            <w:hideMark/>
          </w:tcPr>
          <w:p w:rsidRPr="009E7A40" w:rsidR="000E15A5" w:rsidP="009A2949" w:rsidRDefault="000E15A5" w14:paraId="5EECE449" w14:textId="77777777">
            <w:pPr>
              <w:pStyle w:val="EBBodyPara"/>
              <w:jc w:val="both"/>
              <w:rPr>
                <w:rFonts w:eastAsia="Arial"/>
                <w:bCs w:val="0"/>
                <w:iCs/>
              </w:rPr>
            </w:pPr>
            <w:r w:rsidRPr="009E7A40">
              <w:rPr>
                <w:rFonts w:eastAsia="Arial"/>
                <w:bCs w:val="0"/>
                <w:iCs/>
              </w:rPr>
              <w:t>£1,072</w:t>
            </w:r>
          </w:p>
        </w:tc>
        <w:tc>
          <w:tcPr>
            <w:tcW w:w="963" w:type="dxa"/>
            <w:noWrap/>
            <w:hideMark/>
          </w:tcPr>
          <w:p w:rsidRPr="009E7A40" w:rsidR="000E15A5" w:rsidP="009A2949" w:rsidRDefault="000E15A5" w14:paraId="40FEB942" w14:textId="77777777">
            <w:pPr>
              <w:pStyle w:val="EBBodyPara"/>
              <w:jc w:val="both"/>
              <w:rPr>
                <w:rFonts w:eastAsia="Arial"/>
                <w:bCs w:val="0"/>
                <w:iCs/>
              </w:rPr>
            </w:pPr>
            <w:r w:rsidRPr="009E7A40">
              <w:rPr>
                <w:rFonts w:eastAsia="Arial"/>
                <w:bCs w:val="0"/>
                <w:iCs/>
              </w:rPr>
              <w:t>£331</w:t>
            </w:r>
          </w:p>
        </w:tc>
        <w:tc>
          <w:tcPr>
            <w:tcW w:w="1012" w:type="dxa"/>
            <w:noWrap/>
            <w:hideMark/>
          </w:tcPr>
          <w:p w:rsidRPr="009E7A40" w:rsidR="000E15A5" w:rsidP="009A2949" w:rsidRDefault="000E15A5" w14:paraId="0715F2AB" w14:textId="77777777">
            <w:pPr>
              <w:pStyle w:val="EBBodyPara"/>
              <w:jc w:val="both"/>
              <w:rPr>
                <w:rFonts w:eastAsia="Arial"/>
                <w:bCs w:val="0"/>
                <w:iCs/>
              </w:rPr>
            </w:pPr>
            <w:r w:rsidRPr="009E7A40">
              <w:rPr>
                <w:rFonts w:eastAsia="Arial"/>
                <w:bCs w:val="0"/>
                <w:iCs/>
              </w:rPr>
              <w:t>£1,072</w:t>
            </w:r>
          </w:p>
        </w:tc>
      </w:tr>
      <w:tr w:rsidRPr="009A2949" w:rsidR="00285C1D" w:rsidTr="00A338C3" w14:paraId="32C88A0E" w14:textId="77777777">
        <w:trPr>
          <w:trHeight w:val="290"/>
        </w:trPr>
        <w:tc>
          <w:tcPr>
            <w:tcW w:w="1980" w:type="dxa"/>
            <w:vMerge/>
            <w:noWrap/>
            <w:hideMark/>
          </w:tcPr>
          <w:p w:rsidRPr="009E7A40" w:rsidR="000E15A5" w:rsidP="009A2949" w:rsidRDefault="000E15A5" w14:paraId="7CB6AC30" w14:textId="77777777">
            <w:pPr>
              <w:pStyle w:val="EBBodyPara"/>
              <w:jc w:val="both"/>
              <w:rPr>
                <w:rFonts w:eastAsia="Arial"/>
                <w:bCs w:val="0"/>
                <w:iCs/>
              </w:rPr>
            </w:pPr>
          </w:p>
        </w:tc>
        <w:tc>
          <w:tcPr>
            <w:tcW w:w="4216" w:type="dxa"/>
            <w:noWrap/>
            <w:hideMark/>
          </w:tcPr>
          <w:p w:rsidRPr="009E7A40" w:rsidR="000E15A5" w:rsidP="009A2949" w:rsidRDefault="000E15A5" w14:paraId="06F8A15B" w14:textId="77777777">
            <w:pPr>
              <w:pStyle w:val="EBBodyPara"/>
              <w:jc w:val="both"/>
              <w:rPr>
                <w:rFonts w:eastAsia="Arial"/>
                <w:bCs w:val="0"/>
                <w:iCs/>
              </w:rPr>
            </w:pPr>
            <w:r w:rsidRPr="009E7A40">
              <w:rPr>
                <w:rFonts w:eastAsia="Arial"/>
                <w:bCs w:val="0"/>
                <w:iCs/>
              </w:rPr>
              <w:t>Familiarisation</w:t>
            </w:r>
          </w:p>
        </w:tc>
        <w:tc>
          <w:tcPr>
            <w:tcW w:w="1012" w:type="dxa"/>
            <w:noWrap/>
            <w:hideMark/>
          </w:tcPr>
          <w:p w:rsidRPr="009E7A40" w:rsidR="000E15A5" w:rsidP="009A2949" w:rsidRDefault="000E15A5" w14:paraId="0B52D38A" w14:textId="77777777">
            <w:pPr>
              <w:pStyle w:val="EBBodyPara"/>
              <w:jc w:val="both"/>
              <w:rPr>
                <w:rFonts w:eastAsia="Arial"/>
                <w:bCs w:val="0"/>
                <w:iCs/>
              </w:rPr>
            </w:pPr>
            <w:r w:rsidRPr="009E7A40">
              <w:rPr>
                <w:rFonts w:eastAsia="Arial"/>
                <w:bCs w:val="0"/>
                <w:iCs/>
              </w:rPr>
              <w:t>£148</w:t>
            </w:r>
          </w:p>
        </w:tc>
        <w:tc>
          <w:tcPr>
            <w:tcW w:w="1012" w:type="dxa"/>
            <w:noWrap/>
            <w:hideMark/>
          </w:tcPr>
          <w:p w:rsidRPr="009E7A40" w:rsidR="000E15A5" w:rsidP="009A2949" w:rsidRDefault="000E15A5" w14:paraId="038A0072" w14:textId="77777777">
            <w:pPr>
              <w:pStyle w:val="EBBodyPara"/>
              <w:jc w:val="both"/>
              <w:rPr>
                <w:rFonts w:eastAsia="Arial"/>
                <w:bCs w:val="0"/>
                <w:iCs/>
              </w:rPr>
            </w:pPr>
            <w:r w:rsidRPr="009E7A40">
              <w:rPr>
                <w:rFonts w:eastAsia="Arial"/>
                <w:bCs w:val="0"/>
                <w:iCs/>
              </w:rPr>
              <w:t>£397</w:t>
            </w:r>
          </w:p>
        </w:tc>
        <w:tc>
          <w:tcPr>
            <w:tcW w:w="963" w:type="dxa"/>
            <w:noWrap/>
            <w:hideMark/>
          </w:tcPr>
          <w:p w:rsidRPr="009E7A40" w:rsidR="000E15A5" w:rsidP="009A2949" w:rsidRDefault="000E15A5" w14:paraId="603FC870" w14:textId="77777777">
            <w:pPr>
              <w:pStyle w:val="EBBodyPara"/>
              <w:jc w:val="both"/>
              <w:rPr>
                <w:rFonts w:eastAsia="Arial"/>
                <w:bCs w:val="0"/>
                <w:iCs/>
              </w:rPr>
            </w:pPr>
            <w:r w:rsidRPr="009E7A40">
              <w:rPr>
                <w:rFonts w:eastAsia="Arial"/>
                <w:bCs w:val="0"/>
                <w:iCs/>
              </w:rPr>
              <w:t>£148</w:t>
            </w:r>
          </w:p>
        </w:tc>
        <w:tc>
          <w:tcPr>
            <w:tcW w:w="1012" w:type="dxa"/>
            <w:noWrap/>
            <w:hideMark/>
          </w:tcPr>
          <w:p w:rsidRPr="009E7A40" w:rsidR="000E15A5" w:rsidP="009A2949" w:rsidRDefault="000E15A5" w14:paraId="09F96548" w14:textId="77777777">
            <w:pPr>
              <w:pStyle w:val="EBBodyPara"/>
              <w:jc w:val="both"/>
              <w:rPr>
                <w:rFonts w:eastAsia="Arial"/>
                <w:bCs w:val="0"/>
                <w:iCs/>
              </w:rPr>
            </w:pPr>
            <w:r w:rsidRPr="009E7A40">
              <w:rPr>
                <w:rFonts w:eastAsia="Arial"/>
                <w:bCs w:val="0"/>
                <w:iCs/>
              </w:rPr>
              <w:t>£397</w:t>
            </w:r>
          </w:p>
        </w:tc>
      </w:tr>
      <w:tr w:rsidRPr="009A2949" w:rsidR="00285C1D" w:rsidTr="00A338C3" w14:paraId="271292B6" w14:textId="77777777">
        <w:trPr>
          <w:trHeight w:val="290"/>
        </w:trPr>
        <w:tc>
          <w:tcPr>
            <w:tcW w:w="1980" w:type="dxa"/>
            <w:vMerge/>
            <w:noWrap/>
            <w:hideMark/>
          </w:tcPr>
          <w:p w:rsidRPr="009E7A40" w:rsidR="000E15A5" w:rsidP="009A2949" w:rsidRDefault="000E15A5" w14:paraId="3C8066D6" w14:textId="77777777">
            <w:pPr>
              <w:pStyle w:val="EBBodyPara"/>
              <w:jc w:val="both"/>
              <w:rPr>
                <w:rFonts w:eastAsia="Arial"/>
                <w:bCs w:val="0"/>
                <w:iCs/>
              </w:rPr>
            </w:pPr>
          </w:p>
        </w:tc>
        <w:tc>
          <w:tcPr>
            <w:tcW w:w="4216" w:type="dxa"/>
            <w:noWrap/>
            <w:hideMark/>
          </w:tcPr>
          <w:p w:rsidRPr="009E7A40" w:rsidR="000E15A5" w:rsidP="009A2949" w:rsidRDefault="000E15A5" w14:paraId="24F600A0" w14:textId="77777777">
            <w:pPr>
              <w:pStyle w:val="EBBodyPara"/>
              <w:jc w:val="both"/>
              <w:rPr>
                <w:rFonts w:eastAsia="Arial"/>
                <w:bCs w:val="0"/>
                <w:iCs/>
              </w:rPr>
            </w:pPr>
            <w:r w:rsidRPr="009E7A40">
              <w:rPr>
                <w:rFonts w:eastAsia="Arial"/>
                <w:bCs w:val="0"/>
                <w:iCs/>
              </w:rPr>
              <w:t>Written assessment costs</w:t>
            </w:r>
          </w:p>
        </w:tc>
        <w:tc>
          <w:tcPr>
            <w:tcW w:w="1012" w:type="dxa"/>
            <w:noWrap/>
            <w:hideMark/>
          </w:tcPr>
          <w:p w:rsidRPr="009E7A40" w:rsidR="000E15A5" w:rsidP="009A2949" w:rsidRDefault="000E15A5" w14:paraId="0C82CEA6" w14:textId="77777777">
            <w:pPr>
              <w:pStyle w:val="EBBodyPara"/>
              <w:jc w:val="both"/>
              <w:rPr>
                <w:rFonts w:eastAsia="Arial"/>
                <w:bCs w:val="0"/>
                <w:iCs/>
              </w:rPr>
            </w:pPr>
            <w:r w:rsidRPr="009E7A40">
              <w:rPr>
                <w:rFonts w:eastAsia="Arial"/>
                <w:bCs w:val="0"/>
                <w:iCs/>
              </w:rPr>
              <w:t>£3</w:t>
            </w:r>
          </w:p>
        </w:tc>
        <w:tc>
          <w:tcPr>
            <w:tcW w:w="1012" w:type="dxa"/>
            <w:noWrap/>
            <w:hideMark/>
          </w:tcPr>
          <w:p w:rsidRPr="009E7A40" w:rsidR="000E15A5" w:rsidP="009A2949" w:rsidRDefault="000E15A5" w14:paraId="113E6596" w14:textId="77777777">
            <w:pPr>
              <w:pStyle w:val="EBBodyPara"/>
              <w:jc w:val="both"/>
              <w:rPr>
                <w:rFonts w:eastAsia="Arial"/>
                <w:bCs w:val="0"/>
                <w:iCs/>
              </w:rPr>
            </w:pPr>
            <w:r w:rsidRPr="009E7A40">
              <w:rPr>
                <w:rFonts w:eastAsia="Arial"/>
                <w:bCs w:val="0"/>
                <w:iCs/>
              </w:rPr>
              <w:t>£3</w:t>
            </w:r>
          </w:p>
        </w:tc>
        <w:tc>
          <w:tcPr>
            <w:tcW w:w="963" w:type="dxa"/>
            <w:noWrap/>
            <w:hideMark/>
          </w:tcPr>
          <w:p w:rsidRPr="009E7A40" w:rsidR="000E15A5" w:rsidP="009A2949" w:rsidRDefault="000E15A5" w14:paraId="21CBF693" w14:textId="77777777">
            <w:pPr>
              <w:pStyle w:val="EBBodyPara"/>
              <w:jc w:val="both"/>
              <w:rPr>
                <w:rFonts w:eastAsia="Arial"/>
                <w:bCs w:val="0"/>
                <w:iCs/>
              </w:rPr>
            </w:pPr>
            <w:r w:rsidRPr="009E7A40">
              <w:rPr>
                <w:rFonts w:eastAsia="Arial"/>
                <w:bCs w:val="0"/>
                <w:iCs/>
              </w:rPr>
              <w:t>£3</w:t>
            </w:r>
          </w:p>
        </w:tc>
        <w:tc>
          <w:tcPr>
            <w:tcW w:w="1012" w:type="dxa"/>
            <w:noWrap/>
            <w:hideMark/>
          </w:tcPr>
          <w:p w:rsidRPr="009E7A40" w:rsidR="000E15A5" w:rsidP="009A2949" w:rsidRDefault="000E15A5" w14:paraId="28BF1908" w14:textId="77777777">
            <w:pPr>
              <w:pStyle w:val="EBBodyPara"/>
              <w:jc w:val="both"/>
              <w:rPr>
                <w:rFonts w:eastAsia="Arial"/>
                <w:bCs w:val="0"/>
                <w:iCs/>
              </w:rPr>
            </w:pPr>
            <w:r w:rsidRPr="009E7A40">
              <w:rPr>
                <w:rFonts w:eastAsia="Arial"/>
                <w:bCs w:val="0"/>
                <w:iCs/>
              </w:rPr>
              <w:t>£3</w:t>
            </w:r>
          </w:p>
        </w:tc>
      </w:tr>
      <w:tr w:rsidRPr="009A2949" w:rsidR="00923A3C" w:rsidTr="000E15A5" w14:paraId="3785C0B0" w14:textId="77777777">
        <w:trPr>
          <w:trHeight w:val="438"/>
        </w:trPr>
        <w:tc>
          <w:tcPr>
            <w:tcW w:w="6196" w:type="dxa"/>
            <w:gridSpan w:val="2"/>
            <w:noWrap/>
            <w:hideMark/>
          </w:tcPr>
          <w:p w:rsidRPr="009E7A40" w:rsidR="000E15A5" w:rsidP="009A2949" w:rsidRDefault="000E15A5" w14:paraId="01642068" w14:textId="4E67465A">
            <w:pPr>
              <w:pStyle w:val="EBBodyPara"/>
              <w:jc w:val="both"/>
              <w:rPr>
                <w:rFonts w:eastAsia="Arial"/>
                <w:bCs w:val="0"/>
                <w:iCs/>
              </w:rPr>
            </w:pPr>
            <w:r w:rsidRPr="009E7A40">
              <w:rPr>
                <w:rFonts w:eastAsia="Arial"/>
                <w:bCs w:val="0"/>
                <w:iCs/>
              </w:rPr>
              <w:t>Policy costs to apply best practices in recycling collections</w:t>
            </w:r>
          </w:p>
        </w:tc>
        <w:tc>
          <w:tcPr>
            <w:tcW w:w="1012" w:type="dxa"/>
            <w:noWrap/>
            <w:hideMark/>
          </w:tcPr>
          <w:p w:rsidRPr="009E7A40" w:rsidR="000E15A5" w:rsidP="009A2949" w:rsidRDefault="000E15A5" w14:paraId="793BD420" w14:textId="77777777">
            <w:pPr>
              <w:pStyle w:val="EBBodyPara"/>
              <w:jc w:val="both"/>
              <w:rPr>
                <w:rFonts w:eastAsia="Arial"/>
                <w:bCs w:val="0"/>
                <w:iCs/>
              </w:rPr>
            </w:pPr>
            <w:r w:rsidRPr="009E7A40">
              <w:rPr>
                <w:rFonts w:eastAsia="Arial"/>
                <w:bCs w:val="0"/>
                <w:iCs/>
              </w:rPr>
              <w:t>£73</w:t>
            </w:r>
          </w:p>
        </w:tc>
        <w:tc>
          <w:tcPr>
            <w:tcW w:w="1012" w:type="dxa"/>
            <w:noWrap/>
            <w:hideMark/>
          </w:tcPr>
          <w:p w:rsidRPr="009E7A40" w:rsidR="000E15A5" w:rsidP="009A2949" w:rsidRDefault="000E15A5" w14:paraId="0745BF20" w14:textId="77777777">
            <w:pPr>
              <w:pStyle w:val="EBBodyPara"/>
              <w:jc w:val="both"/>
              <w:rPr>
                <w:rFonts w:eastAsia="Arial"/>
                <w:bCs w:val="0"/>
                <w:iCs/>
              </w:rPr>
            </w:pPr>
            <w:r w:rsidRPr="009E7A40">
              <w:rPr>
                <w:rFonts w:eastAsia="Arial"/>
                <w:bCs w:val="0"/>
                <w:iCs/>
              </w:rPr>
              <w:t>£73</w:t>
            </w:r>
          </w:p>
        </w:tc>
        <w:tc>
          <w:tcPr>
            <w:tcW w:w="963" w:type="dxa"/>
            <w:noWrap/>
            <w:hideMark/>
          </w:tcPr>
          <w:p w:rsidRPr="009E7A40" w:rsidR="000E15A5" w:rsidP="009A2949" w:rsidRDefault="000E15A5" w14:paraId="19C1D212" w14:textId="77777777">
            <w:pPr>
              <w:pStyle w:val="EBBodyPara"/>
              <w:jc w:val="both"/>
              <w:rPr>
                <w:rFonts w:eastAsia="Arial"/>
                <w:bCs w:val="0"/>
                <w:iCs/>
              </w:rPr>
            </w:pPr>
            <w:r w:rsidRPr="009E7A40">
              <w:rPr>
                <w:rFonts w:eastAsia="Arial"/>
                <w:bCs w:val="0"/>
                <w:iCs/>
              </w:rPr>
              <w:t>£73</w:t>
            </w:r>
          </w:p>
        </w:tc>
        <w:tc>
          <w:tcPr>
            <w:tcW w:w="1012" w:type="dxa"/>
            <w:noWrap/>
            <w:hideMark/>
          </w:tcPr>
          <w:p w:rsidRPr="009E7A40" w:rsidR="000E15A5" w:rsidP="009A2949" w:rsidRDefault="000E15A5" w14:paraId="3BA4ACCB" w14:textId="77777777">
            <w:pPr>
              <w:pStyle w:val="EBBodyPara"/>
              <w:jc w:val="both"/>
              <w:rPr>
                <w:rFonts w:eastAsia="Arial"/>
                <w:bCs w:val="0"/>
                <w:iCs/>
              </w:rPr>
            </w:pPr>
            <w:r w:rsidRPr="009E7A40">
              <w:rPr>
                <w:rFonts w:eastAsia="Arial"/>
                <w:bCs w:val="0"/>
                <w:iCs/>
              </w:rPr>
              <w:t>£73</w:t>
            </w:r>
          </w:p>
        </w:tc>
      </w:tr>
      <w:tr w:rsidRPr="009A2949" w:rsidR="00923A3C" w14:paraId="7AEA3DA1" w14:textId="77777777">
        <w:trPr>
          <w:trHeight w:val="290"/>
        </w:trPr>
        <w:tc>
          <w:tcPr>
            <w:tcW w:w="6196" w:type="dxa"/>
            <w:gridSpan w:val="2"/>
            <w:noWrap/>
            <w:hideMark/>
          </w:tcPr>
          <w:p w:rsidRPr="000E15A5" w:rsidR="000E15A5" w:rsidP="009A2949" w:rsidRDefault="000E15A5" w14:paraId="5F6252F5" w14:textId="559E3B9C">
            <w:pPr>
              <w:pStyle w:val="EBBodyPara"/>
              <w:jc w:val="both"/>
              <w:rPr>
                <w:rFonts w:eastAsia="Arial"/>
                <w:b/>
                <w:iCs/>
              </w:rPr>
            </w:pPr>
            <w:r w:rsidRPr="000E15A5">
              <w:rPr>
                <w:rFonts w:eastAsia="Arial"/>
                <w:b/>
                <w:iCs/>
              </w:rPr>
              <w:t>Social costs (total)</w:t>
            </w:r>
          </w:p>
        </w:tc>
        <w:tc>
          <w:tcPr>
            <w:tcW w:w="1012" w:type="dxa"/>
            <w:noWrap/>
            <w:hideMark/>
          </w:tcPr>
          <w:p w:rsidRPr="000E15A5" w:rsidR="000E15A5" w:rsidP="009A2949" w:rsidRDefault="000E15A5" w14:paraId="5A157118" w14:textId="77777777">
            <w:pPr>
              <w:pStyle w:val="EBBodyPara"/>
              <w:jc w:val="both"/>
              <w:rPr>
                <w:rFonts w:eastAsia="Arial"/>
                <w:b/>
                <w:iCs/>
              </w:rPr>
            </w:pPr>
            <w:r w:rsidRPr="000E15A5">
              <w:rPr>
                <w:rFonts w:eastAsia="Arial"/>
                <w:b/>
                <w:iCs/>
              </w:rPr>
              <w:t>£3,539</w:t>
            </w:r>
          </w:p>
        </w:tc>
        <w:tc>
          <w:tcPr>
            <w:tcW w:w="1012" w:type="dxa"/>
            <w:noWrap/>
            <w:hideMark/>
          </w:tcPr>
          <w:p w:rsidRPr="000E15A5" w:rsidR="000E15A5" w:rsidP="009A2949" w:rsidRDefault="000E15A5" w14:paraId="03A09BBC" w14:textId="77777777">
            <w:pPr>
              <w:pStyle w:val="EBBodyPara"/>
              <w:jc w:val="both"/>
              <w:rPr>
                <w:rFonts w:eastAsia="Arial"/>
                <w:b/>
                <w:iCs/>
              </w:rPr>
            </w:pPr>
            <w:r w:rsidRPr="000E15A5">
              <w:rPr>
                <w:rFonts w:eastAsia="Arial"/>
                <w:b/>
                <w:iCs/>
              </w:rPr>
              <w:t>£7,970</w:t>
            </w:r>
          </w:p>
        </w:tc>
        <w:tc>
          <w:tcPr>
            <w:tcW w:w="963" w:type="dxa"/>
            <w:noWrap/>
            <w:hideMark/>
          </w:tcPr>
          <w:p w:rsidRPr="000E15A5" w:rsidR="000E15A5" w:rsidP="009A2949" w:rsidRDefault="000E15A5" w14:paraId="438331FF" w14:textId="77777777">
            <w:pPr>
              <w:pStyle w:val="EBBodyPara"/>
              <w:jc w:val="both"/>
              <w:rPr>
                <w:rFonts w:eastAsia="Arial"/>
                <w:b/>
                <w:iCs/>
              </w:rPr>
            </w:pPr>
            <w:r w:rsidRPr="000E15A5">
              <w:rPr>
                <w:rFonts w:eastAsia="Arial"/>
                <w:b/>
                <w:iCs/>
              </w:rPr>
              <w:t>-£616</w:t>
            </w:r>
          </w:p>
        </w:tc>
        <w:tc>
          <w:tcPr>
            <w:tcW w:w="1012" w:type="dxa"/>
            <w:noWrap/>
            <w:hideMark/>
          </w:tcPr>
          <w:p w:rsidRPr="000E15A5" w:rsidR="000E15A5" w:rsidP="009A2949" w:rsidRDefault="000E15A5" w14:paraId="1B21CE0B" w14:textId="77777777">
            <w:pPr>
              <w:pStyle w:val="EBBodyPara"/>
              <w:jc w:val="both"/>
              <w:rPr>
                <w:rFonts w:eastAsia="Arial"/>
                <w:b/>
                <w:iCs/>
              </w:rPr>
            </w:pPr>
            <w:r w:rsidRPr="000E15A5">
              <w:rPr>
                <w:rFonts w:eastAsia="Arial"/>
                <w:b/>
                <w:iCs/>
              </w:rPr>
              <w:t>£3,815</w:t>
            </w:r>
          </w:p>
        </w:tc>
      </w:tr>
      <w:tr w:rsidRPr="009A2949" w:rsidR="00923A3C" w14:paraId="792460FF" w14:textId="77777777">
        <w:trPr>
          <w:trHeight w:val="290"/>
        </w:trPr>
        <w:tc>
          <w:tcPr>
            <w:tcW w:w="6196" w:type="dxa"/>
            <w:gridSpan w:val="2"/>
            <w:noWrap/>
            <w:hideMark/>
          </w:tcPr>
          <w:p w:rsidRPr="000E15A5" w:rsidR="000E15A5" w:rsidP="009A2949" w:rsidRDefault="000E15A5" w14:paraId="6F035549" w14:textId="3C96FAA9">
            <w:pPr>
              <w:pStyle w:val="EBBodyPara"/>
              <w:jc w:val="both"/>
              <w:rPr>
                <w:rFonts w:eastAsia="Arial"/>
                <w:b/>
                <w:iCs/>
              </w:rPr>
            </w:pPr>
            <w:r w:rsidRPr="000E15A5">
              <w:rPr>
                <w:rFonts w:eastAsia="Arial"/>
                <w:b/>
                <w:iCs/>
              </w:rPr>
              <w:t>Net present value, costs (-) / savings (+)</w:t>
            </w:r>
          </w:p>
        </w:tc>
        <w:tc>
          <w:tcPr>
            <w:tcW w:w="1012" w:type="dxa"/>
            <w:noWrap/>
            <w:hideMark/>
          </w:tcPr>
          <w:p w:rsidRPr="000E15A5" w:rsidR="000E15A5" w:rsidP="009A2949" w:rsidRDefault="000E15A5" w14:paraId="6DEBC728" w14:textId="77777777">
            <w:pPr>
              <w:pStyle w:val="EBBodyPara"/>
              <w:jc w:val="both"/>
              <w:rPr>
                <w:rFonts w:eastAsia="Arial"/>
                <w:b/>
                <w:iCs/>
              </w:rPr>
            </w:pPr>
            <w:r w:rsidRPr="000E15A5">
              <w:rPr>
                <w:rFonts w:eastAsia="Arial"/>
                <w:b/>
                <w:iCs/>
              </w:rPr>
              <w:t>£6,493</w:t>
            </w:r>
          </w:p>
        </w:tc>
        <w:tc>
          <w:tcPr>
            <w:tcW w:w="1012" w:type="dxa"/>
            <w:noWrap/>
            <w:hideMark/>
          </w:tcPr>
          <w:p w:rsidRPr="000E15A5" w:rsidR="000E15A5" w:rsidP="009A2949" w:rsidRDefault="000E15A5" w14:paraId="09442A44" w14:textId="77777777">
            <w:pPr>
              <w:pStyle w:val="EBBodyPara"/>
              <w:jc w:val="both"/>
              <w:rPr>
                <w:rFonts w:eastAsia="Arial"/>
                <w:b/>
                <w:iCs/>
              </w:rPr>
            </w:pPr>
            <w:r w:rsidRPr="000E15A5">
              <w:rPr>
                <w:rFonts w:eastAsia="Arial"/>
                <w:b/>
                <w:iCs/>
              </w:rPr>
              <w:t>£5,598</w:t>
            </w:r>
          </w:p>
        </w:tc>
        <w:tc>
          <w:tcPr>
            <w:tcW w:w="963" w:type="dxa"/>
            <w:noWrap/>
            <w:hideMark/>
          </w:tcPr>
          <w:p w:rsidRPr="000E15A5" w:rsidR="000E15A5" w:rsidP="009A2949" w:rsidRDefault="000E15A5" w14:paraId="1716395D" w14:textId="77777777">
            <w:pPr>
              <w:pStyle w:val="EBBodyPara"/>
              <w:jc w:val="both"/>
              <w:rPr>
                <w:rFonts w:eastAsia="Arial"/>
                <w:b/>
                <w:iCs/>
              </w:rPr>
            </w:pPr>
            <w:r w:rsidRPr="000E15A5">
              <w:rPr>
                <w:rFonts w:eastAsia="Arial"/>
                <w:b/>
                <w:iCs/>
              </w:rPr>
              <w:t>£7,482</w:t>
            </w:r>
          </w:p>
        </w:tc>
        <w:tc>
          <w:tcPr>
            <w:tcW w:w="1012" w:type="dxa"/>
            <w:noWrap/>
            <w:hideMark/>
          </w:tcPr>
          <w:p w:rsidRPr="000E15A5" w:rsidR="000E15A5" w:rsidP="009A2949" w:rsidRDefault="000E15A5" w14:paraId="4AA36346" w14:textId="77777777">
            <w:pPr>
              <w:pStyle w:val="EBBodyPara"/>
              <w:jc w:val="both"/>
              <w:rPr>
                <w:rFonts w:eastAsia="Arial"/>
                <w:b/>
                <w:iCs/>
              </w:rPr>
            </w:pPr>
            <w:r w:rsidRPr="000E15A5">
              <w:rPr>
                <w:rFonts w:eastAsia="Arial"/>
                <w:b/>
                <w:iCs/>
              </w:rPr>
              <w:t>£6,641</w:t>
            </w:r>
          </w:p>
        </w:tc>
      </w:tr>
    </w:tbl>
    <w:p w:rsidRPr="00451F33" w:rsidR="00BE62D6" w:rsidP="00BE62D6" w:rsidRDefault="00BE62D6" w14:paraId="7327E7AF" w14:textId="77777777">
      <w:pPr>
        <w:rPr>
          <w:rFonts w:eastAsia="Arial" w:cs="Arial"/>
          <w:sz w:val="32"/>
          <w:szCs w:val="32"/>
        </w:rPr>
      </w:pPr>
      <w:r w:rsidRPr="00451F33">
        <w:rPr>
          <w:rFonts w:eastAsia="Arial" w:cs="Arial"/>
          <w:sz w:val="22"/>
          <w:szCs w:val="22"/>
        </w:rPr>
        <w:t>Source: Defra</w:t>
      </w:r>
      <w:r>
        <w:rPr>
          <w:rFonts w:eastAsia="Arial" w:cs="Arial"/>
          <w:sz w:val="22"/>
          <w:szCs w:val="22"/>
        </w:rPr>
        <w:t>’s</w:t>
      </w:r>
      <w:r w:rsidRPr="00451F33">
        <w:rPr>
          <w:rFonts w:eastAsia="Arial" w:cs="Arial"/>
          <w:sz w:val="22"/>
          <w:szCs w:val="22"/>
        </w:rPr>
        <w:t xml:space="preserve"> analysis</w:t>
      </w:r>
    </w:p>
    <w:p w:rsidR="00F67102" w:rsidP="00133E48" w:rsidRDefault="00F67102" w14:paraId="2E16787D" w14:textId="77777777">
      <w:pPr>
        <w:tabs>
          <w:tab w:val="left" w:pos="2025"/>
        </w:tabs>
        <w:rPr>
          <w:rFonts w:cs="Arial"/>
        </w:rPr>
      </w:pPr>
    </w:p>
    <w:p w:rsidRPr="00CF16A5" w:rsidR="00546E3F" w:rsidP="00133E48" w:rsidRDefault="00D25FE6" w14:paraId="02188C67" w14:textId="580A14E7">
      <w:pPr>
        <w:tabs>
          <w:tab w:val="left" w:pos="2025"/>
        </w:tabs>
        <w:rPr>
          <w:rFonts w:cs="Arial"/>
        </w:rPr>
      </w:pPr>
      <w:r>
        <w:rPr>
          <w:rFonts w:cs="Arial"/>
        </w:rPr>
        <w:t xml:space="preserve">Table </w:t>
      </w:r>
      <w:r w:rsidR="001F7EBA">
        <w:rPr>
          <w:rFonts w:cs="Arial"/>
        </w:rPr>
        <w:t xml:space="preserve">64 shows the central analysis in 2023 prices to help build a consistent picture with the other components of Collection and Packaging Reforms. </w:t>
      </w:r>
    </w:p>
    <w:sectPr w:rsidRPr="00CF16A5" w:rsidR="00546E3F" w:rsidSect="009C608E">
      <w:headerReference w:type="even" r:id="rId35"/>
      <w:footerReference w:type="default" r:id="rId36"/>
      <w:footnotePr>
        <w:numRestart w:val="eachSect"/>
      </w:footnotePr>
      <w:pgSz w:w="11907" w:h="16840" w:orient="portrait" w:code="9"/>
      <w:pgMar w:top="142"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4106" w:rsidRDefault="002A4106" w14:paraId="335ED9F3" w14:textId="77777777">
      <w:r>
        <w:separator/>
      </w:r>
    </w:p>
  </w:endnote>
  <w:endnote w:type="continuationSeparator" w:id="0">
    <w:p w:rsidR="002A4106" w:rsidRDefault="002A4106" w14:paraId="0EA5669C" w14:textId="77777777">
      <w:r>
        <w:continuationSeparator/>
      </w:r>
    </w:p>
  </w:endnote>
  <w:endnote w:type="continuationNotice" w:id="1">
    <w:p w:rsidR="002A4106" w:rsidRDefault="002A4106" w14:paraId="0770A79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Calibri&quot;,sans-serif">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UI">
    <w:altName w:val="Calibr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B43FD" w:rsidR="00F84E50" w:rsidP="005A3880" w:rsidRDefault="00F84E50" w14:paraId="55D4708B" w14:textId="77777777">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044FE7">
      <w:rPr>
        <w:rStyle w:val="PageNumber"/>
        <w:rFonts w:eastAsia="SimSun"/>
        <w:b w:val="0"/>
        <w:noProof/>
        <w:szCs w:val="18"/>
      </w:rPr>
      <w:t>1</w:t>
    </w:r>
    <w:r w:rsidRPr="00EB43FD">
      <w:rPr>
        <w:rStyle w:val="PageNumber"/>
        <w:rFonts w:eastAsia="SimSun"/>
        <w:b w:val="0"/>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B43FD" w:rsidR="00F84E50" w:rsidP="000407D8" w:rsidRDefault="00F84E50" w14:paraId="31719F90" w14:textId="77777777">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044FE7">
      <w:rPr>
        <w:rStyle w:val="PageNumber"/>
        <w:b w:val="0"/>
        <w:noProof/>
        <w:szCs w:val="18"/>
      </w:rPr>
      <w:t>3</w:t>
    </w:r>
    <w:r w:rsidRPr="00EB43FD">
      <w:rPr>
        <w:rStyle w:val="PageNumber"/>
        <w:b w:val="0"/>
        <w:szCs w:val="18"/>
      </w:rPr>
      <w:fldChar w:fldCharType="end"/>
    </w:r>
  </w:p>
  <w:p w:rsidR="00F84E50" w:rsidRDefault="00F84E50" w14:paraId="6F033233" w14:textId="77777777"/>
  <w:p w:rsidR="00F84E50" w:rsidRDefault="00F84E50" w14:paraId="68A9B507"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4106" w:rsidRDefault="002A4106" w14:paraId="095BDDCD" w14:textId="77777777">
      <w:r>
        <w:separator/>
      </w:r>
    </w:p>
  </w:footnote>
  <w:footnote w:type="continuationSeparator" w:id="0">
    <w:p w:rsidR="002A4106" w:rsidRDefault="002A4106" w14:paraId="7950C963" w14:textId="77777777">
      <w:r>
        <w:continuationSeparator/>
      </w:r>
    </w:p>
  </w:footnote>
  <w:footnote w:type="continuationNotice" w:id="1">
    <w:p w:rsidR="002A4106" w:rsidRDefault="002A4106" w14:paraId="70CCBD8B" w14:textId="77777777"/>
  </w:footnote>
  <w:footnote w:id="2">
    <w:p w:rsidRPr="009E7A40" w:rsidR="00D1316A" w:rsidRDefault="00D1316A" w14:paraId="2EC5715E" w14:textId="2C93873B">
      <w:pPr>
        <w:pStyle w:val="FootnoteText"/>
        <w:rPr>
          <w:lang w:val="en-US"/>
        </w:rPr>
      </w:pPr>
      <w:r>
        <w:rPr>
          <w:rStyle w:val="FootnoteReference"/>
        </w:rPr>
        <w:footnoteRef/>
      </w:r>
      <w:r>
        <w:t xml:space="preserve"> </w:t>
      </w:r>
      <w:hyperlink w:history="1" r:id="rId1">
        <w:r w:rsidRPr="00184C57" w:rsidR="00184C57">
          <w:rPr>
            <w:rStyle w:val="Hyperlink"/>
          </w:rPr>
          <w:t>The Environmental Targets (Residual Waste) (England) Regulations 2022 (legislation.gov.uk)</w:t>
        </w:r>
      </w:hyperlink>
    </w:p>
  </w:footnote>
  <w:footnote w:id="3">
    <w:p w:rsidRPr="009E7A40" w:rsidR="00306FC1" w:rsidRDefault="00306FC1" w14:paraId="5BBC1F5D" w14:textId="707D93DC">
      <w:pPr>
        <w:pStyle w:val="FootnoteText"/>
        <w:rPr>
          <w:lang w:val="en-US"/>
        </w:rPr>
      </w:pPr>
      <w:r>
        <w:rPr>
          <w:rStyle w:val="FootnoteReference"/>
        </w:rPr>
        <w:footnoteRef/>
      </w:r>
      <w:r>
        <w:t xml:space="preserve"> </w:t>
      </w:r>
      <w:r>
        <w:rPr>
          <w:lang w:val="en-US"/>
        </w:rPr>
        <w:t>See Section 6 on contamination.</w:t>
      </w:r>
    </w:p>
  </w:footnote>
  <w:footnote w:id="4">
    <w:p w:rsidRPr="009E7A40" w:rsidR="00D1316A" w:rsidRDefault="00D1316A" w14:paraId="589741EE" w14:textId="7D414C78">
      <w:pPr>
        <w:pStyle w:val="FootnoteText"/>
        <w:rPr>
          <w:lang w:val="en-US"/>
        </w:rPr>
      </w:pPr>
      <w:r>
        <w:rPr>
          <w:rStyle w:val="FootnoteReference"/>
        </w:rPr>
        <w:footnoteRef/>
      </w:r>
      <w:r>
        <w:t xml:space="preserve"> </w:t>
      </w:r>
      <w:hyperlink w:history="1" r:id="rId2">
        <w:r w:rsidRPr="00184C57" w:rsidR="00184C57">
          <w:rPr>
            <w:rStyle w:val="Hyperlink"/>
          </w:rPr>
          <w:t>The Environmental Targets (Residual Waste) (England) Regulations 2022 (legislation.gov.uk)</w:t>
        </w:r>
      </w:hyperlink>
    </w:p>
  </w:footnote>
  <w:footnote w:id="5">
    <w:p w:rsidRPr="009E7A40" w:rsidR="00CA4AF8" w:rsidRDefault="00CA4AF8" w14:paraId="6E1BCEB1" w14:textId="71B535B9">
      <w:pPr>
        <w:pStyle w:val="FootnoteText"/>
        <w:rPr>
          <w:lang w:val="en-US"/>
        </w:rPr>
      </w:pPr>
      <w:r>
        <w:rPr>
          <w:rStyle w:val="FootnoteReference"/>
        </w:rPr>
        <w:footnoteRef/>
      </w:r>
      <w:r>
        <w:t xml:space="preserve"> </w:t>
      </w:r>
      <w:hyperlink w:history="1" w:anchor="waste-from-households-wfh" r:id="rId3">
        <w:r w:rsidRPr="00CA4AF8">
          <w:rPr>
            <w:rStyle w:val="Hyperlink"/>
          </w:rPr>
          <w:t>UK statistics on waste - GOV.UK (www.gov.uk)</w:t>
        </w:r>
      </w:hyperlink>
    </w:p>
  </w:footnote>
  <w:footnote w:id="6">
    <w:p w:rsidR="00832A22" w:rsidRDefault="00832A22" w14:paraId="4F395383" w14:textId="5BFC52D6">
      <w:pPr>
        <w:pStyle w:val="FootnoteText"/>
      </w:pPr>
      <w:r>
        <w:rPr>
          <w:rStyle w:val="FootnoteReference"/>
        </w:rPr>
        <w:footnoteRef/>
      </w:r>
      <w:r>
        <w:t xml:space="preserve"> </w:t>
      </w:r>
      <w:hyperlink w:history="1" r:id="rId4">
        <w:r w:rsidRPr="005F18A9" w:rsidR="005F18A9">
          <w:rPr>
            <w:rStyle w:val="Hyperlink"/>
            <w:sz w:val="18"/>
            <w:szCs w:val="18"/>
          </w:rPr>
          <w:t>Proposal Packaging and Packaging Waste - European Commission (europa.eu)</w:t>
        </w:r>
      </w:hyperlink>
    </w:p>
  </w:footnote>
  <w:footnote w:id="7">
    <w:p w:rsidRPr="00720709" w:rsidR="00FD19B2" w:rsidP="00FD19B2" w:rsidRDefault="00FD19B2" w14:paraId="5E3D977C" w14:textId="1694651F">
      <w:pPr>
        <w:pStyle w:val="FootnoteText"/>
        <w:rPr>
          <w:szCs w:val="16"/>
        </w:rPr>
      </w:pPr>
      <w:r w:rsidRPr="008E6EE0">
        <w:rPr>
          <w:rStyle w:val="FootnoteReference"/>
          <w:szCs w:val="22"/>
        </w:rPr>
        <w:footnoteRef/>
      </w:r>
      <w:r w:rsidRPr="00E8462D">
        <w:rPr>
          <w:sz w:val="18"/>
          <w:szCs w:val="18"/>
        </w:rPr>
        <w:t xml:space="preserve"> For more detail, please see section 30 of the EPA 1990</w:t>
      </w:r>
      <w:r w:rsidR="003D5172">
        <w:rPr>
          <w:sz w:val="18"/>
          <w:szCs w:val="18"/>
        </w:rPr>
        <w:t>.</w:t>
      </w:r>
    </w:p>
  </w:footnote>
  <w:footnote w:id="8">
    <w:p w:rsidRPr="00E8462D" w:rsidR="00CF16A5" w:rsidP="00CF16A5" w:rsidRDefault="00CF16A5" w14:paraId="37923FC5" w14:textId="3B87D72A">
      <w:pPr>
        <w:pStyle w:val="FootnoteText"/>
        <w:rPr>
          <w:sz w:val="18"/>
          <w:szCs w:val="18"/>
        </w:rPr>
      </w:pPr>
      <w:r w:rsidRPr="008E6EE0">
        <w:rPr>
          <w:rStyle w:val="FootnoteReference"/>
          <w:szCs w:val="22"/>
        </w:rPr>
        <w:footnoteRef/>
      </w:r>
      <w:r w:rsidRPr="00E8462D">
        <w:rPr>
          <w:sz w:val="18"/>
          <w:szCs w:val="18"/>
        </w:rPr>
        <w:t xml:space="preserve"> </w:t>
      </w:r>
      <w:hyperlink w:history="1">
        <w:r w:rsidRPr="00776783" w:rsidR="003B7E26">
          <w:rPr>
            <w:rStyle w:val="Hyperlink"/>
            <w:rFonts w:eastAsia="Times New Roman"/>
            <w:sz w:val="18"/>
            <w:szCs w:val="18"/>
            <w:lang w:eastAsia="en-US"/>
          </w:rPr>
          <w:t>Consistency in recycling collections in England: executive summary and government response 2019</w:t>
        </w:r>
      </w:hyperlink>
    </w:p>
  </w:footnote>
  <w:footnote w:id="9">
    <w:p w:rsidRPr="00E8462D" w:rsidR="00CF16A5" w:rsidP="00CF16A5" w:rsidRDefault="00CF16A5" w14:paraId="00A53453" w14:textId="6556384E">
      <w:pPr>
        <w:pStyle w:val="FootnoteText"/>
        <w:rPr>
          <w:sz w:val="18"/>
          <w:szCs w:val="18"/>
          <w:u w:val="single"/>
        </w:rPr>
      </w:pPr>
      <w:r w:rsidRPr="008E6EE0">
        <w:rPr>
          <w:rStyle w:val="FootnoteReference"/>
          <w:szCs w:val="22"/>
        </w:rPr>
        <w:footnoteRef/>
      </w:r>
      <w:r w:rsidR="00AD37B7">
        <w:rPr>
          <w:sz w:val="18"/>
          <w:szCs w:val="18"/>
        </w:rPr>
        <w:t xml:space="preserve"> </w:t>
      </w:r>
      <w:hyperlink w:history="1" r:id="rId5">
        <w:r w:rsidRPr="006C0008" w:rsidR="00AD37B7">
          <w:rPr>
            <w:rStyle w:val="Hyperlink"/>
            <w:sz w:val="18"/>
            <w:szCs w:val="18"/>
          </w:rPr>
          <w:t>Consultation on consistency in household and business recycling in England government response 2021</w:t>
        </w:r>
      </w:hyperlink>
      <w:r w:rsidRPr="00E8462D">
        <w:rPr>
          <w:sz w:val="18"/>
          <w:szCs w:val="18"/>
        </w:rPr>
        <w:t xml:space="preserve"> </w:t>
      </w:r>
    </w:p>
  </w:footnote>
  <w:footnote w:id="10">
    <w:p w:rsidR="005F583B" w:rsidRDefault="005F583B" w14:paraId="65E04273" w14:textId="2178F83C">
      <w:pPr>
        <w:pStyle w:val="FootnoteText"/>
      </w:pPr>
      <w:r>
        <w:rPr>
          <w:rStyle w:val="FootnoteReference"/>
        </w:rPr>
        <w:footnoteRef/>
      </w:r>
      <w:r>
        <w:t xml:space="preserve"> </w:t>
      </w:r>
      <w:hyperlink w:history="1" r:id="rId6">
        <w:r w:rsidR="005532D5">
          <w:rPr>
            <w:rStyle w:val="Hyperlink"/>
          </w:rPr>
          <w:t xml:space="preserve">Exemptions and statutory guidance for simpler recycling in England </w:t>
        </w:r>
        <w:r w:rsidR="00473690">
          <w:rPr>
            <w:rStyle w:val="Hyperlink"/>
          </w:rPr>
          <w:t xml:space="preserve">government response </w:t>
        </w:r>
        <w:r w:rsidR="005532D5">
          <w:rPr>
            <w:rStyle w:val="Hyperlink"/>
          </w:rPr>
          <w:t>202</w:t>
        </w:r>
      </w:hyperlink>
      <w:r w:rsidR="00473690">
        <w:t>3</w:t>
      </w:r>
    </w:p>
  </w:footnote>
  <w:footnote w:id="11">
    <w:p w:rsidR="005532D5" w:rsidRDefault="005532D5" w14:paraId="18B9010F" w14:textId="5D32BF03">
      <w:pPr>
        <w:pStyle w:val="FootnoteText"/>
      </w:pPr>
      <w:r>
        <w:rPr>
          <w:rStyle w:val="FootnoteReference"/>
        </w:rPr>
        <w:footnoteRef/>
      </w:r>
      <w:r>
        <w:t xml:space="preserve"> </w:t>
      </w:r>
      <w:hyperlink w:history="1" r:id="rId7">
        <w:r w:rsidR="00473690">
          <w:rPr>
            <w:rStyle w:val="Hyperlink"/>
          </w:rPr>
          <w:t>Simpler recycling in England: additional policies government response</w:t>
        </w:r>
      </w:hyperlink>
      <w:r w:rsidR="00473690">
        <w:t xml:space="preserve"> 2023</w:t>
      </w:r>
    </w:p>
  </w:footnote>
  <w:footnote w:id="12">
    <w:p w:rsidR="00CF16A5" w:rsidP="00CF16A5" w:rsidRDefault="00CF16A5" w14:paraId="5CD4F9C4" w14:textId="79FBF06B">
      <w:pPr>
        <w:pStyle w:val="FootnoteText"/>
      </w:pPr>
      <w:r w:rsidRPr="008E6EE0">
        <w:rPr>
          <w:rStyle w:val="FootnoteReference"/>
          <w:szCs w:val="22"/>
        </w:rPr>
        <w:footnoteRef/>
      </w:r>
      <w:r w:rsidRPr="00E8462D">
        <w:rPr>
          <w:sz w:val="18"/>
          <w:szCs w:val="18"/>
        </w:rPr>
        <w:t xml:space="preserve"> Presentational recycling rates from WRAP analysis</w:t>
      </w:r>
      <w:r w:rsidR="003D5172">
        <w:rPr>
          <w:sz w:val="18"/>
          <w:szCs w:val="18"/>
        </w:rPr>
        <w:t>.</w:t>
      </w:r>
    </w:p>
  </w:footnote>
  <w:footnote w:id="13">
    <w:p w:rsidRPr="009E7A40" w:rsidR="00971632" w:rsidRDefault="00971632" w14:paraId="2D535D9F" w14:textId="58EFE667">
      <w:pPr>
        <w:pStyle w:val="FootnoteText"/>
        <w:rPr>
          <w:lang w:val="en-US"/>
        </w:rPr>
      </w:pPr>
      <w:r>
        <w:rPr>
          <w:rStyle w:val="FootnoteReference"/>
        </w:rPr>
        <w:footnoteRef/>
      </w:r>
      <w:r>
        <w:t xml:space="preserve"> </w:t>
      </w:r>
      <w:hyperlink w:history="1" r:id="rId8">
        <w:r w:rsidRPr="00971632">
          <w:rPr>
            <w:rStyle w:val="Hyperlink"/>
          </w:rPr>
          <w:t>Environment Act 2021 (legislation.gov.uk)</w:t>
        </w:r>
      </w:hyperlink>
    </w:p>
  </w:footnote>
  <w:footnote w:id="14">
    <w:p w:rsidRPr="009E7A40" w:rsidR="00464063" w:rsidRDefault="00464063" w14:paraId="7187FDDA" w14:textId="29EF3BA6">
      <w:pPr>
        <w:pStyle w:val="FootnoteText"/>
        <w:rPr>
          <w:lang w:val="en-US"/>
        </w:rPr>
      </w:pPr>
      <w:r>
        <w:rPr>
          <w:rStyle w:val="FootnoteReference"/>
        </w:rPr>
        <w:footnoteRef/>
      </w:r>
      <w:r>
        <w:t xml:space="preserve"> </w:t>
      </w:r>
      <w:r w:rsidRPr="00464063">
        <w:t>The Separation of Waste (England) Regulations 2024 and The Separation of Waste (England) (No. 2) Regulations 2024</w:t>
      </w:r>
      <w:r w:rsidR="00DB69C8">
        <w:t>.</w:t>
      </w:r>
    </w:p>
  </w:footnote>
  <w:footnote w:id="15">
    <w:p w:rsidRPr="00E8462D" w:rsidR="00CF16A5" w:rsidP="00CF16A5" w:rsidRDefault="00CF16A5" w14:paraId="717EB515" w14:textId="79732B21">
      <w:pPr>
        <w:pStyle w:val="FootnoteText"/>
        <w:rPr>
          <w:sz w:val="18"/>
          <w:szCs w:val="18"/>
        </w:rPr>
      </w:pPr>
      <w:r w:rsidRPr="008E6EE0">
        <w:rPr>
          <w:rStyle w:val="FootnoteReference"/>
          <w:szCs w:val="22"/>
        </w:rPr>
        <w:footnoteRef/>
      </w:r>
      <w:r w:rsidRPr="00E8462D">
        <w:rPr>
          <w:sz w:val="18"/>
          <w:szCs w:val="18"/>
        </w:rPr>
        <w:t xml:space="preserve"> There are </w:t>
      </w:r>
      <w:proofErr w:type="gramStart"/>
      <w:r w:rsidRPr="00E8462D">
        <w:rPr>
          <w:sz w:val="18"/>
          <w:szCs w:val="18"/>
        </w:rPr>
        <w:t>a number of</w:t>
      </w:r>
      <w:proofErr w:type="gramEnd"/>
      <w:r w:rsidRPr="00E8462D">
        <w:rPr>
          <w:sz w:val="18"/>
          <w:szCs w:val="18"/>
        </w:rPr>
        <w:t xml:space="preserve"> proposals – set out in our Resource and Waste Strategy - to help stimulate supply and demand for secondary materials. This is because it is often cheaper to use virgin raw materials than recycled, despite their higher environmental impact</w:t>
      </w:r>
      <w:r w:rsidR="003D5172">
        <w:rPr>
          <w:sz w:val="18"/>
          <w:szCs w:val="18"/>
        </w:rPr>
        <w:t>.</w:t>
      </w:r>
      <w:r w:rsidRPr="00E8462D" w:rsidR="003D5172">
        <w:rPr>
          <w:sz w:val="18"/>
          <w:szCs w:val="18"/>
        </w:rPr>
        <w:t xml:space="preserve"> </w:t>
      </w:r>
    </w:p>
  </w:footnote>
  <w:footnote w:id="16">
    <w:p w:rsidR="007308B3" w:rsidRDefault="007308B3" w14:paraId="0D06A9F7" w14:textId="163A9BFB">
      <w:pPr>
        <w:pStyle w:val="FootnoteText"/>
      </w:pPr>
      <w:r>
        <w:rPr>
          <w:rStyle w:val="FootnoteReference"/>
        </w:rPr>
        <w:footnoteRef/>
      </w:r>
      <w:r>
        <w:t xml:space="preserve"> </w:t>
      </w:r>
      <w:r w:rsidRPr="00A677AC" w:rsidR="00456B88">
        <w:rPr>
          <w:sz w:val="18"/>
          <w:szCs w:val="22"/>
        </w:rPr>
        <w:t xml:space="preserve">Recycling contamination occurs when materials are sorted into the wrong recycling bin, or when materials are not properly cleaned (such as food residue remains on a plastic container). </w:t>
      </w:r>
      <w:r w:rsidRPr="00A677AC" w:rsidR="00456B88">
        <w:rPr>
          <w:rFonts w:cs="Arial"/>
          <w:sz w:val="18"/>
          <w:szCs w:val="22"/>
          <w:lang w:eastAsia="en-GB"/>
        </w:rPr>
        <w:t xml:space="preserve">Such contamination can reduce the quality and value of </w:t>
      </w:r>
      <w:proofErr w:type="spellStart"/>
      <w:r w:rsidRPr="00A677AC" w:rsidR="00456B88">
        <w:rPr>
          <w:rFonts w:cs="Arial"/>
          <w:sz w:val="18"/>
          <w:szCs w:val="22"/>
          <w:lang w:eastAsia="en-GB"/>
        </w:rPr>
        <w:t>recyclate</w:t>
      </w:r>
      <w:proofErr w:type="spellEnd"/>
      <w:r w:rsidRPr="00A677AC" w:rsidR="00456B88">
        <w:rPr>
          <w:rFonts w:cs="Arial"/>
          <w:sz w:val="18"/>
          <w:szCs w:val="22"/>
          <w:lang w:eastAsia="en-GB"/>
        </w:rPr>
        <w:t xml:space="preserve"> and can lead to rejection at reprocessing or sorting centres</w:t>
      </w:r>
      <w:r w:rsidR="003D5172">
        <w:rPr>
          <w:rFonts w:cs="Arial"/>
          <w:sz w:val="18"/>
          <w:szCs w:val="22"/>
          <w:lang w:eastAsia="en-GB"/>
        </w:rPr>
        <w:t>.</w:t>
      </w:r>
    </w:p>
  </w:footnote>
  <w:footnote w:id="17">
    <w:p w:rsidR="00CF16A5" w:rsidP="00CF16A5" w:rsidRDefault="00CF16A5" w14:paraId="24F5ECFA" w14:textId="77777777">
      <w:pPr>
        <w:pStyle w:val="FootnoteText"/>
      </w:pPr>
      <w:r w:rsidRPr="008E6EE0">
        <w:rPr>
          <w:rStyle w:val="FootnoteReference"/>
          <w:szCs w:val="22"/>
        </w:rPr>
        <w:footnoteRef/>
      </w:r>
      <w:r w:rsidRPr="00E8462D">
        <w:rPr>
          <w:sz w:val="18"/>
          <w:szCs w:val="18"/>
        </w:rPr>
        <w:t xml:space="preserve"> </w:t>
      </w:r>
      <w:bookmarkStart w:name="_Hlk95149831" w:id="43"/>
      <w:r w:rsidRPr="00E8462D">
        <w:rPr>
          <w:sz w:val="18"/>
          <w:szCs w:val="18"/>
        </w:rPr>
        <w:t>Further detail can be found in the Glossary.</w:t>
      </w:r>
      <w:bookmarkEnd w:id="43"/>
    </w:p>
  </w:footnote>
  <w:footnote w:id="18">
    <w:p w:rsidRPr="00E8462D" w:rsidR="00CF16A5" w:rsidP="00CF16A5" w:rsidRDefault="00CF16A5" w14:paraId="1ACDD605" w14:textId="5FED906A">
      <w:pPr>
        <w:pStyle w:val="FootnoteText"/>
        <w:rPr>
          <w:sz w:val="18"/>
          <w:szCs w:val="18"/>
        </w:rPr>
      </w:pPr>
      <w:r w:rsidRPr="008E6EE0">
        <w:rPr>
          <w:rStyle w:val="FootnoteReference"/>
          <w:szCs w:val="22"/>
        </w:rPr>
        <w:footnoteRef/>
      </w:r>
      <w:r w:rsidRPr="00E8462D">
        <w:rPr>
          <w:sz w:val="18"/>
          <w:szCs w:val="18"/>
        </w:rPr>
        <w:t xml:space="preserve"> </w:t>
      </w:r>
      <w:hyperlink w:history="1" r:id="rId9">
        <w:r w:rsidRPr="002E0A4C">
          <w:rPr>
            <w:rStyle w:val="Hyperlink"/>
            <w:sz w:val="18"/>
            <w:szCs w:val="18"/>
          </w:rPr>
          <w:t>https://consult.defra.gov.uk/waste-and-recycling/consistency-in-household-and-business-recycling/</w:t>
        </w:r>
      </w:hyperlink>
    </w:p>
  </w:footnote>
  <w:footnote w:id="19">
    <w:p w:rsidR="009A3C98" w:rsidRDefault="009A3C98" w14:paraId="684FCA6E" w14:textId="30759CBB">
      <w:pPr>
        <w:pStyle w:val="FootnoteText"/>
      </w:pPr>
      <w:r>
        <w:rPr>
          <w:rStyle w:val="FootnoteReference"/>
        </w:rPr>
        <w:footnoteRef/>
      </w:r>
      <w:r>
        <w:t xml:space="preserve"> </w:t>
      </w:r>
      <w:r w:rsidR="00DF4F57">
        <w:rPr>
          <w:sz w:val="18"/>
          <w:szCs w:val="18"/>
        </w:rPr>
        <w:t>Improved assumptions</w:t>
      </w:r>
      <w:r>
        <w:rPr>
          <w:sz w:val="18"/>
          <w:szCs w:val="18"/>
        </w:rPr>
        <w:t xml:space="preserve"> on</w:t>
      </w:r>
      <w:r w:rsidRPr="00A2074B">
        <w:rPr>
          <w:sz w:val="18"/>
          <w:szCs w:val="18"/>
        </w:rPr>
        <w:t xml:space="preserve"> garden waste</w:t>
      </w:r>
      <w:r w:rsidRPr="009E7A40">
        <w:rPr>
          <w:sz w:val="18"/>
          <w:szCs w:val="18"/>
        </w:rPr>
        <w:t xml:space="preserve"> tonnages</w:t>
      </w:r>
      <w:r w:rsidR="00DF4F57">
        <w:rPr>
          <w:sz w:val="18"/>
          <w:szCs w:val="18"/>
        </w:rPr>
        <w:t xml:space="preserve"> disposed of</w:t>
      </w:r>
      <w:r w:rsidRPr="009E7A40">
        <w:rPr>
          <w:sz w:val="18"/>
          <w:szCs w:val="18"/>
        </w:rPr>
        <w:t xml:space="preserve"> in residual waste streams</w:t>
      </w:r>
      <w:r w:rsidR="004D0692">
        <w:rPr>
          <w:sz w:val="18"/>
          <w:szCs w:val="18"/>
        </w:rPr>
        <w:t xml:space="preserve"> in </w:t>
      </w:r>
      <w:r w:rsidR="007465B2">
        <w:rPr>
          <w:sz w:val="18"/>
          <w:szCs w:val="18"/>
        </w:rPr>
        <w:t xml:space="preserve">free </w:t>
      </w:r>
      <w:r w:rsidR="00001D27">
        <w:rPr>
          <w:sz w:val="18"/>
          <w:szCs w:val="18"/>
        </w:rPr>
        <w:t>collection and charged collection scenarios.</w:t>
      </w:r>
    </w:p>
  </w:footnote>
  <w:footnote w:id="20">
    <w:p w:rsidRPr="00E8462D" w:rsidR="00CF16A5" w:rsidP="00CF16A5" w:rsidRDefault="00CF16A5" w14:paraId="65984047" w14:textId="77777777">
      <w:pPr>
        <w:pStyle w:val="FootnoteText"/>
        <w:rPr>
          <w:sz w:val="18"/>
          <w:szCs w:val="18"/>
        </w:rPr>
      </w:pPr>
      <w:r w:rsidRPr="008E6EE0">
        <w:rPr>
          <w:rStyle w:val="FootnoteReference"/>
          <w:szCs w:val="22"/>
        </w:rPr>
        <w:footnoteRef/>
      </w:r>
      <w:r w:rsidRPr="00E8462D">
        <w:rPr>
          <w:sz w:val="18"/>
          <w:szCs w:val="18"/>
        </w:rPr>
        <w:t xml:space="preserve"> This is how we defined “micro-sized” firms for the purposes of this impact assessment.</w:t>
      </w:r>
    </w:p>
  </w:footnote>
  <w:footnote w:id="21">
    <w:p w:rsidR="00CF16A5" w:rsidP="00CF16A5" w:rsidRDefault="00CF16A5" w14:paraId="1CE6C20E" w14:textId="73EB6E31">
      <w:pPr>
        <w:pStyle w:val="FootnoteText"/>
      </w:pPr>
      <w:r w:rsidRPr="008E6EE0">
        <w:rPr>
          <w:rStyle w:val="FootnoteReference"/>
          <w:szCs w:val="22"/>
        </w:rPr>
        <w:footnoteRef/>
      </w:r>
      <w:r w:rsidRPr="00E8462D">
        <w:rPr>
          <w:sz w:val="18"/>
          <w:szCs w:val="18"/>
        </w:rPr>
        <w:t xml:space="preserve"> Source: WRAP</w:t>
      </w:r>
      <w:r w:rsidR="00DB69C8">
        <w:rPr>
          <w:sz w:val="18"/>
          <w:szCs w:val="18"/>
        </w:rPr>
        <w:t>.</w:t>
      </w:r>
    </w:p>
  </w:footnote>
  <w:footnote w:id="22">
    <w:p w:rsidRPr="00E8462D" w:rsidR="00CF16A5" w:rsidP="00CF16A5" w:rsidRDefault="00CF16A5" w14:paraId="5BAF59E4" w14:textId="2EB151EA">
      <w:pPr>
        <w:pStyle w:val="FootnoteText"/>
        <w:rPr>
          <w:sz w:val="18"/>
          <w:szCs w:val="18"/>
        </w:rPr>
      </w:pPr>
      <w:r w:rsidRPr="008E6EE0">
        <w:rPr>
          <w:rStyle w:val="FootnoteReference"/>
          <w:szCs w:val="22"/>
        </w:rPr>
        <w:footnoteRef/>
      </w:r>
      <w:r w:rsidRPr="00E8462D">
        <w:rPr>
          <w:sz w:val="18"/>
          <w:szCs w:val="18"/>
        </w:rPr>
        <w:t xml:space="preserve"> As set out in our Resource and Waste Strategy for England:  </w:t>
      </w:r>
      <w:hyperlink w:history="1" r:id="rId10">
        <w:r w:rsidRPr="002E0A4C">
          <w:rPr>
            <w:rStyle w:val="Hyperlink"/>
            <w:sz w:val="18"/>
            <w:szCs w:val="18"/>
          </w:rPr>
          <w:t>https://assets.publishing.service.gov.uk/government/uploads/system/uploads/attachment_data/file/765914/resources-waste-strategy-dec-2018.pdf</w:t>
        </w:r>
      </w:hyperlink>
    </w:p>
  </w:footnote>
  <w:footnote w:id="23">
    <w:p w:rsidR="004A3981" w:rsidRDefault="004A3981" w14:paraId="6EC640AC" w14:textId="531037C9">
      <w:pPr>
        <w:pStyle w:val="FootnoteText"/>
      </w:pPr>
      <w:r>
        <w:rPr>
          <w:rStyle w:val="FootnoteReference"/>
        </w:rPr>
        <w:footnoteRef/>
      </w:r>
      <w:r>
        <w:t xml:space="preserve"> </w:t>
      </w:r>
      <w:r w:rsidRPr="00723864">
        <w:rPr>
          <w:sz w:val="18"/>
          <w:szCs w:val="22"/>
        </w:rPr>
        <w:t xml:space="preserve">Annex G provides the main analysis outputs based on a 10-year appraisal. </w:t>
      </w:r>
      <w:r w:rsidRPr="00723864">
        <w:rPr>
          <w:rFonts w:cs="Arial"/>
          <w:sz w:val="18"/>
          <w:szCs w:val="22"/>
        </w:rPr>
        <w:t xml:space="preserve">This is to allow a comparison of outcomes against the other major waste reforms (i.e., </w:t>
      </w:r>
      <w:proofErr w:type="spellStart"/>
      <w:r w:rsidR="00631406">
        <w:rPr>
          <w:rFonts w:cs="Arial"/>
          <w:sz w:val="18"/>
          <w:szCs w:val="22"/>
        </w:rPr>
        <w:t>p</w:t>
      </w:r>
      <w:r w:rsidRPr="00723864">
        <w:rPr>
          <w:rFonts w:cs="Arial"/>
          <w:sz w:val="18"/>
          <w:szCs w:val="22"/>
        </w:rPr>
        <w:t>EPR</w:t>
      </w:r>
      <w:proofErr w:type="spellEnd"/>
      <w:r w:rsidRPr="00723864">
        <w:rPr>
          <w:rFonts w:cs="Arial"/>
          <w:sz w:val="18"/>
          <w:szCs w:val="22"/>
        </w:rPr>
        <w:t xml:space="preserve"> and DRS).</w:t>
      </w:r>
    </w:p>
  </w:footnote>
  <w:footnote w:id="24">
    <w:p w:rsidRPr="00E8462D" w:rsidR="00CF16A5" w:rsidP="00CF16A5" w:rsidRDefault="00CF16A5" w14:paraId="7118729E" w14:textId="379526C4">
      <w:pPr>
        <w:pStyle w:val="FootnoteText"/>
        <w:rPr>
          <w:sz w:val="18"/>
          <w:szCs w:val="18"/>
        </w:rPr>
      </w:pPr>
      <w:r w:rsidRPr="5EC8089C">
        <w:rPr>
          <w:rStyle w:val="FootnoteReference"/>
        </w:rPr>
        <w:footnoteRef/>
      </w:r>
      <w:r w:rsidRPr="00336B19" w:rsidR="5EC8089C">
        <w:rPr>
          <w:sz w:val="18"/>
          <w:szCs w:val="18"/>
        </w:rPr>
        <w:t xml:space="preserve"> </w:t>
      </w:r>
      <w:hyperlink w:history="1" r:id="rId11">
        <w:r w:rsidRPr="00FB34B3" w:rsidR="5EC8089C">
          <w:rPr>
            <w:rStyle w:val="Hyperlink"/>
            <w:sz w:val="18"/>
            <w:szCs w:val="18"/>
          </w:rPr>
          <w:t>https://www.gov.uk/government/consultations/consistency-in-household-and-business-recycling-in-england/outcome/government-response</w:t>
        </w:r>
      </w:hyperlink>
      <w:r w:rsidRPr="00551E6D" w:rsidDel="00D825A3" w:rsidR="5EC8089C">
        <w:rPr>
          <w:sz w:val="18"/>
          <w:szCs w:val="18"/>
        </w:rPr>
        <w:t xml:space="preserve"> </w:t>
      </w:r>
    </w:p>
  </w:footnote>
  <w:footnote w:id="25">
    <w:p w:rsidRPr="00E8425C" w:rsidR="0081667B" w:rsidP="0081667B" w:rsidRDefault="0081667B" w14:paraId="51E71F28" w14:textId="760075E0">
      <w:pPr>
        <w:pStyle w:val="FootnoteText"/>
        <w:rPr>
          <w:sz w:val="18"/>
          <w:szCs w:val="22"/>
        </w:rPr>
      </w:pPr>
      <w:r w:rsidRPr="00F6694C">
        <w:rPr>
          <w:rStyle w:val="FootnoteReference"/>
        </w:rPr>
        <w:footnoteRef/>
      </w:r>
      <w:r w:rsidRPr="00E8425C">
        <w:rPr>
          <w:sz w:val="18"/>
          <w:szCs w:val="22"/>
        </w:rPr>
        <w:t xml:space="preserve"> The additional carbon savings of including micro firms are dependent on the HH option. There are discounted carbon savings of £</w:t>
      </w:r>
      <w:r w:rsidR="00F27919">
        <w:rPr>
          <w:sz w:val="18"/>
          <w:szCs w:val="22"/>
        </w:rPr>
        <w:t>3</w:t>
      </w:r>
      <w:r w:rsidRPr="00E8425C">
        <w:rPr>
          <w:sz w:val="18"/>
          <w:szCs w:val="22"/>
        </w:rPr>
        <w:t>.</w:t>
      </w:r>
      <w:r w:rsidR="00C7231C">
        <w:rPr>
          <w:sz w:val="18"/>
          <w:szCs w:val="22"/>
        </w:rPr>
        <w:t>14</w:t>
      </w:r>
      <w:r w:rsidR="00884137">
        <w:rPr>
          <w:sz w:val="18"/>
          <w:szCs w:val="22"/>
        </w:rPr>
        <w:t>9</w:t>
      </w:r>
      <w:r w:rsidRPr="00E8425C">
        <w:rPr>
          <w:sz w:val="18"/>
          <w:szCs w:val="22"/>
        </w:rPr>
        <w:t>bn under Option 1hh and £</w:t>
      </w:r>
      <w:r w:rsidR="00F27919">
        <w:rPr>
          <w:sz w:val="18"/>
          <w:szCs w:val="22"/>
        </w:rPr>
        <w:t>3</w:t>
      </w:r>
      <w:r w:rsidRPr="00E8425C">
        <w:rPr>
          <w:sz w:val="18"/>
          <w:szCs w:val="22"/>
        </w:rPr>
        <w:t>.</w:t>
      </w:r>
      <w:r w:rsidR="00884137">
        <w:rPr>
          <w:sz w:val="18"/>
          <w:szCs w:val="22"/>
        </w:rPr>
        <w:t>197</w:t>
      </w:r>
      <w:r w:rsidRPr="00E8425C">
        <w:rPr>
          <w:sz w:val="18"/>
          <w:szCs w:val="22"/>
        </w:rPr>
        <w:t>bn Option 2hh.</w:t>
      </w:r>
    </w:p>
  </w:footnote>
  <w:footnote w:id="26">
    <w:p w:rsidRPr="00E8462D" w:rsidR="00CF16A5" w:rsidP="00CF16A5" w:rsidRDefault="00CF16A5" w14:paraId="51F1FBBA" w14:textId="77777777">
      <w:pPr>
        <w:pStyle w:val="FootnoteText"/>
        <w:rPr>
          <w:sz w:val="18"/>
          <w:szCs w:val="22"/>
        </w:rPr>
      </w:pPr>
      <w:r w:rsidRPr="008E6EE0">
        <w:rPr>
          <w:rStyle w:val="FootnoteReference"/>
          <w:szCs w:val="22"/>
        </w:rPr>
        <w:footnoteRef/>
      </w:r>
      <w:r w:rsidRPr="00E8462D">
        <w:rPr>
          <w:sz w:val="18"/>
          <w:szCs w:val="18"/>
        </w:rPr>
        <w:t xml:space="preserve"> Further detail can be found in the Glossary.</w:t>
      </w:r>
    </w:p>
  </w:footnote>
  <w:footnote w:id="27">
    <w:p w:rsidRPr="00E8462D" w:rsidR="00CF16A5" w:rsidP="00CF16A5" w:rsidRDefault="00CF16A5" w14:paraId="4B52F0CD" w14:textId="77777777">
      <w:pPr>
        <w:pStyle w:val="FootnoteText"/>
        <w:rPr>
          <w:szCs w:val="16"/>
        </w:rPr>
      </w:pPr>
      <w:r w:rsidRPr="008E6EE0">
        <w:rPr>
          <w:rStyle w:val="FootnoteReference"/>
          <w:szCs w:val="22"/>
        </w:rPr>
        <w:footnoteRef/>
      </w:r>
      <w:r w:rsidRPr="00E8462D">
        <w:rPr>
          <w:sz w:val="18"/>
          <w:szCs w:val="18"/>
        </w:rPr>
        <w:t>The GGSS follows on from the biomethane element of the non-domestic renewable heat incentive by providing tariff support for biomethane produced via AD and injected into the gas grid.</w:t>
      </w:r>
    </w:p>
  </w:footnote>
  <w:footnote w:id="28">
    <w:p w:rsidRPr="00E8462D" w:rsidR="00CF16A5" w:rsidP="00CF16A5" w:rsidRDefault="00CF16A5" w14:paraId="47ECC755" w14:textId="701212AE">
      <w:pPr>
        <w:pStyle w:val="FootnoteText"/>
        <w:rPr>
          <w:sz w:val="18"/>
          <w:szCs w:val="18"/>
        </w:rPr>
      </w:pPr>
      <w:r w:rsidRPr="008E6EE0">
        <w:rPr>
          <w:rStyle w:val="FootnoteReference"/>
          <w:szCs w:val="22"/>
        </w:rPr>
        <w:footnoteRef/>
      </w:r>
      <w:r w:rsidRPr="00E8462D">
        <w:rPr>
          <w:sz w:val="18"/>
          <w:szCs w:val="18"/>
        </w:rPr>
        <w:t xml:space="preserve"> </w:t>
      </w:r>
      <w:hyperlink w:history="1" r:id="rId12">
        <w:r w:rsidRPr="001951AA">
          <w:rPr>
            <w:rStyle w:val="Hyperlink"/>
            <w:sz w:val="18"/>
            <w:szCs w:val="18"/>
          </w:rPr>
          <w:t>https://assets.publishing.service.gov.uk/government/uploads/system/uploads/attachment_data/file/1018133/green-gas-impact-assessment.pdf</w:t>
        </w:r>
      </w:hyperlink>
    </w:p>
  </w:footnote>
  <w:footnote w:id="29">
    <w:p w:rsidRPr="00E8462D" w:rsidR="00CF16A5" w:rsidP="00CF16A5" w:rsidRDefault="00CF16A5" w14:paraId="6246CC93" w14:textId="0D008098">
      <w:pPr>
        <w:pStyle w:val="FootnoteText"/>
        <w:rPr>
          <w:sz w:val="18"/>
          <w:szCs w:val="18"/>
          <w:u w:val="single"/>
        </w:rPr>
      </w:pPr>
      <w:r w:rsidRPr="008E6EE0">
        <w:rPr>
          <w:rStyle w:val="FootnoteReference"/>
          <w:szCs w:val="22"/>
        </w:rPr>
        <w:footnoteRef/>
      </w:r>
      <w:r w:rsidR="008E6EE0">
        <w:rPr>
          <w:sz w:val="18"/>
          <w:szCs w:val="18"/>
          <w:u w:val="single"/>
        </w:rPr>
        <w:t xml:space="preserve"> </w:t>
      </w:r>
      <w:hyperlink w:history="1" r:id="rId13">
        <w:r w:rsidRPr="001951AA">
          <w:rPr>
            <w:rStyle w:val="Hyperlink"/>
            <w:sz w:val="18"/>
            <w:szCs w:val="18"/>
          </w:rPr>
          <w:t>https://www.gov.uk/government/statistical-data-sets/env23-uk-waste-data-and-management</w:t>
        </w:r>
      </w:hyperlink>
    </w:p>
  </w:footnote>
  <w:footnote w:id="30">
    <w:p w:rsidRPr="00E8462D" w:rsidR="00CF16A5" w:rsidP="00CF16A5" w:rsidRDefault="00CF16A5" w14:paraId="51230136" w14:textId="3EE788C6">
      <w:pPr>
        <w:jc w:val="both"/>
        <w:textAlignment w:val="baseline"/>
        <w:rPr>
          <w:sz w:val="18"/>
          <w:szCs w:val="18"/>
        </w:rPr>
      </w:pPr>
      <w:r w:rsidRPr="008E6EE0">
        <w:rPr>
          <w:rStyle w:val="FootnoteReference"/>
          <w:szCs w:val="22"/>
        </w:rPr>
        <w:footnoteRef/>
      </w:r>
      <w:r w:rsidRPr="00E8462D">
        <w:rPr>
          <w:sz w:val="18"/>
          <w:szCs w:val="18"/>
        </w:rPr>
        <w:t xml:space="preserve"> </w:t>
      </w:r>
      <w:bookmarkStart w:name="_Hlk95470170" w:id="49"/>
      <w:r w:rsidRPr="00D46984" w:rsidR="00CC42A6">
        <w:rPr>
          <w:sz w:val="18"/>
          <w:szCs w:val="18"/>
        </w:rPr>
        <w:t xml:space="preserve">Based on data using WRAP’s Toolbox based on </w:t>
      </w:r>
      <w:r w:rsidR="00D97548">
        <w:rPr>
          <w:sz w:val="18"/>
          <w:szCs w:val="18"/>
        </w:rPr>
        <w:t>local auth</w:t>
      </w:r>
      <w:r w:rsidRPr="00D46984" w:rsidR="00CC42A6">
        <w:rPr>
          <w:sz w:val="18"/>
          <w:szCs w:val="18"/>
        </w:rPr>
        <w:t>orities</w:t>
      </w:r>
      <w:r w:rsidR="005A2733">
        <w:rPr>
          <w:sz w:val="18"/>
          <w:szCs w:val="18"/>
        </w:rPr>
        <w:t>’</w:t>
      </w:r>
      <w:r w:rsidRPr="00D46984" w:rsidR="00CC42A6">
        <w:rPr>
          <w:sz w:val="18"/>
          <w:szCs w:val="18"/>
        </w:rPr>
        <w:t xml:space="preserve"> portal </w:t>
      </w:r>
      <w:r w:rsidR="00CC42A6">
        <w:rPr>
          <w:sz w:val="18"/>
          <w:szCs w:val="18"/>
        </w:rPr>
        <w:t>self-reported inputs</w:t>
      </w:r>
      <w:r w:rsidR="003D5172">
        <w:rPr>
          <w:sz w:val="18"/>
          <w:szCs w:val="18"/>
        </w:rPr>
        <w:t>.</w:t>
      </w:r>
      <w:r w:rsidRPr="00E8462D" w:rsidDel="00CC42A6" w:rsidR="00CC42A6">
        <w:rPr>
          <w:rFonts w:cs="Arial"/>
          <w:sz w:val="18"/>
          <w:szCs w:val="18"/>
          <w:lang w:eastAsia="en-GB"/>
        </w:rPr>
        <w:t xml:space="preserve"> </w:t>
      </w:r>
      <w:bookmarkEnd w:id="49"/>
    </w:p>
  </w:footnote>
  <w:footnote w:id="31">
    <w:p w:rsidRPr="00E8462D" w:rsidR="00CF16A5" w:rsidP="00CF16A5" w:rsidRDefault="00CF16A5" w14:paraId="46F25E57" w14:textId="1800C16B">
      <w:pPr>
        <w:pStyle w:val="FootnoteText"/>
        <w:rPr>
          <w:sz w:val="18"/>
          <w:szCs w:val="18"/>
        </w:rPr>
      </w:pPr>
      <w:r w:rsidRPr="008E6EE0">
        <w:rPr>
          <w:rStyle w:val="FootnoteReference"/>
          <w:szCs w:val="22"/>
        </w:rPr>
        <w:footnoteRef/>
      </w:r>
      <w:r w:rsidRPr="00E8462D">
        <w:rPr>
          <w:sz w:val="18"/>
          <w:szCs w:val="18"/>
        </w:rPr>
        <w:t xml:space="preserve"> E.g., landfill tax</w:t>
      </w:r>
      <w:r w:rsidR="003D5172">
        <w:rPr>
          <w:sz w:val="18"/>
          <w:szCs w:val="18"/>
        </w:rPr>
        <w:t>.</w:t>
      </w:r>
      <w:r w:rsidRPr="00E8462D">
        <w:rPr>
          <w:sz w:val="18"/>
          <w:szCs w:val="18"/>
        </w:rPr>
        <w:t xml:space="preserve"> </w:t>
      </w:r>
    </w:p>
  </w:footnote>
  <w:footnote w:id="32">
    <w:p w:rsidRPr="005844E7" w:rsidR="00CF16A5" w:rsidP="00CF16A5" w:rsidRDefault="00CF16A5" w14:paraId="5B1A14C2" w14:textId="3765964C">
      <w:pPr>
        <w:pStyle w:val="FootnoteText"/>
        <w:rPr>
          <w:sz w:val="18"/>
          <w:szCs w:val="18"/>
          <w:u w:val="single"/>
        </w:rPr>
      </w:pPr>
      <w:r w:rsidRPr="008E6EE0">
        <w:rPr>
          <w:rStyle w:val="FootnoteReference"/>
          <w:szCs w:val="22"/>
        </w:rPr>
        <w:footnoteRef/>
      </w:r>
      <w:r w:rsidRPr="00E8462D">
        <w:rPr>
          <w:sz w:val="18"/>
          <w:szCs w:val="18"/>
        </w:rPr>
        <w:t xml:space="preserve"> </w:t>
      </w:r>
      <w:hyperlink w:history="1" r:id="rId14">
        <w:r w:rsidR="00DE3E23">
          <w:rPr>
            <w:rStyle w:val="Hyperlink"/>
            <w:sz w:val="18"/>
            <w:szCs w:val="18"/>
          </w:rPr>
          <w:t>https://publications.parliament.uk/pa/cm201415/cmselect/cmenvfru/241/24105.htm</w:t>
        </w:r>
      </w:hyperlink>
    </w:p>
  </w:footnote>
  <w:footnote w:id="33">
    <w:p w:rsidRPr="00E8462D" w:rsidR="00CF16A5" w:rsidP="00CF16A5" w:rsidRDefault="00CF16A5" w14:paraId="129B3890" w14:textId="4F54430D">
      <w:pPr>
        <w:pStyle w:val="FootnoteText"/>
        <w:rPr>
          <w:sz w:val="18"/>
          <w:szCs w:val="18"/>
          <w:u w:val="single"/>
        </w:rPr>
      </w:pPr>
      <w:r w:rsidRPr="008E6EE0">
        <w:rPr>
          <w:rStyle w:val="FootnoteReference"/>
          <w:szCs w:val="22"/>
        </w:rPr>
        <w:footnoteRef/>
      </w:r>
      <w:r w:rsidRPr="00E8462D">
        <w:rPr>
          <w:sz w:val="18"/>
          <w:szCs w:val="18"/>
        </w:rPr>
        <w:t xml:space="preserve"> Our Waste, Our Resources: A Strategy for England, 2018: </w:t>
      </w:r>
      <w:hyperlink w:history="1" r:id="rId15">
        <w:r w:rsidRPr="0032549D">
          <w:rPr>
            <w:rStyle w:val="Hyperlink"/>
            <w:sz w:val="18"/>
            <w:szCs w:val="18"/>
          </w:rPr>
          <w:t>https://assets.publishing.service.gov.uk/government/uploads/system/uploads/attachment_data/file/765914/resources-waste-strategy-dec-2018.pdf</w:t>
        </w:r>
      </w:hyperlink>
      <w:r w:rsidRPr="00E8462D">
        <w:rPr>
          <w:sz w:val="18"/>
          <w:szCs w:val="18"/>
          <w:u w:val="single"/>
        </w:rPr>
        <w:t xml:space="preserve"> </w:t>
      </w:r>
    </w:p>
  </w:footnote>
  <w:footnote w:id="34">
    <w:p w:rsidRPr="00E8462D" w:rsidR="00CF16A5" w:rsidP="00CF16A5" w:rsidRDefault="00CF16A5" w14:paraId="0809C973" w14:textId="185B6C42">
      <w:pPr>
        <w:pStyle w:val="FootnoteText"/>
        <w:rPr>
          <w:sz w:val="18"/>
          <w:szCs w:val="18"/>
        </w:rPr>
      </w:pPr>
      <w:r w:rsidRPr="008E6EE0">
        <w:rPr>
          <w:rStyle w:val="FootnoteReference"/>
          <w:szCs w:val="22"/>
        </w:rPr>
        <w:footnoteRef/>
      </w:r>
      <w:r w:rsidRPr="00E8462D">
        <w:rPr>
          <w:sz w:val="18"/>
          <w:szCs w:val="18"/>
        </w:rPr>
        <w:t xml:space="preserve"> </w:t>
      </w:r>
      <w:r w:rsidRPr="00D46984" w:rsidR="00CC42A6">
        <w:rPr>
          <w:sz w:val="18"/>
          <w:szCs w:val="18"/>
        </w:rPr>
        <w:t xml:space="preserve">Based on </w:t>
      </w:r>
      <w:r w:rsidR="00CC42A6">
        <w:rPr>
          <w:sz w:val="18"/>
          <w:szCs w:val="18"/>
        </w:rPr>
        <w:t xml:space="preserve">2020/21 </w:t>
      </w:r>
      <w:r w:rsidRPr="00D46984" w:rsidR="00CC42A6">
        <w:rPr>
          <w:sz w:val="18"/>
          <w:szCs w:val="18"/>
        </w:rPr>
        <w:t xml:space="preserve">data using WRAP’s Toolbox based on </w:t>
      </w:r>
      <w:r w:rsidR="00D97548">
        <w:rPr>
          <w:sz w:val="18"/>
          <w:szCs w:val="18"/>
        </w:rPr>
        <w:t>local auth</w:t>
      </w:r>
      <w:r w:rsidRPr="00D46984" w:rsidR="00CC42A6">
        <w:rPr>
          <w:sz w:val="18"/>
          <w:szCs w:val="18"/>
        </w:rPr>
        <w:t>orities</w:t>
      </w:r>
      <w:r w:rsidR="005A2733">
        <w:rPr>
          <w:sz w:val="18"/>
          <w:szCs w:val="18"/>
        </w:rPr>
        <w:t>’</w:t>
      </w:r>
      <w:r w:rsidRPr="00D46984" w:rsidR="00CC42A6">
        <w:rPr>
          <w:sz w:val="18"/>
          <w:szCs w:val="18"/>
        </w:rPr>
        <w:t xml:space="preserve"> portal </w:t>
      </w:r>
      <w:r w:rsidR="00CC42A6">
        <w:rPr>
          <w:sz w:val="18"/>
          <w:szCs w:val="18"/>
        </w:rPr>
        <w:t>self-reported inputs</w:t>
      </w:r>
      <w:r w:rsidR="003D5172">
        <w:rPr>
          <w:rFonts w:cs="Arial"/>
          <w:sz w:val="18"/>
          <w:szCs w:val="18"/>
          <w:lang w:eastAsia="en-GB"/>
        </w:rPr>
        <w:t>.</w:t>
      </w:r>
    </w:p>
  </w:footnote>
  <w:footnote w:id="35">
    <w:p w:rsidRPr="00E8462D" w:rsidR="00CF16A5" w:rsidP="00CF16A5" w:rsidRDefault="00CF16A5" w14:paraId="7A81EB7C" w14:textId="595E42A9">
      <w:pPr>
        <w:pStyle w:val="FootnoteText"/>
        <w:rPr>
          <w:sz w:val="18"/>
          <w:szCs w:val="18"/>
        </w:rPr>
      </w:pPr>
      <w:r w:rsidRPr="008E6EE0">
        <w:rPr>
          <w:rStyle w:val="FootnoteReference"/>
          <w:szCs w:val="22"/>
        </w:rPr>
        <w:footnoteRef/>
      </w:r>
      <w:r w:rsidRPr="00E8462D">
        <w:rPr>
          <w:sz w:val="18"/>
          <w:szCs w:val="18"/>
        </w:rPr>
        <w:t xml:space="preserve"> </w:t>
      </w:r>
      <w:r w:rsidRPr="00D46984" w:rsidR="00CC42A6">
        <w:rPr>
          <w:sz w:val="18"/>
          <w:szCs w:val="18"/>
        </w:rPr>
        <w:t>Based on 20</w:t>
      </w:r>
      <w:r w:rsidR="00CC42A6">
        <w:rPr>
          <w:sz w:val="18"/>
          <w:szCs w:val="18"/>
        </w:rPr>
        <w:t>20/21</w:t>
      </w:r>
      <w:r w:rsidRPr="00D46984" w:rsidR="00CC42A6">
        <w:rPr>
          <w:sz w:val="18"/>
          <w:szCs w:val="18"/>
        </w:rPr>
        <w:t xml:space="preserve"> data using WRAP’s Toolbox based on </w:t>
      </w:r>
      <w:r w:rsidR="00D97548">
        <w:rPr>
          <w:sz w:val="18"/>
          <w:szCs w:val="18"/>
        </w:rPr>
        <w:t>local auth</w:t>
      </w:r>
      <w:r w:rsidRPr="00D46984" w:rsidR="00CC42A6">
        <w:rPr>
          <w:sz w:val="18"/>
          <w:szCs w:val="18"/>
        </w:rPr>
        <w:t>orities</w:t>
      </w:r>
      <w:r w:rsidR="005A2733">
        <w:rPr>
          <w:sz w:val="18"/>
          <w:szCs w:val="18"/>
        </w:rPr>
        <w:t>’</w:t>
      </w:r>
      <w:r w:rsidRPr="00D46984" w:rsidR="00CC42A6">
        <w:rPr>
          <w:sz w:val="18"/>
          <w:szCs w:val="18"/>
        </w:rPr>
        <w:t xml:space="preserve"> portal </w:t>
      </w:r>
      <w:r w:rsidR="00CC42A6">
        <w:rPr>
          <w:sz w:val="18"/>
          <w:szCs w:val="18"/>
        </w:rPr>
        <w:t>self-reported inputs</w:t>
      </w:r>
      <w:r w:rsidR="003D5172">
        <w:rPr>
          <w:rFonts w:cs="Arial"/>
          <w:sz w:val="18"/>
          <w:szCs w:val="18"/>
          <w:lang w:eastAsia="en-GB"/>
        </w:rPr>
        <w:t>.</w:t>
      </w:r>
    </w:p>
  </w:footnote>
  <w:footnote w:id="36">
    <w:p w:rsidRPr="00E8462D" w:rsidR="00CF16A5" w:rsidP="00CF16A5" w:rsidRDefault="00CF16A5" w14:paraId="6533E26A" w14:textId="77777777">
      <w:pPr>
        <w:pStyle w:val="FootnoteText"/>
        <w:rPr>
          <w:sz w:val="18"/>
          <w:szCs w:val="18"/>
        </w:rPr>
      </w:pPr>
      <w:r w:rsidRPr="008E6EE0">
        <w:rPr>
          <w:rStyle w:val="FootnoteReference"/>
          <w:szCs w:val="22"/>
        </w:rPr>
        <w:footnoteRef/>
      </w:r>
      <w:r w:rsidRPr="00E8462D">
        <w:rPr>
          <w:sz w:val="18"/>
          <w:szCs w:val="18"/>
        </w:rPr>
        <w:t xml:space="preserve"> </w:t>
      </w:r>
      <w:hyperlink w:history="1" r:id="rId16">
        <w:r w:rsidRPr="00E8462D">
          <w:rPr>
            <w:rStyle w:val="Hyperlink"/>
            <w:sz w:val="18"/>
            <w:szCs w:val="18"/>
          </w:rPr>
          <w:t>https://www.confused.com/recycling-confusion</w:t>
        </w:r>
      </w:hyperlink>
      <w:r w:rsidRPr="00E8462D">
        <w:rPr>
          <w:sz w:val="18"/>
          <w:szCs w:val="18"/>
        </w:rPr>
        <w:t xml:space="preserve"> </w:t>
      </w:r>
    </w:p>
  </w:footnote>
  <w:footnote w:id="37">
    <w:p w:rsidRPr="00633961" w:rsidR="00CF16A5" w:rsidP="00CF16A5" w:rsidRDefault="00CF16A5" w14:paraId="1516DA7C" w14:textId="39E3EDF8">
      <w:pPr>
        <w:pStyle w:val="FootnoteText"/>
        <w:rPr>
          <w:rStyle w:val="Hyperlink"/>
          <w:szCs w:val="16"/>
          <w:u w:val="none"/>
        </w:rPr>
      </w:pPr>
      <w:r w:rsidRPr="008E6EE0">
        <w:rPr>
          <w:rStyle w:val="FootnoteReference"/>
          <w:szCs w:val="22"/>
        </w:rPr>
        <w:footnoteRef/>
      </w:r>
      <w:r w:rsidRPr="00E8462D">
        <w:rPr>
          <w:sz w:val="18"/>
          <w:szCs w:val="18"/>
        </w:rPr>
        <w:t xml:space="preserve"> </w:t>
      </w:r>
      <w:hyperlink w:history="1" r:id="rId17">
        <w:r w:rsidRPr="00E32BB0" w:rsidR="007D686F">
          <w:rPr>
            <w:rStyle w:val="Hyperlink"/>
            <w:sz w:val="18"/>
            <w:szCs w:val="18"/>
          </w:rPr>
          <w:t>https://wrap.org.uk/sites/default/files/2021-09/WRAP-Recycling-Tracker-2021-report.pdf</w:t>
        </w:r>
      </w:hyperlink>
      <w:r w:rsidRPr="00633961" w:rsidR="007D686F">
        <w:rPr>
          <w:sz w:val="18"/>
          <w:szCs w:val="18"/>
        </w:rPr>
        <w:t xml:space="preserve"> pg. 5</w:t>
      </w:r>
    </w:p>
  </w:footnote>
  <w:footnote w:id="38">
    <w:p w:rsidRPr="00D46984" w:rsidR="00664923" w:rsidP="00664923" w:rsidRDefault="00664923" w14:paraId="033704F5" w14:textId="77777777">
      <w:pPr>
        <w:rPr>
          <w:rFonts w:cs="Arial"/>
          <w:sz w:val="18"/>
          <w:szCs w:val="18"/>
          <w:u w:val="single"/>
        </w:rPr>
      </w:pPr>
      <w:r w:rsidRPr="008E6EE0">
        <w:rPr>
          <w:rStyle w:val="FootnoteReference"/>
          <w:rFonts w:cs="Arial"/>
          <w:szCs w:val="22"/>
        </w:rPr>
        <w:footnoteRef/>
      </w:r>
      <w:r w:rsidRPr="00D46984">
        <w:rPr>
          <w:rFonts w:cs="Arial"/>
          <w:sz w:val="18"/>
          <w:szCs w:val="18"/>
        </w:rPr>
        <w:t xml:space="preserve"> </w:t>
      </w:r>
      <w:hyperlink w:history="1" r:id="rId18">
        <w:r w:rsidRPr="00A27A1E">
          <w:rPr>
            <w:rStyle w:val="Hyperlink"/>
            <w:rFonts w:eastAsia="SimSun" w:cs="Arial"/>
            <w:sz w:val="18"/>
            <w:szCs w:val="18"/>
            <w:lang w:eastAsia="zh-CN"/>
          </w:rPr>
          <w:t>https://governmentbusiness.co.uk/news/22102018/china-recycling-restrictions-hitting-uk-councils</w:t>
        </w:r>
      </w:hyperlink>
    </w:p>
  </w:footnote>
  <w:footnote w:id="39">
    <w:p w:rsidRPr="00D46984" w:rsidR="00664923" w:rsidP="00664923" w:rsidRDefault="00664923" w14:paraId="70C5DE19" w14:textId="77777777">
      <w:pPr>
        <w:pStyle w:val="FootnoteText"/>
        <w:rPr>
          <w:rFonts w:cs="Arial"/>
          <w:sz w:val="18"/>
          <w:szCs w:val="18"/>
        </w:rPr>
      </w:pPr>
      <w:r w:rsidRPr="008E6EE0">
        <w:rPr>
          <w:rStyle w:val="FootnoteReference"/>
          <w:rFonts w:cs="Arial"/>
          <w:szCs w:val="22"/>
        </w:rPr>
        <w:footnoteRef/>
      </w:r>
      <w:r w:rsidRPr="00D46984">
        <w:rPr>
          <w:rFonts w:cs="Arial"/>
          <w:sz w:val="18"/>
          <w:szCs w:val="18"/>
        </w:rPr>
        <w:t xml:space="preserve"> </w:t>
      </w:r>
      <w:hyperlink w:history="1" r:id="rId19">
        <w:r w:rsidRPr="008D49B4">
          <w:rPr>
            <w:rStyle w:val="Hyperlink"/>
            <w:rFonts w:cs="Arial"/>
            <w:sz w:val="18"/>
            <w:szCs w:val="18"/>
          </w:rPr>
          <w:t>https://wrap.org.uk/resources/report/gate-fees-reports</w:t>
        </w:r>
      </w:hyperlink>
    </w:p>
  </w:footnote>
  <w:footnote w:id="40">
    <w:p w:rsidRPr="00D46984" w:rsidR="00CF16A5" w:rsidP="00CF16A5" w:rsidRDefault="00CF16A5" w14:paraId="04B580A5" w14:textId="54F8F005">
      <w:pPr>
        <w:pStyle w:val="FootnoteText"/>
        <w:rPr>
          <w:rFonts w:cs="Arial"/>
          <w:sz w:val="18"/>
          <w:szCs w:val="18"/>
          <w:u w:val="single"/>
        </w:rPr>
      </w:pPr>
      <w:r w:rsidRPr="008E6EE0">
        <w:rPr>
          <w:rStyle w:val="FootnoteReference"/>
          <w:rFonts w:cs="Arial"/>
          <w:szCs w:val="22"/>
        </w:rPr>
        <w:footnoteRef/>
      </w:r>
      <w:r w:rsidRPr="00D46984">
        <w:rPr>
          <w:rFonts w:cs="Arial"/>
          <w:sz w:val="18"/>
          <w:szCs w:val="18"/>
        </w:rPr>
        <w:t xml:space="preserve"> </w:t>
      </w:r>
      <w:hyperlink w:history="1" r:id="rId20">
        <w:r w:rsidRPr="008160CE">
          <w:rPr>
            <w:rStyle w:val="Hyperlink"/>
            <w:rFonts w:cs="Arial"/>
            <w:sz w:val="18"/>
            <w:szCs w:val="18"/>
          </w:rPr>
          <w:t>https://yougov.co.uk/topics/science/articles-reports/2019/11/04/britons-say-more-needs-be-done-encourage-recycling</w:t>
        </w:r>
      </w:hyperlink>
    </w:p>
  </w:footnote>
  <w:footnote w:id="41">
    <w:p w:rsidRPr="00D46984" w:rsidR="00CF16A5" w:rsidP="00CF16A5" w:rsidRDefault="00CF16A5" w14:paraId="4214F31D" w14:textId="281551E4">
      <w:pPr>
        <w:pStyle w:val="FootnoteText"/>
        <w:rPr>
          <w:rFonts w:cs="Arial"/>
          <w:sz w:val="18"/>
          <w:szCs w:val="18"/>
        </w:rPr>
      </w:pPr>
      <w:r w:rsidRPr="008E6EE0">
        <w:rPr>
          <w:rStyle w:val="FootnoteReference"/>
          <w:rFonts w:cs="Arial"/>
          <w:szCs w:val="22"/>
        </w:rPr>
        <w:footnoteRef/>
      </w:r>
      <w:r w:rsidRPr="00D46984">
        <w:rPr>
          <w:rFonts w:cs="Arial"/>
          <w:sz w:val="18"/>
          <w:szCs w:val="18"/>
        </w:rPr>
        <w:t xml:space="preserve"> Target materials are materials which are accepted for recycling</w:t>
      </w:r>
      <w:r w:rsidR="003D5172">
        <w:rPr>
          <w:rFonts w:cs="Arial"/>
          <w:sz w:val="18"/>
          <w:szCs w:val="18"/>
        </w:rPr>
        <w:t>.</w:t>
      </w:r>
    </w:p>
  </w:footnote>
  <w:footnote w:id="42">
    <w:p w:rsidRPr="00D46984" w:rsidR="00CF16A5" w:rsidP="00CF16A5" w:rsidRDefault="00CF16A5" w14:paraId="38BF69B7" w14:textId="6DC7B586">
      <w:pPr>
        <w:pStyle w:val="FootnoteText"/>
        <w:rPr>
          <w:rFonts w:cs="Arial"/>
          <w:sz w:val="18"/>
          <w:szCs w:val="18"/>
          <w:u w:val="single"/>
        </w:rPr>
      </w:pPr>
      <w:r w:rsidRPr="008E6EE0">
        <w:rPr>
          <w:rStyle w:val="FootnoteReference"/>
          <w:rFonts w:cs="Arial"/>
          <w:szCs w:val="22"/>
        </w:rPr>
        <w:footnoteRef/>
      </w:r>
      <w:r w:rsidRPr="00D46984">
        <w:rPr>
          <w:rFonts w:cs="Arial"/>
          <w:sz w:val="18"/>
          <w:szCs w:val="18"/>
        </w:rPr>
        <w:t xml:space="preserve"> </w:t>
      </w:r>
      <w:hyperlink w:history="1" r:id="rId21">
        <w:r w:rsidRPr="00E20379">
          <w:rPr>
            <w:rStyle w:val="Hyperlink"/>
            <w:rFonts w:cs="Arial"/>
            <w:sz w:val="18"/>
            <w:szCs w:val="18"/>
          </w:rPr>
          <w:t>https://wrap.org.uk/resources/guide/dry-recyclables-improving-quality-cutting-contamination</w:t>
        </w:r>
      </w:hyperlink>
    </w:p>
  </w:footnote>
  <w:footnote w:id="43">
    <w:p w:rsidRPr="00D46984" w:rsidR="00CF16A5" w:rsidP="00CF16A5" w:rsidRDefault="00CF16A5" w14:paraId="22476494" w14:textId="5B984604">
      <w:pPr>
        <w:pStyle w:val="FootnoteText"/>
        <w:rPr>
          <w:rFonts w:cs="Arial"/>
          <w:sz w:val="18"/>
          <w:szCs w:val="18"/>
        </w:rPr>
      </w:pPr>
      <w:r w:rsidRPr="008E6EE0">
        <w:rPr>
          <w:rStyle w:val="FootnoteReference"/>
          <w:rFonts w:cs="Arial"/>
          <w:szCs w:val="22"/>
        </w:rPr>
        <w:footnoteRef/>
      </w:r>
      <w:r w:rsidRPr="00D46984">
        <w:rPr>
          <w:rFonts w:cs="Arial"/>
          <w:sz w:val="18"/>
          <w:szCs w:val="18"/>
        </w:rPr>
        <w:t xml:space="preserve"> Post –</w:t>
      </w:r>
      <w:r w:rsidR="007D686F">
        <w:rPr>
          <w:rFonts w:cs="Arial"/>
          <w:sz w:val="18"/>
          <w:szCs w:val="18"/>
        </w:rPr>
        <w:t xml:space="preserve"> </w:t>
      </w:r>
      <w:r w:rsidRPr="00D46984">
        <w:rPr>
          <w:rFonts w:cs="Arial"/>
          <w:sz w:val="18"/>
          <w:szCs w:val="18"/>
        </w:rPr>
        <w:t>farm gate includes all food waste from processors, manufacturers, retailers and from households. This figure is taken from the UK progress against Courtauld 2025 targets and Sustainable Development Goal 12.3, WRAP, 2020.</w:t>
      </w:r>
    </w:p>
  </w:footnote>
  <w:footnote w:id="44">
    <w:p w:rsidRPr="00D46984" w:rsidR="00CF16A5" w:rsidP="00CF16A5" w:rsidRDefault="00CF16A5" w14:paraId="27EA461A" w14:textId="3AEA2A3D">
      <w:pPr>
        <w:pStyle w:val="FootnoteText"/>
        <w:rPr>
          <w:rFonts w:cs="Arial"/>
          <w:sz w:val="18"/>
          <w:szCs w:val="18"/>
          <w:u w:val="single"/>
        </w:rPr>
      </w:pPr>
      <w:r w:rsidRPr="008E6EE0">
        <w:rPr>
          <w:rStyle w:val="FootnoteReference"/>
          <w:rFonts w:cs="Arial"/>
          <w:szCs w:val="22"/>
        </w:rPr>
        <w:footnoteRef/>
      </w:r>
      <w:r w:rsidRPr="00D46984">
        <w:rPr>
          <w:rFonts w:cs="Arial"/>
          <w:sz w:val="18"/>
          <w:szCs w:val="18"/>
        </w:rPr>
        <w:t xml:space="preserve"> Based on lifecycle emissions (e.g., including production, packaging, transport, waste management). Further detail can be found here: </w:t>
      </w:r>
      <w:hyperlink w:history="1" r:id="rId22">
        <w:r w:rsidRPr="0023125C">
          <w:rPr>
            <w:rStyle w:val="Hyperlink"/>
            <w:rFonts w:cs="Arial"/>
            <w:sz w:val="18"/>
            <w:szCs w:val="18"/>
          </w:rPr>
          <w:t>https://wrap.org.uk/resources/report/uk-progress-against-courtauld-2025-targets-and-un-sustainable-development-goal-123</w:t>
        </w:r>
      </w:hyperlink>
      <w:r w:rsidRPr="00D46984" w:rsidDel="00737AF8">
        <w:rPr>
          <w:rFonts w:cs="Arial"/>
          <w:sz w:val="18"/>
          <w:szCs w:val="18"/>
          <w:u w:val="single"/>
        </w:rPr>
        <w:t xml:space="preserve"> </w:t>
      </w:r>
    </w:p>
  </w:footnote>
  <w:footnote w:id="45">
    <w:p w:rsidRPr="00D46984" w:rsidR="00CF16A5" w:rsidP="00CF16A5" w:rsidRDefault="00CF16A5" w14:paraId="61902018" w14:textId="6D99E6BC">
      <w:pPr>
        <w:pStyle w:val="FootnoteText"/>
        <w:rPr>
          <w:rFonts w:cs="Arial"/>
          <w:sz w:val="18"/>
          <w:szCs w:val="18"/>
        </w:rPr>
      </w:pPr>
      <w:r w:rsidRPr="008E6EE0">
        <w:rPr>
          <w:rStyle w:val="FootnoteReference"/>
          <w:rFonts w:cs="Arial"/>
          <w:szCs w:val="22"/>
        </w:rPr>
        <w:footnoteRef/>
      </w:r>
      <w:r w:rsidRPr="00D46984">
        <w:rPr>
          <w:rFonts w:cs="Arial"/>
          <w:sz w:val="18"/>
          <w:szCs w:val="18"/>
        </w:rPr>
        <w:t xml:space="preserve"> </w:t>
      </w:r>
      <w:r w:rsidR="003D5172">
        <w:rPr>
          <w:rFonts w:cs="Arial"/>
          <w:sz w:val="18"/>
          <w:szCs w:val="18"/>
        </w:rPr>
        <w:t>O</w:t>
      </w:r>
      <w:r w:rsidRPr="00D46984" w:rsidR="003D5172">
        <w:rPr>
          <w:rFonts w:cs="Arial"/>
          <w:sz w:val="18"/>
          <w:szCs w:val="18"/>
        </w:rPr>
        <w:t xml:space="preserve">ver </w:t>
      </w:r>
      <w:r w:rsidRPr="00D46984">
        <w:rPr>
          <w:rFonts w:cs="Arial"/>
          <w:sz w:val="18"/>
          <w:szCs w:val="18"/>
        </w:rPr>
        <w:t>100 years, IPCC AR5 Synthesis Report</w:t>
      </w:r>
      <w:r w:rsidR="003D5172">
        <w:rPr>
          <w:rFonts w:cs="Arial"/>
          <w:sz w:val="18"/>
          <w:szCs w:val="18"/>
        </w:rPr>
        <w:t>.</w:t>
      </w:r>
    </w:p>
  </w:footnote>
  <w:footnote w:id="46">
    <w:p w:rsidR="00CF16A5" w:rsidP="00CF16A5" w:rsidRDefault="00CF16A5" w14:paraId="4785336F" w14:textId="3C19DAB5">
      <w:pPr>
        <w:pStyle w:val="FootnoteText"/>
      </w:pPr>
      <w:r w:rsidRPr="008E6EE0">
        <w:rPr>
          <w:rStyle w:val="FootnoteReference"/>
          <w:rFonts w:cs="Arial"/>
          <w:szCs w:val="22"/>
        </w:rPr>
        <w:footnoteRef/>
      </w:r>
      <w:r w:rsidRPr="00D46984">
        <w:rPr>
          <w:rFonts w:cs="Arial"/>
          <w:sz w:val="18"/>
          <w:szCs w:val="18"/>
        </w:rPr>
        <w:t xml:space="preserve"> </w:t>
      </w:r>
      <w:r w:rsidRPr="00D46984" w:rsidR="003621F0">
        <w:rPr>
          <w:sz w:val="18"/>
          <w:szCs w:val="18"/>
        </w:rPr>
        <w:t xml:space="preserve">Based on </w:t>
      </w:r>
      <w:r w:rsidR="003621F0">
        <w:rPr>
          <w:sz w:val="18"/>
          <w:szCs w:val="18"/>
        </w:rPr>
        <w:t xml:space="preserve">2020/21 </w:t>
      </w:r>
      <w:r w:rsidRPr="00D46984" w:rsidR="003621F0">
        <w:rPr>
          <w:sz w:val="18"/>
          <w:szCs w:val="18"/>
        </w:rPr>
        <w:t xml:space="preserve">data using WRAP’s Toolbox based on </w:t>
      </w:r>
      <w:r w:rsidR="00D97548">
        <w:rPr>
          <w:sz w:val="18"/>
          <w:szCs w:val="18"/>
        </w:rPr>
        <w:t>local auth</w:t>
      </w:r>
      <w:r w:rsidRPr="00D46984" w:rsidR="003621F0">
        <w:rPr>
          <w:sz w:val="18"/>
          <w:szCs w:val="18"/>
        </w:rPr>
        <w:t>orities</w:t>
      </w:r>
      <w:r w:rsidR="005A2733">
        <w:rPr>
          <w:sz w:val="18"/>
          <w:szCs w:val="18"/>
        </w:rPr>
        <w:t>’</w:t>
      </w:r>
      <w:r w:rsidRPr="00D46984" w:rsidR="003621F0">
        <w:rPr>
          <w:sz w:val="18"/>
          <w:szCs w:val="18"/>
        </w:rPr>
        <w:t xml:space="preserve"> portal </w:t>
      </w:r>
      <w:r w:rsidR="003621F0">
        <w:rPr>
          <w:sz w:val="18"/>
          <w:szCs w:val="18"/>
        </w:rPr>
        <w:t>self-reported inputs</w:t>
      </w:r>
      <w:r w:rsidR="003D5172">
        <w:rPr>
          <w:sz w:val="18"/>
          <w:szCs w:val="18"/>
        </w:rPr>
        <w:t>.</w:t>
      </w:r>
    </w:p>
  </w:footnote>
  <w:footnote w:id="47">
    <w:p w:rsidR="00CF16A5" w:rsidP="00CF16A5" w:rsidRDefault="00CF16A5" w14:paraId="5C13026A" w14:textId="180BB457">
      <w:pPr>
        <w:pStyle w:val="FootnoteText"/>
      </w:pPr>
      <w:r w:rsidRPr="008E6EE0">
        <w:rPr>
          <w:rStyle w:val="FootnoteReference"/>
        </w:rPr>
        <w:footnoteRef/>
      </w:r>
      <w:r>
        <w:t xml:space="preserve"> </w:t>
      </w:r>
      <w:r w:rsidRPr="00D46984">
        <w:rPr>
          <w:sz w:val="18"/>
          <w:szCs w:val="18"/>
        </w:rPr>
        <w:t xml:space="preserve">This estimate also includes </w:t>
      </w:r>
      <w:r w:rsidR="00D97548">
        <w:rPr>
          <w:sz w:val="18"/>
          <w:szCs w:val="18"/>
        </w:rPr>
        <w:t>local auth</w:t>
      </w:r>
      <w:r w:rsidRPr="00D46984">
        <w:rPr>
          <w:sz w:val="18"/>
          <w:szCs w:val="18"/>
        </w:rPr>
        <w:t>orities which collect garden waste and food waste together on a weekly basis.</w:t>
      </w:r>
    </w:p>
  </w:footnote>
  <w:footnote w:id="48">
    <w:p w:rsidRPr="00D46984" w:rsidR="00CF16A5" w:rsidP="00CF16A5" w:rsidRDefault="00CF16A5" w14:paraId="60507539" w14:textId="0E2FB976">
      <w:pPr>
        <w:rPr>
          <w:sz w:val="18"/>
          <w:szCs w:val="18"/>
        </w:rPr>
      </w:pPr>
      <w:r w:rsidRPr="008E6EE0">
        <w:rPr>
          <w:rStyle w:val="FootnoteReference"/>
          <w:szCs w:val="22"/>
        </w:rPr>
        <w:footnoteRef/>
      </w:r>
      <w:r w:rsidRPr="00D46984">
        <w:rPr>
          <w:sz w:val="18"/>
          <w:szCs w:val="18"/>
        </w:rPr>
        <w:t xml:space="preserve"> </w:t>
      </w:r>
      <w:r w:rsidRPr="00D46984">
        <w:rPr>
          <w:rFonts w:cs="Arial"/>
          <w:color w:val="000000" w:themeColor="text1"/>
          <w:sz w:val="18"/>
          <w:szCs w:val="18"/>
        </w:rPr>
        <w:t>Based off WRAP analysis, we have modelled that the traded carbon savings from collecting food waste separately and having it treated via AD (-0.0867T CO</w:t>
      </w:r>
      <w:r w:rsidRPr="00D46984">
        <w:rPr>
          <w:rFonts w:cs="Arial"/>
          <w:color w:val="000000" w:themeColor="text1"/>
          <w:sz w:val="18"/>
          <w:szCs w:val="18"/>
          <w:vertAlign w:val="subscript"/>
        </w:rPr>
        <w:t>2</w:t>
      </w:r>
      <w:r w:rsidRPr="00D46984">
        <w:rPr>
          <w:rFonts w:cs="Arial"/>
          <w:color w:val="000000" w:themeColor="text1"/>
          <w:sz w:val="18"/>
          <w:szCs w:val="18"/>
        </w:rPr>
        <w:t>e/T) are greater than the non-traded carbon savings of having food waste collected in a comingled collection and treated at an IVC facility (-0.</w:t>
      </w:r>
      <w:r w:rsidRPr="00801472">
        <w:rPr>
          <w:rFonts w:cs="Arial"/>
          <w:color w:val="000000" w:themeColor="text1"/>
          <w:sz w:val="18"/>
          <w:szCs w:val="18"/>
        </w:rPr>
        <w:t>0</w:t>
      </w:r>
      <w:r w:rsidRPr="00D46984">
        <w:rPr>
          <w:rFonts w:cs="Arial"/>
          <w:color w:val="000000" w:themeColor="text1"/>
          <w:sz w:val="18"/>
          <w:szCs w:val="18"/>
        </w:rPr>
        <w:t>393T CO</w:t>
      </w:r>
      <w:r w:rsidRPr="00D46984">
        <w:rPr>
          <w:rFonts w:cs="Arial"/>
          <w:color w:val="000000" w:themeColor="text1"/>
          <w:sz w:val="18"/>
          <w:szCs w:val="18"/>
          <w:vertAlign w:val="subscript"/>
        </w:rPr>
        <w:t>2</w:t>
      </w:r>
      <w:r w:rsidRPr="00D46984">
        <w:rPr>
          <w:rFonts w:cs="Arial"/>
          <w:color w:val="000000" w:themeColor="text1"/>
          <w:sz w:val="18"/>
          <w:szCs w:val="18"/>
        </w:rPr>
        <w:t>e/T)</w:t>
      </w:r>
      <w:r w:rsidR="003D5172">
        <w:rPr>
          <w:rFonts w:cs="Arial"/>
          <w:color w:val="000000" w:themeColor="text1"/>
          <w:sz w:val="18"/>
          <w:szCs w:val="18"/>
        </w:rPr>
        <w:t>.</w:t>
      </w:r>
    </w:p>
  </w:footnote>
  <w:footnote w:id="49">
    <w:p w:rsidRPr="00D46984" w:rsidR="00CF16A5" w:rsidP="00CF16A5" w:rsidRDefault="00CF16A5" w14:paraId="09ADE7F3" w14:textId="141232A8">
      <w:pPr>
        <w:pStyle w:val="FootnoteText"/>
        <w:rPr>
          <w:sz w:val="18"/>
          <w:szCs w:val="18"/>
        </w:rPr>
      </w:pPr>
      <w:r w:rsidRPr="008E6EE0">
        <w:rPr>
          <w:rStyle w:val="FootnoteReference"/>
          <w:szCs w:val="22"/>
        </w:rPr>
        <w:footnoteRef/>
      </w:r>
      <w:r w:rsidRPr="00D46984">
        <w:rPr>
          <w:sz w:val="18"/>
          <w:szCs w:val="18"/>
        </w:rPr>
        <w:t xml:space="preserve"> Figure in brackets include </w:t>
      </w:r>
      <w:r w:rsidR="00D97548">
        <w:rPr>
          <w:sz w:val="18"/>
          <w:szCs w:val="18"/>
        </w:rPr>
        <w:t>local auth</w:t>
      </w:r>
      <w:r w:rsidRPr="00D46984">
        <w:rPr>
          <w:sz w:val="18"/>
          <w:szCs w:val="18"/>
        </w:rPr>
        <w:t>orities who offer both a separate food waste collection, and a comingled food collection.</w:t>
      </w:r>
    </w:p>
  </w:footnote>
  <w:footnote w:id="50">
    <w:p w:rsidRPr="00D46984" w:rsidR="00CF16A5" w:rsidP="00CF16A5" w:rsidRDefault="00CF16A5" w14:paraId="6FA7F964" w14:textId="77777777">
      <w:pPr>
        <w:pStyle w:val="FootnoteText"/>
        <w:rPr>
          <w:sz w:val="18"/>
          <w:szCs w:val="18"/>
        </w:rPr>
      </w:pPr>
      <w:r w:rsidRPr="008E6EE0">
        <w:rPr>
          <w:rStyle w:val="FootnoteReference"/>
          <w:szCs w:val="22"/>
        </w:rPr>
        <w:footnoteRef/>
      </w:r>
      <w:r w:rsidRPr="00D46984">
        <w:rPr>
          <w:sz w:val="18"/>
          <w:szCs w:val="18"/>
        </w:rPr>
        <w:t xml:space="preserve"> This is the initial (baseline) year in our modelling.</w:t>
      </w:r>
    </w:p>
  </w:footnote>
  <w:footnote w:id="51">
    <w:p w:rsidRPr="00D46984" w:rsidR="00CF16A5" w:rsidP="00CF16A5" w:rsidRDefault="00CF16A5" w14:paraId="1A17604D" w14:textId="3A1BA2F8">
      <w:pPr>
        <w:pStyle w:val="FootnoteText"/>
        <w:rPr>
          <w:sz w:val="18"/>
          <w:szCs w:val="18"/>
        </w:rPr>
      </w:pPr>
      <w:r w:rsidRPr="008E6EE0">
        <w:rPr>
          <w:rStyle w:val="FootnoteReference"/>
          <w:szCs w:val="22"/>
        </w:rPr>
        <w:footnoteRef/>
      </w:r>
      <w:r w:rsidRPr="00D46984">
        <w:rPr>
          <w:sz w:val="18"/>
          <w:szCs w:val="18"/>
        </w:rPr>
        <w:t xml:space="preserve"> Based on 2018/19 data using WRAP’s Toolbox </w:t>
      </w:r>
      <w:r w:rsidRPr="00D46984" w:rsidR="00D46984">
        <w:rPr>
          <w:sz w:val="18"/>
          <w:szCs w:val="18"/>
        </w:rPr>
        <w:t xml:space="preserve">based on </w:t>
      </w:r>
      <w:r w:rsidR="00D97548">
        <w:rPr>
          <w:sz w:val="18"/>
          <w:szCs w:val="18"/>
        </w:rPr>
        <w:t>local auth</w:t>
      </w:r>
      <w:r w:rsidRPr="00D46984" w:rsidR="00D46984">
        <w:rPr>
          <w:sz w:val="18"/>
          <w:szCs w:val="18"/>
        </w:rPr>
        <w:t>orities</w:t>
      </w:r>
      <w:r w:rsidR="005A2733">
        <w:rPr>
          <w:sz w:val="18"/>
          <w:szCs w:val="18"/>
        </w:rPr>
        <w:t>’</w:t>
      </w:r>
      <w:r w:rsidRPr="00D46984" w:rsidR="00D46984">
        <w:rPr>
          <w:sz w:val="18"/>
          <w:szCs w:val="18"/>
        </w:rPr>
        <w:t xml:space="preserve"> portal</w:t>
      </w:r>
      <w:r w:rsidRPr="00D46984">
        <w:rPr>
          <w:sz w:val="18"/>
          <w:szCs w:val="18"/>
        </w:rPr>
        <w:t xml:space="preserve"> </w:t>
      </w:r>
      <w:r w:rsidR="00CC42A6">
        <w:rPr>
          <w:sz w:val="18"/>
          <w:szCs w:val="18"/>
        </w:rPr>
        <w:t>self-reported inputs</w:t>
      </w:r>
      <w:r w:rsidR="003D5172">
        <w:rPr>
          <w:sz w:val="18"/>
          <w:szCs w:val="18"/>
        </w:rPr>
        <w:t>.</w:t>
      </w:r>
    </w:p>
  </w:footnote>
  <w:footnote w:id="52">
    <w:p w:rsidRPr="00D46984" w:rsidR="00CF16A5" w:rsidP="00CF16A5" w:rsidRDefault="00CF16A5" w14:paraId="0DD61DE7" w14:textId="3A1C390F">
      <w:pPr>
        <w:rPr>
          <w:sz w:val="18"/>
          <w:szCs w:val="18"/>
        </w:rPr>
      </w:pPr>
      <w:r w:rsidRPr="008E6EE0">
        <w:rPr>
          <w:rFonts w:eastAsia="Arial" w:cs="Arial"/>
          <w:sz w:val="22"/>
          <w:szCs w:val="22"/>
          <w:vertAlign w:val="superscript"/>
        </w:rPr>
        <w:footnoteRef/>
      </w:r>
      <w:r w:rsidRPr="00D46984">
        <w:rPr>
          <w:rFonts w:eastAsia="Arial" w:cs="Arial"/>
          <w:sz w:val="18"/>
          <w:szCs w:val="18"/>
        </w:rPr>
        <w:t xml:space="preserve"> </w:t>
      </w:r>
      <w:r w:rsidRPr="00F03F26" w:rsidR="00F03F26">
        <w:rPr>
          <w:rFonts w:eastAsia="Arial" w:cs="Arial"/>
          <w:sz w:val="18"/>
          <w:szCs w:val="18"/>
        </w:rPr>
        <w:t>The Waste (Circular Economy) (Amendment) Regulations 2020</w:t>
      </w:r>
      <w:r w:rsidR="00F03F26">
        <w:rPr>
          <w:rFonts w:eastAsia="Arial" w:cs="Arial"/>
          <w:sz w:val="18"/>
          <w:szCs w:val="18"/>
        </w:rPr>
        <w:t xml:space="preserve">, available at </w:t>
      </w:r>
      <w:hyperlink w:history="1" r:id="rId23">
        <w:r w:rsidRPr="00BE1407" w:rsidR="00F03F26">
          <w:rPr>
            <w:rStyle w:val="Hyperlink"/>
            <w:rFonts w:eastAsia="Arial" w:cs="Arial"/>
            <w:sz w:val="18"/>
            <w:szCs w:val="18"/>
          </w:rPr>
          <w:t>https://www.legislation.gov.uk/uksi/2020/904/contents/made</w:t>
        </w:r>
      </w:hyperlink>
    </w:p>
  </w:footnote>
  <w:footnote w:id="53">
    <w:p w:rsidRPr="00910F2F" w:rsidR="00CF16A5" w:rsidP="00CF16A5" w:rsidRDefault="00CF16A5" w14:paraId="6A45D5AC" w14:textId="7CCE312D">
      <w:pPr>
        <w:pStyle w:val="FootnoteText"/>
        <w:rPr>
          <w:u w:val="single"/>
        </w:rPr>
      </w:pPr>
      <w:r w:rsidRPr="008E6EE0">
        <w:rPr>
          <w:rStyle w:val="FootnoteReference"/>
          <w:szCs w:val="22"/>
        </w:rPr>
        <w:footnoteRef/>
      </w:r>
      <w:hyperlink w:history="1" r:id="rId24">
        <w:r w:rsidRPr="00172B26">
          <w:rPr>
            <w:rStyle w:val="Hyperlink"/>
            <w:sz w:val="18"/>
            <w:szCs w:val="18"/>
          </w:rPr>
          <w:t>https://www.ons.gov.uk/businessindustryandtrade/business/activitysizeandlocation/bulletins/ukbusinessactivitysizeandlocation/2019</w:t>
        </w:r>
      </w:hyperlink>
    </w:p>
  </w:footnote>
  <w:footnote w:id="54">
    <w:p w:rsidRPr="00AE4909" w:rsidR="00CF16A5" w:rsidP="00CF16A5" w:rsidRDefault="00CF16A5" w14:paraId="14230E84" w14:textId="054F46A7">
      <w:pPr>
        <w:pStyle w:val="FootnoteText"/>
        <w:rPr>
          <w:sz w:val="18"/>
          <w:szCs w:val="18"/>
        </w:rPr>
      </w:pPr>
      <w:r w:rsidRPr="008E6EE0">
        <w:rPr>
          <w:rStyle w:val="FootnoteReference"/>
          <w:szCs w:val="22"/>
        </w:rPr>
        <w:footnoteRef/>
      </w:r>
      <w:r w:rsidRPr="008E6EE0">
        <w:rPr>
          <w:sz w:val="22"/>
          <w:szCs w:val="22"/>
          <w:vertAlign w:val="superscript"/>
        </w:rPr>
        <w:t xml:space="preserve"> </w:t>
      </w:r>
      <w:hyperlink w:history="1" r:id="rId25">
        <w:r w:rsidRPr="006F6B31">
          <w:rPr>
            <w:rStyle w:val="Hyperlink"/>
            <w:sz w:val="18"/>
            <w:szCs w:val="18"/>
          </w:rPr>
          <w:t>https://www.cips.org/knowledge/categories-and-commodities/facilities/waste-management/how-to-develop-a-waste-management-and-disposal-strategy/</w:t>
        </w:r>
      </w:hyperlink>
    </w:p>
  </w:footnote>
  <w:footnote w:id="55">
    <w:p w:rsidRPr="00AE4909" w:rsidR="00CF16A5" w:rsidP="00CF16A5" w:rsidRDefault="00CF16A5" w14:paraId="1FF08811" w14:textId="58C57A56">
      <w:pPr>
        <w:pStyle w:val="FootnoteText"/>
        <w:rPr>
          <w:sz w:val="18"/>
          <w:szCs w:val="18"/>
        </w:rPr>
      </w:pPr>
      <w:r w:rsidRPr="008E6EE0">
        <w:rPr>
          <w:rStyle w:val="FootnoteReference"/>
          <w:szCs w:val="22"/>
        </w:rPr>
        <w:footnoteRef/>
      </w:r>
      <w:r w:rsidRPr="00AE4909">
        <w:rPr>
          <w:sz w:val="18"/>
          <w:szCs w:val="18"/>
        </w:rPr>
        <w:t xml:space="preserve"> Estimated ‘presented’ recycling rate, i.e.</w:t>
      </w:r>
      <w:r w:rsidRPr="00AE4909" w:rsidR="0082748C">
        <w:rPr>
          <w:sz w:val="18"/>
          <w:szCs w:val="18"/>
        </w:rPr>
        <w:t>,</w:t>
      </w:r>
      <w:r w:rsidRPr="00AE4909">
        <w:rPr>
          <w:sz w:val="18"/>
          <w:szCs w:val="18"/>
        </w:rPr>
        <w:t xml:space="preserve"> based on WRAP’s analysis</w:t>
      </w:r>
      <w:r w:rsidR="00F03F26">
        <w:rPr>
          <w:sz w:val="18"/>
          <w:szCs w:val="18"/>
        </w:rPr>
        <w:t>.</w:t>
      </w:r>
    </w:p>
  </w:footnote>
  <w:footnote w:id="56">
    <w:p w:rsidRPr="00AE4909" w:rsidR="00CF16A5" w:rsidP="00CF16A5" w:rsidRDefault="00CF16A5" w14:paraId="69A0AACC" w14:textId="366E307A">
      <w:pPr>
        <w:pStyle w:val="FootnoteText"/>
        <w:rPr>
          <w:sz w:val="18"/>
          <w:szCs w:val="18"/>
        </w:rPr>
      </w:pPr>
      <w:r w:rsidRPr="008E6EE0">
        <w:rPr>
          <w:rStyle w:val="FootnoteReference"/>
          <w:szCs w:val="22"/>
        </w:rPr>
        <w:footnoteRef/>
      </w:r>
      <w:r w:rsidRPr="00AE4909">
        <w:rPr>
          <w:sz w:val="18"/>
          <w:szCs w:val="18"/>
        </w:rPr>
        <w:t xml:space="preserve"> Assuming that all municipal businesses are within the scope of policy requirements (including micro firms). In assessing options in this impact assessment, we have assumed that businesses achieve a lower capture rate of 80% and material is lost at a sorting stage. The estimated recycle rate at this capture is </w:t>
      </w:r>
      <w:r w:rsidRPr="00AE4909" w:rsidR="000C22C2">
        <w:rPr>
          <w:sz w:val="18"/>
          <w:szCs w:val="18"/>
        </w:rPr>
        <w:t>5</w:t>
      </w:r>
      <w:r w:rsidR="000C22C2">
        <w:rPr>
          <w:sz w:val="18"/>
          <w:szCs w:val="18"/>
        </w:rPr>
        <w:t>7.7</w:t>
      </w:r>
      <w:r w:rsidRPr="00AE4909">
        <w:rPr>
          <w:sz w:val="18"/>
          <w:szCs w:val="18"/>
        </w:rPr>
        <w:t xml:space="preserve">%. </w:t>
      </w:r>
    </w:p>
  </w:footnote>
  <w:footnote w:id="57">
    <w:p w:rsidRPr="00AE4909" w:rsidR="0082748C" w:rsidP="0082748C" w:rsidRDefault="0082748C" w14:paraId="43AB850F" w14:textId="4C4B2B22">
      <w:pPr>
        <w:pStyle w:val="FootnoteText"/>
        <w:rPr>
          <w:sz w:val="18"/>
          <w:szCs w:val="18"/>
        </w:rPr>
      </w:pPr>
      <w:r w:rsidRPr="008E6EE0">
        <w:rPr>
          <w:rStyle w:val="FootnoteReference"/>
          <w:szCs w:val="22"/>
        </w:rPr>
        <w:footnoteRef/>
      </w:r>
      <w:r w:rsidRPr="00AE4909">
        <w:rPr>
          <w:sz w:val="18"/>
          <w:szCs w:val="18"/>
        </w:rPr>
        <w:t xml:space="preserve"> Environment Agency</w:t>
      </w:r>
      <w:r w:rsidR="00F03F26">
        <w:rPr>
          <w:sz w:val="18"/>
          <w:szCs w:val="18"/>
        </w:rPr>
        <w:t>.</w:t>
      </w:r>
      <w:r w:rsidRPr="00AE4909">
        <w:rPr>
          <w:sz w:val="18"/>
          <w:szCs w:val="18"/>
        </w:rPr>
        <w:t xml:space="preserve"> </w:t>
      </w:r>
      <w:hyperlink w:history="1" r:id="rId26">
        <w:r w:rsidRPr="00AE4909">
          <w:rPr>
            <w:rStyle w:val="Hyperlink"/>
            <w:sz w:val="18"/>
            <w:szCs w:val="18"/>
          </w:rPr>
          <w:t>https://assets.publishing.service.gov.uk/government/uploads/system/uploads/attachment_data/file/321602/LFTGN02.pdf</w:t>
        </w:r>
      </w:hyperlink>
      <w:r w:rsidRPr="00AE4909">
        <w:rPr>
          <w:sz w:val="18"/>
          <w:szCs w:val="18"/>
        </w:rPr>
        <w:t xml:space="preserve"> pg. 8</w:t>
      </w:r>
    </w:p>
    <w:p w:rsidR="0082748C" w:rsidP="0082748C" w:rsidRDefault="0082748C" w14:paraId="261C6E69" w14:textId="3A233C3F">
      <w:pPr>
        <w:pStyle w:val="FootnoteText"/>
      </w:pPr>
      <w:r w:rsidRPr="00AE4909">
        <w:rPr>
          <w:sz w:val="18"/>
          <w:szCs w:val="18"/>
        </w:rPr>
        <w:t xml:space="preserve">Environment Agency &amp; DEFRA, </w:t>
      </w:r>
      <w:hyperlink w:history="1" r:id="rId27">
        <w:r w:rsidRPr="00326C77">
          <w:rPr>
            <w:rStyle w:val="Hyperlink"/>
            <w:sz w:val="18"/>
            <w:szCs w:val="18"/>
          </w:rPr>
          <w:t>https://www.gov.uk/guidance/landfill-developments-groundwater-risk-assessment-for-leachate</w:t>
        </w:r>
      </w:hyperlink>
    </w:p>
  </w:footnote>
  <w:footnote w:id="58">
    <w:p w:rsidR="00D14298" w:rsidRDefault="00D14298" w14:paraId="5070E4EF" w14:textId="7E3A8910">
      <w:pPr>
        <w:pStyle w:val="FootnoteText"/>
      </w:pPr>
      <w:r>
        <w:rPr>
          <w:rStyle w:val="FootnoteReference"/>
        </w:rPr>
        <w:footnoteRef/>
      </w:r>
      <w:hyperlink w:history="1" w:anchor=":~:text=In%202021%2F22%2C%20total%20local,cent)%20from%202020%2F21." r:id="rId28">
        <w:r w:rsidRPr="00742902" w:rsidR="00742902">
          <w:rPr>
            <w:rStyle w:val="Hyperlink"/>
            <w:sz w:val="18"/>
            <w:szCs w:val="22"/>
          </w:rPr>
          <w:t>https://www.gov.uk/government/statistics/local-authority-collected-waste-management-annual-results-202122/local-authority-collected-waste-management-annual-results-202122#:~:text=In%202021%2F22%2C%20total%20local,cent)%20from%202020%2F21.</w:t>
        </w:r>
      </w:hyperlink>
    </w:p>
  </w:footnote>
  <w:footnote w:id="59">
    <w:p w:rsidR="00020422" w:rsidRDefault="00020422" w14:paraId="53111D57" w14:textId="0EC5CBFE">
      <w:pPr>
        <w:pStyle w:val="FootnoteText"/>
      </w:pPr>
      <w:r>
        <w:rPr>
          <w:rStyle w:val="FootnoteReference"/>
        </w:rPr>
        <w:footnoteRef/>
      </w:r>
      <w:r>
        <w:t xml:space="preserve"> </w:t>
      </w:r>
      <w:hyperlink w:history="1" r:id="rId29">
        <w:r w:rsidRPr="00131F99">
          <w:rPr>
            <w:rStyle w:val="Hyperlink"/>
            <w:sz w:val="18"/>
            <w:szCs w:val="22"/>
          </w:rPr>
          <w:t>https://www.wastedataflow.org/</w:t>
        </w:r>
      </w:hyperlink>
    </w:p>
  </w:footnote>
  <w:footnote w:id="60">
    <w:p w:rsidRPr="00A677AC" w:rsidR="00BA78C8" w:rsidRDefault="00BA78C8" w14:paraId="707CD35C" w14:textId="3888E069">
      <w:pPr>
        <w:pStyle w:val="FootnoteText"/>
        <w:rPr>
          <w:sz w:val="20"/>
          <w:szCs w:val="24"/>
        </w:rPr>
      </w:pPr>
      <w:r>
        <w:rPr>
          <w:rStyle w:val="FootnoteReference"/>
        </w:rPr>
        <w:footnoteRef/>
      </w:r>
      <w:r>
        <w:t xml:space="preserve"> </w:t>
      </w:r>
      <w:hyperlink w:history="1" r:id="rId30">
        <w:r w:rsidRPr="009A7141" w:rsidR="00020422">
          <w:rPr>
            <w:rStyle w:val="Hyperlink"/>
            <w:sz w:val="18"/>
            <w:szCs w:val="22"/>
          </w:rPr>
          <w:t>https://laportal.wrap.org.uk/</w:t>
        </w:r>
      </w:hyperlink>
      <w:r w:rsidR="00020422">
        <w:rPr>
          <w:sz w:val="18"/>
          <w:szCs w:val="22"/>
        </w:rPr>
        <w:t xml:space="preserve"> </w:t>
      </w:r>
    </w:p>
  </w:footnote>
  <w:footnote w:id="61">
    <w:p w:rsidRPr="007F24A8" w:rsidR="0082748C" w:rsidP="0082748C" w:rsidRDefault="0082748C" w14:paraId="2BC48371" w14:textId="3C469036">
      <w:pPr>
        <w:pStyle w:val="FootnoteText"/>
        <w:rPr>
          <w:sz w:val="18"/>
          <w:szCs w:val="18"/>
        </w:rPr>
      </w:pPr>
      <w:r w:rsidRPr="008E6EE0">
        <w:rPr>
          <w:rStyle w:val="FootnoteReference"/>
          <w:szCs w:val="22"/>
        </w:rPr>
        <w:footnoteRef/>
      </w:r>
      <w:r w:rsidRPr="007F24A8">
        <w:rPr>
          <w:sz w:val="18"/>
          <w:szCs w:val="18"/>
        </w:rPr>
        <w:t xml:space="preserve"> Based on WRAP’s analysis. WRAP estimated the presented business recycling rate of </w:t>
      </w:r>
      <w:r w:rsidRPr="007F24A8" w:rsidR="00A4193F">
        <w:rPr>
          <w:sz w:val="18"/>
          <w:szCs w:val="18"/>
        </w:rPr>
        <w:t>4</w:t>
      </w:r>
      <w:r w:rsidR="00A4193F">
        <w:rPr>
          <w:sz w:val="18"/>
          <w:szCs w:val="18"/>
        </w:rPr>
        <w:t>3.3</w:t>
      </w:r>
      <w:r w:rsidRPr="007F24A8">
        <w:rPr>
          <w:sz w:val="18"/>
          <w:szCs w:val="18"/>
        </w:rPr>
        <w:t xml:space="preserve">%. We adjusted this estimate to reflect that there are some process losses (when materials go through MRFs), based on discussions with the industry. </w:t>
      </w:r>
    </w:p>
  </w:footnote>
  <w:footnote w:id="62">
    <w:p w:rsidRPr="007F24A8" w:rsidR="0082748C" w:rsidP="0082748C" w:rsidRDefault="0082748C" w14:paraId="2CF362F7" w14:textId="77777777">
      <w:pPr>
        <w:pStyle w:val="FootnoteText"/>
        <w:rPr>
          <w:rFonts w:cs="Arial"/>
          <w:sz w:val="18"/>
          <w:szCs w:val="18"/>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The “waste hierarchy” ranks waste management options according to what is best for the environment.</w:t>
      </w:r>
    </w:p>
  </w:footnote>
  <w:footnote w:id="63">
    <w:p w:rsidRPr="004B3E50" w:rsidR="0082748C" w:rsidP="0082748C" w:rsidRDefault="0082748C" w14:paraId="10285A33" w14:textId="77777777">
      <w:pPr>
        <w:pStyle w:val="FootnoteText"/>
        <w:rPr>
          <w:rStyle w:val="Hyperlink"/>
          <w:color w:val="000000"/>
          <w:szCs w:val="16"/>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w:t>
      </w:r>
      <w:hyperlink w:history="1" r:id="rId31">
        <w:r w:rsidRPr="007F24A8">
          <w:rPr>
            <w:rStyle w:val="Hyperlink"/>
            <w:color w:val="000000"/>
            <w:sz w:val="18"/>
            <w:szCs w:val="18"/>
          </w:rPr>
          <w:t>https://www.cips.org/knowledge/categories-and-commodities/facilities/waste-management/how-to-develop-a-waste-management-and-disposal-strategy/</w:t>
        </w:r>
      </w:hyperlink>
    </w:p>
  </w:footnote>
  <w:footnote w:id="64">
    <w:p w:rsidRPr="007F24A8" w:rsidR="0082748C" w:rsidP="0082748C" w:rsidRDefault="0082748C" w14:paraId="1CDCD20B" w14:textId="7A1743ED">
      <w:pPr>
        <w:pStyle w:val="FootnoteText"/>
        <w:rPr>
          <w:rFonts w:eastAsia="Arial" w:cs="Arial"/>
          <w:sz w:val="18"/>
          <w:szCs w:val="18"/>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w:t>
      </w:r>
      <w:hyperlink w:history="1" r:id="rId32">
        <w:r w:rsidRPr="00E8425C">
          <w:rPr>
            <w:rStyle w:val="Hyperlink"/>
            <w:sz w:val="18"/>
            <w:szCs w:val="18"/>
          </w:rPr>
          <w:t>https://www.bbc.co.uk/news/science-environment-45496884</w:t>
        </w:r>
      </w:hyperlink>
      <w:r w:rsidRPr="007F24A8">
        <w:rPr>
          <w:rStyle w:val="Hyperlink"/>
          <w:color w:val="000000"/>
          <w:sz w:val="18"/>
          <w:szCs w:val="18"/>
          <w:u w:val="none"/>
        </w:rPr>
        <w:t xml:space="preserve"> </w:t>
      </w:r>
    </w:p>
  </w:footnote>
  <w:footnote w:id="65">
    <w:p w:rsidR="0082748C" w:rsidDel="0049649B" w:rsidP="0082748C" w:rsidRDefault="007F24A8" w14:paraId="17F1DB26" w14:textId="136437D0">
      <w:pPr>
        <w:pStyle w:val="FootnoteText"/>
      </w:pPr>
      <w:r w:rsidRPr="003B43AE">
        <w:rPr>
          <w:rStyle w:val="FootnoteReference"/>
          <w:szCs w:val="22"/>
        </w:rPr>
        <w:footnoteRef/>
      </w:r>
      <w:r w:rsidRPr="00E8425C">
        <w:rPr>
          <w:sz w:val="18"/>
          <w:szCs w:val="18"/>
        </w:rPr>
        <w:t xml:space="preserve"> </w:t>
      </w:r>
      <w:hyperlink w:history="1" r:id="rId33">
        <w:r w:rsidRPr="00A0442E">
          <w:rPr>
            <w:rStyle w:val="Hyperlink"/>
            <w:sz w:val="18"/>
            <w:szCs w:val="18"/>
          </w:rPr>
          <w:t>https://wrap.org.uk/sites/default/files/2021-09/WRAP-Recycling-Tracker-2021-report.pdf</w:t>
        </w:r>
        <w:r w:rsidRPr="00A0442E">
          <w:rPr>
            <w:rStyle w:val="Hyperlink"/>
            <w:rFonts w:eastAsia="Arial" w:cs="Arial"/>
            <w:sz w:val="18"/>
            <w:szCs w:val="18"/>
          </w:rPr>
          <w:t>ht</w:t>
        </w:r>
      </w:hyperlink>
    </w:p>
  </w:footnote>
  <w:footnote w:id="66">
    <w:p w:rsidR="000C0B4A" w:rsidP="000C0B4A" w:rsidRDefault="000C0B4A" w14:paraId="442371A5" w14:textId="13017F1B">
      <w:pPr>
        <w:pStyle w:val="FootnoteText"/>
      </w:pPr>
      <w:r>
        <w:rPr>
          <w:rStyle w:val="FootnoteReference"/>
        </w:rPr>
        <w:footnoteRef/>
      </w:r>
      <w:r>
        <w:t xml:space="preserve"> </w:t>
      </w:r>
      <w:r w:rsidRPr="00D05C4C">
        <w:rPr>
          <w:sz w:val="18"/>
          <w:szCs w:val="22"/>
        </w:rPr>
        <w:t xml:space="preserve">WRAP, 2020, Banbury, Recycling behaviours and attitudes 2020, Prepared by </w:t>
      </w:r>
      <w:r w:rsidRPr="00D05C4C" w:rsidR="00A677AC">
        <w:rPr>
          <w:sz w:val="18"/>
          <w:szCs w:val="22"/>
        </w:rPr>
        <w:t>WRAP</w:t>
      </w:r>
      <w:r w:rsidR="00A677AC">
        <w:rPr>
          <w:sz w:val="18"/>
          <w:szCs w:val="22"/>
        </w:rPr>
        <w:t xml:space="preserve">, </w:t>
      </w:r>
      <w:r w:rsidRPr="00FC01FB" w:rsidR="00A677AC">
        <w:rPr>
          <w:sz w:val="18"/>
          <w:szCs w:val="22"/>
        </w:rPr>
        <w:t>available</w:t>
      </w:r>
      <w:r>
        <w:rPr>
          <w:sz w:val="18"/>
          <w:szCs w:val="22"/>
        </w:rPr>
        <w:t xml:space="preserve"> at </w:t>
      </w:r>
      <w:hyperlink w:history="1" r:id="rId34">
        <w:r w:rsidRPr="00022F07">
          <w:rPr>
            <w:rStyle w:val="Hyperlink"/>
            <w:sz w:val="18"/>
            <w:szCs w:val="22"/>
          </w:rPr>
          <w:t>https://wrap.org.uk/sites/default/files/2021-03/WRAP-Recycling-Tracker-Report-2020-March-2020.pdf</w:t>
        </w:r>
      </w:hyperlink>
    </w:p>
  </w:footnote>
  <w:footnote w:id="67">
    <w:p w:rsidR="00572899" w:rsidRDefault="00572899" w14:paraId="5F02A046" w14:textId="28F1AA67">
      <w:pPr>
        <w:pStyle w:val="FootnoteText"/>
      </w:pPr>
      <w:r>
        <w:rPr>
          <w:rStyle w:val="FootnoteReference"/>
        </w:rPr>
        <w:footnoteRef/>
      </w:r>
      <w:r>
        <w:t xml:space="preserve"> </w:t>
      </w:r>
      <w:r w:rsidRPr="00D05C4C">
        <w:rPr>
          <w:sz w:val="18"/>
          <w:szCs w:val="22"/>
        </w:rPr>
        <w:t>WRAP, 2020, Banbury, Recycling behaviours and attitudes 2020, Prepared by WRAP</w:t>
      </w:r>
      <w:r>
        <w:rPr>
          <w:sz w:val="18"/>
          <w:szCs w:val="22"/>
        </w:rPr>
        <w:t xml:space="preserve"> pg. 22</w:t>
      </w:r>
      <w:r w:rsidRPr="00FC01FB">
        <w:rPr>
          <w:sz w:val="18"/>
          <w:szCs w:val="22"/>
        </w:rPr>
        <w:t xml:space="preserve"> </w:t>
      </w:r>
      <w:r>
        <w:rPr>
          <w:sz w:val="18"/>
          <w:szCs w:val="22"/>
        </w:rPr>
        <w:t xml:space="preserve">available at </w:t>
      </w:r>
      <w:hyperlink w:history="1" r:id="rId35">
        <w:r w:rsidRPr="00017393">
          <w:rPr>
            <w:rStyle w:val="Hyperlink"/>
            <w:sz w:val="18"/>
            <w:szCs w:val="22"/>
          </w:rPr>
          <w:t>https://wrap.org.uk/sites/default/files/2021-03/WRAP-Recycling-Tracker-Report-2020-March-2020.pdf</w:t>
        </w:r>
      </w:hyperlink>
    </w:p>
  </w:footnote>
  <w:footnote w:id="68">
    <w:p w:rsidR="00572899" w:rsidRDefault="00572899" w14:paraId="750BBEA4" w14:textId="3BDE2FC3">
      <w:pPr>
        <w:pStyle w:val="FootnoteText"/>
      </w:pPr>
      <w:r>
        <w:rPr>
          <w:rStyle w:val="FootnoteReference"/>
        </w:rPr>
        <w:footnoteRef/>
      </w:r>
      <w:r>
        <w:t xml:space="preserve"> </w:t>
      </w:r>
      <w:r w:rsidRPr="00A677AC">
        <w:rPr>
          <w:sz w:val="18"/>
          <w:szCs w:val="22"/>
        </w:rPr>
        <w:t>These materials include metal packaging, food and drink cartons and plastic film.</w:t>
      </w:r>
    </w:p>
  </w:footnote>
  <w:footnote w:id="69">
    <w:p w:rsidRPr="007F24A8" w:rsidR="0082748C" w:rsidP="0082748C" w:rsidRDefault="0082748C" w14:paraId="5E72C21E" w14:textId="77777777">
      <w:pPr>
        <w:pStyle w:val="FootnoteText"/>
        <w:rPr>
          <w:sz w:val="18"/>
          <w:szCs w:val="18"/>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Q40,41 and 42 in consultation responses </w:t>
      </w:r>
      <w:hyperlink w:history="1" r:id="rId36">
        <w:r w:rsidRPr="00E8425C">
          <w:rPr>
            <w:rStyle w:val="Hyperlink"/>
            <w:color w:val="000000"/>
            <w:sz w:val="18"/>
            <w:szCs w:val="18"/>
          </w:rPr>
          <w:t>https://assets.publishing.service.gov.uk/government/uploads/system/uploads/attachment_data/file/819467/epr-consult-sum-resp.pdf</w:t>
        </w:r>
      </w:hyperlink>
      <w:r w:rsidRPr="007F24A8">
        <w:rPr>
          <w:rStyle w:val="Hyperlink"/>
          <w:color w:val="000000"/>
          <w:sz w:val="18"/>
          <w:szCs w:val="18"/>
          <w:u w:val="none"/>
        </w:rPr>
        <w:t xml:space="preserve"> </w:t>
      </w:r>
    </w:p>
  </w:footnote>
  <w:footnote w:id="70">
    <w:p w:rsidRPr="007F24A8" w:rsidR="0082748C" w:rsidP="0082748C" w:rsidRDefault="0082748C" w14:paraId="738DD5BB" w14:textId="7DAA32DA">
      <w:pPr>
        <w:pStyle w:val="FootnoteText"/>
        <w:rPr>
          <w:rStyle w:val="Hyperlink"/>
          <w:color w:val="000000"/>
          <w:sz w:val="18"/>
          <w:szCs w:val="18"/>
          <w:u w:val="none"/>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Based on discussions with LAs during the first and second </w:t>
      </w:r>
      <w:r w:rsidRPr="007F24A8" w:rsidR="00A677AC">
        <w:rPr>
          <w:rStyle w:val="Hyperlink"/>
          <w:color w:val="000000"/>
          <w:sz w:val="18"/>
          <w:szCs w:val="18"/>
          <w:u w:val="none"/>
        </w:rPr>
        <w:t>consultation.</w:t>
      </w:r>
    </w:p>
  </w:footnote>
  <w:footnote w:id="71">
    <w:p w:rsidR="00FE1A32" w:rsidRDefault="00FE1A32" w14:paraId="1E9975E2" w14:textId="617EB576">
      <w:pPr>
        <w:pStyle w:val="FootnoteText"/>
      </w:pPr>
      <w:r>
        <w:rPr>
          <w:rStyle w:val="FootnoteReference"/>
        </w:rPr>
        <w:footnoteRef/>
      </w:r>
      <w:r>
        <w:t xml:space="preserve"> </w:t>
      </w:r>
      <w:r w:rsidR="00C57A72">
        <w:rPr>
          <w:rFonts w:cs="Arial"/>
        </w:rPr>
        <w:t>Simpler Recycling</w:t>
      </w:r>
      <w:r w:rsidRPr="00451F33">
        <w:rPr>
          <w:rFonts w:cs="Arial"/>
        </w:rPr>
        <w:t xml:space="preserve"> will ensure that every home in England gets separate weekly food waste collections, and where requested, separate garden waste collections, and all households are able to recycle plastic, paper and card, glass and metal.</w:t>
      </w:r>
    </w:p>
  </w:footnote>
  <w:footnote w:id="72">
    <w:p w:rsidRPr="007F24A8" w:rsidR="0082748C" w:rsidP="0082748C" w:rsidRDefault="0082748C" w14:paraId="234D6929" w14:textId="56898047">
      <w:pPr>
        <w:pStyle w:val="FootnoteText"/>
        <w:rPr>
          <w:rStyle w:val="Hyperlink"/>
          <w:color w:val="000000"/>
          <w:sz w:val="18"/>
          <w:szCs w:val="18"/>
          <w:u w:val="none"/>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Based on WRAP’s research and engagement with the sector</w:t>
      </w:r>
      <w:r w:rsidR="00F03F26">
        <w:rPr>
          <w:rStyle w:val="Hyperlink"/>
          <w:color w:val="000000"/>
          <w:sz w:val="18"/>
          <w:szCs w:val="18"/>
          <w:u w:val="none"/>
        </w:rPr>
        <w:t>.</w:t>
      </w:r>
    </w:p>
  </w:footnote>
  <w:footnote w:id="73">
    <w:p w:rsidRPr="009414BB" w:rsidR="0082748C" w:rsidP="0082748C" w:rsidRDefault="0082748C" w14:paraId="6BC8180B" w14:textId="77777777">
      <w:pPr>
        <w:pStyle w:val="FootnoteText"/>
        <w:rPr>
          <w:rStyle w:val="Hyperlink"/>
          <w:color w:val="000000"/>
        </w:rPr>
      </w:pPr>
      <w:r w:rsidRPr="008E6EE0">
        <w:rPr>
          <w:rStyle w:val="Hyperlink"/>
          <w:color w:val="000000"/>
          <w:sz w:val="22"/>
          <w:szCs w:val="22"/>
          <w:u w:val="none"/>
          <w:vertAlign w:val="superscript"/>
        </w:rPr>
        <w:footnoteRef/>
      </w:r>
      <w:r w:rsidRPr="007F24A8">
        <w:rPr>
          <w:rStyle w:val="Hyperlink"/>
          <w:color w:val="000000"/>
          <w:sz w:val="18"/>
          <w:szCs w:val="18"/>
          <w:u w:val="none"/>
        </w:rPr>
        <w:t xml:space="preserve"> For example, charging on a per lift basis regardless of whether the bins are full or not can possibly make the use of recycling services more expensive, if simply added next to the refuse waste collections.</w:t>
      </w:r>
    </w:p>
  </w:footnote>
  <w:footnote w:id="74">
    <w:p w:rsidRPr="00E8425C" w:rsidR="0082748C" w:rsidP="0082748C" w:rsidRDefault="0082748C" w14:paraId="764F4924" w14:textId="77777777">
      <w:pPr>
        <w:pStyle w:val="FootnoteText"/>
        <w:rPr>
          <w:sz w:val="18"/>
          <w:szCs w:val="22"/>
        </w:rPr>
      </w:pPr>
      <w:r w:rsidRPr="00E8425C">
        <w:rPr>
          <w:rStyle w:val="Hyperlink"/>
          <w:color w:val="000000"/>
          <w:sz w:val="22"/>
          <w:szCs w:val="28"/>
          <w:u w:val="none"/>
          <w:vertAlign w:val="superscript"/>
        </w:rPr>
        <w:footnoteRef/>
      </w:r>
      <w:r w:rsidRPr="00E8425C">
        <w:rPr>
          <w:rStyle w:val="Hyperlink"/>
          <w:color w:val="000000"/>
          <w:sz w:val="18"/>
          <w:szCs w:val="22"/>
        </w:rPr>
        <w:t xml:space="preserve"> </w:t>
      </w:r>
      <w:hyperlink w:history="1" r:id="rId37">
        <w:r w:rsidRPr="00E8425C">
          <w:rPr>
            <w:rStyle w:val="Hyperlink"/>
            <w:sz w:val="18"/>
            <w:szCs w:val="22"/>
          </w:rPr>
          <w:t>https://archive.wrap.org.uk/sites/files/wrap/SME_Recycling_-_Summary_Report.pdf</w:t>
        </w:r>
      </w:hyperlink>
      <w:r w:rsidRPr="00E8425C">
        <w:rPr>
          <w:rStyle w:val="Hyperlink"/>
          <w:color w:val="000000"/>
          <w:sz w:val="18"/>
          <w:szCs w:val="22"/>
        </w:rPr>
        <w:t xml:space="preserve"> </w:t>
      </w:r>
    </w:p>
  </w:footnote>
  <w:footnote w:id="75">
    <w:p w:rsidRPr="00E8425C" w:rsidR="0082748C" w:rsidP="0082748C" w:rsidRDefault="0082748C" w14:paraId="5AB5E0B0" w14:textId="77777777">
      <w:pPr>
        <w:pStyle w:val="FootnoteText"/>
        <w:rPr>
          <w:sz w:val="18"/>
          <w:szCs w:val="22"/>
        </w:rPr>
      </w:pPr>
      <w:r w:rsidRPr="00E8425C">
        <w:rPr>
          <w:rStyle w:val="Hyperlink"/>
          <w:color w:val="000000"/>
          <w:sz w:val="22"/>
          <w:szCs w:val="28"/>
          <w:u w:val="none"/>
          <w:vertAlign w:val="superscript"/>
        </w:rPr>
        <w:footnoteRef/>
      </w:r>
      <w:r w:rsidRPr="00E8425C">
        <w:rPr>
          <w:rStyle w:val="Hyperlink"/>
          <w:color w:val="000000"/>
          <w:sz w:val="18"/>
          <w:szCs w:val="22"/>
        </w:rPr>
        <w:t xml:space="preserve"> </w:t>
      </w:r>
      <w:hyperlink w:history="1" r:id="rId38">
        <w:r w:rsidRPr="00E8425C">
          <w:rPr>
            <w:rStyle w:val="Hyperlink"/>
            <w:sz w:val="18"/>
            <w:szCs w:val="22"/>
          </w:rPr>
          <w:t>https://wrap.org.uk/content/quantifying-composition-municipal-waste</w:t>
        </w:r>
      </w:hyperlink>
      <w:r w:rsidRPr="00E8425C">
        <w:rPr>
          <w:rStyle w:val="Hyperlink"/>
          <w:color w:val="000000"/>
          <w:sz w:val="18"/>
          <w:szCs w:val="22"/>
        </w:rPr>
        <w:t xml:space="preserve"> </w:t>
      </w:r>
    </w:p>
  </w:footnote>
  <w:footnote w:id="76">
    <w:p w:rsidR="0082748C" w:rsidP="0082748C" w:rsidRDefault="0082748C" w14:paraId="0E79AE76" w14:textId="77777777">
      <w:pPr>
        <w:pStyle w:val="FootnoteText"/>
      </w:pPr>
      <w:r w:rsidRPr="00E8425C">
        <w:rPr>
          <w:rStyle w:val="Hyperlink"/>
          <w:color w:val="000000"/>
          <w:sz w:val="22"/>
          <w:szCs w:val="28"/>
          <w:u w:val="none"/>
          <w:vertAlign w:val="superscript"/>
        </w:rPr>
        <w:footnoteRef/>
      </w:r>
      <w:r w:rsidRPr="00E8425C">
        <w:rPr>
          <w:rStyle w:val="Hyperlink"/>
          <w:color w:val="000000"/>
          <w:sz w:val="18"/>
          <w:szCs w:val="22"/>
        </w:rPr>
        <w:t xml:space="preserve"> </w:t>
      </w:r>
      <w:hyperlink w:history="1" r:id="rId39">
        <w:r w:rsidRPr="00E8425C">
          <w:rPr>
            <w:rStyle w:val="Hyperlink"/>
            <w:sz w:val="18"/>
            <w:szCs w:val="22"/>
          </w:rPr>
          <w:t>https://www.cips.org/knowledge/categories-and-commodities/facilities/waste-management/how-to-develop-a-waste-management-and-disposal-strategy/</w:t>
        </w:r>
      </w:hyperlink>
      <w:r w:rsidRPr="00E8425C">
        <w:rPr>
          <w:rStyle w:val="Hyperlink"/>
          <w:color w:val="000000"/>
          <w:sz w:val="18"/>
          <w:szCs w:val="22"/>
        </w:rPr>
        <w:t xml:space="preserve"> </w:t>
      </w:r>
    </w:p>
  </w:footnote>
  <w:footnote w:id="77">
    <w:p w:rsidRPr="00E8425C" w:rsidR="0082748C" w:rsidP="0082748C" w:rsidRDefault="0082748C" w14:paraId="6D269545" w14:textId="77777777">
      <w:pPr>
        <w:pStyle w:val="FootnoteText"/>
        <w:rPr>
          <w:sz w:val="18"/>
          <w:szCs w:val="22"/>
        </w:rPr>
      </w:pPr>
      <w:r w:rsidRPr="008E6EE0">
        <w:rPr>
          <w:rStyle w:val="FootnoteReference"/>
        </w:rPr>
        <w:footnoteRef/>
      </w:r>
      <w:r w:rsidRPr="00E8425C">
        <w:rPr>
          <w:sz w:val="18"/>
          <w:szCs w:val="22"/>
        </w:rPr>
        <w:t xml:space="preserve"> </w:t>
      </w:r>
      <w:hyperlink w:history="1" r:id="rId40">
        <w:r w:rsidRPr="00E8425C">
          <w:rPr>
            <w:rStyle w:val="Hyperlink"/>
            <w:sz w:val="18"/>
            <w:szCs w:val="22"/>
          </w:rPr>
          <w:t>https://www.gov.uk/government/statistical-data-sets/env18-local-authority-collected-waste-annual-results-tables</w:t>
        </w:r>
      </w:hyperlink>
      <w:r w:rsidRPr="00E8425C">
        <w:rPr>
          <w:sz w:val="18"/>
          <w:szCs w:val="22"/>
        </w:rPr>
        <w:t xml:space="preserve"> </w:t>
      </w:r>
    </w:p>
  </w:footnote>
  <w:footnote w:id="78">
    <w:p w:rsidRPr="00E8425C" w:rsidR="0082748C" w:rsidP="0082748C" w:rsidRDefault="0082748C" w14:paraId="7C395EF1" w14:textId="77777777">
      <w:pPr>
        <w:pStyle w:val="FootnoteText"/>
        <w:rPr>
          <w:sz w:val="18"/>
          <w:szCs w:val="22"/>
        </w:rPr>
      </w:pPr>
      <w:r w:rsidRPr="008E6EE0">
        <w:rPr>
          <w:rStyle w:val="FootnoteReference"/>
        </w:rPr>
        <w:footnoteRef/>
      </w:r>
      <w:r w:rsidRPr="00E8425C">
        <w:rPr>
          <w:sz w:val="18"/>
          <w:szCs w:val="22"/>
        </w:rPr>
        <w:t xml:space="preserve"> As demonstrated in our calculations on carbon savings presented as part of this IA.</w:t>
      </w:r>
    </w:p>
  </w:footnote>
  <w:footnote w:id="79">
    <w:p w:rsidRPr="00E8425C" w:rsidR="0082748C" w:rsidP="0082748C" w:rsidRDefault="0082748C" w14:paraId="3FFC2C87" w14:textId="77777777">
      <w:pPr>
        <w:pStyle w:val="FootnoteText"/>
        <w:rPr>
          <w:sz w:val="18"/>
          <w:szCs w:val="22"/>
        </w:rPr>
      </w:pPr>
      <w:r w:rsidRPr="008E6EE0">
        <w:rPr>
          <w:rStyle w:val="FootnoteReference"/>
        </w:rPr>
        <w:footnoteRef/>
      </w:r>
      <w:r w:rsidRPr="00E8425C">
        <w:rPr>
          <w:sz w:val="18"/>
          <w:szCs w:val="22"/>
        </w:rPr>
        <w:t xml:space="preserve"> National Infrastructure Commission, 2018, National Infrastructure Assessment.</w:t>
      </w:r>
    </w:p>
  </w:footnote>
  <w:footnote w:id="80">
    <w:p w:rsidRPr="00E8425C" w:rsidR="0082748C" w:rsidP="0082748C" w:rsidRDefault="0082748C" w14:paraId="4844FCF3" w14:textId="412C8D7E">
      <w:pPr>
        <w:pStyle w:val="FootnoteText"/>
        <w:rPr>
          <w:sz w:val="18"/>
          <w:szCs w:val="22"/>
        </w:rPr>
      </w:pPr>
      <w:r w:rsidRPr="00E8425C">
        <w:rPr>
          <w:rStyle w:val="FootnoteReference"/>
        </w:rPr>
        <w:footnoteRef/>
      </w:r>
      <w:r w:rsidRPr="00E8425C">
        <w:rPr>
          <w:sz w:val="18"/>
          <w:szCs w:val="22"/>
        </w:rPr>
        <w:t xml:space="preserve"> </w:t>
      </w:r>
      <w:hyperlink w:history="1" r:id="rId41">
        <w:r w:rsidRPr="00017393" w:rsidR="00F659B0">
          <w:rPr>
            <w:rStyle w:val="Hyperlink"/>
            <w:sz w:val="18"/>
            <w:szCs w:val="22"/>
          </w:rPr>
          <w:t>https://wrap.org.uk/resources/consistent-household-recycling-framework</w:t>
        </w:r>
      </w:hyperlink>
    </w:p>
  </w:footnote>
  <w:footnote w:id="81">
    <w:p w:rsidRPr="00E8425C" w:rsidR="0082748C" w:rsidP="0082748C" w:rsidRDefault="0082748C" w14:paraId="338AEEAD" w14:textId="77777777">
      <w:pPr>
        <w:pStyle w:val="FootnoteText"/>
        <w:jc w:val="both"/>
        <w:rPr>
          <w:sz w:val="18"/>
          <w:szCs w:val="22"/>
        </w:rPr>
      </w:pPr>
      <w:r w:rsidRPr="008E6EE0">
        <w:rPr>
          <w:rStyle w:val="FootnoteReference"/>
        </w:rPr>
        <w:footnoteRef/>
      </w:r>
      <w:r w:rsidRPr="00E8425C">
        <w:rPr>
          <w:sz w:val="18"/>
          <w:szCs w:val="22"/>
        </w:rPr>
        <w:t xml:space="preserve"> The management of waste items such as nappies and paint are not considered as part of consistent kerbside collection. </w:t>
      </w:r>
      <w:r w:rsidRPr="00E8425C">
        <w:rPr>
          <w:rStyle w:val="normaltextrun"/>
          <w:sz w:val="18"/>
          <w:szCs w:val="22"/>
          <w:shd w:val="clear" w:color="auto" w:fill="FFFFFF"/>
        </w:rPr>
        <w:t>In line with our Resources and Waste Strategy for England, we are considering the best approach to minimising the environmental impact of a range of products, including nappies/AHP taking on board the environmental and social impacts of the options available.  We believe the right approach for each product requires careful consideration taking account of various factors, for example, waste benefits versus energy usage. Work is underway on an environmental assessment of washable and disposable absorbent hygiene products with the primary focus on nappies.</w:t>
      </w:r>
    </w:p>
  </w:footnote>
  <w:footnote w:id="82">
    <w:p w:rsidRPr="00E8425C" w:rsidR="0082748C" w:rsidP="0082748C" w:rsidRDefault="0082748C" w14:paraId="73F32C5A" w14:textId="283448DC">
      <w:pPr>
        <w:pStyle w:val="FootnoteText"/>
        <w:rPr>
          <w:sz w:val="18"/>
          <w:szCs w:val="22"/>
        </w:rPr>
      </w:pPr>
      <w:r w:rsidRPr="008E6EE0">
        <w:rPr>
          <w:rStyle w:val="FootnoteReference"/>
        </w:rPr>
        <w:footnoteRef/>
      </w:r>
      <w:r w:rsidRPr="00E8425C">
        <w:rPr>
          <w:sz w:val="18"/>
          <w:szCs w:val="22"/>
        </w:rPr>
        <w:t xml:space="preserve"> Source: UK Statistics on Waste</w:t>
      </w:r>
      <w:r w:rsidR="008D074E">
        <w:rPr>
          <w:sz w:val="18"/>
          <w:szCs w:val="22"/>
        </w:rPr>
        <w:t>.</w:t>
      </w:r>
      <w:r w:rsidRPr="00E8425C">
        <w:rPr>
          <w:sz w:val="18"/>
          <w:szCs w:val="22"/>
        </w:rPr>
        <w:t xml:space="preserve"> </w:t>
      </w:r>
    </w:p>
  </w:footnote>
  <w:footnote w:id="83">
    <w:p w:rsidR="0082748C" w:rsidP="0082748C" w:rsidRDefault="0082748C" w14:paraId="52F970CE" w14:textId="78DBEBAC">
      <w:pPr>
        <w:pStyle w:val="FootnoteText"/>
      </w:pPr>
      <w:r w:rsidRPr="008E6EE0">
        <w:rPr>
          <w:rStyle w:val="FootnoteReference"/>
        </w:rPr>
        <w:footnoteRef/>
      </w:r>
      <w:r w:rsidRPr="00E8425C">
        <w:rPr>
          <w:sz w:val="18"/>
          <w:szCs w:val="22"/>
        </w:rPr>
        <w:t xml:space="preserve"> Source: UK Statistics on Waste</w:t>
      </w:r>
      <w:r w:rsidR="008D074E">
        <w:rPr>
          <w:sz w:val="18"/>
          <w:szCs w:val="22"/>
        </w:rPr>
        <w:t>.</w:t>
      </w:r>
    </w:p>
  </w:footnote>
  <w:footnote w:id="84">
    <w:p w:rsidR="0082748C" w:rsidP="0082748C" w:rsidRDefault="0082748C" w14:paraId="46696F45" w14:textId="183048C7">
      <w:pPr>
        <w:pStyle w:val="FootnoteText"/>
      </w:pPr>
      <w:r w:rsidRPr="008E6EE0">
        <w:rPr>
          <w:rStyle w:val="FootnoteReference"/>
        </w:rPr>
        <w:footnoteRef/>
      </w:r>
      <w:r w:rsidRPr="00E8425C">
        <w:rPr>
          <w:sz w:val="18"/>
          <w:szCs w:val="22"/>
        </w:rPr>
        <w:t xml:space="preserve"> The final policy proposals are explained in detail in the final government response on the 2021 consultation. This can be found </w:t>
      </w:r>
      <w:r w:rsidRPr="001B2745" w:rsidR="00BD132B">
        <w:rPr>
          <w:sz w:val="18"/>
          <w:szCs w:val="22"/>
        </w:rPr>
        <w:t xml:space="preserve">here: </w:t>
      </w:r>
      <w:hyperlink w:history="1" r:id="rId42">
        <w:r w:rsidRPr="003C5F18" w:rsidR="00BD132B">
          <w:rPr>
            <w:rStyle w:val="Hyperlink"/>
            <w:sz w:val="18"/>
            <w:szCs w:val="22"/>
          </w:rPr>
          <w:t>https://www.gov.uk/government/consultations/consistency-in-household-and-business-recycling-in-england/outcome/government-response</w:t>
        </w:r>
      </w:hyperlink>
      <w:r w:rsidRPr="00336B19" w:rsidDel="00BD132B" w:rsidR="00BD132B">
        <w:rPr>
          <w:b/>
          <w:bCs/>
          <w:sz w:val="18"/>
          <w:szCs w:val="22"/>
        </w:rPr>
        <w:t xml:space="preserve"> </w:t>
      </w:r>
    </w:p>
  </w:footnote>
  <w:footnote w:id="85">
    <w:p w:rsidR="007F7ABC" w:rsidP="007F7ABC" w:rsidRDefault="007F7ABC" w14:paraId="6A032847" w14:textId="77777777">
      <w:pPr>
        <w:pStyle w:val="FootnoteText"/>
        <w:rPr>
          <w:b/>
          <w:bCs/>
          <w:sz w:val="18"/>
          <w:szCs w:val="22"/>
        </w:rPr>
      </w:pPr>
      <w:r>
        <w:rPr>
          <w:rStyle w:val="FootnoteReference"/>
        </w:rPr>
        <w:footnoteRef/>
      </w:r>
      <w:r>
        <w:t xml:space="preserve"> </w:t>
      </w:r>
      <w:r>
        <w:rPr>
          <w:lang w:val="en-US"/>
        </w:rPr>
        <w:t xml:space="preserve">The terms for transitional arrangements were outlined in the government response on the 2021 consultation. This can be found here: </w:t>
      </w:r>
      <w:hyperlink w:history="1" r:id="rId43">
        <w:r w:rsidRPr="003C5F18">
          <w:rPr>
            <w:rStyle w:val="Hyperlink"/>
            <w:sz w:val="18"/>
            <w:szCs w:val="22"/>
          </w:rPr>
          <w:t>https://www.gov.uk/government/consultations/consistency-in-household-and-business-recycling-in-england/outcome/government-response</w:t>
        </w:r>
      </w:hyperlink>
      <w:r w:rsidRPr="00336B19" w:rsidDel="00BD132B">
        <w:rPr>
          <w:b/>
          <w:bCs/>
          <w:sz w:val="18"/>
          <w:szCs w:val="22"/>
        </w:rPr>
        <w:t xml:space="preserve"> </w:t>
      </w:r>
    </w:p>
    <w:p w:rsidRPr="009E7A40" w:rsidR="007F7ABC" w:rsidP="007F7ABC" w:rsidRDefault="00097814" w14:paraId="010D397F" w14:textId="2B8B5AC2">
      <w:pPr>
        <w:pStyle w:val="FootnoteText"/>
        <w:rPr>
          <w:lang w:val="en-US"/>
        </w:rPr>
      </w:pPr>
      <w:r>
        <w:rPr>
          <w:lang w:val="en-US"/>
        </w:rPr>
        <w:t>T</w:t>
      </w:r>
      <w:r w:rsidR="007F7ABC">
        <w:rPr>
          <w:lang w:val="en-US"/>
        </w:rPr>
        <w:t xml:space="preserve">ransitional arrangements </w:t>
      </w:r>
      <w:r w:rsidR="00DD0D99">
        <w:rPr>
          <w:lang w:val="en-US"/>
        </w:rPr>
        <w:t>are</w:t>
      </w:r>
      <w:r w:rsidR="007F7ABC">
        <w:rPr>
          <w:lang w:val="en-US"/>
        </w:rPr>
        <w:t xml:space="preserve"> listed in the </w:t>
      </w:r>
      <w:r w:rsidR="00684A85">
        <w:rPr>
          <w:lang w:val="en-US"/>
        </w:rPr>
        <w:t>commencement</w:t>
      </w:r>
      <w:r w:rsidR="007F7ABC">
        <w:rPr>
          <w:lang w:val="en-US"/>
        </w:rPr>
        <w:t xml:space="preserve"> regulations, </w:t>
      </w:r>
      <w:r w:rsidR="00684A85">
        <w:rPr>
          <w:lang w:val="en-US"/>
        </w:rPr>
        <w:t xml:space="preserve">available here: </w:t>
      </w:r>
      <w:r w:rsidRPr="00366EFF" w:rsidR="00366EFF">
        <w:rPr>
          <w:lang w:val="en-US"/>
        </w:rPr>
        <w:t>https://www.legislation.gov.uk/uksi/2024/639/made</w:t>
      </w:r>
    </w:p>
  </w:footnote>
  <w:footnote w:id="86">
    <w:p w:rsidR="0082748C" w:rsidP="0082748C" w:rsidRDefault="0082748C" w14:paraId="55DE7B23" w14:textId="77777777">
      <w:pPr>
        <w:pStyle w:val="FootnoteText"/>
      </w:pPr>
      <w:r w:rsidRPr="008E6EE0">
        <w:rPr>
          <w:rStyle w:val="FootnoteReference"/>
        </w:rPr>
        <w:footnoteRef/>
      </w:r>
      <w:r w:rsidRPr="00E8425C">
        <w:rPr>
          <w:sz w:val="18"/>
          <w:szCs w:val="22"/>
        </w:rPr>
        <w:t xml:space="preserve"> </w:t>
      </w:r>
      <w:r w:rsidRPr="00E8425C">
        <w:rPr>
          <w:rFonts w:cs="Arial"/>
          <w:sz w:val="18"/>
          <w:szCs w:val="22"/>
          <w:shd w:val="clear" w:color="auto" w:fill="FFFFFF"/>
        </w:rPr>
        <w:t>PET bottles are the bottles made of polyethylene terephthalate (PET).</w:t>
      </w:r>
    </w:p>
  </w:footnote>
  <w:footnote w:id="87">
    <w:p w:rsidRPr="00E8425C" w:rsidR="00554C21" w:rsidP="00554C21" w:rsidRDefault="00554C21" w14:paraId="233E0983" w14:textId="5955F303">
      <w:pPr>
        <w:pStyle w:val="FootnoteText"/>
        <w:rPr>
          <w:sz w:val="18"/>
          <w:szCs w:val="22"/>
        </w:rPr>
      </w:pPr>
      <w:r w:rsidRPr="008E6EE0">
        <w:rPr>
          <w:rStyle w:val="FootnoteReference"/>
        </w:rPr>
        <w:footnoteRef/>
      </w:r>
      <w:r w:rsidRPr="00E8425C">
        <w:rPr>
          <w:sz w:val="18"/>
          <w:szCs w:val="22"/>
        </w:rPr>
        <w:t xml:space="preserve"> </w:t>
      </w:r>
      <w:hyperlink w:history="1" w:anchor="government-response-to-consultation-on-consistency-in-household-and-business-recycling" r:id="rId44">
        <w:r w:rsidRPr="00856C75" w:rsidR="00856C75">
          <w:rPr>
            <w:rStyle w:val="Hyperlink"/>
            <w:sz w:val="18"/>
            <w:szCs w:val="22"/>
          </w:rPr>
          <w:t>https://www.gov.uk/government/consultations/waste-and-recycling-making-recycling-collections-consistent-in-england/outcome/consistency-in-recycling-collections-in-england-executive-summary-and-government-response#government-response-to-consultation-on-consistency-in-household-and-business-recycling</w:t>
        </w:r>
      </w:hyperlink>
    </w:p>
  </w:footnote>
  <w:footnote w:id="88">
    <w:p w:rsidR="00554C21" w:rsidP="00554C21" w:rsidRDefault="00554C21" w14:paraId="1DFF9AF8" w14:textId="7A791966">
      <w:pPr>
        <w:pStyle w:val="FootnoteText"/>
      </w:pPr>
      <w:r w:rsidRPr="008E6EE0">
        <w:rPr>
          <w:rStyle w:val="FootnoteReference"/>
        </w:rPr>
        <w:footnoteRef/>
      </w:r>
      <w:r w:rsidRPr="00E8425C">
        <w:rPr>
          <w:sz w:val="18"/>
          <w:szCs w:val="22"/>
        </w:rPr>
        <w:t xml:space="preserve"> </w:t>
      </w:r>
      <w:hyperlink w:history="1" r:id="rId45">
        <w:r w:rsidRPr="00856C75">
          <w:rPr>
            <w:rStyle w:val="Hyperlink"/>
            <w:sz w:val="18"/>
            <w:szCs w:val="22"/>
          </w:rPr>
          <w:t>https://consult.defra.gov.uk/waste-and-recycling/consistency-in-household-and-business-recycling/</w:t>
        </w:r>
      </w:hyperlink>
    </w:p>
  </w:footnote>
  <w:footnote w:id="89">
    <w:p w:rsidRPr="009E7A40" w:rsidR="00AE1543" w:rsidRDefault="00AE1543" w14:paraId="0AA8DDCD" w14:textId="1FC71180">
      <w:pPr>
        <w:pStyle w:val="FootnoteText"/>
        <w:rPr>
          <w:lang w:val="en-US"/>
        </w:rPr>
      </w:pPr>
      <w:r>
        <w:rPr>
          <w:rStyle w:val="FootnoteReference"/>
        </w:rPr>
        <w:footnoteRef/>
      </w:r>
      <w:r>
        <w:t xml:space="preserve"> </w:t>
      </w:r>
      <w:r>
        <w:rPr>
          <w:lang w:val="en-US"/>
        </w:rPr>
        <w:t xml:space="preserve">This is assumed </w:t>
      </w:r>
      <w:r w:rsidR="00D25FBE">
        <w:rPr>
          <w:lang w:val="en-US"/>
        </w:rPr>
        <w:t>a</w:t>
      </w:r>
      <w:r w:rsidR="002C7C36">
        <w:rPr>
          <w:lang w:val="en-US"/>
        </w:rPr>
        <w:t>t low-rise pr</w:t>
      </w:r>
      <w:r w:rsidR="00B06818">
        <w:rPr>
          <w:lang w:val="en-US"/>
        </w:rPr>
        <w:t>operties as</w:t>
      </w:r>
      <w:r w:rsidR="00D25FBE">
        <w:rPr>
          <w:lang w:val="en-US"/>
        </w:rPr>
        <w:t xml:space="preserve"> </w:t>
      </w:r>
      <w:r w:rsidR="00295288">
        <w:rPr>
          <w:lang w:val="en-US"/>
        </w:rPr>
        <w:t xml:space="preserve">80% </w:t>
      </w:r>
      <w:r w:rsidR="00424172">
        <w:rPr>
          <w:lang w:val="en-US"/>
        </w:rPr>
        <w:t xml:space="preserve">of English </w:t>
      </w:r>
      <w:r w:rsidR="00295288">
        <w:rPr>
          <w:lang w:val="en-US"/>
        </w:rPr>
        <w:t>local authorit</w:t>
      </w:r>
      <w:r w:rsidR="00170810">
        <w:rPr>
          <w:lang w:val="en-US"/>
        </w:rPr>
        <w:t>ies</w:t>
      </w:r>
      <w:r w:rsidR="00424172">
        <w:rPr>
          <w:lang w:val="en-US"/>
        </w:rPr>
        <w:t xml:space="preserve"> offer </w:t>
      </w:r>
      <w:r w:rsidR="00AC5882">
        <w:rPr>
          <w:lang w:val="en-US"/>
        </w:rPr>
        <w:t>residual waste collection</w:t>
      </w:r>
      <w:r w:rsidR="00424172">
        <w:rPr>
          <w:lang w:val="en-US"/>
        </w:rPr>
        <w:t>s</w:t>
      </w:r>
      <w:r w:rsidR="00170810">
        <w:rPr>
          <w:lang w:val="en-US"/>
        </w:rPr>
        <w:t xml:space="preserve"> </w:t>
      </w:r>
      <w:r w:rsidR="00F31694">
        <w:rPr>
          <w:lang w:val="en-US"/>
        </w:rPr>
        <w:t xml:space="preserve">on a </w:t>
      </w:r>
      <w:r w:rsidR="00A164A9">
        <w:rPr>
          <w:lang w:val="en-US"/>
        </w:rPr>
        <w:t>fortnightly</w:t>
      </w:r>
      <w:r w:rsidR="00170810">
        <w:rPr>
          <w:lang w:val="en-US"/>
        </w:rPr>
        <w:t xml:space="preserve"> </w:t>
      </w:r>
      <w:r w:rsidR="00F31694">
        <w:rPr>
          <w:lang w:val="en-US"/>
        </w:rPr>
        <w:t xml:space="preserve">basis </w:t>
      </w:r>
      <w:r w:rsidR="00170810">
        <w:rPr>
          <w:lang w:val="en-US"/>
        </w:rPr>
        <w:t>(</w:t>
      </w:r>
      <w:r w:rsidR="000C4B55">
        <w:rPr>
          <w:lang w:val="en-US"/>
        </w:rPr>
        <w:t xml:space="preserve">i.e. </w:t>
      </w:r>
      <w:r w:rsidR="00170810">
        <w:rPr>
          <w:lang w:val="en-US"/>
        </w:rPr>
        <w:t>the</w:t>
      </w:r>
      <w:r w:rsidR="00F31694">
        <w:rPr>
          <w:lang w:val="en-US"/>
        </w:rPr>
        <w:t xml:space="preserve"> local authority’s</w:t>
      </w:r>
      <w:r w:rsidR="00170810">
        <w:rPr>
          <w:lang w:val="en-US"/>
        </w:rPr>
        <w:t xml:space="preserve"> predominant collection frequency</w:t>
      </w:r>
      <w:r w:rsidR="000C4B55">
        <w:rPr>
          <w:lang w:val="en-US"/>
        </w:rPr>
        <w:t xml:space="preserve"> offered</w:t>
      </w:r>
      <w:r w:rsidR="00170810">
        <w:rPr>
          <w:lang w:val="en-US"/>
        </w:rPr>
        <w:t>)</w:t>
      </w:r>
      <w:r w:rsidR="00A164A9">
        <w:rPr>
          <w:lang w:val="en-US"/>
        </w:rPr>
        <w:t>.</w:t>
      </w:r>
      <w:r w:rsidR="000C4B55">
        <w:rPr>
          <w:lang w:val="en-US"/>
        </w:rPr>
        <w:t xml:space="preserve"> </w:t>
      </w:r>
      <w:proofErr w:type="gramStart"/>
      <w:r w:rsidR="00B06818">
        <w:rPr>
          <w:lang w:val="en-US"/>
        </w:rPr>
        <w:t>In reality, residual</w:t>
      </w:r>
      <w:proofErr w:type="gramEnd"/>
      <w:r w:rsidR="00B06818">
        <w:rPr>
          <w:lang w:val="en-US"/>
        </w:rPr>
        <w:t xml:space="preserve"> waste frequencies may vary. </w:t>
      </w:r>
      <w:r w:rsidR="007A10C1">
        <w:rPr>
          <w:lang w:val="en-US"/>
        </w:rPr>
        <w:t>Source: WRAP residual frequency data, 2022/23.</w:t>
      </w:r>
    </w:p>
  </w:footnote>
  <w:footnote w:id="90">
    <w:p w:rsidRPr="00101A16" w:rsidR="008363E2" w:rsidRDefault="008363E2" w14:paraId="3746D0F6" w14:textId="543E8A9C">
      <w:pPr>
        <w:pStyle w:val="FootnoteText"/>
        <w:rPr>
          <w:lang w:val="en-US"/>
        </w:rPr>
      </w:pPr>
      <w:r>
        <w:rPr>
          <w:rStyle w:val="FootnoteReference"/>
        </w:rPr>
        <w:footnoteRef/>
      </w:r>
      <w:r>
        <w:t xml:space="preserve"> </w:t>
      </w:r>
      <w:r>
        <w:rPr>
          <w:lang w:val="en-US"/>
        </w:rPr>
        <w:t>Please see Section 6 for more information.</w:t>
      </w:r>
    </w:p>
  </w:footnote>
  <w:footnote w:id="91">
    <w:p w:rsidRPr="008767DF" w:rsidR="00554C21" w:rsidP="00554C21" w:rsidRDefault="00554C21" w14:paraId="71E8CE4B" w14:textId="77777777">
      <w:pPr>
        <w:pStyle w:val="FootnoteText"/>
        <w:rPr>
          <w:sz w:val="18"/>
          <w:szCs w:val="22"/>
        </w:rPr>
      </w:pPr>
      <w:r w:rsidRPr="008E6EE0">
        <w:rPr>
          <w:rStyle w:val="FootnoteReference"/>
        </w:rPr>
        <w:footnoteRef/>
      </w:r>
      <w:r w:rsidRPr="008767DF">
        <w:rPr>
          <w:sz w:val="18"/>
          <w:szCs w:val="22"/>
        </w:rPr>
        <w:t xml:space="preserve"> This is how we defined “micro-sized” firms for the purposes of this impact assessment.</w:t>
      </w:r>
    </w:p>
  </w:footnote>
  <w:footnote w:id="92">
    <w:p w:rsidRPr="008767DF" w:rsidR="00554C21" w:rsidP="00554C21" w:rsidRDefault="00554C21" w14:paraId="0B3F07EA" w14:textId="7A083709">
      <w:pPr>
        <w:pStyle w:val="FootnoteText"/>
        <w:rPr>
          <w:sz w:val="18"/>
          <w:szCs w:val="22"/>
        </w:rPr>
      </w:pPr>
      <w:r w:rsidRPr="008E6EE0">
        <w:rPr>
          <w:rStyle w:val="FootnoteReference"/>
        </w:rPr>
        <w:footnoteRef/>
      </w:r>
      <w:r w:rsidRPr="008767DF">
        <w:rPr>
          <w:sz w:val="18"/>
          <w:szCs w:val="22"/>
        </w:rPr>
        <w:t xml:space="preserve"> Source: WRAP</w:t>
      </w:r>
      <w:r w:rsidR="008D074E">
        <w:rPr>
          <w:sz w:val="18"/>
          <w:szCs w:val="22"/>
        </w:rPr>
        <w:t>.</w:t>
      </w:r>
    </w:p>
  </w:footnote>
  <w:footnote w:id="93">
    <w:p w:rsidRPr="00A677AC" w:rsidR="004304E0" w:rsidRDefault="004304E0" w14:paraId="22A1BCBF" w14:textId="24BD66B1">
      <w:pPr>
        <w:pStyle w:val="FootnoteText"/>
        <w:rPr>
          <w:sz w:val="18"/>
          <w:szCs w:val="22"/>
        </w:rPr>
      </w:pPr>
      <w:r>
        <w:rPr>
          <w:rStyle w:val="FootnoteReference"/>
        </w:rPr>
        <w:footnoteRef/>
      </w:r>
      <w:r>
        <w:t xml:space="preserve"> </w:t>
      </w:r>
      <w:r w:rsidRPr="00A677AC">
        <w:rPr>
          <w:sz w:val="18"/>
          <w:szCs w:val="22"/>
        </w:rPr>
        <w:t>Based on engagement with stakeholders and consultation responses to the second consultation.</w:t>
      </w:r>
    </w:p>
  </w:footnote>
  <w:footnote w:id="94">
    <w:p w:rsidRPr="00E8425C" w:rsidR="00554C21" w:rsidP="00E8425C" w:rsidRDefault="00554C21" w14:paraId="272AE5E1" w14:textId="1F5E1924">
      <w:pPr>
        <w:jc w:val="both"/>
        <w:textAlignment w:val="baseline"/>
        <w:rPr>
          <w:sz w:val="28"/>
          <w:szCs w:val="28"/>
        </w:rPr>
      </w:pPr>
      <w:r w:rsidRPr="008E6EE0">
        <w:rPr>
          <w:rStyle w:val="FootnoteReference"/>
        </w:rPr>
        <w:footnoteRef/>
      </w:r>
      <w:r w:rsidRPr="00E8425C">
        <w:rPr>
          <w:sz w:val="28"/>
          <w:szCs w:val="28"/>
        </w:rPr>
        <w:t xml:space="preserve"> </w:t>
      </w:r>
      <w:r w:rsidRPr="00E8425C">
        <w:rPr>
          <w:rFonts w:eastAsia="SimSun"/>
          <w:sz w:val="18"/>
          <w:szCs w:val="22"/>
          <w:lang w:eastAsia="zh-CN"/>
        </w:rPr>
        <w:t>Including collection of key dry recyclables at flatted properties; fortnightly residual collections; separate weekly food waste and free fortnightly garden waste collections.</w:t>
      </w:r>
    </w:p>
  </w:footnote>
  <w:footnote w:id="95">
    <w:p w:rsidRPr="00101A16" w:rsidR="00110136" w:rsidRDefault="00110136" w14:paraId="4E01E468" w14:textId="715EA4CE">
      <w:pPr>
        <w:pStyle w:val="FootnoteText"/>
        <w:rPr>
          <w:lang w:val="en-US"/>
        </w:rPr>
      </w:pPr>
      <w:r>
        <w:rPr>
          <w:rStyle w:val="FootnoteReference"/>
        </w:rPr>
        <w:footnoteRef/>
      </w:r>
      <w:r>
        <w:t xml:space="preserve"> </w:t>
      </w:r>
      <w:r w:rsidRPr="00E8425C">
        <w:rPr>
          <w:sz w:val="18"/>
          <w:szCs w:val="22"/>
        </w:rPr>
        <w:t>https://larac.org.uk/blog/getting-value-out-recycling</w:t>
      </w:r>
    </w:p>
  </w:footnote>
  <w:footnote w:id="96">
    <w:p w:rsidRPr="00101A16" w:rsidR="00BF6DD0" w:rsidRDefault="00BF6DD0" w14:paraId="42B8D1EC" w14:textId="7DC883C2">
      <w:pPr>
        <w:pStyle w:val="FootnoteText"/>
        <w:rPr>
          <w:lang w:val="en-US"/>
        </w:rPr>
      </w:pPr>
      <w:r>
        <w:rPr>
          <w:rStyle w:val="FootnoteReference"/>
        </w:rPr>
        <w:footnoteRef/>
      </w:r>
      <w:r>
        <w:t xml:space="preserve"> </w:t>
      </w:r>
      <w:r>
        <w:rPr>
          <w:lang w:val="en-US"/>
        </w:rPr>
        <w:t>Please refer to Section 6 for more information.</w:t>
      </w:r>
    </w:p>
  </w:footnote>
  <w:footnote w:id="97">
    <w:p w:rsidR="00554C21" w:rsidP="00554C21" w:rsidRDefault="00554C21" w14:paraId="33C19F83" w14:textId="77777777">
      <w:pPr>
        <w:pStyle w:val="FootnoteText"/>
      </w:pPr>
      <w:r w:rsidRPr="008E6EE0">
        <w:rPr>
          <w:rStyle w:val="FootnoteReference"/>
        </w:rPr>
        <w:footnoteRef/>
      </w:r>
      <w:r w:rsidRPr="00E8425C">
        <w:rPr>
          <w:sz w:val="18"/>
          <w:szCs w:val="22"/>
        </w:rPr>
        <w:t xml:space="preserve"> As per above – Including collection of key dry recyclables at flatted properties; fortnightly residual collections; separate weekly food waste and free fortnightly garden waste collections.</w:t>
      </w:r>
    </w:p>
  </w:footnote>
  <w:footnote w:id="98">
    <w:p w:rsidRPr="007E5D15" w:rsidR="00584A41" w:rsidP="00584A41" w:rsidRDefault="00584A41" w14:paraId="06983CBC" w14:textId="77777777">
      <w:pPr>
        <w:pStyle w:val="FootnoteText"/>
        <w:rPr>
          <w:lang w:val="en-US"/>
        </w:rPr>
      </w:pPr>
      <w:r>
        <w:rPr>
          <w:rStyle w:val="FootnoteReference"/>
        </w:rPr>
        <w:footnoteRef/>
      </w:r>
      <w:r>
        <w:t xml:space="preserve"> Engagement with WRAP.</w:t>
      </w:r>
    </w:p>
  </w:footnote>
  <w:footnote w:id="99">
    <w:p w:rsidRPr="00101A16" w:rsidR="000B5057" w:rsidRDefault="000B5057" w14:paraId="50048076" w14:textId="0FB90705">
      <w:pPr>
        <w:pStyle w:val="FootnoteText"/>
        <w:rPr>
          <w:lang w:val="en-US"/>
        </w:rPr>
      </w:pPr>
      <w:r>
        <w:rPr>
          <w:rStyle w:val="FootnoteReference"/>
        </w:rPr>
        <w:footnoteRef/>
      </w:r>
      <w:r>
        <w:t xml:space="preserve"> </w:t>
      </w:r>
      <w:r>
        <w:rPr>
          <w:lang w:val="en-US"/>
        </w:rPr>
        <w:t>Please see Section 6 for more information.</w:t>
      </w:r>
    </w:p>
  </w:footnote>
  <w:footnote w:id="100">
    <w:p w:rsidRPr="00E8425C" w:rsidR="00554C21" w:rsidP="00554C21" w:rsidRDefault="00554C21" w14:paraId="261135F7" w14:textId="48A93AAE">
      <w:pPr>
        <w:pStyle w:val="FootnoteText"/>
        <w:rPr>
          <w:sz w:val="18"/>
          <w:szCs w:val="22"/>
        </w:rPr>
      </w:pPr>
      <w:r w:rsidRPr="00832FF5">
        <w:rPr>
          <w:rStyle w:val="FootnoteReference"/>
        </w:rPr>
        <w:footnoteRef/>
      </w:r>
      <w:r w:rsidRPr="00E8425C">
        <w:rPr>
          <w:sz w:val="18"/>
          <w:szCs w:val="22"/>
        </w:rPr>
        <w:t xml:space="preserve"> </w:t>
      </w:r>
      <w:hyperlink w:history="1" r:id="rId46">
        <w:r w:rsidRPr="00856C75">
          <w:rPr>
            <w:rStyle w:val="Hyperlink"/>
            <w:sz w:val="18"/>
            <w:szCs w:val="22"/>
          </w:rPr>
          <w:t>https://wrap.org.uk/taking-action/citizen-behaviour-change/recycle-now</w:t>
        </w:r>
      </w:hyperlink>
    </w:p>
  </w:footnote>
  <w:footnote w:id="101">
    <w:p w:rsidR="00554C21" w:rsidP="00554C21" w:rsidRDefault="00554C21" w14:paraId="3A0B6192" w14:textId="2733C373">
      <w:pPr>
        <w:pStyle w:val="FootnoteText"/>
      </w:pPr>
      <w:r>
        <w:rPr>
          <w:rStyle w:val="FootnoteReference"/>
        </w:rPr>
        <w:footnoteRef/>
      </w:r>
      <w:hyperlink w:history="1" r:id="rId47">
        <w:r w:rsidRPr="00C25A1A">
          <w:rPr>
            <w:rStyle w:val="Hyperlink"/>
            <w:sz w:val="18"/>
            <w:szCs w:val="22"/>
          </w:rPr>
          <w:t>https://assets.publishing.service.gov.uk/government/uploads/system/uploads/attachment_data/file/918853/201819_Stats_Notice_FINAL_accessible.pdf</w:t>
        </w:r>
      </w:hyperlink>
    </w:p>
  </w:footnote>
  <w:footnote w:id="102">
    <w:p w:rsidRPr="00E8425C" w:rsidR="00554C21" w:rsidP="00554C21" w:rsidRDefault="00554C21" w14:paraId="3543FCD6" w14:textId="2CCA48B5">
      <w:pPr>
        <w:pStyle w:val="FootnoteText"/>
        <w:rPr>
          <w:sz w:val="18"/>
          <w:szCs w:val="22"/>
        </w:rPr>
      </w:pPr>
      <w:r w:rsidRPr="001041B3">
        <w:rPr>
          <w:rStyle w:val="FootnoteReference"/>
        </w:rPr>
        <w:footnoteRef/>
      </w:r>
      <w:r w:rsidRPr="00E8425C">
        <w:rPr>
          <w:sz w:val="18"/>
          <w:szCs w:val="22"/>
        </w:rPr>
        <w:t xml:space="preserve"> </w:t>
      </w:r>
      <w:hyperlink w:history="1" r:id="rId48">
        <w:r w:rsidRPr="00C25A1A">
          <w:rPr>
            <w:rStyle w:val="Hyperlink"/>
            <w:sz w:val="18"/>
            <w:szCs w:val="22"/>
          </w:rPr>
          <w:t>https://wrap.org.uk/sectors/local-authorities</w:t>
        </w:r>
      </w:hyperlink>
    </w:p>
  </w:footnote>
  <w:footnote w:id="103">
    <w:p w:rsidR="00554C21" w:rsidP="00554C21" w:rsidRDefault="00554C21" w14:paraId="0C4777D0" w14:textId="18A31D17">
      <w:r w:rsidRPr="001041B3">
        <w:rPr>
          <w:rStyle w:val="FootnoteReference"/>
        </w:rPr>
        <w:footnoteRef/>
      </w:r>
      <w:r w:rsidRPr="00E8425C">
        <w:rPr>
          <w:sz w:val="28"/>
          <w:szCs w:val="28"/>
        </w:rPr>
        <w:t xml:space="preserve"> </w:t>
      </w:r>
      <w:hyperlink w:history="1" r:id="rId49">
        <w:r w:rsidRPr="00E8425C">
          <w:rPr>
            <w:rFonts w:eastAsia="SimSun"/>
            <w:sz w:val="18"/>
            <w:szCs w:val="22"/>
            <w:u w:val="single"/>
            <w:lang w:eastAsia="zh-CN"/>
          </w:rPr>
          <w:t>https://www.wrap.org.uk/collections-and-reprocessing/consistency</w:t>
        </w:r>
      </w:hyperlink>
      <w:r w:rsidRPr="00E8425C">
        <w:rPr>
          <w:rFonts w:eastAsia="SimSun"/>
          <w:sz w:val="18"/>
          <w:szCs w:val="22"/>
          <w:u w:val="single"/>
          <w:lang w:eastAsia="zh-CN"/>
        </w:rPr>
        <w:t xml:space="preserve"> </w:t>
      </w:r>
    </w:p>
  </w:footnote>
  <w:footnote w:id="104">
    <w:p w:rsidRPr="00E8425C" w:rsidR="00554C21" w:rsidP="00554C21" w:rsidRDefault="00554C21" w14:paraId="2CCC0BEA" w14:textId="6C759AA7">
      <w:pPr>
        <w:pStyle w:val="FootnoteText"/>
        <w:rPr>
          <w:sz w:val="18"/>
          <w:szCs w:val="22"/>
        </w:rPr>
      </w:pPr>
      <w:r w:rsidRPr="001041B3">
        <w:rPr>
          <w:rStyle w:val="FootnoteReference"/>
        </w:rPr>
        <w:footnoteRef/>
      </w:r>
      <w:r w:rsidRPr="00E8425C">
        <w:rPr>
          <w:sz w:val="18"/>
          <w:szCs w:val="22"/>
        </w:rPr>
        <w:t xml:space="preserve"> IBA</w:t>
      </w:r>
      <w:r w:rsidR="00115135">
        <w:rPr>
          <w:sz w:val="18"/>
          <w:szCs w:val="22"/>
        </w:rPr>
        <w:t>M</w:t>
      </w:r>
      <w:r w:rsidRPr="00E8425C">
        <w:rPr>
          <w:sz w:val="18"/>
          <w:szCs w:val="22"/>
        </w:rPr>
        <w:t xml:space="preserve"> stands for Incineration bottom ash metal</w:t>
      </w:r>
      <w:r w:rsidR="00F03F26">
        <w:rPr>
          <w:sz w:val="18"/>
          <w:szCs w:val="22"/>
        </w:rPr>
        <w:t>.</w:t>
      </w:r>
    </w:p>
  </w:footnote>
  <w:footnote w:id="105">
    <w:p w:rsidRPr="00E8425C" w:rsidR="00554C21" w:rsidP="00554C21" w:rsidRDefault="00554C21" w14:paraId="2AF1EBAF" w14:textId="22BD5601">
      <w:pPr>
        <w:pStyle w:val="FootnoteText"/>
        <w:rPr>
          <w:sz w:val="18"/>
          <w:szCs w:val="22"/>
        </w:rPr>
      </w:pPr>
      <w:r w:rsidRPr="001041B3">
        <w:rPr>
          <w:rStyle w:val="FootnoteReference"/>
        </w:rPr>
        <w:footnoteRef/>
      </w:r>
      <w:r w:rsidRPr="00E8425C">
        <w:rPr>
          <w:sz w:val="18"/>
          <w:szCs w:val="22"/>
        </w:rPr>
        <w:t xml:space="preserve"> </w:t>
      </w:r>
      <w:bookmarkStart w:name="_Hlk92291161" w:id="72"/>
      <w:r w:rsidR="00C25A1A">
        <w:rPr>
          <w:sz w:val="18"/>
          <w:szCs w:val="22"/>
          <w:u w:val="single"/>
        </w:rPr>
        <w:fldChar w:fldCharType="begin"/>
      </w:r>
      <w:r w:rsidR="00C25A1A">
        <w:rPr>
          <w:sz w:val="18"/>
          <w:szCs w:val="22"/>
          <w:u w:val="single"/>
        </w:rPr>
        <w:instrText>HYPERLINK "https://www.gov.uk/government/statistical-data-sets/env23-uk-waste-data-and-management"</w:instrText>
      </w:r>
      <w:r w:rsidR="00C25A1A">
        <w:rPr>
          <w:sz w:val="18"/>
          <w:szCs w:val="22"/>
          <w:u w:val="single"/>
        </w:rPr>
      </w:r>
      <w:r w:rsidR="00C25A1A">
        <w:rPr>
          <w:sz w:val="18"/>
          <w:szCs w:val="22"/>
          <w:u w:val="single"/>
        </w:rPr>
        <w:fldChar w:fldCharType="separate"/>
      </w:r>
      <w:r w:rsidRPr="00C25A1A">
        <w:rPr>
          <w:rStyle w:val="Hyperlink"/>
          <w:sz w:val="18"/>
          <w:szCs w:val="22"/>
        </w:rPr>
        <w:t>https://www.gov.uk/government/statistical-data-sets/env23-uk-waste-data-and-management</w:t>
      </w:r>
      <w:r w:rsidR="00C25A1A">
        <w:rPr>
          <w:sz w:val="18"/>
          <w:szCs w:val="22"/>
          <w:u w:val="single"/>
        </w:rPr>
        <w:fldChar w:fldCharType="end"/>
      </w:r>
    </w:p>
    <w:bookmarkEnd w:id="72"/>
  </w:footnote>
  <w:footnote w:id="106">
    <w:p w:rsidRPr="00E8425C" w:rsidR="00554C21" w:rsidP="00554C21" w:rsidRDefault="00554C21" w14:paraId="1DEB6856" w14:textId="7146D6AD">
      <w:pPr>
        <w:pStyle w:val="FootnoteText"/>
        <w:rPr>
          <w:sz w:val="18"/>
          <w:szCs w:val="22"/>
          <w:u w:val="single"/>
        </w:rPr>
      </w:pPr>
      <w:r w:rsidRPr="001041B3">
        <w:rPr>
          <w:rStyle w:val="FootnoteReference"/>
        </w:rPr>
        <w:footnoteRef/>
      </w:r>
      <w:r w:rsidRPr="00E8425C">
        <w:rPr>
          <w:sz w:val="18"/>
          <w:szCs w:val="22"/>
        </w:rPr>
        <w:t xml:space="preserve"> </w:t>
      </w:r>
      <w:hyperlink w:history="1" r:id="rId50">
        <w:r w:rsidR="008D4BDF">
          <w:rPr>
            <w:rStyle w:val="Hyperlink"/>
            <w:sz w:val="18"/>
            <w:szCs w:val="22"/>
          </w:rPr>
          <w:t>https://www.recyclenow.com/</w:t>
        </w:r>
      </w:hyperlink>
    </w:p>
  </w:footnote>
  <w:footnote w:id="107">
    <w:p w:rsidRPr="00E8425C" w:rsidR="00554C21" w:rsidP="00554C21" w:rsidRDefault="00554C21" w14:paraId="6B0E7F92" w14:textId="7B9536C0">
      <w:pPr>
        <w:pStyle w:val="FootnoteText"/>
        <w:rPr>
          <w:sz w:val="18"/>
          <w:szCs w:val="22"/>
        </w:rPr>
      </w:pPr>
      <w:r w:rsidRPr="001041B3">
        <w:rPr>
          <w:rStyle w:val="FootnoteReference"/>
        </w:rPr>
        <w:footnoteRef/>
      </w:r>
      <w:r w:rsidRPr="00E8425C">
        <w:rPr>
          <w:sz w:val="18"/>
          <w:szCs w:val="22"/>
        </w:rPr>
        <w:t xml:space="preserve"> </w:t>
      </w:r>
      <w:hyperlink w:history="1" r:id="rId51">
        <w:r w:rsidR="00876964">
          <w:rPr>
            <w:rStyle w:val="Hyperlink"/>
            <w:sz w:val="18"/>
            <w:szCs w:val="22"/>
          </w:rPr>
          <w:t>https://www.wrap.ngo/resources/guide/courtauld-commitment-2030-helping-move-your-business-net-zero</w:t>
        </w:r>
      </w:hyperlink>
    </w:p>
  </w:footnote>
  <w:footnote w:id="108">
    <w:p w:rsidRPr="00E8425C" w:rsidR="00554C21" w:rsidP="00554C21" w:rsidRDefault="00554C21" w14:paraId="264101CF" w14:textId="38E0DFA7">
      <w:pPr>
        <w:pStyle w:val="FootnoteText"/>
        <w:rPr>
          <w:sz w:val="18"/>
          <w:szCs w:val="22"/>
          <w:u w:val="single"/>
        </w:rPr>
      </w:pPr>
      <w:r w:rsidRPr="001041B3">
        <w:rPr>
          <w:rStyle w:val="FootnoteReference"/>
        </w:rPr>
        <w:footnoteRef/>
      </w:r>
      <w:r w:rsidRPr="00E8425C">
        <w:rPr>
          <w:sz w:val="18"/>
          <w:szCs w:val="22"/>
        </w:rPr>
        <w:t xml:space="preserve"> </w:t>
      </w:r>
      <w:hyperlink w:history="1" r:id="rId52">
        <w:r w:rsidRPr="00C25A1A">
          <w:rPr>
            <w:rStyle w:val="Hyperlink"/>
            <w:sz w:val="18"/>
            <w:szCs w:val="22"/>
          </w:rPr>
          <w:t>https://wrap.org.uk/media-centre/press-releases/wrap-launches-new-ps1-million-grant-increase-business-waste-recycling</w:t>
        </w:r>
      </w:hyperlink>
    </w:p>
  </w:footnote>
  <w:footnote w:id="109">
    <w:p w:rsidRPr="00E8425C" w:rsidR="00554C21" w:rsidP="00554C21" w:rsidRDefault="00554C21" w14:paraId="26EF2483" w14:textId="77777777">
      <w:pPr>
        <w:pStyle w:val="FootnoteText"/>
        <w:rPr>
          <w:sz w:val="18"/>
          <w:szCs w:val="22"/>
        </w:rPr>
      </w:pPr>
      <w:r w:rsidRPr="001041B3">
        <w:rPr>
          <w:rStyle w:val="FootnoteReference"/>
        </w:rPr>
        <w:footnoteRef/>
      </w:r>
      <w:r w:rsidRPr="00E8425C">
        <w:rPr>
          <w:sz w:val="18"/>
          <w:szCs w:val="22"/>
        </w:rPr>
        <w:t xml:space="preserve"> </w:t>
      </w:r>
      <w:hyperlink w:history="1" r:id="rId53">
        <w:r w:rsidRPr="00E8425C">
          <w:rPr>
            <w:rStyle w:val="Hyperlink"/>
            <w:sz w:val="18"/>
            <w:szCs w:val="22"/>
          </w:rPr>
          <w:t>https://www.teamlondonbridge.co.uk/recycling</w:t>
        </w:r>
      </w:hyperlink>
      <w:r w:rsidRPr="00E8425C">
        <w:rPr>
          <w:sz w:val="18"/>
          <w:szCs w:val="22"/>
        </w:rPr>
        <w:t>; https://betterbankside.co.uk/what-we-do/recycling/</w:t>
      </w:r>
    </w:p>
  </w:footnote>
  <w:footnote w:id="110">
    <w:p w:rsidR="00554C21" w:rsidP="00554C21" w:rsidRDefault="00554C21" w14:paraId="3F5885EA" w14:textId="2C47FF88">
      <w:pPr>
        <w:pStyle w:val="FootnoteText"/>
      </w:pPr>
      <w:r w:rsidRPr="001041B3">
        <w:rPr>
          <w:rStyle w:val="FootnoteReference"/>
        </w:rPr>
        <w:footnoteRef/>
      </w:r>
      <w:r w:rsidRPr="00E8425C">
        <w:rPr>
          <w:sz w:val="18"/>
          <w:szCs w:val="22"/>
        </w:rPr>
        <w:t xml:space="preserve"> </w:t>
      </w:r>
      <w:hyperlink w:history="1" r:id="rId54">
        <w:r w:rsidRPr="00C25A1A">
          <w:rPr>
            <w:rStyle w:val="Hyperlink"/>
            <w:sz w:val="18"/>
            <w:szCs w:val="22"/>
          </w:rPr>
          <w:t>https://www.cips.org/knowledge/categories-and-commodities/facilities/waste-management/how-to-develop-a-waste-management-and-disposal-strategy/</w:t>
        </w:r>
      </w:hyperlink>
    </w:p>
  </w:footnote>
  <w:footnote w:id="111">
    <w:p w:rsidRPr="00E8425C" w:rsidR="00554C21" w:rsidP="00554C21" w:rsidRDefault="00554C21" w14:paraId="4216310F" w14:textId="77777777">
      <w:pPr>
        <w:pStyle w:val="FootnoteText"/>
        <w:rPr>
          <w:sz w:val="18"/>
          <w:szCs w:val="22"/>
        </w:rPr>
      </w:pPr>
      <w:r w:rsidRPr="001041B3">
        <w:rPr>
          <w:rStyle w:val="FootnoteReference"/>
        </w:rPr>
        <w:footnoteRef/>
      </w:r>
      <w:r w:rsidRPr="00E8425C">
        <w:rPr>
          <w:sz w:val="18"/>
          <w:szCs w:val="22"/>
        </w:rPr>
        <w:t xml:space="preserve"> Turnover taken from ONS IDBR Business Data, organised by employment size band. </w:t>
      </w:r>
    </w:p>
  </w:footnote>
  <w:footnote w:id="112">
    <w:p w:rsidRPr="00E8425C" w:rsidR="00554C21" w:rsidP="00554C21" w:rsidRDefault="00554C21" w14:paraId="6864D820" w14:textId="1068EC04">
      <w:pPr>
        <w:pStyle w:val="FootnoteText"/>
        <w:rPr>
          <w:sz w:val="18"/>
          <w:szCs w:val="22"/>
        </w:rPr>
      </w:pPr>
      <w:r w:rsidRPr="001041B3">
        <w:rPr>
          <w:rStyle w:val="FootnoteReference"/>
        </w:rPr>
        <w:footnoteRef/>
      </w:r>
      <w:r w:rsidRPr="00E8425C">
        <w:rPr>
          <w:sz w:val="18"/>
          <w:szCs w:val="22"/>
        </w:rPr>
        <w:t xml:space="preserve"> </w:t>
      </w:r>
      <w:hyperlink w:history="1" r:id="rId55">
        <w:r w:rsidRPr="00C25A1A">
          <w:rPr>
            <w:rStyle w:val="Hyperlink"/>
            <w:sz w:val="18"/>
            <w:szCs w:val="22"/>
          </w:rPr>
          <w:t>https://assets.publishing.service.gov.uk/government/uploads/system/uploads/attachment_data/file/819780/consistent-recycling-consult-part2.pdf</w:t>
        </w:r>
      </w:hyperlink>
    </w:p>
  </w:footnote>
  <w:footnote w:id="113">
    <w:p w:rsidR="00554C21" w:rsidP="00554C21" w:rsidRDefault="00554C21" w14:paraId="7FC42EFE" w14:textId="50CFEA83">
      <w:pPr>
        <w:pStyle w:val="FootnoteText"/>
      </w:pPr>
      <w:r w:rsidRPr="001041B3">
        <w:rPr>
          <w:rStyle w:val="FootnoteReference"/>
        </w:rPr>
        <w:footnoteRef/>
      </w:r>
      <w:r w:rsidRPr="00E8425C">
        <w:rPr>
          <w:sz w:val="18"/>
          <w:szCs w:val="22"/>
        </w:rPr>
        <w:t xml:space="preserve"> UK Parliament website (2014) </w:t>
      </w:r>
      <w:hyperlink w:history="1" r:id="rId56">
        <w:r w:rsidRPr="00C25A1A">
          <w:rPr>
            <w:rStyle w:val="Hyperlink"/>
            <w:sz w:val="18"/>
            <w:szCs w:val="22"/>
          </w:rPr>
          <w:t>https://publications.parliament.uk/pa/cm201415/cmselect/cmenvfru/241/24105.htm</w:t>
        </w:r>
      </w:hyperlink>
    </w:p>
  </w:footnote>
  <w:footnote w:id="114">
    <w:p w:rsidRPr="009E7A40" w:rsidR="007B23CA" w:rsidRDefault="00631AC2" w14:paraId="65EFAF1B" w14:textId="4DE35D83">
      <w:pPr>
        <w:pStyle w:val="FootnoteText"/>
        <w:rPr>
          <w:lang w:val="en-US"/>
        </w:rPr>
      </w:pPr>
      <w:r>
        <w:rPr>
          <w:rStyle w:val="FootnoteReference"/>
        </w:rPr>
        <w:footnoteRef/>
      </w:r>
      <w:r>
        <w:t xml:space="preserve"> </w:t>
      </w:r>
      <w:r w:rsidR="00284C09">
        <w:t>Data from</w:t>
      </w:r>
      <w:r>
        <w:t xml:space="preserve"> </w:t>
      </w:r>
      <w:r w:rsidRPr="00631AC2">
        <w:t xml:space="preserve">2018/19 </w:t>
      </w:r>
      <w:r w:rsidR="00284C09">
        <w:t>is</w:t>
      </w:r>
      <w:r w:rsidRPr="00631AC2">
        <w:t xml:space="preserve"> used as it shows the most consistent </w:t>
      </w:r>
      <w:r w:rsidR="00646486">
        <w:t>data</w:t>
      </w:r>
      <w:r w:rsidRPr="00631AC2">
        <w:t xml:space="preserve">set in recent years </w:t>
      </w:r>
      <w:proofErr w:type="gramStart"/>
      <w:r w:rsidRPr="00631AC2">
        <w:t>as a result of</w:t>
      </w:r>
      <w:proofErr w:type="gramEnd"/>
      <w:r w:rsidRPr="00631AC2">
        <w:t xml:space="preserve"> Covid-19. </w:t>
      </w:r>
      <w:r w:rsidR="00E75003">
        <w:t>More r</w:t>
      </w:r>
      <w:r w:rsidRPr="00631AC2">
        <w:t xml:space="preserve">ecent data from WRAP shows the general trajectory of waste collection is moving </w:t>
      </w:r>
      <w:r w:rsidR="0045127A">
        <w:t xml:space="preserve">away from </w:t>
      </w:r>
      <w:r w:rsidR="009075C1">
        <w:t>comingling</w:t>
      </w:r>
      <w:r w:rsidRPr="00631AC2">
        <w:t xml:space="preserve"> materials</w:t>
      </w:r>
      <w:r w:rsidR="009075C1">
        <w:t xml:space="preserve"> in one container</w:t>
      </w:r>
      <w:r w:rsidRPr="00631AC2">
        <w:t>.</w:t>
      </w:r>
    </w:p>
  </w:footnote>
  <w:footnote w:id="115">
    <w:p w:rsidRPr="00E8425C" w:rsidR="00554C21" w:rsidP="00554C21" w:rsidRDefault="00554C21" w14:paraId="74A3F6AC" w14:textId="43B0DA62">
      <w:pPr>
        <w:pStyle w:val="FootnoteText"/>
        <w:rPr>
          <w:sz w:val="18"/>
          <w:szCs w:val="22"/>
        </w:rPr>
      </w:pPr>
      <w:r w:rsidRPr="001041B3">
        <w:rPr>
          <w:rStyle w:val="FootnoteReference"/>
        </w:rPr>
        <w:footnoteRef/>
      </w:r>
      <w:r w:rsidRPr="00E8425C">
        <w:rPr>
          <w:sz w:val="18"/>
          <w:szCs w:val="22"/>
        </w:rPr>
        <w:t xml:space="preserve"> </w:t>
      </w:r>
      <w:hyperlink w:history="1" r:id="rId57">
        <w:r w:rsidRPr="00C25A1A">
          <w:rPr>
            <w:rStyle w:val="Hyperlink"/>
            <w:sz w:val="18"/>
            <w:szCs w:val="22"/>
          </w:rPr>
          <w:t>https://laportal.wrap.org.uk</w:t>
        </w:r>
      </w:hyperlink>
    </w:p>
  </w:footnote>
  <w:footnote w:id="116">
    <w:p w:rsidRPr="00E8425C" w:rsidR="00554C21" w:rsidP="00554C21" w:rsidRDefault="00554C21" w14:paraId="513B26DC" w14:textId="05E60BE0">
      <w:pPr>
        <w:pStyle w:val="FootnoteText"/>
        <w:rPr>
          <w:sz w:val="18"/>
          <w:szCs w:val="22"/>
        </w:rPr>
      </w:pPr>
      <w:r w:rsidRPr="001041B3">
        <w:rPr>
          <w:rStyle w:val="FootnoteReference"/>
        </w:rPr>
        <w:footnoteRef/>
      </w:r>
      <w:r w:rsidRPr="00E8425C">
        <w:rPr>
          <w:sz w:val="18"/>
          <w:szCs w:val="22"/>
        </w:rPr>
        <w:t xml:space="preserve"> </w:t>
      </w:r>
      <w:bookmarkStart w:name="_Hlk99993528" w:id="76"/>
      <w:r w:rsidRPr="00E8425C">
        <w:rPr>
          <w:sz w:val="18"/>
          <w:szCs w:val="22"/>
        </w:rPr>
        <w:t xml:space="preserve">Based on data from WRAP’s </w:t>
      </w:r>
      <w:r w:rsidR="00D97548">
        <w:rPr>
          <w:sz w:val="18"/>
          <w:szCs w:val="22"/>
        </w:rPr>
        <w:t>local auth</w:t>
      </w:r>
      <w:r w:rsidRPr="00E8425C">
        <w:rPr>
          <w:sz w:val="18"/>
          <w:szCs w:val="22"/>
        </w:rPr>
        <w:t xml:space="preserve">ority portal: </w:t>
      </w:r>
      <w:hyperlink w:history="1" r:id="rId58">
        <w:r w:rsidRPr="00E8425C">
          <w:rPr>
            <w:rStyle w:val="Hyperlink"/>
            <w:sz w:val="18"/>
            <w:szCs w:val="22"/>
          </w:rPr>
          <w:t>https://laportal.wrap.org.uk/</w:t>
        </w:r>
      </w:hyperlink>
      <w:r w:rsidRPr="00E8425C">
        <w:rPr>
          <w:sz w:val="18"/>
          <w:szCs w:val="22"/>
        </w:rPr>
        <w:t xml:space="preserve"> </w:t>
      </w:r>
      <w:bookmarkEnd w:id="76"/>
    </w:p>
  </w:footnote>
  <w:footnote w:id="117">
    <w:p w:rsidRPr="00E8425C" w:rsidR="00554C21" w:rsidP="00554C21" w:rsidRDefault="00554C21" w14:paraId="654EA1DB" w14:textId="25A73288">
      <w:pPr>
        <w:pStyle w:val="FootnoteText"/>
        <w:rPr>
          <w:sz w:val="18"/>
          <w:szCs w:val="22"/>
        </w:rPr>
      </w:pPr>
      <w:r w:rsidRPr="001041B3">
        <w:rPr>
          <w:rStyle w:val="FootnoteReference"/>
        </w:rPr>
        <w:footnoteRef/>
      </w:r>
      <w:r w:rsidRPr="00E8425C">
        <w:rPr>
          <w:sz w:val="18"/>
          <w:szCs w:val="22"/>
        </w:rPr>
        <w:t xml:space="preserve"> </w:t>
      </w:r>
      <w:hyperlink w:history="1" r:id="rId59">
        <w:r w:rsidRPr="00501027">
          <w:rPr>
            <w:rStyle w:val="Hyperlink"/>
            <w:sz w:val="18"/>
            <w:szCs w:val="22"/>
          </w:rPr>
          <w:t>https://larac.org.uk/blog/getting-value-out-recycling</w:t>
        </w:r>
      </w:hyperlink>
    </w:p>
  </w:footnote>
  <w:footnote w:id="118">
    <w:p w:rsidR="003B4314" w:rsidRDefault="003B4314" w14:paraId="4B9B21DC" w14:textId="7DC480C9">
      <w:pPr>
        <w:pStyle w:val="FootnoteText"/>
      </w:pPr>
      <w:r>
        <w:rPr>
          <w:rStyle w:val="FootnoteReference"/>
        </w:rPr>
        <w:footnoteRef/>
      </w:r>
      <w:r>
        <w:t xml:space="preserve"> </w:t>
      </w:r>
      <w:r w:rsidRPr="00E8425C">
        <w:rPr>
          <w:sz w:val="18"/>
          <w:szCs w:val="22"/>
        </w:rPr>
        <w:t xml:space="preserve">Based on data from WRAP’s </w:t>
      </w:r>
      <w:r w:rsidR="00D97548">
        <w:rPr>
          <w:sz w:val="18"/>
          <w:szCs w:val="22"/>
        </w:rPr>
        <w:t>local auth</w:t>
      </w:r>
      <w:r w:rsidRPr="00E8425C">
        <w:rPr>
          <w:sz w:val="18"/>
          <w:szCs w:val="22"/>
        </w:rPr>
        <w:t xml:space="preserve">ority portal: </w:t>
      </w:r>
      <w:hyperlink w:history="1" r:id="rId60">
        <w:r w:rsidRPr="00E8425C">
          <w:rPr>
            <w:rStyle w:val="Hyperlink"/>
            <w:sz w:val="18"/>
            <w:szCs w:val="22"/>
          </w:rPr>
          <w:t>https://laportal.wrap.org.uk/</w:t>
        </w:r>
      </w:hyperlink>
      <w:r w:rsidR="00921C94">
        <w:rPr>
          <w:rStyle w:val="Hyperlink"/>
          <w:sz w:val="18"/>
          <w:szCs w:val="22"/>
        </w:rPr>
        <w:t xml:space="preserve">; and </w:t>
      </w:r>
      <w:r w:rsidR="00921C94">
        <w:rPr>
          <w:lang w:eastAsia="en-US"/>
        </w:rPr>
        <w:t xml:space="preserve">WRAP’s </w:t>
      </w:r>
      <w:r w:rsidRPr="00637204" w:rsidR="00921C94">
        <w:rPr>
          <w:lang w:eastAsia="en-US"/>
        </w:rPr>
        <w:t>collated</w:t>
      </w:r>
      <w:r w:rsidR="00921C94">
        <w:rPr>
          <w:lang w:eastAsia="en-US"/>
        </w:rPr>
        <w:t xml:space="preserve"> case studies of recycling performance associated with high-rise properties</w:t>
      </w:r>
      <w:r w:rsidR="00502C9F">
        <w:rPr>
          <w:lang w:eastAsia="en-US"/>
        </w:rPr>
        <w:t>.</w:t>
      </w:r>
    </w:p>
  </w:footnote>
  <w:footnote w:id="119">
    <w:p w:rsidRPr="00E8425C" w:rsidR="00627B2C" w:rsidP="00627B2C" w:rsidRDefault="00627B2C" w14:paraId="7D814721" w14:textId="77777777">
      <w:pPr>
        <w:pStyle w:val="FootnoteText"/>
        <w:rPr>
          <w:sz w:val="18"/>
          <w:szCs w:val="22"/>
        </w:rPr>
      </w:pPr>
      <w:r w:rsidRPr="001041B3">
        <w:rPr>
          <w:rStyle w:val="FootnoteReference"/>
        </w:rPr>
        <w:footnoteRef/>
      </w:r>
      <w:r w:rsidRPr="00E8425C">
        <w:rPr>
          <w:sz w:val="18"/>
          <w:szCs w:val="22"/>
        </w:rPr>
        <w:t xml:space="preserve"> Yields represent material collected from the kerbside and therefore include contamination. The contamination rates are then applied per each collection system to derive the recycling tonnage net of contamination. See the ‘Key household scenario assumptions’ section in Annex A for more details.</w:t>
      </w:r>
    </w:p>
  </w:footnote>
  <w:footnote w:id="120">
    <w:p w:rsidR="006F4E4E" w:rsidRDefault="006F4E4E" w14:paraId="2D80747C" w14:textId="4ECCC4E0">
      <w:pPr>
        <w:pStyle w:val="FootnoteText"/>
      </w:pPr>
      <w:r>
        <w:rPr>
          <w:rStyle w:val="FootnoteReference"/>
        </w:rPr>
        <w:footnoteRef/>
      </w:r>
      <w:r>
        <w:t xml:space="preserve"> </w:t>
      </w:r>
      <w:r w:rsidRPr="00D05C4C">
        <w:rPr>
          <w:sz w:val="18"/>
          <w:szCs w:val="22"/>
        </w:rPr>
        <w:t>WRAP, 2020, Banbury, Recycling behaviours and attitudes 2020, Prepared by WRAP</w:t>
      </w:r>
      <w:r>
        <w:rPr>
          <w:sz w:val="18"/>
          <w:szCs w:val="22"/>
        </w:rPr>
        <w:t>,</w:t>
      </w:r>
      <w:r w:rsidRPr="00FC01FB">
        <w:rPr>
          <w:sz w:val="18"/>
          <w:szCs w:val="22"/>
        </w:rPr>
        <w:t xml:space="preserve"> </w:t>
      </w:r>
      <w:r>
        <w:rPr>
          <w:sz w:val="18"/>
          <w:szCs w:val="22"/>
        </w:rPr>
        <w:t xml:space="preserve">available at </w:t>
      </w:r>
      <w:hyperlink w:history="1" r:id="rId61">
        <w:r w:rsidRPr="002012E4">
          <w:rPr>
            <w:rStyle w:val="Hyperlink"/>
            <w:sz w:val="18"/>
            <w:szCs w:val="22"/>
          </w:rPr>
          <w:t>https://wrap.org.uk/sites/default/files/2021-03/WRAP-Recycling-Tracker-Report-2020-March-2020.pdf</w:t>
        </w:r>
      </w:hyperlink>
    </w:p>
  </w:footnote>
  <w:footnote w:id="121">
    <w:p w:rsidRPr="00E8425C" w:rsidR="00554C21" w:rsidP="00554C21" w:rsidRDefault="00554C21" w14:paraId="7DB388EA" w14:textId="77777777">
      <w:pPr>
        <w:pStyle w:val="FootnoteText"/>
        <w:rPr>
          <w:sz w:val="18"/>
          <w:szCs w:val="18"/>
        </w:rPr>
      </w:pPr>
      <w:r w:rsidRPr="003B43AE">
        <w:rPr>
          <w:rStyle w:val="FootnoteReference"/>
          <w:szCs w:val="22"/>
        </w:rPr>
        <w:footnoteRef/>
      </w:r>
      <w:r w:rsidRPr="00E8425C">
        <w:rPr>
          <w:sz w:val="18"/>
          <w:szCs w:val="18"/>
        </w:rPr>
        <w:t xml:space="preserve"> Overall cost for all English local authorities of running their waste collection systems, net of revenue they generate such as the sale of separately collected dry recyclable material.</w:t>
      </w:r>
    </w:p>
  </w:footnote>
  <w:footnote w:id="122">
    <w:p w:rsidRPr="00E8425C" w:rsidR="00554C21" w:rsidP="00554C21" w:rsidRDefault="00554C21" w14:paraId="6B987815" w14:textId="77777777">
      <w:pPr>
        <w:pStyle w:val="FootnoteText"/>
        <w:rPr>
          <w:sz w:val="18"/>
          <w:szCs w:val="18"/>
        </w:rPr>
      </w:pPr>
      <w:r w:rsidRPr="003B43AE">
        <w:rPr>
          <w:rStyle w:val="FootnoteReference"/>
          <w:szCs w:val="22"/>
        </w:rPr>
        <w:footnoteRef/>
      </w:r>
      <w:r w:rsidRPr="00E8425C">
        <w:rPr>
          <w:sz w:val="18"/>
          <w:szCs w:val="18"/>
        </w:rPr>
        <w:t xml:space="preserve"> Population growth projections –  </w:t>
      </w:r>
      <w:hyperlink w:history="1" r:id="rId62">
        <w:r w:rsidRPr="00E8425C">
          <w:rPr>
            <w:rStyle w:val="Hyperlink"/>
            <w:sz w:val="18"/>
            <w:szCs w:val="18"/>
          </w:rPr>
          <w:t>https://www.gov.uk/government/statistical-data-sets/live-tables-on-household-projections</w:t>
        </w:r>
      </w:hyperlink>
    </w:p>
  </w:footnote>
  <w:footnote w:id="123">
    <w:p w:rsidRPr="00E8425C" w:rsidR="00554C21" w:rsidP="00554C21" w:rsidRDefault="00554C21" w14:paraId="5343C03A" w14:textId="1A40CDF7">
      <w:pPr>
        <w:pStyle w:val="FootnoteText"/>
        <w:rPr>
          <w:sz w:val="18"/>
          <w:szCs w:val="18"/>
        </w:rPr>
      </w:pPr>
      <w:r w:rsidRPr="003B43AE">
        <w:rPr>
          <w:rStyle w:val="FootnoteReference"/>
          <w:szCs w:val="22"/>
        </w:rPr>
        <w:footnoteRef/>
      </w:r>
      <w:r w:rsidRPr="00E8425C">
        <w:rPr>
          <w:sz w:val="18"/>
          <w:szCs w:val="18"/>
        </w:rPr>
        <w:t xml:space="preserve"> Based on an average gate fee across the country. Source: WRAP</w:t>
      </w:r>
      <w:r w:rsidR="00F03F26">
        <w:rPr>
          <w:sz w:val="18"/>
          <w:szCs w:val="18"/>
        </w:rPr>
        <w:t>.</w:t>
      </w:r>
    </w:p>
  </w:footnote>
  <w:footnote w:id="124">
    <w:p w:rsidR="00554C21" w:rsidP="00554C21" w:rsidRDefault="00554C21" w14:paraId="693261FC" w14:textId="77777777">
      <w:pPr>
        <w:pStyle w:val="FootnoteText"/>
      </w:pPr>
      <w:r w:rsidRPr="003B43AE">
        <w:rPr>
          <w:rStyle w:val="FootnoteReference"/>
          <w:szCs w:val="22"/>
        </w:rPr>
        <w:footnoteRef/>
      </w:r>
      <w:r w:rsidRPr="00E8425C">
        <w:rPr>
          <w:sz w:val="18"/>
          <w:szCs w:val="18"/>
        </w:rPr>
        <w:t xml:space="preserve"> Based on the survey of operators that was undertaken by WRAP.</w:t>
      </w:r>
    </w:p>
  </w:footnote>
  <w:footnote w:id="125">
    <w:p w:rsidRPr="00101A16" w:rsidR="0049484F" w:rsidRDefault="0049484F" w14:paraId="206463E3" w14:textId="41C6EDF4">
      <w:pPr>
        <w:pStyle w:val="FootnoteText"/>
        <w:rPr>
          <w:lang w:val="en-US"/>
        </w:rPr>
      </w:pPr>
      <w:r>
        <w:rPr>
          <w:rStyle w:val="FootnoteReference"/>
        </w:rPr>
        <w:footnoteRef/>
      </w:r>
      <w:r>
        <w:t xml:space="preserve"> </w:t>
      </w:r>
      <w:r>
        <w:rPr>
          <w:lang w:val="en-US"/>
        </w:rPr>
        <w:t>Please see Section 6 for more information.</w:t>
      </w:r>
    </w:p>
  </w:footnote>
  <w:footnote w:id="126">
    <w:p w:rsidRPr="009E7A40" w:rsidR="00882002" w:rsidRDefault="00882002" w14:paraId="62AB1CF4" w14:textId="2F3CEF33">
      <w:pPr>
        <w:pStyle w:val="FootnoteText"/>
        <w:rPr>
          <w:lang w:val="en-US"/>
        </w:rPr>
      </w:pPr>
      <w:r>
        <w:rPr>
          <w:rStyle w:val="FootnoteReference"/>
        </w:rPr>
        <w:footnoteRef/>
      </w:r>
      <w:r>
        <w:t xml:space="preserve"> </w:t>
      </w:r>
      <w:r>
        <w:rPr>
          <w:lang w:val="en-US"/>
        </w:rPr>
        <w:t>WRAP residual frequency data, 2022/23. Note, this proportion represents the local authority’s predominant collection frequency offered</w:t>
      </w:r>
      <w:r w:rsidR="00A0515C">
        <w:rPr>
          <w:lang w:val="en-US"/>
        </w:rPr>
        <w:t>. Some local authorities may offer different residual collection frequencies to different households within their local authority.</w:t>
      </w:r>
      <w:r w:rsidR="008F5893">
        <w:rPr>
          <w:lang w:val="en-US"/>
        </w:rPr>
        <w:t xml:space="preserve"> </w:t>
      </w:r>
    </w:p>
  </w:footnote>
  <w:footnote w:id="127">
    <w:p w:rsidRPr="00E8425C" w:rsidR="00554C21" w:rsidP="00554C21" w:rsidRDefault="00554C21" w14:paraId="2D2DC924" w14:textId="49DB10A7">
      <w:pPr>
        <w:pStyle w:val="FootnoteText"/>
        <w:rPr>
          <w:sz w:val="18"/>
          <w:szCs w:val="22"/>
        </w:rPr>
      </w:pPr>
      <w:r w:rsidRPr="001041B3">
        <w:rPr>
          <w:rStyle w:val="FootnoteReference"/>
        </w:rPr>
        <w:footnoteRef/>
      </w:r>
      <w:r w:rsidRPr="00E8425C">
        <w:rPr>
          <w:sz w:val="18"/>
          <w:szCs w:val="22"/>
        </w:rPr>
        <w:t xml:space="preserve"> In 2012/13, there were c. 35% of all </w:t>
      </w:r>
      <w:r w:rsidR="00D97548">
        <w:rPr>
          <w:sz w:val="18"/>
          <w:szCs w:val="22"/>
        </w:rPr>
        <w:t>local auth</w:t>
      </w:r>
      <w:r w:rsidRPr="00E8425C">
        <w:rPr>
          <w:sz w:val="18"/>
          <w:szCs w:val="22"/>
        </w:rPr>
        <w:t xml:space="preserve">orities that provided a charged garden waste service. In 2018/19, there were c. 65%; and in 2020/21 67% of all </w:t>
      </w:r>
      <w:r w:rsidR="00D97548">
        <w:rPr>
          <w:sz w:val="18"/>
          <w:szCs w:val="22"/>
        </w:rPr>
        <w:t>local auth</w:t>
      </w:r>
      <w:r w:rsidRPr="00E8425C">
        <w:rPr>
          <w:sz w:val="18"/>
          <w:szCs w:val="22"/>
        </w:rPr>
        <w:t>orities that charged for the service.</w:t>
      </w:r>
    </w:p>
  </w:footnote>
  <w:footnote w:id="128">
    <w:p w:rsidR="00554C21" w:rsidP="00554C21" w:rsidRDefault="00554C21" w14:paraId="508A389A" w14:textId="720203B2">
      <w:pPr>
        <w:pStyle w:val="FootnoteText"/>
      </w:pPr>
      <w:r w:rsidRPr="001041B3">
        <w:rPr>
          <w:rStyle w:val="FootnoteReference"/>
          <w:szCs w:val="16"/>
        </w:rPr>
        <w:footnoteRef/>
      </w:r>
      <w:r w:rsidRPr="00E8425C">
        <w:rPr>
          <w:sz w:val="18"/>
          <w:szCs w:val="22"/>
        </w:rPr>
        <w:t xml:space="preserve"> The scheme profiles and associated container capacities come from data reported in LARSU (</w:t>
      </w:r>
      <w:hyperlink w:history="1" r:id="rId63">
        <w:r w:rsidR="00066AD0">
          <w:rPr>
            <w:rStyle w:val="Hyperlink"/>
            <w:sz w:val="18"/>
            <w:szCs w:val="22"/>
          </w:rPr>
          <w:t>https://larac.org.uk/news-blogs-features/getting-value-out-recycling</w:t>
        </w:r>
      </w:hyperlink>
      <w:r w:rsidRPr="00E8425C">
        <w:rPr>
          <w:sz w:val="18"/>
          <w:szCs w:val="22"/>
        </w:rPr>
        <w:t xml:space="preserve">) and are built into the core model. LARSU is the data input tool used by </w:t>
      </w:r>
      <w:r w:rsidR="00D97548">
        <w:rPr>
          <w:sz w:val="18"/>
          <w:szCs w:val="22"/>
        </w:rPr>
        <w:t>local auth</w:t>
      </w:r>
      <w:r w:rsidRPr="00E8425C">
        <w:rPr>
          <w:sz w:val="18"/>
          <w:szCs w:val="22"/>
        </w:rPr>
        <w:t>orities</w:t>
      </w:r>
      <w:r w:rsidR="00F03F26">
        <w:rPr>
          <w:sz w:val="18"/>
          <w:szCs w:val="22"/>
        </w:rPr>
        <w:t>.</w:t>
      </w:r>
    </w:p>
  </w:footnote>
  <w:footnote w:id="129">
    <w:p w:rsidRPr="00E8425C" w:rsidR="00554C21" w:rsidP="00554C21" w:rsidRDefault="00554C21" w14:paraId="61AA5392" w14:textId="618EE4B3">
      <w:pPr>
        <w:pStyle w:val="FootnoteText"/>
        <w:rPr>
          <w:sz w:val="18"/>
          <w:szCs w:val="18"/>
        </w:rPr>
      </w:pPr>
      <w:r w:rsidRPr="001041B3">
        <w:rPr>
          <w:rStyle w:val="FootnoteReference"/>
          <w:szCs w:val="22"/>
        </w:rPr>
        <w:footnoteRef/>
      </w:r>
      <w:r w:rsidRPr="00E8425C">
        <w:rPr>
          <w:sz w:val="18"/>
          <w:szCs w:val="18"/>
        </w:rPr>
        <w:t xml:space="preserve"> </w:t>
      </w:r>
      <w:hyperlink w:history="1" r:id="rId64">
        <w:r w:rsidRPr="002012E4">
          <w:rPr>
            <w:rStyle w:val="Hyperlink"/>
            <w:sz w:val="18"/>
            <w:szCs w:val="18"/>
          </w:rPr>
          <w:t>https://data.gov.uk/dataset/312ace0a-ff0a-4f6f-a7ea-f757164cc488/waste-data-interrogator-2018</w:t>
        </w:r>
      </w:hyperlink>
    </w:p>
  </w:footnote>
  <w:footnote w:id="130">
    <w:p w:rsidRPr="00E8425C" w:rsidR="00554C21" w:rsidP="00554C21" w:rsidRDefault="00554C21" w14:paraId="5E54E9E5" w14:textId="2270A851">
      <w:pPr>
        <w:pStyle w:val="FootnoteText"/>
        <w:rPr>
          <w:sz w:val="18"/>
          <w:szCs w:val="18"/>
        </w:rPr>
      </w:pPr>
      <w:r w:rsidRPr="001041B3">
        <w:rPr>
          <w:rStyle w:val="FootnoteReference"/>
          <w:szCs w:val="22"/>
        </w:rPr>
        <w:footnoteRef/>
      </w:r>
      <w:r w:rsidRPr="00E8425C">
        <w:rPr>
          <w:sz w:val="18"/>
          <w:szCs w:val="18"/>
        </w:rPr>
        <w:t xml:space="preserve"> </w:t>
      </w:r>
      <w:hyperlink w:history="1" r:id="rId65">
        <w:r w:rsidRPr="002012E4">
          <w:rPr>
            <w:rStyle w:val="Hyperlink"/>
            <w:sz w:val="18"/>
            <w:szCs w:val="18"/>
          </w:rPr>
          <w:t>https://ec.europa.eu/eurostat/web/environment/overview</w:t>
        </w:r>
      </w:hyperlink>
    </w:p>
  </w:footnote>
  <w:footnote w:id="131">
    <w:p w:rsidRPr="00E8425C" w:rsidR="00554C21" w:rsidP="00554C21" w:rsidRDefault="00554C21" w14:paraId="7A9DD892" w14:textId="38509206">
      <w:pPr>
        <w:pStyle w:val="FootnoteText"/>
        <w:rPr>
          <w:rFonts w:cs="Arial"/>
          <w:sz w:val="18"/>
          <w:szCs w:val="18"/>
        </w:rPr>
      </w:pPr>
      <w:r w:rsidRPr="001041B3">
        <w:rPr>
          <w:rStyle w:val="FootnoteReference"/>
        </w:rPr>
        <w:footnoteRef/>
      </w:r>
      <w:r w:rsidRPr="00E8425C">
        <w:rPr>
          <w:rStyle w:val="FootnoteReference"/>
          <w:sz w:val="24"/>
          <w:szCs w:val="22"/>
        </w:rPr>
        <w:t xml:space="preserve"> </w:t>
      </w:r>
      <w:hyperlink w:history="1" r:id="rId66">
        <w:r w:rsidR="008D021C">
          <w:rPr>
            <w:rStyle w:val="FootnoteReference"/>
            <w:sz w:val="28"/>
            <w:szCs w:val="24"/>
            <w:u w:val="single"/>
          </w:rPr>
          <w:t>https://ec.europa.eu/eurostat/web/waste/methodology</w:t>
        </w:r>
      </w:hyperlink>
    </w:p>
  </w:footnote>
  <w:footnote w:id="132">
    <w:p w:rsidRPr="00E8425C" w:rsidR="00554C21" w:rsidP="00554C21" w:rsidRDefault="00554C21" w14:paraId="148A45D7" w14:textId="77777777">
      <w:pPr>
        <w:pStyle w:val="FootnoteText"/>
        <w:rPr>
          <w:rFonts w:cs="Arial"/>
          <w:sz w:val="18"/>
          <w:szCs w:val="18"/>
        </w:rPr>
      </w:pPr>
      <w:r w:rsidRPr="001041B3">
        <w:rPr>
          <w:rStyle w:val="FootnoteReference"/>
          <w:rFonts w:cs="Arial"/>
          <w:szCs w:val="16"/>
        </w:rPr>
        <w:footnoteRef/>
      </w:r>
      <w:r w:rsidRPr="00E8425C">
        <w:rPr>
          <w:rFonts w:cs="Arial"/>
          <w:sz w:val="18"/>
          <w:szCs w:val="18"/>
        </w:rPr>
        <w:t xml:space="preserve"> It is important to note that only a small proportion of food manufacturers are included within the NHM definition.  This is because (especially with medium and large Food Manufacturers), they may have a significant proportion of their waste collected by a non-standard business kerbside collection service, more so than other Sectors. Examples of alternative disposal routes may be animal feed or food re-distribution.</w:t>
      </w:r>
    </w:p>
  </w:footnote>
  <w:footnote w:id="133">
    <w:p w:rsidRPr="00E8425C" w:rsidR="00A40276" w:rsidRDefault="00A40276" w14:paraId="25AC6520" w14:textId="24B9EB7D">
      <w:pPr>
        <w:pStyle w:val="FootnoteText"/>
        <w:rPr>
          <w:sz w:val="18"/>
          <w:szCs w:val="22"/>
        </w:rPr>
      </w:pPr>
      <w:r w:rsidRPr="001041B3">
        <w:rPr>
          <w:rStyle w:val="FootnoteReference"/>
        </w:rPr>
        <w:footnoteRef/>
      </w:r>
      <w:r w:rsidRPr="00E8425C">
        <w:rPr>
          <w:sz w:val="18"/>
          <w:szCs w:val="22"/>
        </w:rPr>
        <w:t xml:space="preserve"> This impact assessment excluded Food Manufacturing from the NHM sector, given its small amounts of municipal waste. NB Food Manufacturing was included in the previous impact assessments</w:t>
      </w:r>
      <w:r w:rsidR="00F03F26">
        <w:rPr>
          <w:sz w:val="18"/>
          <w:szCs w:val="22"/>
        </w:rPr>
        <w:t>.</w:t>
      </w:r>
    </w:p>
  </w:footnote>
  <w:footnote w:id="134">
    <w:p w:rsidRPr="00E8425C" w:rsidR="00D40EE4" w:rsidRDefault="00D40EE4" w14:paraId="2E093CA4" w14:textId="497BA7D1">
      <w:pPr>
        <w:pStyle w:val="FootnoteText"/>
        <w:rPr>
          <w:sz w:val="18"/>
          <w:szCs w:val="22"/>
        </w:rPr>
      </w:pPr>
      <w:r w:rsidRPr="001041B3">
        <w:rPr>
          <w:rStyle w:val="FootnoteReference"/>
        </w:rPr>
        <w:footnoteRef/>
      </w:r>
      <w:r w:rsidRPr="00E8425C">
        <w:rPr>
          <w:sz w:val="18"/>
          <w:szCs w:val="22"/>
        </w:rPr>
        <w:t xml:space="preserve"> Local unit definition: A local unit is an individual site within an enterprise, </w:t>
      </w:r>
      <w:hyperlink w:history="1" r:id="rId67">
        <w:r w:rsidRPr="00E8425C">
          <w:rPr>
            <w:rStyle w:val="Hyperlink"/>
            <w:sz w:val="18"/>
            <w:szCs w:val="22"/>
          </w:rPr>
          <w:t>https://www.ons.gov.uk/businessindustryandtrade/business/activitysizeandlocation/bulletins/ukbusinessactivitysizeandlocation/2021</w:t>
        </w:r>
      </w:hyperlink>
      <w:r w:rsidRPr="00E8425C">
        <w:rPr>
          <w:sz w:val="18"/>
          <w:szCs w:val="22"/>
        </w:rPr>
        <w:t xml:space="preserve"> </w:t>
      </w:r>
    </w:p>
  </w:footnote>
  <w:footnote w:id="135">
    <w:p w:rsidR="00D40EE4" w:rsidRDefault="00D40EE4" w14:paraId="2020D60C" w14:textId="78A05A8C">
      <w:pPr>
        <w:pStyle w:val="FootnoteText"/>
      </w:pPr>
      <w:r w:rsidRPr="001041B3">
        <w:rPr>
          <w:rStyle w:val="FootnoteReference"/>
        </w:rPr>
        <w:footnoteRef/>
      </w:r>
      <w:r w:rsidRPr="00E8425C">
        <w:rPr>
          <w:sz w:val="18"/>
          <w:szCs w:val="22"/>
        </w:rPr>
        <w:t xml:space="preserve"> Enterprise definition: Can be defined as the smallest combination of legal units (generally based on VAT and/or PAYE records) that is an organisational unit producing goods or services, which benefits from a certain degree of autonomy in decision-making, especially for the allocation of its resources, </w:t>
      </w:r>
      <w:hyperlink w:history="1" r:id="rId68">
        <w:r w:rsidRPr="00E8425C">
          <w:rPr>
            <w:rStyle w:val="Hyperlink"/>
            <w:sz w:val="18"/>
            <w:szCs w:val="22"/>
          </w:rPr>
          <w:t>https://www.ons.gov.uk/businessindustryandtrade/business/activitysizeandlocation/bulletins/ukbusinessactivitysizeandlocation/2021</w:t>
        </w:r>
      </w:hyperlink>
      <w:r w:rsidRPr="00E8425C">
        <w:rPr>
          <w:sz w:val="18"/>
          <w:szCs w:val="22"/>
        </w:rPr>
        <w:t xml:space="preserve">  </w:t>
      </w:r>
    </w:p>
  </w:footnote>
  <w:footnote w:id="136">
    <w:p w:rsidRPr="00E8425C" w:rsidR="005D4CC0" w:rsidP="005D4CC0" w:rsidRDefault="005D4CC0" w14:paraId="5C69755C" w14:textId="5E98B947">
      <w:pPr>
        <w:pStyle w:val="FootnoteText"/>
        <w:rPr>
          <w:sz w:val="18"/>
          <w:szCs w:val="22"/>
        </w:rPr>
      </w:pPr>
      <w:r w:rsidRPr="001041B3">
        <w:rPr>
          <w:rStyle w:val="FootnoteReference"/>
        </w:rPr>
        <w:footnoteRef/>
      </w:r>
      <w:r w:rsidRPr="00E8425C">
        <w:rPr>
          <w:sz w:val="18"/>
          <w:szCs w:val="22"/>
        </w:rPr>
        <w:t xml:space="preserve"> Indicative estimate</w:t>
      </w:r>
      <w:r w:rsidR="00F03F26">
        <w:rPr>
          <w:sz w:val="18"/>
          <w:szCs w:val="22"/>
        </w:rPr>
        <w:t>.</w:t>
      </w:r>
    </w:p>
  </w:footnote>
  <w:footnote w:id="137">
    <w:p w:rsidRPr="00E8425C" w:rsidR="00554C21" w:rsidP="00554C21" w:rsidRDefault="00554C21" w14:paraId="545C42DF" w14:textId="77777777">
      <w:pPr>
        <w:pStyle w:val="Footer"/>
        <w:jc w:val="left"/>
        <w:rPr>
          <w:rFonts w:cs="Arial"/>
          <w:szCs w:val="18"/>
        </w:rPr>
      </w:pPr>
      <w:r w:rsidRPr="003B43AE">
        <w:rPr>
          <w:rStyle w:val="FootnoteReference"/>
          <w:rFonts w:eastAsia="SimSun"/>
          <w:b w:val="0"/>
        </w:rPr>
        <w:footnoteRef/>
      </w:r>
      <w:r w:rsidRPr="00E8425C">
        <w:rPr>
          <w:rStyle w:val="FootnoteReference"/>
          <w:rFonts w:eastAsia="SimSun"/>
          <w:sz w:val="24"/>
          <w:szCs w:val="28"/>
        </w:rPr>
        <w:t xml:space="preserve"> </w:t>
      </w:r>
      <w:r w:rsidRPr="00E8425C">
        <w:rPr>
          <w:rFonts w:eastAsia="SimSun"/>
          <w:b w:val="0"/>
          <w:szCs w:val="22"/>
          <w:lang w:eastAsia="zh-CN"/>
        </w:rPr>
        <w:t>In the previous Impact Assessment, Office and other Services produced the lowest contribution of all the sectors. The second contributor was Education and the third was Hotels and Catering.</w:t>
      </w:r>
    </w:p>
  </w:footnote>
  <w:footnote w:id="138">
    <w:p w:rsidR="00554C21" w:rsidP="00554C21" w:rsidRDefault="00554C21" w14:paraId="727E454B" w14:textId="77777777">
      <w:pPr>
        <w:pStyle w:val="FootnoteText"/>
      </w:pPr>
      <w:r w:rsidRPr="001041B3">
        <w:rPr>
          <w:rStyle w:val="FootnoteReference"/>
          <w:rFonts w:cs="Arial"/>
          <w:szCs w:val="16"/>
        </w:rPr>
        <w:footnoteRef/>
      </w:r>
      <w:r w:rsidRPr="00E8425C">
        <w:rPr>
          <w:rFonts w:cs="Arial"/>
          <w:sz w:val="18"/>
          <w:szCs w:val="18"/>
        </w:rPr>
        <w:t xml:space="preserve"> A flat rate is charged per pick up of a container, irrespective of its weight or how full it is.</w:t>
      </w:r>
    </w:p>
  </w:footnote>
  <w:footnote w:id="139">
    <w:p w:rsidRPr="00E8425C" w:rsidR="00554C21" w:rsidP="00554C21" w:rsidRDefault="00554C21" w14:paraId="713537BE" w14:textId="5A1F8ACB">
      <w:pPr>
        <w:pStyle w:val="FootnoteText"/>
        <w:rPr>
          <w:sz w:val="18"/>
          <w:szCs w:val="22"/>
        </w:rPr>
      </w:pPr>
      <w:r w:rsidRPr="001041B3">
        <w:rPr>
          <w:rStyle w:val="FootnoteReference"/>
          <w:rFonts w:cs="Arial"/>
          <w:szCs w:val="16"/>
        </w:rPr>
        <w:footnoteRef/>
      </w:r>
      <w:r w:rsidRPr="00E8425C">
        <w:rPr>
          <w:rFonts w:cs="Arial"/>
          <w:sz w:val="18"/>
          <w:szCs w:val="18"/>
        </w:rPr>
        <w:t xml:space="preserve"> Container and material types are known to vary even further for broader commercial and industrial waste </w:t>
      </w:r>
      <w:r w:rsidRPr="00E8425C" w:rsidR="005E5536">
        <w:rPr>
          <w:rFonts w:cs="Arial"/>
          <w:sz w:val="18"/>
          <w:szCs w:val="18"/>
        </w:rPr>
        <w:t>streams,</w:t>
      </w:r>
      <w:r w:rsidRPr="00E8425C">
        <w:rPr>
          <w:rFonts w:cs="Arial"/>
          <w:sz w:val="18"/>
          <w:szCs w:val="18"/>
        </w:rPr>
        <w:t xml:space="preserve"> but these are not in scope since they would not follow the standard municipal waste definition. </w:t>
      </w:r>
    </w:p>
  </w:footnote>
  <w:footnote w:id="140">
    <w:p w:rsidRPr="00E8425C" w:rsidR="00554C21" w:rsidP="00554C21" w:rsidRDefault="00554C21" w14:paraId="21A86AA3" w14:textId="77777777">
      <w:pPr>
        <w:pStyle w:val="FootnoteText"/>
        <w:rPr>
          <w:sz w:val="18"/>
          <w:szCs w:val="22"/>
        </w:rPr>
      </w:pPr>
      <w:r w:rsidRPr="001041B3">
        <w:rPr>
          <w:rStyle w:val="FootnoteReference"/>
        </w:rPr>
        <w:footnoteRef/>
      </w:r>
      <w:r w:rsidRPr="00E8425C">
        <w:rPr>
          <w:sz w:val="18"/>
          <w:szCs w:val="22"/>
        </w:rPr>
        <w:t xml:space="preserve"> These losses are included when estimating the amount of waste that is sent to landfill or EfW and associated carbon impacts.</w:t>
      </w:r>
    </w:p>
  </w:footnote>
  <w:footnote w:id="141">
    <w:p w:rsidR="00554C21" w:rsidP="00554C21" w:rsidRDefault="00554C21" w14:paraId="550FB75F" w14:textId="3429395B">
      <w:pPr>
        <w:pStyle w:val="FootnoteText"/>
      </w:pPr>
      <w:r w:rsidRPr="001041B3">
        <w:rPr>
          <w:rStyle w:val="FootnoteReference"/>
        </w:rPr>
        <w:footnoteRef/>
      </w:r>
      <w:r w:rsidRPr="00E8425C">
        <w:rPr>
          <w:sz w:val="18"/>
          <w:szCs w:val="22"/>
        </w:rPr>
        <w:t xml:space="preserve"> Source: WRAP’s analysis</w:t>
      </w:r>
      <w:r w:rsidR="0089285A">
        <w:rPr>
          <w:sz w:val="18"/>
          <w:szCs w:val="22"/>
        </w:rPr>
        <w:t>.</w:t>
      </w:r>
    </w:p>
  </w:footnote>
  <w:footnote w:id="142">
    <w:p w:rsidRPr="00E8425C" w:rsidR="00554C21" w:rsidP="00554C21" w:rsidRDefault="00554C21" w14:paraId="56FA8E47" w14:textId="77777777">
      <w:pPr>
        <w:pStyle w:val="FootnoteText"/>
        <w:rPr>
          <w:sz w:val="18"/>
          <w:szCs w:val="22"/>
        </w:rPr>
      </w:pPr>
      <w:r w:rsidRPr="001041B3">
        <w:rPr>
          <w:rStyle w:val="FootnoteReference"/>
        </w:rPr>
        <w:footnoteRef/>
      </w:r>
      <w:r w:rsidRPr="00E8425C">
        <w:rPr>
          <w:sz w:val="18"/>
          <w:szCs w:val="22"/>
        </w:rPr>
        <w:t xml:space="preserve"> The presentation was in December 2021.</w:t>
      </w:r>
    </w:p>
  </w:footnote>
  <w:footnote w:id="143">
    <w:p w:rsidRPr="00E8425C" w:rsidR="00554C21" w:rsidP="00554C21" w:rsidRDefault="00554C21" w14:paraId="653120AB" w14:textId="77777777">
      <w:pPr>
        <w:pStyle w:val="FootnoteText"/>
        <w:rPr>
          <w:sz w:val="18"/>
          <w:szCs w:val="22"/>
        </w:rPr>
      </w:pPr>
      <w:r w:rsidRPr="001041B3">
        <w:rPr>
          <w:rStyle w:val="FootnoteReference"/>
        </w:rPr>
        <w:footnoteRef/>
      </w:r>
      <w:r w:rsidRPr="00E8425C">
        <w:rPr>
          <w:sz w:val="18"/>
          <w:szCs w:val="22"/>
        </w:rPr>
        <w:t xml:space="preserve"> This is based on the first impact assessment which assumed the NHM business recycling rate to be between 30% and 40%.</w:t>
      </w:r>
    </w:p>
  </w:footnote>
  <w:footnote w:id="144">
    <w:p w:rsidR="006665A3" w:rsidRDefault="006665A3" w14:paraId="11D3CC32" w14:textId="49D8FA7A">
      <w:pPr>
        <w:pStyle w:val="FootnoteText"/>
      </w:pPr>
      <w:r>
        <w:rPr>
          <w:rStyle w:val="FootnoteReference"/>
        </w:rPr>
        <w:footnoteRef/>
      </w:r>
      <w:r>
        <w:t xml:space="preserve"> </w:t>
      </w:r>
      <w:hyperlink w:history="1" r:id="rId69">
        <w:r w:rsidRPr="002012E4">
          <w:rPr>
            <w:rStyle w:val="Hyperlink"/>
            <w:sz w:val="18"/>
            <w:szCs w:val="22"/>
          </w:rPr>
          <w:t>https://wrap.org.uk/taking-action/plastic-packaging/the-uk-plastics-pact/whos-signed-up</w:t>
        </w:r>
      </w:hyperlink>
    </w:p>
  </w:footnote>
  <w:footnote w:id="145">
    <w:p w:rsidRPr="004D59D7" w:rsidR="00CC0051" w:rsidP="00CC0051" w:rsidRDefault="00CC0051" w14:paraId="0EFB44C3" w14:textId="1FFE5284">
      <w:pPr>
        <w:pStyle w:val="FootnoteText"/>
        <w:rPr>
          <w:sz w:val="18"/>
          <w:szCs w:val="22"/>
        </w:rPr>
      </w:pPr>
      <w:r>
        <w:rPr>
          <w:rStyle w:val="FootnoteReference"/>
        </w:rPr>
        <w:footnoteRef/>
      </w:r>
      <w:r>
        <w:t xml:space="preserve"> </w:t>
      </w:r>
      <w:hyperlink w:history="1" r:id="rId70">
        <w:r w:rsidRPr="002012E4">
          <w:rPr>
            <w:rStyle w:val="Hyperlink"/>
            <w:sz w:val="18"/>
            <w:szCs w:val="22"/>
          </w:rPr>
          <w:t>https://www2.deloitte.com/uk/en/pages/consumer-business/articles/sustainable-consumer.html</w:t>
        </w:r>
      </w:hyperlink>
    </w:p>
  </w:footnote>
  <w:footnote w:id="146">
    <w:p w:rsidRPr="00E8425C" w:rsidR="00554C21" w:rsidP="00554C21" w:rsidRDefault="00554C21" w14:paraId="28BF2906" w14:textId="77777777">
      <w:pPr>
        <w:jc w:val="both"/>
        <w:rPr>
          <w:sz w:val="28"/>
          <w:szCs w:val="28"/>
        </w:rPr>
      </w:pPr>
      <w:r w:rsidRPr="001041B3">
        <w:rPr>
          <w:rStyle w:val="FootnoteReference"/>
        </w:rPr>
        <w:footnoteRef/>
      </w:r>
      <w:r w:rsidRPr="00E8425C">
        <w:rPr>
          <w:sz w:val="28"/>
          <w:szCs w:val="28"/>
        </w:rPr>
        <w:t xml:space="preserve"> </w:t>
      </w:r>
      <w:r w:rsidRPr="00E8425C">
        <w:rPr>
          <w:rFonts w:eastAsia="SimSun"/>
          <w:sz w:val="18"/>
          <w:szCs w:val="22"/>
          <w:lang w:eastAsia="zh-CN"/>
        </w:rPr>
        <w:t xml:space="preserve">A proportion of this is assumed to be dry recyclables and separate food waste recycling. </w:t>
      </w:r>
    </w:p>
  </w:footnote>
  <w:footnote w:id="147">
    <w:p w:rsidR="00554C21" w:rsidP="00554C21" w:rsidRDefault="00554C21" w14:paraId="48958A0B" w14:textId="61A1067D">
      <w:pPr>
        <w:pStyle w:val="FootnoteText"/>
      </w:pPr>
      <w:r w:rsidRPr="001041B3">
        <w:rPr>
          <w:rStyle w:val="FootnoteReference"/>
        </w:rPr>
        <w:footnoteRef/>
      </w:r>
      <w:r w:rsidRPr="00E8425C">
        <w:rPr>
          <w:sz w:val="18"/>
          <w:szCs w:val="22"/>
        </w:rPr>
        <w:t xml:space="preserve"> </w:t>
      </w:r>
      <w:bookmarkStart w:name="_Hlk96702021" w:id="84"/>
      <w:r w:rsidRPr="00E8425C">
        <w:rPr>
          <w:sz w:val="18"/>
          <w:szCs w:val="22"/>
        </w:rPr>
        <w:t xml:space="preserve">Based on our engagement with one </w:t>
      </w:r>
      <w:r w:rsidR="00644C56">
        <w:rPr>
          <w:sz w:val="18"/>
          <w:szCs w:val="22"/>
        </w:rPr>
        <w:t>large</w:t>
      </w:r>
      <w:r w:rsidRPr="00E8425C">
        <w:rPr>
          <w:sz w:val="18"/>
          <w:szCs w:val="22"/>
        </w:rPr>
        <w:t xml:space="preserve"> waste management compan</w:t>
      </w:r>
      <w:r w:rsidR="00644C56">
        <w:rPr>
          <w:sz w:val="18"/>
          <w:szCs w:val="22"/>
        </w:rPr>
        <w:t>y</w:t>
      </w:r>
      <w:r w:rsidRPr="00E8425C">
        <w:rPr>
          <w:sz w:val="18"/>
          <w:szCs w:val="22"/>
        </w:rPr>
        <w:t xml:space="preserve">, we assumed that c.15% of recycled material is lost due once going through a sorting process. </w:t>
      </w:r>
      <w:bookmarkEnd w:id="84"/>
    </w:p>
  </w:footnote>
  <w:footnote w:id="148">
    <w:p w:rsidRPr="00101A16" w:rsidR="00145FC0" w:rsidRDefault="00145FC0" w14:paraId="212E99F3" w14:textId="081F51BC">
      <w:pPr>
        <w:pStyle w:val="FootnoteText"/>
        <w:rPr>
          <w:lang w:val="en-US"/>
        </w:rPr>
      </w:pPr>
      <w:r>
        <w:rPr>
          <w:rStyle w:val="FootnoteReference"/>
        </w:rPr>
        <w:footnoteRef/>
      </w:r>
      <w:r>
        <w:t xml:space="preserve"> </w:t>
      </w:r>
      <w:r>
        <w:rPr>
          <w:lang w:val="en-US"/>
        </w:rPr>
        <w:t>Please see Section 6 for more information.</w:t>
      </w:r>
    </w:p>
  </w:footnote>
  <w:footnote w:id="149">
    <w:p w:rsidRPr="00FA61D2" w:rsidR="00FA61D2" w:rsidRDefault="00FA61D2" w14:paraId="4D2BD08D" w14:textId="0B4C36F0">
      <w:pPr>
        <w:pStyle w:val="FootnoteText"/>
        <w:rPr>
          <w:lang w:val="en-US"/>
        </w:rPr>
      </w:pPr>
      <w:r>
        <w:rPr>
          <w:rStyle w:val="FootnoteReference"/>
        </w:rPr>
        <w:footnoteRef/>
      </w:r>
      <w:r>
        <w:t xml:space="preserve"> </w:t>
      </w:r>
      <w:r>
        <w:rPr>
          <w:lang w:val="en-US"/>
        </w:rPr>
        <w:t>Please see Section 6 for more information.</w:t>
      </w:r>
    </w:p>
  </w:footnote>
  <w:footnote w:id="150">
    <w:p w:rsidRPr="00101A16" w:rsidR="00AA3C15" w:rsidRDefault="00AA3C15" w14:paraId="00DA62BD" w14:textId="473034ED">
      <w:pPr>
        <w:pStyle w:val="FootnoteText"/>
        <w:rPr>
          <w:lang w:val="en-US"/>
        </w:rPr>
      </w:pPr>
      <w:r>
        <w:rPr>
          <w:rStyle w:val="FootnoteReference"/>
        </w:rPr>
        <w:footnoteRef/>
      </w:r>
      <w:r>
        <w:t xml:space="preserve"> </w:t>
      </w:r>
      <w:r>
        <w:rPr>
          <w:lang w:val="en-US"/>
        </w:rPr>
        <w:t>Please see Section 6 for more information.</w:t>
      </w:r>
    </w:p>
  </w:footnote>
  <w:footnote w:id="151">
    <w:p w:rsidRPr="00600E1F" w:rsidR="00600E1F" w:rsidRDefault="00600E1F" w14:paraId="48030847" w14:textId="09476A99">
      <w:pPr>
        <w:pStyle w:val="FootnoteText"/>
        <w:rPr>
          <w:lang w:val="en-US"/>
        </w:rPr>
      </w:pPr>
      <w:r>
        <w:rPr>
          <w:rStyle w:val="FootnoteReference"/>
        </w:rPr>
        <w:footnoteRef/>
      </w:r>
      <w:r>
        <w:t xml:space="preserve"> </w:t>
      </w:r>
      <w:r>
        <w:rPr>
          <w:lang w:val="en-US"/>
        </w:rPr>
        <w:t>Please see Section 6 for more information.</w:t>
      </w:r>
    </w:p>
  </w:footnote>
  <w:footnote w:id="152">
    <w:p w:rsidRPr="00101A16" w:rsidR="00232CF5" w:rsidRDefault="00232CF5" w14:paraId="09B4D7D1" w14:textId="059B6930">
      <w:pPr>
        <w:pStyle w:val="FootnoteText"/>
        <w:rPr>
          <w:lang w:val="en-US"/>
        </w:rPr>
      </w:pPr>
      <w:r>
        <w:rPr>
          <w:rStyle w:val="FootnoteReference"/>
        </w:rPr>
        <w:footnoteRef/>
      </w:r>
      <w:r>
        <w:t xml:space="preserve"> </w:t>
      </w:r>
      <w:r w:rsidR="00C6094A">
        <w:rPr>
          <w:lang w:val="en-US"/>
        </w:rPr>
        <w:t>Please see Section 6 for more information.</w:t>
      </w:r>
    </w:p>
  </w:footnote>
  <w:footnote w:id="153">
    <w:p w:rsidRPr="00101A16" w:rsidR="00513FD0" w:rsidRDefault="00513FD0" w14:paraId="50949A18" w14:textId="14157C50">
      <w:pPr>
        <w:pStyle w:val="FootnoteText"/>
        <w:rPr>
          <w:lang w:val="en-US"/>
        </w:rPr>
      </w:pPr>
      <w:r>
        <w:rPr>
          <w:rStyle w:val="FootnoteReference"/>
        </w:rPr>
        <w:footnoteRef/>
      </w:r>
      <w:r>
        <w:t xml:space="preserve"> </w:t>
      </w:r>
      <w:r>
        <w:rPr>
          <w:lang w:val="en-US"/>
        </w:rPr>
        <w:t>Please see Section 6 for more information.</w:t>
      </w:r>
    </w:p>
  </w:footnote>
  <w:footnote w:id="154">
    <w:p w:rsidRPr="00E8425C" w:rsidR="00554C21" w:rsidP="00554C21" w:rsidRDefault="00554C21" w14:paraId="1CCA1478" w14:textId="743ED4B7">
      <w:pPr>
        <w:pStyle w:val="FootnoteText"/>
        <w:rPr>
          <w:sz w:val="18"/>
          <w:szCs w:val="22"/>
        </w:rPr>
      </w:pPr>
      <w:r w:rsidRPr="001041B3">
        <w:rPr>
          <w:rStyle w:val="FootnoteReference"/>
        </w:rPr>
        <w:footnoteRef/>
      </w:r>
      <w:r w:rsidRPr="00E8425C">
        <w:rPr>
          <w:sz w:val="18"/>
          <w:szCs w:val="22"/>
        </w:rPr>
        <w:t xml:space="preserve"> WRAP analysis</w:t>
      </w:r>
      <w:r w:rsidR="00F03F26">
        <w:rPr>
          <w:sz w:val="18"/>
          <w:szCs w:val="22"/>
        </w:rPr>
        <w:t>.</w:t>
      </w:r>
    </w:p>
  </w:footnote>
  <w:footnote w:id="155">
    <w:p w:rsidRPr="00E8425C" w:rsidR="00554C21" w:rsidP="00554C21" w:rsidRDefault="00554C21" w14:paraId="0F800342" w14:textId="2B7527E3">
      <w:pPr>
        <w:pStyle w:val="FootnoteText"/>
        <w:rPr>
          <w:sz w:val="18"/>
          <w:szCs w:val="22"/>
        </w:rPr>
      </w:pPr>
      <w:r w:rsidRPr="001041B3">
        <w:rPr>
          <w:rStyle w:val="FootnoteReference"/>
        </w:rPr>
        <w:footnoteRef/>
      </w:r>
      <w:r w:rsidRPr="00E8425C">
        <w:rPr>
          <w:sz w:val="18"/>
          <w:szCs w:val="22"/>
        </w:rPr>
        <w:t xml:space="preserve"> WRAP research on LA Bring Sites 2018</w:t>
      </w:r>
      <w:r w:rsidR="00F03F26">
        <w:rPr>
          <w:sz w:val="18"/>
          <w:szCs w:val="22"/>
        </w:rPr>
        <w:t>.</w:t>
      </w:r>
    </w:p>
  </w:footnote>
  <w:footnote w:id="156">
    <w:p w:rsidRPr="00E8425C" w:rsidR="00554C21" w:rsidP="00554C21" w:rsidRDefault="00554C21" w14:paraId="3D09AF47" w14:textId="6CBD881C">
      <w:pPr>
        <w:pStyle w:val="FootnoteText"/>
        <w:rPr>
          <w:rFonts w:cs="Arial"/>
          <w:sz w:val="18"/>
          <w:szCs w:val="22"/>
        </w:rPr>
      </w:pPr>
      <w:r w:rsidRPr="001041B3">
        <w:rPr>
          <w:rStyle w:val="FootnoteReference"/>
        </w:rPr>
        <w:footnoteRef/>
      </w:r>
      <w:r w:rsidRPr="00E8425C">
        <w:rPr>
          <w:sz w:val="18"/>
          <w:szCs w:val="22"/>
        </w:rPr>
        <w:t xml:space="preserve"> </w:t>
      </w:r>
      <w:hyperlink w:history="1" r:id="rId71">
        <w:r w:rsidRPr="002012E4">
          <w:rPr>
            <w:rStyle w:val="Hyperlink"/>
            <w:sz w:val="18"/>
            <w:szCs w:val="22"/>
          </w:rPr>
          <w:t>https://laportal.wrap.org.uk/</w:t>
        </w:r>
        <w:r w:rsidRPr="002012E4">
          <w:rPr>
            <w:rStyle w:val="Hyperlink"/>
            <w:rFonts w:cs="Arial"/>
            <w:sz w:val="18"/>
            <w:szCs w:val="22"/>
          </w:rPr>
          <w:t xml:space="preserve"> </w:t>
        </w:r>
      </w:hyperlink>
      <w:r w:rsidRPr="00E8425C">
        <w:rPr>
          <w:rFonts w:cs="Arial"/>
          <w:sz w:val="18"/>
          <w:szCs w:val="22"/>
        </w:rPr>
        <w:t xml:space="preserve"> </w:t>
      </w:r>
    </w:p>
  </w:footnote>
  <w:footnote w:id="157">
    <w:p w:rsidR="00554C21" w:rsidP="00554C21" w:rsidRDefault="00554C21" w14:paraId="37960864" w14:textId="77777777">
      <w:pPr>
        <w:pStyle w:val="FootnoteText"/>
      </w:pPr>
      <w:r w:rsidRPr="001041B3">
        <w:rPr>
          <w:rStyle w:val="FootnoteReference"/>
        </w:rPr>
        <w:footnoteRef/>
      </w:r>
      <w:r w:rsidRPr="00E8425C">
        <w:rPr>
          <w:sz w:val="18"/>
          <w:szCs w:val="22"/>
        </w:rPr>
        <w:t xml:space="preserve">  </w:t>
      </w:r>
      <w:hyperlink w:history="1" r:id="rId72">
        <w:r w:rsidRPr="00E8425C">
          <w:rPr>
            <w:rStyle w:val="Hyperlink"/>
            <w:sz w:val="18"/>
            <w:szCs w:val="18"/>
          </w:rPr>
          <w:t>http://www.wastedataflow.org/</w:t>
        </w:r>
      </w:hyperlink>
    </w:p>
  </w:footnote>
  <w:footnote w:id="158">
    <w:p w:rsidRPr="00E8425C" w:rsidR="00554C21" w:rsidP="00554C21" w:rsidRDefault="00554C21" w14:paraId="11CCB6C1"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rFonts w:cs="Arial"/>
          <w:sz w:val="18"/>
          <w:szCs w:val="18"/>
        </w:rPr>
        <w:t>Such as different property types and travel distances through conurbations and onto treatment end-destinations.</w:t>
      </w:r>
    </w:p>
  </w:footnote>
  <w:footnote w:id="159">
    <w:p w:rsidRPr="00E8425C" w:rsidR="00554C21" w:rsidP="00554C21" w:rsidRDefault="00554C21" w14:paraId="758BB618" w14:textId="2A5224F2">
      <w:pPr>
        <w:pStyle w:val="FootnoteText"/>
        <w:rPr>
          <w:rFonts w:cs="Arial"/>
          <w:sz w:val="18"/>
          <w:szCs w:val="18"/>
        </w:rPr>
      </w:pPr>
      <w:r w:rsidRPr="003B43AE">
        <w:rPr>
          <w:rStyle w:val="FootnoteReference"/>
          <w:szCs w:val="22"/>
        </w:rPr>
        <w:footnoteRef/>
      </w:r>
      <w:r w:rsidRPr="00E8425C">
        <w:rPr>
          <w:sz w:val="18"/>
          <w:szCs w:val="18"/>
        </w:rPr>
        <w:t xml:space="preserve"> </w:t>
      </w:r>
      <w:hyperlink w:history="1" r:id="rId73">
        <w:r w:rsidRPr="002012E4">
          <w:rPr>
            <w:rStyle w:val="Hyperlink"/>
            <w:rFonts w:cs="Arial"/>
            <w:sz w:val="18"/>
            <w:szCs w:val="18"/>
          </w:rPr>
          <w:t>https://www.wrap.org.uk/collections-and-reprocessing/consistency</w:t>
        </w:r>
      </w:hyperlink>
    </w:p>
  </w:footnote>
  <w:footnote w:id="160">
    <w:p w:rsidRPr="00E8425C" w:rsidR="00554C21" w:rsidP="00554C21" w:rsidRDefault="00554C21" w14:paraId="0BD5A877" w14:textId="77777777">
      <w:pPr>
        <w:pStyle w:val="FootnoteText"/>
        <w:rPr>
          <w:sz w:val="18"/>
          <w:szCs w:val="18"/>
        </w:rPr>
      </w:pPr>
      <w:r w:rsidRPr="003B43AE">
        <w:rPr>
          <w:rStyle w:val="FootnoteReference"/>
          <w:szCs w:val="22"/>
        </w:rPr>
        <w:footnoteRef/>
      </w:r>
      <w:r w:rsidRPr="00E8425C">
        <w:rPr>
          <w:sz w:val="18"/>
          <w:szCs w:val="18"/>
        </w:rPr>
        <w:t xml:space="preserve"> The previous impact assessment was based on ICP2.</w:t>
      </w:r>
    </w:p>
  </w:footnote>
  <w:footnote w:id="161">
    <w:p w:rsidRPr="00E8425C" w:rsidR="00554C21" w:rsidP="00554C21" w:rsidRDefault="00554C21" w14:paraId="1EAC8685" w14:textId="77777777">
      <w:pPr>
        <w:pStyle w:val="FootnoteText"/>
        <w:rPr>
          <w:sz w:val="18"/>
          <w:szCs w:val="18"/>
        </w:rPr>
      </w:pPr>
      <w:r w:rsidRPr="003B43AE">
        <w:rPr>
          <w:rStyle w:val="FootnoteReference"/>
          <w:szCs w:val="22"/>
        </w:rPr>
        <w:footnoteRef/>
      </w:r>
      <w:r w:rsidRPr="00E8425C">
        <w:rPr>
          <w:sz w:val="18"/>
          <w:szCs w:val="18"/>
        </w:rPr>
        <w:t xml:space="preserve"> The consultation impact assessment was based on ICP2 which was about five years old. </w:t>
      </w:r>
    </w:p>
  </w:footnote>
  <w:footnote w:id="162">
    <w:p w:rsidRPr="00E8425C" w:rsidR="00554C21" w:rsidP="00554C21" w:rsidRDefault="00554C21" w14:paraId="5BB15303" w14:textId="03ACD9A7">
      <w:pPr>
        <w:pStyle w:val="FootnoteText"/>
        <w:rPr>
          <w:sz w:val="18"/>
          <w:szCs w:val="18"/>
        </w:rPr>
      </w:pPr>
      <w:r w:rsidRPr="003B43AE">
        <w:rPr>
          <w:rStyle w:val="FootnoteReference"/>
          <w:szCs w:val="22"/>
        </w:rPr>
        <w:footnoteRef/>
      </w:r>
      <w:r w:rsidRPr="00E8425C">
        <w:rPr>
          <w:sz w:val="18"/>
          <w:szCs w:val="18"/>
        </w:rPr>
        <w:t xml:space="preserve"> This will be published in spring 2022 on </w:t>
      </w:r>
      <w:r w:rsidRPr="00E8425C" w:rsidR="00E146BE">
        <w:rPr>
          <w:sz w:val="18"/>
          <w:szCs w:val="18"/>
        </w:rPr>
        <w:t xml:space="preserve">WRAP’s </w:t>
      </w:r>
      <w:r w:rsidRPr="00E8425C">
        <w:rPr>
          <w:sz w:val="18"/>
          <w:szCs w:val="18"/>
        </w:rPr>
        <w:t>LA portal</w:t>
      </w:r>
      <w:r w:rsidR="00F03F26">
        <w:rPr>
          <w:sz w:val="18"/>
          <w:szCs w:val="18"/>
        </w:rPr>
        <w:t>.</w:t>
      </w:r>
    </w:p>
  </w:footnote>
  <w:footnote w:id="163">
    <w:p w:rsidRPr="008B64BE" w:rsidR="00554C21" w:rsidP="00554C21" w:rsidRDefault="00554C21" w14:paraId="3CCA8ADC" w14:textId="77777777">
      <w:pPr>
        <w:pStyle w:val="FootnoteText"/>
        <w:rPr>
          <w:sz w:val="18"/>
          <w:szCs w:val="18"/>
        </w:rPr>
      </w:pPr>
      <w:r w:rsidRPr="001041B3">
        <w:rPr>
          <w:rStyle w:val="FootnoteReference"/>
          <w:rFonts w:cs="Arial"/>
          <w:szCs w:val="22"/>
        </w:rPr>
        <w:footnoteRef/>
      </w:r>
      <w:r w:rsidRPr="008B64BE">
        <w:rPr>
          <w:rFonts w:cs="Arial"/>
          <w:sz w:val="18"/>
          <w:szCs w:val="18"/>
        </w:rPr>
        <w:t xml:space="preserve"> </w:t>
      </w:r>
      <w:hyperlink w:history="1" w:anchor=":~:text=The%20factors%20found%20to%20be%20influential%20in%20affecting,dry%20recycling%20achieving%20higher%20kerbside%20dry%20recycling%20yields%3B" r:id="rId74">
        <w:r w:rsidRPr="00FF2E81">
          <w:rPr>
            <w:rStyle w:val="Hyperlink"/>
            <w:sz w:val="18"/>
            <w:szCs w:val="18"/>
            <w:u w:val="none"/>
          </w:rPr>
          <w:t>Factors influencing recycling performance | WRAP</w:t>
        </w:r>
      </w:hyperlink>
      <w:r w:rsidRPr="00FF2E81">
        <w:rPr>
          <w:rStyle w:val="Hyperlink"/>
          <w:sz w:val="18"/>
          <w:szCs w:val="18"/>
          <w:u w:val="none"/>
        </w:rPr>
        <w:t>:</w:t>
      </w:r>
      <w:r w:rsidRPr="008B64BE">
        <w:rPr>
          <w:rStyle w:val="Hyperlink"/>
          <w:sz w:val="18"/>
          <w:szCs w:val="18"/>
        </w:rPr>
        <w:t xml:space="preserve"> </w:t>
      </w:r>
      <w:hyperlink w:history="1" w:anchor=":~:text=The%20factors%20found%20to%20be%20influential%20in%20affecting,dry%20recycling%20achieving%20higher%20kerbside%20dry%20recycling%20yields%3B" r:id="rId75">
        <w:r w:rsidRPr="008B64BE">
          <w:rPr>
            <w:rStyle w:val="Hyperlink"/>
            <w:sz w:val="18"/>
            <w:szCs w:val="18"/>
          </w:rPr>
          <w:t>https://wrap.org.uk/resources/report/factors-influencing-recycling-performance#:~:text=The%20factors%20found%20to%20be%20influential%20in%20affecting,dry%20recycling%20achieving%20higher%20kerbside%20dry%20recycling%20yields%3B</w:t>
        </w:r>
      </w:hyperlink>
      <w:r w:rsidRPr="008B64BE">
        <w:rPr>
          <w:rStyle w:val="Hyperlink"/>
          <w:sz w:val="18"/>
          <w:szCs w:val="18"/>
        </w:rPr>
        <w:t xml:space="preserve"> </w:t>
      </w:r>
    </w:p>
  </w:footnote>
  <w:footnote w:id="164">
    <w:p w:rsidRPr="008B64BE" w:rsidR="00554C21" w:rsidP="00554C21" w:rsidRDefault="00554C21" w14:paraId="413DDB8F" w14:textId="7C379E82">
      <w:pPr>
        <w:pStyle w:val="FootnoteText"/>
        <w:rPr>
          <w:sz w:val="18"/>
          <w:szCs w:val="18"/>
        </w:rPr>
      </w:pPr>
      <w:r w:rsidRPr="001041B3">
        <w:rPr>
          <w:rStyle w:val="FootnoteReference"/>
          <w:szCs w:val="22"/>
        </w:rPr>
        <w:footnoteRef/>
      </w:r>
      <w:r w:rsidR="00FF2E81">
        <w:rPr>
          <w:sz w:val="18"/>
          <w:szCs w:val="18"/>
        </w:rPr>
        <w:t xml:space="preserve"> 2011 Census, available at: </w:t>
      </w:r>
      <w:hyperlink w:history="1" r:id="rId76">
        <w:r w:rsidRPr="002012E4" w:rsidR="00FF2E81">
          <w:rPr>
            <w:rStyle w:val="Hyperlink"/>
            <w:sz w:val="18"/>
            <w:szCs w:val="18"/>
          </w:rPr>
          <w:t>https://www.ons.gov.uk/peoplepopulationandcommunity/populationandmigration/populationestimates/bulletins/2011censuspopulationandhouseholdestimatesforsmallareasinenglandandwales/2012-11-23</w:t>
        </w:r>
      </w:hyperlink>
    </w:p>
  </w:footnote>
  <w:footnote w:id="165">
    <w:p w:rsidRPr="008B64BE" w:rsidR="00554C21" w:rsidP="00554C21" w:rsidRDefault="00554C21" w14:paraId="57154D4B" w14:textId="19FCBF5B">
      <w:pPr>
        <w:pStyle w:val="FootnoteText"/>
        <w:rPr>
          <w:rFonts w:cs="Arial"/>
          <w:sz w:val="18"/>
          <w:szCs w:val="18"/>
        </w:rPr>
      </w:pPr>
      <w:r w:rsidRPr="001041B3">
        <w:rPr>
          <w:rStyle w:val="FootnoteReference"/>
          <w:rFonts w:cs="Arial"/>
          <w:szCs w:val="22"/>
        </w:rPr>
        <w:footnoteRef/>
      </w:r>
      <w:r w:rsidRPr="008B64BE">
        <w:rPr>
          <w:rStyle w:val="FootnoteReference"/>
          <w:rFonts w:cs="Arial"/>
          <w:sz w:val="18"/>
          <w:szCs w:val="18"/>
        </w:rPr>
        <w:t xml:space="preserve"> </w:t>
      </w:r>
      <w:r w:rsidRPr="008B64BE">
        <w:rPr>
          <w:rStyle w:val="FootnoteReference"/>
          <w:rFonts w:cs="Arial"/>
          <w:sz w:val="18"/>
          <w:szCs w:val="18"/>
          <w:vertAlign w:val="baseline"/>
        </w:rPr>
        <w:t>Dashed lines represent the line of best fit offset on either side by 50% of one standard deviation to identify middle deprivation local authorities.</w:t>
      </w:r>
    </w:p>
  </w:footnote>
  <w:footnote w:id="166">
    <w:p w:rsidR="00554C21" w:rsidP="00554C21" w:rsidRDefault="00554C21" w14:paraId="67432510" w14:textId="15B74D9D">
      <w:pPr>
        <w:pStyle w:val="FootnoteText"/>
      </w:pPr>
      <w:r w:rsidRPr="001041B3">
        <w:rPr>
          <w:rStyle w:val="FootnoteReference"/>
          <w:szCs w:val="22"/>
        </w:rPr>
        <w:footnoteRef/>
      </w:r>
      <w:r w:rsidRPr="008B64BE">
        <w:rPr>
          <w:sz w:val="18"/>
          <w:szCs w:val="18"/>
        </w:rPr>
        <w:t xml:space="preserve"> KAT project report and user guide</w:t>
      </w:r>
      <w:r w:rsidR="0089285A">
        <w:t>.</w:t>
      </w:r>
    </w:p>
  </w:footnote>
  <w:footnote w:id="167">
    <w:p w:rsidRPr="00101A16" w:rsidR="008907EA" w:rsidRDefault="008907EA" w14:paraId="0B85DD93" w14:textId="10652C5E">
      <w:pPr>
        <w:pStyle w:val="FootnoteText"/>
        <w:rPr>
          <w:lang w:val="en-US"/>
        </w:rPr>
      </w:pPr>
      <w:r>
        <w:rPr>
          <w:rStyle w:val="FootnoteReference"/>
        </w:rPr>
        <w:footnoteRef/>
      </w:r>
      <w:r>
        <w:t xml:space="preserve"> Engagement with WRAP.</w:t>
      </w:r>
    </w:p>
  </w:footnote>
  <w:footnote w:id="168">
    <w:p w:rsidRPr="00E8425C" w:rsidR="00554C21" w:rsidP="00554C21" w:rsidRDefault="00554C21" w14:paraId="15F1C975" w14:textId="1FB74B05">
      <w:pPr>
        <w:pStyle w:val="FootnoteText"/>
        <w:rPr>
          <w:sz w:val="18"/>
          <w:szCs w:val="22"/>
        </w:rPr>
      </w:pPr>
      <w:r w:rsidRPr="001041B3">
        <w:rPr>
          <w:rStyle w:val="FootnoteReference"/>
        </w:rPr>
        <w:footnoteRef/>
      </w:r>
      <w:r w:rsidRPr="00E8425C">
        <w:rPr>
          <w:sz w:val="18"/>
          <w:szCs w:val="22"/>
        </w:rPr>
        <w:t xml:space="preserve"> Through the published statistics at </w:t>
      </w:r>
      <w:hyperlink w:history="1" r:id="rId77">
        <w:r w:rsidR="0024099C">
          <w:rPr>
            <w:rStyle w:val="Hyperlink"/>
            <w:sz w:val="18"/>
            <w:szCs w:val="22"/>
          </w:rPr>
          <w:t>https://laportal.wrap.ngo/uk/</w:t>
        </w:r>
      </w:hyperlink>
    </w:p>
  </w:footnote>
  <w:footnote w:id="169">
    <w:p w:rsidRPr="00E8425C" w:rsidR="00554C21" w:rsidP="00554C21" w:rsidRDefault="00554C21" w14:paraId="77CA3D88" w14:textId="77777777">
      <w:pPr>
        <w:pStyle w:val="FootnoteText"/>
        <w:rPr>
          <w:sz w:val="18"/>
          <w:szCs w:val="22"/>
        </w:rPr>
      </w:pPr>
      <w:r w:rsidRPr="001041B3">
        <w:rPr>
          <w:rStyle w:val="FootnoteReference"/>
        </w:rPr>
        <w:footnoteRef/>
      </w:r>
      <w:r w:rsidRPr="00E8425C">
        <w:rPr>
          <w:sz w:val="18"/>
          <w:szCs w:val="22"/>
        </w:rPr>
        <w:t xml:space="preserve"> There are several peer reviews of the assumptions and modelling used using experts with skills in diverse areas of analysis and industry knowledge. This also includes using external expert contractors to gather assumptions and/or to sense check that data are appropriate to use in the modelling.  </w:t>
      </w:r>
    </w:p>
  </w:footnote>
  <w:footnote w:id="170">
    <w:p w:rsidR="00554C21" w:rsidP="00554C21" w:rsidRDefault="00554C21" w14:paraId="24A774CE" w14:textId="24410BC0">
      <w:pPr>
        <w:pStyle w:val="FootnoteText"/>
      </w:pPr>
      <w:r w:rsidRPr="001041B3">
        <w:rPr>
          <w:rStyle w:val="FootnoteReference"/>
        </w:rPr>
        <w:footnoteRef/>
      </w:r>
      <w:r w:rsidRPr="00E8425C" w:rsidR="7C995945">
        <w:rPr>
          <w:sz w:val="18"/>
          <w:szCs w:val="18"/>
        </w:rPr>
        <w:t xml:space="preserve"> This applies to collection systems </w:t>
      </w:r>
      <w:r w:rsidRPr="00E8425C" w:rsidR="002012E4">
        <w:rPr>
          <w:sz w:val="18"/>
          <w:szCs w:val="18"/>
        </w:rPr>
        <w:t>that change</w:t>
      </w:r>
      <w:r w:rsidRPr="00E8425C" w:rsidR="7C995945">
        <w:rPr>
          <w:sz w:val="18"/>
          <w:szCs w:val="18"/>
        </w:rPr>
        <w:t xml:space="preserve"> their dry material </w:t>
      </w:r>
      <w:r w:rsidR="00CF5ED6">
        <w:rPr>
          <w:sz w:val="18"/>
          <w:szCs w:val="18"/>
        </w:rPr>
        <w:t>scheme type</w:t>
      </w:r>
      <w:r w:rsidRPr="00E8425C" w:rsidR="00CF5ED6">
        <w:rPr>
          <w:sz w:val="18"/>
          <w:szCs w:val="18"/>
        </w:rPr>
        <w:t xml:space="preserve"> </w:t>
      </w:r>
      <w:r w:rsidRPr="00E8425C" w:rsidR="7C995945">
        <w:rPr>
          <w:sz w:val="18"/>
          <w:szCs w:val="18"/>
        </w:rPr>
        <w:t>(</w:t>
      </w:r>
      <w:r w:rsidR="00D12C50">
        <w:rPr>
          <w:sz w:val="18"/>
          <w:szCs w:val="18"/>
        </w:rPr>
        <w:t>i.e.,</w:t>
      </w:r>
      <w:r w:rsidRPr="00E8425C" w:rsidR="7C995945">
        <w:rPr>
          <w:sz w:val="18"/>
          <w:szCs w:val="18"/>
        </w:rPr>
        <w:t xml:space="preserve"> to systems with further separation)</w:t>
      </w:r>
      <w:r w:rsidR="7C995945">
        <w:rPr>
          <w:sz w:val="18"/>
          <w:szCs w:val="18"/>
        </w:rPr>
        <w:t>.</w:t>
      </w:r>
    </w:p>
  </w:footnote>
  <w:footnote w:id="171">
    <w:p w:rsidRPr="00E8425C" w:rsidR="00554C21" w:rsidP="00554C21" w:rsidRDefault="00554C21" w14:paraId="4738D9FA" w14:textId="6F4035C2">
      <w:pPr>
        <w:pStyle w:val="FootnoteText"/>
        <w:rPr>
          <w:sz w:val="18"/>
          <w:szCs w:val="18"/>
        </w:rPr>
      </w:pPr>
      <w:r w:rsidRPr="003B43AE">
        <w:rPr>
          <w:rStyle w:val="FootnoteReference"/>
          <w:szCs w:val="22"/>
        </w:rPr>
        <w:footnoteRef/>
      </w:r>
      <w:r w:rsidRPr="00E8425C">
        <w:rPr>
          <w:sz w:val="18"/>
          <w:szCs w:val="18"/>
        </w:rPr>
        <w:t xml:space="preserve"> Source: WRAP</w:t>
      </w:r>
      <w:r w:rsidR="00F03F26">
        <w:rPr>
          <w:sz w:val="18"/>
          <w:szCs w:val="18"/>
        </w:rPr>
        <w:t>.</w:t>
      </w:r>
    </w:p>
  </w:footnote>
  <w:footnote w:id="172">
    <w:p w:rsidRPr="00E8425C" w:rsidR="00554C21" w:rsidP="00554C21" w:rsidRDefault="00554C21" w14:paraId="6B0F2F2C" w14:textId="55C33C95">
      <w:pPr>
        <w:pStyle w:val="FootnoteText"/>
        <w:rPr>
          <w:sz w:val="18"/>
          <w:szCs w:val="18"/>
        </w:rPr>
      </w:pPr>
      <w:r w:rsidRPr="003B43AE">
        <w:rPr>
          <w:rStyle w:val="FootnoteReference"/>
          <w:szCs w:val="22"/>
        </w:rPr>
        <w:footnoteRef/>
      </w:r>
      <w:r w:rsidRPr="00E8425C">
        <w:rPr>
          <w:sz w:val="18"/>
          <w:szCs w:val="18"/>
        </w:rPr>
        <w:t xml:space="preserve"> </w:t>
      </w:r>
      <w:r w:rsidRPr="00E8425C">
        <w:rPr>
          <w:rFonts w:cs="Arial"/>
          <w:sz w:val="18"/>
          <w:szCs w:val="18"/>
        </w:rPr>
        <w:t xml:space="preserve">For </w:t>
      </w:r>
      <w:r w:rsidRPr="00E8425C" w:rsidR="005E5536">
        <w:rPr>
          <w:rFonts w:cs="Arial"/>
          <w:sz w:val="18"/>
          <w:szCs w:val="18"/>
        </w:rPr>
        <w:t>example,</w:t>
      </w:r>
      <w:r w:rsidRPr="00E8425C">
        <w:rPr>
          <w:rFonts w:cs="Arial"/>
          <w:sz w:val="18"/>
          <w:szCs w:val="18"/>
        </w:rPr>
        <w:t xml:space="preserve"> for LAs who might need to haul food waste to an anaerobic digestion facility cross country, or to manage the transfer of segregated </w:t>
      </w:r>
      <w:r w:rsidRPr="00E8425C" w:rsidR="001E5BC2">
        <w:rPr>
          <w:rFonts w:cs="Arial"/>
          <w:sz w:val="18"/>
          <w:szCs w:val="18"/>
        </w:rPr>
        <w:t>dry recyclables</w:t>
      </w:r>
      <w:r w:rsidRPr="00E8425C">
        <w:rPr>
          <w:rFonts w:cs="Arial"/>
          <w:sz w:val="18"/>
          <w:szCs w:val="18"/>
        </w:rPr>
        <w:t xml:space="preserve"> into bulk containers at a local depot</w:t>
      </w:r>
      <w:r w:rsidR="00F03F26">
        <w:rPr>
          <w:rFonts w:cs="Arial"/>
          <w:sz w:val="18"/>
          <w:szCs w:val="18"/>
        </w:rPr>
        <w:t>.</w:t>
      </w:r>
    </w:p>
  </w:footnote>
  <w:footnote w:id="173">
    <w:p w:rsidRPr="00E8425C" w:rsidR="00554C21" w:rsidP="00554C21" w:rsidRDefault="00554C21" w14:paraId="4091A5A4" w14:textId="0B8BD3F5">
      <w:pPr>
        <w:pStyle w:val="FootnoteText"/>
        <w:rPr>
          <w:sz w:val="18"/>
          <w:szCs w:val="18"/>
        </w:rPr>
      </w:pPr>
      <w:r w:rsidRPr="003B43AE">
        <w:rPr>
          <w:rStyle w:val="FootnoteReference"/>
          <w:szCs w:val="22"/>
        </w:rPr>
        <w:footnoteRef/>
      </w:r>
      <w:r w:rsidRPr="00E8425C">
        <w:rPr>
          <w:sz w:val="18"/>
          <w:szCs w:val="18"/>
        </w:rPr>
        <w:t xml:space="preserve"> The Materials Pricing Report (wrap.org.uk/resources/report/materials-pricing-report) summarises the costs of transfer and which material streams have the haulage already included (known as </w:t>
      </w:r>
      <w:r w:rsidRPr="00E8425C">
        <w:rPr>
          <w:rFonts w:cs="Arial"/>
          <w:sz w:val="18"/>
          <w:szCs w:val="18"/>
        </w:rPr>
        <w:t>Ex-works costs)</w:t>
      </w:r>
      <w:r w:rsidR="00F03F26">
        <w:rPr>
          <w:rFonts w:cs="Arial"/>
          <w:sz w:val="18"/>
          <w:szCs w:val="18"/>
        </w:rPr>
        <w:t>.</w:t>
      </w:r>
    </w:p>
  </w:footnote>
  <w:footnote w:id="174">
    <w:p w:rsidRPr="00E8425C" w:rsidR="00554C21" w:rsidP="00554C21" w:rsidRDefault="00554C21" w14:paraId="2E8C6BC1" w14:textId="7744DA4A">
      <w:pPr>
        <w:pStyle w:val="FootnoteText"/>
        <w:rPr>
          <w:sz w:val="18"/>
          <w:szCs w:val="18"/>
        </w:rPr>
      </w:pPr>
      <w:r w:rsidRPr="003B43AE">
        <w:rPr>
          <w:rStyle w:val="FootnoteReference"/>
          <w:szCs w:val="22"/>
        </w:rPr>
        <w:footnoteRef/>
      </w:r>
      <w:r w:rsidRPr="00E8425C">
        <w:rPr>
          <w:sz w:val="18"/>
          <w:szCs w:val="18"/>
        </w:rPr>
        <w:t xml:space="preserve"> Eunomia, 2016, Update of Kerbside Analysis Toolkit Default Data</w:t>
      </w:r>
      <w:r w:rsidR="00F03F26">
        <w:rPr>
          <w:sz w:val="18"/>
          <w:szCs w:val="18"/>
        </w:rPr>
        <w:t>.</w:t>
      </w:r>
    </w:p>
  </w:footnote>
  <w:footnote w:id="175">
    <w:p w:rsidRPr="00E8425C" w:rsidR="00554C21" w:rsidP="00554C21" w:rsidRDefault="00554C21" w14:paraId="5C0EA986" w14:textId="0E4F24AA">
      <w:pPr>
        <w:pStyle w:val="FootnoteText"/>
        <w:rPr>
          <w:sz w:val="18"/>
          <w:szCs w:val="18"/>
        </w:rPr>
      </w:pPr>
      <w:r w:rsidRPr="003B43AE">
        <w:rPr>
          <w:rStyle w:val="FootnoteReference"/>
          <w:szCs w:val="22"/>
        </w:rPr>
        <w:footnoteRef/>
      </w:r>
      <w:r w:rsidRPr="00E8425C">
        <w:rPr>
          <w:sz w:val="18"/>
          <w:szCs w:val="18"/>
        </w:rPr>
        <w:t xml:space="preserve"> WRAP: Implementation Plan survey of vehicle manufacturers (2019, unpublished)</w:t>
      </w:r>
      <w:r w:rsidR="00F03F26">
        <w:rPr>
          <w:sz w:val="18"/>
          <w:szCs w:val="18"/>
        </w:rPr>
        <w:t>.</w:t>
      </w:r>
    </w:p>
  </w:footnote>
  <w:footnote w:id="176">
    <w:p w:rsidRPr="00E8425C" w:rsidR="00554C21" w:rsidP="00554C21" w:rsidRDefault="00554C21" w14:paraId="398A4E6D" w14:textId="6A0F9343">
      <w:pPr>
        <w:pStyle w:val="FootnoteText"/>
        <w:rPr>
          <w:sz w:val="18"/>
          <w:szCs w:val="18"/>
        </w:rPr>
      </w:pPr>
      <w:r w:rsidRPr="003B43AE">
        <w:rPr>
          <w:rStyle w:val="FootnoteReference"/>
          <w:szCs w:val="22"/>
        </w:rPr>
        <w:footnoteRef/>
      </w:r>
      <w:r w:rsidRPr="00E8425C">
        <w:rPr>
          <w:sz w:val="18"/>
          <w:szCs w:val="18"/>
        </w:rPr>
        <w:t xml:space="preserve"> WRAP: Implementation Plan survey of vehicle manufacturers (2019, unpublished)</w:t>
      </w:r>
      <w:r w:rsidR="00F03F26">
        <w:rPr>
          <w:sz w:val="18"/>
          <w:szCs w:val="18"/>
        </w:rPr>
        <w:t>.</w:t>
      </w:r>
    </w:p>
  </w:footnote>
  <w:footnote w:id="177">
    <w:p w:rsidRPr="00E8425C" w:rsidR="00554C21" w:rsidP="00554C21" w:rsidRDefault="00554C21" w14:paraId="09EF6FC9" w14:textId="078AFC75">
      <w:pPr>
        <w:pStyle w:val="FootnoteText"/>
        <w:rPr>
          <w:sz w:val="18"/>
          <w:szCs w:val="18"/>
        </w:rPr>
      </w:pPr>
      <w:r w:rsidRPr="003B43AE">
        <w:rPr>
          <w:rStyle w:val="FootnoteReference"/>
          <w:szCs w:val="22"/>
        </w:rPr>
        <w:footnoteRef/>
      </w:r>
      <w:r w:rsidRPr="00E8425C">
        <w:rPr>
          <w:sz w:val="18"/>
          <w:szCs w:val="18"/>
        </w:rPr>
        <w:t xml:space="preserve"> WRAP: Implementation Plan survey of vehicle manufacturers (2019, unpublished)</w:t>
      </w:r>
      <w:r w:rsidR="00F03F26">
        <w:rPr>
          <w:sz w:val="18"/>
          <w:szCs w:val="18"/>
        </w:rPr>
        <w:t>.</w:t>
      </w:r>
    </w:p>
  </w:footnote>
  <w:footnote w:id="178">
    <w:p w:rsidR="00554C21" w:rsidP="00554C21" w:rsidRDefault="00554C21" w14:paraId="41A030BC" w14:textId="73A7F5D7">
      <w:pPr>
        <w:pStyle w:val="FootnoteText"/>
      </w:pPr>
      <w:r w:rsidRPr="003B43AE">
        <w:rPr>
          <w:rStyle w:val="FootnoteReference"/>
          <w:szCs w:val="22"/>
        </w:rPr>
        <w:footnoteRef/>
      </w:r>
      <w:r w:rsidRPr="00E8425C">
        <w:rPr>
          <w:sz w:val="18"/>
          <w:szCs w:val="18"/>
        </w:rPr>
        <w:t xml:space="preserve"> Source: WRAP (based on their engagement with </w:t>
      </w:r>
      <w:r w:rsidR="00D97548">
        <w:rPr>
          <w:sz w:val="18"/>
          <w:szCs w:val="18"/>
        </w:rPr>
        <w:t>local auth</w:t>
      </w:r>
      <w:r w:rsidRPr="00E8425C">
        <w:rPr>
          <w:sz w:val="18"/>
          <w:szCs w:val="18"/>
        </w:rPr>
        <w:t xml:space="preserve">orities. NB </w:t>
      </w:r>
      <w:r w:rsidR="00D97548">
        <w:rPr>
          <w:sz w:val="18"/>
          <w:szCs w:val="18"/>
        </w:rPr>
        <w:t>local auth</w:t>
      </w:r>
      <w:r w:rsidRPr="00E8425C">
        <w:rPr>
          <w:sz w:val="18"/>
          <w:szCs w:val="18"/>
        </w:rPr>
        <w:t xml:space="preserve">orities do not pay </w:t>
      </w:r>
      <w:r w:rsidRPr="00E8425C" w:rsidR="00E01DBA">
        <w:rPr>
          <w:sz w:val="18"/>
          <w:szCs w:val="18"/>
        </w:rPr>
        <w:t>VAT,</w:t>
      </w:r>
      <w:r w:rsidRPr="00E8425C">
        <w:rPr>
          <w:sz w:val="18"/>
          <w:szCs w:val="18"/>
        </w:rPr>
        <w:t xml:space="preserve"> and they tend to buy fuel at better rates)</w:t>
      </w:r>
      <w:r w:rsidR="00F03F26">
        <w:rPr>
          <w:sz w:val="18"/>
          <w:szCs w:val="18"/>
        </w:rPr>
        <w:t>.</w:t>
      </w:r>
    </w:p>
  </w:footnote>
  <w:footnote w:id="179">
    <w:p w:rsidR="005E5536" w:rsidRDefault="005E5536" w14:paraId="4F8D5254" w14:textId="524FB2CB">
      <w:pPr>
        <w:pStyle w:val="FootnoteText"/>
      </w:pPr>
      <w:r>
        <w:rPr>
          <w:rStyle w:val="FootnoteReference"/>
        </w:rPr>
        <w:footnoteRef/>
      </w:r>
      <w:r w:rsidR="7C995945">
        <w:t xml:space="preserve"> </w:t>
      </w:r>
      <w:r w:rsidRPr="00294E93" w:rsidR="7C995945">
        <w:rPr>
          <w:sz w:val="18"/>
          <w:szCs w:val="18"/>
        </w:rPr>
        <w:t>The fuel costs are around 5-10% of the total gross collection costs. The rising fuel prices are likely to affect these costs, however the effect should be similar under both the baseline and assessed policy options. The baseline scenario is based on less efficient vehicles (e.g., vehicles used for comingled collections are less efficient than the ones used for multi-stream collections), and therefore we would expect to see the number of comingled systems fall in pursuit of systems with higher separation for lower costs.</w:t>
      </w:r>
    </w:p>
  </w:footnote>
  <w:footnote w:id="180">
    <w:p w:rsidRPr="00E8425C" w:rsidR="00554C21" w:rsidP="00554C21" w:rsidRDefault="00554C21" w14:paraId="397A7769" w14:textId="77777777">
      <w:pPr>
        <w:pStyle w:val="FootnoteText"/>
        <w:rPr>
          <w:sz w:val="18"/>
          <w:szCs w:val="18"/>
        </w:rPr>
      </w:pPr>
      <w:r w:rsidRPr="003B43AE">
        <w:rPr>
          <w:rStyle w:val="FootnoteReference"/>
          <w:szCs w:val="22"/>
        </w:rPr>
        <w:footnoteRef/>
      </w:r>
      <w:r w:rsidRPr="00E8425C">
        <w:rPr>
          <w:sz w:val="18"/>
          <w:szCs w:val="18"/>
        </w:rPr>
        <w:t xml:space="preserve"> Eunomia, 2016, Update of Kerbside Analysis Toolkit Default Data</w:t>
      </w:r>
    </w:p>
  </w:footnote>
  <w:footnote w:id="181">
    <w:p w:rsidRPr="007E5D15" w:rsidR="00EB254D" w:rsidP="00EB254D" w:rsidRDefault="00EB254D" w14:paraId="15994D9E" w14:textId="77777777">
      <w:pPr>
        <w:pStyle w:val="FootnoteText"/>
        <w:rPr>
          <w:lang w:val="en-US"/>
        </w:rPr>
      </w:pPr>
      <w:r>
        <w:rPr>
          <w:rStyle w:val="FootnoteReference"/>
        </w:rPr>
        <w:footnoteRef/>
      </w:r>
      <w:r>
        <w:t xml:space="preserve"> Engagement with WRAP.</w:t>
      </w:r>
    </w:p>
  </w:footnote>
  <w:footnote w:id="182">
    <w:p w:rsidRPr="00E8425C" w:rsidR="00554C21" w:rsidP="00554C21" w:rsidRDefault="00554C21" w14:paraId="2A43CC31" w14:textId="77777777">
      <w:pPr>
        <w:pStyle w:val="FootnoteText"/>
        <w:rPr>
          <w:sz w:val="18"/>
          <w:szCs w:val="18"/>
        </w:rPr>
      </w:pPr>
      <w:r w:rsidRPr="003B43AE">
        <w:rPr>
          <w:rStyle w:val="FootnoteReference"/>
          <w:szCs w:val="22"/>
        </w:rPr>
        <w:footnoteRef/>
      </w:r>
      <w:r w:rsidRPr="00E8425C">
        <w:rPr>
          <w:sz w:val="18"/>
          <w:szCs w:val="18"/>
        </w:rPr>
        <w:t xml:space="preserve"> WRAP’s analysis (unpublished).</w:t>
      </w:r>
    </w:p>
  </w:footnote>
  <w:footnote w:id="183">
    <w:p w:rsidRPr="00E8425C" w:rsidR="00554C21" w:rsidP="00554C21" w:rsidRDefault="00554C21" w14:paraId="05FD2D80" w14:textId="554FEFF1">
      <w:pPr>
        <w:pStyle w:val="FootnoteText"/>
        <w:rPr>
          <w:sz w:val="18"/>
          <w:szCs w:val="18"/>
        </w:rPr>
      </w:pPr>
      <w:r w:rsidRPr="003B43AE">
        <w:rPr>
          <w:rStyle w:val="FootnoteReference"/>
          <w:szCs w:val="22"/>
        </w:rPr>
        <w:footnoteRef/>
      </w:r>
      <w:r w:rsidRPr="00E8425C">
        <w:rPr>
          <w:sz w:val="18"/>
          <w:szCs w:val="18"/>
        </w:rPr>
        <w:t xml:space="preserve"> </w:t>
      </w:r>
      <w:hyperlink w:history="1" r:id="rId78">
        <w:r w:rsidRPr="002012E4" w:rsidR="00E146BE">
          <w:rPr>
            <w:rStyle w:val="Hyperlink"/>
            <w:sz w:val="18"/>
            <w:szCs w:val="18"/>
          </w:rPr>
          <w:t>https://consult.defra.gov.uk/waste-and-recycling/consistency-in-household-and-business-recycling/supporting_documents/Consistency%20in%20recycling%20impact%20assessment.pdf</w:t>
        </w:r>
      </w:hyperlink>
      <w:r w:rsidRPr="00E146BE">
        <w:rPr>
          <w:sz w:val="18"/>
          <w:szCs w:val="18"/>
        </w:rPr>
        <w:t xml:space="preserve"> </w:t>
      </w:r>
    </w:p>
  </w:footnote>
  <w:footnote w:id="184">
    <w:p w:rsidRPr="00E8425C" w:rsidR="00554C21" w:rsidP="00554C21" w:rsidRDefault="00554C21" w14:paraId="5CC735BB" w14:textId="06131042">
      <w:pPr>
        <w:pStyle w:val="FootnoteText"/>
        <w:rPr>
          <w:sz w:val="18"/>
          <w:szCs w:val="18"/>
        </w:rPr>
      </w:pPr>
      <w:r w:rsidRPr="003B43AE">
        <w:rPr>
          <w:rStyle w:val="FootnoteReference"/>
          <w:szCs w:val="22"/>
        </w:rPr>
        <w:footnoteRef/>
      </w:r>
      <w:r w:rsidRPr="00E8425C">
        <w:rPr>
          <w:sz w:val="18"/>
          <w:szCs w:val="18"/>
        </w:rPr>
        <w:t xml:space="preserve"> </w:t>
      </w:r>
      <w:hyperlink w:history="1" r:id="rId79">
        <w:r w:rsidRPr="006D05D9">
          <w:rPr>
            <w:rStyle w:val="Hyperlink"/>
            <w:sz w:val="18"/>
            <w:szCs w:val="18"/>
          </w:rPr>
          <w:t xml:space="preserve">http://www.ace-uk.co.uk/recycling/ </w:t>
        </w:r>
      </w:hyperlink>
      <w:r w:rsidRPr="00E8425C">
        <w:rPr>
          <w:sz w:val="18"/>
          <w:szCs w:val="18"/>
        </w:rPr>
        <w:t xml:space="preserve"> </w:t>
      </w:r>
    </w:p>
  </w:footnote>
  <w:footnote w:id="185">
    <w:p w:rsidRPr="00E8425C" w:rsidR="00554C21" w:rsidP="00554C21" w:rsidRDefault="00554C21" w14:paraId="6165238B" w14:textId="77777777">
      <w:pPr>
        <w:pStyle w:val="FootnoteText"/>
        <w:rPr>
          <w:sz w:val="18"/>
          <w:szCs w:val="18"/>
        </w:rPr>
      </w:pPr>
      <w:r w:rsidRPr="003B43AE">
        <w:rPr>
          <w:rStyle w:val="FootnoteReference"/>
          <w:szCs w:val="22"/>
        </w:rPr>
        <w:footnoteRef/>
      </w:r>
      <w:r w:rsidRPr="00E8425C">
        <w:rPr>
          <w:sz w:val="18"/>
          <w:szCs w:val="18"/>
        </w:rPr>
        <w:t xml:space="preserve"> This is an estimate for the UK.</w:t>
      </w:r>
    </w:p>
  </w:footnote>
  <w:footnote w:id="186">
    <w:p w:rsidR="00554C21" w:rsidP="00554C21" w:rsidRDefault="00554C21" w14:paraId="001178D2" w14:textId="158F62D7">
      <w:pPr>
        <w:pStyle w:val="FootnoteText"/>
      </w:pPr>
      <w:r w:rsidRPr="003B43AE">
        <w:rPr>
          <w:rStyle w:val="FootnoteReference"/>
          <w:szCs w:val="22"/>
        </w:rPr>
        <w:footnoteRef/>
      </w:r>
      <w:r w:rsidRPr="00E8425C">
        <w:rPr>
          <w:sz w:val="18"/>
          <w:szCs w:val="18"/>
        </w:rPr>
        <w:t xml:space="preserve"> </w:t>
      </w:r>
      <w:proofErr w:type="spellStart"/>
      <w:r w:rsidR="00027D61">
        <w:rPr>
          <w:sz w:val="18"/>
          <w:szCs w:val="18"/>
        </w:rPr>
        <w:t>Alupro</w:t>
      </w:r>
      <w:proofErr w:type="spellEnd"/>
      <w:r w:rsidR="00027D61">
        <w:rPr>
          <w:sz w:val="18"/>
          <w:szCs w:val="18"/>
        </w:rPr>
        <w:t xml:space="preserve"> is an industry funded, not-for -profit organisation, representing the UK’s aluminium packaging industry: </w:t>
      </w:r>
      <w:hyperlink w:history="1" r:id="rId80">
        <w:r w:rsidRPr="006D05D9">
          <w:rPr>
            <w:rStyle w:val="Hyperlink"/>
            <w:sz w:val="18"/>
            <w:szCs w:val="18"/>
          </w:rPr>
          <w:t>https://alupro.org.uk/</w:t>
        </w:r>
      </w:hyperlink>
    </w:p>
  </w:footnote>
  <w:footnote w:id="187">
    <w:p w:rsidRPr="00E8425C" w:rsidR="00554C21" w:rsidP="00554C21" w:rsidRDefault="00554C21" w14:paraId="3954C44A" w14:textId="6F1236F0">
      <w:pPr>
        <w:pStyle w:val="FootnoteText"/>
        <w:rPr>
          <w:sz w:val="18"/>
          <w:szCs w:val="18"/>
        </w:rPr>
      </w:pPr>
      <w:r w:rsidRPr="003B43AE">
        <w:rPr>
          <w:rStyle w:val="FootnoteReference"/>
          <w:szCs w:val="22"/>
        </w:rPr>
        <w:footnoteRef/>
      </w:r>
      <w:r w:rsidRPr="00E8425C">
        <w:rPr>
          <w:sz w:val="18"/>
          <w:szCs w:val="18"/>
        </w:rPr>
        <w:t xml:space="preserve"> Valpak, 2020, </w:t>
      </w:r>
      <w:proofErr w:type="spellStart"/>
      <w:r w:rsidRPr="00E8425C">
        <w:rPr>
          <w:sz w:val="18"/>
          <w:szCs w:val="18"/>
        </w:rPr>
        <w:t>PackFlow</w:t>
      </w:r>
      <w:proofErr w:type="spellEnd"/>
      <w:r w:rsidRPr="00E8425C">
        <w:rPr>
          <w:sz w:val="18"/>
          <w:szCs w:val="18"/>
        </w:rPr>
        <w:t xml:space="preserve"> Covid-19 Phase I: Metal</w:t>
      </w:r>
      <w:r w:rsidR="0051603E">
        <w:rPr>
          <w:sz w:val="18"/>
          <w:szCs w:val="18"/>
        </w:rPr>
        <w:t>.</w:t>
      </w:r>
    </w:p>
  </w:footnote>
  <w:footnote w:id="188">
    <w:p w:rsidRPr="00E8425C" w:rsidR="00554C21" w:rsidP="00554C21" w:rsidRDefault="00554C21" w14:paraId="03FB26FA" w14:textId="710D5A53">
      <w:pPr>
        <w:pStyle w:val="FootnoteText"/>
        <w:rPr>
          <w:sz w:val="18"/>
          <w:szCs w:val="18"/>
        </w:rPr>
      </w:pPr>
      <w:r w:rsidRPr="003B43AE">
        <w:rPr>
          <w:rStyle w:val="FootnoteReference"/>
          <w:szCs w:val="22"/>
        </w:rPr>
        <w:footnoteRef/>
      </w:r>
      <w:r w:rsidRPr="00E8425C">
        <w:rPr>
          <w:sz w:val="18"/>
          <w:szCs w:val="18"/>
        </w:rPr>
        <w:t xml:space="preserve"> </w:t>
      </w:r>
      <w:r w:rsidRPr="00E8425C">
        <w:rPr>
          <w:rFonts w:eastAsia="Calibri" w:cs="Arial"/>
          <w:sz w:val="18"/>
          <w:szCs w:val="18"/>
        </w:rPr>
        <w:t>56% capture rate was applied as a best guess option as foil shares a similar property to film. A high proportion of both materials will be contaminated with food which tends to reduce the capture rate as householders may be reluctant to wash and recycle the packaging</w:t>
      </w:r>
      <w:r w:rsidR="00F03F26">
        <w:rPr>
          <w:rFonts w:eastAsia="Calibri" w:cs="Arial"/>
          <w:sz w:val="18"/>
          <w:szCs w:val="18"/>
        </w:rPr>
        <w:t>.</w:t>
      </w:r>
    </w:p>
  </w:footnote>
  <w:footnote w:id="189">
    <w:p w:rsidRPr="00E8425C" w:rsidR="00554C21" w:rsidP="00554C21" w:rsidRDefault="00554C21" w14:paraId="3AD0849A" w14:textId="0D3E4C40">
      <w:pPr>
        <w:pStyle w:val="FootnoteText"/>
        <w:rPr>
          <w:sz w:val="18"/>
          <w:szCs w:val="18"/>
        </w:rPr>
      </w:pPr>
      <w:r w:rsidRPr="003B43AE">
        <w:rPr>
          <w:rStyle w:val="FootnoteReference"/>
          <w:szCs w:val="22"/>
        </w:rPr>
        <w:footnoteRef/>
      </w:r>
      <w:r w:rsidRPr="00E8425C">
        <w:rPr>
          <w:sz w:val="18"/>
          <w:szCs w:val="18"/>
        </w:rPr>
        <w:t xml:space="preserve"> Estimated using UK POM 2019 data</w:t>
      </w:r>
      <w:r w:rsidR="00F03F26">
        <w:rPr>
          <w:sz w:val="18"/>
          <w:szCs w:val="18"/>
        </w:rPr>
        <w:t>.</w:t>
      </w:r>
    </w:p>
  </w:footnote>
  <w:footnote w:id="190">
    <w:p w:rsidRPr="00E8425C" w:rsidR="00554C21" w:rsidP="00554C21" w:rsidRDefault="00554C21" w14:paraId="5173884F" w14:textId="73B9EB3D">
      <w:pPr>
        <w:pStyle w:val="FootnoteText"/>
        <w:rPr>
          <w:sz w:val="18"/>
          <w:szCs w:val="18"/>
        </w:rPr>
      </w:pPr>
      <w:r w:rsidRPr="003B43AE">
        <w:rPr>
          <w:rStyle w:val="FootnoteReference"/>
          <w:szCs w:val="22"/>
        </w:rPr>
        <w:footnoteRef/>
      </w:r>
      <w:r w:rsidRPr="00E8425C">
        <w:rPr>
          <w:sz w:val="18"/>
          <w:szCs w:val="18"/>
        </w:rPr>
        <w:t xml:space="preserve"> Based on information that WRAP obtained from Suez and CEFLEX based on their work on international studies</w:t>
      </w:r>
      <w:r w:rsidR="00F03F26">
        <w:rPr>
          <w:sz w:val="18"/>
          <w:szCs w:val="18"/>
        </w:rPr>
        <w:t>.</w:t>
      </w:r>
    </w:p>
  </w:footnote>
  <w:footnote w:id="191">
    <w:p w:rsidRPr="00E8425C" w:rsidR="00554C21" w:rsidP="00554C21" w:rsidRDefault="00554C21" w14:paraId="58412965" w14:textId="40CBA516">
      <w:pPr>
        <w:pStyle w:val="FootnoteText"/>
        <w:rPr>
          <w:sz w:val="18"/>
          <w:szCs w:val="18"/>
        </w:rPr>
      </w:pPr>
      <w:r w:rsidRPr="003B43AE">
        <w:rPr>
          <w:rStyle w:val="FootnoteReference"/>
          <w:szCs w:val="22"/>
        </w:rPr>
        <w:footnoteRef/>
      </w:r>
      <w:r w:rsidRPr="00E8425C">
        <w:rPr>
          <w:sz w:val="18"/>
          <w:szCs w:val="18"/>
        </w:rPr>
        <w:t xml:space="preserve"> Based on the number of households in the UK</w:t>
      </w:r>
      <w:r w:rsidR="00F03F26">
        <w:rPr>
          <w:sz w:val="18"/>
          <w:szCs w:val="18"/>
        </w:rPr>
        <w:t>.</w:t>
      </w:r>
    </w:p>
  </w:footnote>
  <w:footnote w:id="192">
    <w:p w:rsidR="002C5F79" w:rsidRDefault="002C5F79" w14:paraId="5E0DADF6" w14:textId="1AA2426C">
      <w:pPr>
        <w:pStyle w:val="FootnoteText"/>
      </w:pPr>
      <w:r>
        <w:rPr>
          <w:rStyle w:val="FootnoteReference"/>
        </w:rPr>
        <w:footnoteRef/>
      </w:r>
      <w:r>
        <w:t xml:space="preserve"> </w:t>
      </w:r>
      <w:r w:rsidRPr="00A677AC">
        <w:rPr>
          <w:sz w:val="18"/>
          <w:szCs w:val="22"/>
        </w:rPr>
        <w:t>Based on WRAP’s review</w:t>
      </w:r>
      <w:r w:rsidR="00F03F26">
        <w:rPr>
          <w:sz w:val="18"/>
          <w:szCs w:val="22"/>
        </w:rPr>
        <w:t>.</w:t>
      </w:r>
    </w:p>
  </w:footnote>
  <w:footnote w:id="193">
    <w:p w:rsidRPr="009E7A40" w:rsidR="00504770" w:rsidRDefault="00504770" w14:paraId="0935D131" w14:textId="1D72AD10">
      <w:pPr>
        <w:pStyle w:val="FootnoteText"/>
        <w:rPr>
          <w:lang w:val="en-US"/>
        </w:rPr>
      </w:pPr>
      <w:r>
        <w:rPr>
          <w:rStyle w:val="FootnoteReference"/>
        </w:rPr>
        <w:footnoteRef/>
      </w:r>
      <w:r>
        <w:t xml:space="preserve"> </w:t>
      </w:r>
      <w:r w:rsidRPr="003775EB" w:rsidR="003775EB">
        <w:t xml:space="preserve">This assumption is </w:t>
      </w:r>
      <w:proofErr w:type="gramStart"/>
      <w:r w:rsidRPr="003775EB" w:rsidR="003775EB">
        <w:t>based on the fact that</w:t>
      </w:r>
      <w:proofErr w:type="gramEnd"/>
      <w:r w:rsidRPr="003775EB" w:rsidR="003775EB">
        <w:t xml:space="preserve"> the majority of local authorities (80%) currently collect residual waste frequently. Source: WRAP residual frequency data, 2022/23. Note, this proportion represents the local authority’s predominant collection frequency offered. Some local authorities may offer different residual collection frequencies to different households within their local authority.</w:t>
      </w:r>
      <w:r w:rsidR="003775EB">
        <w:t xml:space="preserve"> </w:t>
      </w:r>
    </w:p>
  </w:footnote>
  <w:footnote w:id="194">
    <w:p w:rsidRPr="00E8425C" w:rsidR="00554C21" w:rsidP="00554C21" w:rsidRDefault="00554C21" w14:paraId="56DDFAB5" w14:textId="1DD877A2">
      <w:pPr>
        <w:pStyle w:val="FootnoteText"/>
        <w:rPr>
          <w:sz w:val="18"/>
          <w:szCs w:val="18"/>
        </w:rPr>
      </w:pPr>
      <w:r w:rsidRPr="003B43AE">
        <w:rPr>
          <w:rStyle w:val="FootnoteReference"/>
          <w:szCs w:val="22"/>
        </w:rPr>
        <w:footnoteRef/>
      </w:r>
      <w:r w:rsidRPr="00E8425C">
        <w:rPr>
          <w:sz w:val="18"/>
          <w:szCs w:val="18"/>
        </w:rPr>
        <w:t xml:space="preserve"> Ibid</w:t>
      </w:r>
      <w:r w:rsidR="00F03F26">
        <w:rPr>
          <w:sz w:val="18"/>
          <w:szCs w:val="18"/>
        </w:rPr>
        <w:t>.</w:t>
      </w:r>
    </w:p>
  </w:footnote>
  <w:footnote w:id="195">
    <w:p w:rsidR="00554C21" w:rsidP="00554C21" w:rsidRDefault="00554C21" w14:paraId="1CE7C4A1" w14:textId="62CDAC00">
      <w:pPr>
        <w:pStyle w:val="FootnoteText"/>
      </w:pPr>
      <w:r w:rsidRPr="003B43AE">
        <w:rPr>
          <w:rStyle w:val="FootnoteReference"/>
          <w:szCs w:val="22"/>
        </w:rPr>
        <w:footnoteRef/>
      </w:r>
      <w:r w:rsidRPr="00E8425C">
        <w:rPr>
          <w:sz w:val="18"/>
          <w:szCs w:val="18"/>
        </w:rPr>
        <w:t xml:space="preserve"> WRAP (2016), </w:t>
      </w:r>
      <w:hyperlink w:history="1" r:id="rId81">
        <w:r w:rsidRPr="00E8425C">
          <w:rPr>
            <w:rStyle w:val="Hyperlink"/>
            <w:sz w:val="18"/>
            <w:szCs w:val="18"/>
          </w:rPr>
          <w:t>Household food waste collections guide</w:t>
        </w:r>
      </w:hyperlink>
      <w:r w:rsidRPr="00E8425C">
        <w:rPr>
          <w:sz w:val="18"/>
          <w:szCs w:val="18"/>
        </w:rPr>
        <w:t xml:space="preserve">; WRAP (2009), </w:t>
      </w:r>
      <w:hyperlink w:history="1" w:anchor=":~:text=Key%20findings,to%20in%2Dvessel%20composting)." r:id="rId82">
        <w:r w:rsidRPr="00E8425C">
          <w:rPr>
            <w:rStyle w:val="Hyperlink"/>
            <w:sz w:val="18"/>
            <w:szCs w:val="18"/>
          </w:rPr>
          <w:t>Evaluation of the WRAP separate food waste collection trials</w:t>
        </w:r>
      </w:hyperlink>
      <w:r w:rsidRPr="00E8425C">
        <w:rPr>
          <w:sz w:val="18"/>
          <w:szCs w:val="18"/>
        </w:rPr>
        <w:t>.</w:t>
      </w:r>
    </w:p>
  </w:footnote>
  <w:footnote w:id="196">
    <w:p w:rsidRPr="00E8425C" w:rsidR="00554C21" w:rsidP="00554C21" w:rsidRDefault="00554C21" w14:paraId="026F03EC" w14:textId="77777777">
      <w:pPr>
        <w:pStyle w:val="FootnoteText"/>
        <w:rPr>
          <w:rFonts w:ascii="Open Sans" w:hAnsi="Open Sans"/>
          <w:sz w:val="18"/>
          <w:szCs w:val="22"/>
        </w:rPr>
      </w:pPr>
      <w:r w:rsidRPr="001041B3">
        <w:rPr>
          <w:rStyle w:val="FootnoteReference"/>
        </w:rPr>
        <w:footnoteRef/>
      </w:r>
      <w:r w:rsidRPr="00E8425C">
        <w:rPr>
          <w:sz w:val="18"/>
          <w:szCs w:val="22"/>
        </w:rPr>
        <w:t xml:space="preserve"> </w:t>
      </w:r>
      <w:hyperlink w:history="1" r:id="rId83">
        <w:r w:rsidRPr="00E8425C">
          <w:rPr>
            <w:rStyle w:val="Hyperlink"/>
            <w:sz w:val="18"/>
            <w:szCs w:val="22"/>
          </w:rPr>
          <w:t>http://www.ons.gov.uk/ons/rel/census/2011-census/key-statistics-and-quick-statistics-for-local-authorities-in-the-united-kingdom---part-3/rft-qs402uk.xls</w:t>
        </w:r>
      </w:hyperlink>
      <w:r w:rsidRPr="00E8425C">
        <w:rPr>
          <w:sz w:val="18"/>
          <w:szCs w:val="22"/>
        </w:rPr>
        <w:t xml:space="preserve"> </w:t>
      </w:r>
    </w:p>
  </w:footnote>
  <w:footnote w:id="197">
    <w:p w:rsidR="00554C21" w:rsidP="00554C21" w:rsidRDefault="00554C21" w14:paraId="77F62762" w14:textId="77777777">
      <w:pPr>
        <w:pStyle w:val="FootnoteText"/>
      </w:pPr>
      <w:r w:rsidRPr="001041B3">
        <w:rPr>
          <w:rStyle w:val="FootnoteReference"/>
        </w:rPr>
        <w:footnoteRef/>
      </w:r>
      <w:r w:rsidRPr="00E8425C">
        <w:rPr>
          <w:sz w:val="18"/>
          <w:szCs w:val="22"/>
        </w:rPr>
        <w:t xml:space="preserve"> </w:t>
      </w:r>
      <w:bookmarkStart w:name="_Hlk83724800" w:id="94"/>
      <w:r w:rsidRPr="00E8425C">
        <w:rPr>
          <w:sz w:val="18"/>
          <w:szCs w:val="18"/>
        </w:rPr>
        <w:t xml:space="preserve">“Consistency in Household and Business Recycling in England”, Traverse, Pg. </w:t>
      </w:r>
      <w:bookmarkEnd w:id="94"/>
      <w:r w:rsidRPr="00E8425C">
        <w:rPr>
          <w:sz w:val="18"/>
          <w:szCs w:val="18"/>
        </w:rPr>
        <w:t>88</w:t>
      </w:r>
    </w:p>
  </w:footnote>
  <w:footnote w:id="198">
    <w:p w:rsidR="00E1367D" w:rsidRDefault="00E1367D" w14:paraId="4278A12E" w14:textId="726677F0">
      <w:pPr>
        <w:pStyle w:val="FootnoteText"/>
      </w:pPr>
      <w:r>
        <w:rPr>
          <w:rStyle w:val="FootnoteReference"/>
        </w:rPr>
        <w:footnoteRef/>
      </w:r>
      <w:r>
        <w:t xml:space="preserve"> </w:t>
      </w:r>
      <w:r w:rsidRPr="00E8425C">
        <w:rPr>
          <w:sz w:val="18"/>
          <w:szCs w:val="18"/>
        </w:rPr>
        <w:t>“Consistency in Household and Business Recycling in England”, Traverse, Pg. 88</w:t>
      </w:r>
    </w:p>
  </w:footnote>
  <w:footnote w:id="199">
    <w:p w:rsidR="00554C21" w:rsidP="00554C21" w:rsidRDefault="00554C21" w14:paraId="3951D2B7" w14:textId="4DA2F077">
      <w:pPr>
        <w:pStyle w:val="FootnoteText"/>
      </w:pPr>
      <w:r>
        <w:rPr>
          <w:rStyle w:val="FootnoteReference"/>
        </w:rPr>
        <w:footnoteRef/>
      </w:r>
      <w:r>
        <w:t xml:space="preserve"> </w:t>
      </w:r>
      <w:r w:rsidRPr="00C86519" w:rsidR="00405B10">
        <w:rPr>
          <w:sz w:val="18"/>
          <w:szCs w:val="18"/>
        </w:rPr>
        <w:t xml:space="preserve">Based on 2018/19 data using WRAP’s Toolbox based on </w:t>
      </w:r>
      <w:r w:rsidR="00D97548">
        <w:rPr>
          <w:sz w:val="18"/>
          <w:szCs w:val="18"/>
        </w:rPr>
        <w:t>local auth</w:t>
      </w:r>
      <w:r w:rsidRPr="00C86519" w:rsidR="00405B10">
        <w:rPr>
          <w:sz w:val="18"/>
          <w:szCs w:val="18"/>
        </w:rPr>
        <w:t>orities</w:t>
      </w:r>
      <w:r w:rsidR="00070BE6">
        <w:rPr>
          <w:sz w:val="18"/>
          <w:szCs w:val="18"/>
        </w:rPr>
        <w:t>’</w:t>
      </w:r>
      <w:r w:rsidRPr="00C86519" w:rsidR="00405B10">
        <w:rPr>
          <w:sz w:val="18"/>
          <w:szCs w:val="18"/>
        </w:rPr>
        <w:t xml:space="preserve"> portal self-reported inputs</w:t>
      </w:r>
      <w:r w:rsidR="00F03F26">
        <w:t>.</w:t>
      </w:r>
    </w:p>
  </w:footnote>
  <w:footnote w:id="200">
    <w:p w:rsidRPr="00E8425C" w:rsidR="00554C21" w:rsidP="00554C21" w:rsidRDefault="00554C21" w14:paraId="130D877B" w14:textId="77777777">
      <w:pPr>
        <w:rPr>
          <w:sz w:val="18"/>
          <w:szCs w:val="18"/>
        </w:rPr>
      </w:pPr>
      <w:r w:rsidRPr="001041B3">
        <w:rPr>
          <w:rStyle w:val="FootnoteReference"/>
          <w:rFonts w:eastAsia="SimSun"/>
        </w:rPr>
        <w:footnoteRef/>
      </w:r>
      <w:r w:rsidRPr="00E8425C">
        <w:rPr>
          <w:sz w:val="28"/>
          <w:szCs w:val="28"/>
        </w:rPr>
        <w:t xml:space="preserve"> </w:t>
      </w:r>
      <w:r w:rsidRPr="00E8425C">
        <w:rPr>
          <w:sz w:val="18"/>
          <w:szCs w:val="18"/>
        </w:rPr>
        <w:t xml:space="preserve">Q10 contains data for the collection of household organic waste from kerbside. </w:t>
      </w:r>
    </w:p>
  </w:footnote>
  <w:footnote w:id="201">
    <w:p w:rsidRPr="00E8425C" w:rsidR="00554C21" w:rsidP="00554C21" w:rsidRDefault="00554C21" w14:paraId="09133ABA" w14:textId="77777777">
      <w:pPr>
        <w:rPr>
          <w:sz w:val="18"/>
          <w:szCs w:val="18"/>
        </w:rPr>
      </w:pPr>
      <w:r w:rsidRPr="001041B3">
        <w:rPr>
          <w:rStyle w:val="FootnoteReference"/>
          <w:rFonts w:eastAsia="SimSun"/>
          <w:szCs w:val="22"/>
        </w:rPr>
        <w:footnoteRef/>
      </w:r>
      <w:r w:rsidRPr="00E8425C">
        <w:rPr>
          <w:sz w:val="18"/>
          <w:szCs w:val="18"/>
        </w:rPr>
        <w:t xml:space="preserve"> Q14 contains data for the collection of household organic waste via Civic Amenity (CA) sites at a Waste Disposal Authority (WDA) level.</w:t>
      </w:r>
    </w:p>
  </w:footnote>
  <w:footnote w:id="202">
    <w:p w:rsidRPr="00E8425C" w:rsidR="00554C21" w:rsidP="00554C21" w:rsidRDefault="00554C21" w14:paraId="41C09829" w14:textId="77777777">
      <w:pPr>
        <w:rPr>
          <w:sz w:val="18"/>
          <w:szCs w:val="18"/>
        </w:rPr>
      </w:pPr>
      <w:r w:rsidRPr="001041B3">
        <w:rPr>
          <w:rStyle w:val="FootnoteReference"/>
          <w:rFonts w:eastAsia="SimSun"/>
          <w:szCs w:val="22"/>
        </w:rPr>
        <w:footnoteRef/>
      </w:r>
      <w:r w:rsidRPr="00E8425C">
        <w:rPr>
          <w:sz w:val="18"/>
          <w:szCs w:val="18"/>
        </w:rPr>
        <w:t xml:space="preserve"> Q16 contains data for the collection of household organic waste via CA sites, at a Unitary Authority (UA) or Waste Collection Authority (WCA) level. </w:t>
      </w:r>
    </w:p>
  </w:footnote>
  <w:footnote w:id="203">
    <w:p w:rsidRPr="00DA0BD5" w:rsidR="00554C21" w:rsidP="00554C21" w:rsidRDefault="00554C21" w14:paraId="149A2547" w14:textId="77777777">
      <w:r w:rsidRPr="001041B3">
        <w:rPr>
          <w:rStyle w:val="FootnoteReference"/>
          <w:rFonts w:eastAsia="SimSun"/>
          <w:szCs w:val="22"/>
        </w:rPr>
        <w:footnoteRef/>
      </w:r>
      <w:r w:rsidRPr="00E8425C">
        <w:rPr>
          <w:sz w:val="18"/>
          <w:szCs w:val="18"/>
        </w:rPr>
        <w:t xml:space="preserve"> Q23 contains data for the collection of material for treatment by WDA from which </w:t>
      </w:r>
      <w:proofErr w:type="spellStart"/>
      <w:r w:rsidRPr="00E8425C">
        <w:rPr>
          <w:sz w:val="18"/>
          <w:szCs w:val="18"/>
        </w:rPr>
        <w:t>recyclates</w:t>
      </w:r>
      <w:proofErr w:type="spellEnd"/>
      <w:r w:rsidRPr="00E8425C">
        <w:rPr>
          <w:sz w:val="18"/>
          <w:szCs w:val="18"/>
        </w:rPr>
        <w:t xml:space="preserve"> are back allocated to WCAs.</w:t>
      </w:r>
    </w:p>
  </w:footnote>
  <w:footnote w:id="204">
    <w:p w:rsidRPr="00A677AC" w:rsidR="008E32BB" w:rsidRDefault="008E32BB" w14:paraId="73641774" w14:textId="2D9CE211">
      <w:pPr>
        <w:pStyle w:val="FootnoteText"/>
        <w:rPr>
          <w:sz w:val="18"/>
          <w:szCs w:val="18"/>
        </w:rPr>
      </w:pPr>
      <w:r w:rsidRPr="00A677AC">
        <w:rPr>
          <w:rStyle w:val="FootnoteReference"/>
          <w:sz w:val="18"/>
          <w:szCs w:val="18"/>
        </w:rPr>
        <w:footnoteRef/>
      </w:r>
      <w:r w:rsidRPr="00A677AC">
        <w:rPr>
          <w:sz w:val="18"/>
          <w:szCs w:val="18"/>
        </w:rPr>
        <w:t xml:space="preserve"> </w:t>
      </w:r>
      <w:r w:rsidRPr="00A677AC">
        <w:rPr>
          <w:rFonts w:cstheme="minorHAnsi"/>
          <w:sz w:val="18"/>
          <w:szCs w:val="18"/>
        </w:rPr>
        <w:t xml:space="preserve">WDF reports the quantities of garden waste generated by </w:t>
      </w:r>
      <w:r w:rsidR="00D97548">
        <w:rPr>
          <w:rFonts w:cstheme="minorHAnsi"/>
          <w:sz w:val="18"/>
          <w:szCs w:val="18"/>
        </w:rPr>
        <w:t>local auth</w:t>
      </w:r>
      <w:r w:rsidRPr="00A677AC">
        <w:rPr>
          <w:rFonts w:cstheme="minorHAnsi"/>
          <w:sz w:val="18"/>
          <w:szCs w:val="18"/>
        </w:rPr>
        <w:t>orities. WRAP looked at the amounts generated at kerbside in WDF and then mapped this onto the available properties (</w:t>
      </w:r>
      <w:r w:rsidRPr="00A677AC" w:rsidR="00FF2E81">
        <w:rPr>
          <w:rFonts w:cstheme="minorHAnsi"/>
          <w:sz w:val="18"/>
          <w:szCs w:val="18"/>
        </w:rPr>
        <w:t>i.e.,</w:t>
      </w:r>
      <w:r w:rsidRPr="00A677AC">
        <w:rPr>
          <w:rFonts w:cstheme="minorHAnsi"/>
          <w:sz w:val="18"/>
          <w:szCs w:val="18"/>
        </w:rPr>
        <w:t xml:space="preserve"> not flats).</w:t>
      </w:r>
    </w:p>
  </w:footnote>
  <w:footnote w:id="205">
    <w:p w:rsidRPr="00D46984" w:rsidR="00843CE1" w:rsidP="00843CE1" w:rsidRDefault="00843CE1" w14:paraId="2A269A3E" w14:textId="1C9B84F2">
      <w:pPr>
        <w:pStyle w:val="FootnoteText"/>
        <w:rPr>
          <w:sz w:val="18"/>
          <w:szCs w:val="18"/>
        </w:rPr>
      </w:pPr>
      <w:r>
        <w:rPr>
          <w:rStyle w:val="FootnoteReference"/>
        </w:rPr>
        <w:footnoteRef/>
      </w:r>
      <w:r>
        <w:t xml:space="preserve"> </w:t>
      </w:r>
      <w:r w:rsidRPr="00D46984">
        <w:rPr>
          <w:sz w:val="18"/>
          <w:szCs w:val="18"/>
        </w:rPr>
        <w:t xml:space="preserve">Based on 2018/19 data using WRAP’s Toolbox based on </w:t>
      </w:r>
      <w:r w:rsidR="00D97548">
        <w:rPr>
          <w:sz w:val="18"/>
          <w:szCs w:val="18"/>
        </w:rPr>
        <w:t>local auth</w:t>
      </w:r>
      <w:r w:rsidRPr="00D46984">
        <w:rPr>
          <w:sz w:val="18"/>
          <w:szCs w:val="18"/>
        </w:rPr>
        <w:t>orities</w:t>
      </w:r>
      <w:r w:rsidR="000D047F">
        <w:rPr>
          <w:sz w:val="18"/>
          <w:szCs w:val="18"/>
        </w:rPr>
        <w:t>’</w:t>
      </w:r>
      <w:r w:rsidRPr="00D46984">
        <w:rPr>
          <w:sz w:val="18"/>
          <w:szCs w:val="18"/>
        </w:rPr>
        <w:t xml:space="preserve"> portal </w:t>
      </w:r>
      <w:r>
        <w:rPr>
          <w:sz w:val="18"/>
          <w:szCs w:val="18"/>
        </w:rPr>
        <w:t>self-reported inputs</w:t>
      </w:r>
    </w:p>
    <w:p w:rsidR="00843CE1" w:rsidRDefault="00843CE1" w14:paraId="7A5ADE9D" w14:textId="78C59726">
      <w:pPr>
        <w:pStyle w:val="FootnoteText"/>
      </w:pPr>
      <w:r>
        <w:rPr>
          <w:sz w:val="18"/>
          <w:szCs w:val="22"/>
        </w:rPr>
        <w:t xml:space="preserve">, </w:t>
      </w:r>
      <w:r w:rsidRPr="00A677AC">
        <w:rPr>
          <w:sz w:val="18"/>
          <w:szCs w:val="22"/>
        </w:rPr>
        <w:t xml:space="preserve">65% of </w:t>
      </w:r>
      <w:r w:rsidR="00D97548">
        <w:rPr>
          <w:sz w:val="18"/>
          <w:szCs w:val="22"/>
        </w:rPr>
        <w:t>local auth</w:t>
      </w:r>
      <w:r w:rsidRPr="00A677AC">
        <w:rPr>
          <w:sz w:val="18"/>
          <w:szCs w:val="22"/>
        </w:rPr>
        <w:t>orities charge</w:t>
      </w:r>
      <w:r>
        <w:rPr>
          <w:sz w:val="18"/>
          <w:szCs w:val="22"/>
        </w:rPr>
        <w:t>d</w:t>
      </w:r>
      <w:r w:rsidRPr="00A677AC">
        <w:rPr>
          <w:sz w:val="18"/>
          <w:szCs w:val="22"/>
        </w:rPr>
        <w:t xml:space="preserve"> for a garden waste collection in 2018/19.</w:t>
      </w:r>
    </w:p>
  </w:footnote>
  <w:footnote w:id="206">
    <w:p w:rsidR="00554C21" w:rsidP="00554C21" w:rsidRDefault="00554C21" w14:paraId="7894DA19" w14:textId="6240ED3C">
      <w:pPr>
        <w:pStyle w:val="FootnoteText"/>
      </w:pPr>
      <w:r w:rsidRPr="001041B3">
        <w:rPr>
          <w:rStyle w:val="FootnoteReference"/>
        </w:rPr>
        <w:footnoteRef/>
      </w:r>
      <w:r w:rsidRPr="00E8425C">
        <w:rPr>
          <w:sz w:val="18"/>
          <w:szCs w:val="22"/>
        </w:rPr>
        <w:t xml:space="preserve"> </w:t>
      </w:r>
      <w:hyperlink w:history="1" r:id="rId84">
        <w:r w:rsidRPr="006D05D9">
          <w:rPr>
            <w:rStyle w:val="Hyperlink"/>
            <w:sz w:val="18"/>
            <w:szCs w:val="22"/>
          </w:rPr>
          <w:t>https://wrap.org.uk/resources/report/quantifying-composition-municipal-waste</w:t>
        </w:r>
      </w:hyperlink>
    </w:p>
  </w:footnote>
  <w:footnote w:id="207">
    <w:p w:rsidR="008204AD" w:rsidRDefault="008204AD" w14:paraId="07FD82E8" w14:textId="4F448C42">
      <w:pPr>
        <w:pStyle w:val="FootnoteText"/>
      </w:pPr>
      <w:r>
        <w:rPr>
          <w:rStyle w:val="FootnoteReference"/>
        </w:rPr>
        <w:footnoteRef/>
      </w:r>
      <w:r>
        <w:t xml:space="preserve"> </w:t>
      </w:r>
      <w:r w:rsidRPr="00A677AC">
        <w:rPr>
          <w:rFonts w:eastAsiaTheme="minorEastAsia"/>
          <w:sz w:val="18"/>
          <w:szCs w:val="22"/>
        </w:rPr>
        <w:t xml:space="preserve">For the scenarios affected there are around 5 </w:t>
      </w:r>
      <w:r w:rsidR="00D97548">
        <w:rPr>
          <w:rFonts w:eastAsiaTheme="minorEastAsia"/>
          <w:sz w:val="18"/>
          <w:szCs w:val="22"/>
        </w:rPr>
        <w:t>local auth</w:t>
      </w:r>
      <w:r w:rsidRPr="00A677AC">
        <w:rPr>
          <w:rFonts w:eastAsiaTheme="minorEastAsia"/>
          <w:sz w:val="18"/>
          <w:szCs w:val="22"/>
        </w:rPr>
        <w:t>orities affected (i.e.,1.5% of the total). WDF does not segment HWRC tonnes by the individual sites to help develop average estimates of change. There are many sites in each waste disposal area all located within the boundaries of several waste collection authorities</w:t>
      </w:r>
      <w:r w:rsidR="00F03F26">
        <w:rPr>
          <w:rFonts w:eastAsiaTheme="minorEastAsia"/>
          <w:sz w:val="18"/>
          <w:szCs w:val="22"/>
        </w:rPr>
        <w:t>.</w:t>
      </w:r>
    </w:p>
  </w:footnote>
  <w:footnote w:id="208">
    <w:p w:rsidRPr="00E8425C" w:rsidR="00554C21" w:rsidP="00554C21" w:rsidRDefault="00554C21" w14:paraId="017FF1F6" w14:textId="26875B49">
      <w:pPr>
        <w:pStyle w:val="FootnoteText"/>
        <w:rPr>
          <w:sz w:val="18"/>
          <w:szCs w:val="18"/>
        </w:rPr>
      </w:pPr>
      <w:r w:rsidRPr="003B43AE">
        <w:rPr>
          <w:rStyle w:val="FootnoteReference"/>
          <w:szCs w:val="22"/>
        </w:rPr>
        <w:footnoteRef/>
      </w:r>
      <w:r w:rsidRPr="00E8425C">
        <w:rPr>
          <w:sz w:val="18"/>
          <w:szCs w:val="18"/>
        </w:rPr>
        <w:t xml:space="preserve"> Based on WRAP’s analysis</w:t>
      </w:r>
      <w:r w:rsidR="000B08F3">
        <w:rPr>
          <w:sz w:val="18"/>
          <w:szCs w:val="18"/>
        </w:rPr>
        <w:t>, 2020</w:t>
      </w:r>
      <w:r w:rsidR="00D80A98">
        <w:rPr>
          <w:sz w:val="18"/>
          <w:szCs w:val="18"/>
        </w:rPr>
        <w:t>.</w:t>
      </w:r>
    </w:p>
  </w:footnote>
  <w:footnote w:id="209">
    <w:p w:rsidRPr="00E8425C" w:rsidR="00554C21" w:rsidP="00554C21" w:rsidRDefault="00554C21" w14:paraId="24722E08" w14:textId="34A16F94">
      <w:pPr>
        <w:jc w:val="both"/>
        <w:rPr>
          <w:sz w:val="18"/>
          <w:szCs w:val="18"/>
        </w:rPr>
      </w:pPr>
      <w:r w:rsidRPr="003B43AE">
        <w:rPr>
          <w:rStyle w:val="FootnoteReference"/>
          <w:rFonts w:eastAsia="SimSun"/>
          <w:szCs w:val="22"/>
        </w:rPr>
        <w:footnoteRef/>
      </w:r>
      <w:r w:rsidRPr="00E8425C">
        <w:rPr>
          <w:sz w:val="18"/>
          <w:szCs w:val="18"/>
        </w:rPr>
        <w:t xml:space="preserve"> Based on a study by </w:t>
      </w:r>
      <w:r w:rsidRPr="00E8425C">
        <w:rPr>
          <w:rFonts w:cs="Arial"/>
          <w:sz w:val="18"/>
          <w:szCs w:val="18"/>
        </w:rPr>
        <w:t>Resource Futures (unpublished)</w:t>
      </w:r>
      <w:r w:rsidR="00F03F26">
        <w:rPr>
          <w:rFonts w:cs="Arial"/>
          <w:sz w:val="18"/>
          <w:szCs w:val="18"/>
        </w:rPr>
        <w:t>.</w:t>
      </w:r>
    </w:p>
  </w:footnote>
  <w:footnote w:id="210">
    <w:p w:rsidRPr="005E5536" w:rsidR="002452A2" w:rsidRDefault="002452A2" w14:paraId="0E186F25" w14:textId="56DE5F41">
      <w:pPr>
        <w:pStyle w:val="FootnoteText"/>
        <w:rPr>
          <w:sz w:val="18"/>
          <w:szCs w:val="18"/>
        </w:rPr>
      </w:pPr>
      <w:r w:rsidRPr="005E5536">
        <w:rPr>
          <w:rStyle w:val="FootnoteReference"/>
          <w:szCs w:val="22"/>
        </w:rPr>
        <w:footnoteRef/>
      </w:r>
      <w:r w:rsidRPr="005E5536">
        <w:rPr>
          <w:sz w:val="22"/>
          <w:szCs w:val="22"/>
        </w:rPr>
        <w:t xml:space="preserve"> </w:t>
      </w:r>
      <w:bookmarkStart w:name="_Hlk104888123" w:id="96"/>
      <w:r w:rsidRPr="00066AF2">
        <w:rPr>
          <w:sz w:val="18"/>
          <w:szCs w:val="18"/>
        </w:rPr>
        <w:t>Based on the businesses survey that we undertook in June 2021</w:t>
      </w:r>
      <w:bookmarkEnd w:id="96"/>
      <w:r w:rsidRPr="00066AF2">
        <w:rPr>
          <w:sz w:val="18"/>
          <w:szCs w:val="18"/>
        </w:rPr>
        <w:t>.</w:t>
      </w:r>
      <w:r w:rsidR="00716033">
        <w:rPr>
          <w:sz w:val="18"/>
          <w:szCs w:val="18"/>
        </w:rPr>
        <w:t xml:space="preserve"> </w:t>
      </w:r>
      <w:r w:rsidR="00716033">
        <w:rPr>
          <w:rFonts w:cs="Arial"/>
          <w:sz w:val="18"/>
          <w:szCs w:val="18"/>
        </w:rPr>
        <w:t>We then tested these results with WRAP to agree a central estimate based on their experience concerning</w:t>
      </w:r>
      <w:r w:rsidR="00DF71CC">
        <w:rPr>
          <w:rFonts w:cs="Arial"/>
          <w:sz w:val="18"/>
          <w:szCs w:val="18"/>
        </w:rPr>
        <w:t xml:space="preserve"> business recycling and associated behaviour</w:t>
      </w:r>
      <w:r w:rsidR="00716033">
        <w:rPr>
          <w:rFonts w:cs="Arial"/>
          <w:sz w:val="18"/>
          <w:szCs w:val="18"/>
        </w:rPr>
        <w:t xml:space="preserve">. Furthermore, we included this </w:t>
      </w:r>
      <w:r w:rsidRPr="005E5536" w:rsidR="00716033">
        <w:rPr>
          <w:rFonts w:cs="Arial"/>
          <w:sz w:val="18"/>
          <w:szCs w:val="18"/>
        </w:rPr>
        <w:t>estimate as part of our sensitivity analysis (i.e., our low</w:t>
      </w:r>
      <w:r w:rsidRPr="005E5536" w:rsidR="00DF71CC">
        <w:rPr>
          <w:rFonts w:cs="Arial"/>
          <w:sz w:val="18"/>
          <w:szCs w:val="18"/>
        </w:rPr>
        <w:t xml:space="preserve"> and </w:t>
      </w:r>
      <w:r w:rsidRPr="005E5536" w:rsidR="001E5BC2">
        <w:rPr>
          <w:rFonts w:cs="Arial"/>
          <w:sz w:val="18"/>
          <w:szCs w:val="18"/>
        </w:rPr>
        <w:t>high-cost</w:t>
      </w:r>
      <w:r w:rsidRPr="005E5536" w:rsidR="00716033">
        <w:rPr>
          <w:rFonts w:cs="Arial"/>
          <w:sz w:val="18"/>
          <w:szCs w:val="18"/>
        </w:rPr>
        <w:t xml:space="preserve"> estimat</w:t>
      </w:r>
      <w:r w:rsidRPr="005E5536" w:rsidR="00DF71CC">
        <w:rPr>
          <w:rFonts w:cs="Arial"/>
          <w:sz w:val="18"/>
          <w:szCs w:val="18"/>
        </w:rPr>
        <w:t>es are</w:t>
      </w:r>
      <w:r w:rsidRPr="005E5536" w:rsidR="00716033">
        <w:rPr>
          <w:rFonts w:cs="Arial"/>
          <w:sz w:val="18"/>
          <w:szCs w:val="18"/>
        </w:rPr>
        <w:t xml:space="preserve"> </w:t>
      </w:r>
      <w:r w:rsidRPr="005E5536" w:rsidR="006D016F">
        <w:rPr>
          <w:rFonts w:cs="Arial"/>
          <w:sz w:val="18"/>
          <w:szCs w:val="18"/>
        </w:rPr>
        <w:t xml:space="preserve">2 </w:t>
      </w:r>
      <w:r w:rsidRPr="005E5536" w:rsidR="00DF71CC">
        <w:rPr>
          <w:rFonts w:cs="Arial"/>
          <w:sz w:val="18"/>
          <w:szCs w:val="18"/>
        </w:rPr>
        <w:t xml:space="preserve">and 4 </w:t>
      </w:r>
      <w:r w:rsidRPr="005E5536" w:rsidR="006D016F">
        <w:rPr>
          <w:rFonts w:cs="Arial"/>
          <w:sz w:val="18"/>
          <w:szCs w:val="18"/>
        </w:rPr>
        <w:t>hours</w:t>
      </w:r>
      <w:r w:rsidRPr="005E5536" w:rsidR="00DF71CC">
        <w:rPr>
          <w:rFonts w:cs="Arial"/>
          <w:sz w:val="18"/>
          <w:szCs w:val="18"/>
        </w:rPr>
        <w:t xml:space="preserve"> of</w:t>
      </w:r>
      <w:r w:rsidRPr="005E5536" w:rsidR="006D016F">
        <w:rPr>
          <w:rFonts w:cs="Arial"/>
          <w:sz w:val="18"/>
          <w:szCs w:val="18"/>
        </w:rPr>
        <w:t xml:space="preserve"> reading</w:t>
      </w:r>
      <w:r w:rsidRPr="005E5536" w:rsidR="00DF71CC">
        <w:rPr>
          <w:rFonts w:cs="Arial"/>
          <w:sz w:val="18"/>
          <w:szCs w:val="18"/>
        </w:rPr>
        <w:t xml:space="preserve"> per manager, respectively).</w:t>
      </w:r>
    </w:p>
  </w:footnote>
  <w:footnote w:id="211">
    <w:p w:rsidRPr="005E5536" w:rsidR="00554C21" w:rsidP="00554C21" w:rsidRDefault="00554C21" w14:paraId="4B5C9D35" w14:textId="77777777">
      <w:pPr>
        <w:pStyle w:val="FootnoteText"/>
        <w:rPr>
          <w:rFonts w:cs="Arial"/>
          <w:sz w:val="18"/>
          <w:szCs w:val="18"/>
        </w:rPr>
      </w:pPr>
      <w:r w:rsidRPr="005E5536">
        <w:rPr>
          <w:rStyle w:val="FootnoteReference"/>
          <w:rFonts w:cs="Arial"/>
          <w:szCs w:val="22"/>
        </w:rPr>
        <w:footnoteRef/>
      </w:r>
      <w:r w:rsidRPr="005E5536">
        <w:rPr>
          <w:rFonts w:cs="Arial"/>
          <w:sz w:val="18"/>
          <w:szCs w:val="18"/>
        </w:rPr>
        <w:t xml:space="preserve"> This is based on the estimated recycling rates per businesses size in the baseline. </w:t>
      </w:r>
    </w:p>
  </w:footnote>
  <w:footnote w:id="212">
    <w:p w:rsidRPr="005E5536" w:rsidR="00554C21" w:rsidP="00554C21" w:rsidRDefault="00554C21" w14:paraId="3B07D75A" w14:textId="77777777">
      <w:pPr>
        <w:pStyle w:val="FootnoteText"/>
        <w:rPr>
          <w:rFonts w:cs="Arial"/>
          <w:sz w:val="18"/>
          <w:szCs w:val="18"/>
        </w:rPr>
      </w:pPr>
      <w:r w:rsidRPr="005E5536">
        <w:rPr>
          <w:rStyle w:val="FootnoteReference"/>
          <w:rFonts w:cs="Arial"/>
          <w:szCs w:val="22"/>
        </w:rPr>
        <w:footnoteRef/>
      </w:r>
      <w:r w:rsidRPr="005E5536">
        <w:rPr>
          <w:rFonts w:cs="Arial"/>
          <w:sz w:val="18"/>
          <w:szCs w:val="18"/>
        </w:rPr>
        <w:t xml:space="preserve"> Average staff numbers by enterprise size were taken from the ONS IDBR dataset found here: </w:t>
      </w:r>
      <w:hyperlink w:history="1" r:id="rId85">
        <w:r w:rsidRPr="005E5536">
          <w:rPr>
            <w:rStyle w:val="Hyperlink"/>
            <w:rFonts w:cs="Arial"/>
            <w:sz w:val="18"/>
            <w:szCs w:val="18"/>
          </w:rPr>
          <w:t>https://www.ons.gov.uk/file?uri=/businessindustryandtrade/business/activitysizeandlocation/adhocs/13506enterprisesbydivisionandsizeinengland/ah866.xls</w:t>
        </w:r>
      </w:hyperlink>
      <w:r w:rsidRPr="005E5536">
        <w:rPr>
          <w:rFonts w:cs="Arial"/>
          <w:sz w:val="18"/>
          <w:szCs w:val="18"/>
        </w:rPr>
        <w:t xml:space="preserve"> </w:t>
      </w:r>
    </w:p>
  </w:footnote>
  <w:footnote w:id="213">
    <w:p w:rsidR="00554C21" w:rsidP="00554C21" w:rsidRDefault="00554C21" w14:paraId="36DD78CE" w14:textId="26C78F7D">
      <w:pPr>
        <w:pStyle w:val="FootnoteText"/>
      </w:pPr>
      <w:r w:rsidRPr="005E5536">
        <w:rPr>
          <w:rStyle w:val="FootnoteReference"/>
          <w:rFonts w:cs="Arial"/>
          <w:szCs w:val="22"/>
        </w:rPr>
        <w:footnoteRef/>
      </w:r>
      <w:r w:rsidRPr="005E5536">
        <w:rPr>
          <w:rFonts w:cs="Arial"/>
          <w:sz w:val="18"/>
          <w:szCs w:val="18"/>
        </w:rPr>
        <w:t xml:space="preserve"> The businesses survey – that we undertook in June 2021- produced a mixed response on the amount of time required for staff training. </w:t>
      </w:r>
      <w:r w:rsidRPr="005E5536" w:rsidR="00287C4E">
        <w:rPr>
          <w:rFonts w:cs="Arial"/>
          <w:sz w:val="18"/>
          <w:szCs w:val="18"/>
        </w:rPr>
        <w:t>We</w:t>
      </w:r>
      <w:r w:rsidRPr="005E5536" w:rsidR="009A681B">
        <w:rPr>
          <w:rFonts w:cs="Arial"/>
          <w:sz w:val="18"/>
          <w:szCs w:val="18"/>
        </w:rPr>
        <w:t xml:space="preserve"> then tested these results with WRAP to agree a central estimate based on their experience concerning </w:t>
      </w:r>
      <w:r w:rsidRPr="005E5536" w:rsidR="00DF71CC">
        <w:rPr>
          <w:rFonts w:cs="Arial"/>
          <w:sz w:val="18"/>
          <w:szCs w:val="18"/>
        </w:rPr>
        <w:t>business recycling and associated behaviour</w:t>
      </w:r>
      <w:r w:rsidRPr="005E5536" w:rsidR="00287C4E">
        <w:rPr>
          <w:rFonts w:cs="Arial"/>
          <w:sz w:val="18"/>
          <w:szCs w:val="18"/>
        </w:rPr>
        <w:t xml:space="preserve">. </w:t>
      </w:r>
      <w:r w:rsidRPr="005E5536" w:rsidR="00716033">
        <w:rPr>
          <w:rFonts w:cs="Arial"/>
          <w:sz w:val="18"/>
          <w:szCs w:val="18"/>
        </w:rPr>
        <w:t>Furthermore, we included this estimate as part of our sensitivity analysis (i.e., our low</w:t>
      </w:r>
      <w:r w:rsidRPr="005E5536" w:rsidR="00DF71CC">
        <w:rPr>
          <w:rFonts w:cs="Arial"/>
          <w:sz w:val="18"/>
          <w:szCs w:val="18"/>
        </w:rPr>
        <w:t xml:space="preserve"> and </w:t>
      </w:r>
      <w:r w:rsidRPr="005E5536" w:rsidR="001E5BC2">
        <w:rPr>
          <w:rFonts w:cs="Arial"/>
          <w:sz w:val="18"/>
          <w:szCs w:val="18"/>
        </w:rPr>
        <w:t>high-cost</w:t>
      </w:r>
      <w:r w:rsidRPr="005E5536" w:rsidR="00716033">
        <w:rPr>
          <w:rFonts w:cs="Arial"/>
          <w:sz w:val="18"/>
          <w:szCs w:val="18"/>
        </w:rPr>
        <w:t xml:space="preserve"> estimate</w:t>
      </w:r>
      <w:r w:rsidRPr="005E5536" w:rsidR="00DF71CC">
        <w:rPr>
          <w:rFonts w:cs="Arial"/>
          <w:sz w:val="18"/>
          <w:szCs w:val="18"/>
        </w:rPr>
        <w:t>s</w:t>
      </w:r>
      <w:r w:rsidRPr="005E5536" w:rsidR="00716033">
        <w:rPr>
          <w:rFonts w:cs="Arial"/>
          <w:sz w:val="18"/>
          <w:szCs w:val="18"/>
        </w:rPr>
        <w:t xml:space="preserve"> </w:t>
      </w:r>
      <w:r w:rsidRPr="005E5536" w:rsidR="00DF71CC">
        <w:rPr>
          <w:rFonts w:cs="Arial"/>
          <w:sz w:val="18"/>
          <w:szCs w:val="18"/>
        </w:rPr>
        <w:t xml:space="preserve">assume </w:t>
      </w:r>
      <w:r w:rsidRPr="005E5536" w:rsidR="001E5BC2">
        <w:rPr>
          <w:rFonts w:cs="Arial"/>
          <w:sz w:val="18"/>
          <w:szCs w:val="18"/>
        </w:rPr>
        <w:t>10- and 20-minutes</w:t>
      </w:r>
      <w:r w:rsidRPr="005E5536" w:rsidR="00D64243">
        <w:rPr>
          <w:rFonts w:cs="Arial"/>
          <w:sz w:val="18"/>
          <w:szCs w:val="18"/>
        </w:rPr>
        <w:t xml:space="preserve"> training time</w:t>
      </w:r>
      <w:r w:rsidRPr="005E5536" w:rsidR="00DF71CC">
        <w:rPr>
          <w:rFonts w:cs="Arial"/>
          <w:sz w:val="18"/>
          <w:szCs w:val="18"/>
        </w:rPr>
        <w:t xml:space="preserve"> per staff, respectively).</w:t>
      </w:r>
    </w:p>
  </w:footnote>
  <w:footnote w:id="214">
    <w:p w:rsidR="006D4573" w:rsidRDefault="006D4573" w14:paraId="28139DF4" w14:textId="583ED295">
      <w:pPr>
        <w:pStyle w:val="FootnoteText"/>
      </w:pPr>
      <w:r>
        <w:rPr>
          <w:rStyle w:val="FootnoteReference"/>
        </w:rPr>
        <w:footnoteRef/>
      </w:r>
      <w:hyperlink w:history="1" r:id="rId86">
        <w:r w:rsidRPr="000436C3">
          <w:rPr>
            <w:rStyle w:val="Hyperlink"/>
            <w:rFonts w:cs="Arial"/>
            <w:sz w:val="18"/>
            <w:szCs w:val="18"/>
          </w:rPr>
          <w:t>https://assets.publishing.service.gov.uk/government/uploads/system/uploads/attachment_data/file/827926/RPC_short_guidance_note_-_Implementation_costs__August_2019.pdf</w:t>
        </w:r>
      </w:hyperlink>
    </w:p>
  </w:footnote>
  <w:footnote w:id="215">
    <w:p w:rsidR="00651D4F" w:rsidRDefault="00651D4F" w14:paraId="2DB4BDCD" w14:textId="31C5BA31">
      <w:pPr>
        <w:pStyle w:val="FootnoteText"/>
      </w:pPr>
      <w:r>
        <w:rPr>
          <w:rStyle w:val="FootnoteReference"/>
        </w:rPr>
        <w:footnoteRef/>
      </w:r>
      <w:r>
        <w:t xml:space="preserve"> </w:t>
      </w:r>
      <w:r w:rsidRPr="00E8425C">
        <w:rPr>
          <w:sz w:val="18"/>
          <w:szCs w:val="18"/>
        </w:rPr>
        <w:t xml:space="preserve">Waste management companies are already required to offer recycling services </w:t>
      </w:r>
      <w:r>
        <w:rPr>
          <w:sz w:val="18"/>
          <w:szCs w:val="18"/>
        </w:rPr>
        <w:t>to</w:t>
      </w:r>
      <w:r w:rsidRPr="00E8425C">
        <w:rPr>
          <w:sz w:val="18"/>
          <w:szCs w:val="18"/>
        </w:rPr>
        <w:t xml:space="preserve"> their customers</w:t>
      </w:r>
      <w:r>
        <w:rPr>
          <w:sz w:val="18"/>
          <w:szCs w:val="18"/>
        </w:rPr>
        <w:t>. As such, we do not think that there will be any significant familiarisation costs to these companies</w:t>
      </w:r>
      <w:r w:rsidR="00631D29">
        <w:rPr>
          <w:sz w:val="18"/>
          <w:szCs w:val="18"/>
        </w:rPr>
        <w:t>, expect for producing written assessments</w:t>
      </w:r>
      <w:r>
        <w:rPr>
          <w:sz w:val="18"/>
          <w:szCs w:val="18"/>
        </w:rPr>
        <w:t xml:space="preserve"> These costs were monetised in this impact assessment.  </w:t>
      </w:r>
      <w:r>
        <w:t xml:space="preserve"> </w:t>
      </w:r>
    </w:p>
  </w:footnote>
  <w:footnote w:id="216">
    <w:p w:rsidRPr="00E8425C" w:rsidR="00554C21" w:rsidP="00554C21" w:rsidRDefault="00554C21" w14:paraId="697039E5" w14:textId="3FB332DE">
      <w:pPr>
        <w:pStyle w:val="FootnoteText"/>
        <w:rPr>
          <w:sz w:val="18"/>
          <w:szCs w:val="18"/>
        </w:rPr>
      </w:pPr>
      <w:r w:rsidRPr="003B43AE">
        <w:rPr>
          <w:rStyle w:val="FootnoteReference"/>
          <w:szCs w:val="22"/>
        </w:rPr>
        <w:footnoteRef/>
      </w:r>
      <w:r w:rsidRPr="00E8425C">
        <w:rPr>
          <w:sz w:val="18"/>
          <w:szCs w:val="18"/>
        </w:rPr>
        <w:t xml:space="preserve"> </w:t>
      </w:r>
      <w:hyperlink w:history="1" r:id="rId87">
        <w:r w:rsidRPr="006D05D9" w:rsidR="00A531E8">
          <w:rPr>
            <w:rStyle w:val="Hyperlink"/>
            <w:sz w:val="18"/>
            <w:szCs w:val="18"/>
          </w:rPr>
          <w:t>https://www.gov.uk/government/consultations/consistency-in-household-and-business-recycling-in-england/outcome/government-response</w:t>
        </w:r>
      </w:hyperlink>
    </w:p>
  </w:footnote>
  <w:footnote w:id="217">
    <w:p w:rsidRPr="00900F9A" w:rsidR="00554C21" w:rsidP="00554C21" w:rsidRDefault="00554C21" w14:paraId="1169F5D6" w14:textId="77777777">
      <w:pPr>
        <w:pStyle w:val="FootnoteText"/>
        <w:rPr>
          <w:rFonts w:cs="Arial"/>
        </w:rPr>
      </w:pPr>
      <w:r w:rsidRPr="003B43AE">
        <w:rPr>
          <w:rStyle w:val="FootnoteReference"/>
          <w:rFonts w:cs="Arial"/>
          <w:szCs w:val="22"/>
        </w:rPr>
        <w:footnoteRef/>
      </w:r>
      <w:r w:rsidRPr="00E8425C">
        <w:rPr>
          <w:rFonts w:cs="Arial"/>
          <w:sz w:val="18"/>
          <w:szCs w:val="18"/>
        </w:rPr>
        <w:t xml:space="preserve"> </w:t>
      </w:r>
      <w:hyperlink w:history="1" r:id="rId88">
        <w:r w:rsidRPr="00E8425C">
          <w:rPr>
            <w:rStyle w:val="Hyperlink"/>
            <w:rFonts w:cs="Arial"/>
            <w:sz w:val="18"/>
            <w:szCs w:val="18"/>
          </w:rPr>
          <w:t>https://www.monster.co.uk/advertise-a-job/hr-resources/workforce-management-and-planning/staff-retention/what-is-the-ideal-employee-turnover-rate/</w:t>
        </w:r>
      </w:hyperlink>
      <w:r w:rsidRPr="00900F9A">
        <w:rPr>
          <w:rFonts w:cs="Arial"/>
        </w:rPr>
        <w:t xml:space="preserve"> </w:t>
      </w:r>
    </w:p>
  </w:footnote>
  <w:footnote w:id="218">
    <w:p w:rsidRPr="00101A16" w:rsidR="009322F6" w:rsidRDefault="009322F6" w14:paraId="2F44A39E" w14:textId="295EEE08">
      <w:pPr>
        <w:pStyle w:val="FootnoteText"/>
        <w:rPr>
          <w:lang w:val="en-US"/>
        </w:rPr>
      </w:pPr>
      <w:r>
        <w:rPr>
          <w:rStyle w:val="FootnoteReference"/>
        </w:rPr>
        <w:footnoteRef/>
      </w:r>
      <w:r>
        <w:t xml:space="preserve"> </w:t>
      </w:r>
      <w:r>
        <w:rPr>
          <w:lang w:val="en-US"/>
        </w:rPr>
        <w:t>Engagement with WRAP</w:t>
      </w:r>
      <w:r w:rsidR="000253EB">
        <w:rPr>
          <w:lang w:val="en-US"/>
        </w:rPr>
        <w:t>.</w:t>
      </w:r>
    </w:p>
  </w:footnote>
  <w:footnote w:id="219">
    <w:p w:rsidRPr="008767DF" w:rsidR="000A00E4" w:rsidP="000A00E4" w:rsidRDefault="000A00E4" w14:paraId="5C965A7B" w14:textId="39DE7D47">
      <w:pPr>
        <w:pStyle w:val="FootnoteText"/>
        <w:rPr>
          <w:sz w:val="18"/>
          <w:szCs w:val="22"/>
        </w:rPr>
      </w:pPr>
      <w:r w:rsidRPr="008E6EE0">
        <w:rPr>
          <w:rStyle w:val="FootnoteReference"/>
        </w:rPr>
        <w:footnoteRef/>
      </w:r>
      <w:r w:rsidRPr="008767DF">
        <w:rPr>
          <w:sz w:val="18"/>
          <w:szCs w:val="22"/>
        </w:rPr>
        <w:t xml:space="preserve"> Source: WRAP</w:t>
      </w:r>
      <w:r w:rsidR="000253EB">
        <w:rPr>
          <w:sz w:val="18"/>
          <w:szCs w:val="22"/>
        </w:rPr>
        <w:t>.</w:t>
      </w:r>
    </w:p>
  </w:footnote>
  <w:footnote w:id="220">
    <w:p w:rsidRPr="00E8425C" w:rsidR="00554C21" w:rsidP="00554C21" w:rsidRDefault="00554C21" w14:paraId="2908DEF2" w14:textId="3E42E994">
      <w:pPr>
        <w:pStyle w:val="FootnoteText"/>
        <w:rPr>
          <w:sz w:val="18"/>
          <w:szCs w:val="22"/>
        </w:rPr>
      </w:pPr>
      <w:r w:rsidRPr="001041B3">
        <w:rPr>
          <w:rStyle w:val="FootnoteReference"/>
        </w:rPr>
        <w:footnoteRef/>
      </w:r>
      <w:r w:rsidRPr="00E8425C">
        <w:rPr>
          <w:sz w:val="18"/>
          <w:szCs w:val="22"/>
        </w:rPr>
        <w:t xml:space="preserve"> This has been inflated to 2020 pri</w:t>
      </w:r>
      <w:r w:rsidR="00076004">
        <w:rPr>
          <w:sz w:val="18"/>
          <w:szCs w:val="22"/>
        </w:rPr>
        <w:t>c</w:t>
      </w:r>
      <w:r w:rsidRPr="00E8425C">
        <w:rPr>
          <w:sz w:val="18"/>
          <w:szCs w:val="22"/>
        </w:rPr>
        <w:t>es to ensure consistency across all the analyses presented in this impact assessment.</w:t>
      </w:r>
    </w:p>
  </w:footnote>
  <w:footnote w:id="221">
    <w:p w:rsidRPr="00E8425C" w:rsidR="00554C21" w:rsidP="00554C21" w:rsidRDefault="00554C21" w14:paraId="545DB956" w14:textId="77777777">
      <w:pPr>
        <w:pStyle w:val="FootnoteText"/>
        <w:rPr>
          <w:sz w:val="18"/>
          <w:szCs w:val="22"/>
        </w:rPr>
      </w:pPr>
      <w:r w:rsidRPr="001041B3">
        <w:rPr>
          <w:rStyle w:val="FootnoteReference"/>
        </w:rPr>
        <w:footnoteRef/>
      </w:r>
      <w:r w:rsidRPr="00E8425C">
        <w:rPr>
          <w:sz w:val="18"/>
          <w:szCs w:val="22"/>
        </w:rPr>
        <w:t xml:space="preserve"> Based on WRAP’s survey of MRF operators to inform HH analysis. </w:t>
      </w:r>
    </w:p>
  </w:footnote>
  <w:footnote w:id="222">
    <w:p w:rsidR="00554C21" w:rsidP="00554C21" w:rsidRDefault="00554C21" w14:paraId="2A9C06C3" w14:textId="77777777">
      <w:pPr>
        <w:pStyle w:val="FootnoteText"/>
      </w:pPr>
      <w:r w:rsidRPr="001041B3">
        <w:rPr>
          <w:rStyle w:val="FootnoteReference"/>
        </w:rPr>
        <w:footnoteRef/>
      </w:r>
      <w:r w:rsidRPr="00E8425C">
        <w:rPr>
          <w:sz w:val="18"/>
          <w:szCs w:val="22"/>
        </w:rPr>
        <w:t xml:space="preserve"> Given sector’s use of the charge per pick-up rate for a service provided, tonnages of waste need to be converted to volume to account </w:t>
      </w:r>
      <w:proofErr w:type="gramStart"/>
      <w:r w:rsidRPr="00E8425C">
        <w:rPr>
          <w:sz w:val="18"/>
          <w:szCs w:val="22"/>
        </w:rPr>
        <w:t>for the amount of</w:t>
      </w:r>
      <w:proofErr w:type="gramEnd"/>
      <w:r w:rsidRPr="00E8425C">
        <w:rPr>
          <w:sz w:val="18"/>
          <w:szCs w:val="22"/>
        </w:rPr>
        <w:t xml:space="preserve"> space left per applied container.</w:t>
      </w:r>
    </w:p>
  </w:footnote>
  <w:footnote w:id="223">
    <w:p w:rsidRPr="00E8425C" w:rsidR="00554C21" w:rsidP="00554C21" w:rsidRDefault="00554C21" w14:paraId="3EBC3D9B" w14:textId="77777777">
      <w:pPr>
        <w:pStyle w:val="FootnoteText"/>
        <w:rPr>
          <w:sz w:val="18"/>
          <w:szCs w:val="18"/>
        </w:rPr>
      </w:pPr>
      <w:r w:rsidRPr="003B43AE">
        <w:rPr>
          <w:rStyle w:val="FootnoteReference"/>
          <w:szCs w:val="22"/>
        </w:rPr>
        <w:footnoteRef/>
      </w:r>
      <w:r w:rsidRPr="00E8425C">
        <w:rPr>
          <w:sz w:val="18"/>
          <w:szCs w:val="18"/>
        </w:rPr>
        <w:t xml:space="preserve"> Interviews were conducted in March 2020.</w:t>
      </w:r>
    </w:p>
  </w:footnote>
  <w:footnote w:id="224">
    <w:p w:rsidRPr="00E8425C" w:rsidR="00554C21" w:rsidP="00554C21" w:rsidRDefault="00554C21" w14:paraId="56944A2F" w14:textId="77777777">
      <w:pPr>
        <w:pStyle w:val="FootnoteText"/>
        <w:rPr>
          <w:sz w:val="18"/>
          <w:szCs w:val="18"/>
        </w:rPr>
      </w:pPr>
      <w:r w:rsidRPr="003B43AE">
        <w:rPr>
          <w:rStyle w:val="FootnoteReference"/>
          <w:szCs w:val="22"/>
        </w:rPr>
        <w:footnoteRef/>
      </w:r>
      <w:r w:rsidRPr="00E8425C">
        <w:rPr>
          <w:sz w:val="18"/>
          <w:szCs w:val="18"/>
        </w:rPr>
        <w:t xml:space="preserve"> DRS tonnage has been estimated using Placed on the Market (POM) data. The data mainly relates to the plastic and metal beverage containers used in the hospitality sector. Although the POM data contains container data, the NHM waste compositions do not go down to the level of granularity. This means the reduction of waste has been taken out of all plastic, metal and glass materials and not just packaging materials.</w:t>
      </w:r>
    </w:p>
  </w:footnote>
  <w:footnote w:id="225">
    <w:p w:rsidRPr="00E8425C" w:rsidR="00554C21" w:rsidP="00554C21" w:rsidRDefault="00554C21" w14:paraId="11EED5FA" w14:textId="23F28181">
      <w:pPr>
        <w:pStyle w:val="FootnoteText"/>
        <w:rPr>
          <w:sz w:val="18"/>
          <w:szCs w:val="18"/>
        </w:rPr>
      </w:pPr>
      <w:r w:rsidRPr="003B43AE">
        <w:rPr>
          <w:rStyle w:val="FootnoteReference"/>
          <w:szCs w:val="22"/>
        </w:rPr>
        <w:footnoteRef/>
      </w:r>
      <w:r w:rsidRPr="00E8425C">
        <w:rPr>
          <w:sz w:val="18"/>
          <w:szCs w:val="18"/>
        </w:rPr>
        <w:t xml:space="preserve"> Based on DRS analysis</w:t>
      </w:r>
      <w:r w:rsidR="000253EB">
        <w:rPr>
          <w:sz w:val="18"/>
          <w:szCs w:val="18"/>
        </w:rPr>
        <w:t>.</w:t>
      </w:r>
    </w:p>
  </w:footnote>
  <w:footnote w:id="226">
    <w:p w:rsidRPr="00502AE2" w:rsidR="00554C21" w:rsidP="00554C21" w:rsidRDefault="00554C21" w14:paraId="129396B0" w14:textId="77777777">
      <w:pPr>
        <w:pStyle w:val="FootnoteText"/>
        <w:rPr>
          <w:sz w:val="18"/>
          <w:szCs w:val="18"/>
        </w:rPr>
      </w:pPr>
      <w:r w:rsidRPr="001041B3">
        <w:rPr>
          <w:rStyle w:val="FootnoteReference"/>
          <w:szCs w:val="22"/>
        </w:rPr>
        <w:footnoteRef/>
      </w:r>
      <w:r w:rsidRPr="00502AE2">
        <w:rPr>
          <w:sz w:val="18"/>
          <w:szCs w:val="18"/>
        </w:rPr>
        <w:t xml:space="preserve"> We are only modelling waste from households and municipal businesses. This excludes litter and street sweepings that have some impact on capacity constraints.  </w:t>
      </w:r>
    </w:p>
  </w:footnote>
  <w:footnote w:id="227">
    <w:p w:rsidR="00554C21" w:rsidP="00554C21" w:rsidRDefault="00554C21" w14:paraId="4308A0A0" w14:textId="47DA7A79">
      <w:pPr>
        <w:pStyle w:val="FootnoteText"/>
      </w:pPr>
      <w:r w:rsidRPr="003B43AE">
        <w:rPr>
          <w:rStyle w:val="FootnoteReference"/>
          <w:szCs w:val="22"/>
        </w:rPr>
        <w:footnoteRef/>
      </w:r>
      <w:r w:rsidRPr="00E8425C">
        <w:rPr>
          <w:sz w:val="18"/>
          <w:szCs w:val="18"/>
        </w:rPr>
        <w:t xml:space="preserve"> </w:t>
      </w:r>
      <w:r w:rsidRPr="00E8425C">
        <w:rPr>
          <w:rFonts w:cs="Arial"/>
          <w:sz w:val="18"/>
          <w:szCs w:val="18"/>
        </w:rPr>
        <w:t xml:space="preserve">This is based on 2019/20 </w:t>
      </w:r>
      <w:proofErr w:type="spellStart"/>
      <w:r w:rsidRPr="00E8425C">
        <w:rPr>
          <w:rFonts w:cs="Arial"/>
          <w:sz w:val="18"/>
          <w:szCs w:val="18"/>
        </w:rPr>
        <w:t>WasteDataFlow</w:t>
      </w:r>
      <w:proofErr w:type="spellEnd"/>
      <w:r w:rsidRPr="00E8425C">
        <w:rPr>
          <w:rFonts w:cs="Arial"/>
          <w:sz w:val="18"/>
          <w:szCs w:val="18"/>
        </w:rPr>
        <w:t xml:space="preserve"> data.</w:t>
      </w:r>
    </w:p>
  </w:footnote>
  <w:footnote w:id="228">
    <w:p w:rsidR="00EB2B73" w:rsidRDefault="00EB2B73" w14:paraId="4035E8C2" w14:textId="20A78A41">
      <w:pPr>
        <w:pStyle w:val="FootnoteText"/>
      </w:pPr>
      <w:r>
        <w:rPr>
          <w:rStyle w:val="FootnoteReference"/>
        </w:rPr>
        <w:footnoteRef/>
      </w:r>
      <w:r>
        <w:t xml:space="preserve"> </w:t>
      </w:r>
      <w:hyperlink w:history="1" r:id="rId89">
        <w:r w:rsidRPr="009E7A40">
          <w:rPr>
            <w:rStyle w:val="Hyperlink"/>
            <w:sz w:val="18"/>
            <w:szCs w:val="22"/>
          </w:rPr>
          <w:t>Waste Infrastructure Delivery Programme (WIDP) Infrastructure Facilities List (IFL) - data.gov.uk</w:t>
        </w:r>
      </w:hyperlink>
    </w:p>
  </w:footnote>
  <w:footnote w:id="229">
    <w:p w:rsidRPr="003B43AE" w:rsidR="00554C21" w:rsidP="00E8425C" w:rsidRDefault="00554C21" w14:paraId="60377A25" w14:textId="1170CD4F">
      <w:r w:rsidRPr="003B43AE">
        <w:rPr>
          <w:rStyle w:val="FootnoteReference"/>
          <w:szCs w:val="22"/>
        </w:rPr>
        <w:footnoteRef/>
      </w:r>
      <w:r w:rsidRPr="00E8425C">
        <w:rPr>
          <w:sz w:val="18"/>
          <w:szCs w:val="18"/>
        </w:rPr>
        <w:t xml:space="preserve"> </w:t>
      </w:r>
      <w:hyperlink w:history="1" r:id="rId90">
        <w:r w:rsidRPr="00FB28FF" w:rsidR="00FB28FF">
          <w:rPr>
            <w:rStyle w:val="Hyperlink"/>
            <w:sz w:val="18"/>
            <w:szCs w:val="18"/>
          </w:rPr>
          <w:t>Waste Infrastructure Delivery Programme (WIDP) Infrastructure Facilities List (IFL) - data.gov.uk</w:t>
        </w:r>
      </w:hyperlink>
    </w:p>
  </w:footnote>
  <w:footnote w:id="230">
    <w:p w:rsidRPr="00E8425C" w:rsidR="00554C21" w:rsidP="00554C21" w:rsidRDefault="00554C21" w14:paraId="4B55BAF4" w14:textId="3F33E68C">
      <w:pPr>
        <w:pStyle w:val="FootnoteText"/>
        <w:rPr>
          <w:sz w:val="18"/>
          <w:szCs w:val="18"/>
        </w:rPr>
      </w:pPr>
      <w:r w:rsidRPr="003B43AE">
        <w:rPr>
          <w:rStyle w:val="FootnoteReference"/>
          <w:szCs w:val="22"/>
        </w:rPr>
        <w:footnoteRef/>
      </w:r>
      <w:r w:rsidRPr="00E8425C">
        <w:rPr>
          <w:sz w:val="18"/>
          <w:szCs w:val="18"/>
        </w:rPr>
        <w:t xml:space="preserve"> Based on i</w:t>
      </w:r>
      <w:r w:rsidRPr="00E8425C">
        <w:rPr>
          <w:rFonts w:eastAsia="Calibri" w:cs="Arial"/>
          <w:color w:val="000000"/>
          <w:sz w:val="18"/>
          <w:szCs w:val="18"/>
          <w:lang w:eastAsia="en-GB"/>
        </w:rPr>
        <w:t>nternal advice from the Waste Infrastructure Delivery Programme (WIDP)</w:t>
      </w:r>
      <w:r w:rsidR="00F03F26">
        <w:rPr>
          <w:rFonts w:eastAsia="Calibri" w:cs="Arial"/>
          <w:color w:val="000000"/>
          <w:sz w:val="18"/>
          <w:szCs w:val="18"/>
          <w:lang w:eastAsia="en-GB"/>
        </w:rPr>
        <w:t>.</w:t>
      </w:r>
    </w:p>
  </w:footnote>
  <w:footnote w:id="231">
    <w:p w:rsidRPr="00E8425C" w:rsidR="00554C21" w:rsidP="00554C21" w:rsidRDefault="00554C21" w14:paraId="32F1F07E" w14:textId="1D45A593">
      <w:pPr>
        <w:pStyle w:val="FootnoteText"/>
        <w:rPr>
          <w:rStyle w:val="FootnoteReference"/>
          <w:sz w:val="18"/>
          <w:szCs w:val="18"/>
          <w:vertAlign w:val="baseline"/>
        </w:rPr>
      </w:pPr>
      <w:r w:rsidRPr="003B43AE">
        <w:rPr>
          <w:rStyle w:val="FootnoteReference"/>
          <w:szCs w:val="22"/>
        </w:rPr>
        <w:footnoteRef/>
      </w:r>
      <w:r w:rsidRPr="00E8425C">
        <w:rPr>
          <w:rStyle w:val="FootnoteReference"/>
          <w:sz w:val="18"/>
          <w:szCs w:val="18"/>
          <w:vertAlign w:val="baseline"/>
        </w:rPr>
        <w:t xml:space="preserve"> This is based on WRAP’s 2017 analysis on carbon metric (unpublished)</w:t>
      </w:r>
      <w:r w:rsidR="00F03F26">
        <w:rPr>
          <w:sz w:val="18"/>
          <w:szCs w:val="18"/>
        </w:rPr>
        <w:t>.</w:t>
      </w:r>
    </w:p>
  </w:footnote>
  <w:footnote w:id="232">
    <w:p w:rsidRPr="00E8425C" w:rsidR="00554C21" w:rsidP="00554C21" w:rsidRDefault="00554C21" w14:paraId="06A3E10D"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color w:val="000000"/>
          <w:sz w:val="18"/>
          <w:szCs w:val="18"/>
        </w:rPr>
        <w:t>Closed-loop recycling means that materials are made from recycled content where the previous product was the same as the new product (the process recycles the same product). Open-loop recycling produces a new product which is different to the previous product.</w:t>
      </w:r>
    </w:p>
  </w:footnote>
  <w:footnote w:id="233">
    <w:p w:rsidRPr="00641246" w:rsidR="00554C21" w:rsidP="00554C21" w:rsidRDefault="00554C21" w14:paraId="57FD69F1" w14:textId="28398FDB">
      <w:pPr>
        <w:pStyle w:val="FootnoteText"/>
        <w:rPr>
          <w:rStyle w:val="FootnoteReference"/>
        </w:rPr>
      </w:pPr>
      <w:r w:rsidRPr="003B43AE">
        <w:rPr>
          <w:rStyle w:val="FootnoteReference"/>
          <w:szCs w:val="22"/>
        </w:rPr>
        <w:footnoteRef/>
      </w:r>
      <w:r w:rsidRPr="00E8425C">
        <w:rPr>
          <w:rStyle w:val="FootnoteReference"/>
          <w:sz w:val="18"/>
          <w:szCs w:val="18"/>
          <w:vertAlign w:val="baseline"/>
        </w:rPr>
        <w:t xml:space="preserve"> Based on internal advice from the Waste Infrastructure Delivery Programme (WIDP)</w:t>
      </w:r>
      <w:r w:rsidR="00F03F26">
        <w:rPr>
          <w:sz w:val="18"/>
          <w:szCs w:val="18"/>
        </w:rPr>
        <w:t>.</w:t>
      </w:r>
    </w:p>
  </w:footnote>
  <w:footnote w:id="234">
    <w:p w:rsidR="00E238C1" w:rsidRDefault="00E238C1" w14:paraId="2A5369C5" w14:textId="4C2DFD90">
      <w:pPr>
        <w:pStyle w:val="FootnoteText"/>
      </w:pPr>
      <w:r>
        <w:rPr>
          <w:rStyle w:val="FootnoteReference"/>
        </w:rPr>
        <w:footnoteRef/>
      </w:r>
      <w:r>
        <w:t xml:space="preserve"> </w:t>
      </w:r>
      <w:r w:rsidRPr="00633961">
        <w:rPr>
          <w:sz w:val="18"/>
          <w:szCs w:val="22"/>
        </w:rPr>
        <w:t>Experts from the EA and Local Partnerships</w:t>
      </w:r>
      <w:r w:rsidR="00F03F26">
        <w:rPr>
          <w:sz w:val="18"/>
          <w:szCs w:val="22"/>
        </w:rPr>
        <w:t>.</w:t>
      </w:r>
    </w:p>
  </w:footnote>
  <w:footnote w:id="235">
    <w:p w:rsidRPr="00633961" w:rsidR="00E238C1" w:rsidRDefault="00E238C1" w14:paraId="1E122FF9" w14:textId="51B43528">
      <w:pPr>
        <w:pStyle w:val="FootnoteText"/>
        <w:rPr>
          <w:sz w:val="18"/>
          <w:szCs w:val="18"/>
        </w:rPr>
      </w:pPr>
      <w:r w:rsidRPr="00637204">
        <w:rPr>
          <w:rStyle w:val="FootnoteReference"/>
          <w:szCs w:val="22"/>
        </w:rPr>
        <w:footnoteRef/>
      </w:r>
      <w:hyperlink w:history="1" w:anchor="Description" r:id="rId91">
        <w:r w:rsidRPr="007079C5" w:rsidR="009D279E">
          <w:rPr>
            <w:rStyle w:val="Hyperlink"/>
            <w:sz w:val="18"/>
            <w:szCs w:val="22"/>
          </w:rPr>
          <w:t>http://randd.defra.gov.uk/Default.aspx?Menu=Menu&amp;Module=More&amp;Location=None&amp;ProjectID=17447&amp;FromSearch=Y&amp;Publisher=1&amp;SearchText=WR1003&amp;SortString=ProjectCode&amp;SortOrder=Asc&amp;Paging=10#Description</w:t>
        </w:r>
      </w:hyperlink>
    </w:p>
  </w:footnote>
  <w:footnote w:id="236">
    <w:p w:rsidRPr="00E8425C" w:rsidR="00554C21" w:rsidP="00554C21" w:rsidRDefault="00554C21" w14:paraId="2FD62190" w14:textId="77777777">
      <w:pPr>
        <w:pStyle w:val="FootnoteText"/>
        <w:rPr>
          <w:sz w:val="18"/>
          <w:szCs w:val="18"/>
        </w:rPr>
      </w:pPr>
      <w:r w:rsidRPr="003B43AE">
        <w:rPr>
          <w:rStyle w:val="FootnoteReference"/>
          <w:szCs w:val="22"/>
        </w:rPr>
        <w:footnoteRef/>
      </w:r>
      <w:r w:rsidRPr="00E8425C">
        <w:rPr>
          <w:sz w:val="18"/>
          <w:szCs w:val="18"/>
        </w:rPr>
        <w:t xml:space="preserve"> Although incineration emissions are non-traded, the energy recovery component from incinerating municipal waste generates energy which offsets the need to produce that energy through existing UK power plants. That offset is counted as traded emissions savings.</w:t>
      </w:r>
    </w:p>
  </w:footnote>
  <w:footnote w:id="237">
    <w:p w:rsidRPr="00E8425C" w:rsidR="00554C21" w:rsidP="00554C21" w:rsidRDefault="00554C21" w14:paraId="44D25114" w14:textId="4C7B4CD2">
      <w:pPr>
        <w:pStyle w:val="FootnoteText"/>
        <w:rPr>
          <w:rStyle w:val="FootnoteReference"/>
          <w:sz w:val="18"/>
          <w:szCs w:val="18"/>
        </w:rPr>
      </w:pPr>
      <w:r w:rsidRPr="003B43AE">
        <w:rPr>
          <w:rStyle w:val="FootnoteReference"/>
          <w:szCs w:val="22"/>
        </w:rPr>
        <w:footnoteRef/>
      </w:r>
      <w:r w:rsidRPr="00E8425C">
        <w:rPr>
          <w:rStyle w:val="FootnoteReference"/>
          <w:sz w:val="18"/>
          <w:szCs w:val="18"/>
        </w:rPr>
        <w:t xml:space="preserve"> </w:t>
      </w:r>
      <w:hyperlink w:history="1" w:anchor="annex-1-carbon-values-in-2020-prices-per-tonne-of-co2" r:id="rId92">
        <w:r w:rsidRPr="00E8425C">
          <w:rPr>
            <w:sz w:val="18"/>
            <w:szCs w:val="18"/>
          </w:rPr>
          <w:t>Valuation of greenhouse gas emissions: for policy appraisal and evaluation - GOV.UK (www.gov.uk)</w:t>
        </w:r>
      </w:hyperlink>
      <w:r w:rsidR="005515C1">
        <w:rPr>
          <w:sz w:val="18"/>
          <w:szCs w:val="18"/>
        </w:rPr>
        <w:t>.</w:t>
      </w:r>
    </w:p>
  </w:footnote>
  <w:footnote w:id="238">
    <w:p w:rsidRPr="00E8425C" w:rsidR="00554C21" w:rsidP="00554C21" w:rsidRDefault="00554C21" w14:paraId="537D35D8" w14:textId="313F043C">
      <w:pPr>
        <w:pStyle w:val="FootnoteText"/>
        <w:rPr>
          <w:sz w:val="18"/>
          <w:szCs w:val="18"/>
        </w:rPr>
      </w:pPr>
      <w:r w:rsidRPr="003B43AE">
        <w:rPr>
          <w:rStyle w:val="FootnoteReference"/>
          <w:szCs w:val="22"/>
        </w:rPr>
        <w:footnoteRef/>
      </w:r>
      <w:r w:rsidRPr="00E8425C">
        <w:rPr>
          <w:rStyle w:val="FootnoteReference"/>
          <w:sz w:val="18"/>
          <w:szCs w:val="18"/>
        </w:rPr>
        <w:t xml:space="preserve"> </w:t>
      </w:r>
      <w:hyperlink w:history="1" r:id="rId93">
        <w:r w:rsidRPr="00E8425C">
          <w:rPr>
            <w:sz w:val="18"/>
            <w:szCs w:val="18"/>
          </w:rPr>
          <w:t>Valuation of greenhouse gas emissions: for policy appraisal and evaluation - GOV.UK (www.gov.uk)</w:t>
        </w:r>
      </w:hyperlink>
      <w:r w:rsidR="005515C1">
        <w:rPr>
          <w:sz w:val="18"/>
          <w:szCs w:val="18"/>
        </w:rPr>
        <w:t>.</w:t>
      </w:r>
    </w:p>
  </w:footnote>
  <w:footnote w:id="239">
    <w:p w:rsidRPr="00E8425C" w:rsidR="00554C21" w:rsidP="00554C21" w:rsidRDefault="00554C21" w14:paraId="0587878C" w14:textId="59923382">
      <w:pPr>
        <w:pStyle w:val="FootnoteText"/>
        <w:rPr>
          <w:sz w:val="18"/>
          <w:szCs w:val="18"/>
        </w:rPr>
      </w:pPr>
      <w:r w:rsidRPr="003B43AE">
        <w:rPr>
          <w:rStyle w:val="FootnoteReference"/>
          <w:szCs w:val="22"/>
        </w:rPr>
        <w:footnoteRef/>
      </w:r>
      <w:r w:rsidRPr="00E8425C">
        <w:rPr>
          <w:rStyle w:val="FootnoteReference"/>
          <w:sz w:val="18"/>
          <w:szCs w:val="18"/>
        </w:rPr>
        <w:t xml:space="preserve"> </w:t>
      </w:r>
      <w:hyperlink w:history="1" r:id="rId94">
        <w:r w:rsidRPr="00E8425C">
          <w:rPr>
            <w:sz w:val="18"/>
            <w:szCs w:val="18"/>
          </w:rPr>
          <w:t>Valuation of greenhouse gas emissions: for policy appraisal and evaluation - GOV.UK (www.gov.uk)</w:t>
        </w:r>
      </w:hyperlink>
      <w:r w:rsidR="005515C1">
        <w:rPr>
          <w:sz w:val="18"/>
          <w:szCs w:val="18"/>
        </w:rPr>
        <w:t>.</w:t>
      </w:r>
    </w:p>
  </w:footnote>
  <w:footnote w:id="240">
    <w:p w:rsidRPr="00E8425C" w:rsidR="00554C21" w:rsidP="00554C21" w:rsidRDefault="00554C21" w14:paraId="3B67C4CD" w14:textId="77777777">
      <w:pPr>
        <w:pStyle w:val="FootnoteText"/>
        <w:rPr>
          <w:sz w:val="18"/>
          <w:szCs w:val="18"/>
        </w:rPr>
      </w:pPr>
      <w:r w:rsidRPr="003B43AE">
        <w:rPr>
          <w:rStyle w:val="FootnoteReference"/>
          <w:szCs w:val="22"/>
        </w:rPr>
        <w:footnoteRef/>
      </w:r>
      <w:r w:rsidRPr="00E8425C">
        <w:rPr>
          <w:sz w:val="18"/>
          <w:szCs w:val="18"/>
        </w:rPr>
        <w:t>The GGSS follows on from the biomethane element of the non-domestic renewable heat incentive by providing tariff support for biomethane produced via AD and injected into the gas grid.</w:t>
      </w:r>
    </w:p>
  </w:footnote>
  <w:footnote w:id="241">
    <w:p w:rsidR="00554C21" w:rsidP="00554C21" w:rsidRDefault="00554C21" w14:paraId="16F5B621" w14:textId="386C9AE7">
      <w:pPr>
        <w:pStyle w:val="FootnoteText"/>
      </w:pPr>
      <w:r w:rsidRPr="003B43AE">
        <w:rPr>
          <w:rStyle w:val="FootnoteReference"/>
          <w:szCs w:val="22"/>
        </w:rPr>
        <w:footnoteRef/>
      </w:r>
      <w:r w:rsidRPr="00E8425C">
        <w:rPr>
          <w:sz w:val="18"/>
          <w:szCs w:val="18"/>
        </w:rPr>
        <w:t xml:space="preserve"> </w:t>
      </w:r>
      <w:hyperlink w:history="1" r:id="rId95">
        <w:r w:rsidRPr="00C51A98">
          <w:rPr>
            <w:rStyle w:val="Hyperlink"/>
            <w:sz w:val="18"/>
            <w:szCs w:val="18"/>
          </w:rPr>
          <w:t>https://assets.publishing.service.gov.uk/government/uploads/system/uploads/attachment_data/file/1018133/green-gas-impact-assessment.pdf</w:t>
        </w:r>
      </w:hyperlink>
    </w:p>
  </w:footnote>
  <w:footnote w:id="242">
    <w:p w:rsidRPr="00E8425C" w:rsidR="00554C21" w:rsidP="00554C21" w:rsidRDefault="00554C21" w14:paraId="6B58D8AB" w14:textId="7C38BE3C">
      <w:pPr>
        <w:pStyle w:val="FootnoteText"/>
        <w:rPr>
          <w:sz w:val="18"/>
          <w:szCs w:val="18"/>
        </w:rPr>
      </w:pPr>
      <w:r w:rsidRPr="003B43AE">
        <w:rPr>
          <w:rStyle w:val="FootnoteReference"/>
          <w:szCs w:val="22"/>
        </w:rPr>
        <w:footnoteRef/>
      </w:r>
      <w:r w:rsidRPr="00E8425C">
        <w:rPr>
          <w:sz w:val="18"/>
          <w:szCs w:val="18"/>
        </w:rPr>
        <w:t xml:space="preserve"> </w:t>
      </w:r>
      <w:hyperlink w:history="1" r:id="rId96">
        <w:r w:rsidRPr="00C51A98">
          <w:rPr>
            <w:rStyle w:val="Hyperlink"/>
            <w:sz w:val="18"/>
            <w:szCs w:val="18"/>
          </w:rPr>
          <w:t>https://www.gov.uk/government/publications/valuation-of-energy-use-and-greenhouse-gas-emissions-for-appraisal</w:t>
        </w:r>
      </w:hyperlink>
    </w:p>
  </w:footnote>
  <w:footnote w:id="243">
    <w:p w:rsidRPr="00E8425C" w:rsidR="00885C47" w:rsidP="00885C47" w:rsidRDefault="00885C47" w14:paraId="1B8DEA27" w14:textId="77777777">
      <w:pPr>
        <w:pStyle w:val="FootnoteText"/>
        <w:rPr>
          <w:sz w:val="18"/>
          <w:szCs w:val="22"/>
        </w:rPr>
      </w:pPr>
      <w:r w:rsidRPr="001041B3">
        <w:rPr>
          <w:rStyle w:val="FootnoteReference"/>
        </w:rPr>
        <w:footnoteRef/>
      </w:r>
      <w:r w:rsidRPr="00E8425C">
        <w:rPr>
          <w:sz w:val="18"/>
          <w:szCs w:val="22"/>
        </w:rPr>
        <w:t xml:space="preserve"> Based on advice from WRAP</w:t>
      </w:r>
      <w:r>
        <w:rPr>
          <w:sz w:val="18"/>
          <w:szCs w:val="22"/>
        </w:rPr>
        <w:t>.</w:t>
      </w:r>
    </w:p>
  </w:footnote>
  <w:footnote w:id="244">
    <w:p w:rsidRPr="00E8425C" w:rsidR="001976A1" w:rsidP="001976A1" w:rsidRDefault="001976A1" w14:paraId="3B677BB7" w14:textId="77777777">
      <w:pPr>
        <w:pStyle w:val="FootnoteText"/>
        <w:rPr>
          <w:sz w:val="18"/>
          <w:szCs w:val="18"/>
        </w:rPr>
      </w:pPr>
      <w:r w:rsidRPr="003B43AE">
        <w:rPr>
          <w:rStyle w:val="FootnoteReference"/>
          <w:szCs w:val="22"/>
        </w:rPr>
        <w:footnoteRef/>
      </w:r>
      <w:r w:rsidRPr="00E8425C">
        <w:rPr>
          <w:sz w:val="18"/>
          <w:szCs w:val="18"/>
        </w:rPr>
        <w:t xml:space="preserve"> Based on advice from WRAP</w:t>
      </w:r>
      <w:r>
        <w:rPr>
          <w:sz w:val="18"/>
          <w:szCs w:val="18"/>
        </w:rPr>
        <w:t>.</w:t>
      </w:r>
    </w:p>
  </w:footnote>
  <w:footnote w:id="245">
    <w:p w:rsidR="002C712B" w:rsidP="002C712B" w:rsidRDefault="002C712B" w14:paraId="0464F7A3" w14:textId="1D87C078">
      <w:pPr>
        <w:pStyle w:val="FootnoteText"/>
      </w:pPr>
      <w:r>
        <w:rPr>
          <w:rStyle w:val="FootnoteReference"/>
        </w:rPr>
        <w:footnoteRef/>
      </w:r>
      <w:r>
        <w:t xml:space="preserve"> For illustration purposes, we have undertaken some analysis to identify how the EANDCB measure changes for the preferred option (4M) if the compliance costs are passed to businesses. It changes from £3</w:t>
      </w:r>
      <w:r w:rsidR="00F053D4">
        <w:t>52</w:t>
      </w:r>
      <w:r>
        <w:t>m to £3</w:t>
      </w:r>
      <w:r w:rsidR="00F053D4">
        <w:t>55.6</w:t>
      </w:r>
      <w:r>
        <w:t xml:space="preserve">m. </w:t>
      </w:r>
    </w:p>
  </w:footnote>
  <w:footnote w:id="246">
    <w:p w:rsidR="00554C21" w:rsidP="00554C21" w:rsidRDefault="00554C21" w14:paraId="0EE5432B" w14:textId="618E3B5D">
      <w:pPr>
        <w:pStyle w:val="FootnoteText"/>
      </w:pPr>
      <w:r w:rsidRPr="001041B3">
        <w:rPr>
          <w:rStyle w:val="FootnoteReference"/>
        </w:rPr>
        <w:footnoteRef/>
      </w:r>
      <w:r w:rsidRPr="00E8425C">
        <w:rPr>
          <w:sz w:val="18"/>
          <w:szCs w:val="22"/>
        </w:rPr>
        <w:t xml:space="preserve"> This is to reflect that most of </w:t>
      </w:r>
      <w:r w:rsidR="00D97548">
        <w:rPr>
          <w:sz w:val="18"/>
          <w:szCs w:val="22"/>
        </w:rPr>
        <w:t>local auth</w:t>
      </w:r>
      <w:r w:rsidRPr="00E8425C">
        <w:rPr>
          <w:sz w:val="18"/>
          <w:szCs w:val="22"/>
        </w:rPr>
        <w:t>orities would have changed most of their collection schemes by that time.</w:t>
      </w:r>
    </w:p>
  </w:footnote>
  <w:footnote w:id="247">
    <w:p w:rsidRPr="009E7A40" w:rsidR="005B7049" w:rsidRDefault="005B7049" w14:paraId="0BA7E201" w14:textId="6997E848">
      <w:pPr>
        <w:pStyle w:val="FootnoteText"/>
        <w:rPr>
          <w:lang w:val="en-US"/>
        </w:rPr>
      </w:pPr>
      <w:r>
        <w:rPr>
          <w:rStyle w:val="FootnoteReference"/>
        </w:rPr>
        <w:footnoteRef/>
      </w:r>
      <w:r>
        <w:t xml:space="preserve"> </w:t>
      </w:r>
      <w:r w:rsidR="00017E62">
        <w:rPr>
          <w:lang w:val="en-US"/>
        </w:rPr>
        <w:t xml:space="preserve">This reflects the </w:t>
      </w:r>
      <w:r w:rsidR="00B17212">
        <w:rPr>
          <w:lang w:val="en-US"/>
        </w:rPr>
        <w:t xml:space="preserve">recurring assessment timeframe </w:t>
      </w:r>
      <w:r w:rsidR="00400339">
        <w:rPr>
          <w:lang w:val="en-US"/>
        </w:rPr>
        <w:t xml:space="preserve">(years) </w:t>
      </w:r>
      <w:r w:rsidR="006F062B">
        <w:rPr>
          <w:lang w:val="en-US"/>
        </w:rPr>
        <w:t xml:space="preserve">for NHMs and LAs </w:t>
      </w:r>
      <w:r w:rsidR="0064386A">
        <w:rPr>
          <w:lang w:val="en-US"/>
        </w:rPr>
        <w:t xml:space="preserve">which is </w:t>
      </w:r>
      <w:r w:rsidR="00400339">
        <w:rPr>
          <w:lang w:val="en-US"/>
        </w:rPr>
        <w:t>based on average contract lifespan and life of vehicle</w:t>
      </w:r>
      <w:r w:rsidR="00927B5B">
        <w:rPr>
          <w:lang w:val="en-US"/>
        </w:rPr>
        <w:t xml:space="preserve">. </w:t>
      </w:r>
      <w:r w:rsidR="00982591">
        <w:rPr>
          <w:lang w:val="en-US"/>
        </w:rPr>
        <w:t xml:space="preserve">WRAP costs are higher in these years as </w:t>
      </w:r>
      <w:r w:rsidR="009F7DFE">
        <w:rPr>
          <w:lang w:val="en-US"/>
        </w:rPr>
        <w:t xml:space="preserve">more </w:t>
      </w:r>
      <w:r w:rsidR="00062E85">
        <w:rPr>
          <w:lang w:val="en-US"/>
        </w:rPr>
        <w:t xml:space="preserve">support </w:t>
      </w:r>
      <w:r w:rsidR="009F7DFE">
        <w:rPr>
          <w:lang w:val="en-US"/>
        </w:rPr>
        <w:t>activity</w:t>
      </w:r>
      <w:r w:rsidR="00C60409">
        <w:rPr>
          <w:lang w:val="en-US"/>
        </w:rPr>
        <w:t xml:space="preserve"> is required</w:t>
      </w:r>
      <w:r w:rsidR="005E334B">
        <w:rPr>
          <w:lang w:val="en-US"/>
        </w:rPr>
        <w:t xml:space="preserve">. </w:t>
      </w:r>
    </w:p>
  </w:footnote>
  <w:footnote w:id="248">
    <w:p w:rsidRPr="009E7A40" w:rsidR="00BC010F" w:rsidRDefault="00BC010F" w14:paraId="4B987B98" w14:textId="32E9FD05">
      <w:pPr>
        <w:pStyle w:val="FootnoteText"/>
        <w:rPr>
          <w:lang w:val="en-US"/>
        </w:rPr>
      </w:pPr>
      <w:r>
        <w:rPr>
          <w:rStyle w:val="FootnoteReference"/>
        </w:rPr>
        <w:footnoteRef/>
      </w:r>
      <w:r>
        <w:t xml:space="preserve"> </w:t>
      </w:r>
      <w:r>
        <w:rPr>
          <w:lang w:val="en-US"/>
        </w:rPr>
        <w:t xml:space="preserve">These estimates are based on bottom-up modelling from WRAP which </w:t>
      </w:r>
      <w:proofErr w:type="gramStart"/>
      <w:r>
        <w:rPr>
          <w:lang w:val="en-US"/>
        </w:rPr>
        <w:t>takes into account</w:t>
      </w:r>
      <w:proofErr w:type="gramEnd"/>
      <w:r>
        <w:rPr>
          <w:lang w:val="en-US"/>
        </w:rPr>
        <w:t xml:space="preserve"> </w:t>
      </w:r>
      <w:r w:rsidR="001F49E3">
        <w:rPr>
          <w:lang w:val="en-US"/>
        </w:rPr>
        <w:t>web-based pro</w:t>
      </w:r>
      <w:r w:rsidR="005A3E11">
        <w:rPr>
          <w:lang w:val="en-US"/>
        </w:rPr>
        <w:t xml:space="preserve">cesses, </w:t>
      </w:r>
      <w:r w:rsidR="00BD036B">
        <w:rPr>
          <w:lang w:val="en-US"/>
        </w:rPr>
        <w:t>updating tools with industry data, reporting to the EA/Defra, running webinars</w:t>
      </w:r>
      <w:r w:rsidR="00F162DB">
        <w:rPr>
          <w:lang w:val="en-US"/>
        </w:rPr>
        <w:t>, amend</w:t>
      </w:r>
      <w:r w:rsidR="006E3B32">
        <w:rPr>
          <w:lang w:val="en-US"/>
        </w:rPr>
        <w:t>ments and modifications to tools</w:t>
      </w:r>
      <w:r w:rsidR="003A3706">
        <w:rPr>
          <w:lang w:val="en-US"/>
        </w:rPr>
        <w:t>, engagement with the sector</w:t>
      </w:r>
      <w:r w:rsidR="00135B5E">
        <w:rPr>
          <w:lang w:val="en-US"/>
        </w:rPr>
        <w:t xml:space="preserve"> and other required activities</w:t>
      </w:r>
      <w:r>
        <w:rPr>
          <w:lang w:val="en-US"/>
        </w:rPr>
        <w:t xml:space="preserve">. </w:t>
      </w:r>
      <w:r w:rsidR="00F208A7">
        <w:rPr>
          <w:lang w:val="en-US"/>
        </w:rPr>
        <w:t xml:space="preserve">WRAP time spent is multiplied by day rate to provide estimates. </w:t>
      </w:r>
      <w:r>
        <w:rPr>
          <w:lang w:val="en-US"/>
        </w:rPr>
        <w:t>Note, figures are presented in 2024 prices.</w:t>
      </w:r>
    </w:p>
  </w:footnote>
  <w:footnote w:id="249">
    <w:p w:rsidRPr="00E8425C" w:rsidR="00554C21" w:rsidP="00554C21" w:rsidRDefault="00554C21" w14:paraId="0C4E94E7" w14:textId="19DE87E9">
      <w:pPr>
        <w:pStyle w:val="FootnoteText"/>
        <w:rPr>
          <w:sz w:val="18"/>
          <w:szCs w:val="18"/>
        </w:rPr>
      </w:pPr>
      <w:r w:rsidRPr="76363349">
        <w:rPr>
          <w:rStyle w:val="FootnoteReference"/>
        </w:rPr>
        <w:footnoteRef/>
      </w:r>
      <w:r w:rsidRPr="00E8425C" w:rsidR="76363349">
        <w:rPr>
          <w:sz w:val="18"/>
          <w:szCs w:val="18"/>
        </w:rPr>
        <w:t xml:space="preserve"> WRAP estimated national communications to cost c.271k pa. These costs also include activities to support individual business via one-to-one support. </w:t>
      </w:r>
    </w:p>
  </w:footnote>
  <w:footnote w:id="250">
    <w:p w:rsidRPr="00E8425C" w:rsidR="00554C21" w:rsidP="00554C21" w:rsidRDefault="00554C21" w14:paraId="3DB311F3" w14:textId="0FACC873">
      <w:pPr>
        <w:pStyle w:val="FootnoteText"/>
        <w:rPr>
          <w:sz w:val="18"/>
          <w:szCs w:val="18"/>
        </w:rPr>
      </w:pPr>
      <w:r w:rsidRPr="003B43AE">
        <w:rPr>
          <w:rStyle w:val="FootnoteReference"/>
          <w:szCs w:val="22"/>
        </w:rPr>
        <w:footnoteRef/>
      </w:r>
      <w:r w:rsidRPr="00E8425C">
        <w:rPr>
          <w:sz w:val="18"/>
          <w:szCs w:val="18"/>
        </w:rPr>
        <w:t xml:space="preserve"> The landfill tax value is assumed to be flat and at the 2020 level of £94.15 per tonne of waste sent to landfill. Whilst the landfill tax has previously risen in line with the growth in the Retail Price Index, a constant rate has been assumed for the modelling purposes as all other prices have been kept constant.</w:t>
      </w:r>
    </w:p>
  </w:footnote>
  <w:footnote w:id="251">
    <w:p w:rsidRPr="00E8425C" w:rsidR="001A38E3" w:rsidRDefault="001A38E3" w14:paraId="3F05643D" w14:textId="596E2363">
      <w:pPr>
        <w:pStyle w:val="FootnoteText"/>
        <w:rPr>
          <w:sz w:val="18"/>
          <w:szCs w:val="18"/>
        </w:rPr>
      </w:pPr>
      <w:r w:rsidRPr="003B43AE">
        <w:rPr>
          <w:rStyle w:val="FootnoteReference"/>
          <w:szCs w:val="22"/>
        </w:rPr>
        <w:footnoteRef/>
      </w:r>
      <w:r w:rsidRPr="00E8425C">
        <w:rPr>
          <w:sz w:val="18"/>
          <w:szCs w:val="18"/>
        </w:rPr>
        <w:t xml:space="preserve"> This is because tax impacts are out of scope of the BIT calculator (i.e., based on guidance from the Better Regulation Executive).</w:t>
      </w:r>
    </w:p>
  </w:footnote>
  <w:footnote w:id="252">
    <w:p w:rsidR="00654A52" w:rsidP="00654A52" w:rsidRDefault="00654A52" w14:paraId="6DF4CFC7" w14:textId="26A958DB">
      <w:pPr>
        <w:pStyle w:val="FootnoteText"/>
      </w:pPr>
      <w:r>
        <w:rPr>
          <w:rStyle w:val="FootnoteReference"/>
        </w:rPr>
        <w:footnoteRef/>
      </w:r>
      <w:r>
        <w:t xml:space="preserve"> </w:t>
      </w:r>
      <w:r w:rsidRPr="00791209">
        <w:rPr>
          <w:sz w:val="18"/>
          <w:szCs w:val="22"/>
        </w:rPr>
        <w:t>Experts from the EA and Local Partnerships</w:t>
      </w:r>
      <w:r w:rsidR="008E3197">
        <w:rPr>
          <w:sz w:val="18"/>
          <w:szCs w:val="22"/>
        </w:rPr>
        <w:t>.</w:t>
      </w:r>
    </w:p>
  </w:footnote>
  <w:footnote w:id="253">
    <w:p w:rsidRPr="00791209" w:rsidR="00654A52" w:rsidP="00654A52" w:rsidRDefault="00654A52" w14:paraId="63D3FCF4" w14:textId="6FB7D485">
      <w:pPr>
        <w:pStyle w:val="FootnoteText"/>
        <w:rPr>
          <w:sz w:val="18"/>
          <w:szCs w:val="18"/>
        </w:rPr>
      </w:pPr>
      <w:r w:rsidRPr="00743487">
        <w:rPr>
          <w:rStyle w:val="FootnoteReference"/>
          <w:szCs w:val="22"/>
        </w:rPr>
        <w:footnoteRef/>
      </w:r>
      <w:hyperlink w:history="1" r:id="rId97">
        <w:r w:rsidRPr="00C51A98" w:rsidR="00743487">
          <w:rPr>
            <w:rStyle w:val="Hyperlink"/>
            <w:sz w:val="18"/>
            <w:szCs w:val="22"/>
          </w:rPr>
          <w:t>http://randd.defra.gov.uk/Default.aspx?Menu=Menu&amp;Module=More&amp;Location=None&amp;ProjectID=17447&amp;FromSearch=Y&amp;Publisher=1&amp;SearchText=WR1003&amp;SortString=ProjectCode&amp;SortOrder=Asc&amp;Paging=10#Description</w:t>
        </w:r>
      </w:hyperlink>
      <w:r w:rsidRPr="00743487" w:rsidR="00743487">
        <w:rPr>
          <w:sz w:val="20"/>
        </w:rPr>
        <w:t xml:space="preserve"> </w:t>
      </w:r>
    </w:p>
  </w:footnote>
  <w:footnote w:id="254">
    <w:p w:rsidR="00554C21" w:rsidP="00554C21" w:rsidRDefault="00554C21" w14:paraId="19C45B51" w14:textId="489CE53D">
      <w:pPr>
        <w:pStyle w:val="FootnoteText"/>
      </w:pPr>
      <w:r w:rsidRPr="003B43AE">
        <w:rPr>
          <w:rStyle w:val="FootnoteReference"/>
          <w:szCs w:val="22"/>
        </w:rPr>
        <w:footnoteRef/>
      </w:r>
      <w:r w:rsidRPr="00E8425C">
        <w:rPr>
          <w:sz w:val="18"/>
          <w:szCs w:val="18"/>
        </w:rPr>
        <w:t xml:space="preserve"> For further detail see Section 6</w:t>
      </w:r>
      <w:r w:rsidR="008E3197">
        <w:rPr>
          <w:sz w:val="18"/>
          <w:szCs w:val="18"/>
        </w:rPr>
        <w:t>.</w:t>
      </w:r>
    </w:p>
  </w:footnote>
  <w:footnote w:id="255">
    <w:p w:rsidRPr="00E8425C" w:rsidR="00C111B7" w:rsidP="00C111B7" w:rsidRDefault="00C111B7" w14:paraId="522DE739"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color w:val="000000"/>
          <w:sz w:val="18"/>
          <w:szCs w:val="18"/>
        </w:rPr>
        <w:t>Closed-loop recycling means that materials are made from recycled content where the previous product was the same as the new product (the process recycles the same product). Open-loop recycling produces a new product which is different to the previous product.</w:t>
      </w:r>
    </w:p>
  </w:footnote>
  <w:footnote w:id="256">
    <w:p w:rsidRPr="00E8425C" w:rsidR="00554C21" w:rsidP="00554C21" w:rsidRDefault="00554C21" w14:paraId="1CEFE335" w14:textId="23995B36">
      <w:pPr>
        <w:pStyle w:val="FootnoteText"/>
        <w:rPr>
          <w:sz w:val="18"/>
          <w:szCs w:val="18"/>
        </w:rPr>
      </w:pPr>
      <w:r w:rsidRPr="00E8425C">
        <w:rPr>
          <w:rStyle w:val="FootnoteReference"/>
          <w:szCs w:val="22"/>
        </w:rPr>
        <w:footnoteRef/>
      </w:r>
      <w:r w:rsidRPr="00E8425C">
        <w:rPr>
          <w:sz w:val="18"/>
          <w:szCs w:val="18"/>
        </w:rPr>
        <w:t xml:space="preserve"> HM Treasury, </w:t>
      </w:r>
      <w:r w:rsidRPr="00E8425C" w:rsidR="00CF5F2E">
        <w:rPr>
          <w:sz w:val="18"/>
          <w:szCs w:val="18"/>
        </w:rPr>
        <w:t>20</w:t>
      </w:r>
      <w:r w:rsidR="00CF5F2E">
        <w:rPr>
          <w:sz w:val="18"/>
          <w:szCs w:val="18"/>
        </w:rPr>
        <w:t>20</w:t>
      </w:r>
      <w:r w:rsidRPr="00E8425C">
        <w:rPr>
          <w:sz w:val="18"/>
          <w:szCs w:val="18"/>
        </w:rPr>
        <w:t>, The Green Book – central government guidance on appraisal and evaluation.</w:t>
      </w:r>
    </w:p>
  </w:footnote>
  <w:footnote w:id="257">
    <w:p w:rsidR="00554C21" w:rsidP="00554C21" w:rsidRDefault="00554C21" w14:paraId="39EC253F" w14:textId="77777777">
      <w:pPr>
        <w:pStyle w:val="FootnoteText"/>
      </w:pPr>
      <w:r w:rsidRPr="00E8425C">
        <w:rPr>
          <w:rStyle w:val="FootnoteReference"/>
          <w:szCs w:val="22"/>
        </w:rPr>
        <w:footnoteRef/>
      </w:r>
      <w:r w:rsidRPr="00E8425C">
        <w:rPr>
          <w:sz w:val="18"/>
          <w:szCs w:val="18"/>
        </w:rPr>
        <w:t xml:space="preserve"> HM Treasury, 2015, The Aqua Book: guidance on producing quality analysis for government.</w:t>
      </w:r>
    </w:p>
  </w:footnote>
  <w:footnote w:id="258">
    <w:p w:rsidR="00233E58" w:rsidRDefault="00233E58" w14:paraId="40F7B778" w14:textId="0A39D477">
      <w:pPr>
        <w:pStyle w:val="FootnoteText"/>
      </w:pPr>
      <w:r>
        <w:rPr>
          <w:rStyle w:val="FootnoteReference"/>
        </w:rPr>
        <w:footnoteRef/>
      </w:r>
      <w:r>
        <w:t xml:space="preserve"> All sub-costs under the net cost to NHM sector below are considered to have a direct impact on business and therefore included in the EANDCB calculation in the BIT calculator. </w:t>
      </w:r>
      <w:r w:rsidR="00B97ED8">
        <w:t xml:space="preserve"> </w:t>
      </w:r>
    </w:p>
  </w:footnote>
  <w:footnote w:id="259">
    <w:p w:rsidR="00554C21" w:rsidP="00554C21" w:rsidRDefault="00554C21" w14:paraId="335DB62F" w14:textId="30402747">
      <w:pPr>
        <w:pStyle w:val="FootnoteText"/>
      </w:pPr>
      <w:r w:rsidRPr="001041B3">
        <w:rPr>
          <w:rStyle w:val="FootnoteReference"/>
        </w:rPr>
        <w:footnoteRef/>
      </w:r>
      <w:r w:rsidRPr="00E8425C">
        <w:rPr>
          <w:sz w:val="18"/>
          <w:szCs w:val="22"/>
        </w:rPr>
        <w:t xml:space="preserve"> This is based on WRAP’s household analysis</w:t>
      </w:r>
      <w:r w:rsidR="008E3197">
        <w:rPr>
          <w:sz w:val="18"/>
          <w:szCs w:val="22"/>
        </w:rPr>
        <w:t>.</w:t>
      </w:r>
    </w:p>
  </w:footnote>
  <w:footnote w:id="260">
    <w:p w:rsidRPr="00101A16" w:rsidR="00BE1D35" w:rsidRDefault="00BE1D35" w14:paraId="1FBDD262" w14:textId="02202FC6">
      <w:pPr>
        <w:pStyle w:val="FootnoteText"/>
        <w:rPr>
          <w:lang w:val="en-US"/>
        </w:rPr>
      </w:pPr>
      <w:r>
        <w:rPr>
          <w:rStyle w:val="FootnoteReference"/>
        </w:rPr>
        <w:footnoteRef/>
      </w:r>
      <w:r>
        <w:t xml:space="preserve"> </w:t>
      </w:r>
      <w:r>
        <w:rPr>
          <w:lang w:val="en-US"/>
        </w:rPr>
        <w:t>Please see Section 6 for more information.</w:t>
      </w:r>
    </w:p>
  </w:footnote>
  <w:footnote w:id="261">
    <w:p w:rsidR="00DA01D2" w:rsidP="00DA01D2" w:rsidRDefault="00C861F6" w14:paraId="6DA0443E" w14:textId="5EE43B19">
      <w:pPr>
        <w:pStyle w:val="FootnoteText"/>
      </w:pPr>
      <w:r>
        <w:rPr>
          <w:rStyle w:val="FootnoteReference"/>
        </w:rPr>
        <w:footnoteRef/>
      </w:r>
      <w:r>
        <w:t xml:space="preserve"> </w:t>
      </w:r>
      <w:r w:rsidR="00DA01D2">
        <w:t>Engagement with WRAP and the sector suggests that local authorities and food waste recycling plant operators benefit from a flexible approach to caddy liner use, which is appropriate to varied local circumstances and treatment facility requirements.</w:t>
      </w:r>
    </w:p>
    <w:p w:rsidRPr="00101A16" w:rsidR="00C861F6" w:rsidP="00DA01D2" w:rsidRDefault="00DA01D2" w14:paraId="64BC5BBA" w14:textId="3866F9DB">
      <w:pPr>
        <w:pStyle w:val="FootnoteText"/>
        <w:rPr>
          <w:lang w:val="en-US"/>
        </w:rPr>
      </w:pPr>
      <w:r>
        <w:t xml:space="preserve">Local authorities </w:t>
      </w:r>
      <w:proofErr w:type="gramStart"/>
      <w:r>
        <w:t>are able to</w:t>
      </w:r>
      <w:proofErr w:type="gramEnd"/>
      <w:r>
        <w:t xml:space="preserve"> provide caddy liners if preferred, however, there are currently no plans to fund local authorities to provide caddy liners to households. We continually review the evidence base and policy around caddy liner use.</w:t>
      </w:r>
    </w:p>
  </w:footnote>
  <w:footnote w:id="262">
    <w:p w:rsidRPr="00E8425C" w:rsidR="0068622E" w:rsidRDefault="0068622E" w14:paraId="09E9B92F" w14:textId="782D2339">
      <w:pPr>
        <w:pStyle w:val="FootnoteText"/>
        <w:rPr>
          <w:sz w:val="18"/>
          <w:szCs w:val="22"/>
        </w:rPr>
      </w:pPr>
      <w:r w:rsidRPr="001041B3">
        <w:rPr>
          <w:rStyle w:val="FootnoteReference"/>
        </w:rPr>
        <w:footnoteRef/>
      </w:r>
      <w:r w:rsidRPr="00E8425C">
        <w:rPr>
          <w:sz w:val="18"/>
          <w:szCs w:val="22"/>
        </w:rPr>
        <w:t xml:space="preserve"> </w:t>
      </w:r>
      <w:r w:rsidR="00153E20">
        <w:rPr>
          <w:sz w:val="18"/>
          <w:szCs w:val="22"/>
        </w:rPr>
        <w:t>O</w:t>
      </w:r>
      <w:r w:rsidRPr="00192F10" w:rsidR="00153E20">
        <w:rPr>
          <w:sz w:val="18"/>
          <w:szCs w:val="22"/>
        </w:rPr>
        <w:t xml:space="preserve">ur analysis is presented using calendar years. </w:t>
      </w:r>
      <w:r w:rsidR="00153E20">
        <w:rPr>
          <w:sz w:val="18"/>
          <w:szCs w:val="22"/>
        </w:rPr>
        <w:t>However, t</w:t>
      </w:r>
      <w:r w:rsidRPr="00153E20">
        <w:rPr>
          <w:sz w:val="18"/>
          <w:szCs w:val="22"/>
        </w:rPr>
        <w:t xml:space="preserve">he actual expenditure </w:t>
      </w:r>
      <w:r w:rsidR="00153E20">
        <w:rPr>
          <w:sz w:val="18"/>
          <w:szCs w:val="22"/>
        </w:rPr>
        <w:t xml:space="preserve">is </w:t>
      </w:r>
      <w:r w:rsidRPr="00153E20">
        <w:rPr>
          <w:sz w:val="18"/>
          <w:szCs w:val="22"/>
        </w:rPr>
        <w:t>more likely towards the end of 2024/25</w:t>
      </w:r>
      <w:r w:rsidR="00153E20">
        <w:rPr>
          <w:sz w:val="18"/>
          <w:szCs w:val="22"/>
        </w:rPr>
        <w:t xml:space="preserve"> (</w:t>
      </w:r>
      <w:r w:rsidR="003941E2">
        <w:rPr>
          <w:sz w:val="18"/>
          <w:szCs w:val="22"/>
        </w:rPr>
        <w:t>i.e.,</w:t>
      </w:r>
      <w:r w:rsidR="00153E20">
        <w:rPr>
          <w:sz w:val="18"/>
          <w:szCs w:val="22"/>
        </w:rPr>
        <w:t xml:space="preserve"> t</w:t>
      </w:r>
      <w:r w:rsidRPr="00E8425C">
        <w:rPr>
          <w:sz w:val="18"/>
          <w:szCs w:val="22"/>
        </w:rPr>
        <w:t>he second part of the financial year</w:t>
      </w:r>
      <w:r w:rsidR="00153E20">
        <w:rPr>
          <w:sz w:val="18"/>
          <w:szCs w:val="22"/>
        </w:rPr>
        <w:t xml:space="preserve">). </w:t>
      </w:r>
    </w:p>
  </w:footnote>
  <w:footnote w:id="263">
    <w:p w:rsidR="0068622E" w:rsidRDefault="0068622E" w14:paraId="4F1F88A1" w14:textId="28883F85">
      <w:pPr>
        <w:pStyle w:val="FootnoteText"/>
      </w:pPr>
      <w:r w:rsidRPr="001041B3">
        <w:rPr>
          <w:rStyle w:val="FootnoteReference"/>
        </w:rPr>
        <w:footnoteRef/>
      </w:r>
      <w:r w:rsidRPr="00E8425C">
        <w:rPr>
          <w:sz w:val="18"/>
          <w:szCs w:val="22"/>
        </w:rPr>
        <w:t xml:space="preserve"> Most </w:t>
      </w:r>
      <w:r w:rsidR="00D97548">
        <w:rPr>
          <w:sz w:val="18"/>
          <w:szCs w:val="22"/>
        </w:rPr>
        <w:t>local auth</w:t>
      </w:r>
      <w:r w:rsidRPr="00E8425C">
        <w:rPr>
          <w:sz w:val="18"/>
          <w:szCs w:val="22"/>
        </w:rPr>
        <w:t xml:space="preserve">orities will be making decisions based on financial years. </w:t>
      </w:r>
    </w:p>
  </w:footnote>
  <w:footnote w:id="264">
    <w:p w:rsidRPr="009E7A40" w:rsidR="00C554CA" w:rsidRDefault="00C554CA" w14:paraId="72B75E5C" w14:textId="015A5670">
      <w:pPr>
        <w:pStyle w:val="FootnoteText"/>
        <w:rPr>
          <w:lang w:val="en-US"/>
        </w:rPr>
      </w:pPr>
      <w:r>
        <w:rPr>
          <w:rStyle w:val="FootnoteReference"/>
        </w:rPr>
        <w:footnoteRef/>
      </w:r>
      <w:r>
        <w:t xml:space="preserve"> </w:t>
      </w:r>
      <w:r>
        <w:rPr>
          <w:lang w:val="en-US"/>
        </w:rPr>
        <w:t xml:space="preserve">This is because in the </w:t>
      </w:r>
      <w:r w:rsidR="00D93E66">
        <w:rPr>
          <w:lang w:val="en-US"/>
        </w:rPr>
        <w:t xml:space="preserve">household </w:t>
      </w:r>
      <w:r>
        <w:rPr>
          <w:lang w:val="en-US"/>
        </w:rPr>
        <w:t>scenario the loss of material revenue from DRS is mitigated by the increase in non-DRS material revenue.</w:t>
      </w:r>
    </w:p>
  </w:footnote>
  <w:footnote w:id="265">
    <w:p w:rsidRPr="00E8425C" w:rsidR="00554C21" w:rsidP="00554C21" w:rsidRDefault="00554C21" w14:paraId="2D22E9D0" w14:textId="77777777">
      <w:pPr>
        <w:pStyle w:val="FootnoteText"/>
        <w:rPr>
          <w:sz w:val="18"/>
          <w:szCs w:val="22"/>
        </w:rPr>
      </w:pPr>
      <w:r w:rsidRPr="001041B3">
        <w:rPr>
          <w:rStyle w:val="FootnoteReference"/>
        </w:rPr>
        <w:footnoteRef/>
      </w:r>
      <w:r w:rsidRPr="00E8425C">
        <w:rPr>
          <w:sz w:val="18"/>
          <w:szCs w:val="22"/>
        </w:rPr>
        <w:t xml:space="preserve"> These cost results also reflect the change at high-rise properties.</w:t>
      </w:r>
    </w:p>
  </w:footnote>
  <w:footnote w:id="266">
    <w:p w:rsidRPr="00E8425C" w:rsidR="00AA255B" w:rsidP="00554C21" w:rsidRDefault="00AA255B" w14:paraId="2F70A801" w14:textId="0CF2B226">
      <w:pPr>
        <w:pStyle w:val="FootnoteText"/>
        <w:rPr>
          <w:sz w:val="18"/>
          <w:szCs w:val="22"/>
        </w:rPr>
      </w:pPr>
      <w:r w:rsidRPr="001041B3">
        <w:rPr>
          <w:rStyle w:val="FootnoteReference"/>
        </w:rPr>
        <w:footnoteRef/>
      </w:r>
      <w:r w:rsidRPr="00E8425C">
        <w:rPr>
          <w:sz w:val="18"/>
          <w:szCs w:val="22"/>
        </w:rPr>
        <w:t xml:space="preserve"> </w:t>
      </w:r>
      <w:r w:rsidRPr="00E8425C">
        <w:rPr>
          <w:rFonts w:cs="Arial"/>
          <w:color w:val="000000"/>
          <w:sz w:val="18"/>
          <w:szCs w:val="18"/>
          <w:lang w:eastAsia="en-GB"/>
        </w:rPr>
        <w:t>Including all material types, residual disposal and household waste recycling centre waste minus secondary market material revenue.</w:t>
      </w:r>
    </w:p>
  </w:footnote>
  <w:footnote w:id="267">
    <w:p w:rsidR="00AA255B" w:rsidP="00554C21" w:rsidRDefault="00AA255B" w14:paraId="0FEA073B" w14:textId="77777777">
      <w:pPr>
        <w:pStyle w:val="FootnoteText"/>
      </w:pPr>
      <w:r w:rsidRPr="001041B3">
        <w:rPr>
          <w:rStyle w:val="FootnoteReference"/>
        </w:rPr>
        <w:footnoteRef/>
      </w:r>
      <w:r w:rsidRPr="00E8425C">
        <w:rPr>
          <w:sz w:val="18"/>
          <w:szCs w:val="22"/>
        </w:rPr>
        <w:t xml:space="preserve"> As per transition, as well as including liner costs. </w:t>
      </w:r>
    </w:p>
  </w:footnote>
  <w:footnote w:id="268">
    <w:p w:rsidR="009A2F7A" w:rsidP="007167D2" w:rsidRDefault="009A2F7A" w14:paraId="742D46E3" w14:textId="77777777">
      <w:pPr>
        <w:pStyle w:val="FootnoteText"/>
      </w:pPr>
      <w:r>
        <w:rPr>
          <w:rStyle w:val="FootnoteReference"/>
        </w:rPr>
        <w:footnoteRef/>
      </w:r>
      <w:r>
        <w:t xml:space="preserve"> </w:t>
      </w:r>
      <w:r w:rsidRPr="006A1E0C">
        <w:rPr>
          <w:sz w:val="18"/>
          <w:szCs w:val="22"/>
        </w:rPr>
        <w:t>Including DRS effect, Familiarisation costs, and landfill tax savings.</w:t>
      </w:r>
    </w:p>
  </w:footnote>
  <w:footnote w:id="269">
    <w:p w:rsidR="009A2F7A" w:rsidP="007167D2" w:rsidRDefault="009A2F7A" w14:paraId="08056F13" w14:textId="77777777">
      <w:pPr>
        <w:pStyle w:val="FootnoteText"/>
      </w:pPr>
      <w:r>
        <w:rPr>
          <w:rStyle w:val="FootnoteReference"/>
        </w:rPr>
        <w:footnoteRef/>
      </w:r>
      <w:r>
        <w:t xml:space="preserve"> </w:t>
      </w:r>
      <w:r w:rsidRPr="006A1E0C">
        <w:rPr>
          <w:sz w:val="18"/>
          <w:szCs w:val="22"/>
        </w:rPr>
        <w:t>Including DRS effect.</w:t>
      </w:r>
    </w:p>
  </w:footnote>
  <w:footnote w:id="270">
    <w:p w:rsidR="002C0944" w:rsidP="002C0944" w:rsidRDefault="002C0944" w14:paraId="773B243B" w14:textId="1A12487A">
      <w:pPr>
        <w:pStyle w:val="FootnoteText"/>
      </w:pPr>
      <w:r>
        <w:rPr>
          <w:rStyle w:val="FootnoteReference"/>
        </w:rPr>
        <w:footnoteRef/>
      </w:r>
      <w:r>
        <w:t xml:space="preserve"> </w:t>
      </w:r>
      <w:r w:rsidRPr="00A677AC">
        <w:rPr>
          <w:sz w:val="18"/>
          <w:szCs w:val="22"/>
        </w:rPr>
        <w:t>Including DRS effect</w:t>
      </w:r>
      <w:r w:rsidRPr="00A677AC" w:rsidR="00791A9E">
        <w:rPr>
          <w:sz w:val="18"/>
          <w:szCs w:val="22"/>
        </w:rPr>
        <w:t xml:space="preserve">, </w:t>
      </w:r>
      <w:r w:rsidRPr="00A677AC">
        <w:rPr>
          <w:sz w:val="18"/>
          <w:szCs w:val="22"/>
        </w:rPr>
        <w:t>Familiarisation costs, and landfill tax savings</w:t>
      </w:r>
      <w:r w:rsidRPr="00A677AC" w:rsidR="008E3197">
        <w:rPr>
          <w:sz w:val="18"/>
          <w:szCs w:val="22"/>
        </w:rPr>
        <w:t>.</w:t>
      </w:r>
    </w:p>
  </w:footnote>
  <w:footnote w:id="271">
    <w:p w:rsidR="002C0944" w:rsidP="002C0944" w:rsidRDefault="002C0944" w14:paraId="32E9EE7C" w14:textId="1E1F8D0E">
      <w:pPr>
        <w:pStyle w:val="FootnoteText"/>
      </w:pPr>
      <w:r>
        <w:rPr>
          <w:rStyle w:val="FootnoteReference"/>
        </w:rPr>
        <w:footnoteRef/>
      </w:r>
      <w:r>
        <w:t xml:space="preserve"> </w:t>
      </w:r>
      <w:r w:rsidRPr="00A677AC">
        <w:rPr>
          <w:sz w:val="18"/>
          <w:szCs w:val="22"/>
        </w:rPr>
        <w:t>Including DRS effect</w:t>
      </w:r>
      <w:r w:rsidRPr="00A677AC" w:rsidR="008E3197">
        <w:rPr>
          <w:sz w:val="18"/>
          <w:szCs w:val="22"/>
        </w:rPr>
        <w:t>.</w:t>
      </w:r>
    </w:p>
  </w:footnote>
  <w:footnote w:id="272">
    <w:p w:rsidR="00F70DFD" w:rsidP="00F70DFD" w:rsidRDefault="00F70DFD" w14:paraId="26004296" w14:textId="1454E409">
      <w:pPr>
        <w:pStyle w:val="FootnoteText"/>
      </w:pPr>
      <w:r>
        <w:rPr>
          <w:rStyle w:val="FootnoteReference"/>
        </w:rPr>
        <w:footnoteRef/>
      </w:r>
      <w:r>
        <w:t xml:space="preserve"> Engagement with WRAP and the sector suggests that local authorities and food waste recycling plant operators benefit from a flexible approach to caddy liner use, which is appropriate to varied local circumstances and treatment facility requirements.</w:t>
      </w:r>
    </w:p>
    <w:p w:rsidRPr="00101A16" w:rsidR="00F70DFD" w:rsidP="00F70DFD" w:rsidRDefault="00F70DFD" w14:paraId="3ED9DD66" w14:textId="73073F92">
      <w:pPr>
        <w:pStyle w:val="FootnoteText"/>
        <w:rPr>
          <w:lang w:val="en-US"/>
        </w:rPr>
      </w:pPr>
      <w:r>
        <w:t xml:space="preserve">Local authorities </w:t>
      </w:r>
      <w:proofErr w:type="gramStart"/>
      <w:r>
        <w:t>are able to</w:t>
      </w:r>
      <w:proofErr w:type="gramEnd"/>
      <w:r>
        <w:t xml:space="preserve"> provide caddy liners if preferred, however, there are currently no plans to fund local authorities to provide caddy liners to households. We continually review the evidence base and policy around caddy liner use.</w:t>
      </w:r>
    </w:p>
  </w:footnote>
  <w:footnote w:id="273">
    <w:p w:rsidRPr="009E7A40" w:rsidR="007E4BE6" w:rsidRDefault="007E4BE6" w14:paraId="1D22EDCB" w14:textId="0C75963E">
      <w:pPr>
        <w:pStyle w:val="FootnoteText"/>
        <w:rPr>
          <w:lang w:val="en-US"/>
        </w:rPr>
      </w:pPr>
      <w:r>
        <w:rPr>
          <w:rStyle w:val="FootnoteReference"/>
        </w:rPr>
        <w:footnoteRef/>
      </w:r>
      <w:r>
        <w:t xml:space="preserve"> </w:t>
      </w:r>
      <w:r w:rsidR="004966C4">
        <w:rPr>
          <w:lang w:val="en-US"/>
        </w:rPr>
        <w:t>This is because in the household scenario the loss of material revenue from DRS is mitigated by the increase in non-DRS material revenue.</w:t>
      </w:r>
    </w:p>
  </w:footnote>
  <w:footnote w:id="274">
    <w:p w:rsidRPr="00E8425C" w:rsidR="0017584A" w:rsidP="00554C21" w:rsidRDefault="0017584A" w14:paraId="1132575D" w14:textId="6AF88FB3">
      <w:pPr>
        <w:pStyle w:val="FootnoteText"/>
        <w:rPr>
          <w:sz w:val="18"/>
          <w:szCs w:val="22"/>
        </w:rPr>
      </w:pPr>
      <w:r w:rsidRPr="001041B3">
        <w:rPr>
          <w:rStyle w:val="FootnoteReference"/>
        </w:rPr>
        <w:footnoteRef/>
      </w:r>
      <w:r w:rsidRPr="00E8425C">
        <w:rPr>
          <w:sz w:val="18"/>
          <w:szCs w:val="22"/>
        </w:rPr>
        <w:t xml:space="preserve"> </w:t>
      </w:r>
      <w:r w:rsidRPr="00E8425C">
        <w:rPr>
          <w:rFonts w:cs="Arial"/>
          <w:color w:val="000000"/>
          <w:sz w:val="18"/>
          <w:szCs w:val="18"/>
          <w:lang w:eastAsia="en-GB"/>
        </w:rPr>
        <w:t>Including all material types, residual disposal</w:t>
      </w:r>
      <w:r>
        <w:rPr>
          <w:rFonts w:cs="Arial"/>
          <w:color w:val="000000"/>
          <w:sz w:val="18"/>
          <w:szCs w:val="18"/>
          <w:lang w:eastAsia="en-GB"/>
        </w:rPr>
        <w:t>,</w:t>
      </w:r>
      <w:r w:rsidRPr="00E8425C">
        <w:rPr>
          <w:rFonts w:cs="Arial"/>
          <w:color w:val="000000"/>
          <w:sz w:val="18"/>
          <w:szCs w:val="18"/>
          <w:lang w:eastAsia="en-GB"/>
        </w:rPr>
        <w:t xml:space="preserve"> and household waste recycling centre waste minus secondary market material revenue</w:t>
      </w:r>
      <w:r>
        <w:rPr>
          <w:rFonts w:cs="Arial"/>
          <w:color w:val="000000"/>
          <w:sz w:val="18"/>
          <w:szCs w:val="18"/>
          <w:lang w:eastAsia="en-GB"/>
        </w:rPr>
        <w:t>.</w:t>
      </w:r>
    </w:p>
  </w:footnote>
  <w:footnote w:id="275">
    <w:p w:rsidR="0017584A" w:rsidP="00554C21" w:rsidRDefault="0017584A" w14:paraId="534E5364" w14:textId="77777777">
      <w:pPr>
        <w:pStyle w:val="FootnoteText"/>
      </w:pPr>
      <w:r w:rsidRPr="001041B3">
        <w:rPr>
          <w:rStyle w:val="FootnoteReference"/>
        </w:rPr>
        <w:footnoteRef/>
      </w:r>
      <w:r w:rsidRPr="00E8425C">
        <w:rPr>
          <w:sz w:val="18"/>
          <w:szCs w:val="22"/>
        </w:rPr>
        <w:t xml:space="preserve"> As per transition, as well as including liner costs. </w:t>
      </w:r>
    </w:p>
  </w:footnote>
  <w:footnote w:id="276">
    <w:p w:rsidRPr="00E8425C" w:rsidR="001B1D90" w:rsidP="002C0944" w:rsidRDefault="001B1D90" w14:paraId="6B348604" w14:textId="4A7334E1">
      <w:pPr>
        <w:pStyle w:val="FootnoteText"/>
        <w:rPr>
          <w:sz w:val="18"/>
          <w:szCs w:val="22"/>
        </w:rPr>
      </w:pPr>
      <w:r w:rsidRPr="00F6694C">
        <w:rPr>
          <w:rStyle w:val="FootnoteReference"/>
        </w:rPr>
        <w:footnoteRef/>
      </w:r>
      <w:r w:rsidRPr="00E8425C">
        <w:rPr>
          <w:sz w:val="18"/>
          <w:szCs w:val="22"/>
        </w:rPr>
        <w:t xml:space="preserve"> Including DRS effect</w:t>
      </w:r>
      <w:r>
        <w:rPr>
          <w:sz w:val="18"/>
          <w:szCs w:val="22"/>
        </w:rPr>
        <w:t xml:space="preserve">, </w:t>
      </w:r>
      <w:r w:rsidRPr="00E8425C">
        <w:rPr>
          <w:sz w:val="18"/>
          <w:szCs w:val="22"/>
        </w:rPr>
        <w:t>Familiarisation costs, and landfill tax savings</w:t>
      </w:r>
      <w:r>
        <w:rPr>
          <w:sz w:val="18"/>
          <w:szCs w:val="22"/>
        </w:rPr>
        <w:t>.</w:t>
      </w:r>
    </w:p>
  </w:footnote>
  <w:footnote w:id="277">
    <w:p w:rsidR="001B1D90" w:rsidP="002C0944" w:rsidRDefault="001B1D90" w14:paraId="5906354C" w14:textId="691C8479">
      <w:pPr>
        <w:pStyle w:val="FootnoteText"/>
      </w:pPr>
      <w:r w:rsidRPr="00F6694C">
        <w:rPr>
          <w:rStyle w:val="FootnoteReference"/>
        </w:rPr>
        <w:footnoteRef/>
      </w:r>
      <w:r w:rsidRPr="00E8425C">
        <w:rPr>
          <w:sz w:val="18"/>
          <w:szCs w:val="22"/>
        </w:rPr>
        <w:t xml:space="preserve"> Including DRS effect</w:t>
      </w:r>
      <w:r>
        <w:rPr>
          <w:sz w:val="18"/>
          <w:szCs w:val="22"/>
        </w:rPr>
        <w:t>.</w:t>
      </w:r>
    </w:p>
  </w:footnote>
  <w:footnote w:id="278">
    <w:p w:rsidRPr="00E8425C" w:rsidR="002C0944" w:rsidP="002C0944" w:rsidRDefault="002C0944" w14:paraId="138395B0" w14:textId="40C07D4C">
      <w:pPr>
        <w:pStyle w:val="FootnoteText"/>
        <w:rPr>
          <w:sz w:val="18"/>
          <w:szCs w:val="18"/>
        </w:rPr>
      </w:pPr>
      <w:r w:rsidRPr="003B43AE">
        <w:rPr>
          <w:rStyle w:val="FootnoteReference"/>
          <w:szCs w:val="22"/>
        </w:rPr>
        <w:footnoteRef/>
      </w:r>
      <w:r w:rsidRPr="00E8425C">
        <w:rPr>
          <w:sz w:val="18"/>
          <w:szCs w:val="18"/>
        </w:rPr>
        <w:t xml:space="preserve"> Including DRS effect</w:t>
      </w:r>
      <w:r w:rsidR="00791A9E">
        <w:rPr>
          <w:sz w:val="18"/>
          <w:szCs w:val="18"/>
        </w:rPr>
        <w:t>,</w:t>
      </w:r>
      <w:r w:rsidRPr="00E8425C">
        <w:rPr>
          <w:sz w:val="18"/>
          <w:szCs w:val="18"/>
        </w:rPr>
        <w:t xml:space="preserve"> </w:t>
      </w:r>
      <w:r w:rsidR="007409C6">
        <w:rPr>
          <w:sz w:val="18"/>
          <w:szCs w:val="18"/>
        </w:rPr>
        <w:t>f</w:t>
      </w:r>
      <w:r w:rsidRPr="00E8425C">
        <w:rPr>
          <w:sz w:val="18"/>
          <w:szCs w:val="18"/>
        </w:rPr>
        <w:t>amiliarisation costs, and landfill tax savings</w:t>
      </w:r>
      <w:r w:rsidR="008E3197">
        <w:rPr>
          <w:sz w:val="18"/>
          <w:szCs w:val="18"/>
        </w:rPr>
        <w:t>.</w:t>
      </w:r>
    </w:p>
  </w:footnote>
  <w:footnote w:id="279">
    <w:p w:rsidRPr="00E8425C" w:rsidR="002C0944" w:rsidP="002C0944" w:rsidRDefault="002C0944" w14:paraId="3A123E01" w14:textId="2E7A5523">
      <w:pPr>
        <w:pStyle w:val="FootnoteText"/>
        <w:rPr>
          <w:sz w:val="18"/>
          <w:szCs w:val="18"/>
        </w:rPr>
      </w:pPr>
      <w:r w:rsidRPr="003B43AE">
        <w:rPr>
          <w:rStyle w:val="FootnoteReference"/>
          <w:szCs w:val="22"/>
        </w:rPr>
        <w:footnoteRef/>
      </w:r>
      <w:r w:rsidRPr="00E8425C">
        <w:rPr>
          <w:sz w:val="18"/>
          <w:szCs w:val="18"/>
        </w:rPr>
        <w:t xml:space="preserve"> Including DRS effect</w:t>
      </w:r>
      <w:r w:rsidR="008E3197">
        <w:rPr>
          <w:sz w:val="18"/>
          <w:szCs w:val="18"/>
        </w:rPr>
        <w:t>.</w:t>
      </w:r>
    </w:p>
  </w:footnote>
  <w:footnote w:id="280">
    <w:p w:rsidRPr="00E8425C" w:rsidR="00554C21" w:rsidP="00554C21" w:rsidRDefault="00554C21" w14:paraId="75FAEA89" w14:textId="77777777">
      <w:pPr>
        <w:pStyle w:val="FootnoteText"/>
        <w:rPr>
          <w:sz w:val="18"/>
          <w:szCs w:val="18"/>
        </w:rPr>
      </w:pPr>
      <w:r w:rsidRPr="003B43AE">
        <w:rPr>
          <w:rStyle w:val="FootnoteReference"/>
          <w:szCs w:val="22"/>
        </w:rPr>
        <w:footnoteRef/>
      </w:r>
      <w:hyperlink w:history="1" r:id="rId98">
        <w:r w:rsidRPr="00E8425C">
          <w:rPr>
            <w:rStyle w:val="Hyperlink"/>
            <w:rFonts w:eastAsia="Times New Roman" w:cs="Arial"/>
            <w:sz w:val="18"/>
            <w:szCs w:val="18"/>
            <w:lang w:eastAsia="en-GB"/>
          </w:rPr>
          <w:t>https://www.ons.gov.uk/businessindustryandtrade/business/activitysizeandlocation/datasets/ukbusinessactivitysizeandlocation</w:t>
        </w:r>
      </w:hyperlink>
      <w:r w:rsidRPr="00E8425C">
        <w:rPr>
          <w:rFonts w:eastAsia="Times New Roman" w:cs="Arial"/>
          <w:color w:val="0000FF"/>
          <w:sz w:val="18"/>
          <w:szCs w:val="18"/>
          <w:u w:val="single"/>
          <w:lang w:eastAsia="en-GB"/>
        </w:rPr>
        <w:t xml:space="preserve"> </w:t>
      </w:r>
      <w:r w:rsidRPr="00E8425C">
        <w:rPr>
          <w:rFonts w:eastAsia="Times New Roman" w:cs="Arial"/>
          <w:sz w:val="18"/>
          <w:szCs w:val="18"/>
          <w:lang w:eastAsia="en-GB"/>
        </w:rPr>
        <w:t>Using Table 4 from the 2018 data.</w:t>
      </w:r>
    </w:p>
  </w:footnote>
  <w:footnote w:id="281">
    <w:p w:rsidRPr="00E8425C" w:rsidR="00554C21" w:rsidP="00554C21" w:rsidRDefault="00554C21" w14:paraId="3604888D"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rFonts w:cs="Arial"/>
          <w:sz w:val="18"/>
          <w:szCs w:val="18"/>
        </w:rPr>
        <w:t xml:space="preserve">The total estimated NHM waste arisings </w:t>
      </w:r>
      <w:r w:rsidRPr="00E8425C">
        <w:rPr>
          <w:rFonts w:cs="Arial"/>
          <w:color w:val="000000"/>
          <w:sz w:val="18"/>
          <w:szCs w:val="18"/>
          <w:lang w:eastAsia="en-GB"/>
        </w:rPr>
        <w:t>are 26,916,889 tonnes</w:t>
      </w:r>
      <w:r w:rsidRPr="00E8425C">
        <w:rPr>
          <w:rFonts w:cs="Arial"/>
          <w:sz w:val="18"/>
          <w:szCs w:val="18"/>
        </w:rPr>
        <w:t xml:space="preserve"> based on 2018 WRAP NHM Baseline data.</w:t>
      </w:r>
    </w:p>
  </w:footnote>
  <w:footnote w:id="282">
    <w:p w:rsidR="00554C21" w:rsidP="00554C21" w:rsidRDefault="00554C21" w14:paraId="66F74996" w14:textId="77777777">
      <w:pPr>
        <w:pStyle w:val="FootnoteText"/>
      </w:pPr>
      <w:r w:rsidRPr="003B43AE">
        <w:rPr>
          <w:rStyle w:val="FootnoteReference"/>
          <w:szCs w:val="22"/>
        </w:rPr>
        <w:footnoteRef/>
      </w:r>
      <w:r w:rsidRPr="00E8425C">
        <w:rPr>
          <w:sz w:val="18"/>
          <w:szCs w:val="18"/>
        </w:rPr>
        <w:t xml:space="preserve"> WRAP modelling.</w:t>
      </w:r>
    </w:p>
  </w:footnote>
  <w:footnote w:id="283">
    <w:p w:rsidRPr="00E8425C" w:rsidR="00554C21" w:rsidP="00554C21" w:rsidRDefault="00554C21" w14:paraId="37CEDA75"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rFonts w:cs="Arial"/>
          <w:sz w:val="18"/>
          <w:szCs w:val="18"/>
        </w:rPr>
        <w:t xml:space="preserve">Waste arisings are based on WRAP estimates. </w:t>
      </w:r>
      <w:r w:rsidRPr="00E8425C">
        <w:rPr>
          <w:rFonts w:eastAsia="Calibri" w:cs="Arial"/>
          <w:sz w:val="18"/>
          <w:szCs w:val="18"/>
        </w:rPr>
        <w:t xml:space="preserve">Business counts are based on 2018 data from the interdepartmental business register published by the ONS. </w:t>
      </w:r>
    </w:p>
  </w:footnote>
  <w:footnote w:id="284">
    <w:p w:rsidRPr="00E8425C" w:rsidR="00554C21" w:rsidP="00554C21" w:rsidRDefault="00554C21" w14:paraId="159F819D" w14:textId="4A15E85A">
      <w:pPr>
        <w:pStyle w:val="FootnoteText"/>
        <w:rPr>
          <w:sz w:val="18"/>
          <w:szCs w:val="18"/>
        </w:rPr>
      </w:pPr>
      <w:r w:rsidRPr="003B43AE">
        <w:rPr>
          <w:rStyle w:val="FootnoteReference"/>
          <w:szCs w:val="22"/>
        </w:rPr>
        <w:footnoteRef/>
      </w:r>
      <w:r w:rsidR="00F6694C">
        <w:rPr>
          <w:sz w:val="18"/>
          <w:szCs w:val="18"/>
        </w:rPr>
        <w:t xml:space="preserve"> </w:t>
      </w:r>
      <w:r w:rsidRPr="00E8425C">
        <w:rPr>
          <w:sz w:val="18"/>
          <w:szCs w:val="18"/>
        </w:rPr>
        <w:t>Office services sit in third highest arisings behind Hospitality, with Retail and Wholesale first, the same trend is seen in recycling tonnes</w:t>
      </w:r>
      <w:r w:rsidRPr="00E8425C">
        <w:rPr>
          <w:rFonts w:cs="Arial"/>
          <w:sz w:val="18"/>
          <w:szCs w:val="18"/>
        </w:rPr>
        <w:t xml:space="preserve">. </w:t>
      </w:r>
    </w:p>
  </w:footnote>
  <w:footnote w:id="285">
    <w:p w:rsidRPr="00E8425C" w:rsidR="00554C21" w:rsidP="00554C21" w:rsidRDefault="00554C21" w14:paraId="233C25F9"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rFonts w:cs="Arial"/>
          <w:sz w:val="18"/>
          <w:szCs w:val="18"/>
        </w:rPr>
        <w:t>Furthermore, compared to the last IA evidence base, there has too been a reduction in the number of Transport and Storage firms, but their waste arisings total has stayed reasonably similar.</w:t>
      </w:r>
      <w:r w:rsidRPr="00E8425C">
        <w:rPr>
          <w:rFonts w:cs="Arial"/>
          <w:i/>
          <w:sz w:val="18"/>
          <w:szCs w:val="18"/>
        </w:rPr>
        <w:t xml:space="preserve"> </w:t>
      </w:r>
    </w:p>
  </w:footnote>
  <w:footnote w:id="286">
    <w:p w:rsidRPr="009C0ACE" w:rsidR="00554C21" w:rsidP="00554C21" w:rsidRDefault="00554C21" w14:paraId="5589954D" w14:textId="77777777">
      <w:pPr>
        <w:pStyle w:val="FootnoteText"/>
      </w:pPr>
      <w:r w:rsidRPr="003B43AE">
        <w:rPr>
          <w:rStyle w:val="FootnoteReference"/>
          <w:szCs w:val="22"/>
        </w:rPr>
        <w:footnoteRef/>
      </w:r>
      <w:r w:rsidRPr="00E8425C">
        <w:rPr>
          <w:sz w:val="18"/>
          <w:szCs w:val="18"/>
        </w:rPr>
        <w:t xml:space="preserve"> </w:t>
      </w:r>
      <w:r w:rsidRPr="00E8425C">
        <w:rPr>
          <w:rFonts w:cs="Arial"/>
          <w:sz w:val="18"/>
          <w:szCs w:val="18"/>
        </w:rPr>
        <w:t>As per the Micro business count and arisings, scaling issues put Food and Manufacturing close to zero in business count. These are estimated at 1,780.</w:t>
      </w:r>
    </w:p>
  </w:footnote>
  <w:footnote w:id="287">
    <w:p w:rsidRPr="00101A16" w:rsidR="00BE1D35" w:rsidRDefault="00BE1D35" w14:paraId="565810A5" w14:textId="2212827B">
      <w:pPr>
        <w:pStyle w:val="FootnoteText"/>
        <w:rPr>
          <w:lang w:val="en-US"/>
        </w:rPr>
      </w:pPr>
      <w:r>
        <w:rPr>
          <w:rStyle w:val="FootnoteReference"/>
        </w:rPr>
        <w:footnoteRef/>
      </w:r>
      <w:r>
        <w:t xml:space="preserve"> </w:t>
      </w:r>
      <w:r w:rsidR="00AA7C6D">
        <w:rPr>
          <w:lang w:val="en-US"/>
        </w:rPr>
        <w:t>Please see Section 6 for more information.</w:t>
      </w:r>
    </w:p>
  </w:footnote>
  <w:footnote w:id="288">
    <w:p w:rsidRPr="00101A16" w:rsidR="00AA7C6D" w:rsidRDefault="00AA7C6D" w14:paraId="11EF8340" w14:textId="127D8840">
      <w:pPr>
        <w:pStyle w:val="FootnoteText"/>
        <w:rPr>
          <w:lang w:val="en-US"/>
        </w:rPr>
      </w:pPr>
      <w:r>
        <w:rPr>
          <w:rStyle w:val="FootnoteReference"/>
        </w:rPr>
        <w:footnoteRef/>
      </w:r>
      <w:r>
        <w:t xml:space="preserve"> </w:t>
      </w:r>
      <w:r w:rsidR="007854A2">
        <w:rPr>
          <w:lang w:val="en-US"/>
        </w:rPr>
        <w:t>Please see Section 6 for more information.</w:t>
      </w:r>
    </w:p>
  </w:footnote>
  <w:footnote w:id="289">
    <w:p w:rsidR="00554C21" w:rsidP="00554C21" w:rsidRDefault="00554C21" w14:paraId="7E6466F6" w14:textId="77777777">
      <w:pPr>
        <w:pStyle w:val="FootnoteText"/>
      </w:pPr>
      <w:r w:rsidRPr="00F6694C">
        <w:rPr>
          <w:rStyle w:val="FootnoteReference"/>
        </w:rPr>
        <w:footnoteRef/>
      </w:r>
      <w:r w:rsidRPr="00E8425C">
        <w:rPr>
          <w:sz w:val="18"/>
          <w:szCs w:val="22"/>
        </w:rPr>
        <w:t xml:space="preserve"> </w:t>
      </w:r>
      <w:hyperlink w:history="1" r:id="rId99">
        <w:r w:rsidRPr="00E8425C">
          <w:rPr>
            <w:rStyle w:val="Hyperlink"/>
            <w:sz w:val="18"/>
            <w:szCs w:val="22"/>
          </w:rPr>
          <w:t>https://consult.defra.gov.uk/waste-and-recycling/consistency-in-household-and-business-recycling/supporting_documents/Consistency%20in%20recycling%20impact%20assessment.pdf</w:t>
        </w:r>
      </w:hyperlink>
      <w:r w:rsidRPr="00E8425C">
        <w:rPr>
          <w:sz w:val="18"/>
          <w:szCs w:val="22"/>
        </w:rPr>
        <w:t xml:space="preserve"> </w:t>
      </w:r>
    </w:p>
  </w:footnote>
  <w:footnote w:id="290">
    <w:p w:rsidRPr="00E8425C" w:rsidR="00554C21" w:rsidP="00554C21" w:rsidRDefault="00554C21" w14:paraId="7A39804A" w14:textId="77777777">
      <w:pPr>
        <w:pStyle w:val="FootnoteText"/>
        <w:rPr>
          <w:sz w:val="18"/>
          <w:szCs w:val="22"/>
        </w:rPr>
      </w:pPr>
      <w:r w:rsidRPr="00F6694C">
        <w:rPr>
          <w:rStyle w:val="FootnoteReference"/>
        </w:rPr>
        <w:footnoteRef/>
      </w:r>
      <w:r w:rsidRPr="00E8425C">
        <w:rPr>
          <w:sz w:val="18"/>
          <w:szCs w:val="22"/>
        </w:rPr>
        <w:t xml:space="preserve"> The costs given below are calculated using high level sector averages, across the 9 years of aligning to waste regulations from 2027-35. </w:t>
      </w:r>
    </w:p>
  </w:footnote>
  <w:footnote w:id="291">
    <w:p w:rsidR="00554C21" w:rsidP="00554C21" w:rsidRDefault="00554C21" w14:paraId="0AFB93DE" w14:textId="77777777">
      <w:pPr>
        <w:pStyle w:val="FootnoteText"/>
      </w:pPr>
      <w:r w:rsidRPr="00F6694C">
        <w:rPr>
          <w:rStyle w:val="FootnoteReference"/>
        </w:rPr>
        <w:footnoteRef/>
      </w:r>
      <w:r w:rsidRPr="00E8425C">
        <w:rPr>
          <w:sz w:val="18"/>
          <w:szCs w:val="22"/>
        </w:rPr>
        <w:t xml:space="preserve"> Calculated by taking the yearly average total cost per all businesses of a size and diving by the number of local units in that sector – should be taken as indicative and not assumed to be the actual waste management cost experienced by firms of this size. </w:t>
      </w:r>
    </w:p>
  </w:footnote>
  <w:footnote w:id="292">
    <w:p w:rsidR="00554C21" w:rsidP="00554C21" w:rsidRDefault="00554C21" w14:paraId="70645E39" w14:textId="77777777">
      <w:pPr>
        <w:pStyle w:val="FootnoteText"/>
      </w:pPr>
      <w:r w:rsidRPr="00F6694C">
        <w:rPr>
          <w:rStyle w:val="FootnoteReference"/>
        </w:rPr>
        <w:footnoteRef/>
      </w:r>
      <w:r w:rsidRPr="00E8425C">
        <w:rPr>
          <w:sz w:val="18"/>
          <w:szCs w:val="22"/>
        </w:rPr>
        <w:t xml:space="preserve"> The costs given below are calculated using high level sector averages, across the 11 years of aligning to waste regulations from 2025-35.</w:t>
      </w:r>
    </w:p>
  </w:footnote>
  <w:footnote w:id="293">
    <w:p w:rsidRPr="00E8425C" w:rsidR="00554C21" w:rsidP="00554C21" w:rsidRDefault="00554C21" w14:paraId="557FA1D9" w14:textId="449FB846">
      <w:pPr>
        <w:pStyle w:val="FootnoteText"/>
        <w:rPr>
          <w:sz w:val="18"/>
          <w:szCs w:val="22"/>
        </w:rPr>
      </w:pPr>
      <w:r w:rsidRPr="00F6694C">
        <w:rPr>
          <w:rStyle w:val="FootnoteReference"/>
        </w:rPr>
        <w:footnoteRef/>
      </w:r>
      <w:r w:rsidRPr="00E8425C">
        <w:rPr>
          <w:sz w:val="18"/>
          <w:szCs w:val="22"/>
        </w:rPr>
        <w:t xml:space="preserve"> The additional carbon savings of including micro firms are dependent on the HH option. There are undiscounted carbon savings of £4.0</w:t>
      </w:r>
      <w:r w:rsidR="005C7C51">
        <w:rPr>
          <w:sz w:val="18"/>
          <w:szCs w:val="22"/>
        </w:rPr>
        <w:t>7</w:t>
      </w:r>
      <w:r w:rsidRPr="00E8425C">
        <w:rPr>
          <w:sz w:val="18"/>
          <w:szCs w:val="22"/>
        </w:rPr>
        <w:t>bn under Option 1hh and £4.1</w:t>
      </w:r>
      <w:r w:rsidR="00FC4DB8">
        <w:rPr>
          <w:sz w:val="18"/>
          <w:szCs w:val="22"/>
        </w:rPr>
        <w:t>3</w:t>
      </w:r>
      <w:r w:rsidRPr="00E8425C">
        <w:rPr>
          <w:sz w:val="18"/>
          <w:szCs w:val="22"/>
        </w:rPr>
        <w:t>bn Option 2hh.</w:t>
      </w:r>
    </w:p>
  </w:footnote>
  <w:footnote w:id="294">
    <w:p w:rsidR="00554C21" w:rsidP="00554C21" w:rsidRDefault="00554C21" w14:paraId="1C70E677" w14:textId="749EA968">
      <w:pPr>
        <w:pStyle w:val="FootnoteText"/>
      </w:pPr>
      <w:r w:rsidRPr="00F6694C">
        <w:rPr>
          <w:rStyle w:val="FootnoteReference"/>
        </w:rPr>
        <w:footnoteRef/>
      </w:r>
      <w:r w:rsidRPr="00E8425C">
        <w:rPr>
          <w:sz w:val="18"/>
          <w:szCs w:val="22"/>
        </w:rPr>
        <w:t xml:space="preserve"> </w:t>
      </w:r>
      <w:hyperlink w:history="1" r:id="rId100">
        <w:r w:rsidRPr="002C2D88" w:rsidR="00DD478B">
          <w:rPr>
            <w:rStyle w:val="Hyperlink"/>
            <w:sz w:val="18"/>
            <w:szCs w:val="22"/>
          </w:rPr>
          <w:t>https://www.gov.uk/government/consultations/consistency-in-household-and-business-recycling-in-england/outcome/government-response</w:t>
        </w:r>
      </w:hyperlink>
    </w:p>
  </w:footnote>
  <w:footnote w:id="295">
    <w:p w:rsidR="00A06551" w:rsidP="00A06551" w:rsidRDefault="00A06551" w14:paraId="09644738" w14:textId="77777777">
      <w:pPr>
        <w:pStyle w:val="FootnoteText"/>
      </w:pPr>
      <w:r>
        <w:rPr>
          <w:rStyle w:val="FootnoteReference"/>
        </w:rPr>
        <w:footnoteRef/>
      </w:r>
      <w:r>
        <w:t xml:space="preserve"> L</w:t>
      </w:r>
      <w:r w:rsidRPr="005A54E9">
        <w:rPr>
          <w:sz w:val="18"/>
          <w:szCs w:val="22"/>
        </w:rPr>
        <w:t>ocal units are individual sites that can also belong to an enterprise.</w:t>
      </w:r>
    </w:p>
  </w:footnote>
  <w:footnote w:id="296">
    <w:p w:rsidR="00F804EA" w:rsidRDefault="00F804EA" w14:paraId="5B9F709E" w14:textId="38CBDEE8">
      <w:pPr>
        <w:pStyle w:val="FootnoteText"/>
      </w:pPr>
      <w:r>
        <w:rPr>
          <w:rStyle w:val="FootnoteReference"/>
        </w:rPr>
        <w:footnoteRef/>
      </w:r>
      <w:r w:rsidRPr="00610A36" w:rsidR="00623FBD">
        <w:rPr>
          <w:sz w:val="18"/>
          <w:szCs w:val="22"/>
        </w:rPr>
        <w:t>An enterprise (group) is a group of legal units under common ownership</w:t>
      </w:r>
      <w:r w:rsidR="006115AD">
        <w:rPr>
          <w:sz w:val="18"/>
          <w:szCs w:val="22"/>
        </w:rPr>
        <w:t>.</w:t>
      </w:r>
      <w:r w:rsidR="00C173FD">
        <w:rPr>
          <w:sz w:val="18"/>
          <w:szCs w:val="22"/>
        </w:rPr>
        <w:t xml:space="preserve"> </w:t>
      </w:r>
      <w:hyperlink w:history="1" r:id="rId101">
        <w:r w:rsidRPr="006F25F6" w:rsidR="00C173FD">
          <w:rPr>
            <w:rStyle w:val="Hyperlink"/>
            <w:sz w:val="18"/>
            <w:szCs w:val="22"/>
          </w:rPr>
          <w:t>https://www.ons.gov.uk/businessindustryandtrade/business/activitysizeandlocation/methodologies/ukbusinessactivitysizeandlocationqmi</w:t>
        </w:r>
      </w:hyperlink>
      <w:r w:rsidR="00C173FD">
        <w:rPr>
          <w:sz w:val="18"/>
          <w:szCs w:val="22"/>
        </w:rPr>
        <w:t xml:space="preserve"> </w:t>
      </w:r>
    </w:p>
  </w:footnote>
  <w:footnote w:id="297">
    <w:p w:rsidR="00441E1D" w:rsidRDefault="00441E1D" w14:paraId="5DAA6F31" w14:textId="77777777">
      <w:pPr>
        <w:pStyle w:val="FootnoteText"/>
      </w:pPr>
      <w:r>
        <w:rPr>
          <w:rStyle w:val="FootnoteReference"/>
        </w:rPr>
        <w:footnoteRef/>
      </w:r>
      <w:r>
        <w:t xml:space="preserve"> </w:t>
      </w:r>
      <w:bookmarkStart w:name="_Hlk96962818" w:id="119"/>
      <w:r w:rsidRPr="00A677AC" w:rsidR="005721B1">
        <w:rPr>
          <w:sz w:val="18"/>
          <w:szCs w:val="22"/>
        </w:rPr>
        <w:t xml:space="preserve">A national restaurant chain is a good example. It is very likely that they have </w:t>
      </w:r>
      <w:r w:rsidRPr="00A677AC" w:rsidR="00FB0623">
        <w:rPr>
          <w:sz w:val="18"/>
          <w:szCs w:val="22"/>
        </w:rPr>
        <w:t>several</w:t>
      </w:r>
      <w:r w:rsidRPr="00A677AC" w:rsidR="005721B1">
        <w:rPr>
          <w:sz w:val="18"/>
          <w:szCs w:val="22"/>
        </w:rPr>
        <w:t xml:space="preserve"> micro and small-size units that belong to a </w:t>
      </w:r>
      <w:r w:rsidRPr="00A677AC" w:rsidR="00440417">
        <w:rPr>
          <w:sz w:val="18"/>
          <w:szCs w:val="22"/>
        </w:rPr>
        <w:t>small, medium,</w:t>
      </w:r>
      <w:r w:rsidRPr="00A677AC" w:rsidR="005721B1">
        <w:rPr>
          <w:sz w:val="18"/>
          <w:szCs w:val="22"/>
        </w:rPr>
        <w:t xml:space="preserve"> or large enterprise. </w:t>
      </w:r>
      <w:bookmarkEnd w:id="119"/>
    </w:p>
  </w:footnote>
  <w:footnote w:id="298">
    <w:p w:rsidRPr="00E8425C" w:rsidR="00554C21" w:rsidP="00554C21" w:rsidRDefault="00554C21" w14:paraId="32461489" w14:textId="2E773520">
      <w:pPr>
        <w:pStyle w:val="FootnoteText"/>
        <w:rPr>
          <w:sz w:val="18"/>
          <w:szCs w:val="22"/>
        </w:rPr>
      </w:pPr>
      <w:r w:rsidRPr="00F6694C">
        <w:rPr>
          <w:rStyle w:val="FootnoteReference"/>
        </w:rPr>
        <w:footnoteRef/>
      </w:r>
      <w:hyperlink w:history="1" r:id="rId102">
        <w:r w:rsidRPr="002C2D88">
          <w:rPr>
            <w:rStyle w:val="Hyperlink"/>
            <w:sz w:val="18"/>
            <w:szCs w:val="22"/>
          </w:rPr>
          <w:t>https://www.ons.gov.uk/file?uri=/businessindustryandtrade/business/activitysizeandlocation/adhocs/13158localunitsinenglandbyenterpriseemploymentsize/ah820.xls</w:t>
        </w:r>
      </w:hyperlink>
    </w:p>
  </w:footnote>
  <w:footnote w:id="299">
    <w:p w:rsidR="00554C21" w:rsidP="00554C21" w:rsidRDefault="00554C21" w14:paraId="458E932D" w14:textId="5745555E">
      <w:pPr>
        <w:pStyle w:val="FootnoteText"/>
      </w:pPr>
      <w:r w:rsidRPr="00F6694C">
        <w:rPr>
          <w:rStyle w:val="FootnoteReference"/>
        </w:rPr>
        <w:footnoteRef/>
      </w:r>
      <w:hyperlink w:history="1" r:id="rId103">
        <w:r w:rsidRPr="002C2D88">
          <w:rPr>
            <w:rStyle w:val="Hyperlink"/>
            <w:sz w:val="18"/>
            <w:szCs w:val="22"/>
          </w:rPr>
          <w:t>https://www.ons.gov.uk/file?uri=/businessindustryandtrade/business/activitysizeandlocation/adhocs/13520multisitesmallandmediumenterprisesbydivision/ah869.xls</w:t>
        </w:r>
      </w:hyperlink>
    </w:p>
  </w:footnote>
  <w:footnote w:id="300">
    <w:p w:rsidR="00554C21" w:rsidP="00554C21" w:rsidRDefault="00554C21" w14:paraId="09B10329" w14:textId="2F81062C">
      <w:pPr>
        <w:pStyle w:val="FootnoteText"/>
        <w:rPr>
          <w:del w:author="Gorbatsevich, Evgeniya" w:date="2024-09-27T14:55:00Z" w16du:dateUtc="2024-09-27T13:55:00Z" w:id="120"/>
        </w:rPr>
      </w:pPr>
      <w:r w:rsidRPr="00F6694C">
        <w:rPr>
          <w:rStyle w:val="FootnoteReference"/>
        </w:rPr>
        <w:footnoteRef/>
      </w:r>
      <w:hyperlink w:history="1" r:id="rId104">
        <w:r w:rsidRPr="002C2D88">
          <w:rPr>
            <w:rStyle w:val="Hyperlink"/>
            <w:sz w:val="18"/>
            <w:szCs w:val="22"/>
          </w:rPr>
          <w:t>https://assets.publishing.service.gov.uk/government/uploads/system/uploads/attachment_data/file/907029/resources-and-waste-strategy-monitoring-progress.pdf</w:t>
        </w:r>
      </w:hyperlink>
    </w:p>
  </w:footnote>
  <w:footnote w:id="301">
    <w:p w:rsidR="001143BD" w:rsidRDefault="001143BD" w14:paraId="23905940" w14:textId="0B71CE93">
      <w:pPr>
        <w:pStyle w:val="FootnoteText"/>
      </w:pPr>
      <w:r>
        <w:rPr>
          <w:rStyle w:val="FootnoteReference"/>
        </w:rPr>
        <w:footnoteRef/>
      </w:r>
      <w:r>
        <w:t xml:space="preserve"> </w:t>
      </w:r>
      <w:r w:rsidR="004B1BF3">
        <w:t xml:space="preserve">Resources and Waste Strategy 2018 available here: </w:t>
      </w:r>
      <w:hyperlink w:history="1" r:id="rId105">
        <w:r w:rsidRPr="002C2D88" w:rsidR="004B1BF3">
          <w:rPr>
            <w:rStyle w:val="Hyperlink"/>
          </w:rPr>
          <w:t>https://www.gov.uk/government/publications/resources-and-waste-strategy-for-england</w:t>
        </w:r>
      </w:hyperlink>
    </w:p>
  </w:footnote>
  <w:footnote w:id="302">
    <w:p w:rsidR="001D3583" w:rsidRDefault="001D3583" w14:paraId="7A6EBC3D" w14:textId="2C8DC4A3">
      <w:pPr>
        <w:pStyle w:val="FootnoteText"/>
      </w:pPr>
      <w:r>
        <w:rPr>
          <w:rStyle w:val="FootnoteReference"/>
        </w:rPr>
        <w:footnoteRef/>
      </w:r>
      <w:r>
        <w:t xml:space="preserve"> </w:t>
      </w:r>
      <w:hyperlink w:history="1" r:id="rId106">
        <w:r w:rsidRPr="002C2D88">
          <w:rPr>
            <w:rStyle w:val="Hyperlink"/>
          </w:rPr>
          <w:t>https://assets.publishing.service.gov.uk/media/5f2ac1a6e90e0732e5efe2af/resources-and-waste-strategy-evaluation-plan.pdf</w:t>
        </w:r>
      </w:hyperlink>
    </w:p>
  </w:footnote>
  <w:footnote w:id="303">
    <w:p w:rsidRPr="00E8425C" w:rsidR="00554C21" w:rsidP="00554C21" w:rsidRDefault="00554C21" w14:paraId="66D2FF41" w14:textId="77777777">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“Consistency in Household and Business Recycling in England”, Traverse, Pg. 289</w:t>
      </w:r>
    </w:p>
  </w:footnote>
  <w:footnote w:id="304">
    <w:p w:rsidRPr="004354EB" w:rsidR="00554C21" w:rsidP="00554C21" w:rsidRDefault="00554C21" w14:paraId="479745C4" w14:textId="4C204F45">
      <w:pPr>
        <w:pStyle w:val="FootnoteText"/>
        <w:rPr>
          <w:rFonts w:cs="Arial"/>
          <w:szCs w:val="16"/>
        </w:rPr>
      </w:pPr>
      <w:r w:rsidRPr="00F6694C">
        <w:rPr>
          <w:rStyle w:val="FootnoteReference"/>
          <w:rFonts w:cs="Arial"/>
          <w:szCs w:val="16"/>
        </w:rPr>
        <w:footnoteRef/>
      </w:r>
      <w:r w:rsidRPr="00E8425C">
        <w:rPr>
          <w:rFonts w:cs="Arial"/>
          <w:sz w:val="18"/>
          <w:szCs w:val="18"/>
        </w:rPr>
        <w:t xml:space="preserve"> Based on an online search of </w:t>
      </w:r>
      <w:r w:rsidR="00D97548">
        <w:rPr>
          <w:rFonts w:cs="Arial"/>
          <w:sz w:val="18"/>
          <w:szCs w:val="18"/>
        </w:rPr>
        <w:t>local auth</w:t>
      </w:r>
      <w:r w:rsidRPr="00E8425C">
        <w:rPr>
          <w:rFonts w:cs="Arial"/>
          <w:sz w:val="18"/>
          <w:szCs w:val="18"/>
        </w:rPr>
        <w:t>orities’ websites</w:t>
      </w:r>
      <w:r w:rsidR="008E3197">
        <w:rPr>
          <w:rFonts w:cs="Arial"/>
          <w:sz w:val="18"/>
          <w:szCs w:val="18"/>
        </w:rPr>
        <w:t>.</w:t>
      </w:r>
    </w:p>
  </w:footnote>
  <w:footnote w:id="305">
    <w:p w:rsidRPr="00E8425C" w:rsidR="00554C21" w:rsidP="00554C21" w:rsidRDefault="00554C21" w14:paraId="115C524A" w14:textId="77777777">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w:t>
      </w:r>
      <w:hyperlink w:history="1" r:id="rId107">
        <w:r w:rsidRPr="00E8425C">
          <w:rPr>
            <w:rStyle w:val="Hyperlink"/>
            <w:rFonts w:cs="Arial"/>
            <w:sz w:val="18"/>
            <w:szCs w:val="18"/>
          </w:rPr>
          <w:t>https://wrap.org.uk/sites/default/files/2021-03/Recycling%20Tracker%20Report%20-%20October%20KPI%20Wave%20FINAL.pdf</w:t>
        </w:r>
      </w:hyperlink>
      <w:r w:rsidRPr="00E8425C">
        <w:rPr>
          <w:rFonts w:cs="Arial"/>
          <w:sz w:val="18"/>
          <w:szCs w:val="18"/>
        </w:rPr>
        <w:t xml:space="preserve"> pgs. 15-16</w:t>
      </w:r>
    </w:p>
  </w:footnote>
  <w:footnote w:id="306">
    <w:p w:rsidRPr="00E8425C" w:rsidR="00554C21" w:rsidP="00554C21" w:rsidRDefault="00554C21" w14:paraId="1DCD8B72" w14:textId="77777777">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“Consistency in Household and Business Recycling in England”, Traverse, Pg. 289</w:t>
      </w:r>
    </w:p>
  </w:footnote>
  <w:footnote w:id="307">
    <w:p w:rsidRPr="00E8425C" w:rsidR="00554C21" w:rsidP="00554C21" w:rsidRDefault="00554C21" w14:paraId="716B4E7B" w14:textId="459E6A62">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w:t>
      </w:r>
      <w:r w:rsidRPr="00E8425C" w:rsidR="00377C70">
        <w:rPr>
          <w:rFonts w:cs="Arial"/>
          <w:sz w:val="18"/>
          <w:szCs w:val="18"/>
        </w:rPr>
        <w:t>Based on data from WRAP’s LA Portal from self-reported inputs</w:t>
      </w:r>
      <w:r w:rsidR="008E3197">
        <w:rPr>
          <w:rFonts w:cs="Arial"/>
          <w:sz w:val="18"/>
          <w:szCs w:val="18"/>
        </w:rPr>
        <w:t>.</w:t>
      </w:r>
    </w:p>
  </w:footnote>
  <w:footnote w:id="308">
    <w:p w:rsidRPr="00E8425C" w:rsidR="00554C21" w:rsidP="00554C21" w:rsidRDefault="00554C21" w14:paraId="3CAEBC1F" w14:textId="77777777">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w:t>
      </w:r>
      <w:hyperlink w:history="1" r:id="rId108">
        <w:r w:rsidRPr="00E8425C">
          <w:rPr>
            <w:rStyle w:val="Hyperlink"/>
            <w:rFonts w:cs="Arial"/>
            <w:sz w:val="18"/>
            <w:szCs w:val="18"/>
          </w:rPr>
          <w:t>https://wrap.org.uk/sites/default/files/2020-10/WRAP_Plastics_market_situation_report.pdf</w:t>
        </w:r>
      </w:hyperlink>
      <w:r w:rsidRPr="00E8425C">
        <w:rPr>
          <w:rFonts w:cs="Arial"/>
          <w:sz w:val="18"/>
          <w:szCs w:val="18"/>
        </w:rPr>
        <w:t xml:space="preserve"> pg. 23</w:t>
      </w:r>
    </w:p>
  </w:footnote>
  <w:footnote w:id="309">
    <w:p w:rsidRPr="00E8425C" w:rsidR="00554C21" w:rsidP="00554C21" w:rsidRDefault="00554C21" w14:paraId="1673B96C" w14:textId="763938F6">
      <w:pPr>
        <w:pStyle w:val="FootnoteText"/>
        <w:rPr>
          <w:rFonts w:cs="Arial"/>
          <w:sz w:val="18"/>
          <w:szCs w:val="18"/>
        </w:rPr>
      </w:pPr>
      <w:r w:rsidRPr="003B43AE">
        <w:rPr>
          <w:rStyle w:val="FootnoteReference"/>
          <w:rFonts w:cs="Arial"/>
          <w:szCs w:val="22"/>
        </w:rPr>
        <w:footnoteRef/>
      </w:r>
      <w:r w:rsidR="00F6694C">
        <w:rPr>
          <w:sz w:val="18"/>
          <w:szCs w:val="18"/>
        </w:rPr>
        <w:t xml:space="preserve"> </w:t>
      </w:r>
      <w:hyperlink w:history="1" r:id="rId109">
        <w:r w:rsidRPr="00E8425C">
          <w:rPr>
            <w:rStyle w:val="Hyperlink"/>
            <w:rFonts w:cs="Arial"/>
            <w:sz w:val="18"/>
            <w:szCs w:val="18"/>
          </w:rPr>
          <w:t>https://wrap.org.uk/sites/default/files/2020-10/WRAP-Recycling%20Tracker%20Report%202020.pdf</w:t>
        </w:r>
      </w:hyperlink>
      <w:r w:rsidRPr="00E8425C">
        <w:rPr>
          <w:rStyle w:val="Hyperlink"/>
          <w:rFonts w:cs="Arial"/>
          <w:sz w:val="18"/>
          <w:szCs w:val="18"/>
        </w:rPr>
        <w:t xml:space="preserve"> pg.6 </w:t>
      </w:r>
    </w:p>
  </w:footnote>
  <w:footnote w:id="310">
    <w:p w:rsidRPr="00E8425C" w:rsidR="00554C21" w:rsidP="00554C21" w:rsidRDefault="00554C21" w14:paraId="709D14A3" w14:textId="77777777">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w:t>
      </w:r>
      <w:hyperlink w:history="1" r:id="rId110">
        <w:r w:rsidRPr="00E8425C">
          <w:rPr>
            <w:rStyle w:val="Hyperlink"/>
            <w:rFonts w:cs="Arial"/>
            <w:sz w:val="18"/>
            <w:szCs w:val="18"/>
          </w:rPr>
          <w:t>https://wrap.org.uk/sites/default/files/2021-03/Recycling%20Tracker%20Report%20-%20October%20KPI%20Wave%20FINAL.pdf</w:t>
        </w:r>
      </w:hyperlink>
      <w:r w:rsidRPr="00E8425C">
        <w:rPr>
          <w:rFonts w:cs="Arial"/>
          <w:sz w:val="18"/>
          <w:szCs w:val="18"/>
        </w:rPr>
        <w:t xml:space="preserve"> pg.5</w:t>
      </w:r>
    </w:p>
  </w:footnote>
  <w:footnote w:id="311">
    <w:p w:rsidRPr="00E8425C" w:rsidR="00554C21" w:rsidP="00554C21" w:rsidRDefault="00554C21" w14:paraId="552D9817" w14:textId="42C7C7CE">
      <w:pPr>
        <w:pStyle w:val="FootnoteText"/>
        <w:rPr>
          <w:rFonts w:cs="Arial"/>
          <w:b/>
          <w:sz w:val="18"/>
          <w:szCs w:val="18"/>
        </w:rPr>
      </w:pPr>
      <w:r w:rsidRPr="003B43AE">
        <w:rPr>
          <w:rStyle w:val="FootnoteReference"/>
          <w:rFonts w:cs="Arial"/>
          <w:szCs w:val="22"/>
        </w:rPr>
        <w:footnoteRef/>
      </w:r>
      <w:r w:rsidRPr="00E8425C">
        <w:rPr>
          <w:rFonts w:cs="Arial"/>
          <w:sz w:val="18"/>
          <w:szCs w:val="18"/>
        </w:rPr>
        <w:t xml:space="preserve"> </w:t>
      </w:r>
      <w:proofErr w:type="spellStart"/>
      <w:r w:rsidR="00631406">
        <w:rPr>
          <w:rFonts w:cs="Arial"/>
          <w:sz w:val="18"/>
          <w:szCs w:val="18"/>
        </w:rPr>
        <w:t>p</w:t>
      </w:r>
      <w:r w:rsidR="00FF2E81">
        <w:rPr>
          <w:rFonts w:cs="Arial"/>
          <w:bCs/>
          <w:sz w:val="18"/>
          <w:szCs w:val="18"/>
        </w:rPr>
        <w:t>EPR</w:t>
      </w:r>
      <w:proofErr w:type="spellEnd"/>
      <w:r w:rsidR="00FF2E81">
        <w:rPr>
          <w:rFonts w:cs="Arial"/>
          <w:bCs/>
          <w:sz w:val="18"/>
          <w:szCs w:val="18"/>
        </w:rPr>
        <w:t xml:space="preserve"> Final Impact Assessment,</w:t>
      </w:r>
      <w:r w:rsidR="00631406">
        <w:rPr>
          <w:rFonts w:cs="Arial"/>
          <w:bCs/>
          <w:sz w:val="18"/>
          <w:szCs w:val="18"/>
        </w:rPr>
        <w:t xml:space="preserve"> 2022</w:t>
      </w:r>
      <w:r w:rsidR="00FF2E81">
        <w:rPr>
          <w:rFonts w:cs="Arial"/>
          <w:bCs/>
          <w:sz w:val="18"/>
          <w:szCs w:val="18"/>
        </w:rPr>
        <w:t xml:space="preserve">, available at: </w:t>
      </w:r>
      <w:hyperlink w:history="1" r:id="rId111">
        <w:r w:rsidRPr="00A77CBD" w:rsidR="00FF2E81">
          <w:rPr>
            <w:rStyle w:val="Hyperlink"/>
            <w:rFonts w:cs="Arial"/>
            <w:bCs/>
            <w:sz w:val="18"/>
            <w:szCs w:val="18"/>
          </w:rPr>
          <w:t>https://assets.publishing.service.gov.uk/government/uploads/system/uploads/attachment_data/file/1063588/epr-final-impact-assessment.pdf</w:t>
        </w:r>
      </w:hyperlink>
      <w:r w:rsidR="00FF2E81">
        <w:rPr>
          <w:rFonts w:cs="Arial"/>
          <w:bCs/>
          <w:sz w:val="18"/>
          <w:szCs w:val="18"/>
        </w:rPr>
        <w:t xml:space="preserve"> pgs. 7, 28-29</w:t>
      </w:r>
    </w:p>
  </w:footnote>
  <w:footnote w:id="312">
    <w:p w:rsidRPr="00E8425C" w:rsidR="00554C21" w:rsidP="00554C21" w:rsidRDefault="00554C21" w14:paraId="51309354" w14:textId="716EBA7C">
      <w:pPr>
        <w:pStyle w:val="FootnoteText"/>
        <w:rPr>
          <w:sz w:val="18"/>
          <w:szCs w:val="18"/>
        </w:rPr>
      </w:pPr>
      <w:r w:rsidRPr="003B43AE">
        <w:rPr>
          <w:rStyle w:val="FootnoteReference"/>
          <w:rFonts w:cs="Arial"/>
          <w:szCs w:val="22"/>
        </w:rPr>
        <w:footnoteRef/>
      </w:r>
      <w:r w:rsidRPr="00E8425C">
        <w:rPr>
          <w:rFonts w:cs="Arial"/>
          <w:sz w:val="18"/>
          <w:szCs w:val="18"/>
        </w:rPr>
        <w:t xml:space="preserve"> </w:t>
      </w:r>
      <w:r>
        <w:rPr>
          <w:rFonts w:cs="Arial"/>
          <w:sz w:val="18"/>
          <w:szCs w:val="18"/>
        </w:rPr>
        <w:t xml:space="preserve"> </w:t>
      </w:r>
      <w:hyperlink w:history="1" r:id="rId112">
        <w:r w:rsidRPr="00E8425C">
          <w:rPr>
            <w:rStyle w:val="Hyperlink"/>
            <w:rFonts w:cs="Arial"/>
            <w:sz w:val="18"/>
            <w:szCs w:val="18"/>
          </w:rPr>
          <w:t>https://wrap.org.uk/sites/default/files/2021-03/Recycling%20Tracker%20Report%20-%20October%20KPI%20Wave%20FINAL.pdf</w:t>
        </w:r>
      </w:hyperlink>
      <w:r w:rsidRPr="00E8425C">
        <w:rPr>
          <w:rFonts w:cs="Arial"/>
          <w:sz w:val="18"/>
          <w:szCs w:val="18"/>
        </w:rPr>
        <w:t xml:space="preserve"> pg. 19</w:t>
      </w:r>
    </w:p>
  </w:footnote>
  <w:footnote w:id="313">
    <w:p w:rsidRPr="009257A1" w:rsidR="00E16E09" w:rsidRDefault="00E16E09" w14:paraId="5567F10D" w14:textId="0DEB5FD9">
      <w:pPr>
        <w:pStyle w:val="FootnoteText"/>
        <w:rPr>
          <w:rFonts w:cs="Arial"/>
          <w:sz w:val="18"/>
          <w:szCs w:val="18"/>
        </w:rPr>
      </w:pPr>
      <w:r>
        <w:rPr>
          <w:rStyle w:val="FootnoteReference"/>
        </w:rPr>
        <w:footnoteRef/>
      </w:r>
      <w:r>
        <w:t xml:space="preserve"> </w:t>
      </w:r>
      <w:r w:rsidRPr="00E8425C">
        <w:rPr>
          <w:rFonts w:cs="Arial"/>
          <w:sz w:val="18"/>
          <w:szCs w:val="18"/>
        </w:rPr>
        <w:t xml:space="preserve">“Consistency in Household and Business Recycling in England”, Traverse, Pg. </w:t>
      </w:r>
      <w:r>
        <w:rPr>
          <w:rFonts w:cs="Arial"/>
          <w:sz w:val="18"/>
          <w:szCs w:val="18"/>
        </w:rPr>
        <w:t>104</w:t>
      </w:r>
    </w:p>
  </w:footnote>
  <w:footnote w:id="314">
    <w:p w:rsidR="001A5CAF" w:rsidRDefault="001A5CAF" w14:paraId="38682F68" w14:textId="0FA95A23">
      <w:pPr>
        <w:pStyle w:val="FootnoteText"/>
      </w:pPr>
      <w:r>
        <w:rPr>
          <w:rStyle w:val="FootnoteReference"/>
        </w:rPr>
        <w:footnoteRef/>
      </w:r>
      <w:r>
        <w:t xml:space="preserve"> </w:t>
      </w:r>
      <w:r w:rsidRPr="007434BC" w:rsidR="00054015">
        <w:rPr>
          <w:sz w:val="18"/>
          <w:szCs w:val="22"/>
        </w:rPr>
        <w:t xml:space="preserve">Recycling performance is based on the existing system. </w:t>
      </w:r>
    </w:p>
  </w:footnote>
  <w:footnote w:id="315">
    <w:p w:rsidRPr="00E8425C" w:rsidR="00C54246" w:rsidP="00C54246" w:rsidRDefault="00C54246" w14:paraId="6A613481" w14:textId="7685E897">
      <w:pPr>
        <w:pStyle w:val="FootnoteText"/>
        <w:rPr>
          <w:sz w:val="18"/>
          <w:szCs w:val="18"/>
        </w:rPr>
      </w:pPr>
      <w:r w:rsidRPr="003B43AE">
        <w:rPr>
          <w:rStyle w:val="FootnoteReference"/>
          <w:szCs w:val="22"/>
        </w:rPr>
        <w:footnoteRef/>
      </w:r>
      <w:r w:rsidRPr="00E8425C">
        <w:rPr>
          <w:sz w:val="18"/>
          <w:szCs w:val="18"/>
        </w:rPr>
        <w:t xml:space="preserve"> </w:t>
      </w:r>
      <w:hyperlink w:history="1" r:id="rId113">
        <w:r w:rsidRPr="002C2D88" w:rsidR="00EA2110">
          <w:rPr>
            <w:rStyle w:val="Hyperlink"/>
            <w:sz w:val="18"/>
            <w:szCs w:val="18"/>
          </w:rPr>
          <w:t>https://www.gov.uk/government/consultations/consistency-in-household-and-business-recycling-in-england/outcome/government-response</w:t>
        </w:r>
      </w:hyperlink>
    </w:p>
  </w:footnote>
  <w:footnote w:id="316">
    <w:p w:rsidR="00FF5099" w:rsidP="00723864" w:rsidRDefault="00FF5099" w14:paraId="2C9A1372" w14:textId="2128E7C5">
      <w:pPr>
        <w:pStyle w:val="FootnoteText"/>
      </w:pPr>
      <w:r>
        <w:rPr>
          <w:rStyle w:val="FootnoteReference"/>
        </w:rPr>
        <w:footnoteRef/>
      </w:r>
      <w:r w:rsidRPr="00723864">
        <w:rPr>
          <w:rStyle w:val="FootnoteReference"/>
        </w:rPr>
        <w:t xml:space="preserve"> </w:t>
      </w:r>
      <w:r w:rsidRPr="00723864">
        <w:rPr>
          <w:rStyle w:val="FootnoteReference"/>
          <w:sz w:val="18"/>
          <w:szCs w:val="16"/>
          <w:vertAlign w:val="baseline"/>
        </w:rPr>
        <w:t xml:space="preserve">Impacts associated with labelling are assessed as part of the </w:t>
      </w:r>
      <w:proofErr w:type="spellStart"/>
      <w:r w:rsidR="00631406">
        <w:rPr>
          <w:rStyle w:val="FootnoteReference"/>
          <w:sz w:val="18"/>
          <w:szCs w:val="16"/>
          <w:vertAlign w:val="baseline"/>
        </w:rPr>
        <w:t>p</w:t>
      </w:r>
      <w:r w:rsidRPr="00723864">
        <w:rPr>
          <w:rStyle w:val="FootnoteReference"/>
          <w:sz w:val="18"/>
          <w:szCs w:val="16"/>
          <w:vertAlign w:val="baseline"/>
        </w:rPr>
        <w:t>EPR</w:t>
      </w:r>
      <w:proofErr w:type="spellEnd"/>
      <w:r w:rsidRPr="00723864">
        <w:rPr>
          <w:rStyle w:val="FootnoteReference"/>
          <w:sz w:val="18"/>
          <w:szCs w:val="16"/>
          <w:vertAlign w:val="baseline"/>
        </w:rPr>
        <w:t xml:space="preserve"> IA.</w:t>
      </w:r>
    </w:p>
  </w:footnote>
  <w:footnote w:id="317">
    <w:p w:rsidRPr="00723864" w:rsidR="00CF69D9" w:rsidRDefault="00CF69D9" w14:paraId="7F78D2D0" w14:textId="37AC4C6D">
      <w:pPr>
        <w:pStyle w:val="FootnoteText"/>
        <w:rPr>
          <w:sz w:val="18"/>
          <w:szCs w:val="22"/>
        </w:rPr>
      </w:pPr>
      <w:r>
        <w:rPr>
          <w:rStyle w:val="FootnoteReference"/>
        </w:rPr>
        <w:footnoteRef/>
      </w:r>
      <w:r>
        <w:t xml:space="preserve"> </w:t>
      </w:r>
      <w:r w:rsidRPr="00723864">
        <w:rPr>
          <w:sz w:val="18"/>
          <w:szCs w:val="22"/>
        </w:rPr>
        <w:t>Based on WRAP’s evidence</w:t>
      </w:r>
      <w:r w:rsidR="00282FD2">
        <w:rPr>
          <w:sz w:val="18"/>
          <w:szCs w:val="22"/>
        </w:rPr>
        <w:t>.</w:t>
      </w:r>
    </w:p>
  </w:footnote>
  <w:footnote w:id="318">
    <w:p w:rsidRPr="00101A16" w:rsidR="00D63883" w:rsidRDefault="00D63883" w14:paraId="4FB3CBC8" w14:textId="56DC6B22">
      <w:pPr>
        <w:pStyle w:val="FootnoteText"/>
        <w:rPr>
          <w:lang w:val="en-US"/>
        </w:rPr>
      </w:pPr>
      <w:r>
        <w:rPr>
          <w:rStyle w:val="FootnoteReference"/>
        </w:rPr>
        <w:footnoteRef/>
      </w:r>
      <w:r>
        <w:t xml:space="preserve"> </w:t>
      </w:r>
      <w:r>
        <w:rPr>
          <w:lang w:val="en-US"/>
        </w:rPr>
        <w:t>Please see Section 6 for more information.</w:t>
      </w:r>
    </w:p>
  </w:footnote>
  <w:footnote w:id="319">
    <w:p w:rsidR="00D36017" w:rsidP="00D36017" w:rsidRDefault="00D36017" w14:paraId="42675DCC" w14:textId="67FCBB40">
      <w:pPr>
        <w:pStyle w:val="FootnoteText"/>
      </w:pPr>
      <w:r w:rsidRPr="008E6EE0">
        <w:rPr>
          <w:rStyle w:val="FootnoteReference"/>
          <w:szCs w:val="22"/>
        </w:rPr>
        <w:footnoteRef/>
      </w:r>
      <w:r w:rsidRPr="00E8462D">
        <w:rPr>
          <w:sz w:val="18"/>
          <w:szCs w:val="18"/>
        </w:rPr>
        <w:t xml:space="preserve"> Source: WRAP</w:t>
      </w:r>
      <w:r w:rsidR="00282FD2">
        <w:rPr>
          <w:sz w:val="18"/>
          <w:szCs w:val="18"/>
        </w:rPr>
        <w:t>.</w:t>
      </w:r>
    </w:p>
  </w:footnote>
  <w:footnote w:id="320">
    <w:p w:rsidR="00546AD3" w:rsidRDefault="00546AD3" w14:paraId="3F1D0AA2" w14:textId="0001282C">
      <w:pPr>
        <w:pStyle w:val="FootnoteText"/>
      </w:pPr>
      <w:r>
        <w:rPr>
          <w:rStyle w:val="FootnoteReference"/>
        </w:rPr>
        <w:footnoteRef/>
      </w:r>
      <w:r>
        <w:t xml:space="preserve"> </w:t>
      </w:r>
      <w:r>
        <w:rPr>
          <w:sz w:val="18"/>
          <w:szCs w:val="18"/>
        </w:rPr>
        <w:t>W</w:t>
      </w:r>
      <w:r w:rsidRPr="00066AF2">
        <w:rPr>
          <w:sz w:val="18"/>
          <w:szCs w:val="18"/>
        </w:rPr>
        <w:t>e undertook</w:t>
      </w:r>
      <w:r>
        <w:rPr>
          <w:sz w:val="18"/>
          <w:szCs w:val="18"/>
        </w:rPr>
        <w:t xml:space="preserve"> the business survey</w:t>
      </w:r>
      <w:r w:rsidRPr="00066AF2">
        <w:rPr>
          <w:sz w:val="18"/>
          <w:szCs w:val="18"/>
        </w:rPr>
        <w:t xml:space="preserve"> in June 2021</w:t>
      </w:r>
      <w:r>
        <w:rPr>
          <w:sz w:val="18"/>
          <w:szCs w:val="18"/>
        </w:rPr>
        <w:t>. The focus was to gather information on familiarisation and ongoing costs (including sorting costs) directly from business and business representatives.</w:t>
      </w:r>
    </w:p>
  </w:footnote>
  <w:footnote w:id="321">
    <w:p w:rsidR="00A82B6A" w:rsidRDefault="00A82B6A" w14:paraId="75EDC2EA" w14:textId="05E3CCCF">
      <w:pPr>
        <w:pStyle w:val="FootnoteText"/>
      </w:pPr>
      <w:r>
        <w:rPr>
          <w:rStyle w:val="FootnoteReference"/>
        </w:rPr>
        <w:footnoteRef/>
      </w:r>
      <w:r>
        <w:t xml:space="preserve"> </w:t>
      </w:r>
      <w:r w:rsidRPr="0043519E">
        <w:rPr>
          <w:sz w:val="18"/>
          <w:szCs w:val="22"/>
        </w:rPr>
        <w:t>Based on WRAP’s intelligence gathered through their ground surveys as well as their work on various industry pacts and commitments (e.g., the Courtauld Commitment).</w:t>
      </w:r>
    </w:p>
  </w:footnote>
  <w:footnote w:id="322">
    <w:p w:rsidRPr="00E8425C" w:rsidR="00554C21" w:rsidP="00554C21" w:rsidRDefault="00554C21" w14:paraId="0562D00D" w14:textId="182300EB">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Based on WRAP’s advice</w:t>
      </w:r>
      <w:r w:rsidR="008E3197">
        <w:rPr>
          <w:rFonts w:cs="Arial"/>
          <w:sz w:val="18"/>
          <w:szCs w:val="18"/>
        </w:rPr>
        <w:t>.</w:t>
      </w:r>
    </w:p>
  </w:footnote>
  <w:footnote w:id="323">
    <w:p w:rsidRPr="004354EB" w:rsidR="00554C21" w:rsidP="00554C21" w:rsidRDefault="00554C21" w14:paraId="3AD42989" w14:textId="2DFF9778">
      <w:pPr>
        <w:pStyle w:val="FootnoteText"/>
        <w:rPr>
          <w:rFonts w:cs="Arial"/>
          <w:szCs w:val="16"/>
        </w:rPr>
      </w:pPr>
      <w:r w:rsidRPr="00F6694C">
        <w:rPr>
          <w:rStyle w:val="FootnoteReference"/>
          <w:rFonts w:cs="Arial"/>
          <w:szCs w:val="16"/>
        </w:rPr>
        <w:footnoteRef/>
      </w:r>
      <w:r w:rsidRPr="00E8425C">
        <w:rPr>
          <w:rFonts w:cs="Arial"/>
          <w:sz w:val="18"/>
          <w:szCs w:val="18"/>
        </w:rPr>
        <w:t xml:space="preserve"> </w:t>
      </w:r>
      <w:r w:rsidRPr="00E8425C" w:rsidR="000703EE">
        <w:rPr>
          <w:rFonts w:cs="Arial"/>
          <w:sz w:val="18"/>
          <w:szCs w:val="18"/>
        </w:rPr>
        <w:t>Municipal DMR tonnages will not equal HH DMR + NHM DMR tonnages as explained</w:t>
      </w:r>
      <w:r w:rsidR="008E3197">
        <w:rPr>
          <w:rFonts w:cs="Arial"/>
          <w:sz w:val="18"/>
          <w:szCs w:val="18"/>
        </w:rPr>
        <w:t>.</w:t>
      </w:r>
    </w:p>
  </w:footnote>
  <w:footnote w:id="324">
    <w:p w:rsidRPr="00E8425C" w:rsidR="00554C21" w:rsidP="00554C21" w:rsidRDefault="00554C21" w14:paraId="784A4A0D" w14:textId="695859C6">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w:t>
      </w:r>
      <w:r w:rsidRPr="00E8425C" w:rsidR="000703EE">
        <w:rPr>
          <w:rFonts w:cs="Arial"/>
          <w:sz w:val="18"/>
          <w:szCs w:val="18"/>
        </w:rPr>
        <w:t>Municipal DMR tonnages will not equal HH DMR + NHM DMR tonnages as explained</w:t>
      </w:r>
      <w:r w:rsidR="008E3197">
        <w:rPr>
          <w:rFonts w:cs="Arial"/>
          <w:sz w:val="18"/>
          <w:szCs w:val="18"/>
        </w:rPr>
        <w:t>.</w:t>
      </w:r>
    </w:p>
  </w:footnote>
  <w:footnote w:id="325">
    <w:p w:rsidRPr="00E8425C" w:rsidR="00554C21" w:rsidP="00554C21" w:rsidRDefault="00554C21" w14:paraId="5507DA65" w14:textId="47386A5E">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w:t>
      </w:r>
      <w:r w:rsidRPr="00E8425C" w:rsidR="000703EE">
        <w:rPr>
          <w:rFonts w:cs="Arial"/>
          <w:sz w:val="18"/>
          <w:szCs w:val="18"/>
        </w:rPr>
        <w:t>Municipal DMR tonnages will not equal HH DMR + NHM DMR tonnages as explained</w:t>
      </w:r>
      <w:r w:rsidR="008E3197">
        <w:rPr>
          <w:rFonts w:cs="Arial"/>
          <w:sz w:val="18"/>
          <w:szCs w:val="18"/>
        </w:rPr>
        <w:t>.</w:t>
      </w:r>
    </w:p>
  </w:footnote>
  <w:footnote w:id="326">
    <w:p w:rsidR="00554C21" w:rsidP="00554C21" w:rsidRDefault="00554C21" w14:paraId="29523055" w14:textId="2A25EF98">
      <w:pPr>
        <w:pStyle w:val="FootnoteText"/>
      </w:pPr>
      <w:r w:rsidRPr="00F6694C">
        <w:rPr>
          <w:rStyle w:val="FootnoteReference"/>
          <w:rFonts w:cs="Arial"/>
          <w:szCs w:val="16"/>
        </w:rPr>
        <w:footnoteRef/>
      </w:r>
      <w:r w:rsidRPr="00E8425C">
        <w:rPr>
          <w:rFonts w:cs="Arial"/>
          <w:sz w:val="18"/>
          <w:szCs w:val="18"/>
        </w:rPr>
        <w:t xml:space="preserve"> </w:t>
      </w:r>
      <w:r w:rsidRPr="00E8425C" w:rsidR="000703EE">
        <w:rPr>
          <w:rFonts w:cs="Arial"/>
          <w:sz w:val="18"/>
          <w:szCs w:val="18"/>
        </w:rPr>
        <w:t>Municipal DMR tonnages will not equal HH DMR + NHM DMR tonnages as explained</w:t>
      </w:r>
      <w:r w:rsidR="008E3197">
        <w:rPr>
          <w:rFonts w:cs="Arial"/>
          <w:sz w:val="18"/>
          <w:szCs w:val="18"/>
        </w:rPr>
        <w:t>.</w:t>
      </w:r>
    </w:p>
  </w:footnote>
  <w:footnote w:id="327">
    <w:p w:rsidRPr="00E8425C" w:rsidR="00554C21" w:rsidP="00554C21" w:rsidRDefault="00554C21" w14:paraId="5114E5F9" w14:textId="51593DC7">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w:t>
      </w:r>
      <w:hyperlink w:history="1" r:id="rId114">
        <w:r w:rsidRPr="002C2D88" w:rsidR="002F22AF">
          <w:rPr>
            <w:rStyle w:val="Hyperlink"/>
            <w:rFonts w:cs="Arial"/>
            <w:sz w:val="18"/>
            <w:szCs w:val="18"/>
          </w:rPr>
          <w:t>https://www.biffa.co.uk/biffablog/2019/august/material-recycling-facility-what-is-it-and-what-does-it-do?gclid=785098d59e681553c515f9844173a95e&amp;gclsrc=3p.ds&amp;&amp;infinity=ict2~net~mac~ar~77446994447493~kr~2329246664084761~kw~https%3A%2F%2Fwww.biffa.co.uk%2F~mt~b~cmp~UM-Search-Biffa-National-Dynamic%20Search%20Ads-DSA~ag~BL-Search-Biffa-National-DSA&amp;msclkid=785098d59e681553c515f9844173a95e&amp;utm_source=bing&amp;utm_medium=cpc&amp;utm_campaign=UM-Search-Biffa-National-Dynamic%20Search%20Ads-DSA&amp;utm_term=https%3A%2F%2Fwww.biffa.co.uk%2F&amp;utm_content=BL-Search-Biffa-National-DSA</w:t>
        </w:r>
      </w:hyperlink>
    </w:p>
  </w:footnote>
  <w:footnote w:id="328">
    <w:p w:rsidRPr="00E8425C" w:rsidR="00554C21" w:rsidP="00554C21" w:rsidRDefault="00554C21" w14:paraId="6261E91F" w14:textId="52036BA2">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Valpak, Verde Research and Consulting, WRAP, 2020, The Impact of Bans on UK Exports of Plastic Wastes</w:t>
      </w:r>
      <w:r w:rsidR="000A2EF3">
        <w:rPr>
          <w:rFonts w:cs="Arial"/>
          <w:sz w:val="18"/>
          <w:szCs w:val="18"/>
        </w:rPr>
        <w:t>.</w:t>
      </w:r>
    </w:p>
  </w:footnote>
  <w:footnote w:id="329">
    <w:p w:rsidRPr="00E8425C" w:rsidR="00554C21" w:rsidP="00554C21" w:rsidRDefault="00554C21" w14:paraId="61393495" w14:textId="2BBBB0E7">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Via various forums</w:t>
      </w:r>
      <w:r w:rsidR="008E3197">
        <w:rPr>
          <w:rFonts w:cs="Arial"/>
          <w:sz w:val="18"/>
          <w:szCs w:val="18"/>
        </w:rPr>
        <w:t>.</w:t>
      </w:r>
    </w:p>
  </w:footnote>
  <w:footnote w:id="330">
    <w:p w:rsidRPr="00E8425C" w:rsidR="00554C21" w:rsidP="00554C21" w:rsidRDefault="00554C21" w14:paraId="6AA32EAA" w14:textId="59F2CC23">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w:t>
      </w:r>
      <w:hyperlink w:history="1" r:id="rId115">
        <w:r w:rsidRPr="00F4059D">
          <w:rPr>
            <w:rStyle w:val="Hyperlink"/>
            <w:rFonts w:cs="Arial"/>
            <w:sz w:val="18"/>
            <w:szCs w:val="18"/>
          </w:rPr>
          <w:t>https://www.gov.uk/guidance/check-if-you-need-to-register-for-plastic-packaging-tax#background-to-the-measure</w:t>
        </w:r>
      </w:hyperlink>
    </w:p>
  </w:footnote>
  <w:footnote w:id="331">
    <w:p w:rsidRPr="00E8425C" w:rsidR="00554C21" w:rsidP="00554C21" w:rsidRDefault="00554C21" w14:paraId="1142173D" w14:textId="33186EB7">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w:t>
      </w:r>
      <w:proofErr w:type="spellStart"/>
      <w:r w:rsidR="00631406">
        <w:rPr>
          <w:rFonts w:cs="Arial"/>
          <w:sz w:val="18"/>
          <w:szCs w:val="18"/>
        </w:rPr>
        <w:t>p</w:t>
      </w:r>
      <w:r w:rsidRPr="00FF2E81">
        <w:rPr>
          <w:rFonts w:cs="Arial"/>
          <w:bCs/>
          <w:sz w:val="18"/>
          <w:szCs w:val="18"/>
        </w:rPr>
        <w:t>EPR</w:t>
      </w:r>
      <w:proofErr w:type="spellEnd"/>
      <w:r w:rsidRPr="00FF2E81">
        <w:rPr>
          <w:rFonts w:cs="Arial"/>
          <w:bCs/>
          <w:sz w:val="18"/>
          <w:szCs w:val="18"/>
        </w:rPr>
        <w:t xml:space="preserve"> </w:t>
      </w:r>
      <w:r w:rsidR="00631406">
        <w:rPr>
          <w:rFonts w:cs="Arial"/>
          <w:bCs/>
          <w:sz w:val="18"/>
          <w:szCs w:val="18"/>
        </w:rPr>
        <w:t xml:space="preserve">2022 </w:t>
      </w:r>
      <w:r w:rsidRPr="00FF2E81">
        <w:rPr>
          <w:rFonts w:cs="Arial"/>
          <w:bCs/>
          <w:sz w:val="18"/>
          <w:szCs w:val="18"/>
        </w:rPr>
        <w:t>F</w:t>
      </w:r>
      <w:r w:rsidR="00631406">
        <w:rPr>
          <w:rFonts w:cs="Arial"/>
          <w:bCs/>
          <w:sz w:val="18"/>
          <w:szCs w:val="18"/>
        </w:rPr>
        <w:t xml:space="preserve">inal </w:t>
      </w:r>
      <w:r w:rsidRPr="00FF2E81">
        <w:rPr>
          <w:rFonts w:cs="Arial"/>
          <w:bCs/>
          <w:sz w:val="18"/>
          <w:szCs w:val="18"/>
        </w:rPr>
        <w:t>I</w:t>
      </w:r>
      <w:r w:rsidR="00631406">
        <w:rPr>
          <w:rFonts w:cs="Arial"/>
          <w:bCs/>
          <w:sz w:val="18"/>
          <w:szCs w:val="18"/>
        </w:rPr>
        <w:t xml:space="preserve">mpact </w:t>
      </w:r>
      <w:r w:rsidRPr="00FF2E81">
        <w:rPr>
          <w:rFonts w:cs="Arial"/>
          <w:bCs/>
          <w:sz w:val="18"/>
          <w:szCs w:val="18"/>
        </w:rPr>
        <w:t>A</w:t>
      </w:r>
      <w:r w:rsidR="00631406">
        <w:rPr>
          <w:rFonts w:cs="Arial"/>
          <w:bCs/>
          <w:sz w:val="18"/>
          <w:szCs w:val="18"/>
        </w:rPr>
        <w:t>ssessment</w:t>
      </w:r>
      <w:r w:rsidRPr="00FF2E81" w:rsidR="00FF2E81">
        <w:rPr>
          <w:rFonts w:cs="Arial"/>
          <w:bCs/>
          <w:sz w:val="18"/>
          <w:szCs w:val="18"/>
        </w:rPr>
        <w:t xml:space="preserve">, available at: </w:t>
      </w:r>
      <w:hyperlink w:history="1" r:id="rId116">
        <w:r w:rsidRPr="00F4059D" w:rsidR="00FF2E81">
          <w:rPr>
            <w:rStyle w:val="Hyperlink"/>
            <w:rFonts w:cs="Arial"/>
            <w:bCs/>
            <w:sz w:val="18"/>
            <w:szCs w:val="18"/>
          </w:rPr>
          <w:t>https://assets.publishing.service.gov.uk/government/uploads/system/uploads/attachment_data/file/1063588/epr-final-impact-assessment.pdf</w:t>
        </w:r>
      </w:hyperlink>
    </w:p>
  </w:footnote>
  <w:footnote w:id="332">
    <w:p w:rsidRPr="00E8425C" w:rsidR="00554C21" w:rsidP="00554C21" w:rsidRDefault="00554C21" w14:paraId="2F822CB8" w14:textId="25871C98">
      <w:pPr>
        <w:pStyle w:val="FootnoteText"/>
        <w:rPr>
          <w:rFonts w:cs="Arial"/>
          <w:sz w:val="18"/>
          <w:szCs w:val="18"/>
        </w:rPr>
      </w:pPr>
      <w:r w:rsidRPr="00F6694C">
        <w:rPr>
          <w:rStyle w:val="FootnoteReference"/>
          <w:rFonts w:cs="Arial"/>
          <w:szCs w:val="16"/>
        </w:rPr>
        <w:footnoteRef/>
      </w:r>
      <w:r w:rsidRPr="00E8425C">
        <w:rPr>
          <w:rFonts w:cs="Arial"/>
          <w:sz w:val="18"/>
          <w:szCs w:val="18"/>
        </w:rPr>
        <w:t xml:space="preserve"> </w:t>
      </w:r>
      <w:hyperlink w:history="1" r:id="rId117">
        <w:r w:rsidRPr="0073257D">
          <w:rPr>
            <w:rStyle w:val="Hyperlink"/>
            <w:rFonts w:cs="Arial"/>
            <w:sz w:val="18"/>
            <w:szCs w:val="18"/>
          </w:rPr>
          <w:t>https://wrap.org.uk/sites/default/files/2020-10/WRAP_Plastics_market_situation_report.pdf pg. 1</w:t>
        </w:r>
      </w:hyperlink>
      <w:r w:rsidRPr="008E4DD2">
        <w:t>6</w:t>
      </w:r>
    </w:p>
  </w:footnote>
  <w:footnote w:id="333">
    <w:p w:rsidR="00554C21" w:rsidP="00554C21" w:rsidRDefault="00554C21" w14:paraId="2FFA531B" w14:textId="07173EF8">
      <w:pPr>
        <w:pStyle w:val="FootnoteText"/>
      </w:pPr>
      <w:r w:rsidRPr="00F6694C">
        <w:rPr>
          <w:rStyle w:val="FootnoteReference"/>
          <w:rFonts w:cs="Arial"/>
          <w:szCs w:val="16"/>
        </w:rPr>
        <w:footnoteRef/>
      </w:r>
      <w:r w:rsidRPr="00E8425C">
        <w:rPr>
          <w:rFonts w:cs="Arial"/>
          <w:sz w:val="18"/>
          <w:szCs w:val="18"/>
        </w:rPr>
        <w:t xml:space="preserve"> </w:t>
      </w:r>
      <w:hyperlink w:history="1" r:id="rId118">
        <w:r w:rsidR="00CF526E">
          <w:rPr>
            <w:rStyle w:val="Hyperlink"/>
            <w:rFonts w:cs="Arial"/>
            <w:sz w:val="18"/>
            <w:szCs w:val="18"/>
          </w:rPr>
          <w:t>https://www.wrap.ngo/resources/report/plastics-market-situation-report-2022</w:t>
        </w:r>
      </w:hyperlink>
      <w:r w:rsidRPr="00633961">
        <w:rPr>
          <w:rFonts w:cs="Arial"/>
          <w:sz w:val="18"/>
          <w:szCs w:val="18"/>
        </w:rPr>
        <w:t xml:space="preserve"> pg. 17</w:t>
      </w:r>
    </w:p>
  </w:footnote>
  <w:footnote w:id="334">
    <w:p w:rsidR="00FB3E9B" w:rsidP="00FB3E9B" w:rsidRDefault="00FB3E9B" w14:paraId="57959097" w14:textId="478C705E">
      <w:pPr>
        <w:pStyle w:val="FootnoteText"/>
      </w:pPr>
      <w:r>
        <w:rPr>
          <w:rStyle w:val="FootnoteReference"/>
        </w:rPr>
        <w:footnoteRef/>
      </w:r>
      <w:r>
        <w:t xml:space="preserve"> Green Gas Support Scheme (GGSS) capacity estimates assume that 50% of the feedstock is food waste.</w:t>
      </w:r>
    </w:p>
  </w:footnote>
  <w:footnote w:id="335">
    <w:p w:rsidRPr="00E8425C" w:rsidR="00554C21" w:rsidP="00554C21" w:rsidRDefault="00554C21" w14:paraId="3152F87E" w14:textId="1D2DBB8D">
      <w:pPr>
        <w:pStyle w:val="FootnoteText"/>
        <w:rPr>
          <w:rFonts w:cs="Arial"/>
          <w:sz w:val="18"/>
          <w:szCs w:val="18"/>
        </w:rPr>
      </w:pPr>
      <w:r w:rsidRPr="00F6694C">
        <w:rPr>
          <w:rStyle w:val="FootnoteReference"/>
        </w:rPr>
        <w:footnoteRef/>
      </w:r>
      <w:r w:rsidRPr="00E8425C">
        <w:rPr>
          <w:sz w:val="18"/>
          <w:szCs w:val="22"/>
        </w:rPr>
        <w:t xml:space="preserve"> </w:t>
      </w:r>
      <w:hyperlink w:history="1" r:id="rId119">
        <w:r w:rsidRPr="004F2996">
          <w:rPr>
            <w:rStyle w:val="Hyperlink"/>
            <w:sz w:val="18"/>
            <w:szCs w:val="22"/>
          </w:rPr>
          <w:t>https://assets.publishing.service.gov.uk/government/uploads/system/uploads/attachment_data/file/1018133/green-gas-impact-assessment.pdf</w:t>
        </w:r>
      </w:hyperlink>
    </w:p>
  </w:footnote>
  <w:footnote w:id="336">
    <w:p w:rsidR="00554C21" w:rsidP="00554C21" w:rsidRDefault="00554C21" w14:paraId="5713D0C4" w14:textId="672B7638">
      <w:pPr>
        <w:pStyle w:val="FootnoteText"/>
      </w:pPr>
      <w:r w:rsidRPr="00F6694C">
        <w:rPr>
          <w:rStyle w:val="FootnoteReference"/>
          <w:rFonts w:cs="Arial"/>
          <w:szCs w:val="16"/>
        </w:rPr>
        <w:footnoteRef/>
      </w:r>
      <w:r w:rsidRPr="00E8425C">
        <w:rPr>
          <w:rFonts w:cs="Arial"/>
          <w:sz w:val="18"/>
          <w:szCs w:val="18"/>
        </w:rPr>
        <w:t xml:space="preserve"> Based on policy engagement with different industry stakeholders</w:t>
      </w:r>
      <w:r w:rsidR="008E3197">
        <w:rPr>
          <w:rFonts w:cs="Arial"/>
          <w:sz w:val="18"/>
          <w:szCs w:val="18"/>
        </w:rPr>
        <w:t>.</w:t>
      </w:r>
    </w:p>
  </w:footnote>
  <w:footnote w:id="337">
    <w:p w:rsidR="00D57263" w:rsidRDefault="00D57263" w14:paraId="1E03E609" w14:textId="129ACEB2">
      <w:pPr>
        <w:pStyle w:val="FootnoteText"/>
      </w:pPr>
      <w:r>
        <w:rPr>
          <w:rStyle w:val="FootnoteReference"/>
        </w:rPr>
        <w:footnoteRef/>
      </w:r>
      <w:r>
        <w:t xml:space="preserve"> </w:t>
      </w:r>
      <w:r w:rsidRPr="00A677AC">
        <w:rPr>
          <w:sz w:val="18"/>
          <w:szCs w:val="22"/>
        </w:rPr>
        <w:t>2018/19 WDF</w:t>
      </w:r>
      <w:r w:rsidR="008E3197">
        <w:rPr>
          <w:sz w:val="18"/>
          <w:szCs w:val="22"/>
        </w:rPr>
        <w:t>.</w:t>
      </w:r>
    </w:p>
  </w:footnote>
  <w:footnote w:id="338">
    <w:p w:rsidR="00554C21" w:rsidP="00554C21" w:rsidRDefault="00554C21" w14:paraId="59F9D161" w14:textId="2C7FF673">
      <w:pPr>
        <w:pStyle w:val="FootnoteText"/>
      </w:pPr>
      <w:r w:rsidRPr="00F6694C">
        <w:rPr>
          <w:rStyle w:val="FootnoteReference"/>
          <w:rFonts w:cs="Arial"/>
          <w:szCs w:val="16"/>
        </w:rPr>
        <w:footnoteRef/>
      </w:r>
      <w:r w:rsidRPr="00A677AC" w:rsidR="0066205E">
        <w:rPr>
          <w:sz w:val="18"/>
          <w:szCs w:val="22"/>
        </w:rPr>
        <w:t xml:space="preserve">This has now fallen to 14 MBT facilities which received 1.9Mt of residual waste collected by </w:t>
      </w:r>
      <w:r w:rsidR="00D97548">
        <w:rPr>
          <w:sz w:val="18"/>
          <w:szCs w:val="22"/>
        </w:rPr>
        <w:t>local auth</w:t>
      </w:r>
      <w:r w:rsidRPr="00A677AC" w:rsidR="0066205E">
        <w:rPr>
          <w:sz w:val="18"/>
          <w:szCs w:val="22"/>
        </w:rPr>
        <w:t>orities in 2018/19.</w:t>
      </w:r>
    </w:p>
  </w:footnote>
  <w:footnote w:id="339">
    <w:p w:rsidR="00877B7E" w:rsidP="00877B7E" w:rsidRDefault="00877B7E" w14:paraId="3B76A090" w14:textId="77777777">
      <w:pPr>
        <w:pStyle w:val="FootnoteText"/>
        <w:rPr>
          <w:b/>
          <w:bCs/>
          <w:sz w:val="18"/>
          <w:szCs w:val="22"/>
        </w:rPr>
      </w:pPr>
      <w:r>
        <w:rPr>
          <w:rStyle w:val="FootnoteReference"/>
        </w:rPr>
        <w:footnoteRef/>
      </w:r>
      <w:r>
        <w:t xml:space="preserve"> </w:t>
      </w:r>
      <w:r>
        <w:rPr>
          <w:lang w:val="en-US"/>
        </w:rPr>
        <w:t xml:space="preserve">The terms for transitional arrangements were outlined in the government response on the 2021 consultation. This can be found here: </w:t>
      </w:r>
      <w:hyperlink w:history="1" r:id="rId120">
        <w:r w:rsidRPr="003C5F18">
          <w:rPr>
            <w:rStyle w:val="Hyperlink"/>
            <w:sz w:val="18"/>
            <w:szCs w:val="22"/>
          </w:rPr>
          <w:t>https://www.gov.uk/government/consultations/consistency-in-household-and-business-recycling-in-england/outcome/government-response</w:t>
        </w:r>
      </w:hyperlink>
      <w:r w:rsidRPr="00336B19" w:rsidDel="00BD132B">
        <w:rPr>
          <w:b/>
          <w:bCs/>
          <w:sz w:val="18"/>
          <w:szCs w:val="22"/>
        </w:rPr>
        <w:t xml:space="preserve"> </w:t>
      </w:r>
    </w:p>
    <w:p w:rsidRPr="00101A16" w:rsidR="00877B7E" w:rsidP="00877B7E" w:rsidRDefault="00877B7E" w14:paraId="2A5F28A8" w14:textId="50FA7C18">
      <w:pPr>
        <w:pStyle w:val="FootnoteText"/>
        <w:rPr>
          <w:lang w:val="en-US"/>
        </w:rPr>
      </w:pPr>
      <w:r>
        <w:rPr>
          <w:lang w:val="en-US"/>
        </w:rPr>
        <w:t>Actual transitional arrangements will be listed in the regulations, which will be published alongside this impact assessment.</w:t>
      </w:r>
    </w:p>
  </w:footnote>
  <w:footnote w:id="340">
    <w:p w:rsidR="00EE3231" w:rsidP="00EE3231" w:rsidRDefault="00EE3231" w14:paraId="71E5BCA3" w14:textId="77777777">
      <w:pPr>
        <w:pStyle w:val="FootnoteText"/>
        <w:rPr>
          <w:b/>
          <w:bCs/>
          <w:sz w:val="18"/>
          <w:szCs w:val="22"/>
        </w:rPr>
      </w:pPr>
      <w:r>
        <w:rPr>
          <w:rStyle w:val="FootnoteReference"/>
        </w:rPr>
        <w:footnoteRef/>
      </w:r>
      <w:r>
        <w:t xml:space="preserve"> </w:t>
      </w:r>
      <w:r>
        <w:rPr>
          <w:lang w:val="en-US"/>
        </w:rPr>
        <w:t xml:space="preserve">The terms for transitional arrangements were outlined in the government response on the 2021 consultation. This can be found here: </w:t>
      </w:r>
      <w:hyperlink w:history="1" r:id="rId121">
        <w:r w:rsidRPr="003C5F18">
          <w:rPr>
            <w:rStyle w:val="Hyperlink"/>
            <w:sz w:val="18"/>
            <w:szCs w:val="22"/>
          </w:rPr>
          <w:t>https://www.gov.uk/government/consultations/consistency-in-household-and-business-recycling-in-england/outcome/government-response</w:t>
        </w:r>
      </w:hyperlink>
      <w:r w:rsidRPr="00336B19" w:rsidDel="00BD132B">
        <w:rPr>
          <w:b/>
          <w:bCs/>
          <w:sz w:val="18"/>
          <w:szCs w:val="22"/>
        </w:rPr>
        <w:t xml:space="preserve"> </w:t>
      </w:r>
    </w:p>
    <w:p w:rsidRPr="00101A16" w:rsidR="00EE3231" w:rsidP="00EE3231" w:rsidRDefault="00EE3231" w14:paraId="53578C4A" w14:textId="1582A5F0">
      <w:pPr>
        <w:pStyle w:val="FootnoteText"/>
        <w:rPr>
          <w:lang w:val="en-US"/>
        </w:rPr>
      </w:pPr>
      <w:r>
        <w:rPr>
          <w:lang w:val="en-US"/>
        </w:rPr>
        <w:t>Actual transitional arrangements will be listed in the regulations, which will be published alongside this impact assessment.</w:t>
      </w:r>
    </w:p>
  </w:footnote>
  <w:footnote w:id="341">
    <w:p w:rsidRPr="00E8425C" w:rsidR="00554C21" w:rsidP="00554C21" w:rsidRDefault="00554C21" w14:paraId="4FF61DF6" w14:textId="77777777">
      <w:pPr>
        <w:pStyle w:val="FootnoteText"/>
        <w:rPr>
          <w:rFonts w:cs="Arial"/>
          <w:sz w:val="18"/>
          <w:szCs w:val="18"/>
        </w:rPr>
      </w:pPr>
      <w:r w:rsidRPr="00B95DC5">
        <w:rPr>
          <w:rStyle w:val="FootnoteReference"/>
          <w:rFonts w:cs="Arial"/>
          <w:szCs w:val="16"/>
        </w:rPr>
        <w:footnoteRef/>
      </w:r>
      <w:hyperlink w:history="1" r:id="rId122">
        <w:r w:rsidRPr="00E8425C">
          <w:rPr>
            <w:rStyle w:val="Hyperlink"/>
            <w:rFonts w:cs="Arial"/>
            <w:sz w:val="18"/>
            <w:szCs w:val="18"/>
          </w:rPr>
          <w:t>https://assets.publishing.service.gov.uk/government/uploads/system/uploads/attachment_data/file/765914/resources-waste-strategy-dec-2018.pdf</w:t>
        </w:r>
      </w:hyperlink>
      <w:r w:rsidRPr="00E8425C">
        <w:rPr>
          <w:rFonts w:cs="Arial"/>
          <w:sz w:val="18"/>
          <w:szCs w:val="18"/>
        </w:rPr>
        <w:t xml:space="preserve"> </w:t>
      </w:r>
    </w:p>
  </w:footnote>
  <w:footnote w:id="342">
    <w:p w:rsidRPr="00E8425C" w:rsidR="00554C21" w:rsidP="00554C21" w:rsidRDefault="00554C21" w14:paraId="2FE84501" w14:textId="77777777">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t>
      </w:r>
      <w:r w:rsidRPr="00E8425C">
        <w:rPr>
          <w:rFonts w:eastAsia="Calibri" w:cs="Arial"/>
          <w:sz w:val="18"/>
          <w:szCs w:val="18"/>
        </w:rPr>
        <w:t>Biodegradable waste in landfill breaks down anaerobically, leading to generation of methane emissions to atmosphere, and the generation of leachate, an acidic liquid which needs to be extracted and treated.</w:t>
      </w:r>
    </w:p>
  </w:footnote>
  <w:footnote w:id="343">
    <w:p w:rsidRPr="00E8425C" w:rsidR="00554C21" w:rsidP="00554C21" w:rsidRDefault="00554C21" w14:paraId="7CABFAA5" w14:textId="77777777">
      <w:pPr>
        <w:pStyle w:val="FootnoteText"/>
        <w:rPr>
          <w:rFonts w:cs="Arial"/>
          <w:sz w:val="18"/>
          <w:szCs w:val="18"/>
        </w:rPr>
      </w:pPr>
      <w:r w:rsidRPr="00B95DC5">
        <w:rPr>
          <w:rStyle w:val="FootnoteReference"/>
          <w:rFonts w:cs="Arial"/>
          <w:szCs w:val="16"/>
        </w:rPr>
        <w:footnoteRef/>
      </w:r>
      <w:hyperlink w:history="1" r:id="rId123">
        <w:r w:rsidRPr="00E8425C">
          <w:rPr>
            <w:rStyle w:val="Hyperlink"/>
            <w:rFonts w:cs="Arial"/>
            <w:sz w:val="18"/>
            <w:szCs w:val="18"/>
          </w:rPr>
          <w:t>http://sciencesearch.defra.gov.uk/Default.aspx?Menu=Menu&amp;Module=More&amp;Location=None&amp;ProjectID=20039&amp;FromSearch=Y&amp;Publisher=1&amp;SearchText=WR1919&amp;SortString=ProjectCode&amp;SortOrder=Asc&amp;Paging=10</w:t>
        </w:r>
      </w:hyperlink>
      <w:r w:rsidRPr="00E8425C">
        <w:rPr>
          <w:rFonts w:cs="Arial"/>
          <w:sz w:val="18"/>
          <w:szCs w:val="18"/>
        </w:rPr>
        <w:t xml:space="preserve"> </w:t>
      </w:r>
    </w:p>
  </w:footnote>
  <w:footnote w:id="344">
    <w:p w:rsidRPr="00E8425C" w:rsidR="00554C21" w:rsidP="00554C21" w:rsidRDefault="00554C21" w14:paraId="6CBB907D" w14:textId="77777777">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t>
      </w:r>
      <w:hyperlink w:history="1" r:id="rId124">
        <w:r w:rsidRPr="00E8425C">
          <w:rPr>
            <w:rStyle w:val="Hyperlink"/>
            <w:rFonts w:cs="Arial"/>
            <w:sz w:val="18"/>
            <w:szCs w:val="18"/>
          </w:rPr>
          <w:t>http://randd.defra.gov.uk/Document.aspx?Document=14981_DefraLandfillwastefinal.pdf</w:t>
        </w:r>
      </w:hyperlink>
      <w:r w:rsidRPr="00E8425C">
        <w:rPr>
          <w:rFonts w:cs="Arial"/>
          <w:sz w:val="18"/>
          <w:szCs w:val="18"/>
        </w:rPr>
        <w:t xml:space="preserve"> </w:t>
      </w:r>
    </w:p>
  </w:footnote>
  <w:footnote w:id="345">
    <w:p w:rsidRPr="00E8425C" w:rsidR="00554C21" w:rsidP="00554C21" w:rsidRDefault="00554C21" w14:paraId="72A2F1AF" w14:textId="56F1EE62">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t>
      </w:r>
      <w:hyperlink w:history="1" r:id="rId125">
        <w:r w:rsidRPr="00CB7DB1" w:rsidR="008965F7">
          <w:rPr>
            <w:rStyle w:val="Hyperlink"/>
            <w:rFonts w:cs="Arial"/>
            <w:sz w:val="18"/>
            <w:szCs w:val="18"/>
          </w:rPr>
          <w:t>https://www.legislation.gov.uk/ukpga/2021/30/contents/enacted</w:t>
        </w:r>
      </w:hyperlink>
      <w:r w:rsidRPr="00E8425C">
        <w:rPr>
          <w:rFonts w:cs="Arial"/>
          <w:sz w:val="18"/>
          <w:szCs w:val="18"/>
        </w:rPr>
        <w:t xml:space="preserve"> </w:t>
      </w:r>
    </w:p>
  </w:footnote>
  <w:footnote w:id="346">
    <w:p w:rsidR="003B3BBC" w:rsidRDefault="003B3BBC" w14:paraId="34661112" w14:textId="1FA409FE">
      <w:pPr>
        <w:pStyle w:val="FootnoteText"/>
      </w:pPr>
      <w:r>
        <w:rPr>
          <w:rStyle w:val="FootnoteReference"/>
        </w:rPr>
        <w:footnoteRef/>
      </w:r>
      <w:r>
        <w:t xml:space="preserve"> </w:t>
      </w:r>
      <w:hyperlink w:history="1" r:id="rId126">
        <w:r w:rsidRPr="00CB7DB1" w:rsidR="00240DB1">
          <w:rPr>
            <w:rStyle w:val="Hyperlink"/>
          </w:rPr>
          <w:t>https://www.legislation.gov.uk/ukpga/2008/27/contents</w:t>
        </w:r>
      </w:hyperlink>
    </w:p>
  </w:footnote>
  <w:footnote w:id="347">
    <w:p w:rsidRPr="00E8425C" w:rsidR="00554C21" w:rsidP="00554C21" w:rsidRDefault="00554C21" w14:paraId="701EC487" w14:textId="77777777">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This is not irregular for the landfill industry, where new landfills are generally built on future demand projections. </w:t>
      </w:r>
    </w:p>
  </w:footnote>
  <w:footnote w:id="348">
    <w:p w:rsidR="00554C21" w:rsidP="00554C21" w:rsidRDefault="00554C21" w14:paraId="676655EB" w14:textId="77CDAEBA">
      <w:pPr>
        <w:pStyle w:val="FootnoteText"/>
      </w:pPr>
      <w:r w:rsidRPr="00B95DC5">
        <w:rPr>
          <w:rStyle w:val="FootnoteReference"/>
          <w:rFonts w:cs="Arial"/>
          <w:szCs w:val="16"/>
        </w:rPr>
        <w:footnoteRef/>
      </w:r>
      <w:r w:rsidRPr="00E8425C">
        <w:rPr>
          <w:rFonts w:cs="Arial"/>
          <w:sz w:val="18"/>
          <w:szCs w:val="18"/>
        </w:rPr>
        <w:t xml:space="preserve"> Based on the modelling presented in the report</w:t>
      </w:r>
      <w:r w:rsidR="008E3197">
        <w:rPr>
          <w:rFonts w:cs="Arial"/>
          <w:sz w:val="18"/>
          <w:szCs w:val="18"/>
        </w:rPr>
        <w:t>.</w:t>
      </w:r>
    </w:p>
  </w:footnote>
  <w:footnote w:id="349">
    <w:p w:rsidRPr="00E8425C" w:rsidR="00554C21" w:rsidP="00554C21" w:rsidRDefault="00554C21" w14:paraId="5BFB0158" w14:textId="663C8D7D">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Suitable residual void space at landfills may be required in times of emergency in regionalised areas </w:t>
      </w:r>
      <w:r w:rsidRPr="00E8425C" w:rsidR="00FF2E81">
        <w:rPr>
          <w:rFonts w:cs="Arial"/>
          <w:sz w:val="18"/>
          <w:szCs w:val="18"/>
        </w:rPr>
        <w:t>e.g.,</w:t>
      </w:r>
      <w:r w:rsidRPr="00E8425C">
        <w:rPr>
          <w:rFonts w:cs="Arial"/>
          <w:sz w:val="18"/>
          <w:szCs w:val="18"/>
        </w:rPr>
        <w:t xml:space="preserve"> an outbreak of foot and mouth could not be handled at an energy from waste plant. </w:t>
      </w:r>
    </w:p>
  </w:footnote>
  <w:footnote w:id="350">
    <w:p w:rsidRPr="0023094C" w:rsidR="0023094C" w:rsidRDefault="0023094C" w14:paraId="10E6BC2E" w14:textId="5533FE4A">
      <w:pPr>
        <w:pStyle w:val="FootnoteText"/>
        <w:rPr>
          <w:lang w:val="en-US"/>
        </w:rPr>
      </w:pPr>
      <w:r>
        <w:rPr>
          <w:rStyle w:val="FootnoteReference"/>
        </w:rPr>
        <w:footnoteRef/>
      </w:r>
      <w:r>
        <w:t xml:space="preserve"> </w:t>
      </w:r>
      <w:r w:rsidRPr="00DC07DF">
        <w:rPr>
          <w:rFonts w:cs="Arial"/>
        </w:rPr>
        <w:t xml:space="preserve">EA Remaining Landfill Capacity. See: </w:t>
      </w:r>
      <w:hyperlink w:history="1" r:id="rId127">
        <w:r w:rsidRPr="00DC07DF">
          <w:rPr>
            <w:rStyle w:val="Hyperlink"/>
            <w:rFonts w:cs="Arial"/>
          </w:rPr>
          <w:t>Remaining Landfill Capacity - data.gov.uk</w:t>
        </w:r>
      </w:hyperlink>
      <w:r w:rsidRPr="00DC07DF">
        <w:rPr>
          <w:rFonts w:cs="Arial"/>
        </w:rPr>
        <w:t>.</w:t>
      </w:r>
    </w:p>
  </w:footnote>
  <w:footnote w:id="351">
    <w:p w:rsidRPr="00F73E57" w:rsidR="00F73E57" w:rsidRDefault="00F73E57" w14:paraId="53DF4928" w14:textId="2005D838">
      <w:pPr>
        <w:pStyle w:val="FootnoteText"/>
        <w:rPr>
          <w:lang w:val="en-US"/>
        </w:rPr>
      </w:pPr>
      <w:r>
        <w:rPr>
          <w:rStyle w:val="FootnoteReference"/>
        </w:rPr>
        <w:footnoteRef/>
      </w:r>
      <w:r>
        <w:t xml:space="preserve"> </w:t>
      </w:r>
      <w:r>
        <w:rPr>
          <w:rFonts w:cs="Arial"/>
        </w:rPr>
        <w:t>T</w:t>
      </w:r>
      <w:r w:rsidRPr="00DC07DF">
        <w:rPr>
          <w:rFonts w:cs="Arial"/>
        </w:rPr>
        <w:t>his includes all landfill types (i.e. Non-Hazardous Landfill, Non-Hazardous Landfill with SNRHW cell, Inert Landfill, Hazardous Merchant Landfill, Hazardous Restricted Landfill)</w:t>
      </w:r>
      <w:r w:rsidR="00F36CB1">
        <w:rPr>
          <w:rFonts w:cs="Arial"/>
        </w:rPr>
        <w:t>.</w:t>
      </w:r>
    </w:p>
  </w:footnote>
  <w:footnote w:id="352">
    <w:p w:rsidRPr="00B12FED" w:rsidR="00B12FED" w:rsidRDefault="00B12FED" w14:paraId="29B3C164" w14:textId="03C99F49">
      <w:pPr>
        <w:pStyle w:val="FootnoteText"/>
        <w:rPr>
          <w:rFonts w:cs="Arial"/>
        </w:rPr>
      </w:pPr>
      <w:r>
        <w:rPr>
          <w:rStyle w:val="FootnoteReference"/>
        </w:rPr>
        <w:footnoteRef/>
      </w:r>
      <w:r>
        <w:t xml:space="preserve"> </w:t>
      </w:r>
      <w:r w:rsidRPr="00DC07DF">
        <w:rPr>
          <w:rFonts w:cs="Arial"/>
        </w:rPr>
        <w:t xml:space="preserve">Non-hazardous landfill, here, refers to non-hazardous landfills and non-hazardous landfill with SNRHW cells. </w:t>
      </w:r>
    </w:p>
  </w:footnote>
  <w:footnote w:id="353">
    <w:p w:rsidRPr="00B12FED" w:rsidR="00B12FED" w:rsidRDefault="00B12FED" w14:paraId="58A4C747" w14:textId="4B188CAA">
      <w:pPr>
        <w:pStyle w:val="FootnoteText"/>
        <w:rPr>
          <w:lang w:val="en-US"/>
        </w:rPr>
      </w:pPr>
      <w:r>
        <w:rPr>
          <w:rStyle w:val="FootnoteReference"/>
        </w:rPr>
        <w:footnoteRef/>
      </w:r>
      <w:r>
        <w:t xml:space="preserve"> </w:t>
      </w:r>
      <w:r w:rsidRPr="00DC07DF">
        <w:rPr>
          <w:rFonts w:cs="Arial"/>
        </w:rPr>
        <w:t>Using the conversion factor 1.159. See</w:t>
      </w:r>
      <w:hyperlink w:history="1" r:id="rId128">
        <w:r w:rsidRPr="00DC07DF">
          <w:rPr>
            <w:rStyle w:val="Hyperlink"/>
            <w:rFonts w:cs="Arial"/>
          </w:rPr>
          <w:t>: Financial Costs and Climate Change Impacts of Current and Future Landfill Operations</w:t>
        </w:r>
      </w:hyperlink>
      <w:r w:rsidRPr="00DC07DF" w:rsidDel="001E073D">
        <w:rPr>
          <w:rFonts w:cs="Arial"/>
        </w:rPr>
        <w:t xml:space="preserve"> </w:t>
      </w:r>
      <w:r w:rsidRPr="00DC07DF">
        <w:rPr>
          <w:rFonts w:cs="Arial"/>
        </w:rPr>
        <w:t>(2020)</w:t>
      </w:r>
    </w:p>
  </w:footnote>
  <w:footnote w:id="354">
    <w:p w:rsidR="00882A4D" w:rsidRDefault="00882A4D" w14:paraId="1B12430E" w14:textId="0F2758B0">
      <w:pPr>
        <w:pStyle w:val="FootnoteText"/>
      </w:pPr>
      <w:r>
        <w:rPr>
          <w:rStyle w:val="FootnoteReference"/>
        </w:rPr>
        <w:footnoteRef/>
      </w:r>
      <w:r>
        <w:t xml:space="preserve"> </w:t>
      </w:r>
      <w:r w:rsidRPr="00E8425C">
        <w:rPr>
          <w:rFonts w:cs="Arial"/>
          <w:sz w:val="18"/>
          <w:szCs w:val="18"/>
        </w:rPr>
        <w:t xml:space="preserve">WRAP, 2019, Banbury, </w:t>
      </w:r>
      <w:proofErr w:type="gramStart"/>
      <w:r w:rsidRPr="00E8425C">
        <w:rPr>
          <w:rFonts w:cs="Arial"/>
          <w:sz w:val="18"/>
          <w:szCs w:val="18"/>
        </w:rPr>
        <w:t>The</w:t>
      </w:r>
      <w:proofErr w:type="gramEnd"/>
      <w:r w:rsidRPr="00E8425C">
        <w:rPr>
          <w:rFonts w:cs="Arial"/>
          <w:sz w:val="18"/>
          <w:szCs w:val="18"/>
        </w:rPr>
        <w:t xml:space="preserve"> impact of proposed packaging policy reforms on the UK’s secondary materials markets, Prepared by Valpak and Verde Research and Consulting pg. </w:t>
      </w:r>
      <w:r>
        <w:rPr>
          <w:rFonts w:cs="Arial"/>
          <w:sz w:val="18"/>
          <w:szCs w:val="18"/>
        </w:rPr>
        <w:t>53</w:t>
      </w:r>
    </w:p>
  </w:footnote>
  <w:footnote w:id="355">
    <w:p w:rsidRPr="00A677AC" w:rsidR="004C123B" w:rsidRDefault="004C123B" w14:paraId="3A2E9901" w14:textId="6F730CB4">
      <w:pPr>
        <w:pStyle w:val="FootnoteText"/>
        <w:rPr>
          <w:sz w:val="18"/>
          <w:szCs w:val="22"/>
        </w:rPr>
      </w:pPr>
      <w:r>
        <w:rPr>
          <w:rStyle w:val="FootnoteReference"/>
        </w:rPr>
        <w:footnoteRef/>
      </w:r>
      <w:r>
        <w:t xml:space="preserve"> </w:t>
      </w:r>
      <w:hyperlink w:history="1" r:id="rId129">
        <w:r w:rsidRPr="00F328C6" w:rsidR="00F328C6">
          <w:rPr>
            <w:rStyle w:val="Hyperlink"/>
          </w:rPr>
          <w:t>https://www.wrap.ngo/resources/report/plastics-market-situation-report-2022</w:t>
        </w:r>
      </w:hyperlink>
    </w:p>
  </w:footnote>
  <w:footnote w:id="356">
    <w:p w:rsidR="00715D57" w:rsidRDefault="00715D57" w14:paraId="09D61CD1" w14:textId="60533460">
      <w:pPr>
        <w:pStyle w:val="FootnoteText"/>
      </w:pPr>
      <w:r>
        <w:rPr>
          <w:rStyle w:val="FootnoteReference"/>
        </w:rPr>
        <w:footnoteRef/>
      </w:r>
      <w:r>
        <w:t xml:space="preserve"> </w:t>
      </w:r>
      <w:r w:rsidRPr="00E8425C">
        <w:rPr>
          <w:rFonts w:cs="Arial"/>
          <w:sz w:val="18"/>
          <w:szCs w:val="18"/>
        </w:rPr>
        <w:t xml:space="preserve">WRAP, 2019, Banbury, </w:t>
      </w:r>
      <w:proofErr w:type="gramStart"/>
      <w:r w:rsidRPr="00E8425C">
        <w:rPr>
          <w:rFonts w:cs="Arial"/>
          <w:sz w:val="18"/>
          <w:szCs w:val="18"/>
        </w:rPr>
        <w:t>The</w:t>
      </w:r>
      <w:proofErr w:type="gramEnd"/>
      <w:r w:rsidRPr="00E8425C">
        <w:rPr>
          <w:rFonts w:cs="Arial"/>
          <w:sz w:val="18"/>
          <w:szCs w:val="18"/>
        </w:rPr>
        <w:t xml:space="preserve"> impact of proposed packaging policy reforms on the UK’s secondary materials markets, Prepared by Valpak and Verde Research and Consulting pg. 53</w:t>
      </w:r>
    </w:p>
  </w:footnote>
  <w:footnote w:id="357">
    <w:p w:rsidRPr="001A5272" w:rsidR="00554C21" w:rsidP="00554C21" w:rsidRDefault="00554C21" w14:paraId="74076F9C" w14:textId="08D326F1">
      <w:pPr>
        <w:pStyle w:val="FootnoteText"/>
        <w:rPr>
          <w:rFonts w:cs="Arial"/>
          <w:sz w:val="18"/>
          <w:szCs w:val="18"/>
        </w:rPr>
      </w:pPr>
      <w:r w:rsidRPr="00B95DC5">
        <w:rPr>
          <w:rStyle w:val="FootnoteReference"/>
        </w:rPr>
        <w:footnoteRef/>
      </w:r>
      <w:r w:rsidRPr="00E8425C">
        <w:rPr>
          <w:sz w:val="18"/>
          <w:szCs w:val="22"/>
        </w:rPr>
        <w:t xml:space="preserve"> </w:t>
      </w:r>
      <w:r w:rsidRPr="00E8425C">
        <w:rPr>
          <w:rFonts w:cs="Arial"/>
          <w:sz w:val="18"/>
          <w:szCs w:val="18"/>
        </w:rPr>
        <w:t xml:space="preserve">WRAP and Eunomia, 2021, Approaches to Material Sales: A Practical Guide for </w:t>
      </w:r>
      <w:r w:rsidR="00D97548">
        <w:rPr>
          <w:rFonts w:cs="Arial"/>
          <w:sz w:val="18"/>
          <w:szCs w:val="18"/>
        </w:rPr>
        <w:t>local auth</w:t>
      </w:r>
      <w:r w:rsidRPr="00E8425C">
        <w:rPr>
          <w:rFonts w:cs="Arial"/>
          <w:sz w:val="18"/>
          <w:szCs w:val="18"/>
        </w:rPr>
        <w:t>orities pg. 6</w:t>
      </w:r>
      <w:r w:rsidR="00923A85">
        <w:rPr>
          <w:rFonts w:cs="Arial"/>
          <w:sz w:val="18"/>
          <w:szCs w:val="18"/>
        </w:rPr>
        <w:t xml:space="preserve"> </w:t>
      </w:r>
      <w:r w:rsidRPr="00E8425C">
        <w:rPr>
          <w:rFonts w:cs="Arial"/>
          <w:sz w:val="18"/>
          <w:szCs w:val="18"/>
        </w:rPr>
        <w:t xml:space="preserve">Available at </w:t>
      </w:r>
      <w:hyperlink w:history="1" r:id="rId130">
        <w:r w:rsidRPr="004665E6">
          <w:rPr>
            <w:rStyle w:val="Hyperlink"/>
            <w:sz w:val="18"/>
            <w:szCs w:val="22"/>
          </w:rPr>
          <w:t>https://wrap.org.uk/sites/default/files/2021-07/WRAP-Approaches-to-Material-Sales-Practical-Guide-for-Local-Authorities-April-2021.pdf</w:t>
        </w:r>
      </w:hyperlink>
    </w:p>
  </w:footnote>
  <w:footnote w:id="358">
    <w:p w:rsidR="001A5272" w:rsidRDefault="001A5272" w14:paraId="2B434906" w14:textId="723E4333">
      <w:pPr>
        <w:pStyle w:val="FootnoteText"/>
      </w:pPr>
      <w:r>
        <w:rPr>
          <w:rStyle w:val="FootnoteReference"/>
        </w:rPr>
        <w:footnoteRef/>
      </w:r>
      <w:r>
        <w:t xml:space="preserve"> </w:t>
      </w:r>
      <w:r w:rsidRPr="00E8425C">
        <w:rPr>
          <w:rFonts w:cs="Arial"/>
          <w:sz w:val="18"/>
          <w:szCs w:val="18"/>
        </w:rPr>
        <w:t xml:space="preserve">WRAP, 2019, Banbury, </w:t>
      </w:r>
      <w:proofErr w:type="gramStart"/>
      <w:r w:rsidRPr="00E8425C">
        <w:rPr>
          <w:rFonts w:cs="Arial"/>
          <w:sz w:val="18"/>
          <w:szCs w:val="18"/>
        </w:rPr>
        <w:t>The</w:t>
      </w:r>
      <w:proofErr w:type="gramEnd"/>
      <w:r w:rsidRPr="00E8425C">
        <w:rPr>
          <w:rFonts w:cs="Arial"/>
          <w:sz w:val="18"/>
          <w:szCs w:val="18"/>
        </w:rPr>
        <w:t xml:space="preserve"> impact of proposed packaging policy reforms on the UK’s secondary materials markets, Prepared by Valpak and Verde Research and Consulting pg</w:t>
      </w:r>
      <w:r>
        <w:rPr>
          <w:rFonts w:cs="Arial"/>
          <w:sz w:val="18"/>
          <w:szCs w:val="18"/>
        </w:rPr>
        <w:t>s</w:t>
      </w:r>
      <w:r w:rsidRPr="00E8425C">
        <w:rPr>
          <w:rFonts w:cs="Arial"/>
          <w:sz w:val="18"/>
          <w:szCs w:val="18"/>
        </w:rPr>
        <w:t>. 50-54</w:t>
      </w:r>
    </w:p>
  </w:footnote>
  <w:footnote w:id="359">
    <w:p w:rsidRPr="00E8425C" w:rsidR="00554C21" w:rsidP="00554C21" w:rsidRDefault="00554C21" w14:paraId="5C51B752" w14:textId="77777777">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WRAP, 2019, Banbury, </w:t>
      </w:r>
      <w:proofErr w:type="gramStart"/>
      <w:r w:rsidRPr="00E8425C">
        <w:rPr>
          <w:rFonts w:cs="Arial"/>
          <w:sz w:val="18"/>
          <w:szCs w:val="18"/>
        </w:rPr>
        <w:t>The</w:t>
      </w:r>
      <w:proofErr w:type="gramEnd"/>
      <w:r w:rsidRPr="00E8425C">
        <w:rPr>
          <w:rFonts w:cs="Arial"/>
          <w:sz w:val="18"/>
          <w:szCs w:val="18"/>
        </w:rPr>
        <w:t xml:space="preserve"> impact of proposed packaging policy reforms on the UK’s secondary materials markets, Prepared by Valpak and Verde Research and Consulting pg. 53</w:t>
      </w:r>
    </w:p>
  </w:footnote>
  <w:footnote w:id="360">
    <w:p w:rsidRPr="00132702" w:rsidR="00554C21" w:rsidP="00554C21" w:rsidRDefault="00554C21" w14:paraId="45F2A42C" w14:textId="77777777">
      <w:pPr>
        <w:pStyle w:val="FootnoteText"/>
        <w:rPr>
          <w:szCs w:val="16"/>
        </w:rPr>
      </w:pPr>
      <w:r w:rsidRPr="00B95DC5">
        <w:rPr>
          <w:rStyle w:val="FootnoteReference"/>
          <w:rFonts w:cs="Arial"/>
          <w:szCs w:val="16"/>
        </w:rPr>
        <w:footnoteRef/>
      </w:r>
      <w:r w:rsidRPr="00E8425C">
        <w:rPr>
          <w:rFonts w:cs="Arial"/>
          <w:sz w:val="18"/>
          <w:szCs w:val="18"/>
        </w:rPr>
        <w:t xml:space="preserve"> WRAP, 2019, Banbury, </w:t>
      </w:r>
      <w:proofErr w:type="gramStart"/>
      <w:r w:rsidRPr="00E8425C">
        <w:rPr>
          <w:rFonts w:cs="Arial"/>
          <w:sz w:val="18"/>
          <w:szCs w:val="18"/>
        </w:rPr>
        <w:t>The</w:t>
      </w:r>
      <w:proofErr w:type="gramEnd"/>
      <w:r w:rsidRPr="00E8425C">
        <w:rPr>
          <w:rFonts w:cs="Arial"/>
          <w:sz w:val="18"/>
          <w:szCs w:val="18"/>
        </w:rPr>
        <w:t xml:space="preserve"> impact of proposed packaging policy reforms on the UK’s secondary materials markets, Prepared by Valpak and Verde Research and Consulting pg. 52</w:t>
      </w:r>
    </w:p>
  </w:footnote>
  <w:footnote w:id="361">
    <w:p w:rsidRPr="00E8425C" w:rsidR="00554C21" w:rsidP="00554C21" w:rsidRDefault="00554C21" w14:paraId="08910E98" w14:textId="5FB66106">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WRAP and Eunomia, 2021, Approaches to Material Sales: A Practical Guide for </w:t>
      </w:r>
      <w:r w:rsidR="00D97548">
        <w:rPr>
          <w:rFonts w:cs="Arial"/>
          <w:sz w:val="18"/>
          <w:szCs w:val="18"/>
        </w:rPr>
        <w:t>local auth</w:t>
      </w:r>
      <w:r w:rsidRPr="00E8425C">
        <w:rPr>
          <w:rFonts w:cs="Arial"/>
          <w:sz w:val="18"/>
          <w:szCs w:val="18"/>
        </w:rPr>
        <w:t>orities pg. 5</w:t>
      </w:r>
    </w:p>
    <w:p w:rsidRPr="00E8425C" w:rsidR="00554C21" w:rsidP="00554C21" w:rsidRDefault="00554C21" w14:paraId="3FE99232" w14:textId="7F3302CD">
      <w:pPr>
        <w:pStyle w:val="FootnoteText"/>
        <w:rPr>
          <w:rFonts w:cs="Arial"/>
          <w:sz w:val="18"/>
          <w:szCs w:val="18"/>
        </w:rPr>
      </w:pPr>
      <w:r w:rsidRPr="00E8425C">
        <w:rPr>
          <w:rFonts w:cs="Arial"/>
          <w:sz w:val="18"/>
          <w:szCs w:val="18"/>
        </w:rPr>
        <w:t xml:space="preserve">Available at </w:t>
      </w:r>
      <w:hyperlink w:history="1" r:id="rId131">
        <w:r w:rsidRPr="00B4515C">
          <w:rPr>
            <w:rStyle w:val="Hyperlink"/>
            <w:rFonts w:cs="Arial"/>
            <w:sz w:val="18"/>
            <w:szCs w:val="18"/>
          </w:rPr>
          <w:t>https://wrap.org.uk/sites/default/files/2021-07/WRAP-Approaches-to-Material-Sales-Practical-Guide-for-Local-Authorities-April-2021.pdf</w:t>
        </w:r>
      </w:hyperlink>
    </w:p>
  </w:footnote>
  <w:footnote w:id="362">
    <w:p w:rsidRPr="00E8425C" w:rsidR="00554C21" w:rsidP="00554C21" w:rsidRDefault="00554C21" w14:paraId="7E9A4BBF" w14:textId="72B51BA9">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WRAP and Eunomia, 2021, Approaches to Material Sales: A Practical Guide for </w:t>
      </w:r>
      <w:r w:rsidR="00D97548">
        <w:rPr>
          <w:rFonts w:cs="Arial"/>
          <w:sz w:val="18"/>
          <w:szCs w:val="18"/>
        </w:rPr>
        <w:t>local auth</w:t>
      </w:r>
      <w:r w:rsidRPr="00E8425C">
        <w:rPr>
          <w:rFonts w:cs="Arial"/>
          <w:sz w:val="18"/>
          <w:szCs w:val="18"/>
        </w:rPr>
        <w:t>orities pg. 13</w:t>
      </w:r>
    </w:p>
    <w:p w:rsidRPr="00E8425C" w:rsidR="00554C21" w:rsidP="00554C21" w:rsidRDefault="00554C21" w14:paraId="0058D873" w14:textId="3B6C09D8">
      <w:pPr>
        <w:pStyle w:val="FootnoteText"/>
        <w:rPr>
          <w:rFonts w:cs="Arial"/>
          <w:sz w:val="18"/>
          <w:szCs w:val="18"/>
        </w:rPr>
      </w:pPr>
      <w:r w:rsidRPr="00E8425C">
        <w:rPr>
          <w:rFonts w:cs="Arial"/>
          <w:sz w:val="18"/>
          <w:szCs w:val="18"/>
        </w:rPr>
        <w:t xml:space="preserve">Available at </w:t>
      </w:r>
      <w:hyperlink w:history="1" r:id="rId132">
        <w:r w:rsidRPr="00B4515C">
          <w:rPr>
            <w:rStyle w:val="Hyperlink"/>
            <w:rFonts w:cs="Arial"/>
            <w:sz w:val="18"/>
            <w:szCs w:val="18"/>
          </w:rPr>
          <w:t>https://wrap.org.uk/sites/default/files/2021-07/WRAP-Approaches-to-Material-Sales-Practical-Guide-for-Local-Authorities-April-2021.pdf</w:t>
        </w:r>
      </w:hyperlink>
    </w:p>
  </w:footnote>
  <w:footnote w:id="363">
    <w:p w:rsidRPr="004354EB" w:rsidR="00554C21" w:rsidP="00554C21" w:rsidRDefault="00554C21" w14:paraId="6B746334" w14:textId="59FDE1BD">
      <w:pPr>
        <w:pStyle w:val="FootnoteText"/>
        <w:rPr>
          <w:rFonts w:cs="Arial"/>
          <w:szCs w:val="16"/>
        </w:rPr>
      </w:pPr>
      <w:r w:rsidRPr="00B95DC5">
        <w:rPr>
          <w:rStyle w:val="FootnoteReference"/>
          <w:rFonts w:cs="Arial"/>
          <w:szCs w:val="16"/>
        </w:rPr>
        <w:footnoteRef/>
      </w:r>
      <w:r w:rsidRPr="00E8425C">
        <w:rPr>
          <w:rFonts w:cs="Arial"/>
          <w:sz w:val="18"/>
          <w:szCs w:val="18"/>
        </w:rPr>
        <w:t xml:space="preserve"> International Labour Office, 2018, World Employment and Social Outlook 2018: Greening with jobs pg. 38 available at </w:t>
      </w:r>
      <w:hyperlink w:history="1" r:id="rId133">
        <w:r w:rsidRPr="00B4515C">
          <w:rPr>
            <w:rStyle w:val="Hyperlink"/>
            <w:rFonts w:cs="Arial"/>
            <w:sz w:val="18"/>
            <w:szCs w:val="18"/>
          </w:rPr>
          <w:t>https://www.ilo.org/weso-greening/documents/WESO_Greening_EN_web2.pdf</w:t>
        </w:r>
      </w:hyperlink>
    </w:p>
  </w:footnote>
  <w:footnote w:id="364">
    <w:p w:rsidRPr="00E8425C" w:rsidR="00554C21" w:rsidP="00554C21" w:rsidRDefault="00554C21" w14:paraId="6B0EC145" w14:textId="77777777">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Green Alliance and WRAP, 2015, Employment and the circular economy – job creation in a more resource efficient Britain.</w:t>
      </w:r>
    </w:p>
  </w:footnote>
  <w:footnote w:id="365">
    <w:p w:rsidRPr="00E8425C" w:rsidR="00554C21" w:rsidP="00554C21" w:rsidRDefault="00554C21" w14:paraId="30195433" w14:textId="77777777">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t>
      </w:r>
      <w:hyperlink w:history="1" r:id="rId134">
        <w:r w:rsidRPr="00E8425C">
          <w:rPr>
            <w:rStyle w:val="Hyperlink"/>
            <w:rFonts w:cs="Arial"/>
            <w:sz w:val="18"/>
            <w:szCs w:val="18"/>
          </w:rPr>
          <w:t>https://www.s4ye.org/sites/default/files/2021-11/S4YE%20Discussion%20Note%20-Circular%20Economy%20and%20Jobs_2.pdf?mc_cid=c06aede96a&amp;mc_eid=6d82868c9d</w:t>
        </w:r>
      </w:hyperlink>
      <w:r w:rsidRPr="00E8425C">
        <w:rPr>
          <w:rFonts w:cs="Arial"/>
          <w:sz w:val="18"/>
          <w:szCs w:val="18"/>
        </w:rPr>
        <w:t xml:space="preserve"> pgs. 34-35</w:t>
      </w:r>
    </w:p>
  </w:footnote>
  <w:footnote w:id="366">
    <w:p w:rsidRPr="00E8425C" w:rsidR="00554C21" w:rsidP="00554C21" w:rsidRDefault="00554C21" w14:paraId="56C0042A" w14:textId="3DAC5D7F">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Based on WRAP’s household analysis</w:t>
      </w:r>
      <w:r w:rsidR="008E3197">
        <w:rPr>
          <w:rFonts w:cs="Arial"/>
          <w:sz w:val="18"/>
          <w:szCs w:val="18"/>
        </w:rPr>
        <w:t>.</w:t>
      </w:r>
    </w:p>
  </w:footnote>
  <w:footnote w:id="367">
    <w:p w:rsidRPr="00E8425C" w:rsidR="00554C21" w:rsidP="00554C21" w:rsidRDefault="00554C21" w14:paraId="1F6C9EB8" w14:textId="0358A78C">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WRAP’s analysis</w:t>
      </w:r>
      <w:r w:rsidR="008E3197">
        <w:rPr>
          <w:rFonts w:cs="Arial"/>
          <w:sz w:val="18"/>
          <w:szCs w:val="18"/>
        </w:rPr>
        <w:t>.</w:t>
      </w:r>
    </w:p>
  </w:footnote>
  <w:footnote w:id="368">
    <w:p w:rsidRPr="00E8425C" w:rsidR="00554C21" w:rsidP="00554C21" w:rsidRDefault="00554C21" w14:paraId="2511BC0E" w14:textId="58317069">
      <w:pPr>
        <w:pStyle w:val="FootnoteText"/>
        <w:rPr>
          <w:rFonts w:cs="Arial"/>
          <w:sz w:val="18"/>
          <w:szCs w:val="18"/>
        </w:rPr>
      </w:pPr>
      <w:r w:rsidRPr="00B95DC5">
        <w:rPr>
          <w:rStyle w:val="FootnoteReference"/>
          <w:rFonts w:cs="Arial"/>
          <w:szCs w:val="16"/>
        </w:rPr>
        <w:footnoteRef/>
      </w:r>
      <w:r w:rsidRPr="00E8425C">
        <w:rPr>
          <w:rFonts w:cs="Arial"/>
          <w:sz w:val="18"/>
          <w:szCs w:val="18"/>
        </w:rPr>
        <w:t xml:space="preserve"> </w:t>
      </w:r>
      <w:hyperlink w:history="1" r:id="rId135">
        <w:r w:rsidRPr="008C6796">
          <w:rPr>
            <w:rStyle w:val="Hyperlink"/>
            <w:rFonts w:cs="Arial"/>
            <w:sz w:val="18"/>
            <w:szCs w:val="18"/>
          </w:rPr>
          <w:t>https://assets.publishing.service.gov.uk/government/uploads/system/uploads/attachment_data/file/1018133/green-gas-impact-assessment.pdf</w:t>
        </w:r>
      </w:hyperlink>
    </w:p>
  </w:footnote>
  <w:footnote w:id="369">
    <w:p w:rsidRPr="009E7A40" w:rsidR="00CA2F5B" w:rsidRDefault="00CA2F5B" w14:paraId="6B144FA5" w14:textId="13EC3EAC">
      <w:pPr>
        <w:pStyle w:val="FootnoteText"/>
        <w:rPr>
          <w:lang w:val="en-US"/>
        </w:rPr>
      </w:pPr>
      <w:r>
        <w:rPr>
          <w:rStyle w:val="FootnoteReference"/>
        </w:rPr>
        <w:footnoteRef/>
      </w:r>
      <w:r>
        <w:t xml:space="preserve"> </w:t>
      </w:r>
      <w:hyperlink w:history="1" r:id="rId136">
        <w:r w:rsidRPr="00B80E6C" w:rsidR="00275046">
          <w:rPr>
            <w:rStyle w:val="Hyperlink"/>
          </w:rPr>
          <w:t>https://www.ukri.org/news/ukri-funding-puts-uk-at-the-forefront-of-plastic-recycling/</w:t>
        </w:r>
      </w:hyperlink>
    </w:p>
  </w:footnote>
  <w:footnote w:id="370">
    <w:p w:rsidRPr="004354EB" w:rsidR="00554C21" w:rsidP="00554C21" w:rsidRDefault="00554C21" w14:paraId="34683C4E" w14:textId="49286403">
      <w:pPr>
        <w:pStyle w:val="FootnoteText"/>
        <w:rPr>
          <w:rFonts w:cs="Arial"/>
          <w:szCs w:val="16"/>
        </w:rPr>
      </w:pPr>
      <w:r w:rsidRPr="00B95DC5">
        <w:rPr>
          <w:rStyle w:val="FootnoteReference"/>
          <w:rFonts w:cs="Arial"/>
          <w:szCs w:val="16"/>
        </w:rPr>
        <w:footnoteRef/>
      </w:r>
      <w:r w:rsidRPr="00E8425C">
        <w:rPr>
          <w:rFonts w:cs="Arial"/>
          <w:sz w:val="18"/>
          <w:szCs w:val="18"/>
        </w:rPr>
        <w:t xml:space="preserve"> </w:t>
      </w:r>
      <w:hyperlink w:history="1" r:id="rId137">
        <w:r w:rsidRPr="008C6796">
          <w:rPr>
            <w:rStyle w:val="Hyperlink"/>
            <w:rFonts w:cs="Arial"/>
            <w:sz w:val="18"/>
            <w:szCs w:val="18"/>
          </w:rPr>
          <w:t>https://www.ukri.org/news/ukri-funding-puts-uk-at-the-forefront-of-plastic-recycling/</w:t>
        </w:r>
      </w:hyperlink>
    </w:p>
  </w:footnote>
  <w:footnote w:id="371">
    <w:p w:rsidRPr="00E8425C" w:rsidR="00554C21" w:rsidP="00554C21" w:rsidRDefault="00554C21" w14:paraId="1DDE404C" w14:textId="65F1D9B6">
      <w:pPr>
        <w:pStyle w:val="FootnoteText"/>
        <w:rPr>
          <w:sz w:val="18"/>
          <w:szCs w:val="18"/>
        </w:rPr>
      </w:pPr>
      <w:r w:rsidRPr="003B43AE">
        <w:rPr>
          <w:rStyle w:val="FootnoteReference"/>
          <w:rFonts w:cs="Arial"/>
          <w:szCs w:val="22"/>
        </w:rPr>
        <w:footnoteRef/>
      </w:r>
      <w:r w:rsidRPr="00E8425C">
        <w:rPr>
          <w:rFonts w:cs="Arial"/>
          <w:sz w:val="18"/>
          <w:szCs w:val="18"/>
        </w:rPr>
        <w:t xml:space="preserve"> Based on WRAP’s advice</w:t>
      </w:r>
      <w:r w:rsidR="008E3197">
        <w:rPr>
          <w:rFonts w:cs="Arial"/>
          <w:sz w:val="18"/>
          <w:szCs w:val="18"/>
        </w:rPr>
        <w:t>.</w:t>
      </w:r>
    </w:p>
  </w:footnote>
  <w:footnote w:id="372">
    <w:p w:rsidRPr="00E8425C" w:rsidR="00554C21" w:rsidP="00554C21" w:rsidRDefault="00554C21" w14:paraId="725573C8" w14:textId="7FC4127A">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WRAP, 2019, Banbury, </w:t>
      </w:r>
      <w:proofErr w:type="gramStart"/>
      <w:r w:rsidRPr="00E8425C">
        <w:rPr>
          <w:rFonts w:cs="Arial"/>
          <w:sz w:val="18"/>
          <w:szCs w:val="18"/>
        </w:rPr>
        <w:t>The</w:t>
      </w:r>
      <w:proofErr w:type="gramEnd"/>
      <w:r w:rsidRPr="00E8425C">
        <w:rPr>
          <w:rFonts w:cs="Arial"/>
          <w:sz w:val="18"/>
          <w:szCs w:val="18"/>
        </w:rPr>
        <w:t xml:space="preserve"> impact of proposed packaging policy reforms on the UK’s secondary materials markets, Prepared by Valpak and Verde Research and Consulting pg. 150</w:t>
      </w:r>
      <w:r w:rsidR="00F36CB1">
        <w:rPr>
          <w:rFonts w:cs="Arial"/>
          <w:sz w:val="18"/>
          <w:szCs w:val="18"/>
        </w:rPr>
        <w:t>.</w:t>
      </w:r>
    </w:p>
  </w:footnote>
  <w:footnote w:id="373">
    <w:p w:rsidRPr="00E8425C" w:rsidR="00554C21" w:rsidP="00554C21" w:rsidRDefault="00554C21" w14:paraId="5347A722" w14:textId="77777777">
      <w:pPr>
        <w:rPr>
          <w:sz w:val="18"/>
          <w:szCs w:val="18"/>
        </w:rPr>
      </w:pPr>
      <w:r w:rsidRPr="00B95DC5">
        <w:rPr>
          <w:rStyle w:val="FootnoteReference"/>
          <w:rFonts w:eastAsia="SimSun" w:cs="Arial"/>
          <w:szCs w:val="22"/>
          <w:lang w:eastAsia="zh-CN"/>
        </w:rPr>
        <w:footnoteRef/>
      </w:r>
      <w:r w:rsidRPr="00E8425C">
        <w:rPr>
          <w:rStyle w:val="FootnoteReference"/>
          <w:rFonts w:eastAsia="SimSun" w:cs="Arial"/>
          <w:sz w:val="18"/>
          <w:szCs w:val="18"/>
          <w:lang w:eastAsia="zh-CN"/>
        </w:rPr>
        <w:t xml:space="preserve"> </w:t>
      </w:r>
      <w:hyperlink w:history="1" r:id="rId138">
        <w:r w:rsidRPr="00E8425C">
          <w:rPr>
            <w:rFonts w:eastAsia="SimSun"/>
            <w:sz w:val="18"/>
            <w:szCs w:val="18"/>
          </w:rPr>
          <w:t>RPC_case_histories_-_trade_and_investment_Oct_20.pdf (publishing.service.gov.uk)</w:t>
        </w:r>
      </w:hyperlink>
      <w:r w:rsidRPr="00E8425C">
        <w:rPr>
          <w:sz w:val="18"/>
          <w:szCs w:val="18"/>
        </w:rPr>
        <w:t xml:space="preserve"> </w:t>
      </w:r>
    </w:p>
  </w:footnote>
  <w:footnote w:id="374">
    <w:p w:rsidRPr="00E8425C" w:rsidR="00554C21" w:rsidP="00554C21" w:rsidRDefault="00554C21" w14:paraId="7EE39758" w14:textId="1237F92D">
      <w:pPr>
        <w:rPr>
          <w:rStyle w:val="Hyperlink"/>
          <w:rFonts w:eastAsia="Arial" w:cs="Arial"/>
          <w:sz w:val="18"/>
          <w:szCs w:val="18"/>
        </w:rPr>
      </w:pPr>
      <w:r w:rsidRPr="00E8425C">
        <w:rPr>
          <w:sz w:val="22"/>
          <w:szCs w:val="22"/>
          <w:vertAlign w:val="superscript"/>
        </w:rPr>
        <w:footnoteRef/>
      </w:r>
      <w:r w:rsidRPr="00E8425C">
        <w:rPr>
          <w:sz w:val="18"/>
          <w:szCs w:val="18"/>
        </w:rPr>
        <w:t xml:space="preserve"> </w:t>
      </w:r>
      <w:hyperlink w:history="1" r:id="rId139">
        <w:r w:rsidRPr="008C6796">
          <w:rPr>
            <w:rStyle w:val="Hyperlink"/>
            <w:sz w:val="18"/>
            <w:szCs w:val="18"/>
          </w:rPr>
          <w:t>https://wrap.org.uk/sites/default/files/2021-10/WRAP-Plastics-Market-Situation-Report-2021.pdf</w:t>
        </w:r>
      </w:hyperlink>
      <w:r w:rsidRPr="00E8425C">
        <w:rPr>
          <w:sz w:val="18"/>
          <w:szCs w:val="18"/>
          <w:u w:val="single"/>
        </w:rPr>
        <w:fldChar w:fldCharType="begin"/>
      </w:r>
      <w:r w:rsidRPr="00E8425C">
        <w:rPr>
          <w:sz w:val="18"/>
          <w:szCs w:val="18"/>
          <w:u w:val="single"/>
        </w:rPr>
        <w:instrText>￼￼￼</w:instrText>
      </w:r>
      <w:r w:rsidRPr="00E8425C">
        <w:rPr>
          <w:rStyle w:val="Hyperlink"/>
          <w:rFonts w:eastAsia="Arial" w:cs="Arial"/>
          <w:sz w:val="18"/>
          <w:szCs w:val="18"/>
        </w:rPr>
        <w:instrText>WRAP – Market situation report 2021 – plastic packaging</w:instrText>
      </w:r>
      <w:r w:rsidRPr="00E8425C">
        <w:rPr>
          <w:sz w:val="18"/>
          <w:szCs w:val="18"/>
          <w:u w:val="single"/>
        </w:rPr>
        <w:fldChar w:fldCharType="end"/>
      </w:r>
      <w:r w:rsidRPr="00E8425C">
        <w:rPr>
          <w:rStyle w:val="Hyperlink"/>
          <w:rFonts w:eastAsia="Arial" w:cs="Arial"/>
          <w:sz w:val="18"/>
          <w:szCs w:val="18"/>
        </w:rPr>
        <w:t xml:space="preserve"> pgs. 17, 26</w:t>
      </w:r>
    </w:p>
  </w:footnote>
  <w:footnote w:id="375">
    <w:p w:rsidRPr="00E8425C" w:rsidR="00554C21" w:rsidP="00554C21" w:rsidRDefault="00554C21" w14:paraId="7C31FC8F" w14:textId="7FC1462C">
      <w:pPr>
        <w:rPr>
          <w:sz w:val="18"/>
          <w:szCs w:val="18"/>
          <w:u w:val="single"/>
        </w:rPr>
      </w:pPr>
      <w:r w:rsidRPr="00B95DC5">
        <w:rPr>
          <w:sz w:val="22"/>
          <w:szCs w:val="22"/>
          <w:vertAlign w:val="superscript"/>
        </w:rPr>
        <w:footnoteRef/>
      </w:r>
      <w:r w:rsidRPr="00E8425C">
        <w:rPr>
          <w:sz w:val="18"/>
          <w:szCs w:val="18"/>
        </w:rPr>
        <w:t xml:space="preserve"> </w:t>
      </w:r>
      <w:hyperlink w:history="1" r:id="rId140">
        <w:r w:rsidRPr="00F960AC">
          <w:rPr>
            <w:rStyle w:val="Hyperlink"/>
            <w:sz w:val="18"/>
            <w:szCs w:val="18"/>
          </w:rPr>
          <w:t>https://www.gov.scot/publications/delivering-scotlands-circular-economy-proposals-legislation/documents/</w:t>
        </w:r>
      </w:hyperlink>
    </w:p>
  </w:footnote>
  <w:footnote w:id="376">
    <w:p w:rsidR="00554C21" w:rsidP="00554C21" w:rsidRDefault="00554C21" w14:paraId="24B2E1E0" w14:textId="2659920A">
      <w:r w:rsidRPr="00B95DC5">
        <w:rPr>
          <w:sz w:val="22"/>
          <w:szCs w:val="22"/>
          <w:vertAlign w:val="superscript"/>
        </w:rPr>
        <w:footnoteRef/>
      </w:r>
      <w:r w:rsidRPr="00E8425C">
        <w:rPr>
          <w:sz w:val="18"/>
          <w:szCs w:val="18"/>
        </w:rPr>
        <w:t xml:space="preserve"> </w:t>
      </w:r>
      <w:hyperlink w:history="1" r:id="rId141">
        <w:r w:rsidRPr="00F960AC">
          <w:rPr>
            <w:rStyle w:val="Hyperlink"/>
            <w:sz w:val="18"/>
            <w:szCs w:val="18"/>
          </w:rPr>
          <w:t>https://ec.europa.eu/environment/topics/waste-and-recycling_en</w:t>
        </w:r>
      </w:hyperlink>
      <w:r>
        <w:fldChar w:fldCharType="begin"/>
      </w:r>
      <w:r>
        <w:instrText>￼￼￼</w:instrText>
      </w:r>
      <w:r w:rsidRPr="58AEA662">
        <w:rPr>
          <w:rStyle w:val="Hyperlink"/>
          <w:rFonts w:eastAsia="Arial" w:cs="Arial"/>
        </w:rPr>
        <w:instrText>Waste and recycling (europa.eu)</w:instrText>
      </w:r>
      <w:r>
        <w:fldChar w:fldCharType="end"/>
      </w:r>
    </w:p>
  </w:footnote>
  <w:footnote w:id="377">
    <w:p w:rsidRPr="00E8425C" w:rsidR="009A4C81" w:rsidP="009A4C81" w:rsidRDefault="009A4C81" w14:paraId="6E22F8DD" w14:textId="77777777">
      <w:pPr>
        <w:pStyle w:val="FootnoteText"/>
        <w:rPr>
          <w:sz w:val="18"/>
          <w:szCs w:val="18"/>
        </w:rPr>
      </w:pPr>
      <w:r w:rsidRPr="003B43AE">
        <w:rPr>
          <w:rStyle w:val="FootnoteReference"/>
          <w:szCs w:val="22"/>
        </w:rPr>
        <w:footnoteRef/>
      </w:r>
      <w:r w:rsidRPr="00E8425C">
        <w:rPr>
          <w:sz w:val="18"/>
          <w:szCs w:val="18"/>
        </w:rPr>
        <w:t xml:space="preserve"> </w:t>
      </w:r>
      <w:r w:rsidRPr="00E8425C">
        <w:rPr>
          <w:color w:val="000000"/>
          <w:sz w:val="18"/>
          <w:szCs w:val="18"/>
        </w:rPr>
        <w:t>Closed-loop recycling means that materials are made from recycled content where the previous product was the same as the new product (the process recycles the same product). Open-loop recycling produces a new product which is different to the previous product.</w:t>
      </w:r>
    </w:p>
  </w:footnote>
  <w:footnote w:id="378">
    <w:p w:rsidR="003962F3" w:rsidP="003962F3" w:rsidRDefault="003962F3" w14:paraId="3C9FCFCA" w14:textId="5DBF30F6">
      <w:pPr>
        <w:pStyle w:val="FootnoteText"/>
      </w:pPr>
      <w:r>
        <w:rPr>
          <w:rStyle w:val="FootnoteReference"/>
        </w:rPr>
        <w:footnoteRef/>
      </w:r>
      <w:r>
        <w:t xml:space="preserve"> </w:t>
      </w:r>
      <w:hyperlink w:history="1" w:anchor=":~:text=1.-,Overview,the%20sector%20across%203%2C000%20companies." r:id="rId142">
        <w:r w:rsidRPr="001913D8">
          <w:rPr>
            <w:rStyle w:val="Hyperlink"/>
          </w:rPr>
          <w:t>https://www.gov.uk/government/publications/waste-management-in-the-uk-investment-opportunities/waste-management-in-the-uk-investment-opportunities#:~:text=1.-,Overview,the%20sector%20across%203%2C000%20companies.</w:t>
        </w:r>
      </w:hyperlink>
    </w:p>
  </w:footnote>
  <w:footnote w:id="379">
    <w:p w:rsidR="003B73F3" w:rsidDel="003962F3" w:rsidP="003B73F3" w:rsidRDefault="003B73F3" w14:paraId="4B8F824F" w14:textId="1B899F18">
      <w:pPr>
        <w:pStyle w:val="FootnoteText"/>
      </w:pPr>
      <w:r w:rsidDel="003962F3">
        <w:rPr>
          <w:rStyle w:val="FootnoteReference"/>
        </w:rPr>
        <w:footnoteRef/>
      </w:r>
      <w:r w:rsidR="00BD3EF0">
        <w:t xml:space="preserve"> </w:t>
      </w:r>
      <w:hyperlink w:history="1" r:id="rId143">
        <w:r w:rsidRPr="001913D8" w:rsidR="00BD3EF0">
          <w:rPr>
            <w:rStyle w:val="Hyperlink"/>
          </w:rPr>
          <w:t>https://www.letsrecycle.com/news/framework-commercialisation-waste-services/</w:t>
        </w:r>
      </w:hyperlink>
      <w:r w:rsidR="00BD3EF0">
        <w:t xml:space="preserve"> </w:t>
      </w:r>
    </w:p>
  </w:footnote>
  <w:footnote w:id="380">
    <w:p w:rsidR="00765076" w:rsidRDefault="00765076" w14:paraId="0AE4E91A" w14:textId="6E59DFE4">
      <w:pPr>
        <w:pStyle w:val="FootnoteText"/>
      </w:pPr>
      <w:r>
        <w:rPr>
          <w:rStyle w:val="FootnoteReference"/>
        </w:rPr>
        <w:footnoteRef/>
      </w:r>
      <w:r>
        <w:t xml:space="preserve"> WRAP analysis of the market reveals at least 400 in scope NHM collectors in England, adding together lists of collectors and councils. WRAP suggest </w:t>
      </w:r>
      <w:proofErr w:type="gramStart"/>
      <w:r>
        <w:t>in reality there</w:t>
      </w:r>
      <w:proofErr w:type="gramEnd"/>
      <w:r>
        <w:t xml:space="preserve"> are many more when smaller businesses collection waste can be sourced locally. Until changes in registration with the Environment Agency changes, it cannot be accounted for precisely.</w:t>
      </w:r>
    </w:p>
  </w:footnote>
  <w:footnote w:id="381">
    <w:p w:rsidR="0051226E" w:rsidP="0051226E" w:rsidRDefault="0051226E" w14:paraId="72F6BC52" w14:textId="2853654A">
      <w:pPr>
        <w:pStyle w:val="FootnoteText"/>
      </w:pPr>
      <w:r>
        <w:rPr>
          <w:rStyle w:val="FootnoteReference"/>
        </w:rPr>
        <w:footnoteRef/>
      </w:r>
      <w:hyperlink w:history="1" r:id="rId144">
        <w:r w:rsidRPr="00105B79">
          <w:rPr>
            <w:rStyle w:val="Hyperlink"/>
          </w:rPr>
          <w:t>https://assets.publishing.service.gov.uk/government/uploads/system/uploads/attachment_data/file/657858/local-authority-waste-contracts-cma-analysis.pdf</w:t>
        </w:r>
      </w:hyperlink>
    </w:p>
  </w:footnote>
  <w:footnote w:id="382">
    <w:p w:rsidRPr="00E8425C" w:rsidR="00554C21" w:rsidP="00554C21" w:rsidRDefault="00554C21" w14:paraId="7D9025D0" w14:textId="77777777">
      <w:pPr>
        <w:pStyle w:val="FootnoteText"/>
        <w:rPr>
          <w:sz w:val="18"/>
          <w:szCs w:val="22"/>
        </w:rPr>
      </w:pPr>
      <w:r w:rsidRPr="00B95DC5">
        <w:rPr>
          <w:rStyle w:val="FootnoteReference"/>
        </w:rPr>
        <w:footnoteRef/>
      </w:r>
      <w:r w:rsidRPr="00E8425C">
        <w:rPr>
          <w:sz w:val="18"/>
          <w:szCs w:val="22"/>
        </w:rPr>
        <w:t xml:space="preserve"> This question on </w:t>
      </w:r>
      <w:proofErr w:type="spellStart"/>
      <w:r w:rsidRPr="00E8425C">
        <w:rPr>
          <w:sz w:val="18"/>
          <w:szCs w:val="22"/>
        </w:rPr>
        <w:t>WasteDataFlow</w:t>
      </w:r>
      <w:proofErr w:type="spellEnd"/>
      <w:r w:rsidRPr="00E8425C">
        <w:rPr>
          <w:sz w:val="18"/>
          <w:szCs w:val="22"/>
        </w:rPr>
        <w:t xml:space="preserve"> does not help with calculation of costs as using the average rate may not reflect the change in pricing associated with longer journeys to specific material type </w:t>
      </w:r>
      <w:proofErr w:type="spellStart"/>
      <w:r w:rsidRPr="00E8425C">
        <w:rPr>
          <w:sz w:val="18"/>
          <w:szCs w:val="22"/>
        </w:rPr>
        <w:t>reprocessors</w:t>
      </w:r>
      <w:proofErr w:type="spellEnd"/>
      <w:r w:rsidRPr="00E8425C">
        <w:rPr>
          <w:sz w:val="18"/>
          <w:szCs w:val="22"/>
        </w:rPr>
        <w:t xml:space="preserve">. </w:t>
      </w:r>
    </w:p>
  </w:footnote>
  <w:footnote w:id="383">
    <w:p w:rsidR="00554C21" w:rsidP="00554C21" w:rsidRDefault="00554C21" w14:paraId="1E079BCB" w14:textId="77777777">
      <w:pPr>
        <w:pStyle w:val="FootnoteText"/>
      </w:pPr>
      <w:r w:rsidRPr="00B95DC5">
        <w:rPr>
          <w:rStyle w:val="FootnoteReference"/>
        </w:rPr>
        <w:footnoteRef/>
      </w:r>
      <w:r w:rsidRPr="00E8425C">
        <w:rPr>
          <w:sz w:val="18"/>
          <w:szCs w:val="22"/>
        </w:rPr>
        <w:t xml:space="preserve"> As a result of impacts from Covid-19 and Brexit, see here for an example: </w:t>
      </w:r>
      <w:hyperlink w:history="1" r:id="rId145">
        <w:r w:rsidRPr="00E8425C">
          <w:rPr>
            <w:rStyle w:val="Hyperlink"/>
            <w:sz w:val="18"/>
            <w:szCs w:val="22"/>
          </w:rPr>
          <w:t>https://www.bbc.co.uk/news/57810729</w:t>
        </w:r>
      </w:hyperlink>
      <w:r w:rsidRPr="00E8425C">
        <w:rPr>
          <w:sz w:val="18"/>
          <w:szCs w:val="22"/>
        </w:rPr>
        <w:t xml:space="preserve"> </w:t>
      </w:r>
    </w:p>
  </w:footnote>
  <w:footnote w:id="384">
    <w:p w:rsidRPr="00E8425C" w:rsidR="00554C21" w:rsidP="00554C21" w:rsidRDefault="00554C21" w14:paraId="24F07EB5" w14:textId="77777777">
      <w:pPr>
        <w:pStyle w:val="FootnoteText"/>
        <w:rPr>
          <w:sz w:val="18"/>
          <w:szCs w:val="22"/>
        </w:rPr>
      </w:pPr>
      <w:r w:rsidRPr="00281312">
        <w:rPr>
          <w:rStyle w:val="FootnoteReference"/>
        </w:rPr>
        <w:footnoteRef/>
      </w:r>
      <w:r w:rsidRPr="00E8425C">
        <w:rPr>
          <w:sz w:val="18"/>
          <w:szCs w:val="22"/>
        </w:rPr>
        <w:t xml:space="preserve"> This 10% increase in costs for DMR is on top of the 6% increase in central modelling when plastic film is required to be collected from 2027. </w:t>
      </w:r>
    </w:p>
  </w:footnote>
  <w:footnote w:id="385">
    <w:p w:rsidRPr="00444BDB" w:rsidR="00554C21" w:rsidP="00554C21" w:rsidRDefault="00554C21" w14:paraId="3939B5EE" w14:textId="32875D01">
      <w:pPr>
        <w:pStyle w:val="FootnoteText"/>
        <w:rPr>
          <w:u w:val="single"/>
        </w:rPr>
      </w:pPr>
      <w:r w:rsidRPr="00281312">
        <w:rPr>
          <w:rStyle w:val="FootnoteReference"/>
        </w:rPr>
        <w:footnoteRef/>
      </w:r>
      <w:r w:rsidRPr="00E8425C">
        <w:rPr>
          <w:sz w:val="18"/>
          <w:szCs w:val="22"/>
        </w:rPr>
        <w:t xml:space="preserve"> BEIS</w:t>
      </w:r>
      <w:r w:rsidR="00564F2B">
        <w:rPr>
          <w:sz w:val="18"/>
          <w:szCs w:val="22"/>
        </w:rPr>
        <w:t xml:space="preserve"> (former department name)</w:t>
      </w:r>
      <w:r w:rsidRPr="00E8425C">
        <w:rPr>
          <w:sz w:val="18"/>
          <w:szCs w:val="22"/>
        </w:rPr>
        <w:t xml:space="preserve">, </w:t>
      </w:r>
      <w:r w:rsidRPr="00E8425C">
        <w:rPr>
          <w:sz w:val="18"/>
          <w:szCs w:val="22"/>
          <w:u w:val="single"/>
        </w:rPr>
        <w:t>https://www.legislation.gov.uk/ukia/2021/68/pdfs/ukia_20210068_en.pdf</w:t>
      </w:r>
    </w:p>
  </w:footnote>
  <w:footnote w:id="386">
    <w:p w:rsidRPr="00E8425C" w:rsidR="00900680" w:rsidDel="00E72F4E" w:rsidP="00233CC3" w:rsidRDefault="00900680" w14:paraId="3B333C4C" w14:textId="15735819">
      <w:pPr>
        <w:pStyle w:val="FootnoteText"/>
        <w:rPr>
          <w:del w:author="Preston, Eleanor" w:date="2024-09-26T11:17:00Z" w16du:dateUtc="2024-09-26T10:17:00Z" w:id="129"/>
          <w:sz w:val="18"/>
          <w:szCs w:val="22"/>
        </w:rPr>
      </w:pPr>
    </w:p>
  </w:footnote>
  <w:footnote w:id="387">
    <w:p w:rsidR="00900680" w:rsidP="00233CC3" w:rsidRDefault="00900680" w14:paraId="3D0EE9E3" w14:textId="12F61429">
      <w:pPr>
        <w:pStyle w:val="FootnoteText"/>
      </w:pPr>
      <w:r w:rsidRPr="00281312">
        <w:rPr>
          <w:rStyle w:val="FootnoteReference"/>
        </w:rPr>
        <w:footnoteRef/>
      </w:r>
      <w:r w:rsidRPr="00E8425C">
        <w:rPr>
          <w:sz w:val="18"/>
          <w:szCs w:val="22"/>
        </w:rPr>
        <w:t xml:space="preserve"> This captures all </w:t>
      </w:r>
      <w:r>
        <w:rPr>
          <w:sz w:val="18"/>
          <w:szCs w:val="22"/>
        </w:rPr>
        <w:t>local auth</w:t>
      </w:r>
      <w:r w:rsidRPr="00E8425C">
        <w:rPr>
          <w:sz w:val="18"/>
          <w:szCs w:val="22"/>
        </w:rPr>
        <w:t xml:space="preserve">ority net costs presented in Table 13 minus transition costs related to capital purchases i.e., vehicle, container, </w:t>
      </w:r>
      <w:r>
        <w:rPr>
          <w:sz w:val="18"/>
          <w:szCs w:val="22"/>
        </w:rPr>
        <w:t xml:space="preserve">DRS effect </w:t>
      </w:r>
      <w:r w:rsidRPr="00E8425C">
        <w:rPr>
          <w:sz w:val="18"/>
          <w:szCs w:val="22"/>
        </w:rPr>
        <w:t>and liner charges.</w:t>
      </w:r>
    </w:p>
  </w:footnote>
  <w:footnote w:id="388">
    <w:p w:rsidRPr="00E8425C" w:rsidR="00233CC3" w:rsidP="00233CC3" w:rsidRDefault="00233CC3" w14:paraId="54046FBA" w14:textId="05701781">
      <w:pPr>
        <w:pStyle w:val="FootnoteText"/>
        <w:rPr>
          <w:sz w:val="18"/>
          <w:szCs w:val="22"/>
        </w:rPr>
      </w:pPr>
      <w:r w:rsidRPr="00281312">
        <w:rPr>
          <w:rStyle w:val="FootnoteReference"/>
        </w:rPr>
        <w:footnoteRef/>
      </w:r>
      <w:r w:rsidRPr="00E8425C">
        <w:rPr>
          <w:sz w:val="18"/>
          <w:szCs w:val="22"/>
        </w:rPr>
        <w:t xml:space="preserve"> This captures all </w:t>
      </w:r>
      <w:r w:rsidR="00D97548">
        <w:rPr>
          <w:sz w:val="18"/>
          <w:szCs w:val="22"/>
        </w:rPr>
        <w:t>local auth</w:t>
      </w:r>
      <w:r w:rsidRPr="00E8425C">
        <w:rPr>
          <w:sz w:val="18"/>
          <w:szCs w:val="22"/>
        </w:rPr>
        <w:t xml:space="preserve">ority net costs presented in Table 13 minus transition costs related to capital purchases i.e., vehicle, </w:t>
      </w:r>
      <w:r w:rsidRPr="00E8425C" w:rsidR="008208FC">
        <w:rPr>
          <w:sz w:val="18"/>
          <w:szCs w:val="22"/>
        </w:rPr>
        <w:t>container,</w:t>
      </w:r>
      <w:r w:rsidRPr="00E8425C">
        <w:rPr>
          <w:sz w:val="18"/>
          <w:szCs w:val="22"/>
        </w:rPr>
        <w:t xml:space="preserve"> and liner charges.</w:t>
      </w:r>
    </w:p>
  </w:footnote>
  <w:footnote w:id="389">
    <w:p w:rsidR="00554C21" w:rsidP="00554C21" w:rsidRDefault="00554C21" w14:paraId="3C835B31" w14:textId="77777777">
      <w:pPr>
        <w:pStyle w:val="FootnoteText"/>
      </w:pPr>
      <w:r w:rsidRPr="00281312">
        <w:rPr>
          <w:rStyle w:val="FootnoteReference"/>
        </w:rPr>
        <w:footnoteRef/>
      </w:r>
      <w:r w:rsidRPr="00E8425C">
        <w:rPr>
          <w:sz w:val="18"/>
          <w:szCs w:val="22"/>
        </w:rPr>
        <w:t xml:space="preserve"> Through a higher capture rate (90%, rather than 80% assumed in the central analysis) of the total NHM tonnage that could be further recycled.  </w:t>
      </w:r>
    </w:p>
  </w:footnote>
  <w:footnote w:id="390">
    <w:p w:rsidRPr="00E8425C" w:rsidR="00554C21" w:rsidP="00554C21" w:rsidRDefault="00554C21" w14:paraId="164E3DF2" w14:textId="77777777">
      <w:pPr>
        <w:pStyle w:val="FootnoteText"/>
        <w:rPr>
          <w:rFonts w:cs="Arial"/>
          <w:sz w:val="24"/>
          <w:szCs w:val="24"/>
        </w:rPr>
      </w:pPr>
      <w:r w:rsidRPr="00281312">
        <w:rPr>
          <w:rStyle w:val="FootnoteReference"/>
          <w:rFonts w:cs="Arial"/>
          <w:szCs w:val="22"/>
        </w:rPr>
        <w:footnoteRef/>
      </w:r>
      <w:r w:rsidRPr="00E8425C">
        <w:rPr>
          <w:rFonts w:cs="Arial"/>
          <w:sz w:val="18"/>
          <w:szCs w:val="24"/>
        </w:rPr>
        <w:t xml:space="preserve"> Actual recycling rate based on the </w:t>
      </w:r>
      <w:r w:rsidRPr="00E8425C">
        <w:rPr>
          <w:rFonts w:cs="Arial"/>
          <w:sz w:val="18"/>
          <w:szCs w:val="24"/>
          <w:u w:val="single"/>
        </w:rPr>
        <w:t>end</w:t>
      </w:r>
      <w:r w:rsidRPr="00E8425C">
        <w:rPr>
          <w:rFonts w:cs="Arial"/>
          <w:sz w:val="18"/>
          <w:szCs w:val="24"/>
        </w:rPr>
        <w:t xml:space="preserve"> destination of waste streams.</w:t>
      </w:r>
    </w:p>
  </w:footnote>
  <w:footnote w:id="391">
    <w:p w:rsidR="00554C21" w:rsidP="00554C21" w:rsidRDefault="00554C21" w14:paraId="52AB29E8" w14:textId="0FD5C071">
      <w:pPr>
        <w:pStyle w:val="FootnoteText"/>
      </w:pPr>
      <w:r w:rsidRPr="00281312">
        <w:rPr>
          <w:rStyle w:val="FootnoteReference"/>
        </w:rPr>
        <w:footnoteRef/>
      </w:r>
      <w:r w:rsidRPr="00E8425C">
        <w:rPr>
          <w:sz w:val="18"/>
          <w:szCs w:val="22"/>
        </w:rPr>
        <w:t xml:space="preserve"> </w:t>
      </w:r>
      <w:r w:rsidRPr="00E8425C">
        <w:rPr>
          <w:rFonts w:eastAsia="Arial" w:cs="Arial"/>
          <w:sz w:val="18"/>
          <w:szCs w:val="18"/>
        </w:rPr>
        <w:t>For the NHM sector, we assume that only 80% out of the total tonnage that could be recycled (</w:t>
      </w:r>
      <w:r w:rsidRPr="00E8425C" w:rsidR="008E3197">
        <w:rPr>
          <w:rFonts w:eastAsia="Arial" w:cs="Arial"/>
          <w:sz w:val="18"/>
          <w:szCs w:val="18"/>
        </w:rPr>
        <w:t>i.e.,</w:t>
      </w:r>
      <w:r w:rsidRPr="00E8425C">
        <w:rPr>
          <w:rFonts w:eastAsia="Arial" w:cs="Arial"/>
          <w:sz w:val="18"/>
          <w:szCs w:val="18"/>
        </w:rPr>
        <w:t xml:space="preserve"> capture rate) is presented by businesses in all policy scenarios. Furthermore, for all capture rates, we assume a process loss of 15</w:t>
      </w:r>
      <w:proofErr w:type="gramStart"/>
      <w:r w:rsidRPr="00E8425C">
        <w:rPr>
          <w:rFonts w:eastAsia="Arial" w:cs="Arial"/>
          <w:sz w:val="18"/>
          <w:szCs w:val="18"/>
        </w:rPr>
        <w:t>%.</w:t>
      </w:r>
      <w:r w:rsidR="00B25255">
        <w:rPr>
          <w:rFonts w:eastAsia="Arial" w:cs="Arial"/>
          <w:sz w:val="18"/>
          <w:szCs w:val="18"/>
        </w:rPr>
        <w:t>.</w:t>
      </w:r>
      <w:proofErr w:type="gramEnd"/>
    </w:p>
  </w:footnote>
  <w:footnote w:id="392">
    <w:p w:rsidRPr="00E8425C" w:rsidR="00554C21" w:rsidP="00554C21" w:rsidRDefault="00554C21" w14:paraId="0B737D94" w14:textId="77777777">
      <w:pPr>
        <w:pStyle w:val="FootnoteText"/>
        <w:rPr>
          <w:rFonts w:cs="Arial"/>
          <w:sz w:val="18"/>
          <w:szCs w:val="18"/>
        </w:rPr>
      </w:pPr>
      <w:r w:rsidRPr="003B43AE">
        <w:rPr>
          <w:rStyle w:val="FootnoteReference"/>
          <w:rFonts w:cs="Arial"/>
          <w:szCs w:val="22"/>
        </w:rPr>
        <w:footnoteRef/>
      </w:r>
      <w:r w:rsidRPr="00E8425C">
        <w:rPr>
          <w:rFonts w:cs="Arial"/>
          <w:sz w:val="18"/>
          <w:szCs w:val="18"/>
        </w:rPr>
        <w:t xml:space="preserve"> </w:t>
      </w:r>
      <w:hyperlink w:history="1" r:id="rId146">
        <w:r w:rsidRPr="00E8425C">
          <w:rPr>
            <w:rStyle w:val="Hyperlink"/>
            <w:rFonts w:cs="Arial"/>
            <w:sz w:val="18"/>
            <w:szCs w:val="18"/>
          </w:rPr>
          <w:t>https://www.adeptnet.org.uk/covid-19-waste-survey-results</w:t>
        </w:r>
      </w:hyperlink>
      <w:r w:rsidRPr="00E8425C">
        <w:rPr>
          <w:rFonts w:cs="Arial"/>
          <w:sz w:val="18"/>
          <w:szCs w:val="18"/>
        </w:rPr>
        <w:t xml:space="preserve"> Covid-19 waste survey results w/c 15</w:t>
      </w:r>
      <w:r w:rsidRPr="00E8425C">
        <w:rPr>
          <w:rFonts w:cs="Arial"/>
          <w:sz w:val="18"/>
          <w:szCs w:val="18"/>
          <w:vertAlign w:val="superscript"/>
        </w:rPr>
        <w:t>th</w:t>
      </w:r>
      <w:r w:rsidRPr="00E8425C">
        <w:rPr>
          <w:rFonts w:cs="Arial"/>
          <w:sz w:val="18"/>
          <w:szCs w:val="18"/>
        </w:rPr>
        <w:t xml:space="preserve"> March 2021 pg. 5</w:t>
      </w:r>
    </w:p>
  </w:footnote>
  <w:footnote w:id="393">
    <w:p w:rsidRPr="00E8425C" w:rsidR="00554C21" w:rsidP="00554C21" w:rsidRDefault="00554C21" w14:paraId="68A55780" w14:textId="2E378131">
      <w:pPr>
        <w:pStyle w:val="FootnoteText"/>
        <w:rPr>
          <w:rFonts w:cs="Arial"/>
          <w:sz w:val="18"/>
          <w:szCs w:val="18"/>
        </w:rPr>
      </w:pPr>
      <w:r w:rsidRPr="003B43AE">
        <w:rPr>
          <w:rStyle w:val="FootnoteReference"/>
          <w:rFonts w:cs="Arial"/>
          <w:szCs w:val="22"/>
        </w:rPr>
        <w:footnoteRef/>
      </w:r>
      <w:hyperlink w:history="1" w:anchor=":~:text=In%202021%2F22%2C%20total%20local,cent)%20from%202020%2F21." r:id="rId147">
        <w:r w:rsidR="00EC7DC2">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rPr>
        <w:t xml:space="preserve"> pg. 5</w:t>
      </w:r>
    </w:p>
  </w:footnote>
  <w:footnote w:id="394">
    <w:p w:rsidRPr="00E8425C" w:rsidR="00554C21" w:rsidP="00554C21" w:rsidRDefault="00554C21" w14:paraId="2A1AC74E" w14:textId="39727E7B">
      <w:pPr>
        <w:pStyle w:val="FootnoteText"/>
        <w:rPr>
          <w:rFonts w:cs="Arial"/>
          <w:sz w:val="18"/>
          <w:szCs w:val="18"/>
        </w:rPr>
      </w:pPr>
      <w:r w:rsidRPr="003B43AE">
        <w:rPr>
          <w:rStyle w:val="FootnoteReference"/>
          <w:rFonts w:cs="Arial"/>
          <w:szCs w:val="22"/>
        </w:rPr>
        <w:footnoteRef/>
      </w:r>
      <w:hyperlink w:anchor=":~:text=In%202021%2F22%2C%20total%20local,cent)%20from%202020%2F21." r:id="rId148">
        <w:r w:rsidR="00EC7DC2">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rPr>
        <w:t xml:space="preserve"> pg. 2</w:t>
      </w:r>
    </w:p>
  </w:footnote>
  <w:footnote w:id="395">
    <w:p w:rsidRPr="00E8425C" w:rsidR="00554C21" w:rsidP="00554C21" w:rsidRDefault="00554C21" w14:paraId="605CD433" w14:textId="77777777">
      <w:pPr>
        <w:pStyle w:val="FootnoteText"/>
        <w:rPr>
          <w:rFonts w:eastAsia="Arial" w:cs="Arial"/>
          <w:sz w:val="18"/>
          <w:szCs w:val="18"/>
        </w:rPr>
      </w:pPr>
      <w:r w:rsidRPr="00E8425C">
        <w:rPr>
          <w:rStyle w:val="FootnoteReference"/>
          <w:rFonts w:eastAsia="Arial" w:cs="Arial"/>
          <w:szCs w:val="22"/>
        </w:rPr>
        <w:footnoteRef/>
      </w:r>
      <w:r w:rsidRPr="00E8425C">
        <w:rPr>
          <w:rFonts w:eastAsia="Arial" w:cs="Arial"/>
          <w:sz w:val="18"/>
          <w:szCs w:val="18"/>
        </w:rPr>
        <w:t xml:space="preserve"> </w:t>
      </w:r>
      <w:hyperlink w:history="1" r:id="rId149">
        <w:r w:rsidRPr="00E8425C">
          <w:rPr>
            <w:rStyle w:val="Hyperlink"/>
            <w:rFonts w:cs="Arial"/>
            <w:sz w:val="18"/>
            <w:szCs w:val="18"/>
          </w:rPr>
          <w:t>Business and individual attitudes towards the future of homeworking, UK - Office for National Statistics (ons.gov.uk)</w:t>
        </w:r>
      </w:hyperlink>
    </w:p>
  </w:footnote>
  <w:footnote w:id="396">
    <w:p w:rsidRPr="00E8425C" w:rsidR="00554C21" w:rsidP="00554C21" w:rsidRDefault="00554C21" w14:paraId="644592B3" w14:textId="655B59DB">
      <w:pPr>
        <w:pStyle w:val="FootnoteText"/>
        <w:rPr>
          <w:rFonts w:cs="Arial"/>
          <w:sz w:val="18"/>
          <w:szCs w:val="18"/>
        </w:rPr>
      </w:pPr>
      <w:r w:rsidRPr="003B43AE">
        <w:rPr>
          <w:rStyle w:val="FootnoteReference"/>
          <w:rFonts w:cs="Arial"/>
          <w:szCs w:val="22"/>
        </w:rPr>
        <w:footnoteRef/>
      </w:r>
      <w:hyperlink w:history="1" r:id="rId150">
        <w:r w:rsidR="00EC7DC2">
          <w:rPr>
            <w:rStyle w:val="Hyperlink"/>
            <w:rFonts w:cs="Arial"/>
            <w:sz w:val="18"/>
            <w:szCs w:val="18"/>
          </w:rPr>
          <w:t>https://assets.publishing.service.gov.uhttps://www.gov.uk/government/statistics/local-authority-collected-waste-management-annual-results-202122/local-authority-collected-waste-management-annual-results-202122#:~:text=In%202021%2F22%2C%20total%20local,cent)%20from%202020%2F21.k/government/uploads/system/uploads/attachment_data/file/1040756/Statistics_on_waste_managed_by_local_authorities_in_England_in_2020_v2rev_accessible.pdf</w:t>
        </w:r>
      </w:hyperlink>
      <w:r w:rsidRPr="00E8425C">
        <w:rPr>
          <w:rFonts w:cs="Arial"/>
          <w:sz w:val="18"/>
          <w:szCs w:val="18"/>
        </w:rPr>
        <w:t xml:space="preserve"> pg. 8</w:t>
      </w:r>
    </w:p>
  </w:footnote>
  <w:footnote w:id="397">
    <w:p w:rsidRPr="00E8425C" w:rsidR="00554C21" w:rsidP="00554C21" w:rsidRDefault="00554C21" w14:paraId="5C19C5A0" w14:textId="69CB0C62">
      <w:pPr>
        <w:pStyle w:val="FootnoteText"/>
        <w:rPr>
          <w:rFonts w:cs="Arial"/>
          <w:sz w:val="18"/>
          <w:szCs w:val="18"/>
        </w:rPr>
      </w:pPr>
      <w:r w:rsidRPr="003B43AE">
        <w:rPr>
          <w:rStyle w:val="FootnoteReference"/>
          <w:rFonts w:cs="Arial"/>
          <w:szCs w:val="22"/>
        </w:rPr>
        <w:footnoteRef/>
      </w:r>
      <w:hyperlink w:history="1" w:anchor=":~:text=In%202021%2F22%2C%20total%20local,cent)%20from%202020%2F21." r:id="rId151">
        <w:r w:rsidR="00EC7DC2">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rPr>
        <w:t xml:space="preserve">  pg. 5</w:t>
      </w:r>
    </w:p>
  </w:footnote>
  <w:footnote w:id="398">
    <w:p w:rsidRPr="00E8425C" w:rsidR="00554C21" w:rsidP="00554C21" w:rsidRDefault="00554C21" w14:paraId="63BF7AD7" w14:textId="4DB40FFA">
      <w:pPr>
        <w:pStyle w:val="FootnoteText"/>
        <w:rPr>
          <w:rFonts w:cs="Arial"/>
          <w:sz w:val="18"/>
          <w:szCs w:val="18"/>
        </w:rPr>
      </w:pPr>
      <w:r w:rsidRPr="003B43AE">
        <w:rPr>
          <w:rStyle w:val="FootnoteReference"/>
          <w:rFonts w:cs="Arial"/>
          <w:szCs w:val="22"/>
        </w:rPr>
        <w:footnoteRef/>
      </w:r>
      <w:hyperlink w:history="1" r:id="rId152">
        <w:r w:rsidRPr="00E8425C">
          <w:rPr>
            <w:rStyle w:val="Hyperlink"/>
            <w:rFonts w:cs="Arial"/>
            <w:sz w:val="18"/>
            <w:szCs w:val="18"/>
          </w:rPr>
          <w:t>https://www.adeptnet.org.uk/covid-19-waste-survey-results</w:t>
        </w:r>
      </w:hyperlink>
      <w:r w:rsidRPr="00E8425C">
        <w:rPr>
          <w:rFonts w:cs="Arial"/>
          <w:sz w:val="18"/>
          <w:szCs w:val="18"/>
        </w:rPr>
        <w:t xml:space="preserve"> Covid-19 waste survey results w/c 30</w:t>
      </w:r>
      <w:r w:rsidRPr="00E8425C">
        <w:rPr>
          <w:rFonts w:cs="Arial"/>
          <w:sz w:val="18"/>
          <w:szCs w:val="18"/>
          <w:vertAlign w:val="superscript"/>
        </w:rPr>
        <w:t>th</w:t>
      </w:r>
      <w:r w:rsidRPr="00E8425C">
        <w:rPr>
          <w:rFonts w:cs="Arial"/>
          <w:sz w:val="18"/>
          <w:szCs w:val="18"/>
        </w:rPr>
        <w:t xml:space="preserve"> March 2020</w:t>
      </w:r>
      <w:r w:rsidR="00B25255">
        <w:rPr>
          <w:rFonts w:cs="Arial"/>
          <w:sz w:val="18"/>
          <w:szCs w:val="18"/>
        </w:rPr>
        <w:t>.</w:t>
      </w:r>
    </w:p>
  </w:footnote>
  <w:footnote w:id="399">
    <w:p w:rsidRPr="00E8425C" w:rsidR="00554C21" w:rsidP="00554C21" w:rsidRDefault="00554C21" w14:paraId="43D883A4" w14:textId="77777777">
      <w:pPr>
        <w:pStyle w:val="FootnoteText"/>
        <w:rPr>
          <w:rFonts w:cs="Arial"/>
          <w:sz w:val="18"/>
          <w:szCs w:val="18"/>
        </w:rPr>
      </w:pPr>
      <w:r w:rsidRPr="003B43AE">
        <w:rPr>
          <w:rStyle w:val="FootnoteReference"/>
          <w:rFonts w:cs="Arial"/>
          <w:szCs w:val="22"/>
        </w:rPr>
        <w:footnoteRef/>
      </w:r>
      <w:hyperlink w:history="1" r:id="rId153">
        <w:r w:rsidRPr="00E8425C">
          <w:rPr>
            <w:rStyle w:val="Hyperlink"/>
            <w:rFonts w:cs="Arial"/>
            <w:sz w:val="18"/>
            <w:szCs w:val="18"/>
          </w:rPr>
          <w:t>https://www.adeptnet.org.uk/covid-19-waste-survey-results</w:t>
        </w:r>
      </w:hyperlink>
      <w:r w:rsidRPr="00E8425C">
        <w:rPr>
          <w:rFonts w:cs="Arial"/>
          <w:sz w:val="18"/>
          <w:szCs w:val="18"/>
        </w:rPr>
        <w:t xml:space="preserve"> Covid-19 waste survey results w/c 15</w:t>
      </w:r>
      <w:r w:rsidRPr="00E8425C">
        <w:rPr>
          <w:rFonts w:cs="Arial"/>
          <w:sz w:val="18"/>
          <w:szCs w:val="18"/>
          <w:vertAlign w:val="superscript"/>
        </w:rPr>
        <w:t>th</w:t>
      </w:r>
      <w:r w:rsidRPr="00E8425C">
        <w:rPr>
          <w:rFonts w:cs="Arial"/>
          <w:sz w:val="18"/>
          <w:szCs w:val="18"/>
        </w:rPr>
        <w:t xml:space="preserve"> March 2021 pg. 7</w:t>
      </w:r>
    </w:p>
  </w:footnote>
  <w:footnote w:id="400">
    <w:p w:rsidRPr="00E8425C" w:rsidR="00554C21" w:rsidP="00554C21" w:rsidRDefault="00554C21" w14:paraId="643EF5E1" w14:textId="70E94A4A">
      <w:pPr>
        <w:pStyle w:val="FootnoteText"/>
        <w:rPr>
          <w:sz w:val="18"/>
          <w:szCs w:val="18"/>
        </w:rPr>
      </w:pPr>
      <w:r w:rsidRPr="003B43AE">
        <w:rPr>
          <w:rStyle w:val="FootnoteReference"/>
          <w:szCs w:val="22"/>
        </w:rPr>
        <w:footnoteRef/>
      </w:r>
      <w:hyperlink w:history="1" r:id="rId154">
        <w:r w:rsidRPr="007C6287" w:rsidR="00D14298">
          <w:rPr>
            <w:rStyle w:val="Hyperlink"/>
            <w:sz w:val="18"/>
            <w:szCs w:val="18"/>
          </w:rPr>
          <w:t>https://www.adeptnet.org.uk/covid-19-waste-survey-results</w:t>
        </w:r>
      </w:hyperlink>
      <w:r w:rsidR="00D14298">
        <w:rPr>
          <w:sz w:val="18"/>
          <w:szCs w:val="18"/>
        </w:rPr>
        <w:t xml:space="preserve"> </w:t>
      </w:r>
    </w:p>
  </w:footnote>
  <w:footnote w:id="401">
    <w:p w:rsidRPr="007469CF" w:rsidR="00554C21" w:rsidP="00554C21" w:rsidRDefault="00554C21" w14:paraId="5E6BA7A1" w14:textId="77777777">
      <w:pPr>
        <w:pStyle w:val="FootnoteText"/>
        <w:rPr>
          <w:rFonts w:cs="Arial"/>
        </w:rPr>
      </w:pPr>
      <w:r w:rsidRPr="003B43AE">
        <w:rPr>
          <w:rStyle w:val="FootnoteReference"/>
          <w:rFonts w:cs="Arial"/>
          <w:szCs w:val="22"/>
        </w:rPr>
        <w:footnoteRef/>
      </w:r>
      <w:hyperlink w:history="1" r:id="rId155">
        <w:r w:rsidRPr="00E8425C">
          <w:rPr>
            <w:rStyle w:val="Hyperlink"/>
            <w:rFonts w:cs="Arial"/>
            <w:sz w:val="18"/>
            <w:szCs w:val="18"/>
          </w:rPr>
          <w:t>https://www.adeptnet.org.uk/covid-19-waste-survey-results</w:t>
        </w:r>
      </w:hyperlink>
      <w:r w:rsidRPr="00E8425C">
        <w:rPr>
          <w:rFonts w:cs="Arial"/>
          <w:sz w:val="18"/>
          <w:szCs w:val="18"/>
        </w:rPr>
        <w:t xml:space="preserve"> Covid-19 waste survey results w/c 15</w:t>
      </w:r>
      <w:r w:rsidRPr="00E8425C">
        <w:rPr>
          <w:rFonts w:cs="Arial"/>
          <w:sz w:val="18"/>
          <w:szCs w:val="18"/>
          <w:vertAlign w:val="superscript"/>
        </w:rPr>
        <w:t>th</w:t>
      </w:r>
      <w:r w:rsidRPr="00E8425C">
        <w:rPr>
          <w:rFonts w:cs="Arial"/>
          <w:sz w:val="18"/>
          <w:szCs w:val="18"/>
        </w:rPr>
        <w:t xml:space="preserve"> March 2021 pg. 11</w:t>
      </w:r>
    </w:p>
  </w:footnote>
  <w:footnote w:id="402">
    <w:p w:rsidRPr="00E8425C" w:rsidR="00554C21" w:rsidP="00554C21" w:rsidRDefault="00554C21" w14:paraId="630AC518" w14:textId="4E20BA09">
      <w:pPr>
        <w:pStyle w:val="FootnoteText"/>
        <w:rPr>
          <w:rFonts w:cs="Arial"/>
          <w:sz w:val="18"/>
          <w:szCs w:val="18"/>
        </w:rPr>
      </w:pPr>
      <w:r w:rsidRPr="00281312">
        <w:rPr>
          <w:rStyle w:val="FootnoteReference"/>
          <w:rFonts w:cs="Arial"/>
          <w:szCs w:val="16"/>
        </w:rPr>
        <w:footnoteRef/>
      </w:r>
      <w:hyperlink w:history="1" w:anchor=":~:text=In%202021%2F22%2C%20total%20local,cent)%20from%202020%2F21." r:id="rId156">
        <w:r w:rsidR="00EC7DC2">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rPr>
        <w:t xml:space="preserve"> pg.7 </w:t>
      </w:r>
    </w:p>
  </w:footnote>
  <w:footnote w:id="403">
    <w:p w:rsidRPr="00E8425C" w:rsidR="00554C21" w:rsidP="00554C21" w:rsidRDefault="00554C21" w14:paraId="2F38225B" w14:textId="2EC6AFE2">
      <w:pPr>
        <w:pStyle w:val="FootnoteText"/>
        <w:rPr>
          <w:rFonts w:cs="Arial"/>
          <w:sz w:val="18"/>
          <w:szCs w:val="18"/>
        </w:rPr>
      </w:pPr>
      <w:r w:rsidRPr="00281312">
        <w:rPr>
          <w:rStyle w:val="FootnoteReference"/>
          <w:rFonts w:cs="Arial"/>
          <w:szCs w:val="16"/>
        </w:rPr>
        <w:footnoteRef/>
      </w:r>
      <w:hyperlink w:history="1" w:anchor=":~:text=In%202021%2F22%2C%20total%20local,cent)%20from%202020%2F21." r:id="rId157">
        <w:r w:rsidR="004D1CBB">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rPr>
        <w:t xml:space="preserve"> pg. 7</w:t>
      </w:r>
    </w:p>
  </w:footnote>
  <w:footnote w:id="404">
    <w:p w:rsidRPr="00E8425C" w:rsidR="00554C21" w:rsidP="00554C21" w:rsidRDefault="00554C21" w14:paraId="178AC179" w14:textId="1D164931">
      <w:pPr>
        <w:pStyle w:val="FootnoteText"/>
        <w:rPr>
          <w:rFonts w:cs="Arial"/>
          <w:sz w:val="18"/>
          <w:szCs w:val="18"/>
        </w:rPr>
      </w:pPr>
      <w:r w:rsidRPr="00281312">
        <w:rPr>
          <w:rStyle w:val="FootnoteReference"/>
          <w:rFonts w:cs="Arial"/>
          <w:szCs w:val="16"/>
        </w:rPr>
        <w:footnoteRef/>
      </w:r>
      <w:r w:rsidRPr="00E8425C">
        <w:rPr>
          <w:rFonts w:cs="Arial"/>
          <w:sz w:val="18"/>
          <w:szCs w:val="18"/>
        </w:rPr>
        <w:t xml:space="preserve"> </w:t>
      </w:r>
      <w:hyperlink w:history="1" r:id="rId158">
        <w:r w:rsidRPr="007C6287" w:rsidR="00D14298">
          <w:rPr>
            <w:rStyle w:val="Hyperlink"/>
            <w:rFonts w:cs="Arial"/>
            <w:sz w:val="18"/>
            <w:szCs w:val="18"/>
          </w:rPr>
          <w:t>https://www.adeptnet.org.uk/covid-19-waste-survey-results</w:t>
        </w:r>
      </w:hyperlink>
      <w:r w:rsidR="00D14298">
        <w:rPr>
          <w:rFonts w:cs="Arial"/>
          <w:sz w:val="18"/>
          <w:szCs w:val="18"/>
        </w:rPr>
        <w:t xml:space="preserve"> </w:t>
      </w:r>
      <w:r w:rsidRPr="00E8425C">
        <w:rPr>
          <w:rFonts w:cs="Arial"/>
          <w:sz w:val="18"/>
          <w:szCs w:val="18"/>
        </w:rPr>
        <w:t>Covid-19 waste survey results w/c 15</w:t>
      </w:r>
      <w:r w:rsidRPr="00E8425C">
        <w:rPr>
          <w:rFonts w:cs="Arial"/>
          <w:sz w:val="18"/>
          <w:szCs w:val="18"/>
          <w:vertAlign w:val="superscript"/>
        </w:rPr>
        <w:t>th</w:t>
      </w:r>
      <w:r w:rsidRPr="00E8425C">
        <w:rPr>
          <w:rFonts w:cs="Arial"/>
          <w:sz w:val="18"/>
          <w:szCs w:val="18"/>
        </w:rPr>
        <w:t xml:space="preserve"> March 2021 pg.7</w:t>
      </w:r>
    </w:p>
  </w:footnote>
  <w:footnote w:id="405">
    <w:p w:rsidRPr="00E8425C" w:rsidR="00554C21" w:rsidP="00554C21" w:rsidRDefault="00554C21" w14:paraId="412CEC37" w14:textId="38426297">
      <w:pPr>
        <w:pStyle w:val="FootnoteText"/>
        <w:rPr>
          <w:sz w:val="18"/>
          <w:szCs w:val="22"/>
        </w:rPr>
      </w:pPr>
      <w:r w:rsidRPr="00281312">
        <w:rPr>
          <w:rStyle w:val="FootnoteReference"/>
          <w:rFonts w:cs="Arial"/>
          <w:szCs w:val="16"/>
        </w:rPr>
        <w:footnoteRef/>
      </w:r>
      <w:r w:rsidRPr="00E8425C">
        <w:rPr>
          <w:rFonts w:cs="Arial"/>
          <w:sz w:val="18"/>
          <w:szCs w:val="18"/>
        </w:rPr>
        <w:t xml:space="preserve"> WRAP’s Tracker Survey is a qualitative survey completed through self-reporting </w:t>
      </w:r>
      <w:r w:rsidR="00D97548">
        <w:rPr>
          <w:rFonts w:cs="Arial"/>
          <w:sz w:val="18"/>
          <w:szCs w:val="18"/>
        </w:rPr>
        <w:t>local auth</w:t>
      </w:r>
      <w:r w:rsidRPr="00E8425C">
        <w:rPr>
          <w:rFonts w:cs="Arial"/>
          <w:sz w:val="18"/>
          <w:szCs w:val="18"/>
        </w:rPr>
        <w:t>orities.</w:t>
      </w:r>
    </w:p>
  </w:footnote>
  <w:footnote w:id="406">
    <w:p w:rsidRPr="00E8425C" w:rsidR="00554C21" w:rsidP="00554C21" w:rsidRDefault="00554C21" w14:paraId="736EC8BA" w14:textId="19333970">
      <w:pPr>
        <w:pStyle w:val="FootnoteText"/>
        <w:rPr>
          <w:rFonts w:cs="Arial"/>
          <w:sz w:val="18"/>
          <w:szCs w:val="18"/>
        </w:rPr>
      </w:pPr>
      <w:r w:rsidRPr="00281312">
        <w:rPr>
          <w:rStyle w:val="FootnoteReference"/>
          <w:rFonts w:cs="Arial"/>
          <w:szCs w:val="16"/>
        </w:rPr>
        <w:footnoteRef/>
      </w:r>
      <w:hyperlink w:history="1" w:anchor=":~:text=In%202021%2F22%2C%20total%20local,cent)%20from%202020%2F21." r:id="rId159">
        <w:r w:rsidR="004D1CBB">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u w:val="single"/>
        </w:rPr>
        <w:t xml:space="preserve"> pg. 32</w:t>
      </w:r>
    </w:p>
  </w:footnote>
  <w:footnote w:id="407">
    <w:p w:rsidRPr="002249F9" w:rsidR="00554C21" w:rsidP="00554C21" w:rsidRDefault="00554C21" w14:paraId="7C178419" w14:textId="25CD5D99">
      <w:pPr>
        <w:pStyle w:val="FootnoteText"/>
        <w:rPr>
          <w:rFonts w:cs="Arial"/>
          <w:szCs w:val="16"/>
        </w:rPr>
      </w:pPr>
      <w:r w:rsidRPr="00281312">
        <w:rPr>
          <w:rStyle w:val="FootnoteReference"/>
          <w:rFonts w:cs="Arial"/>
          <w:szCs w:val="16"/>
        </w:rPr>
        <w:footnoteRef/>
      </w:r>
      <w:hyperlink w:history="1" w:anchor=":~:text=In%202021%2F22%2C%20total%20local,cent)%20from%202020%2F21." r:id="rId160">
        <w:r w:rsidR="004D1CBB">
          <w:rPr>
            <w:rStyle w:val="Hyperlink"/>
            <w:rFonts w:cs="Arial"/>
            <w:sz w:val="18"/>
            <w:szCs w:val="18"/>
          </w:rPr>
          <w:t>https://www.gov.uk/government/statistics/local-authority-collected-waste-management-annual-results-202122/local-authority-collected-waste-management-annual-results-202122#:~:text=In%202021%2F22%2C%20total%20local,cent)%20from%202020%2F21.</w:t>
        </w:r>
      </w:hyperlink>
      <w:r w:rsidRPr="00E8425C">
        <w:rPr>
          <w:rFonts w:cs="Arial"/>
          <w:sz w:val="18"/>
          <w:szCs w:val="18"/>
          <w:u w:val="single"/>
        </w:rPr>
        <w:t xml:space="preserve"> pg. 5</w:t>
      </w:r>
    </w:p>
  </w:footnote>
  <w:footnote w:id="408">
    <w:p w:rsidRPr="00E8425C" w:rsidR="00554C21" w:rsidP="00554C21" w:rsidRDefault="00554C21" w14:paraId="2D33AF17" w14:textId="08E23945">
      <w:pPr>
        <w:pStyle w:val="FootnoteText"/>
        <w:rPr>
          <w:sz w:val="18"/>
          <w:szCs w:val="18"/>
        </w:rPr>
      </w:pPr>
      <w:r w:rsidRPr="003B43AE">
        <w:rPr>
          <w:rStyle w:val="FootnoteReference"/>
          <w:szCs w:val="22"/>
        </w:rPr>
        <w:footnoteRef/>
      </w:r>
      <w:r w:rsidRPr="00E8425C">
        <w:rPr>
          <w:sz w:val="18"/>
          <w:szCs w:val="18"/>
        </w:rPr>
        <w:t xml:space="preserve"> </w:t>
      </w:r>
      <w:hyperlink w:history="1" r:id="rId161">
        <w:r w:rsidRPr="00A14FB6">
          <w:rPr>
            <w:rStyle w:val="Hyperlink"/>
            <w:rFonts w:cs="Arial"/>
            <w:sz w:val="18"/>
            <w:szCs w:val="18"/>
          </w:rPr>
          <w:t>https://www.wrap.org.uk/collections-and-reprocessing/consistency</w:t>
        </w:r>
      </w:hyperlink>
    </w:p>
  </w:footnote>
  <w:footnote w:id="409">
    <w:p w:rsidRPr="00E8425C" w:rsidR="00554C21" w:rsidP="00554C21" w:rsidRDefault="00554C21" w14:paraId="32D0D082" w14:textId="77777777">
      <w:pPr>
        <w:pStyle w:val="FootnoteText"/>
        <w:rPr>
          <w:sz w:val="18"/>
          <w:szCs w:val="18"/>
        </w:rPr>
      </w:pPr>
      <w:r w:rsidRPr="003B43AE">
        <w:rPr>
          <w:rStyle w:val="FootnoteReference"/>
          <w:szCs w:val="22"/>
        </w:rPr>
        <w:footnoteRef/>
      </w:r>
      <w:r w:rsidRPr="00E8425C">
        <w:rPr>
          <w:sz w:val="18"/>
          <w:szCs w:val="18"/>
        </w:rPr>
        <w:t xml:space="preserve"> </w:t>
      </w:r>
      <w:hyperlink w:history="1" r:id="rId162">
        <w:r w:rsidRPr="00E8425C">
          <w:rPr>
            <w:rStyle w:val="Hyperlink"/>
            <w:rFonts w:cs="Arial"/>
            <w:sz w:val="18"/>
            <w:szCs w:val="18"/>
          </w:rPr>
          <w:t>https://laportal.wrap.org.uk/</w:t>
        </w:r>
      </w:hyperlink>
      <w:r w:rsidRPr="00E8425C">
        <w:rPr>
          <w:rStyle w:val="normaltextrun"/>
          <w:rFonts w:cs="Arial"/>
          <w:sz w:val="18"/>
          <w:szCs w:val="18"/>
        </w:rPr>
        <w:t xml:space="preserve"> </w:t>
      </w:r>
    </w:p>
  </w:footnote>
  <w:footnote w:id="410">
    <w:p w:rsidRPr="00E8425C" w:rsidR="00554C21" w:rsidP="00554C21" w:rsidRDefault="00554C21" w14:paraId="0FDBEC30" w14:textId="18A0683A">
      <w:pPr>
        <w:pStyle w:val="FootnoteText"/>
        <w:rPr>
          <w:sz w:val="18"/>
          <w:szCs w:val="18"/>
        </w:rPr>
      </w:pPr>
      <w:r w:rsidRPr="003B43AE">
        <w:rPr>
          <w:rStyle w:val="FootnoteReference"/>
          <w:szCs w:val="22"/>
        </w:rPr>
        <w:footnoteRef/>
      </w:r>
      <w:r w:rsidRPr="00E8425C">
        <w:rPr>
          <w:sz w:val="18"/>
          <w:szCs w:val="18"/>
        </w:rPr>
        <w:t xml:space="preserve"> </w:t>
      </w:r>
      <w:hyperlink w:history="1" r:id="rId163">
        <w:r w:rsidRPr="00005107">
          <w:rPr>
            <w:rStyle w:val="Hyperlink"/>
            <w:rFonts w:cs="Arial"/>
            <w:sz w:val="18"/>
            <w:szCs w:val="18"/>
          </w:rPr>
          <w:t>https://wrap.org.uk/resources/report/gate-fees-reports</w:t>
        </w:r>
      </w:hyperlink>
    </w:p>
  </w:footnote>
  <w:footnote w:id="411">
    <w:p w:rsidR="00554C21" w:rsidP="00554C21" w:rsidRDefault="00554C21" w14:paraId="0300A291" w14:textId="05078383">
      <w:pPr>
        <w:pStyle w:val="FootnoteText"/>
      </w:pPr>
      <w:r w:rsidRPr="003B43AE">
        <w:rPr>
          <w:rStyle w:val="FootnoteReference"/>
          <w:szCs w:val="22"/>
        </w:rPr>
        <w:footnoteRef/>
      </w:r>
      <w:r w:rsidRPr="00E8425C">
        <w:rPr>
          <w:sz w:val="18"/>
          <w:szCs w:val="18"/>
        </w:rPr>
        <w:t xml:space="preserve"> </w:t>
      </w:r>
      <w:hyperlink w:history="1" r:id="rId164">
        <w:r w:rsidRPr="00C74F51" w:rsidR="00C74F51">
          <w:rPr>
            <w:rStyle w:val="Hyperlink"/>
            <w:sz w:val="18"/>
            <w:szCs w:val="18"/>
          </w:rPr>
          <w:t>Mandatory digital waste tracking - GOV.UK (www.gov.uk)</w:t>
        </w:r>
      </w:hyperlink>
      <w:r w:rsidRPr="00E8425C">
        <w:rPr>
          <w:sz w:val="18"/>
          <w:szCs w:val="18"/>
        </w:rPr>
        <w:t xml:space="preserve"> </w:t>
      </w:r>
    </w:p>
  </w:footnote>
  <w:footnote w:id="412">
    <w:p w:rsidRPr="00E8425C" w:rsidR="00554C21" w:rsidP="00554C21" w:rsidRDefault="00554C21" w14:paraId="4A693FD6" w14:textId="1B029985">
      <w:pPr>
        <w:pStyle w:val="FootnoteText"/>
        <w:rPr>
          <w:sz w:val="18"/>
          <w:szCs w:val="22"/>
        </w:rPr>
      </w:pPr>
      <w:r w:rsidRPr="00281312">
        <w:rPr>
          <w:rStyle w:val="FootnoteReference"/>
        </w:rPr>
        <w:footnoteRef/>
      </w:r>
      <w:r w:rsidRPr="00E8425C">
        <w:rPr>
          <w:sz w:val="18"/>
          <w:szCs w:val="22"/>
        </w:rPr>
        <w:t xml:space="preserve"> </w:t>
      </w:r>
      <w:hyperlink w:history="1" r:id="rId165">
        <w:r w:rsidRPr="00A14FB6">
          <w:rPr>
            <w:rStyle w:val="Hyperlink"/>
            <w:sz w:val="18"/>
            <w:szCs w:val="22"/>
          </w:rPr>
          <w:t>https://assets.publishing.service.gov.uk/government/uploads/system/uploads/attachment_data/file/1018133/green-gas-impact-assessment.pdf</w:t>
        </w:r>
      </w:hyperlink>
    </w:p>
  </w:footnote>
  <w:footnote w:id="413">
    <w:p w:rsidR="00554C21" w:rsidP="00554C21" w:rsidRDefault="00554C21" w14:paraId="42C2C033" w14:textId="2041994E">
      <w:pPr>
        <w:pStyle w:val="FootnoteText"/>
      </w:pPr>
      <w:r w:rsidRPr="00281312">
        <w:rPr>
          <w:rStyle w:val="FootnoteReference"/>
        </w:rPr>
        <w:footnoteRef/>
      </w:r>
      <w:r w:rsidRPr="00A677AC" w:rsidR="00A6021B">
        <w:rPr>
          <w:sz w:val="18"/>
          <w:szCs w:val="18"/>
          <w:lang w:eastAsia="en-US"/>
        </w:rPr>
        <w:t>The GGSS follows on from the biomethane element of the non-domestic renewable heat incentive by providing tariff support for biomethane produced via AD and injected into the gas grid</w:t>
      </w:r>
      <w:r w:rsidRPr="008E3197">
        <w:rPr>
          <w:rFonts w:eastAsia="Calibri" w:cs="Arial"/>
          <w:sz w:val="18"/>
          <w:szCs w:val="18"/>
        </w:rPr>
        <w:t xml:space="preserve">– Impact Assessment found here: </w:t>
      </w:r>
      <w:hyperlink w:history="1" r:id="rId166">
        <w:r w:rsidRPr="008E3197">
          <w:rPr>
            <w:rStyle w:val="Hyperlink"/>
            <w:rFonts w:eastAsia="Times New Roman"/>
            <w:sz w:val="18"/>
            <w:szCs w:val="18"/>
          </w:rPr>
          <w:t>https://assets.publishing.service.gov.uk/government/uploads/system/uploads/attachment_data/file/1018133/green-gas-impact-assessment.pdf</w:t>
        </w:r>
      </w:hyperlink>
    </w:p>
  </w:footnote>
  <w:footnote w:id="414">
    <w:p w:rsidRPr="00E8425C" w:rsidR="005E23A6" w:rsidDel="00600779" w:rsidP="005E23A6" w:rsidRDefault="005E23A6" w14:paraId="06A2874C" w14:textId="08AFFD8A">
      <w:pPr>
        <w:pStyle w:val="FootnoteText"/>
        <w:rPr>
          <w:del w:author="Preston, Eleanor" w:date="2024-09-26T11:59:00Z" w16du:dateUtc="2024-09-26T10:59:00Z" w:id="134"/>
          <w:sz w:val="18"/>
          <w:szCs w:val="22"/>
        </w:rPr>
      </w:pPr>
    </w:p>
  </w:footnote>
  <w:footnote w:id="415">
    <w:p w:rsidR="005E23A6" w:rsidP="005E23A6" w:rsidRDefault="005E23A6" w14:paraId="0F041DED" w14:textId="0774A448">
      <w:pPr>
        <w:pStyle w:val="FootnoteText"/>
      </w:pPr>
      <w:r w:rsidRPr="00281312">
        <w:rPr>
          <w:rStyle w:val="FootnoteReference"/>
        </w:rPr>
        <w:footnoteRef/>
      </w:r>
      <w:r w:rsidRPr="00E8425C">
        <w:rPr>
          <w:sz w:val="18"/>
          <w:szCs w:val="22"/>
        </w:rPr>
        <w:t xml:space="preserve"> This captures all </w:t>
      </w:r>
      <w:r w:rsidR="00D97548">
        <w:rPr>
          <w:sz w:val="18"/>
          <w:szCs w:val="22"/>
        </w:rPr>
        <w:t>local auth</w:t>
      </w:r>
      <w:r w:rsidRPr="00E8425C">
        <w:rPr>
          <w:sz w:val="18"/>
          <w:szCs w:val="22"/>
        </w:rPr>
        <w:t>ority net costs presented in Table 13 minus transition costs related to capital purchases i.e., vehicle, container</w:t>
      </w:r>
      <w:r w:rsidR="004305DA">
        <w:rPr>
          <w:sz w:val="18"/>
          <w:szCs w:val="22"/>
        </w:rPr>
        <w:t>,</w:t>
      </w:r>
      <w:r w:rsidRPr="00E8425C">
        <w:rPr>
          <w:sz w:val="18"/>
          <w:szCs w:val="22"/>
        </w:rPr>
        <w:t xml:space="preserve"> and liner charges.</w:t>
      </w:r>
    </w:p>
  </w:footnote>
  <w:footnote w:id="416">
    <w:p w:rsidR="005D4BAE" w:rsidP="005E23A6" w:rsidRDefault="005D4BAE" w14:paraId="40114527" w14:textId="20CF0246">
      <w:pPr>
        <w:pStyle w:val="FootnoteText"/>
      </w:pPr>
      <w:r w:rsidRPr="00281312">
        <w:rPr>
          <w:rStyle w:val="FootnoteReference"/>
        </w:rPr>
        <w:footnoteRef/>
      </w:r>
      <w:r w:rsidRPr="00E8425C">
        <w:rPr>
          <w:sz w:val="18"/>
          <w:szCs w:val="22"/>
        </w:rPr>
        <w:t xml:space="preserve"> This captures all </w:t>
      </w:r>
      <w:r>
        <w:rPr>
          <w:sz w:val="18"/>
          <w:szCs w:val="22"/>
        </w:rPr>
        <w:t>local auth</w:t>
      </w:r>
      <w:r w:rsidRPr="00E8425C">
        <w:rPr>
          <w:sz w:val="18"/>
          <w:szCs w:val="22"/>
        </w:rPr>
        <w:t>ority net costs presented in Table 13 minus transition costs related to capital purchases i.e., vehicle, container</w:t>
      </w:r>
      <w:r>
        <w:rPr>
          <w:sz w:val="18"/>
          <w:szCs w:val="22"/>
        </w:rPr>
        <w:t>,</w:t>
      </w:r>
      <w:r w:rsidRPr="00E8425C">
        <w:rPr>
          <w:sz w:val="18"/>
          <w:szCs w:val="22"/>
        </w:rPr>
        <w:t xml:space="preserve"> and liner charges.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4E50" w:rsidP="005A4FDC" w:rsidRDefault="006C51BD" w14:paraId="1A5B920D" w14:textId="3801CE76">
    <w:pPr>
      <w:pStyle w:val="Header"/>
      <w:tabs>
        <w:tab w:val="left" w:pos="2490"/>
        <w:tab w:val="center" w:pos="5102"/>
      </w:tabs>
      <w:jc w:val="left"/>
    </w:pPr>
    <w:r>
      <w:tab/>
    </w:r>
    <w:r>
      <w:tab/>
    </w:r>
    <w:r w:rsidR="00F84E50">
      <w:fldChar w:fldCharType="begin"/>
    </w:r>
    <w:r w:rsidR="00F84E50">
      <w:instrText xml:space="preserve"> DOCPROPERTY  Classification  \* MERGEFORMAT </w:instrText>
    </w:r>
    <w:r w:rsidR="00F84E50">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4E50" w:rsidRDefault="00F84E50" w14:paraId="1BBA35C1" w14:textId="77777777"/>
  <w:p w:rsidR="00F84E50" w:rsidRDefault="00F84E50" w14:paraId="51ACEAC7" w14:textId="77777777"/>
</w:hdr>
</file>

<file path=word/intelligence2.xml><?xml version="1.0" encoding="utf-8"?>
<int2:intelligence xmlns:int2="http://schemas.microsoft.com/office/intelligence/2020/intelligence" xmlns:oel="http://schemas.microsoft.com/office/2019/extlst">
  <int2:observations>
    <int2:textHash int2:hashCode="uJ6kC/BlNtUJHh" int2:id="o93fgWOY">
      <int2:state int2:value="Rejected" int2:type="AugLoop_Text_Critique"/>
    </int2:textHash>
    <int2:textHash int2:hashCode="zQQaZz02sem0Ez" int2:id="oXdbhFSG">
      <int2:state int2:value="Rejected" int2:type="AugLoop_Text_Critique"/>
    </int2:textHash>
    <int2:textHash int2:hashCode="1VIgtwN0IG0oKf" int2:id="uOvqkqb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074A"/>
    <w:multiLevelType w:val="hybridMultilevel"/>
    <w:tmpl w:val="C764F7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04F7837"/>
    <w:multiLevelType w:val="hybridMultilevel"/>
    <w:tmpl w:val="3A28888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Times New Roman"/>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Times New Roman"/>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Times New Roman"/>
      </w:rPr>
    </w:lvl>
    <w:lvl w:ilvl="8" w:tplc="08090005">
      <w:start w:val="1"/>
      <w:numFmt w:val="bullet"/>
      <w:lvlText w:val=""/>
      <w:lvlJc w:val="left"/>
      <w:pPr>
        <w:ind w:left="6480" w:hanging="360"/>
      </w:pPr>
      <w:rPr>
        <w:rFonts w:hint="default" w:ascii="Wingdings" w:hAnsi="Wingdings"/>
      </w:rPr>
    </w:lvl>
  </w:abstractNum>
  <w:abstractNum w:abstractNumId="2" w15:restartNumberingAfterBreak="0">
    <w:nsid w:val="01C22667"/>
    <w:multiLevelType w:val="hybridMultilevel"/>
    <w:tmpl w:val="2A72D3F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06BB6E4D"/>
    <w:multiLevelType w:val="hybridMultilevel"/>
    <w:tmpl w:val="B97EB48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076277F6"/>
    <w:multiLevelType w:val="hybridMultilevel"/>
    <w:tmpl w:val="EE885BA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079507CD"/>
    <w:multiLevelType w:val="hybridMultilevel"/>
    <w:tmpl w:val="EA6827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09146CD2"/>
    <w:multiLevelType w:val="hybridMultilevel"/>
    <w:tmpl w:val="0DB069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A284299"/>
    <w:multiLevelType w:val="hybridMultilevel"/>
    <w:tmpl w:val="3D1E31E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C791F44"/>
    <w:multiLevelType w:val="hybridMultilevel"/>
    <w:tmpl w:val="46768E32"/>
    <w:lvl w:ilvl="0" w:tplc="08090001">
      <w:start w:val="1"/>
      <w:numFmt w:val="bullet"/>
      <w:lvlText w:val=""/>
      <w:lvlJc w:val="left"/>
      <w:pPr>
        <w:ind w:left="776" w:hanging="360"/>
      </w:pPr>
      <w:rPr>
        <w:rFonts w:hint="default" w:ascii="Symbol" w:hAnsi="Symbol"/>
      </w:rPr>
    </w:lvl>
    <w:lvl w:ilvl="1" w:tplc="08090003" w:tentative="1">
      <w:start w:val="1"/>
      <w:numFmt w:val="bullet"/>
      <w:lvlText w:val="o"/>
      <w:lvlJc w:val="left"/>
      <w:pPr>
        <w:ind w:left="1496" w:hanging="360"/>
      </w:pPr>
      <w:rPr>
        <w:rFonts w:hint="default" w:ascii="Courier New" w:hAnsi="Courier New" w:cs="Courier New"/>
      </w:rPr>
    </w:lvl>
    <w:lvl w:ilvl="2" w:tplc="08090005" w:tentative="1">
      <w:start w:val="1"/>
      <w:numFmt w:val="bullet"/>
      <w:lvlText w:val=""/>
      <w:lvlJc w:val="left"/>
      <w:pPr>
        <w:ind w:left="2216" w:hanging="360"/>
      </w:pPr>
      <w:rPr>
        <w:rFonts w:hint="default" w:ascii="Wingdings" w:hAnsi="Wingdings"/>
      </w:rPr>
    </w:lvl>
    <w:lvl w:ilvl="3" w:tplc="08090001" w:tentative="1">
      <w:start w:val="1"/>
      <w:numFmt w:val="bullet"/>
      <w:lvlText w:val=""/>
      <w:lvlJc w:val="left"/>
      <w:pPr>
        <w:ind w:left="2936" w:hanging="360"/>
      </w:pPr>
      <w:rPr>
        <w:rFonts w:hint="default" w:ascii="Symbol" w:hAnsi="Symbol"/>
      </w:rPr>
    </w:lvl>
    <w:lvl w:ilvl="4" w:tplc="08090003" w:tentative="1">
      <w:start w:val="1"/>
      <w:numFmt w:val="bullet"/>
      <w:lvlText w:val="o"/>
      <w:lvlJc w:val="left"/>
      <w:pPr>
        <w:ind w:left="3656" w:hanging="360"/>
      </w:pPr>
      <w:rPr>
        <w:rFonts w:hint="default" w:ascii="Courier New" w:hAnsi="Courier New" w:cs="Courier New"/>
      </w:rPr>
    </w:lvl>
    <w:lvl w:ilvl="5" w:tplc="08090005" w:tentative="1">
      <w:start w:val="1"/>
      <w:numFmt w:val="bullet"/>
      <w:lvlText w:val=""/>
      <w:lvlJc w:val="left"/>
      <w:pPr>
        <w:ind w:left="4376" w:hanging="360"/>
      </w:pPr>
      <w:rPr>
        <w:rFonts w:hint="default" w:ascii="Wingdings" w:hAnsi="Wingdings"/>
      </w:rPr>
    </w:lvl>
    <w:lvl w:ilvl="6" w:tplc="08090001" w:tentative="1">
      <w:start w:val="1"/>
      <w:numFmt w:val="bullet"/>
      <w:lvlText w:val=""/>
      <w:lvlJc w:val="left"/>
      <w:pPr>
        <w:ind w:left="5096" w:hanging="360"/>
      </w:pPr>
      <w:rPr>
        <w:rFonts w:hint="default" w:ascii="Symbol" w:hAnsi="Symbol"/>
      </w:rPr>
    </w:lvl>
    <w:lvl w:ilvl="7" w:tplc="08090003" w:tentative="1">
      <w:start w:val="1"/>
      <w:numFmt w:val="bullet"/>
      <w:lvlText w:val="o"/>
      <w:lvlJc w:val="left"/>
      <w:pPr>
        <w:ind w:left="5816" w:hanging="360"/>
      </w:pPr>
      <w:rPr>
        <w:rFonts w:hint="default" w:ascii="Courier New" w:hAnsi="Courier New" w:cs="Courier New"/>
      </w:rPr>
    </w:lvl>
    <w:lvl w:ilvl="8" w:tplc="08090005" w:tentative="1">
      <w:start w:val="1"/>
      <w:numFmt w:val="bullet"/>
      <w:lvlText w:val=""/>
      <w:lvlJc w:val="left"/>
      <w:pPr>
        <w:ind w:left="6536" w:hanging="360"/>
      </w:pPr>
      <w:rPr>
        <w:rFonts w:hint="default" w:ascii="Wingdings" w:hAnsi="Wingdings"/>
      </w:rPr>
    </w:lvl>
  </w:abstractNum>
  <w:abstractNum w:abstractNumId="9" w15:restartNumberingAfterBreak="0">
    <w:nsid w:val="0CC51044"/>
    <w:multiLevelType w:val="hybridMultilevel"/>
    <w:tmpl w:val="5AF6F05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0" w15:restartNumberingAfterBreak="0">
    <w:nsid w:val="0FCE0054"/>
    <w:multiLevelType w:val="hybridMultilevel"/>
    <w:tmpl w:val="97C84E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19F2E41"/>
    <w:multiLevelType w:val="hybridMultilevel"/>
    <w:tmpl w:val="4DA2D4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17DF7D71"/>
    <w:multiLevelType w:val="hybridMultilevel"/>
    <w:tmpl w:val="69205B6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3" w15:restartNumberingAfterBreak="0">
    <w:nsid w:val="1EA145AD"/>
    <w:multiLevelType w:val="hybridMultilevel"/>
    <w:tmpl w:val="7D3E2B7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4" w15:restartNumberingAfterBreak="0">
    <w:nsid w:val="1FCC1D1A"/>
    <w:multiLevelType w:val="hybridMultilevel"/>
    <w:tmpl w:val="C4022CD2"/>
    <w:lvl w:ilvl="0" w:tplc="08090001">
      <w:start w:val="1"/>
      <w:numFmt w:val="bullet"/>
      <w:lvlText w:val=""/>
      <w:lvlJc w:val="left"/>
      <w:pPr>
        <w:ind w:left="776" w:hanging="360"/>
      </w:pPr>
      <w:rPr>
        <w:rFonts w:hint="default" w:ascii="Symbol" w:hAnsi="Symbol"/>
      </w:rPr>
    </w:lvl>
    <w:lvl w:ilvl="1" w:tplc="08090003" w:tentative="1">
      <w:start w:val="1"/>
      <w:numFmt w:val="bullet"/>
      <w:lvlText w:val="o"/>
      <w:lvlJc w:val="left"/>
      <w:pPr>
        <w:ind w:left="1496" w:hanging="360"/>
      </w:pPr>
      <w:rPr>
        <w:rFonts w:hint="default" w:ascii="Courier New" w:hAnsi="Courier New" w:cs="Courier New"/>
      </w:rPr>
    </w:lvl>
    <w:lvl w:ilvl="2" w:tplc="08090005" w:tentative="1">
      <w:start w:val="1"/>
      <w:numFmt w:val="bullet"/>
      <w:lvlText w:val=""/>
      <w:lvlJc w:val="left"/>
      <w:pPr>
        <w:ind w:left="2216" w:hanging="360"/>
      </w:pPr>
      <w:rPr>
        <w:rFonts w:hint="default" w:ascii="Wingdings" w:hAnsi="Wingdings"/>
      </w:rPr>
    </w:lvl>
    <w:lvl w:ilvl="3" w:tplc="08090001" w:tentative="1">
      <w:start w:val="1"/>
      <w:numFmt w:val="bullet"/>
      <w:lvlText w:val=""/>
      <w:lvlJc w:val="left"/>
      <w:pPr>
        <w:ind w:left="2936" w:hanging="360"/>
      </w:pPr>
      <w:rPr>
        <w:rFonts w:hint="default" w:ascii="Symbol" w:hAnsi="Symbol"/>
      </w:rPr>
    </w:lvl>
    <w:lvl w:ilvl="4" w:tplc="08090003" w:tentative="1">
      <w:start w:val="1"/>
      <w:numFmt w:val="bullet"/>
      <w:lvlText w:val="o"/>
      <w:lvlJc w:val="left"/>
      <w:pPr>
        <w:ind w:left="3656" w:hanging="360"/>
      </w:pPr>
      <w:rPr>
        <w:rFonts w:hint="default" w:ascii="Courier New" w:hAnsi="Courier New" w:cs="Courier New"/>
      </w:rPr>
    </w:lvl>
    <w:lvl w:ilvl="5" w:tplc="08090005" w:tentative="1">
      <w:start w:val="1"/>
      <w:numFmt w:val="bullet"/>
      <w:lvlText w:val=""/>
      <w:lvlJc w:val="left"/>
      <w:pPr>
        <w:ind w:left="4376" w:hanging="360"/>
      </w:pPr>
      <w:rPr>
        <w:rFonts w:hint="default" w:ascii="Wingdings" w:hAnsi="Wingdings"/>
      </w:rPr>
    </w:lvl>
    <w:lvl w:ilvl="6" w:tplc="08090001" w:tentative="1">
      <w:start w:val="1"/>
      <w:numFmt w:val="bullet"/>
      <w:lvlText w:val=""/>
      <w:lvlJc w:val="left"/>
      <w:pPr>
        <w:ind w:left="5096" w:hanging="360"/>
      </w:pPr>
      <w:rPr>
        <w:rFonts w:hint="default" w:ascii="Symbol" w:hAnsi="Symbol"/>
      </w:rPr>
    </w:lvl>
    <w:lvl w:ilvl="7" w:tplc="08090003" w:tentative="1">
      <w:start w:val="1"/>
      <w:numFmt w:val="bullet"/>
      <w:lvlText w:val="o"/>
      <w:lvlJc w:val="left"/>
      <w:pPr>
        <w:ind w:left="5816" w:hanging="360"/>
      </w:pPr>
      <w:rPr>
        <w:rFonts w:hint="default" w:ascii="Courier New" w:hAnsi="Courier New" w:cs="Courier New"/>
      </w:rPr>
    </w:lvl>
    <w:lvl w:ilvl="8" w:tplc="08090005" w:tentative="1">
      <w:start w:val="1"/>
      <w:numFmt w:val="bullet"/>
      <w:lvlText w:val=""/>
      <w:lvlJc w:val="left"/>
      <w:pPr>
        <w:ind w:left="6536" w:hanging="360"/>
      </w:pPr>
      <w:rPr>
        <w:rFonts w:hint="default" w:ascii="Wingdings" w:hAnsi="Wingdings"/>
      </w:rPr>
    </w:lvl>
  </w:abstractNum>
  <w:abstractNum w:abstractNumId="15" w15:restartNumberingAfterBreak="0">
    <w:nsid w:val="214D5207"/>
    <w:multiLevelType w:val="hybridMultilevel"/>
    <w:tmpl w:val="238287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2586432D"/>
    <w:multiLevelType w:val="hybridMultilevel"/>
    <w:tmpl w:val="9A94BC4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7F47D8D"/>
    <w:multiLevelType w:val="hybridMultilevel"/>
    <w:tmpl w:val="477CB926"/>
    <w:lvl w:ilvl="0" w:tplc="610EF556">
      <w:start w:val="1"/>
      <w:numFmt w:val="bullet"/>
      <w:lvlText w:val=""/>
      <w:lvlJc w:val="left"/>
      <w:pPr>
        <w:ind w:left="1560" w:hanging="360"/>
      </w:pPr>
      <w:rPr>
        <w:rFonts w:ascii="Symbol" w:hAnsi="Symbol"/>
      </w:rPr>
    </w:lvl>
    <w:lvl w:ilvl="1" w:tplc="A1C45700">
      <w:start w:val="1"/>
      <w:numFmt w:val="bullet"/>
      <w:lvlText w:val=""/>
      <w:lvlJc w:val="left"/>
      <w:pPr>
        <w:ind w:left="1560" w:hanging="360"/>
      </w:pPr>
      <w:rPr>
        <w:rFonts w:ascii="Symbol" w:hAnsi="Symbol"/>
      </w:rPr>
    </w:lvl>
    <w:lvl w:ilvl="2" w:tplc="0DBAFA90">
      <w:start w:val="1"/>
      <w:numFmt w:val="bullet"/>
      <w:lvlText w:val=""/>
      <w:lvlJc w:val="left"/>
      <w:pPr>
        <w:ind w:left="1560" w:hanging="360"/>
      </w:pPr>
      <w:rPr>
        <w:rFonts w:ascii="Symbol" w:hAnsi="Symbol"/>
      </w:rPr>
    </w:lvl>
    <w:lvl w:ilvl="3" w:tplc="118C6492">
      <w:start w:val="1"/>
      <w:numFmt w:val="bullet"/>
      <w:lvlText w:val=""/>
      <w:lvlJc w:val="left"/>
      <w:pPr>
        <w:ind w:left="1560" w:hanging="360"/>
      </w:pPr>
      <w:rPr>
        <w:rFonts w:ascii="Symbol" w:hAnsi="Symbol"/>
      </w:rPr>
    </w:lvl>
    <w:lvl w:ilvl="4" w:tplc="B7303F5E">
      <w:start w:val="1"/>
      <w:numFmt w:val="bullet"/>
      <w:lvlText w:val=""/>
      <w:lvlJc w:val="left"/>
      <w:pPr>
        <w:ind w:left="1560" w:hanging="360"/>
      </w:pPr>
      <w:rPr>
        <w:rFonts w:ascii="Symbol" w:hAnsi="Symbol"/>
      </w:rPr>
    </w:lvl>
    <w:lvl w:ilvl="5" w:tplc="6D7A7274">
      <w:start w:val="1"/>
      <w:numFmt w:val="bullet"/>
      <w:lvlText w:val=""/>
      <w:lvlJc w:val="left"/>
      <w:pPr>
        <w:ind w:left="1560" w:hanging="360"/>
      </w:pPr>
      <w:rPr>
        <w:rFonts w:ascii="Symbol" w:hAnsi="Symbol"/>
      </w:rPr>
    </w:lvl>
    <w:lvl w:ilvl="6" w:tplc="4650DD50">
      <w:start w:val="1"/>
      <w:numFmt w:val="bullet"/>
      <w:lvlText w:val=""/>
      <w:lvlJc w:val="left"/>
      <w:pPr>
        <w:ind w:left="1560" w:hanging="360"/>
      </w:pPr>
      <w:rPr>
        <w:rFonts w:ascii="Symbol" w:hAnsi="Symbol"/>
      </w:rPr>
    </w:lvl>
    <w:lvl w:ilvl="7" w:tplc="DEEE0936">
      <w:start w:val="1"/>
      <w:numFmt w:val="bullet"/>
      <w:lvlText w:val=""/>
      <w:lvlJc w:val="left"/>
      <w:pPr>
        <w:ind w:left="1560" w:hanging="360"/>
      </w:pPr>
      <w:rPr>
        <w:rFonts w:ascii="Symbol" w:hAnsi="Symbol"/>
      </w:rPr>
    </w:lvl>
    <w:lvl w:ilvl="8" w:tplc="E0A8394A">
      <w:start w:val="1"/>
      <w:numFmt w:val="bullet"/>
      <w:lvlText w:val=""/>
      <w:lvlJc w:val="left"/>
      <w:pPr>
        <w:ind w:left="1560" w:hanging="360"/>
      </w:pPr>
      <w:rPr>
        <w:rFonts w:ascii="Symbol" w:hAnsi="Symbol"/>
      </w:rPr>
    </w:lvl>
  </w:abstractNum>
  <w:abstractNum w:abstractNumId="18" w15:restartNumberingAfterBreak="0">
    <w:nsid w:val="29AF4B35"/>
    <w:multiLevelType w:val="hybridMultilevel"/>
    <w:tmpl w:val="D936AF02"/>
    <w:lvl w:ilvl="0" w:tplc="87509990">
      <w:numFmt w:val="bullet"/>
      <w:lvlText w:val="-"/>
      <w:lvlJc w:val="left"/>
      <w:pPr>
        <w:ind w:left="720" w:hanging="360"/>
      </w:pPr>
      <w:rPr>
        <w:rFonts w:hint="default" w:ascii="Arial" w:hAnsi="Aria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9FB4CB8"/>
    <w:multiLevelType w:val="hybridMultilevel"/>
    <w:tmpl w:val="F72020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2B3F39F8"/>
    <w:multiLevelType w:val="multilevel"/>
    <w:tmpl w:val="130ADDBA"/>
    <w:lvl w:ilvl="0">
      <w:start w:val="1"/>
      <w:numFmt w:val="bullet"/>
      <w:pStyle w:val="EBBullet"/>
      <w:lvlText w:val=""/>
      <w:lvlJc w:val="left"/>
      <w:pPr>
        <w:tabs>
          <w:tab w:val="num" w:pos="284"/>
        </w:tabs>
        <w:ind w:left="284" w:hanging="284"/>
      </w:pPr>
      <w:rPr>
        <w:rFonts w:hint="default" w:ascii="Symbol" w:hAnsi="Symbol"/>
      </w:rPr>
    </w:lvl>
    <w:lvl w:ilvl="1">
      <w:start w:val="1"/>
      <w:numFmt w:val="bullet"/>
      <w:lvlText w:val=""/>
      <w:lvlJc w:val="left"/>
      <w:pPr>
        <w:tabs>
          <w:tab w:val="num" w:pos="567"/>
        </w:tabs>
        <w:ind w:left="567" w:hanging="283"/>
      </w:pPr>
      <w:rPr>
        <w:rFonts w:hint="default" w:ascii="Symbol" w:hAnsi="Symbol"/>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1" w15:restartNumberingAfterBreak="0">
    <w:nsid w:val="2B4E0625"/>
    <w:multiLevelType w:val="hybridMultilevel"/>
    <w:tmpl w:val="EEA019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2C7C539E"/>
    <w:multiLevelType w:val="hybridMultilevel"/>
    <w:tmpl w:val="29CA763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32760D57"/>
    <w:multiLevelType w:val="multilevel"/>
    <w:tmpl w:val="051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9941F5E"/>
    <w:multiLevelType w:val="hybridMultilevel"/>
    <w:tmpl w:val="426223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3C69563B"/>
    <w:multiLevelType w:val="hybridMultilevel"/>
    <w:tmpl w:val="85E4FD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3F5E4629"/>
    <w:multiLevelType w:val="hybridMultilevel"/>
    <w:tmpl w:val="AF06FCF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7" w15:restartNumberingAfterBreak="0">
    <w:nsid w:val="48BF071F"/>
    <w:multiLevelType w:val="hybridMultilevel"/>
    <w:tmpl w:val="87EAC6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310A7D"/>
    <w:multiLevelType w:val="hybridMultilevel"/>
    <w:tmpl w:val="92A2E234"/>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9" w15:restartNumberingAfterBreak="0">
    <w:nsid w:val="569F5A96"/>
    <w:multiLevelType w:val="hybridMultilevel"/>
    <w:tmpl w:val="074427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7F6301E"/>
    <w:multiLevelType w:val="hybridMultilevel"/>
    <w:tmpl w:val="FFFFFFFF"/>
    <w:lvl w:ilvl="0" w:tplc="3C060A9E">
      <w:start w:val="1"/>
      <w:numFmt w:val="bullet"/>
      <w:lvlText w:val="-"/>
      <w:lvlJc w:val="left"/>
      <w:pPr>
        <w:ind w:left="720" w:hanging="360"/>
      </w:pPr>
      <w:rPr>
        <w:rFonts w:hint="default" w:ascii="&quot;Calibri&quot;,sans-serif" w:hAnsi="&quot;Calibri&quot;,sans-serif"/>
      </w:rPr>
    </w:lvl>
    <w:lvl w:ilvl="1" w:tplc="C8E2405A">
      <w:start w:val="1"/>
      <w:numFmt w:val="bullet"/>
      <w:lvlText w:val="o"/>
      <w:lvlJc w:val="left"/>
      <w:pPr>
        <w:ind w:left="1440" w:hanging="360"/>
      </w:pPr>
      <w:rPr>
        <w:rFonts w:hint="default" w:ascii="Courier New" w:hAnsi="Courier New"/>
      </w:rPr>
    </w:lvl>
    <w:lvl w:ilvl="2" w:tplc="13D2D18A">
      <w:start w:val="1"/>
      <w:numFmt w:val="bullet"/>
      <w:lvlText w:val=""/>
      <w:lvlJc w:val="left"/>
      <w:pPr>
        <w:ind w:left="2160" w:hanging="360"/>
      </w:pPr>
      <w:rPr>
        <w:rFonts w:hint="default" w:ascii="Wingdings" w:hAnsi="Wingdings"/>
      </w:rPr>
    </w:lvl>
    <w:lvl w:ilvl="3" w:tplc="55C27B90">
      <w:start w:val="1"/>
      <w:numFmt w:val="bullet"/>
      <w:lvlText w:val=""/>
      <w:lvlJc w:val="left"/>
      <w:pPr>
        <w:ind w:left="2880" w:hanging="360"/>
      </w:pPr>
      <w:rPr>
        <w:rFonts w:hint="default" w:ascii="Symbol" w:hAnsi="Symbol"/>
      </w:rPr>
    </w:lvl>
    <w:lvl w:ilvl="4" w:tplc="AFE0C73E">
      <w:start w:val="1"/>
      <w:numFmt w:val="bullet"/>
      <w:lvlText w:val="o"/>
      <w:lvlJc w:val="left"/>
      <w:pPr>
        <w:ind w:left="3600" w:hanging="360"/>
      </w:pPr>
      <w:rPr>
        <w:rFonts w:hint="default" w:ascii="Courier New" w:hAnsi="Courier New"/>
      </w:rPr>
    </w:lvl>
    <w:lvl w:ilvl="5" w:tplc="188C31E4">
      <w:start w:val="1"/>
      <w:numFmt w:val="bullet"/>
      <w:lvlText w:val=""/>
      <w:lvlJc w:val="left"/>
      <w:pPr>
        <w:ind w:left="4320" w:hanging="360"/>
      </w:pPr>
      <w:rPr>
        <w:rFonts w:hint="default" w:ascii="Wingdings" w:hAnsi="Wingdings"/>
      </w:rPr>
    </w:lvl>
    <w:lvl w:ilvl="6" w:tplc="46A81F06">
      <w:start w:val="1"/>
      <w:numFmt w:val="bullet"/>
      <w:lvlText w:val=""/>
      <w:lvlJc w:val="left"/>
      <w:pPr>
        <w:ind w:left="5040" w:hanging="360"/>
      </w:pPr>
      <w:rPr>
        <w:rFonts w:hint="default" w:ascii="Symbol" w:hAnsi="Symbol"/>
      </w:rPr>
    </w:lvl>
    <w:lvl w:ilvl="7" w:tplc="7904FCFA">
      <w:start w:val="1"/>
      <w:numFmt w:val="bullet"/>
      <w:lvlText w:val="o"/>
      <w:lvlJc w:val="left"/>
      <w:pPr>
        <w:ind w:left="5760" w:hanging="360"/>
      </w:pPr>
      <w:rPr>
        <w:rFonts w:hint="default" w:ascii="Courier New" w:hAnsi="Courier New"/>
      </w:rPr>
    </w:lvl>
    <w:lvl w:ilvl="8" w:tplc="CBD2F718">
      <w:start w:val="1"/>
      <w:numFmt w:val="bullet"/>
      <w:lvlText w:val=""/>
      <w:lvlJc w:val="left"/>
      <w:pPr>
        <w:ind w:left="6480" w:hanging="360"/>
      </w:pPr>
      <w:rPr>
        <w:rFonts w:hint="default" w:ascii="Wingdings" w:hAnsi="Wingdings"/>
      </w:rPr>
    </w:lvl>
  </w:abstractNum>
  <w:abstractNum w:abstractNumId="31" w15:restartNumberingAfterBreak="0">
    <w:nsid w:val="5BA21B7B"/>
    <w:multiLevelType w:val="hybridMultilevel"/>
    <w:tmpl w:val="F028C2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5D8919AE"/>
    <w:multiLevelType w:val="hybridMultilevel"/>
    <w:tmpl w:val="B5B0AC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60347A55"/>
    <w:multiLevelType w:val="hybridMultilevel"/>
    <w:tmpl w:val="CABC123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4" w15:restartNumberingAfterBreak="0">
    <w:nsid w:val="62645BD6"/>
    <w:multiLevelType w:val="hybridMultilevel"/>
    <w:tmpl w:val="D2CED91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5" w15:restartNumberingAfterBreak="0">
    <w:nsid w:val="642F1C0E"/>
    <w:multiLevelType w:val="hybridMultilevel"/>
    <w:tmpl w:val="01B6F78C"/>
    <w:lvl w:ilvl="0" w:tplc="7B528148">
      <w:start w:val="1"/>
      <w:numFmt w:val="bullet"/>
      <w:lvlText w:val="·"/>
      <w:lvlJc w:val="left"/>
      <w:pPr>
        <w:ind w:left="720" w:hanging="360"/>
      </w:pPr>
      <w:rPr>
        <w:rFonts w:hint="default" w:ascii="Symbol" w:hAnsi="Symbol"/>
      </w:rPr>
    </w:lvl>
    <w:lvl w:ilvl="1" w:tplc="49D83264">
      <w:start w:val="1"/>
      <w:numFmt w:val="bullet"/>
      <w:lvlText w:val="o"/>
      <w:lvlJc w:val="left"/>
      <w:pPr>
        <w:ind w:left="1440" w:hanging="360"/>
      </w:pPr>
      <w:rPr>
        <w:rFonts w:hint="default" w:ascii="Courier New" w:hAnsi="Courier New"/>
      </w:rPr>
    </w:lvl>
    <w:lvl w:ilvl="2" w:tplc="883286FC">
      <w:start w:val="1"/>
      <w:numFmt w:val="bullet"/>
      <w:lvlText w:val=""/>
      <w:lvlJc w:val="left"/>
      <w:pPr>
        <w:ind w:left="2160" w:hanging="360"/>
      </w:pPr>
      <w:rPr>
        <w:rFonts w:hint="default" w:ascii="Wingdings" w:hAnsi="Wingdings"/>
      </w:rPr>
    </w:lvl>
    <w:lvl w:ilvl="3" w:tplc="F9109234">
      <w:start w:val="1"/>
      <w:numFmt w:val="bullet"/>
      <w:lvlText w:val=""/>
      <w:lvlJc w:val="left"/>
      <w:pPr>
        <w:ind w:left="2880" w:hanging="360"/>
      </w:pPr>
      <w:rPr>
        <w:rFonts w:hint="default" w:ascii="Symbol" w:hAnsi="Symbol"/>
      </w:rPr>
    </w:lvl>
    <w:lvl w:ilvl="4" w:tplc="432A069E">
      <w:start w:val="1"/>
      <w:numFmt w:val="bullet"/>
      <w:lvlText w:val="o"/>
      <w:lvlJc w:val="left"/>
      <w:pPr>
        <w:ind w:left="3600" w:hanging="360"/>
      </w:pPr>
      <w:rPr>
        <w:rFonts w:hint="default" w:ascii="Courier New" w:hAnsi="Courier New"/>
      </w:rPr>
    </w:lvl>
    <w:lvl w:ilvl="5" w:tplc="57C24678">
      <w:start w:val="1"/>
      <w:numFmt w:val="bullet"/>
      <w:lvlText w:val=""/>
      <w:lvlJc w:val="left"/>
      <w:pPr>
        <w:ind w:left="4320" w:hanging="360"/>
      </w:pPr>
      <w:rPr>
        <w:rFonts w:hint="default" w:ascii="Wingdings" w:hAnsi="Wingdings"/>
      </w:rPr>
    </w:lvl>
    <w:lvl w:ilvl="6" w:tplc="C700BE12">
      <w:start w:val="1"/>
      <w:numFmt w:val="bullet"/>
      <w:lvlText w:val=""/>
      <w:lvlJc w:val="left"/>
      <w:pPr>
        <w:ind w:left="5040" w:hanging="360"/>
      </w:pPr>
      <w:rPr>
        <w:rFonts w:hint="default" w:ascii="Symbol" w:hAnsi="Symbol"/>
      </w:rPr>
    </w:lvl>
    <w:lvl w:ilvl="7" w:tplc="45A066B6">
      <w:start w:val="1"/>
      <w:numFmt w:val="bullet"/>
      <w:lvlText w:val="o"/>
      <w:lvlJc w:val="left"/>
      <w:pPr>
        <w:ind w:left="5760" w:hanging="360"/>
      </w:pPr>
      <w:rPr>
        <w:rFonts w:hint="default" w:ascii="Courier New" w:hAnsi="Courier New"/>
      </w:rPr>
    </w:lvl>
    <w:lvl w:ilvl="8" w:tplc="BD0E631A">
      <w:start w:val="1"/>
      <w:numFmt w:val="bullet"/>
      <w:lvlText w:val=""/>
      <w:lvlJc w:val="left"/>
      <w:pPr>
        <w:ind w:left="6480" w:hanging="360"/>
      </w:pPr>
      <w:rPr>
        <w:rFonts w:hint="default" w:ascii="Wingdings" w:hAnsi="Wingdings"/>
      </w:rPr>
    </w:lvl>
  </w:abstractNum>
  <w:abstractNum w:abstractNumId="36" w15:restartNumberingAfterBreak="0">
    <w:nsid w:val="651C3CEB"/>
    <w:multiLevelType w:val="hybridMultilevel"/>
    <w:tmpl w:val="9CAA977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7" w15:restartNumberingAfterBreak="0">
    <w:nsid w:val="66021AC2"/>
    <w:multiLevelType w:val="hybridMultilevel"/>
    <w:tmpl w:val="8ED279C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9F9321C"/>
    <w:multiLevelType w:val="hybridMultilevel"/>
    <w:tmpl w:val="391EBA4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9" w15:restartNumberingAfterBreak="0">
    <w:nsid w:val="6B8A494F"/>
    <w:multiLevelType w:val="hybridMultilevel"/>
    <w:tmpl w:val="8BDE5BC6"/>
    <w:lvl w:ilvl="0" w:tplc="08090001">
      <w:start w:val="1"/>
      <w:numFmt w:val="bullet"/>
      <w:lvlText w:val=""/>
      <w:lvlJc w:val="left"/>
      <w:pPr>
        <w:ind w:left="776" w:hanging="360"/>
      </w:pPr>
      <w:rPr>
        <w:rFonts w:hint="default" w:ascii="Symbol" w:hAnsi="Symbol"/>
      </w:rPr>
    </w:lvl>
    <w:lvl w:ilvl="1" w:tplc="08090003">
      <w:start w:val="1"/>
      <w:numFmt w:val="bullet"/>
      <w:lvlText w:val="o"/>
      <w:lvlJc w:val="left"/>
      <w:pPr>
        <w:ind w:left="1496" w:hanging="360"/>
      </w:pPr>
      <w:rPr>
        <w:rFonts w:hint="default" w:ascii="Courier New" w:hAnsi="Courier New" w:cs="Courier New"/>
      </w:rPr>
    </w:lvl>
    <w:lvl w:ilvl="2" w:tplc="08090005" w:tentative="1">
      <w:start w:val="1"/>
      <w:numFmt w:val="bullet"/>
      <w:lvlText w:val=""/>
      <w:lvlJc w:val="left"/>
      <w:pPr>
        <w:ind w:left="2216" w:hanging="360"/>
      </w:pPr>
      <w:rPr>
        <w:rFonts w:hint="default" w:ascii="Wingdings" w:hAnsi="Wingdings"/>
      </w:rPr>
    </w:lvl>
    <w:lvl w:ilvl="3" w:tplc="08090001" w:tentative="1">
      <w:start w:val="1"/>
      <w:numFmt w:val="bullet"/>
      <w:lvlText w:val=""/>
      <w:lvlJc w:val="left"/>
      <w:pPr>
        <w:ind w:left="2936" w:hanging="360"/>
      </w:pPr>
      <w:rPr>
        <w:rFonts w:hint="default" w:ascii="Symbol" w:hAnsi="Symbol"/>
      </w:rPr>
    </w:lvl>
    <w:lvl w:ilvl="4" w:tplc="08090003" w:tentative="1">
      <w:start w:val="1"/>
      <w:numFmt w:val="bullet"/>
      <w:lvlText w:val="o"/>
      <w:lvlJc w:val="left"/>
      <w:pPr>
        <w:ind w:left="3656" w:hanging="360"/>
      </w:pPr>
      <w:rPr>
        <w:rFonts w:hint="default" w:ascii="Courier New" w:hAnsi="Courier New" w:cs="Courier New"/>
      </w:rPr>
    </w:lvl>
    <w:lvl w:ilvl="5" w:tplc="08090005" w:tentative="1">
      <w:start w:val="1"/>
      <w:numFmt w:val="bullet"/>
      <w:lvlText w:val=""/>
      <w:lvlJc w:val="left"/>
      <w:pPr>
        <w:ind w:left="4376" w:hanging="360"/>
      </w:pPr>
      <w:rPr>
        <w:rFonts w:hint="default" w:ascii="Wingdings" w:hAnsi="Wingdings"/>
      </w:rPr>
    </w:lvl>
    <w:lvl w:ilvl="6" w:tplc="08090001" w:tentative="1">
      <w:start w:val="1"/>
      <w:numFmt w:val="bullet"/>
      <w:lvlText w:val=""/>
      <w:lvlJc w:val="left"/>
      <w:pPr>
        <w:ind w:left="5096" w:hanging="360"/>
      </w:pPr>
      <w:rPr>
        <w:rFonts w:hint="default" w:ascii="Symbol" w:hAnsi="Symbol"/>
      </w:rPr>
    </w:lvl>
    <w:lvl w:ilvl="7" w:tplc="08090003" w:tentative="1">
      <w:start w:val="1"/>
      <w:numFmt w:val="bullet"/>
      <w:lvlText w:val="o"/>
      <w:lvlJc w:val="left"/>
      <w:pPr>
        <w:ind w:left="5816" w:hanging="360"/>
      </w:pPr>
      <w:rPr>
        <w:rFonts w:hint="default" w:ascii="Courier New" w:hAnsi="Courier New" w:cs="Courier New"/>
      </w:rPr>
    </w:lvl>
    <w:lvl w:ilvl="8" w:tplc="08090005" w:tentative="1">
      <w:start w:val="1"/>
      <w:numFmt w:val="bullet"/>
      <w:lvlText w:val=""/>
      <w:lvlJc w:val="left"/>
      <w:pPr>
        <w:ind w:left="6536" w:hanging="360"/>
      </w:pPr>
      <w:rPr>
        <w:rFonts w:hint="default" w:ascii="Wingdings" w:hAnsi="Wingdings"/>
      </w:rPr>
    </w:lvl>
  </w:abstractNum>
  <w:abstractNum w:abstractNumId="40" w15:restartNumberingAfterBreak="0">
    <w:nsid w:val="6C664AE4"/>
    <w:multiLevelType w:val="hybridMultilevel"/>
    <w:tmpl w:val="9F9C9C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6CB830D1"/>
    <w:multiLevelType w:val="hybridMultilevel"/>
    <w:tmpl w:val="FFFFFFFF"/>
    <w:lvl w:ilvl="0" w:tplc="ED964894">
      <w:start w:val="1"/>
      <w:numFmt w:val="decimal"/>
      <w:lvlText w:val="%1."/>
      <w:lvlJc w:val="left"/>
      <w:pPr>
        <w:ind w:left="720" w:hanging="360"/>
      </w:pPr>
    </w:lvl>
    <w:lvl w:ilvl="1" w:tplc="E4540D98">
      <w:start w:val="1"/>
      <w:numFmt w:val="lowerLetter"/>
      <w:lvlText w:val="%2."/>
      <w:lvlJc w:val="left"/>
      <w:pPr>
        <w:ind w:left="1440" w:hanging="360"/>
      </w:pPr>
    </w:lvl>
    <w:lvl w:ilvl="2" w:tplc="ED46206C">
      <w:start w:val="1"/>
      <w:numFmt w:val="lowerRoman"/>
      <w:lvlText w:val="%3."/>
      <w:lvlJc w:val="right"/>
      <w:pPr>
        <w:ind w:left="2160" w:hanging="180"/>
      </w:pPr>
    </w:lvl>
    <w:lvl w:ilvl="3" w:tplc="316A3306">
      <w:start w:val="1"/>
      <w:numFmt w:val="decimal"/>
      <w:lvlText w:val="%4."/>
      <w:lvlJc w:val="left"/>
      <w:pPr>
        <w:ind w:left="2880" w:hanging="360"/>
      </w:pPr>
    </w:lvl>
    <w:lvl w:ilvl="4" w:tplc="E118D570">
      <w:start w:val="1"/>
      <w:numFmt w:val="lowerLetter"/>
      <w:lvlText w:val="%5."/>
      <w:lvlJc w:val="left"/>
      <w:pPr>
        <w:ind w:left="3600" w:hanging="360"/>
      </w:pPr>
    </w:lvl>
    <w:lvl w:ilvl="5" w:tplc="DCF8A1F4">
      <w:start w:val="1"/>
      <w:numFmt w:val="lowerRoman"/>
      <w:lvlText w:val="%6."/>
      <w:lvlJc w:val="right"/>
      <w:pPr>
        <w:ind w:left="4320" w:hanging="180"/>
      </w:pPr>
    </w:lvl>
    <w:lvl w:ilvl="6" w:tplc="BB785DA4">
      <w:start w:val="1"/>
      <w:numFmt w:val="decimal"/>
      <w:lvlText w:val="%7."/>
      <w:lvlJc w:val="left"/>
      <w:pPr>
        <w:ind w:left="5040" w:hanging="360"/>
      </w:pPr>
    </w:lvl>
    <w:lvl w:ilvl="7" w:tplc="FB489A4C">
      <w:start w:val="1"/>
      <w:numFmt w:val="lowerLetter"/>
      <w:lvlText w:val="%8."/>
      <w:lvlJc w:val="left"/>
      <w:pPr>
        <w:ind w:left="5760" w:hanging="360"/>
      </w:pPr>
    </w:lvl>
    <w:lvl w:ilvl="8" w:tplc="BA04B4BC">
      <w:start w:val="1"/>
      <w:numFmt w:val="lowerRoman"/>
      <w:lvlText w:val="%9."/>
      <w:lvlJc w:val="right"/>
      <w:pPr>
        <w:ind w:left="6480" w:hanging="180"/>
      </w:pPr>
    </w:lvl>
  </w:abstractNum>
  <w:abstractNum w:abstractNumId="42" w15:restartNumberingAfterBreak="0">
    <w:nsid w:val="718851C2"/>
    <w:multiLevelType w:val="multilevel"/>
    <w:tmpl w:val="3626DD9A"/>
    <w:lvl w:ilvl="0">
      <w:start w:val="1"/>
      <w:numFmt w:val="decimal"/>
      <w:pStyle w:val="IARefNumber"/>
      <w:suff w:val="nothing"/>
      <w:lvlText w:val="%1"/>
      <w:lvlJc w:val="left"/>
      <w:pPr>
        <w:ind w:firstLine="113"/>
      </w:pPr>
      <w:rPr>
        <w:rFonts w:hint="default" w:cs="Times New Roman"/>
      </w:rPr>
    </w:lvl>
    <w:lvl w:ilvl="1">
      <w:start w:val="1"/>
      <w:numFmt w:val="decimal"/>
      <w:lvlText w:val="%1.%2."/>
      <w:lvlJc w:val="left"/>
      <w:pPr>
        <w:tabs>
          <w:tab w:val="num" w:pos="1080"/>
        </w:tabs>
        <w:ind w:left="792" w:hanging="432"/>
      </w:pPr>
      <w:rPr>
        <w:rFonts w:hint="default" w:cs="Times New Roman"/>
      </w:rPr>
    </w:lvl>
    <w:lvl w:ilvl="2">
      <w:start w:val="1"/>
      <w:numFmt w:val="decimal"/>
      <w:lvlText w:val="%1.%2.%3."/>
      <w:lvlJc w:val="left"/>
      <w:pPr>
        <w:tabs>
          <w:tab w:val="num" w:pos="1800"/>
        </w:tabs>
        <w:ind w:left="1224" w:hanging="504"/>
      </w:pPr>
      <w:rPr>
        <w:rFonts w:hint="default" w:cs="Times New Roman"/>
      </w:rPr>
    </w:lvl>
    <w:lvl w:ilvl="3">
      <w:start w:val="1"/>
      <w:numFmt w:val="decimal"/>
      <w:lvlText w:val="%1.%2.%3.%4."/>
      <w:lvlJc w:val="left"/>
      <w:pPr>
        <w:tabs>
          <w:tab w:val="num" w:pos="2520"/>
        </w:tabs>
        <w:ind w:left="1728" w:hanging="648"/>
      </w:pPr>
      <w:rPr>
        <w:rFonts w:hint="default" w:cs="Times New Roman"/>
      </w:rPr>
    </w:lvl>
    <w:lvl w:ilvl="4">
      <w:start w:val="1"/>
      <w:numFmt w:val="decimal"/>
      <w:lvlText w:val="%1.%2.%3.%4.%5."/>
      <w:lvlJc w:val="left"/>
      <w:pPr>
        <w:tabs>
          <w:tab w:val="num" w:pos="2880"/>
        </w:tabs>
        <w:ind w:left="2232" w:hanging="792"/>
      </w:pPr>
      <w:rPr>
        <w:rFonts w:hint="default" w:cs="Times New Roman"/>
      </w:rPr>
    </w:lvl>
    <w:lvl w:ilvl="5">
      <w:start w:val="1"/>
      <w:numFmt w:val="decimal"/>
      <w:lvlText w:val="%1.%2.%3.%4.%5.%6."/>
      <w:lvlJc w:val="left"/>
      <w:pPr>
        <w:tabs>
          <w:tab w:val="num" w:pos="3600"/>
        </w:tabs>
        <w:ind w:left="2736" w:hanging="936"/>
      </w:pPr>
      <w:rPr>
        <w:rFonts w:hint="default" w:cs="Times New Roman"/>
      </w:rPr>
    </w:lvl>
    <w:lvl w:ilvl="6">
      <w:start w:val="1"/>
      <w:numFmt w:val="decimal"/>
      <w:lvlText w:val="%1.%2.%3.%4.%5.%6.%7."/>
      <w:lvlJc w:val="left"/>
      <w:pPr>
        <w:tabs>
          <w:tab w:val="num" w:pos="4320"/>
        </w:tabs>
        <w:ind w:left="3240" w:hanging="1080"/>
      </w:pPr>
      <w:rPr>
        <w:rFonts w:hint="default" w:cs="Times New Roman"/>
      </w:rPr>
    </w:lvl>
    <w:lvl w:ilvl="7">
      <w:start w:val="1"/>
      <w:numFmt w:val="decimal"/>
      <w:lvlText w:val="%1.%2.%3.%4.%5.%6.%7.%8."/>
      <w:lvlJc w:val="left"/>
      <w:pPr>
        <w:tabs>
          <w:tab w:val="num" w:pos="5040"/>
        </w:tabs>
        <w:ind w:left="3744" w:hanging="1224"/>
      </w:pPr>
      <w:rPr>
        <w:rFonts w:hint="default" w:cs="Times New Roman"/>
      </w:rPr>
    </w:lvl>
    <w:lvl w:ilvl="8">
      <w:start w:val="1"/>
      <w:numFmt w:val="decimal"/>
      <w:lvlText w:val="%1.%2.%3.%4.%5.%6.%7.%8.%9."/>
      <w:lvlJc w:val="left"/>
      <w:pPr>
        <w:tabs>
          <w:tab w:val="num" w:pos="5760"/>
        </w:tabs>
        <w:ind w:left="4320" w:hanging="1440"/>
      </w:pPr>
      <w:rPr>
        <w:rFonts w:hint="default" w:cs="Times New Roman"/>
      </w:rPr>
    </w:lvl>
  </w:abstractNum>
  <w:abstractNum w:abstractNumId="43" w15:restartNumberingAfterBreak="0">
    <w:nsid w:val="73281AC0"/>
    <w:multiLevelType w:val="hybridMultilevel"/>
    <w:tmpl w:val="F6A840B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4" w15:restartNumberingAfterBreak="0">
    <w:nsid w:val="75E3608B"/>
    <w:multiLevelType w:val="hybridMultilevel"/>
    <w:tmpl w:val="01EE75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8AB0666"/>
    <w:multiLevelType w:val="hybridMultilevel"/>
    <w:tmpl w:val="EF181696"/>
    <w:lvl w:ilvl="0" w:tplc="138C1E76">
      <w:numFmt w:val="bullet"/>
      <w:lvlText w:val="•"/>
      <w:lvlJc w:val="left"/>
      <w:pPr>
        <w:ind w:left="1080" w:hanging="720"/>
      </w:pPr>
      <w:rPr>
        <w:rFonts w:hint="default" w:ascii="Arial" w:hAnsi="Arial" w:eastAsia="Times New Roma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A420565"/>
    <w:multiLevelType w:val="hybridMultilevel"/>
    <w:tmpl w:val="81B697A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7B327DF8"/>
    <w:multiLevelType w:val="hybridMultilevel"/>
    <w:tmpl w:val="1CB0E290"/>
    <w:lvl w:ilvl="0" w:tplc="9CB0A0AA">
      <w:start w:val="20"/>
      <w:numFmt w:val="bullet"/>
      <w:lvlText w:val="-"/>
      <w:lvlJc w:val="left"/>
      <w:pPr>
        <w:ind w:left="720" w:hanging="360"/>
      </w:pPr>
      <w:rPr>
        <w:rFonts w:hint="default"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B8857DA"/>
    <w:multiLevelType w:val="hybridMultilevel"/>
    <w:tmpl w:val="4E18861E"/>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9" w15:restartNumberingAfterBreak="0">
    <w:nsid w:val="7F82046F"/>
    <w:multiLevelType w:val="hybridMultilevel"/>
    <w:tmpl w:val="3956FE7A"/>
    <w:lvl w:ilvl="0" w:tplc="1D907D80">
      <w:numFmt w:val="bullet"/>
      <w:lvlText w:val="-"/>
      <w:lvlJc w:val="left"/>
      <w:pPr>
        <w:ind w:left="720" w:hanging="360"/>
      </w:pPr>
      <w:rPr>
        <w:rFonts w:hint="default" w:ascii="Arial" w:hAnsi="Arial" w:eastAsia="Times New Roma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0" w15:restartNumberingAfterBreak="0">
    <w:nsid w:val="7FB75C1D"/>
    <w:multiLevelType w:val="multilevel"/>
    <w:tmpl w:val="E2CC615A"/>
    <w:lvl w:ilvl="0">
      <w:start w:val="1"/>
      <w:numFmt w:val="none"/>
      <w:pStyle w:val="EBNumberRestart"/>
      <w:suff w:val="nothing"/>
      <w:lvlText w:val="%1"/>
      <w:lvlJc w:val="left"/>
      <w:rPr>
        <w:rFonts w:hint="default" w:cs="Times New Roman"/>
      </w:rPr>
    </w:lvl>
    <w:lvl w:ilvl="1">
      <w:start w:val="1"/>
      <w:numFmt w:val="decimal"/>
      <w:pStyle w:val="EBNumber"/>
      <w:lvlText w:val="%1%2."/>
      <w:lvlJc w:val="left"/>
      <w:pPr>
        <w:tabs>
          <w:tab w:val="num" w:pos="425"/>
        </w:tabs>
        <w:ind w:left="425" w:hanging="425"/>
      </w:pPr>
      <w:rPr>
        <w:rFonts w:hint="default" w:cs="Times New Roman"/>
      </w:rPr>
    </w:lvl>
    <w:lvl w:ilvl="2">
      <w:start w:val="1"/>
      <w:numFmt w:val="lowerLetter"/>
      <w:lvlText w:val="%1%3."/>
      <w:lvlJc w:val="left"/>
      <w:pPr>
        <w:tabs>
          <w:tab w:val="num" w:pos="851"/>
        </w:tabs>
        <w:ind w:left="851" w:hanging="426"/>
      </w:pPr>
      <w:rPr>
        <w:rFonts w:hint="default" w:cs="Times New Roman"/>
      </w:rPr>
    </w:lvl>
    <w:lvl w:ilvl="3">
      <w:start w:val="1"/>
      <w:numFmt w:val="none"/>
      <w:lvlText w:val="%1"/>
      <w:lvlJc w:val="left"/>
      <w:pPr>
        <w:tabs>
          <w:tab w:val="num" w:pos="2880"/>
        </w:tabs>
        <w:ind w:left="1728" w:hanging="648"/>
      </w:pPr>
      <w:rPr>
        <w:rFonts w:hint="default" w:cs="Times New Roman"/>
      </w:rPr>
    </w:lvl>
    <w:lvl w:ilvl="4">
      <w:start w:val="1"/>
      <w:numFmt w:val="none"/>
      <w:lvlText w:val="%1"/>
      <w:lvlJc w:val="left"/>
      <w:pPr>
        <w:tabs>
          <w:tab w:val="num" w:pos="3600"/>
        </w:tabs>
        <w:ind w:left="2232" w:hanging="792"/>
      </w:pPr>
      <w:rPr>
        <w:rFonts w:hint="default" w:cs="Times New Roman"/>
      </w:rPr>
    </w:lvl>
    <w:lvl w:ilvl="5">
      <w:start w:val="1"/>
      <w:numFmt w:val="none"/>
      <w:lvlText w:val="%1"/>
      <w:lvlJc w:val="left"/>
      <w:pPr>
        <w:tabs>
          <w:tab w:val="num" w:pos="4320"/>
        </w:tabs>
        <w:ind w:left="2736" w:hanging="936"/>
      </w:pPr>
      <w:rPr>
        <w:rFonts w:hint="default" w:cs="Times New Roman"/>
      </w:rPr>
    </w:lvl>
    <w:lvl w:ilvl="6">
      <w:start w:val="1"/>
      <w:numFmt w:val="none"/>
      <w:lvlText w:val="%1"/>
      <w:lvlJc w:val="left"/>
      <w:pPr>
        <w:tabs>
          <w:tab w:val="num" w:pos="5040"/>
        </w:tabs>
        <w:ind w:left="3240" w:hanging="1080"/>
      </w:pPr>
      <w:rPr>
        <w:rFonts w:hint="default" w:cs="Times New Roman"/>
      </w:rPr>
    </w:lvl>
    <w:lvl w:ilvl="7">
      <w:start w:val="1"/>
      <w:numFmt w:val="decimal"/>
      <w:lvlText w:val="%1.%2.%3.%4.%5.%6.%7.%8."/>
      <w:lvlJc w:val="left"/>
      <w:pPr>
        <w:tabs>
          <w:tab w:val="num" w:pos="5760"/>
        </w:tabs>
        <w:ind w:left="3744" w:hanging="1224"/>
      </w:pPr>
      <w:rPr>
        <w:rFonts w:hint="default" w:cs="Times New Roman"/>
      </w:rPr>
    </w:lvl>
    <w:lvl w:ilvl="8">
      <w:start w:val="1"/>
      <w:numFmt w:val="decimal"/>
      <w:lvlText w:val="%1.%2.%3.%4.%5.%6.%7.%8.%9."/>
      <w:lvlJc w:val="left"/>
      <w:pPr>
        <w:tabs>
          <w:tab w:val="num" w:pos="6480"/>
        </w:tabs>
        <w:ind w:left="4320" w:hanging="1440"/>
      </w:pPr>
      <w:rPr>
        <w:rFonts w:hint="default" w:cs="Times New Roman"/>
      </w:rPr>
    </w:lvl>
  </w:abstractNum>
  <w:num w:numId="1" w16cid:durableId="646712264">
    <w:abstractNumId w:val="42"/>
  </w:num>
  <w:num w:numId="2" w16cid:durableId="1657489314">
    <w:abstractNumId w:val="20"/>
  </w:num>
  <w:num w:numId="3" w16cid:durableId="1288589540">
    <w:abstractNumId w:val="50"/>
  </w:num>
  <w:num w:numId="4" w16cid:durableId="1953899637">
    <w:abstractNumId w:val="49"/>
  </w:num>
  <w:num w:numId="5" w16cid:durableId="955021631">
    <w:abstractNumId w:val="32"/>
  </w:num>
  <w:num w:numId="6" w16cid:durableId="1923179231">
    <w:abstractNumId w:val="46"/>
  </w:num>
  <w:num w:numId="7" w16cid:durableId="1589651589">
    <w:abstractNumId w:val="48"/>
  </w:num>
  <w:num w:numId="8" w16cid:durableId="961694746">
    <w:abstractNumId w:val="3"/>
  </w:num>
  <w:num w:numId="9" w16cid:durableId="279730621">
    <w:abstractNumId w:val="13"/>
  </w:num>
  <w:num w:numId="10" w16cid:durableId="649555355">
    <w:abstractNumId w:val="26"/>
  </w:num>
  <w:num w:numId="11" w16cid:durableId="85077932">
    <w:abstractNumId w:val="22"/>
  </w:num>
  <w:num w:numId="12" w16cid:durableId="1820610663">
    <w:abstractNumId w:val="4"/>
  </w:num>
  <w:num w:numId="13" w16cid:durableId="631011593">
    <w:abstractNumId w:val="16"/>
  </w:num>
  <w:num w:numId="14" w16cid:durableId="1545630466">
    <w:abstractNumId w:val="5"/>
  </w:num>
  <w:num w:numId="15" w16cid:durableId="2114857128">
    <w:abstractNumId w:val="39"/>
  </w:num>
  <w:num w:numId="16" w16cid:durableId="2067295476">
    <w:abstractNumId w:val="8"/>
  </w:num>
  <w:num w:numId="17" w16cid:durableId="782573576">
    <w:abstractNumId w:val="14"/>
  </w:num>
  <w:num w:numId="18" w16cid:durableId="1667246170">
    <w:abstractNumId w:val="31"/>
  </w:num>
  <w:num w:numId="19" w16cid:durableId="2067683865">
    <w:abstractNumId w:val="35"/>
  </w:num>
  <w:num w:numId="20" w16cid:durableId="1851144841">
    <w:abstractNumId w:val="33"/>
  </w:num>
  <w:num w:numId="21" w16cid:durableId="1116868339">
    <w:abstractNumId w:val="38"/>
  </w:num>
  <w:num w:numId="22" w16cid:durableId="963274864">
    <w:abstractNumId w:val="24"/>
  </w:num>
  <w:num w:numId="23" w16cid:durableId="1165243046">
    <w:abstractNumId w:val="1"/>
  </w:num>
  <w:num w:numId="24" w16cid:durableId="1625042936">
    <w:abstractNumId w:val="11"/>
  </w:num>
  <w:num w:numId="25" w16cid:durableId="1161578165">
    <w:abstractNumId w:val="0"/>
  </w:num>
  <w:num w:numId="26" w16cid:durableId="269708323">
    <w:abstractNumId w:val="9"/>
  </w:num>
  <w:num w:numId="27" w16cid:durableId="1038818376">
    <w:abstractNumId w:val="2"/>
  </w:num>
  <w:num w:numId="28" w16cid:durableId="1021467901">
    <w:abstractNumId w:val="19"/>
  </w:num>
  <w:num w:numId="29" w16cid:durableId="1428454880">
    <w:abstractNumId w:val="37"/>
  </w:num>
  <w:num w:numId="30" w16cid:durableId="1570459151">
    <w:abstractNumId w:val="36"/>
  </w:num>
  <w:num w:numId="31" w16cid:durableId="1709912382">
    <w:abstractNumId w:val="18"/>
  </w:num>
  <w:num w:numId="32" w16cid:durableId="1758286855">
    <w:abstractNumId w:val="43"/>
  </w:num>
  <w:num w:numId="33" w16cid:durableId="260340127">
    <w:abstractNumId w:val="28"/>
  </w:num>
  <w:num w:numId="34" w16cid:durableId="680855572">
    <w:abstractNumId w:val="25"/>
  </w:num>
  <w:num w:numId="35" w16cid:durableId="304163272">
    <w:abstractNumId w:val="15"/>
  </w:num>
  <w:num w:numId="36" w16cid:durableId="119688124">
    <w:abstractNumId w:val="47"/>
  </w:num>
  <w:num w:numId="37" w16cid:durableId="631983875">
    <w:abstractNumId w:val="12"/>
  </w:num>
  <w:num w:numId="38" w16cid:durableId="771171032">
    <w:abstractNumId w:val="7"/>
  </w:num>
  <w:num w:numId="39" w16cid:durableId="1547521603">
    <w:abstractNumId w:val="40"/>
  </w:num>
  <w:num w:numId="40" w16cid:durableId="1402481412">
    <w:abstractNumId w:val="34"/>
  </w:num>
  <w:num w:numId="41" w16cid:durableId="2001960804">
    <w:abstractNumId w:val="6"/>
  </w:num>
  <w:num w:numId="42" w16cid:durableId="1138455046">
    <w:abstractNumId w:val="44"/>
  </w:num>
  <w:num w:numId="43" w16cid:durableId="1170489055">
    <w:abstractNumId w:val="21"/>
  </w:num>
  <w:num w:numId="44" w16cid:durableId="791167676">
    <w:abstractNumId w:val="10"/>
  </w:num>
  <w:num w:numId="45" w16cid:durableId="1325089526">
    <w:abstractNumId w:val="27"/>
  </w:num>
  <w:num w:numId="46" w16cid:durableId="281808933">
    <w:abstractNumId w:val="41"/>
  </w:num>
  <w:num w:numId="47" w16cid:durableId="34501205">
    <w:abstractNumId w:val="30"/>
  </w:num>
  <w:num w:numId="48" w16cid:durableId="290521243">
    <w:abstractNumId w:val="17"/>
  </w:num>
  <w:num w:numId="49" w16cid:durableId="1201553376">
    <w:abstractNumId w:val="23"/>
  </w:num>
  <w:num w:numId="50" w16cid:durableId="1696299605">
    <w:abstractNumId w:val="29"/>
  </w:num>
  <w:num w:numId="51" w16cid:durableId="457601378">
    <w:abstractNumId w:val="45"/>
  </w:num>
  <w:numIdMacAtCleanup w:val="42"/>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val="false"/>
  <w:documentProtection w:edit="forms" w:enforcement="0"/>
  <w:defaultTabStop w:val="720"/>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3AB"/>
    <w:rsid w:val="000003D6"/>
    <w:rsid w:val="0000051E"/>
    <w:rsid w:val="00000658"/>
    <w:rsid w:val="00000766"/>
    <w:rsid w:val="00000A4E"/>
    <w:rsid w:val="00000C51"/>
    <w:rsid w:val="00000C67"/>
    <w:rsid w:val="00000FC6"/>
    <w:rsid w:val="00001094"/>
    <w:rsid w:val="00001159"/>
    <w:rsid w:val="00001219"/>
    <w:rsid w:val="0000139E"/>
    <w:rsid w:val="000013E3"/>
    <w:rsid w:val="000013FA"/>
    <w:rsid w:val="0000162D"/>
    <w:rsid w:val="0000168E"/>
    <w:rsid w:val="000017B3"/>
    <w:rsid w:val="000017BF"/>
    <w:rsid w:val="00001847"/>
    <w:rsid w:val="0000194A"/>
    <w:rsid w:val="000019B2"/>
    <w:rsid w:val="00001AE5"/>
    <w:rsid w:val="00001B15"/>
    <w:rsid w:val="00001C38"/>
    <w:rsid w:val="00001D27"/>
    <w:rsid w:val="00001D5E"/>
    <w:rsid w:val="00001E17"/>
    <w:rsid w:val="00001E72"/>
    <w:rsid w:val="00002001"/>
    <w:rsid w:val="0000214C"/>
    <w:rsid w:val="000021B1"/>
    <w:rsid w:val="000023EB"/>
    <w:rsid w:val="000024F8"/>
    <w:rsid w:val="00002586"/>
    <w:rsid w:val="000025B2"/>
    <w:rsid w:val="00002622"/>
    <w:rsid w:val="000026CD"/>
    <w:rsid w:val="00002718"/>
    <w:rsid w:val="000027BC"/>
    <w:rsid w:val="00002874"/>
    <w:rsid w:val="000028D9"/>
    <w:rsid w:val="000029A5"/>
    <w:rsid w:val="000029F8"/>
    <w:rsid w:val="00002B1E"/>
    <w:rsid w:val="00002B41"/>
    <w:rsid w:val="00002C02"/>
    <w:rsid w:val="00002EA9"/>
    <w:rsid w:val="00002F65"/>
    <w:rsid w:val="000030D6"/>
    <w:rsid w:val="00003360"/>
    <w:rsid w:val="000033B0"/>
    <w:rsid w:val="00003587"/>
    <w:rsid w:val="00003A70"/>
    <w:rsid w:val="00003B95"/>
    <w:rsid w:val="00003CA3"/>
    <w:rsid w:val="00003FA4"/>
    <w:rsid w:val="00004044"/>
    <w:rsid w:val="000040EC"/>
    <w:rsid w:val="00004510"/>
    <w:rsid w:val="00004965"/>
    <w:rsid w:val="00004A06"/>
    <w:rsid w:val="00004C94"/>
    <w:rsid w:val="00004D39"/>
    <w:rsid w:val="00004E59"/>
    <w:rsid w:val="00004E7F"/>
    <w:rsid w:val="00005042"/>
    <w:rsid w:val="0000505F"/>
    <w:rsid w:val="00005107"/>
    <w:rsid w:val="000056B2"/>
    <w:rsid w:val="0000572C"/>
    <w:rsid w:val="00005796"/>
    <w:rsid w:val="00005815"/>
    <w:rsid w:val="000059BE"/>
    <w:rsid w:val="00005A3A"/>
    <w:rsid w:val="00005BC0"/>
    <w:rsid w:val="00005E5D"/>
    <w:rsid w:val="000060AA"/>
    <w:rsid w:val="000060EE"/>
    <w:rsid w:val="000063CF"/>
    <w:rsid w:val="00006451"/>
    <w:rsid w:val="0000650D"/>
    <w:rsid w:val="0000653E"/>
    <w:rsid w:val="00006643"/>
    <w:rsid w:val="000066CB"/>
    <w:rsid w:val="00006779"/>
    <w:rsid w:val="00006C16"/>
    <w:rsid w:val="00006C5B"/>
    <w:rsid w:val="00006D0D"/>
    <w:rsid w:val="00006E1C"/>
    <w:rsid w:val="00006EB5"/>
    <w:rsid w:val="000071A5"/>
    <w:rsid w:val="00007311"/>
    <w:rsid w:val="00007574"/>
    <w:rsid w:val="000076C2"/>
    <w:rsid w:val="000076F8"/>
    <w:rsid w:val="000079C0"/>
    <w:rsid w:val="00007BC5"/>
    <w:rsid w:val="00007D6E"/>
    <w:rsid w:val="00007E4C"/>
    <w:rsid w:val="00007F3D"/>
    <w:rsid w:val="00007FDA"/>
    <w:rsid w:val="00010036"/>
    <w:rsid w:val="000100FA"/>
    <w:rsid w:val="00010105"/>
    <w:rsid w:val="000101AC"/>
    <w:rsid w:val="000101DB"/>
    <w:rsid w:val="0001031D"/>
    <w:rsid w:val="0001043F"/>
    <w:rsid w:val="00010487"/>
    <w:rsid w:val="0001059D"/>
    <w:rsid w:val="0001061C"/>
    <w:rsid w:val="000108C8"/>
    <w:rsid w:val="000108F2"/>
    <w:rsid w:val="00010950"/>
    <w:rsid w:val="000109B1"/>
    <w:rsid w:val="000109E4"/>
    <w:rsid w:val="00010A9C"/>
    <w:rsid w:val="00010B5F"/>
    <w:rsid w:val="00010D12"/>
    <w:rsid w:val="00010EE1"/>
    <w:rsid w:val="00011059"/>
    <w:rsid w:val="0001128F"/>
    <w:rsid w:val="000113A1"/>
    <w:rsid w:val="00011431"/>
    <w:rsid w:val="00011F47"/>
    <w:rsid w:val="00012093"/>
    <w:rsid w:val="000122CE"/>
    <w:rsid w:val="0001233E"/>
    <w:rsid w:val="000123A5"/>
    <w:rsid w:val="00012458"/>
    <w:rsid w:val="00012A9A"/>
    <w:rsid w:val="00012B83"/>
    <w:rsid w:val="00012D8F"/>
    <w:rsid w:val="0001319B"/>
    <w:rsid w:val="00013402"/>
    <w:rsid w:val="00013658"/>
    <w:rsid w:val="00013D56"/>
    <w:rsid w:val="0001418F"/>
    <w:rsid w:val="000141F0"/>
    <w:rsid w:val="00014226"/>
    <w:rsid w:val="00014235"/>
    <w:rsid w:val="000142C1"/>
    <w:rsid w:val="000142F1"/>
    <w:rsid w:val="0001460F"/>
    <w:rsid w:val="00014887"/>
    <w:rsid w:val="00014B91"/>
    <w:rsid w:val="00014C47"/>
    <w:rsid w:val="00015107"/>
    <w:rsid w:val="00015452"/>
    <w:rsid w:val="0001563D"/>
    <w:rsid w:val="000157B2"/>
    <w:rsid w:val="000157BB"/>
    <w:rsid w:val="00015A20"/>
    <w:rsid w:val="00015C21"/>
    <w:rsid w:val="00015DA8"/>
    <w:rsid w:val="00015F62"/>
    <w:rsid w:val="000161C5"/>
    <w:rsid w:val="00016202"/>
    <w:rsid w:val="00016225"/>
    <w:rsid w:val="000164D0"/>
    <w:rsid w:val="00016649"/>
    <w:rsid w:val="000166B7"/>
    <w:rsid w:val="00016946"/>
    <w:rsid w:val="00016F4C"/>
    <w:rsid w:val="00017057"/>
    <w:rsid w:val="00017393"/>
    <w:rsid w:val="000175A8"/>
    <w:rsid w:val="000178BC"/>
    <w:rsid w:val="000178EE"/>
    <w:rsid w:val="00017E62"/>
    <w:rsid w:val="0002011F"/>
    <w:rsid w:val="0002019C"/>
    <w:rsid w:val="0002028B"/>
    <w:rsid w:val="00020422"/>
    <w:rsid w:val="0002054B"/>
    <w:rsid w:val="0002060F"/>
    <w:rsid w:val="000206FA"/>
    <w:rsid w:val="000207AE"/>
    <w:rsid w:val="00020803"/>
    <w:rsid w:val="00020902"/>
    <w:rsid w:val="00020965"/>
    <w:rsid w:val="000209F0"/>
    <w:rsid w:val="00021306"/>
    <w:rsid w:val="00021384"/>
    <w:rsid w:val="000213EB"/>
    <w:rsid w:val="00021735"/>
    <w:rsid w:val="0002177D"/>
    <w:rsid w:val="00021864"/>
    <w:rsid w:val="00021957"/>
    <w:rsid w:val="00021A85"/>
    <w:rsid w:val="00021AB4"/>
    <w:rsid w:val="00021BB9"/>
    <w:rsid w:val="00021E0E"/>
    <w:rsid w:val="0002209F"/>
    <w:rsid w:val="000220B9"/>
    <w:rsid w:val="000222F1"/>
    <w:rsid w:val="000223CE"/>
    <w:rsid w:val="0002252D"/>
    <w:rsid w:val="00022640"/>
    <w:rsid w:val="000226CA"/>
    <w:rsid w:val="000227AE"/>
    <w:rsid w:val="00022BE0"/>
    <w:rsid w:val="00022C55"/>
    <w:rsid w:val="00022D32"/>
    <w:rsid w:val="00022F07"/>
    <w:rsid w:val="00022F0A"/>
    <w:rsid w:val="00022F52"/>
    <w:rsid w:val="00023080"/>
    <w:rsid w:val="00023459"/>
    <w:rsid w:val="00023551"/>
    <w:rsid w:val="0002359C"/>
    <w:rsid w:val="0002370C"/>
    <w:rsid w:val="0002372C"/>
    <w:rsid w:val="000237E9"/>
    <w:rsid w:val="000239A7"/>
    <w:rsid w:val="000239FB"/>
    <w:rsid w:val="00023C0E"/>
    <w:rsid w:val="00023CC6"/>
    <w:rsid w:val="00023E17"/>
    <w:rsid w:val="00023E62"/>
    <w:rsid w:val="00023FFE"/>
    <w:rsid w:val="0002412E"/>
    <w:rsid w:val="00024231"/>
    <w:rsid w:val="00024252"/>
    <w:rsid w:val="00024492"/>
    <w:rsid w:val="0002477D"/>
    <w:rsid w:val="00024787"/>
    <w:rsid w:val="000248DB"/>
    <w:rsid w:val="00024932"/>
    <w:rsid w:val="00024C19"/>
    <w:rsid w:val="00024E4B"/>
    <w:rsid w:val="00024E61"/>
    <w:rsid w:val="00024ED5"/>
    <w:rsid w:val="0002518D"/>
    <w:rsid w:val="000251D0"/>
    <w:rsid w:val="000253EB"/>
    <w:rsid w:val="000254B0"/>
    <w:rsid w:val="0002567A"/>
    <w:rsid w:val="00025720"/>
    <w:rsid w:val="000259A9"/>
    <w:rsid w:val="00025CC4"/>
    <w:rsid w:val="00025DC0"/>
    <w:rsid w:val="0002638F"/>
    <w:rsid w:val="000263C8"/>
    <w:rsid w:val="00026555"/>
    <w:rsid w:val="00026607"/>
    <w:rsid w:val="00026636"/>
    <w:rsid w:val="00026763"/>
    <w:rsid w:val="0002680A"/>
    <w:rsid w:val="00026999"/>
    <w:rsid w:val="000269BC"/>
    <w:rsid w:val="00026AC0"/>
    <w:rsid w:val="00026F10"/>
    <w:rsid w:val="00027019"/>
    <w:rsid w:val="00027031"/>
    <w:rsid w:val="0002706D"/>
    <w:rsid w:val="00027094"/>
    <w:rsid w:val="000270AE"/>
    <w:rsid w:val="000271D5"/>
    <w:rsid w:val="000271F7"/>
    <w:rsid w:val="00027349"/>
    <w:rsid w:val="00027488"/>
    <w:rsid w:val="000274F6"/>
    <w:rsid w:val="0002758C"/>
    <w:rsid w:val="00027803"/>
    <w:rsid w:val="000278D1"/>
    <w:rsid w:val="0002792C"/>
    <w:rsid w:val="00027D61"/>
    <w:rsid w:val="00027D9A"/>
    <w:rsid w:val="00027E03"/>
    <w:rsid w:val="000301F2"/>
    <w:rsid w:val="0003036A"/>
    <w:rsid w:val="000304D4"/>
    <w:rsid w:val="0003076C"/>
    <w:rsid w:val="000307A6"/>
    <w:rsid w:val="00030A53"/>
    <w:rsid w:val="00030AAF"/>
    <w:rsid w:val="00030AF2"/>
    <w:rsid w:val="00030C4E"/>
    <w:rsid w:val="00030CAB"/>
    <w:rsid w:val="00030FC8"/>
    <w:rsid w:val="00031108"/>
    <w:rsid w:val="000312F4"/>
    <w:rsid w:val="0003137C"/>
    <w:rsid w:val="00031385"/>
    <w:rsid w:val="0003138C"/>
    <w:rsid w:val="000315C8"/>
    <w:rsid w:val="000316C0"/>
    <w:rsid w:val="000318E3"/>
    <w:rsid w:val="000318E5"/>
    <w:rsid w:val="00031912"/>
    <w:rsid w:val="00031A63"/>
    <w:rsid w:val="00031ED7"/>
    <w:rsid w:val="0003213E"/>
    <w:rsid w:val="00032215"/>
    <w:rsid w:val="00032406"/>
    <w:rsid w:val="0003294D"/>
    <w:rsid w:val="000329B5"/>
    <w:rsid w:val="00032A14"/>
    <w:rsid w:val="00032BB4"/>
    <w:rsid w:val="00032F7C"/>
    <w:rsid w:val="000330B6"/>
    <w:rsid w:val="000333DB"/>
    <w:rsid w:val="00033543"/>
    <w:rsid w:val="00033635"/>
    <w:rsid w:val="0003371C"/>
    <w:rsid w:val="0003392A"/>
    <w:rsid w:val="00033B7C"/>
    <w:rsid w:val="00033F07"/>
    <w:rsid w:val="0003420E"/>
    <w:rsid w:val="0003426C"/>
    <w:rsid w:val="000345D4"/>
    <w:rsid w:val="000349EC"/>
    <w:rsid w:val="00034BB6"/>
    <w:rsid w:val="00034C77"/>
    <w:rsid w:val="00035086"/>
    <w:rsid w:val="00035131"/>
    <w:rsid w:val="00035ABC"/>
    <w:rsid w:val="00035AE0"/>
    <w:rsid w:val="00035FE2"/>
    <w:rsid w:val="00036174"/>
    <w:rsid w:val="00036360"/>
    <w:rsid w:val="00036610"/>
    <w:rsid w:val="000368CC"/>
    <w:rsid w:val="000369B8"/>
    <w:rsid w:val="00036A17"/>
    <w:rsid w:val="00036B59"/>
    <w:rsid w:val="00036EBA"/>
    <w:rsid w:val="00036EC2"/>
    <w:rsid w:val="0003722D"/>
    <w:rsid w:val="0003766B"/>
    <w:rsid w:val="00037848"/>
    <w:rsid w:val="0003786D"/>
    <w:rsid w:val="000379E6"/>
    <w:rsid w:val="00037ACB"/>
    <w:rsid w:val="00037B9A"/>
    <w:rsid w:val="00037BF4"/>
    <w:rsid w:val="00037C42"/>
    <w:rsid w:val="00037D06"/>
    <w:rsid w:val="0004016B"/>
    <w:rsid w:val="000402A9"/>
    <w:rsid w:val="000403A2"/>
    <w:rsid w:val="000403F3"/>
    <w:rsid w:val="00040611"/>
    <w:rsid w:val="0004065C"/>
    <w:rsid w:val="00040666"/>
    <w:rsid w:val="000407C7"/>
    <w:rsid w:val="000407D8"/>
    <w:rsid w:val="00040A0C"/>
    <w:rsid w:val="00040CA9"/>
    <w:rsid w:val="00040CF5"/>
    <w:rsid w:val="00040D45"/>
    <w:rsid w:val="00040E56"/>
    <w:rsid w:val="00040EA1"/>
    <w:rsid w:val="000410AF"/>
    <w:rsid w:val="000411F0"/>
    <w:rsid w:val="00041400"/>
    <w:rsid w:val="00041512"/>
    <w:rsid w:val="00041B2B"/>
    <w:rsid w:val="000422F4"/>
    <w:rsid w:val="000426D3"/>
    <w:rsid w:val="00042845"/>
    <w:rsid w:val="00042884"/>
    <w:rsid w:val="00042BA8"/>
    <w:rsid w:val="00042BFB"/>
    <w:rsid w:val="00042C36"/>
    <w:rsid w:val="00042C4C"/>
    <w:rsid w:val="00042E6F"/>
    <w:rsid w:val="0004303E"/>
    <w:rsid w:val="0004313E"/>
    <w:rsid w:val="00043350"/>
    <w:rsid w:val="000436C3"/>
    <w:rsid w:val="0004376E"/>
    <w:rsid w:val="00043790"/>
    <w:rsid w:val="0004379F"/>
    <w:rsid w:val="00043A9D"/>
    <w:rsid w:val="000440A7"/>
    <w:rsid w:val="00044301"/>
    <w:rsid w:val="0004469D"/>
    <w:rsid w:val="00044721"/>
    <w:rsid w:val="00044927"/>
    <w:rsid w:val="00044976"/>
    <w:rsid w:val="000449F3"/>
    <w:rsid w:val="00044A09"/>
    <w:rsid w:val="00044A81"/>
    <w:rsid w:val="00044B84"/>
    <w:rsid w:val="00044F23"/>
    <w:rsid w:val="00044FE7"/>
    <w:rsid w:val="00044FFD"/>
    <w:rsid w:val="00045157"/>
    <w:rsid w:val="000451F4"/>
    <w:rsid w:val="00045272"/>
    <w:rsid w:val="00045285"/>
    <w:rsid w:val="000453B2"/>
    <w:rsid w:val="00045675"/>
    <w:rsid w:val="00045828"/>
    <w:rsid w:val="00045920"/>
    <w:rsid w:val="00045977"/>
    <w:rsid w:val="00045A91"/>
    <w:rsid w:val="00045A92"/>
    <w:rsid w:val="00045BAD"/>
    <w:rsid w:val="00045C93"/>
    <w:rsid w:val="00045CE7"/>
    <w:rsid w:val="00045E34"/>
    <w:rsid w:val="00045E3D"/>
    <w:rsid w:val="00045F03"/>
    <w:rsid w:val="00045F52"/>
    <w:rsid w:val="00046190"/>
    <w:rsid w:val="000463AC"/>
    <w:rsid w:val="00046528"/>
    <w:rsid w:val="00046841"/>
    <w:rsid w:val="00046915"/>
    <w:rsid w:val="00046BDA"/>
    <w:rsid w:val="00046D02"/>
    <w:rsid w:val="0004704C"/>
    <w:rsid w:val="000471C2"/>
    <w:rsid w:val="00047380"/>
    <w:rsid w:val="00047687"/>
    <w:rsid w:val="00047D13"/>
    <w:rsid w:val="0005006F"/>
    <w:rsid w:val="0005013A"/>
    <w:rsid w:val="00050152"/>
    <w:rsid w:val="00050298"/>
    <w:rsid w:val="00050385"/>
    <w:rsid w:val="000503EC"/>
    <w:rsid w:val="00050738"/>
    <w:rsid w:val="000507A3"/>
    <w:rsid w:val="000507BA"/>
    <w:rsid w:val="0005082A"/>
    <w:rsid w:val="000508B1"/>
    <w:rsid w:val="00050D8F"/>
    <w:rsid w:val="00050ED7"/>
    <w:rsid w:val="0005113C"/>
    <w:rsid w:val="0005132D"/>
    <w:rsid w:val="00051403"/>
    <w:rsid w:val="00051595"/>
    <w:rsid w:val="0005199D"/>
    <w:rsid w:val="00051A27"/>
    <w:rsid w:val="00051A37"/>
    <w:rsid w:val="00051D82"/>
    <w:rsid w:val="0005202D"/>
    <w:rsid w:val="000523FE"/>
    <w:rsid w:val="00052615"/>
    <w:rsid w:val="00052EF5"/>
    <w:rsid w:val="00052F44"/>
    <w:rsid w:val="00053079"/>
    <w:rsid w:val="0005311D"/>
    <w:rsid w:val="0005353F"/>
    <w:rsid w:val="00053C47"/>
    <w:rsid w:val="00053CC8"/>
    <w:rsid w:val="00054015"/>
    <w:rsid w:val="000541DE"/>
    <w:rsid w:val="0005431A"/>
    <w:rsid w:val="000544B9"/>
    <w:rsid w:val="00054853"/>
    <w:rsid w:val="00054A41"/>
    <w:rsid w:val="00054FCC"/>
    <w:rsid w:val="00055032"/>
    <w:rsid w:val="000551EF"/>
    <w:rsid w:val="000552A4"/>
    <w:rsid w:val="000552F1"/>
    <w:rsid w:val="0005543F"/>
    <w:rsid w:val="00055597"/>
    <w:rsid w:val="0005572D"/>
    <w:rsid w:val="00055B87"/>
    <w:rsid w:val="00055D02"/>
    <w:rsid w:val="00055DB7"/>
    <w:rsid w:val="00056088"/>
    <w:rsid w:val="000561E9"/>
    <w:rsid w:val="00056498"/>
    <w:rsid w:val="00056522"/>
    <w:rsid w:val="00056694"/>
    <w:rsid w:val="00056B57"/>
    <w:rsid w:val="00056C34"/>
    <w:rsid w:val="00056D4C"/>
    <w:rsid w:val="00056E4A"/>
    <w:rsid w:val="00056EE6"/>
    <w:rsid w:val="000573E4"/>
    <w:rsid w:val="0005742E"/>
    <w:rsid w:val="00057696"/>
    <w:rsid w:val="00057859"/>
    <w:rsid w:val="00057D20"/>
    <w:rsid w:val="00060011"/>
    <w:rsid w:val="0006011F"/>
    <w:rsid w:val="0006037A"/>
    <w:rsid w:val="0006047F"/>
    <w:rsid w:val="0006053F"/>
    <w:rsid w:val="000605A0"/>
    <w:rsid w:val="00060608"/>
    <w:rsid w:val="000607DC"/>
    <w:rsid w:val="00060971"/>
    <w:rsid w:val="00060D35"/>
    <w:rsid w:val="00060D9E"/>
    <w:rsid w:val="00061033"/>
    <w:rsid w:val="000610EA"/>
    <w:rsid w:val="000611EC"/>
    <w:rsid w:val="00061213"/>
    <w:rsid w:val="0006128A"/>
    <w:rsid w:val="000614BB"/>
    <w:rsid w:val="000614CA"/>
    <w:rsid w:val="00061548"/>
    <w:rsid w:val="00061601"/>
    <w:rsid w:val="0006185F"/>
    <w:rsid w:val="00061B6A"/>
    <w:rsid w:val="00061C3C"/>
    <w:rsid w:val="00061C44"/>
    <w:rsid w:val="00061C9A"/>
    <w:rsid w:val="00061D3B"/>
    <w:rsid w:val="00061D9C"/>
    <w:rsid w:val="00062509"/>
    <w:rsid w:val="00062697"/>
    <w:rsid w:val="000628B2"/>
    <w:rsid w:val="00062BB4"/>
    <w:rsid w:val="00062CDB"/>
    <w:rsid w:val="00062E3B"/>
    <w:rsid w:val="00062E85"/>
    <w:rsid w:val="00063800"/>
    <w:rsid w:val="00063813"/>
    <w:rsid w:val="00063A01"/>
    <w:rsid w:val="00063BA2"/>
    <w:rsid w:val="00063D6A"/>
    <w:rsid w:val="00063D7F"/>
    <w:rsid w:val="00063F97"/>
    <w:rsid w:val="00063F9C"/>
    <w:rsid w:val="000640AF"/>
    <w:rsid w:val="000645A4"/>
    <w:rsid w:val="0006491B"/>
    <w:rsid w:val="00064BBF"/>
    <w:rsid w:val="00064BE9"/>
    <w:rsid w:val="00064D56"/>
    <w:rsid w:val="00064F4F"/>
    <w:rsid w:val="00064FB0"/>
    <w:rsid w:val="000650A4"/>
    <w:rsid w:val="0006529F"/>
    <w:rsid w:val="00065364"/>
    <w:rsid w:val="0006538E"/>
    <w:rsid w:val="00065BEB"/>
    <w:rsid w:val="00065D59"/>
    <w:rsid w:val="00066191"/>
    <w:rsid w:val="0006656C"/>
    <w:rsid w:val="00066634"/>
    <w:rsid w:val="00066689"/>
    <w:rsid w:val="000667F2"/>
    <w:rsid w:val="000667FD"/>
    <w:rsid w:val="0006691A"/>
    <w:rsid w:val="00066A3B"/>
    <w:rsid w:val="00066AD0"/>
    <w:rsid w:val="00066AF2"/>
    <w:rsid w:val="00066C18"/>
    <w:rsid w:val="0006711E"/>
    <w:rsid w:val="000671A2"/>
    <w:rsid w:val="000672F6"/>
    <w:rsid w:val="000673F0"/>
    <w:rsid w:val="000676B1"/>
    <w:rsid w:val="00067B33"/>
    <w:rsid w:val="00067DD1"/>
    <w:rsid w:val="00067DD5"/>
    <w:rsid w:val="00070076"/>
    <w:rsid w:val="000701F3"/>
    <w:rsid w:val="0007023C"/>
    <w:rsid w:val="000703EE"/>
    <w:rsid w:val="00070477"/>
    <w:rsid w:val="000704CF"/>
    <w:rsid w:val="00070A18"/>
    <w:rsid w:val="00070B7B"/>
    <w:rsid w:val="00070BE6"/>
    <w:rsid w:val="00070C97"/>
    <w:rsid w:val="00070CF8"/>
    <w:rsid w:val="00070D72"/>
    <w:rsid w:val="00070E31"/>
    <w:rsid w:val="00070EEB"/>
    <w:rsid w:val="00070F8B"/>
    <w:rsid w:val="00070FF8"/>
    <w:rsid w:val="0007122F"/>
    <w:rsid w:val="00071299"/>
    <w:rsid w:val="00071361"/>
    <w:rsid w:val="000713F8"/>
    <w:rsid w:val="00071791"/>
    <w:rsid w:val="0007180C"/>
    <w:rsid w:val="00071C2A"/>
    <w:rsid w:val="00071D7D"/>
    <w:rsid w:val="00071E76"/>
    <w:rsid w:val="00071EAA"/>
    <w:rsid w:val="00071F80"/>
    <w:rsid w:val="000720A4"/>
    <w:rsid w:val="00072272"/>
    <w:rsid w:val="000724B5"/>
    <w:rsid w:val="000724D3"/>
    <w:rsid w:val="0007255A"/>
    <w:rsid w:val="0007255C"/>
    <w:rsid w:val="00072679"/>
    <w:rsid w:val="0007288C"/>
    <w:rsid w:val="00072AA3"/>
    <w:rsid w:val="00072CF2"/>
    <w:rsid w:val="00072D06"/>
    <w:rsid w:val="00073019"/>
    <w:rsid w:val="0007336F"/>
    <w:rsid w:val="0007337C"/>
    <w:rsid w:val="000736AA"/>
    <w:rsid w:val="00073760"/>
    <w:rsid w:val="00073A97"/>
    <w:rsid w:val="00073B53"/>
    <w:rsid w:val="00073C5C"/>
    <w:rsid w:val="00074147"/>
    <w:rsid w:val="00074151"/>
    <w:rsid w:val="0007415C"/>
    <w:rsid w:val="00074446"/>
    <w:rsid w:val="00074447"/>
    <w:rsid w:val="000749FC"/>
    <w:rsid w:val="00074A14"/>
    <w:rsid w:val="00074A31"/>
    <w:rsid w:val="00074A7D"/>
    <w:rsid w:val="00074BE0"/>
    <w:rsid w:val="00074FAD"/>
    <w:rsid w:val="000750B3"/>
    <w:rsid w:val="0007524C"/>
    <w:rsid w:val="0007532E"/>
    <w:rsid w:val="00075428"/>
    <w:rsid w:val="0007542E"/>
    <w:rsid w:val="00075536"/>
    <w:rsid w:val="000757CA"/>
    <w:rsid w:val="0007588F"/>
    <w:rsid w:val="0007590A"/>
    <w:rsid w:val="00075975"/>
    <w:rsid w:val="000759A5"/>
    <w:rsid w:val="00075F3E"/>
    <w:rsid w:val="00076004"/>
    <w:rsid w:val="000763B8"/>
    <w:rsid w:val="000765A1"/>
    <w:rsid w:val="000765B4"/>
    <w:rsid w:val="000767AC"/>
    <w:rsid w:val="0007695E"/>
    <w:rsid w:val="0007699E"/>
    <w:rsid w:val="00076A78"/>
    <w:rsid w:val="00076B04"/>
    <w:rsid w:val="00076C08"/>
    <w:rsid w:val="00076CA5"/>
    <w:rsid w:val="00077107"/>
    <w:rsid w:val="00077166"/>
    <w:rsid w:val="00077442"/>
    <w:rsid w:val="0007745E"/>
    <w:rsid w:val="000775A7"/>
    <w:rsid w:val="00077700"/>
    <w:rsid w:val="00077939"/>
    <w:rsid w:val="00077993"/>
    <w:rsid w:val="00077A0C"/>
    <w:rsid w:val="00077B33"/>
    <w:rsid w:val="00077BAE"/>
    <w:rsid w:val="00077C65"/>
    <w:rsid w:val="00080597"/>
    <w:rsid w:val="000805CB"/>
    <w:rsid w:val="00080630"/>
    <w:rsid w:val="000807B3"/>
    <w:rsid w:val="00080ABE"/>
    <w:rsid w:val="00080C2D"/>
    <w:rsid w:val="00080CA1"/>
    <w:rsid w:val="00080EF3"/>
    <w:rsid w:val="0008100F"/>
    <w:rsid w:val="00081149"/>
    <w:rsid w:val="000811D3"/>
    <w:rsid w:val="000813E1"/>
    <w:rsid w:val="00081671"/>
    <w:rsid w:val="000816E0"/>
    <w:rsid w:val="000817AE"/>
    <w:rsid w:val="00081AA4"/>
    <w:rsid w:val="00081E6C"/>
    <w:rsid w:val="00081F46"/>
    <w:rsid w:val="00082047"/>
    <w:rsid w:val="000823FF"/>
    <w:rsid w:val="00082659"/>
    <w:rsid w:val="0008281E"/>
    <w:rsid w:val="00082B07"/>
    <w:rsid w:val="00082B2E"/>
    <w:rsid w:val="00082BAC"/>
    <w:rsid w:val="00082D3B"/>
    <w:rsid w:val="00082DAE"/>
    <w:rsid w:val="00082E40"/>
    <w:rsid w:val="00082E5F"/>
    <w:rsid w:val="00082FBB"/>
    <w:rsid w:val="00082FC8"/>
    <w:rsid w:val="00083185"/>
    <w:rsid w:val="000832A6"/>
    <w:rsid w:val="0008342D"/>
    <w:rsid w:val="0008345E"/>
    <w:rsid w:val="000834BD"/>
    <w:rsid w:val="000834CC"/>
    <w:rsid w:val="000835AF"/>
    <w:rsid w:val="00083873"/>
    <w:rsid w:val="00083B87"/>
    <w:rsid w:val="00083C32"/>
    <w:rsid w:val="00083C52"/>
    <w:rsid w:val="00083C85"/>
    <w:rsid w:val="00084610"/>
    <w:rsid w:val="000847E4"/>
    <w:rsid w:val="000848B0"/>
    <w:rsid w:val="000848F6"/>
    <w:rsid w:val="00084C9A"/>
    <w:rsid w:val="00084EE4"/>
    <w:rsid w:val="000850F2"/>
    <w:rsid w:val="00085266"/>
    <w:rsid w:val="0008546B"/>
    <w:rsid w:val="0008561F"/>
    <w:rsid w:val="0008568C"/>
    <w:rsid w:val="000856C1"/>
    <w:rsid w:val="00085742"/>
    <w:rsid w:val="0008598B"/>
    <w:rsid w:val="00085DC0"/>
    <w:rsid w:val="000860CC"/>
    <w:rsid w:val="00086128"/>
    <w:rsid w:val="0008633B"/>
    <w:rsid w:val="00086360"/>
    <w:rsid w:val="0008655F"/>
    <w:rsid w:val="00086795"/>
    <w:rsid w:val="00086982"/>
    <w:rsid w:val="00086C9C"/>
    <w:rsid w:val="0008703F"/>
    <w:rsid w:val="000871E9"/>
    <w:rsid w:val="0008726C"/>
    <w:rsid w:val="0008731F"/>
    <w:rsid w:val="000878F0"/>
    <w:rsid w:val="000879E3"/>
    <w:rsid w:val="00087B73"/>
    <w:rsid w:val="00087BD7"/>
    <w:rsid w:val="00087CDE"/>
    <w:rsid w:val="00087F6C"/>
    <w:rsid w:val="00087F77"/>
    <w:rsid w:val="0009033D"/>
    <w:rsid w:val="000904F5"/>
    <w:rsid w:val="0009055C"/>
    <w:rsid w:val="000908DD"/>
    <w:rsid w:val="000909EE"/>
    <w:rsid w:val="00090B63"/>
    <w:rsid w:val="00091013"/>
    <w:rsid w:val="00091025"/>
    <w:rsid w:val="000910BE"/>
    <w:rsid w:val="0009137D"/>
    <w:rsid w:val="00091380"/>
    <w:rsid w:val="0009149E"/>
    <w:rsid w:val="00091569"/>
    <w:rsid w:val="000915BF"/>
    <w:rsid w:val="00091615"/>
    <w:rsid w:val="000916BC"/>
    <w:rsid w:val="00091774"/>
    <w:rsid w:val="00091787"/>
    <w:rsid w:val="00091856"/>
    <w:rsid w:val="0009187F"/>
    <w:rsid w:val="00091A1A"/>
    <w:rsid w:val="00091B96"/>
    <w:rsid w:val="00091BE6"/>
    <w:rsid w:val="00091EFB"/>
    <w:rsid w:val="0009208A"/>
    <w:rsid w:val="00092565"/>
    <w:rsid w:val="0009263C"/>
    <w:rsid w:val="000927DE"/>
    <w:rsid w:val="00092A67"/>
    <w:rsid w:val="00092D91"/>
    <w:rsid w:val="00092E92"/>
    <w:rsid w:val="00093598"/>
    <w:rsid w:val="000936FE"/>
    <w:rsid w:val="0009381F"/>
    <w:rsid w:val="000938A4"/>
    <w:rsid w:val="00093D42"/>
    <w:rsid w:val="00093F0E"/>
    <w:rsid w:val="00094220"/>
    <w:rsid w:val="0009431F"/>
    <w:rsid w:val="00094680"/>
    <w:rsid w:val="0009479F"/>
    <w:rsid w:val="00094A2A"/>
    <w:rsid w:val="00094AC6"/>
    <w:rsid w:val="00094DC9"/>
    <w:rsid w:val="0009506D"/>
    <w:rsid w:val="00095225"/>
    <w:rsid w:val="0009545A"/>
    <w:rsid w:val="0009552D"/>
    <w:rsid w:val="000956FD"/>
    <w:rsid w:val="00095731"/>
    <w:rsid w:val="00095C58"/>
    <w:rsid w:val="00095F09"/>
    <w:rsid w:val="00096094"/>
    <w:rsid w:val="0009623F"/>
    <w:rsid w:val="000962FD"/>
    <w:rsid w:val="00096376"/>
    <w:rsid w:val="0009649B"/>
    <w:rsid w:val="00096638"/>
    <w:rsid w:val="0009693A"/>
    <w:rsid w:val="00096962"/>
    <w:rsid w:val="0009699F"/>
    <w:rsid w:val="00096A62"/>
    <w:rsid w:val="00096BBD"/>
    <w:rsid w:val="00096D1D"/>
    <w:rsid w:val="00096D71"/>
    <w:rsid w:val="00096F82"/>
    <w:rsid w:val="00096F92"/>
    <w:rsid w:val="000972AE"/>
    <w:rsid w:val="000972B0"/>
    <w:rsid w:val="000973A8"/>
    <w:rsid w:val="000973E8"/>
    <w:rsid w:val="000977CE"/>
    <w:rsid w:val="00097814"/>
    <w:rsid w:val="000979CF"/>
    <w:rsid w:val="00097EB4"/>
    <w:rsid w:val="00097ED3"/>
    <w:rsid w:val="000A00E4"/>
    <w:rsid w:val="000A0171"/>
    <w:rsid w:val="000A0204"/>
    <w:rsid w:val="000A04ED"/>
    <w:rsid w:val="000A0667"/>
    <w:rsid w:val="000A0670"/>
    <w:rsid w:val="000A08DA"/>
    <w:rsid w:val="000A0BBF"/>
    <w:rsid w:val="000A0C4C"/>
    <w:rsid w:val="000A0F6D"/>
    <w:rsid w:val="000A1112"/>
    <w:rsid w:val="000A13DC"/>
    <w:rsid w:val="000A164B"/>
    <w:rsid w:val="000A1875"/>
    <w:rsid w:val="000A1948"/>
    <w:rsid w:val="000A1A6A"/>
    <w:rsid w:val="000A2016"/>
    <w:rsid w:val="000A20DE"/>
    <w:rsid w:val="000A22D0"/>
    <w:rsid w:val="000A234F"/>
    <w:rsid w:val="000A23FD"/>
    <w:rsid w:val="000A2538"/>
    <w:rsid w:val="000A2763"/>
    <w:rsid w:val="000A2807"/>
    <w:rsid w:val="000A285E"/>
    <w:rsid w:val="000A2AA5"/>
    <w:rsid w:val="000A2AC8"/>
    <w:rsid w:val="000A2DF8"/>
    <w:rsid w:val="000A2EF3"/>
    <w:rsid w:val="000A3014"/>
    <w:rsid w:val="000A30E3"/>
    <w:rsid w:val="000A3331"/>
    <w:rsid w:val="000A33CF"/>
    <w:rsid w:val="000A34EC"/>
    <w:rsid w:val="000A35C3"/>
    <w:rsid w:val="000A36EE"/>
    <w:rsid w:val="000A3E5B"/>
    <w:rsid w:val="000A3ECE"/>
    <w:rsid w:val="000A3ED1"/>
    <w:rsid w:val="000A3EFE"/>
    <w:rsid w:val="000A40B2"/>
    <w:rsid w:val="000A43A6"/>
    <w:rsid w:val="000A460F"/>
    <w:rsid w:val="000A46B4"/>
    <w:rsid w:val="000A4800"/>
    <w:rsid w:val="000A5054"/>
    <w:rsid w:val="000A5118"/>
    <w:rsid w:val="000A51DE"/>
    <w:rsid w:val="000A521C"/>
    <w:rsid w:val="000A5604"/>
    <w:rsid w:val="000A56FB"/>
    <w:rsid w:val="000A5947"/>
    <w:rsid w:val="000A5A0B"/>
    <w:rsid w:val="000A5C5D"/>
    <w:rsid w:val="000A6019"/>
    <w:rsid w:val="000A622B"/>
    <w:rsid w:val="000A6362"/>
    <w:rsid w:val="000A6434"/>
    <w:rsid w:val="000A6582"/>
    <w:rsid w:val="000A65D0"/>
    <w:rsid w:val="000A6852"/>
    <w:rsid w:val="000A6866"/>
    <w:rsid w:val="000A6B3A"/>
    <w:rsid w:val="000A6E4B"/>
    <w:rsid w:val="000A7094"/>
    <w:rsid w:val="000A7154"/>
    <w:rsid w:val="000A71E5"/>
    <w:rsid w:val="000A732F"/>
    <w:rsid w:val="000A77B1"/>
    <w:rsid w:val="000A790B"/>
    <w:rsid w:val="000A79FC"/>
    <w:rsid w:val="000A7AEE"/>
    <w:rsid w:val="000A7C35"/>
    <w:rsid w:val="000A7DD3"/>
    <w:rsid w:val="000A7E61"/>
    <w:rsid w:val="000A7E8A"/>
    <w:rsid w:val="000A7EA8"/>
    <w:rsid w:val="000A7EC2"/>
    <w:rsid w:val="000A7EDE"/>
    <w:rsid w:val="000B00C1"/>
    <w:rsid w:val="000B01D9"/>
    <w:rsid w:val="000B0280"/>
    <w:rsid w:val="000B032A"/>
    <w:rsid w:val="000B0373"/>
    <w:rsid w:val="000B03BD"/>
    <w:rsid w:val="000B0752"/>
    <w:rsid w:val="000B07A1"/>
    <w:rsid w:val="000B07B8"/>
    <w:rsid w:val="000B08F3"/>
    <w:rsid w:val="000B096C"/>
    <w:rsid w:val="000B0C74"/>
    <w:rsid w:val="000B0CB4"/>
    <w:rsid w:val="000B0FA6"/>
    <w:rsid w:val="000B1176"/>
    <w:rsid w:val="000B117C"/>
    <w:rsid w:val="000B11DF"/>
    <w:rsid w:val="000B1756"/>
    <w:rsid w:val="000B1924"/>
    <w:rsid w:val="000B192F"/>
    <w:rsid w:val="000B197D"/>
    <w:rsid w:val="000B1A2E"/>
    <w:rsid w:val="000B1ABF"/>
    <w:rsid w:val="000B1C2A"/>
    <w:rsid w:val="000B1C51"/>
    <w:rsid w:val="000B1CA4"/>
    <w:rsid w:val="000B1DBA"/>
    <w:rsid w:val="000B1F08"/>
    <w:rsid w:val="000B20AC"/>
    <w:rsid w:val="000B211B"/>
    <w:rsid w:val="000B2278"/>
    <w:rsid w:val="000B2329"/>
    <w:rsid w:val="000B2347"/>
    <w:rsid w:val="000B27F2"/>
    <w:rsid w:val="000B2809"/>
    <w:rsid w:val="000B28B8"/>
    <w:rsid w:val="000B2926"/>
    <w:rsid w:val="000B2A56"/>
    <w:rsid w:val="000B2D2A"/>
    <w:rsid w:val="000B2F43"/>
    <w:rsid w:val="000B3000"/>
    <w:rsid w:val="000B314D"/>
    <w:rsid w:val="000B31A3"/>
    <w:rsid w:val="000B3861"/>
    <w:rsid w:val="000B38B2"/>
    <w:rsid w:val="000B39F6"/>
    <w:rsid w:val="000B3A76"/>
    <w:rsid w:val="000B3A9B"/>
    <w:rsid w:val="000B3C33"/>
    <w:rsid w:val="000B3E49"/>
    <w:rsid w:val="000B3F6A"/>
    <w:rsid w:val="000B4051"/>
    <w:rsid w:val="000B4160"/>
    <w:rsid w:val="000B42F3"/>
    <w:rsid w:val="000B43B1"/>
    <w:rsid w:val="000B4480"/>
    <w:rsid w:val="000B44BB"/>
    <w:rsid w:val="000B48F9"/>
    <w:rsid w:val="000B4910"/>
    <w:rsid w:val="000B4B42"/>
    <w:rsid w:val="000B4B9F"/>
    <w:rsid w:val="000B4D94"/>
    <w:rsid w:val="000B4E8B"/>
    <w:rsid w:val="000B4F11"/>
    <w:rsid w:val="000B4F2D"/>
    <w:rsid w:val="000B5057"/>
    <w:rsid w:val="000B5314"/>
    <w:rsid w:val="000B54BD"/>
    <w:rsid w:val="000B54DE"/>
    <w:rsid w:val="000B5647"/>
    <w:rsid w:val="000B60BA"/>
    <w:rsid w:val="000B68F5"/>
    <w:rsid w:val="000B691D"/>
    <w:rsid w:val="000B6B3F"/>
    <w:rsid w:val="000B6D69"/>
    <w:rsid w:val="000B6D71"/>
    <w:rsid w:val="000B71C0"/>
    <w:rsid w:val="000B7373"/>
    <w:rsid w:val="000B737F"/>
    <w:rsid w:val="000B73F6"/>
    <w:rsid w:val="000B7428"/>
    <w:rsid w:val="000B7458"/>
    <w:rsid w:val="000B75AE"/>
    <w:rsid w:val="000B77B9"/>
    <w:rsid w:val="000B785D"/>
    <w:rsid w:val="000B7BA7"/>
    <w:rsid w:val="000C0019"/>
    <w:rsid w:val="000C00C2"/>
    <w:rsid w:val="000C018F"/>
    <w:rsid w:val="000C01F9"/>
    <w:rsid w:val="000C0229"/>
    <w:rsid w:val="000C02FD"/>
    <w:rsid w:val="000C031E"/>
    <w:rsid w:val="000C05CF"/>
    <w:rsid w:val="000C0679"/>
    <w:rsid w:val="000C06AE"/>
    <w:rsid w:val="000C0826"/>
    <w:rsid w:val="000C0894"/>
    <w:rsid w:val="000C0936"/>
    <w:rsid w:val="000C0B4A"/>
    <w:rsid w:val="000C0B58"/>
    <w:rsid w:val="000C165A"/>
    <w:rsid w:val="000C17A8"/>
    <w:rsid w:val="000C1C66"/>
    <w:rsid w:val="000C1C68"/>
    <w:rsid w:val="000C1D45"/>
    <w:rsid w:val="000C1ED9"/>
    <w:rsid w:val="000C1FE5"/>
    <w:rsid w:val="000C22C2"/>
    <w:rsid w:val="000C240B"/>
    <w:rsid w:val="000C2B79"/>
    <w:rsid w:val="000C2BAA"/>
    <w:rsid w:val="000C30D8"/>
    <w:rsid w:val="000C32EA"/>
    <w:rsid w:val="000C3351"/>
    <w:rsid w:val="000C3C6B"/>
    <w:rsid w:val="000C3D2B"/>
    <w:rsid w:val="000C3E31"/>
    <w:rsid w:val="000C40BA"/>
    <w:rsid w:val="000C4239"/>
    <w:rsid w:val="000C4374"/>
    <w:rsid w:val="000C4421"/>
    <w:rsid w:val="000C4539"/>
    <w:rsid w:val="000C4589"/>
    <w:rsid w:val="000C45AE"/>
    <w:rsid w:val="000C48FE"/>
    <w:rsid w:val="000C4B55"/>
    <w:rsid w:val="000C4BA2"/>
    <w:rsid w:val="000C4DC5"/>
    <w:rsid w:val="000C4F3B"/>
    <w:rsid w:val="000C4FF8"/>
    <w:rsid w:val="000C53CC"/>
    <w:rsid w:val="000C56FB"/>
    <w:rsid w:val="000C57D5"/>
    <w:rsid w:val="000C58B5"/>
    <w:rsid w:val="000C5902"/>
    <w:rsid w:val="000C59B3"/>
    <w:rsid w:val="000C59E0"/>
    <w:rsid w:val="000C59EB"/>
    <w:rsid w:val="000C5A51"/>
    <w:rsid w:val="000C5AA4"/>
    <w:rsid w:val="000C5DD5"/>
    <w:rsid w:val="000C5E33"/>
    <w:rsid w:val="000C5E5C"/>
    <w:rsid w:val="000C6215"/>
    <w:rsid w:val="000C624F"/>
    <w:rsid w:val="000C6394"/>
    <w:rsid w:val="000C66C3"/>
    <w:rsid w:val="000C69C8"/>
    <w:rsid w:val="000C6A87"/>
    <w:rsid w:val="000C6BBA"/>
    <w:rsid w:val="000C6F5F"/>
    <w:rsid w:val="000C70EC"/>
    <w:rsid w:val="000C7548"/>
    <w:rsid w:val="000C7710"/>
    <w:rsid w:val="000C77AF"/>
    <w:rsid w:val="000C78D4"/>
    <w:rsid w:val="000C7984"/>
    <w:rsid w:val="000C7BCC"/>
    <w:rsid w:val="000C7C59"/>
    <w:rsid w:val="000C7E44"/>
    <w:rsid w:val="000D0291"/>
    <w:rsid w:val="000D0343"/>
    <w:rsid w:val="000D03D6"/>
    <w:rsid w:val="000D047F"/>
    <w:rsid w:val="000D075D"/>
    <w:rsid w:val="000D0778"/>
    <w:rsid w:val="000D088B"/>
    <w:rsid w:val="000D0A5F"/>
    <w:rsid w:val="000D0C4E"/>
    <w:rsid w:val="000D0C55"/>
    <w:rsid w:val="000D0D3C"/>
    <w:rsid w:val="000D0F7D"/>
    <w:rsid w:val="000D1245"/>
    <w:rsid w:val="000D12FE"/>
    <w:rsid w:val="000D1328"/>
    <w:rsid w:val="000D1404"/>
    <w:rsid w:val="000D18B0"/>
    <w:rsid w:val="000D1AAF"/>
    <w:rsid w:val="000D1BC7"/>
    <w:rsid w:val="000D1BEE"/>
    <w:rsid w:val="000D1CB0"/>
    <w:rsid w:val="000D1EE4"/>
    <w:rsid w:val="000D22F9"/>
    <w:rsid w:val="000D2344"/>
    <w:rsid w:val="000D2773"/>
    <w:rsid w:val="000D28E9"/>
    <w:rsid w:val="000D2905"/>
    <w:rsid w:val="000D2A71"/>
    <w:rsid w:val="000D2B3C"/>
    <w:rsid w:val="000D2E8C"/>
    <w:rsid w:val="000D2EAB"/>
    <w:rsid w:val="000D30B3"/>
    <w:rsid w:val="000D34B3"/>
    <w:rsid w:val="000D3772"/>
    <w:rsid w:val="000D3B3A"/>
    <w:rsid w:val="000D3BFD"/>
    <w:rsid w:val="000D3D36"/>
    <w:rsid w:val="000D3D3A"/>
    <w:rsid w:val="000D3DEE"/>
    <w:rsid w:val="000D3F7E"/>
    <w:rsid w:val="000D41C9"/>
    <w:rsid w:val="000D41E8"/>
    <w:rsid w:val="000D43DB"/>
    <w:rsid w:val="000D44DA"/>
    <w:rsid w:val="000D55B5"/>
    <w:rsid w:val="000D57D6"/>
    <w:rsid w:val="000D58BD"/>
    <w:rsid w:val="000D5CA5"/>
    <w:rsid w:val="000D5ED5"/>
    <w:rsid w:val="000D61DB"/>
    <w:rsid w:val="000D6354"/>
    <w:rsid w:val="000D6499"/>
    <w:rsid w:val="000D69E0"/>
    <w:rsid w:val="000D6DC1"/>
    <w:rsid w:val="000D6E3A"/>
    <w:rsid w:val="000D6FCF"/>
    <w:rsid w:val="000D72EC"/>
    <w:rsid w:val="000D7326"/>
    <w:rsid w:val="000D73CF"/>
    <w:rsid w:val="000D73F0"/>
    <w:rsid w:val="000D7561"/>
    <w:rsid w:val="000D7597"/>
    <w:rsid w:val="000D7675"/>
    <w:rsid w:val="000D7B1C"/>
    <w:rsid w:val="000D7C50"/>
    <w:rsid w:val="000D7CA8"/>
    <w:rsid w:val="000D7DE8"/>
    <w:rsid w:val="000D7E01"/>
    <w:rsid w:val="000D7ED2"/>
    <w:rsid w:val="000D7F7C"/>
    <w:rsid w:val="000D7FFD"/>
    <w:rsid w:val="000E0061"/>
    <w:rsid w:val="000E0092"/>
    <w:rsid w:val="000E02B5"/>
    <w:rsid w:val="000E02BE"/>
    <w:rsid w:val="000E030F"/>
    <w:rsid w:val="000E055F"/>
    <w:rsid w:val="000E0683"/>
    <w:rsid w:val="000E0875"/>
    <w:rsid w:val="000E0956"/>
    <w:rsid w:val="000E0E6C"/>
    <w:rsid w:val="000E0F17"/>
    <w:rsid w:val="000E1129"/>
    <w:rsid w:val="000E137A"/>
    <w:rsid w:val="000E14E8"/>
    <w:rsid w:val="000E1515"/>
    <w:rsid w:val="000E15A5"/>
    <w:rsid w:val="000E1715"/>
    <w:rsid w:val="000E1916"/>
    <w:rsid w:val="000E194A"/>
    <w:rsid w:val="000E197D"/>
    <w:rsid w:val="000E1B90"/>
    <w:rsid w:val="000E1C01"/>
    <w:rsid w:val="000E1EAA"/>
    <w:rsid w:val="000E1EAE"/>
    <w:rsid w:val="000E23FF"/>
    <w:rsid w:val="000E2515"/>
    <w:rsid w:val="000E28C6"/>
    <w:rsid w:val="000E28E7"/>
    <w:rsid w:val="000E299B"/>
    <w:rsid w:val="000E29BC"/>
    <w:rsid w:val="000E2B3E"/>
    <w:rsid w:val="000E2B71"/>
    <w:rsid w:val="000E2BCC"/>
    <w:rsid w:val="000E2BF3"/>
    <w:rsid w:val="000E2C35"/>
    <w:rsid w:val="000E2CA0"/>
    <w:rsid w:val="000E3150"/>
    <w:rsid w:val="000E3308"/>
    <w:rsid w:val="000E340F"/>
    <w:rsid w:val="000E3797"/>
    <w:rsid w:val="000E38C4"/>
    <w:rsid w:val="000E3A21"/>
    <w:rsid w:val="000E3A82"/>
    <w:rsid w:val="000E3B75"/>
    <w:rsid w:val="000E3D0B"/>
    <w:rsid w:val="000E3FD7"/>
    <w:rsid w:val="000E4170"/>
    <w:rsid w:val="000E439D"/>
    <w:rsid w:val="000E452D"/>
    <w:rsid w:val="000E4544"/>
    <w:rsid w:val="000E45FB"/>
    <w:rsid w:val="000E4623"/>
    <w:rsid w:val="000E47E1"/>
    <w:rsid w:val="000E49F2"/>
    <w:rsid w:val="000E49F5"/>
    <w:rsid w:val="000E4AF5"/>
    <w:rsid w:val="000E4DA9"/>
    <w:rsid w:val="000E4ED6"/>
    <w:rsid w:val="000E4F6A"/>
    <w:rsid w:val="000E5229"/>
    <w:rsid w:val="000E5754"/>
    <w:rsid w:val="000E57C8"/>
    <w:rsid w:val="000E59BE"/>
    <w:rsid w:val="000E59F1"/>
    <w:rsid w:val="000E5E91"/>
    <w:rsid w:val="000E60E4"/>
    <w:rsid w:val="000E62F4"/>
    <w:rsid w:val="000E6540"/>
    <w:rsid w:val="000E6561"/>
    <w:rsid w:val="000E66F3"/>
    <w:rsid w:val="000E678A"/>
    <w:rsid w:val="000E67B7"/>
    <w:rsid w:val="000E682F"/>
    <w:rsid w:val="000E6A61"/>
    <w:rsid w:val="000E6AD7"/>
    <w:rsid w:val="000E6E00"/>
    <w:rsid w:val="000E6E1F"/>
    <w:rsid w:val="000E6F28"/>
    <w:rsid w:val="000E77CE"/>
    <w:rsid w:val="000E7A85"/>
    <w:rsid w:val="000E7BD0"/>
    <w:rsid w:val="000E7C52"/>
    <w:rsid w:val="000E7E99"/>
    <w:rsid w:val="000E7E9B"/>
    <w:rsid w:val="000E7F1C"/>
    <w:rsid w:val="000F004E"/>
    <w:rsid w:val="000F0211"/>
    <w:rsid w:val="000F0628"/>
    <w:rsid w:val="000F06CE"/>
    <w:rsid w:val="000F0725"/>
    <w:rsid w:val="000F0840"/>
    <w:rsid w:val="000F0AA2"/>
    <w:rsid w:val="000F0BB4"/>
    <w:rsid w:val="000F0C5F"/>
    <w:rsid w:val="000F113D"/>
    <w:rsid w:val="000F1305"/>
    <w:rsid w:val="000F157C"/>
    <w:rsid w:val="000F1617"/>
    <w:rsid w:val="000F1665"/>
    <w:rsid w:val="000F17C9"/>
    <w:rsid w:val="000F204B"/>
    <w:rsid w:val="000F2100"/>
    <w:rsid w:val="000F22E3"/>
    <w:rsid w:val="000F24A8"/>
    <w:rsid w:val="000F2514"/>
    <w:rsid w:val="000F2579"/>
    <w:rsid w:val="000F25C3"/>
    <w:rsid w:val="000F27DE"/>
    <w:rsid w:val="000F2B9A"/>
    <w:rsid w:val="000F2BF0"/>
    <w:rsid w:val="000F2E35"/>
    <w:rsid w:val="000F2EE4"/>
    <w:rsid w:val="000F3287"/>
    <w:rsid w:val="000F32BD"/>
    <w:rsid w:val="000F37BB"/>
    <w:rsid w:val="000F39AF"/>
    <w:rsid w:val="000F39C3"/>
    <w:rsid w:val="000F3AC9"/>
    <w:rsid w:val="000F3AEA"/>
    <w:rsid w:val="000F3D3E"/>
    <w:rsid w:val="000F3D43"/>
    <w:rsid w:val="000F3DA1"/>
    <w:rsid w:val="000F3EC8"/>
    <w:rsid w:val="000F3EE4"/>
    <w:rsid w:val="000F401D"/>
    <w:rsid w:val="000F421A"/>
    <w:rsid w:val="000F43F5"/>
    <w:rsid w:val="000F4481"/>
    <w:rsid w:val="000F48E1"/>
    <w:rsid w:val="000F4942"/>
    <w:rsid w:val="000F49E4"/>
    <w:rsid w:val="000F4D62"/>
    <w:rsid w:val="000F4E83"/>
    <w:rsid w:val="000F5149"/>
    <w:rsid w:val="000F516C"/>
    <w:rsid w:val="000F5372"/>
    <w:rsid w:val="000F54F8"/>
    <w:rsid w:val="000F5612"/>
    <w:rsid w:val="000F57BB"/>
    <w:rsid w:val="000F57D6"/>
    <w:rsid w:val="000F588A"/>
    <w:rsid w:val="000F5BBB"/>
    <w:rsid w:val="000F5C7E"/>
    <w:rsid w:val="000F5C80"/>
    <w:rsid w:val="000F5DF6"/>
    <w:rsid w:val="000F5DFC"/>
    <w:rsid w:val="000F5F9C"/>
    <w:rsid w:val="000F5FE8"/>
    <w:rsid w:val="000F62AF"/>
    <w:rsid w:val="000F63FF"/>
    <w:rsid w:val="000F6757"/>
    <w:rsid w:val="000F6866"/>
    <w:rsid w:val="000F6A61"/>
    <w:rsid w:val="000F6AF7"/>
    <w:rsid w:val="000F6B25"/>
    <w:rsid w:val="000F6E1D"/>
    <w:rsid w:val="000F6E5E"/>
    <w:rsid w:val="000F6F3C"/>
    <w:rsid w:val="000F72E6"/>
    <w:rsid w:val="000F7512"/>
    <w:rsid w:val="000F7711"/>
    <w:rsid w:val="000F794C"/>
    <w:rsid w:val="000F79F7"/>
    <w:rsid w:val="000F7BEB"/>
    <w:rsid w:val="000F7BF8"/>
    <w:rsid w:val="000F7DEE"/>
    <w:rsid w:val="000F7F87"/>
    <w:rsid w:val="0010024E"/>
    <w:rsid w:val="001002EC"/>
    <w:rsid w:val="0010030F"/>
    <w:rsid w:val="001004A7"/>
    <w:rsid w:val="00100750"/>
    <w:rsid w:val="001007B6"/>
    <w:rsid w:val="0010093B"/>
    <w:rsid w:val="001009D9"/>
    <w:rsid w:val="00100AA7"/>
    <w:rsid w:val="00100AB5"/>
    <w:rsid w:val="00100BD8"/>
    <w:rsid w:val="00100D8E"/>
    <w:rsid w:val="001011A7"/>
    <w:rsid w:val="00101266"/>
    <w:rsid w:val="001014C5"/>
    <w:rsid w:val="001015AC"/>
    <w:rsid w:val="00101630"/>
    <w:rsid w:val="0010164B"/>
    <w:rsid w:val="001016C9"/>
    <w:rsid w:val="001017E3"/>
    <w:rsid w:val="001018E2"/>
    <w:rsid w:val="00101954"/>
    <w:rsid w:val="00101961"/>
    <w:rsid w:val="001019DF"/>
    <w:rsid w:val="001019E7"/>
    <w:rsid w:val="00101A16"/>
    <w:rsid w:val="00101B5F"/>
    <w:rsid w:val="00101BB8"/>
    <w:rsid w:val="00101C82"/>
    <w:rsid w:val="00101E72"/>
    <w:rsid w:val="00101FD9"/>
    <w:rsid w:val="00102077"/>
    <w:rsid w:val="001026B0"/>
    <w:rsid w:val="00102719"/>
    <w:rsid w:val="0010284D"/>
    <w:rsid w:val="00102870"/>
    <w:rsid w:val="0010287F"/>
    <w:rsid w:val="001029D8"/>
    <w:rsid w:val="001029E2"/>
    <w:rsid w:val="00102B68"/>
    <w:rsid w:val="00102B70"/>
    <w:rsid w:val="00102BC8"/>
    <w:rsid w:val="00102BDC"/>
    <w:rsid w:val="0010362D"/>
    <w:rsid w:val="00103665"/>
    <w:rsid w:val="001036A2"/>
    <w:rsid w:val="00103938"/>
    <w:rsid w:val="001039D0"/>
    <w:rsid w:val="00103BC1"/>
    <w:rsid w:val="00103CC6"/>
    <w:rsid w:val="00103EE6"/>
    <w:rsid w:val="00103F1D"/>
    <w:rsid w:val="001041B3"/>
    <w:rsid w:val="001041B9"/>
    <w:rsid w:val="00104210"/>
    <w:rsid w:val="001048ED"/>
    <w:rsid w:val="001049E4"/>
    <w:rsid w:val="00104A22"/>
    <w:rsid w:val="00104C8F"/>
    <w:rsid w:val="00104FD2"/>
    <w:rsid w:val="001051E2"/>
    <w:rsid w:val="0010549A"/>
    <w:rsid w:val="00105B79"/>
    <w:rsid w:val="00105C4C"/>
    <w:rsid w:val="00105E7F"/>
    <w:rsid w:val="001060D1"/>
    <w:rsid w:val="001061DC"/>
    <w:rsid w:val="0010644D"/>
    <w:rsid w:val="001064B6"/>
    <w:rsid w:val="0010650B"/>
    <w:rsid w:val="00106519"/>
    <w:rsid w:val="001065F4"/>
    <w:rsid w:val="0010660E"/>
    <w:rsid w:val="0010661A"/>
    <w:rsid w:val="0010670E"/>
    <w:rsid w:val="0010683C"/>
    <w:rsid w:val="001068FB"/>
    <w:rsid w:val="00106CEC"/>
    <w:rsid w:val="00107122"/>
    <w:rsid w:val="00107467"/>
    <w:rsid w:val="00107770"/>
    <w:rsid w:val="00107931"/>
    <w:rsid w:val="00107BC0"/>
    <w:rsid w:val="00107C0B"/>
    <w:rsid w:val="00107EAE"/>
    <w:rsid w:val="00110011"/>
    <w:rsid w:val="00110136"/>
    <w:rsid w:val="00110185"/>
    <w:rsid w:val="001101F7"/>
    <w:rsid w:val="00110312"/>
    <w:rsid w:val="0011034B"/>
    <w:rsid w:val="00110396"/>
    <w:rsid w:val="001104D2"/>
    <w:rsid w:val="001106D0"/>
    <w:rsid w:val="00110776"/>
    <w:rsid w:val="00110B49"/>
    <w:rsid w:val="00110BD8"/>
    <w:rsid w:val="00110D85"/>
    <w:rsid w:val="00110E35"/>
    <w:rsid w:val="00110F93"/>
    <w:rsid w:val="00110FB3"/>
    <w:rsid w:val="0011100F"/>
    <w:rsid w:val="001110DB"/>
    <w:rsid w:val="001113C0"/>
    <w:rsid w:val="00111652"/>
    <w:rsid w:val="001116E5"/>
    <w:rsid w:val="00111CE4"/>
    <w:rsid w:val="00111D0E"/>
    <w:rsid w:val="00111EEF"/>
    <w:rsid w:val="00111F8B"/>
    <w:rsid w:val="00111FBC"/>
    <w:rsid w:val="001120DB"/>
    <w:rsid w:val="00112275"/>
    <w:rsid w:val="00112403"/>
    <w:rsid w:val="00112566"/>
    <w:rsid w:val="00112656"/>
    <w:rsid w:val="001128B0"/>
    <w:rsid w:val="00112B9C"/>
    <w:rsid w:val="001130E3"/>
    <w:rsid w:val="0011360F"/>
    <w:rsid w:val="001136C1"/>
    <w:rsid w:val="001136FF"/>
    <w:rsid w:val="0011374D"/>
    <w:rsid w:val="0011377D"/>
    <w:rsid w:val="00113868"/>
    <w:rsid w:val="001141D1"/>
    <w:rsid w:val="001141E7"/>
    <w:rsid w:val="001143BD"/>
    <w:rsid w:val="001144E6"/>
    <w:rsid w:val="001146B1"/>
    <w:rsid w:val="00114A1F"/>
    <w:rsid w:val="00114B76"/>
    <w:rsid w:val="00114CBF"/>
    <w:rsid w:val="00114E75"/>
    <w:rsid w:val="00115135"/>
    <w:rsid w:val="00115188"/>
    <w:rsid w:val="001151EA"/>
    <w:rsid w:val="001158D4"/>
    <w:rsid w:val="00115999"/>
    <w:rsid w:val="00115A58"/>
    <w:rsid w:val="00115AE2"/>
    <w:rsid w:val="00115BED"/>
    <w:rsid w:val="00115C78"/>
    <w:rsid w:val="00115C7B"/>
    <w:rsid w:val="00115D70"/>
    <w:rsid w:val="00115EA3"/>
    <w:rsid w:val="00115F24"/>
    <w:rsid w:val="00115FF3"/>
    <w:rsid w:val="0011618C"/>
    <w:rsid w:val="00116401"/>
    <w:rsid w:val="001165DC"/>
    <w:rsid w:val="001165E8"/>
    <w:rsid w:val="00116B5E"/>
    <w:rsid w:val="00116D58"/>
    <w:rsid w:val="00117039"/>
    <w:rsid w:val="001170AC"/>
    <w:rsid w:val="00117171"/>
    <w:rsid w:val="00117533"/>
    <w:rsid w:val="0011774E"/>
    <w:rsid w:val="001177C1"/>
    <w:rsid w:val="00117852"/>
    <w:rsid w:val="00117889"/>
    <w:rsid w:val="0011797D"/>
    <w:rsid w:val="00117A8B"/>
    <w:rsid w:val="00117FBF"/>
    <w:rsid w:val="00120113"/>
    <w:rsid w:val="00120208"/>
    <w:rsid w:val="00120251"/>
    <w:rsid w:val="001202E5"/>
    <w:rsid w:val="00120377"/>
    <w:rsid w:val="00120493"/>
    <w:rsid w:val="00120A6A"/>
    <w:rsid w:val="00120B03"/>
    <w:rsid w:val="00120CE9"/>
    <w:rsid w:val="00120D25"/>
    <w:rsid w:val="00120FDE"/>
    <w:rsid w:val="001213BD"/>
    <w:rsid w:val="001214D8"/>
    <w:rsid w:val="0012171D"/>
    <w:rsid w:val="0012199D"/>
    <w:rsid w:val="00121B00"/>
    <w:rsid w:val="00121BEE"/>
    <w:rsid w:val="00121C33"/>
    <w:rsid w:val="00121CCD"/>
    <w:rsid w:val="00121D66"/>
    <w:rsid w:val="00121DE7"/>
    <w:rsid w:val="00121EF0"/>
    <w:rsid w:val="00121F7D"/>
    <w:rsid w:val="0012204A"/>
    <w:rsid w:val="00122151"/>
    <w:rsid w:val="00122237"/>
    <w:rsid w:val="00122296"/>
    <w:rsid w:val="00122322"/>
    <w:rsid w:val="00122496"/>
    <w:rsid w:val="0012280B"/>
    <w:rsid w:val="00122C85"/>
    <w:rsid w:val="00122CBF"/>
    <w:rsid w:val="00122DB2"/>
    <w:rsid w:val="00122E0B"/>
    <w:rsid w:val="00122F04"/>
    <w:rsid w:val="001230B0"/>
    <w:rsid w:val="001230F9"/>
    <w:rsid w:val="0012329E"/>
    <w:rsid w:val="00123342"/>
    <w:rsid w:val="00123527"/>
    <w:rsid w:val="001235DD"/>
    <w:rsid w:val="0012369A"/>
    <w:rsid w:val="001237CE"/>
    <w:rsid w:val="001237F4"/>
    <w:rsid w:val="00123A8E"/>
    <w:rsid w:val="00123C15"/>
    <w:rsid w:val="00123E71"/>
    <w:rsid w:val="0012413B"/>
    <w:rsid w:val="00124163"/>
    <w:rsid w:val="0012424B"/>
    <w:rsid w:val="0012434B"/>
    <w:rsid w:val="001243CD"/>
    <w:rsid w:val="001243F4"/>
    <w:rsid w:val="00124580"/>
    <w:rsid w:val="001245D9"/>
    <w:rsid w:val="0012460B"/>
    <w:rsid w:val="00124667"/>
    <w:rsid w:val="00124944"/>
    <w:rsid w:val="00124985"/>
    <w:rsid w:val="0012498D"/>
    <w:rsid w:val="00124C75"/>
    <w:rsid w:val="00124D5D"/>
    <w:rsid w:val="00124FA3"/>
    <w:rsid w:val="001250F6"/>
    <w:rsid w:val="00125459"/>
    <w:rsid w:val="0012556C"/>
    <w:rsid w:val="001258CB"/>
    <w:rsid w:val="00125CEF"/>
    <w:rsid w:val="00125E1E"/>
    <w:rsid w:val="00125F0E"/>
    <w:rsid w:val="001262AF"/>
    <w:rsid w:val="00126338"/>
    <w:rsid w:val="00126553"/>
    <w:rsid w:val="00126664"/>
    <w:rsid w:val="0012677D"/>
    <w:rsid w:val="001267BB"/>
    <w:rsid w:val="00126B59"/>
    <w:rsid w:val="00126D11"/>
    <w:rsid w:val="00126DD5"/>
    <w:rsid w:val="00126E36"/>
    <w:rsid w:val="0012704D"/>
    <w:rsid w:val="00127161"/>
    <w:rsid w:val="00127373"/>
    <w:rsid w:val="00127404"/>
    <w:rsid w:val="001275A4"/>
    <w:rsid w:val="00127948"/>
    <w:rsid w:val="00127AEA"/>
    <w:rsid w:val="00127B2E"/>
    <w:rsid w:val="00127C62"/>
    <w:rsid w:val="00130039"/>
    <w:rsid w:val="00130074"/>
    <w:rsid w:val="001300C1"/>
    <w:rsid w:val="001304F5"/>
    <w:rsid w:val="001306D6"/>
    <w:rsid w:val="00130B15"/>
    <w:rsid w:val="00130E0B"/>
    <w:rsid w:val="00130E31"/>
    <w:rsid w:val="0013107B"/>
    <w:rsid w:val="00131172"/>
    <w:rsid w:val="00131190"/>
    <w:rsid w:val="00131389"/>
    <w:rsid w:val="001313D0"/>
    <w:rsid w:val="00131445"/>
    <w:rsid w:val="00131804"/>
    <w:rsid w:val="001319B8"/>
    <w:rsid w:val="00131CE4"/>
    <w:rsid w:val="00131DFD"/>
    <w:rsid w:val="00131E6B"/>
    <w:rsid w:val="00131F2D"/>
    <w:rsid w:val="00131F51"/>
    <w:rsid w:val="0013248B"/>
    <w:rsid w:val="00132510"/>
    <w:rsid w:val="0013259C"/>
    <w:rsid w:val="00132720"/>
    <w:rsid w:val="001327C9"/>
    <w:rsid w:val="00132924"/>
    <w:rsid w:val="00132B90"/>
    <w:rsid w:val="00132E00"/>
    <w:rsid w:val="00133332"/>
    <w:rsid w:val="001334EF"/>
    <w:rsid w:val="00133A17"/>
    <w:rsid w:val="00133ABB"/>
    <w:rsid w:val="00133B8D"/>
    <w:rsid w:val="00133C58"/>
    <w:rsid w:val="00133E48"/>
    <w:rsid w:val="00133FCC"/>
    <w:rsid w:val="0013420F"/>
    <w:rsid w:val="00134356"/>
    <w:rsid w:val="001343EF"/>
    <w:rsid w:val="001344D4"/>
    <w:rsid w:val="001345E0"/>
    <w:rsid w:val="00134649"/>
    <w:rsid w:val="00134A3D"/>
    <w:rsid w:val="00134EA8"/>
    <w:rsid w:val="00134F5B"/>
    <w:rsid w:val="0013508B"/>
    <w:rsid w:val="001354E1"/>
    <w:rsid w:val="001356EE"/>
    <w:rsid w:val="001357AE"/>
    <w:rsid w:val="001357C0"/>
    <w:rsid w:val="00135930"/>
    <w:rsid w:val="0013599B"/>
    <w:rsid w:val="00135B1A"/>
    <w:rsid w:val="00135B5E"/>
    <w:rsid w:val="00135BD1"/>
    <w:rsid w:val="00135D1A"/>
    <w:rsid w:val="00135FD8"/>
    <w:rsid w:val="00136291"/>
    <w:rsid w:val="001364A1"/>
    <w:rsid w:val="001365E6"/>
    <w:rsid w:val="001365F4"/>
    <w:rsid w:val="0013662E"/>
    <w:rsid w:val="001367C6"/>
    <w:rsid w:val="001367F1"/>
    <w:rsid w:val="0013693D"/>
    <w:rsid w:val="00136BDA"/>
    <w:rsid w:val="00136C5E"/>
    <w:rsid w:val="00136D12"/>
    <w:rsid w:val="00136F9D"/>
    <w:rsid w:val="00137419"/>
    <w:rsid w:val="001376EA"/>
    <w:rsid w:val="001379BD"/>
    <w:rsid w:val="001379FB"/>
    <w:rsid w:val="00137A63"/>
    <w:rsid w:val="00137BC0"/>
    <w:rsid w:val="00137D46"/>
    <w:rsid w:val="00137EE8"/>
    <w:rsid w:val="001402C5"/>
    <w:rsid w:val="00140A48"/>
    <w:rsid w:val="00140A56"/>
    <w:rsid w:val="00140B3D"/>
    <w:rsid w:val="00140C28"/>
    <w:rsid w:val="00140D30"/>
    <w:rsid w:val="00140E21"/>
    <w:rsid w:val="00140E78"/>
    <w:rsid w:val="00140EAB"/>
    <w:rsid w:val="001411EC"/>
    <w:rsid w:val="00141211"/>
    <w:rsid w:val="0014135B"/>
    <w:rsid w:val="0014140D"/>
    <w:rsid w:val="001414D2"/>
    <w:rsid w:val="00141635"/>
    <w:rsid w:val="00141670"/>
    <w:rsid w:val="001418BE"/>
    <w:rsid w:val="00141B2B"/>
    <w:rsid w:val="00141B6F"/>
    <w:rsid w:val="00141C11"/>
    <w:rsid w:val="00141C40"/>
    <w:rsid w:val="00141D1C"/>
    <w:rsid w:val="00141EA5"/>
    <w:rsid w:val="001420CE"/>
    <w:rsid w:val="00142130"/>
    <w:rsid w:val="001424B8"/>
    <w:rsid w:val="001425EA"/>
    <w:rsid w:val="0014295A"/>
    <w:rsid w:val="001429C1"/>
    <w:rsid w:val="0014307E"/>
    <w:rsid w:val="00143205"/>
    <w:rsid w:val="00143335"/>
    <w:rsid w:val="0014336D"/>
    <w:rsid w:val="001435AD"/>
    <w:rsid w:val="00143624"/>
    <w:rsid w:val="0014381B"/>
    <w:rsid w:val="0014386D"/>
    <w:rsid w:val="00143932"/>
    <w:rsid w:val="0014396F"/>
    <w:rsid w:val="00143A21"/>
    <w:rsid w:val="00143F26"/>
    <w:rsid w:val="001440A0"/>
    <w:rsid w:val="00144224"/>
    <w:rsid w:val="001445C0"/>
    <w:rsid w:val="001445CC"/>
    <w:rsid w:val="00144694"/>
    <w:rsid w:val="0014485C"/>
    <w:rsid w:val="00144AF4"/>
    <w:rsid w:val="00144B49"/>
    <w:rsid w:val="00144E44"/>
    <w:rsid w:val="001455E4"/>
    <w:rsid w:val="00145CD3"/>
    <w:rsid w:val="00145EDA"/>
    <w:rsid w:val="00145FC0"/>
    <w:rsid w:val="001463A9"/>
    <w:rsid w:val="00146534"/>
    <w:rsid w:val="0014660D"/>
    <w:rsid w:val="00146662"/>
    <w:rsid w:val="00146668"/>
    <w:rsid w:val="001469F6"/>
    <w:rsid w:val="00146AD2"/>
    <w:rsid w:val="00146BE7"/>
    <w:rsid w:val="00146C3B"/>
    <w:rsid w:val="00146E55"/>
    <w:rsid w:val="00146F95"/>
    <w:rsid w:val="00147025"/>
    <w:rsid w:val="0014716A"/>
    <w:rsid w:val="001471F3"/>
    <w:rsid w:val="001471FF"/>
    <w:rsid w:val="001473A3"/>
    <w:rsid w:val="001474A0"/>
    <w:rsid w:val="001477D1"/>
    <w:rsid w:val="0014799B"/>
    <w:rsid w:val="00147AC6"/>
    <w:rsid w:val="00147D4C"/>
    <w:rsid w:val="00147F19"/>
    <w:rsid w:val="00147F57"/>
    <w:rsid w:val="00147F5B"/>
    <w:rsid w:val="00147F8A"/>
    <w:rsid w:val="00147FD5"/>
    <w:rsid w:val="00150018"/>
    <w:rsid w:val="00150083"/>
    <w:rsid w:val="0015010A"/>
    <w:rsid w:val="0015010C"/>
    <w:rsid w:val="001502BD"/>
    <w:rsid w:val="00150330"/>
    <w:rsid w:val="001503AE"/>
    <w:rsid w:val="001505C0"/>
    <w:rsid w:val="0015062B"/>
    <w:rsid w:val="00150965"/>
    <w:rsid w:val="001509F1"/>
    <w:rsid w:val="00150DAE"/>
    <w:rsid w:val="001510B2"/>
    <w:rsid w:val="00151137"/>
    <w:rsid w:val="00151224"/>
    <w:rsid w:val="0015169E"/>
    <w:rsid w:val="00151823"/>
    <w:rsid w:val="00151A65"/>
    <w:rsid w:val="00151AF7"/>
    <w:rsid w:val="00151E0B"/>
    <w:rsid w:val="00151E6E"/>
    <w:rsid w:val="00151F27"/>
    <w:rsid w:val="00152087"/>
    <w:rsid w:val="001520DB"/>
    <w:rsid w:val="001520DD"/>
    <w:rsid w:val="001522BD"/>
    <w:rsid w:val="001524B9"/>
    <w:rsid w:val="0015254E"/>
    <w:rsid w:val="001526AF"/>
    <w:rsid w:val="001526B4"/>
    <w:rsid w:val="00152796"/>
    <w:rsid w:val="0015293D"/>
    <w:rsid w:val="001529BD"/>
    <w:rsid w:val="00152AD5"/>
    <w:rsid w:val="00152C60"/>
    <w:rsid w:val="00152E18"/>
    <w:rsid w:val="00152F7B"/>
    <w:rsid w:val="00153264"/>
    <w:rsid w:val="00153277"/>
    <w:rsid w:val="001533FF"/>
    <w:rsid w:val="0015343A"/>
    <w:rsid w:val="0015350A"/>
    <w:rsid w:val="001535F3"/>
    <w:rsid w:val="00153760"/>
    <w:rsid w:val="00153998"/>
    <w:rsid w:val="00153A63"/>
    <w:rsid w:val="00153BE6"/>
    <w:rsid w:val="00153E20"/>
    <w:rsid w:val="0015415D"/>
    <w:rsid w:val="0015419F"/>
    <w:rsid w:val="001542E6"/>
    <w:rsid w:val="001542F3"/>
    <w:rsid w:val="001543A6"/>
    <w:rsid w:val="0015485F"/>
    <w:rsid w:val="00154A38"/>
    <w:rsid w:val="00154B8A"/>
    <w:rsid w:val="00154DF2"/>
    <w:rsid w:val="00154EF8"/>
    <w:rsid w:val="00155093"/>
    <w:rsid w:val="00155186"/>
    <w:rsid w:val="0015519C"/>
    <w:rsid w:val="00155658"/>
    <w:rsid w:val="001556CE"/>
    <w:rsid w:val="0015598A"/>
    <w:rsid w:val="00155B95"/>
    <w:rsid w:val="00155C2C"/>
    <w:rsid w:val="00155C76"/>
    <w:rsid w:val="001560CF"/>
    <w:rsid w:val="001560F3"/>
    <w:rsid w:val="00156469"/>
    <w:rsid w:val="00156527"/>
    <w:rsid w:val="0015661E"/>
    <w:rsid w:val="001567B3"/>
    <w:rsid w:val="00156BA5"/>
    <w:rsid w:val="00156E0C"/>
    <w:rsid w:val="0015713D"/>
    <w:rsid w:val="00157164"/>
    <w:rsid w:val="00157173"/>
    <w:rsid w:val="00157462"/>
    <w:rsid w:val="00157784"/>
    <w:rsid w:val="00157828"/>
    <w:rsid w:val="00157967"/>
    <w:rsid w:val="00157A1F"/>
    <w:rsid w:val="00157D33"/>
    <w:rsid w:val="001600DC"/>
    <w:rsid w:val="00160259"/>
    <w:rsid w:val="001602AB"/>
    <w:rsid w:val="00160321"/>
    <w:rsid w:val="0016049C"/>
    <w:rsid w:val="00160624"/>
    <w:rsid w:val="00160691"/>
    <w:rsid w:val="00160B52"/>
    <w:rsid w:val="00160E01"/>
    <w:rsid w:val="00160FBB"/>
    <w:rsid w:val="00161099"/>
    <w:rsid w:val="001613F1"/>
    <w:rsid w:val="00161663"/>
    <w:rsid w:val="00161C9F"/>
    <w:rsid w:val="00161D82"/>
    <w:rsid w:val="00161F5F"/>
    <w:rsid w:val="0016209F"/>
    <w:rsid w:val="0016217B"/>
    <w:rsid w:val="001622BE"/>
    <w:rsid w:val="0016249D"/>
    <w:rsid w:val="00162550"/>
    <w:rsid w:val="001627EF"/>
    <w:rsid w:val="00162838"/>
    <w:rsid w:val="0016284F"/>
    <w:rsid w:val="00162964"/>
    <w:rsid w:val="00162C63"/>
    <w:rsid w:val="00162E67"/>
    <w:rsid w:val="00162FF1"/>
    <w:rsid w:val="00163464"/>
    <w:rsid w:val="00163543"/>
    <w:rsid w:val="001635CC"/>
    <w:rsid w:val="0016376A"/>
    <w:rsid w:val="0016378B"/>
    <w:rsid w:val="001637CB"/>
    <w:rsid w:val="001638B4"/>
    <w:rsid w:val="00163944"/>
    <w:rsid w:val="001639CC"/>
    <w:rsid w:val="00163CB1"/>
    <w:rsid w:val="00163CBC"/>
    <w:rsid w:val="00163D18"/>
    <w:rsid w:val="00163E72"/>
    <w:rsid w:val="00163F65"/>
    <w:rsid w:val="00163F83"/>
    <w:rsid w:val="00163F9D"/>
    <w:rsid w:val="001640CB"/>
    <w:rsid w:val="00164231"/>
    <w:rsid w:val="0016427A"/>
    <w:rsid w:val="0016431D"/>
    <w:rsid w:val="0016435F"/>
    <w:rsid w:val="00164415"/>
    <w:rsid w:val="0016476F"/>
    <w:rsid w:val="001649FD"/>
    <w:rsid w:val="00164A2C"/>
    <w:rsid w:val="00164BDF"/>
    <w:rsid w:val="00164E1E"/>
    <w:rsid w:val="00165045"/>
    <w:rsid w:val="00165113"/>
    <w:rsid w:val="0016520B"/>
    <w:rsid w:val="00165813"/>
    <w:rsid w:val="0016583F"/>
    <w:rsid w:val="001659EB"/>
    <w:rsid w:val="00165B58"/>
    <w:rsid w:val="00165ED0"/>
    <w:rsid w:val="00166118"/>
    <w:rsid w:val="001661D2"/>
    <w:rsid w:val="001667DE"/>
    <w:rsid w:val="001668DE"/>
    <w:rsid w:val="001669C6"/>
    <w:rsid w:val="001669E9"/>
    <w:rsid w:val="00166B21"/>
    <w:rsid w:val="00166CAF"/>
    <w:rsid w:val="00166D33"/>
    <w:rsid w:val="00166D4E"/>
    <w:rsid w:val="00166D56"/>
    <w:rsid w:val="00166D78"/>
    <w:rsid w:val="00166DAF"/>
    <w:rsid w:val="00166EC9"/>
    <w:rsid w:val="00166FD0"/>
    <w:rsid w:val="001670B5"/>
    <w:rsid w:val="0016728D"/>
    <w:rsid w:val="00167546"/>
    <w:rsid w:val="00167552"/>
    <w:rsid w:val="001676D9"/>
    <w:rsid w:val="001676F5"/>
    <w:rsid w:val="00167803"/>
    <w:rsid w:val="00167832"/>
    <w:rsid w:val="00167AF8"/>
    <w:rsid w:val="00167B96"/>
    <w:rsid w:val="00167BFB"/>
    <w:rsid w:val="00167CD1"/>
    <w:rsid w:val="00167E4D"/>
    <w:rsid w:val="0017010E"/>
    <w:rsid w:val="001703C6"/>
    <w:rsid w:val="001706D2"/>
    <w:rsid w:val="0017080D"/>
    <w:rsid w:val="00170810"/>
    <w:rsid w:val="001708EC"/>
    <w:rsid w:val="001709E2"/>
    <w:rsid w:val="00170B33"/>
    <w:rsid w:val="00170B5D"/>
    <w:rsid w:val="00170BB4"/>
    <w:rsid w:val="00170EE2"/>
    <w:rsid w:val="00170F4D"/>
    <w:rsid w:val="00170F90"/>
    <w:rsid w:val="00170F98"/>
    <w:rsid w:val="00170FE2"/>
    <w:rsid w:val="00170FF3"/>
    <w:rsid w:val="001710F8"/>
    <w:rsid w:val="00171452"/>
    <w:rsid w:val="00171458"/>
    <w:rsid w:val="00171532"/>
    <w:rsid w:val="00171797"/>
    <w:rsid w:val="001717BF"/>
    <w:rsid w:val="00171A32"/>
    <w:rsid w:val="00171CB7"/>
    <w:rsid w:val="00171CE1"/>
    <w:rsid w:val="00171DB2"/>
    <w:rsid w:val="00171E91"/>
    <w:rsid w:val="00172109"/>
    <w:rsid w:val="001722AB"/>
    <w:rsid w:val="0017264F"/>
    <w:rsid w:val="00172967"/>
    <w:rsid w:val="00172AA9"/>
    <w:rsid w:val="00172B26"/>
    <w:rsid w:val="00172BC9"/>
    <w:rsid w:val="00173158"/>
    <w:rsid w:val="00173876"/>
    <w:rsid w:val="00173E02"/>
    <w:rsid w:val="00173E1B"/>
    <w:rsid w:val="00173E63"/>
    <w:rsid w:val="00174268"/>
    <w:rsid w:val="001742E0"/>
    <w:rsid w:val="0017452E"/>
    <w:rsid w:val="0017464A"/>
    <w:rsid w:val="001748D4"/>
    <w:rsid w:val="00174B68"/>
    <w:rsid w:val="00174C10"/>
    <w:rsid w:val="00174C52"/>
    <w:rsid w:val="00174F3E"/>
    <w:rsid w:val="0017502A"/>
    <w:rsid w:val="0017509B"/>
    <w:rsid w:val="001752A6"/>
    <w:rsid w:val="001752D9"/>
    <w:rsid w:val="00175447"/>
    <w:rsid w:val="001755BB"/>
    <w:rsid w:val="001755D5"/>
    <w:rsid w:val="0017584A"/>
    <w:rsid w:val="001758E3"/>
    <w:rsid w:val="001759D8"/>
    <w:rsid w:val="001759F7"/>
    <w:rsid w:val="00175B41"/>
    <w:rsid w:val="00175C11"/>
    <w:rsid w:val="00175C7A"/>
    <w:rsid w:val="00175E04"/>
    <w:rsid w:val="00176286"/>
    <w:rsid w:val="00176352"/>
    <w:rsid w:val="00176362"/>
    <w:rsid w:val="00176379"/>
    <w:rsid w:val="001765A4"/>
    <w:rsid w:val="00176640"/>
    <w:rsid w:val="00176644"/>
    <w:rsid w:val="0017667D"/>
    <w:rsid w:val="00176926"/>
    <w:rsid w:val="00176BE9"/>
    <w:rsid w:val="00176BF6"/>
    <w:rsid w:val="00176D51"/>
    <w:rsid w:val="00176DCC"/>
    <w:rsid w:val="00176E52"/>
    <w:rsid w:val="00176F22"/>
    <w:rsid w:val="00177190"/>
    <w:rsid w:val="001771BB"/>
    <w:rsid w:val="001772F6"/>
    <w:rsid w:val="00177A24"/>
    <w:rsid w:val="00177CCE"/>
    <w:rsid w:val="00177D04"/>
    <w:rsid w:val="00177DFC"/>
    <w:rsid w:val="0018002C"/>
    <w:rsid w:val="001800BE"/>
    <w:rsid w:val="00180302"/>
    <w:rsid w:val="00180408"/>
    <w:rsid w:val="00180547"/>
    <w:rsid w:val="00180CE9"/>
    <w:rsid w:val="00181675"/>
    <w:rsid w:val="001816BC"/>
    <w:rsid w:val="001819FE"/>
    <w:rsid w:val="00181A0D"/>
    <w:rsid w:val="00181CF3"/>
    <w:rsid w:val="001820E5"/>
    <w:rsid w:val="0018216D"/>
    <w:rsid w:val="001824B7"/>
    <w:rsid w:val="001824B8"/>
    <w:rsid w:val="001825CB"/>
    <w:rsid w:val="0018267C"/>
    <w:rsid w:val="00182694"/>
    <w:rsid w:val="001826F6"/>
    <w:rsid w:val="00182A3E"/>
    <w:rsid w:val="00182B85"/>
    <w:rsid w:val="00182CC1"/>
    <w:rsid w:val="00182F47"/>
    <w:rsid w:val="00182F56"/>
    <w:rsid w:val="00183038"/>
    <w:rsid w:val="001830CD"/>
    <w:rsid w:val="001832BC"/>
    <w:rsid w:val="0018335E"/>
    <w:rsid w:val="0018373C"/>
    <w:rsid w:val="0018384A"/>
    <w:rsid w:val="00183882"/>
    <w:rsid w:val="00183A87"/>
    <w:rsid w:val="00183BB2"/>
    <w:rsid w:val="00183BC9"/>
    <w:rsid w:val="00183BEA"/>
    <w:rsid w:val="00183E15"/>
    <w:rsid w:val="00183F2F"/>
    <w:rsid w:val="00184425"/>
    <w:rsid w:val="001844B6"/>
    <w:rsid w:val="00184639"/>
    <w:rsid w:val="00184BCC"/>
    <w:rsid w:val="00184BD6"/>
    <w:rsid w:val="00184C57"/>
    <w:rsid w:val="00184D9F"/>
    <w:rsid w:val="00184E66"/>
    <w:rsid w:val="00184E9A"/>
    <w:rsid w:val="00185134"/>
    <w:rsid w:val="001851A3"/>
    <w:rsid w:val="001851B9"/>
    <w:rsid w:val="00185289"/>
    <w:rsid w:val="0018533E"/>
    <w:rsid w:val="00185410"/>
    <w:rsid w:val="0018552B"/>
    <w:rsid w:val="00185585"/>
    <w:rsid w:val="001855B1"/>
    <w:rsid w:val="001856B7"/>
    <w:rsid w:val="001856F3"/>
    <w:rsid w:val="00185A24"/>
    <w:rsid w:val="00186076"/>
    <w:rsid w:val="001860A1"/>
    <w:rsid w:val="001860F5"/>
    <w:rsid w:val="001862D1"/>
    <w:rsid w:val="0018667F"/>
    <w:rsid w:val="001866AE"/>
    <w:rsid w:val="00186793"/>
    <w:rsid w:val="001867F0"/>
    <w:rsid w:val="00186881"/>
    <w:rsid w:val="00186900"/>
    <w:rsid w:val="00186D01"/>
    <w:rsid w:val="00186D4A"/>
    <w:rsid w:val="00186EA0"/>
    <w:rsid w:val="00186EE4"/>
    <w:rsid w:val="00186F2E"/>
    <w:rsid w:val="00186F96"/>
    <w:rsid w:val="00186FE9"/>
    <w:rsid w:val="00187068"/>
    <w:rsid w:val="001870DA"/>
    <w:rsid w:val="00187189"/>
    <w:rsid w:val="00187430"/>
    <w:rsid w:val="00187A72"/>
    <w:rsid w:val="00187CCD"/>
    <w:rsid w:val="00187F49"/>
    <w:rsid w:val="00187F68"/>
    <w:rsid w:val="0019007A"/>
    <w:rsid w:val="001901CF"/>
    <w:rsid w:val="0019021E"/>
    <w:rsid w:val="001905B4"/>
    <w:rsid w:val="0019066C"/>
    <w:rsid w:val="00190699"/>
    <w:rsid w:val="0019069D"/>
    <w:rsid w:val="0019091E"/>
    <w:rsid w:val="00190966"/>
    <w:rsid w:val="00190BCD"/>
    <w:rsid w:val="00190C73"/>
    <w:rsid w:val="00190F9A"/>
    <w:rsid w:val="0019103E"/>
    <w:rsid w:val="00191168"/>
    <w:rsid w:val="00191356"/>
    <w:rsid w:val="0019135C"/>
    <w:rsid w:val="001913C0"/>
    <w:rsid w:val="001913D8"/>
    <w:rsid w:val="001914EC"/>
    <w:rsid w:val="001916A1"/>
    <w:rsid w:val="001916DF"/>
    <w:rsid w:val="00191801"/>
    <w:rsid w:val="001918D7"/>
    <w:rsid w:val="00191903"/>
    <w:rsid w:val="00191B31"/>
    <w:rsid w:val="00191DB6"/>
    <w:rsid w:val="001920FD"/>
    <w:rsid w:val="001920FF"/>
    <w:rsid w:val="00192140"/>
    <w:rsid w:val="00192160"/>
    <w:rsid w:val="001921B5"/>
    <w:rsid w:val="00192398"/>
    <w:rsid w:val="00192447"/>
    <w:rsid w:val="001924A3"/>
    <w:rsid w:val="0019265C"/>
    <w:rsid w:val="0019285F"/>
    <w:rsid w:val="001928FE"/>
    <w:rsid w:val="00192D0B"/>
    <w:rsid w:val="001930AE"/>
    <w:rsid w:val="00193192"/>
    <w:rsid w:val="0019338D"/>
    <w:rsid w:val="00193880"/>
    <w:rsid w:val="00193990"/>
    <w:rsid w:val="00193A92"/>
    <w:rsid w:val="00193AA7"/>
    <w:rsid w:val="00193CDD"/>
    <w:rsid w:val="00193F48"/>
    <w:rsid w:val="00194050"/>
    <w:rsid w:val="00194069"/>
    <w:rsid w:val="00194161"/>
    <w:rsid w:val="0019426C"/>
    <w:rsid w:val="00194689"/>
    <w:rsid w:val="001946F0"/>
    <w:rsid w:val="00194745"/>
    <w:rsid w:val="0019482B"/>
    <w:rsid w:val="00194A75"/>
    <w:rsid w:val="00194E96"/>
    <w:rsid w:val="00194E9F"/>
    <w:rsid w:val="00195056"/>
    <w:rsid w:val="00195079"/>
    <w:rsid w:val="001951AA"/>
    <w:rsid w:val="001951AF"/>
    <w:rsid w:val="001951BC"/>
    <w:rsid w:val="001952F4"/>
    <w:rsid w:val="001953F7"/>
    <w:rsid w:val="00195513"/>
    <w:rsid w:val="00195588"/>
    <w:rsid w:val="00195643"/>
    <w:rsid w:val="0019570F"/>
    <w:rsid w:val="001957D9"/>
    <w:rsid w:val="00195B58"/>
    <w:rsid w:val="00195C4D"/>
    <w:rsid w:val="00195D24"/>
    <w:rsid w:val="0019603D"/>
    <w:rsid w:val="00196264"/>
    <w:rsid w:val="001965D0"/>
    <w:rsid w:val="001966B1"/>
    <w:rsid w:val="001968AE"/>
    <w:rsid w:val="00196902"/>
    <w:rsid w:val="001969E2"/>
    <w:rsid w:val="00196A52"/>
    <w:rsid w:val="00196C76"/>
    <w:rsid w:val="00196FCE"/>
    <w:rsid w:val="0019714B"/>
    <w:rsid w:val="001971A5"/>
    <w:rsid w:val="00197218"/>
    <w:rsid w:val="001972C0"/>
    <w:rsid w:val="00197356"/>
    <w:rsid w:val="001974A7"/>
    <w:rsid w:val="001974F8"/>
    <w:rsid w:val="001976A1"/>
    <w:rsid w:val="00197A3F"/>
    <w:rsid w:val="001A050D"/>
    <w:rsid w:val="001A064A"/>
    <w:rsid w:val="001A07F1"/>
    <w:rsid w:val="001A09BE"/>
    <w:rsid w:val="001A0D30"/>
    <w:rsid w:val="001A0D75"/>
    <w:rsid w:val="001A0E5E"/>
    <w:rsid w:val="001A0FE4"/>
    <w:rsid w:val="001A10E6"/>
    <w:rsid w:val="001A12E1"/>
    <w:rsid w:val="001A12F6"/>
    <w:rsid w:val="001A18CC"/>
    <w:rsid w:val="001A1BBF"/>
    <w:rsid w:val="001A1BD0"/>
    <w:rsid w:val="001A1E06"/>
    <w:rsid w:val="001A2357"/>
    <w:rsid w:val="001A23E2"/>
    <w:rsid w:val="001A23E5"/>
    <w:rsid w:val="001A2442"/>
    <w:rsid w:val="001A2446"/>
    <w:rsid w:val="001A249E"/>
    <w:rsid w:val="001A259F"/>
    <w:rsid w:val="001A25BA"/>
    <w:rsid w:val="001A26EC"/>
    <w:rsid w:val="001A27BE"/>
    <w:rsid w:val="001A27FE"/>
    <w:rsid w:val="001A2922"/>
    <w:rsid w:val="001A2A34"/>
    <w:rsid w:val="001A2C30"/>
    <w:rsid w:val="001A2D9E"/>
    <w:rsid w:val="001A30B8"/>
    <w:rsid w:val="001A3291"/>
    <w:rsid w:val="001A35A3"/>
    <w:rsid w:val="001A35C9"/>
    <w:rsid w:val="001A37D1"/>
    <w:rsid w:val="001A38E3"/>
    <w:rsid w:val="001A3973"/>
    <w:rsid w:val="001A3B0B"/>
    <w:rsid w:val="001A3B1A"/>
    <w:rsid w:val="001A3CD6"/>
    <w:rsid w:val="001A3CF3"/>
    <w:rsid w:val="001A3DB7"/>
    <w:rsid w:val="001A3EF0"/>
    <w:rsid w:val="001A412E"/>
    <w:rsid w:val="001A4332"/>
    <w:rsid w:val="001A4432"/>
    <w:rsid w:val="001A4589"/>
    <w:rsid w:val="001A4591"/>
    <w:rsid w:val="001A45E6"/>
    <w:rsid w:val="001A46A5"/>
    <w:rsid w:val="001A478E"/>
    <w:rsid w:val="001A492B"/>
    <w:rsid w:val="001A49A5"/>
    <w:rsid w:val="001A4BF5"/>
    <w:rsid w:val="001A4E39"/>
    <w:rsid w:val="001A509E"/>
    <w:rsid w:val="001A50EE"/>
    <w:rsid w:val="001A5272"/>
    <w:rsid w:val="001A57D9"/>
    <w:rsid w:val="001A5B8C"/>
    <w:rsid w:val="001A5C41"/>
    <w:rsid w:val="001A5C79"/>
    <w:rsid w:val="001A5CAF"/>
    <w:rsid w:val="001A6110"/>
    <w:rsid w:val="001A6256"/>
    <w:rsid w:val="001A62A5"/>
    <w:rsid w:val="001A6456"/>
    <w:rsid w:val="001A6827"/>
    <w:rsid w:val="001A68AC"/>
    <w:rsid w:val="001A697B"/>
    <w:rsid w:val="001A69E6"/>
    <w:rsid w:val="001A6A3A"/>
    <w:rsid w:val="001A6B59"/>
    <w:rsid w:val="001A6DE2"/>
    <w:rsid w:val="001A6EF2"/>
    <w:rsid w:val="001A6FE6"/>
    <w:rsid w:val="001A72E2"/>
    <w:rsid w:val="001A73E2"/>
    <w:rsid w:val="001A7AA3"/>
    <w:rsid w:val="001A7AF0"/>
    <w:rsid w:val="001A7B21"/>
    <w:rsid w:val="001A7B61"/>
    <w:rsid w:val="001A7BB6"/>
    <w:rsid w:val="001A7D6D"/>
    <w:rsid w:val="001A7FE7"/>
    <w:rsid w:val="001B04CF"/>
    <w:rsid w:val="001B059E"/>
    <w:rsid w:val="001B05E7"/>
    <w:rsid w:val="001B0616"/>
    <w:rsid w:val="001B0621"/>
    <w:rsid w:val="001B0713"/>
    <w:rsid w:val="001B07E0"/>
    <w:rsid w:val="001B08F7"/>
    <w:rsid w:val="001B0A1F"/>
    <w:rsid w:val="001B0FF8"/>
    <w:rsid w:val="001B1210"/>
    <w:rsid w:val="001B134E"/>
    <w:rsid w:val="001B1705"/>
    <w:rsid w:val="001B1755"/>
    <w:rsid w:val="001B19AC"/>
    <w:rsid w:val="001B19D7"/>
    <w:rsid w:val="001B1B3B"/>
    <w:rsid w:val="001B1B65"/>
    <w:rsid w:val="001B1C38"/>
    <w:rsid w:val="001B1D90"/>
    <w:rsid w:val="001B222E"/>
    <w:rsid w:val="001B2247"/>
    <w:rsid w:val="001B225D"/>
    <w:rsid w:val="001B258A"/>
    <w:rsid w:val="001B2654"/>
    <w:rsid w:val="001B2744"/>
    <w:rsid w:val="001B2745"/>
    <w:rsid w:val="001B2B0E"/>
    <w:rsid w:val="001B2B34"/>
    <w:rsid w:val="001B2B8A"/>
    <w:rsid w:val="001B2B98"/>
    <w:rsid w:val="001B2BB6"/>
    <w:rsid w:val="001B2BCE"/>
    <w:rsid w:val="001B2C63"/>
    <w:rsid w:val="001B2CF2"/>
    <w:rsid w:val="001B2CF5"/>
    <w:rsid w:val="001B2E0B"/>
    <w:rsid w:val="001B2F85"/>
    <w:rsid w:val="001B305C"/>
    <w:rsid w:val="001B306B"/>
    <w:rsid w:val="001B30C2"/>
    <w:rsid w:val="001B3394"/>
    <w:rsid w:val="001B33AC"/>
    <w:rsid w:val="001B34EB"/>
    <w:rsid w:val="001B358E"/>
    <w:rsid w:val="001B3657"/>
    <w:rsid w:val="001B376C"/>
    <w:rsid w:val="001B383E"/>
    <w:rsid w:val="001B395F"/>
    <w:rsid w:val="001B39B6"/>
    <w:rsid w:val="001B3B32"/>
    <w:rsid w:val="001B3B7F"/>
    <w:rsid w:val="001B3BCA"/>
    <w:rsid w:val="001B3C7E"/>
    <w:rsid w:val="001B3D4A"/>
    <w:rsid w:val="001B3D64"/>
    <w:rsid w:val="001B3DA8"/>
    <w:rsid w:val="001B3F4C"/>
    <w:rsid w:val="001B42E7"/>
    <w:rsid w:val="001B4384"/>
    <w:rsid w:val="001B43C5"/>
    <w:rsid w:val="001B4432"/>
    <w:rsid w:val="001B4524"/>
    <w:rsid w:val="001B454D"/>
    <w:rsid w:val="001B47E9"/>
    <w:rsid w:val="001B4821"/>
    <w:rsid w:val="001B4AAE"/>
    <w:rsid w:val="001B4F8B"/>
    <w:rsid w:val="001B50F4"/>
    <w:rsid w:val="001B550C"/>
    <w:rsid w:val="001B5639"/>
    <w:rsid w:val="001B579F"/>
    <w:rsid w:val="001B57A5"/>
    <w:rsid w:val="001B57B1"/>
    <w:rsid w:val="001B5957"/>
    <w:rsid w:val="001B59C9"/>
    <w:rsid w:val="001B5B91"/>
    <w:rsid w:val="001B5BC0"/>
    <w:rsid w:val="001B5BFB"/>
    <w:rsid w:val="001B5CBE"/>
    <w:rsid w:val="001B5E38"/>
    <w:rsid w:val="001B5EC9"/>
    <w:rsid w:val="001B6166"/>
    <w:rsid w:val="001B61C2"/>
    <w:rsid w:val="001B63E3"/>
    <w:rsid w:val="001B6737"/>
    <w:rsid w:val="001B67E2"/>
    <w:rsid w:val="001B6D96"/>
    <w:rsid w:val="001B6E8F"/>
    <w:rsid w:val="001B71A8"/>
    <w:rsid w:val="001B732B"/>
    <w:rsid w:val="001B743E"/>
    <w:rsid w:val="001B7566"/>
    <w:rsid w:val="001B78A6"/>
    <w:rsid w:val="001B79C1"/>
    <w:rsid w:val="001B7B24"/>
    <w:rsid w:val="001B7C41"/>
    <w:rsid w:val="001B7DE3"/>
    <w:rsid w:val="001C006E"/>
    <w:rsid w:val="001C0165"/>
    <w:rsid w:val="001C02C8"/>
    <w:rsid w:val="001C0644"/>
    <w:rsid w:val="001C0740"/>
    <w:rsid w:val="001C091E"/>
    <w:rsid w:val="001C0AAF"/>
    <w:rsid w:val="001C0AB0"/>
    <w:rsid w:val="001C0AC0"/>
    <w:rsid w:val="001C0B58"/>
    <w:rsid w:val="001C0C9D"/>
    <w:rsid w:val="001C0F41"/>
    <w:rsid w:val="001C11E4"/>
    <w:rsid w:val="001C130D"/>
    <w:rsid w:val="001C14A1"/>
    <w:rsid w:val="001C1B44"/>
    <w:rsid w:val="001C1F18"/>
    <w:rsid w:val="001C1F83"/>
    <w:rsid w:val="001C1F93"/>
    <w:rsid w:val="001C20F0"/>
    <w:rsid w:val="001C21DE"/>
    <w:rsid w:val="001C2503"/>
    <w:rsid w:val="001C27B9"/>
    <w:rsid w:val="001C2ABD"/>
    <w:rsid w:val="001C2B89"/>
    <w:rsid w:val="001C2C4E"/>
    <w:rsid w:val="001C2E4E"/>
    <w:rsid w:val="001C2F89"/>
    <w:rsid w:val="001C3363"/>
    <w:rsid w:val="001C33F0"/>
    <w:rsid w:val="001C37F0"/>
    <w:rsid w:val="001C39A2"/>
    <w:rsid w:val="001C3B17"/>
    <w:rsid w:val="001C3C7E"/>
    <w:rsid w:val="001C3CDA"/>
    <w:rsid w:val="001C3D6E"/>
    <w:rsid w:val="001C3D87"/>
    <w:rsid w:val="001C3E64"/>
    <w:rsid w:val="001C3F7B"/>
    <w:rsid w:val="001C4372"/>
    <w:rsid w:val="001C44F1"/>
    <w:rsid w:val="001C4590"/>
    <w:rsid w:val="001C47EA"/>
    <w:rsid w:val="001C4807"/>
    <w:rsid w:val="001C4D19"/>
    <w:rsid w:val="001C4D27"/>
    <w:rsid w:val="001C4DFA"/>
    <w:rsid w:val="001C4ED9"/>
    <w:rsid w:val="001C5215"/>
    <w:rsid w:val="001C54C2"/>
    <w:rsid w:val="001C54FA"/>
    <w:rsid w:val="001C5974"/>
    <w:rsid w:val="001C59F8"/>
    <w:rsid w:val="001C5BF7"/>
    <w:rsid w:val="001C5C75"/>
    <w:rsid w:val="001C5DE4"/>
    <w:rsid w:val="001C6194"/>
    <w:rsid w:val="001C6350"/>
    <w:rsid w:val="001C638F"/>
    <w:rsid w:val="001C63B0"/>
    <w:rsid w:val="001C6513"/>
    <w:rsid w:val="001C6552"/>
    <w:rsid w:val="001C66EE"/>
    <w:rsid w:val="001C6892"/>
    <w:rsid w:val="001C6E29"/>
    <w:rsid w:val="001C6EB7"/>
    <w:rsid w:val="001C6FF0"/>
    <w:rsid w:val="001C70E0"/>
    <w:rsid w:val="001C7696"/>
    <w:rsid w:val="001C7724"/>
    <w:rsid w:val="001C7761"/>
    <w:rsid w:val="001C7C39"/>
    <w:rsid w:val="001C7E37"/>
    <w:rsid w:val="001C7ECC"/>
    <w:rsid w:val="001D01A0"/>
    <w:rsid w:val="001D0224"/>
    <w:rsid w:val="001D04C4"/>
    <w:rsid w:val="001D0692"/>
    <w:rsid w:val="001D0750"/>
    <w:rsid w:val="001D097A"/>
    <w:rsid w:val="001D09CC"/>
    <w:rsid w:val="001D0AF4"/>
    <w:rsid w:val="001D0D17"/>
    <w:rsid w:val="001D0D30"/>
    <w:rsid w:val="001D0D5F"/>
    <w:rsid w:val="001D0E0A"/>
    <w:rsid w:val="001D1048"/>
    <w:rsid w:val="001D12D6"/>
    <w:rsid w:val="001D14BB"/>
    <w:rsid w:val="001D14F3"/>
    <w:rsid w:val="001D1920"/>
    <w:rsid w:val="001D19E5"/>
    <w:rsid w:val="001D1A53"/>
    <w:rsid w:val="001D1BA8"/>
    <w:rsid w:val="001D1D5E"/>
    <w:rsid w:val="001D1FC0"/>
    <w:rsid w:val="001D2096"/>
    <w:rsid w:val="001D2147"/>
    <w:rsid w:val="001D2264"/>
    <w:rsid w:val="001D2561"/>
    <w:rsid w:val="001D2582"/>
    <w:rsid w:val="001D25D0"/>
    <w:rsid w:val="001D26C2"/>
    <w:rsid w:val="001D2742"/>
    <w:rsid w:val="001D2A0B"/>
    <w:rsid w:val="001D2AA9"/>
    <w:rsid w:val="001D2C3C"/>
    <w:rsid w:val="001D2C98"/>
    <w:rsid w:val="001D2D94"/>
    <w:rsid w:val="001D317E"/>
    <w:rsid w:val="001D3193"/>
    <w:rsid w:val="001D3322"/>
    <w:rsid w:val="001D34AD"/>
    <w:rsid w:val="001D3583"/>
    <w:rsid w:val="001D35A8"/>
    <w:rsid w:val="001D3662"/>
    <w:rsid w:val="001D3709"/>
    <w:rsid w:val="001D3879"/>
    <w:rsid w:val="001D38A9"/>
    <w:rsid w:val="001D3A43"/>
    <w:rsid w:val="001D3B39"/>
    <w:rsid w:val="001D3C11"/>
    <w:rsid w:val="001D3D0E"/>
    <w:rsid w:val="001D3DA4"/>
    <w:rsid w:val="001D3EED"/>
    <w:rsid w:val="001D4256"/>
    <w:rsid w:val="001D42F7"/>
    <w:rsid w:val="001D4355"/>
    <w:rsid w:val="001D438A"/>
    <w:rsid w:val="001D453A"/>
    <w:rsid w:val="001D4708"/>
    <w:rsid w:val="001D4947"/>
    <w:rsid w:val="001D4AA8"/>
    <w:rsid w:val="001D4BE6"/>
    <w:rsid w:val="001D4D42"/>
    <w:rsid w:val="001D4D50"/>
    <w:rsid w:val="001D5328"/>
    <w:rsid w:val="001D5446"/>
    <w:rsid w:val="001D559D"/>
    <w:rsid w:val="001D5958"/>
    <w:rsid w:val="001D59AD"/>
    <w:rsid w:val="001D5A15"/>
    <w:rsid w:val="001D5CBD"/>
    <w:rsid w:val="001D5D7B"/>
    <w:rsid w:val="001D5DAE"/>
    <w:rsid w:val="001D5EC9"/>
    <w:rsid w:val="001D5ED5"/>
    <w:rsid w:val="001D6106"/>
    <w:rsid w:val="001D62DB"/>
    <w:rsid w:val="001D639B"/>
    <w:rsid w:val="001D654A"/>
    <w:rsid w:val="001D65E0"/>
    <w:rsid w:val="001D6629"/>
    <w:rsid w:val="001D6A36"/>
    <w:rsid w:val="001D6AFB"/>
    <w:rsid w:val="001D6B90"/>
    <w:rsid w:val="001D6D4F"/>
    <w:rsid w:val="001D6F3D"/>
    <w:rsid w:val="001D719F"/>
    <w:rsid w:val="001D7242"/>
    <w:rsid w:val="001D739B"/>
    <w:rsid w:val="001D76F1"/>
    <w:rsid w:val="001D772B"/>
    <w:rsid w:val="001D7835"/>
    <w:rsid w:val="001D79D8"/>
    <w:rsid w:val="001D7C32"/>
    <w:rsid w:val="001E0720"/>
    <w:rsid w:val="001E0883"/>
    <w:rsid w:val="001E0947"/>
    <w:rsid w:val="001E0CF9"/>
    <w:rsid w:val="001E0D3D"/>
    <w:rsid w:val="001E106A"/>
    <w:rsid w:val="001E109E"/>
    <w:rsid w:val="001E1257"/>
    <w:rsid w:val="001E134B"/>
    <w:rsid w:val="001E14D9"/>
    <w:rsid w:val="001E152A"/>
    <w:rsid w:val="001E16C8"/>
    <w:rsid w:val="001E194B"/>
    <w:rsid w:val="001E1A65"/>
    <w:rsid w:val="001E1BDE"/>
    <w:rsid w:val="001E1CCE"/>
    <w:rsid w:val="001E1DA0"/>
    <w:rsid w:val="001E1E7D"/>
    <w:rsid w:val="001E1EBA"/>
    <w:rsid w:val="001E2136"/>
    <w:rsid w:val="001E21F2"/>
    <w:rsid w:val="001E25CD"/>
    <w:rsid w:val="001E2629"/>
    <w:rsid w:val="001E2744"/>
    <w:rsid w:val="001E2D81"/>
    <w:rsid w:val="001E2DD3"/>
    <w:rsid w:val="001E2F0C"/>
    <w:rsid w:val="001E3258"/>
    <w:rsid w:val="001E331E"/>
    <w:rsid w:val="001E3C98"/>
    <w:rsid w:val="001E3F7F"/>
    <w:rsid w:val="001E3F8C"/>
    <w:rsid w:val="001E3FDA"/>
    <w:rsid w:val="001E4598"/>
    <w:rsid w:val="001E45F0"/>
    <w:rsid w:val="001E462D"/>
    <w:rsid w:val="001E46DB"/>
    <w:rsid w:val="001E4771"/>
    <w:rsid w:val="001E48A0"/>
    <w:rsid w:val="001E48F0"/>
    <w:rsid w:val="001E499D"/>
    <w:rsid w:val="001E4CF4"/>
    <w:rsid w:val="001E4D93"/>
    <w:rsid w:val="001E4DCF"/>
    <w:rsid w:val="001E5207"/>
    <w:rsid w:val="001E5225"/>
    <w:rsid w:val="001E5369"/>
    <w:rsid w:val="001E5616"/>
    <w:rsid w:val="001E5A08"/>
    <w:rsid w:val="001E5BC2"/>
    <w:rsid w:val="001E5CA1"/>
    <w:rsid w:val="001E610E"/>
    <w:rsid w:val="001E61C5"/>
    <w:rsid w:val="001E69A2"/>
    <w:rsid w:val="001E6B23"/>
    <w:rsid w:val="001E6B7C"/>
    <w:rsid w:val="001E6C45"/>
    <w:rsid w:val="001E6C46"/>
    <w:rsid w:val="001E6D0D"/>
    <w:rsid w:val="001E6E70"/>
    <w:rsid w:val="001E6E92"/>
    <w:rsid w:val="001E6ED0"/>
    <w:rsid w:val="001E6EF3"/>
    <w:rsid w:val="001E6F05"/>
    <w:rsid w:val="001E6FC9"/>
    <w:rsid w:val="001E70E3"/>
    <w:rsid w:val="001E7127"/>
    <w:rsid w:val="001E721B"/>
    <w:rsid w:val="001E747C"/>
    <w:rsid w:val="001E76C2"/>
    <w:rsid w:val="001E77E2"/>
    <w:rsid w:val="001E7D6A"/>
    <w:rsid w:val="001F0266"/>
    <w:rsid w:val="001F0313"/>
    <w:rsid w:val="001F046E"/>
    <w:rsid w:val="001F0589"/>
    <w:rsid w:val="001F06DF"/>
    <w:rsid w:val="001F07C2"/>
    <w:rsid w:val="001F08B4"/>
    <w:rsid w:val="001F0AD1"/>
    <w:rsid w:val="001F0B3E"/>
    <w:rsid w:val="001F0B81"/>
    <w:rsid w:val="001F0B8F"/>
    <w:rsid w:val="001F1203"/>
    <w:rsid w:val="001F18C0"/>
    <w:rsid w:val="001F1A8E"/>
    <w:rsid w:val="001F1AD2"/>
    <w:rsid w:val="001F201C"/>
    <w:rsid w:val="001F2135"/>
    <w:rsid w:val="001F21BA"/>
    <w:rsid w:val="001F2443"/>
    <w:rsid w:val="001F25F0"/>
    <w:rsid w:val="001F27B7"/>
    <w:rsid w:val="001F2B9C"/>
    <w:rsid w:val="001F2DBF"/>
    <w:rsid w:val="001F2E33"/>
    <w:rsid w:val="001F2EBE"/>
    <w:rsid w:val="001F2F09"/>
    <w:rsid w:val="001F325D"/>
    <w:rsid w:val="001F32A4"/>
    <w:rsid w:val="001F337E"/>
    <w:rsid w:val="001F33C7"/>
    <w:rsid w:val="001F36D2"/>
    <w:rsid w:val="001F3815"/>
    <w:rsid w:val="001F39B3"/>
    <w:rsid w:val="001F3A36"/>
    <w:rsid w:val="001F3AE1"/>
    <w:rsid w:val="001F3F37"/>
    <w:rsid w:val="001F4143"/>
    <w:rsid w:val="001F4352"/>
    <w:rsid w:val="001F44B7"/>
    <w:rsid w:val="001F46AF"/>
    <w:rsid w:val="001F46CE"/>
    <w:rsid w:val="001F47B2"/>
    <w:rsid w:val="001F4898"/>
    <w:rsid w:val="001F4969"/>
    <w:rsid w:val="001F49E3"/>
    <w:rsid w:val="001F4A47"/>
    <w:rsid w:val="001F4BC2"/>
    <w:rsid w:val="001F5011"/>
    <w:rsid w:val="001F5133"/>
    <w:rsid w:val="001F5423"/>
    <w:rsid w:val="001F564F"/>
    <w:rsid w:val="001F568B"/>
    <w:rsid w:val="001F5704"/>
    <w:rsid w:val="001F58EF"/>
    <w:rsid w:val="001F5C07"/>
    <w:rsid w:val="001F5D43"/>
    <w:rsid w:val="001F5DD9"/>
    <w:rsid w:val="001F5DFB"/>
    <w:rsid w:val="001F642C"/>
    <w:rsid w:val="001F6690"/>
    <w:rsid w:val="001F681E"/>
    <w:rsid w:val="001F69E9"/>
    <w:rsid w:val="001F6A13"/>
    <w:rsid w:val="001F6ACE"/>
    <w:rsid w:val="001F6D51"/>
    <w:rsid w:val="001F6FCC"/>
    <w:rsid w:val="001F705A"/>
    <w:rsid w:val="001F71C9"/>
    <w:rsid w:val="001F729D"/>
    <w:rsid w:val="001F7586"/>
    <w:rsid w:val="001F75F5"/>
    <w:rsid w:val="001F7704"/>
    <w:rsid w:val="001F784D"/>
    <w:rsid w:val="001F7ACF"/>
    <w:rsid w:val="001F7C02"/>
    <w:rsid w:val="001F7CF8"/>
    <w:rsid w:val="001F7EBA"/>
    <w:rsid w:val="00200325"/>
    <w:rsid w:val="002003C9"/>
    <w:rsid w:val="00200786"/>
    <w:rsid w:val="00200C98"/>
    <w:rsid w:val="00200DC5"/>
    <w:rsid w:val="00200E97"/>
    <w:rsid w:val="0020104C"/>
    <w:rsid w:val="002010A8"/>
    <w:rsid w:val="002011A1"/>
    <w:rsid w:val="002012E4"/>
    <w:rsid w:val="0020151D"/>
    <w:rsid w:val="0020168F"/>
    <w:rsid w:val="0020171C"/>
    <w:rsid w:val="0020193F"/>
    <w:rsid w:val="00201A24"/>
    <w:rsid w:val="00201AF1"/>
    <w:rsid w:val="00201B79"/>
    <w:rsid w:val="00202116"/>
    <w:rsid w:val="00202179"/>
    <w:rsid w:val="0020238B"/>
    <w:rsid w:val="0020239F"/>
    <w:rsid w:val="002026CF"/>
    <w:rsid w:val="002027B9"/>
    <w:rsid w:val="002028EF"/>
    <w:rsid w:val="00202972"/>
    <w:rsid w:val="00202D38"/>
    <w:rsid w:val="00202E56"/>
    <w:rsid w:val="002030C0"/>
    <w:rsid w:val="0020329E"/>
    <w:rsid w:val="002033D6"/>
    <w:rsid w:val="00203650"/>
    <w:rsid w:val="00203758"/>
    <w:rsid w:val="0020375B"/>
    <w:rsid w:val="00203809"/>
    <w:rsid w:val="00203884"/>
    <w:rsid w:val="002038F5"/>
    <w:rsid w:val="00203A8C"/>
    <w:rsid w:val="00203BCC"/>
    <w:rsid w:val="00203E43"/>
    <w:rsid w:val="002040D3"/>
    <w:rsid w:val="00204521"/>
    <w:rsid w:val="00204726"/>
    <w:rsid w:val="00204762"/>
    <w:rsid w:val="002047C0"/>
    <w:rsid w:val="002048C0"/>
    <w:rsid w:val="00204925"/>
    <w:rsid w:val="002049A4"/>
    <w:rsid w:val="002049DB"/>
    <w:rsid w:val="00204A7A"/>
    <w:rsid w:val="00204AB1"/>
    <w:rsid w:val="00204F83"/>
    <w:rsid w:val="00204FA5"/>
    <w:rsid w:val="0020521A"/>
    <w:rsid w:val="00205488"/>
    <w:rsid w:val="0020551E"/>
    <w:rsid w:val="002057D6"/>
    <w:rsid w:val="0020583E"/>
    <w:rsid w:val="002058F3"/>
    <w:rsid w:val="00205B64"/>
    <w:rsid w:val="00205D6F"/>
    <w:rsid w:val="00205E05"/>
    <w:rsid w:val="00205E73"/>
    <w:rsid w:val="0020632F"/>
    <w:rsid w:val="00206587"/>
    <w:rsid w:val="00206790"/>
    <w:rsid w:val="00206912"/>
    <w:rsid w:val="00206C6F"/>
    <w:rsid w:val="00206CFD"/>
    <w:rsid w:val="0020706F"/>
    <w:rsid w:val="0020708B"/>
    <w:rsid w:val="002072CD"/>
    <w:rsid w:val="00207358"/>
    <w:rsid w:val="00207403"/>
    <w:rsid w:val="002074EB"/>
    <w:rsid w:val="00207743"/>
    <w:rsid w:val="00207869"/>
    <w:rsid w:val="002078D7"/>
    <w:rsid w:val="002078E9"/>
    <w:rsid w:val="0020795F"/>
    <w:rsid w:val="00207A13"/>
    <w:rsid w:val="00207B21"/>
    <w:rsid w:val="00207C68"/>
    <w:rsid w:val="00207D2A"/>
    <w:rsid w:val="00207E1F"/>
    <w:rsid w:val="00207EF3"/>
    <w:rsid w:val="0021017F"/>
    <w:rsid w:val="00210198"/>
    <w:rsid w:val="002109FA"/>
    <w:rsid w:val="00210CB6"/>
    <w:rsid w:val="00210EC5"/>
    <w:rsid w:val="00210F5A"/>
    <w:rsid w:val="00210F75"/>
    <w:rsid w:val="00211257"/>
    <w:rsid w:val="0021130D"/>
    <w:rsid w:val="00211333"/>
    <w:rsid w:val="002115BC"/>
    <w:rsid w:val="002116A7"/>
    <w:rsid w:val="002116B1"/>
    <w:rsid w:val="00211A42"/>
    <w:rsid w:val="00212175"/>
    <w:rsid w:val="002122D9"/>
    <w:rsid w:val="002123BE"/>
    <w:rsid w:val="002125BB"/>
    <w:rsid w:val="002126DD"/>
    <w:rsid w:val="002128A2"/>
    <w:rsid w:val="0021295B"/>
    <w:rsid w:val="002129E2"/>
    <w:rsid w:val="00212DD4"/>
    <w:rsid w:val="00212F6C"/>
    <w:rsid w:val="0021306A"/>
    <w:rsid w:val="00213084"/>
    <w:rsid w:val="002132A2"/>
    <w:rsid w:val="0021330E"/>
    <w:rsid w:val="00213913"/>
    <w:rsid w:val="00213919"/>
    <w:rsid w:val="00213DC0"/>
    <w:rsid w:val="00213E13"/>
    <w:rsid w:val="00213ECE"/>
    <w:rsid w:val="002142AD"/>
    <w:rsid w:val="002142CE"/>
    <w:rsid w:val="002143A7"/>
    <w:rsid w:val="002143F0"/>
    <w:rsid w:val="002144F0"/>
    <w:rsid w:val="002145F9"/>
    <w:rsid w:val="00214680"/>
    <w:rsid w:val="00214721"/>
    <w:rsid w:val="00214B8B"/>
    <w:rsid w:val="00214C9D"/>
    <w:rsid w:val="00214CDC"/>
    <w:rsid w:val="0021508D"/>
    <w:rsid w:val="00215194"/>
    <w:rsid w:val="002152E5"/>
    <w:rsid w:val="002154E8"/>
    <w:rsid w:val="00215813"/>
    <w:rsid w:val="00215F78"/>
    <w:rsid w:val="0021605D"/>
    <w:rsid w:val="00216198"/>
    <w:rsid w:val="00216245"/>
    <w:rsid w:val="002162C1"/>
    <w:rsid w:val="002162E2"/>
    <w:rsid w:val="0021631A"/>
    <w:rsid w:val="002163F7"/>
    <w:rsid w:val="00216461"/>
    <w:rsid w:val="002164C6"/>
    <w:rsid w:val="002165BD"/>
    <w:rsid w:val="0021693C"/>
    <w:rsid w:val="0021693E"/>
    <w:rsid w:val="00216992"/>
    <w:rsid w:val="00216EE5"/>
    <w:rsid w:val="00216F02"/>
    <w:rsid w:val="00217063"/>
    <w:rsid w:val="002171A2"/>
    <w:rsid w:val="002171BF"/>
    <w:rsid w:val="00217306"/>
    <w:rsid w:val="0021731F"/>
    <w:rsid w:val="0021732A"/>
    <w:rsid w:val="002173B8"/>
    <w:rsid w:val="00217915"/>
    <w:rsid w:val="0021796B"/>
    <w:rsid w:val="00217BA6"/>
    <w:rsid w:val="00217CA1"/>
    <w:rsid w:val="00217EEB"/>
    <w:rsid w:val="00217FC9"/>
    <w:rsid w:val="002200D7"/>
    <w:rsid w:val="0022018E"/>
    <w:rsid w:val="0022019F"/>
    <w:rsid w:val="00220543"/>
    <w:rsid w:val="00220C2B"/>
    <w:rsid w:val="00220D40"/>
    <w:rsid w:val="00220E6B"/>
    <w:rsid w:val="00220EC9"/>
    <w:rsid w:val="00220F29"/>
    <w:rsid w:val="00221114"/>
    <w:rsid w:val="002211A1"/>
    <w:rsid w:val="00221298"/>
    <w:rsid w:val="0022137F"/>
    <w:rsid w:val="00221858"/>
    <w:rsid w:val="00221888"/>
    <w:rsid w:val="002218D6"/>
    <w:rsid w:val="0022199E"/>
    <w:rsid w:val="00221A77"/>
    <w:rsid w:val="00221B4F"/>
    <w:rsid w:val="00221BCA"/>
    <w:rsid w:val="00221FAD"/>
    <w:rsid w:val="00221FC7"/>
    <w:rsid w:val="0022248C"/>
    <w:rsid w:val="0022258E"/>
    <w:rsid w:val="002225A5"/>
    <w:rsid w:val="002225ED"/>
    <w:rsid w:val="002228CE"/>
    <w:rsid w:val="00222995"/>
    <w:rsid w:val="00222B4E"/>
    <w:rsid w:val="00222C20"/>
    <w:rsid w:val="00222C58"/>
    <w:rsid w:val="00222C6D"/>
    <w:rsid w:val="00222D06"/>
    <w:rsid w:val="00222E0A"/>
    <w:rsid w:val="00222EA8"/>
    <w:rsid w:val="00222F26"/>
    <w:rsid w:val="00222F89"/>
    <w:rsid w:val="00223049"/>
    <w:rsid w:val="0022348A"/>
    <w:rsid w:val="0022351A"/>
    <w:rsid w:val="002235F5"/>
    <w:rsid w:val="00223606"/>
    <w:rsid w:val="00223813"/>
    <w:rsid w:val="00223974"/>
    <w:rsid w:val="00223A87"/>
    <w:rsid w:val="00223CA5"/>
    <w:rsid w:val="00223CE4"/>
    <w:rsid w:val="00223D67"/>
    <w:rsid w:val="00224037"/>
    <w:rsid w:val="0022417E"/>
    <w:rsid w:val="00224292"/>
    <w:rsid w:val="00224567"/>
    <w:rsid w:val="002246FB"/>
    <w:rsid w:val="0022490F"/>
    <w:rsid w:val="00224941"/>
    <w:rsid w:val="00224A40"/>
    <w:rsid w:val="00224C7D"/>
    <w:rsid w:val="002250F4"/>
    <w:rsid w:val="002252F2"/>
    <w:rsid w:val="0022558A"/>
    <w:rsid w:val="00225A23"/>
    <w:rsid w:val="00225AAB"/>
    <w:rsid w:val="00225C6C"/>
    <w:rsid w:val="00225EB2"/>
    <w:rsid w:val="00225F9C"/>
    <w:rsid w:val="002262A2"/>
    <w:rsid w:val="002262D8"/>
    <w:rsid w:val="00226474"/>
    <w:rsid w:val="002264EF"/>
    <w:rsid w:val="0022651E"/>
    <w:rsid w:val="00226861"/>
    <w:rsid w:val="00226879"/>
    <w:rsid w:val="00226AC6"/>
    <w:rsid w:val="00226C71"/>
    <w:rsid w:val="00226DF5"/>
    <w:rsid w:val="002271EC"/>
    <w:rsid w:val="00227224"/>
    <w:rsid w:val="0022725A"/>
    <w:rsid w:val="00227284"/>
    <w:rsid w:val="002274E5"/>
    <w:rsid w:val="0022752D"/>
    <w:rsid w:val="0022767B"/>
    <w:rsid w:val="002276F7"/>
    <w:rsid w:val="0022776E"/>
    <w:rsid w:val="002278C4"/>
    <w:rsid w:val="00227BC9"/>
    <w:rsid w:val="00227BD0"/>
    <w:rsid w:val="00227D04"/>
    <w:rsid w:val="00227D28"/>
    <w:rsid w:val="00227EBE"/>
    <w:rsid w:val="00227F0A"/>
    <w:rsid w:val="00230181"/>
    <w:rsid w:val="002306B7"/>
    <w:rsid w:val="002306DD"/>
    <w:rsid w:val="00230723"/>
    <w:rsid w:val="00230772"/>
    <w:rsid w:val="002308A9"/>
    <w:rsid w:val="002308AF"/>
    <w:rsid w:val="00230903"/>
    <w:rsid w:val="0023094C"/>
    <w:rsid w:val="002309E3"/>
    <w:rsid w:val="00230C83"/>
    <w:rsid w:val="00230CC1"/>
    <w:rsid w:val="00230F11"/>
    <w:rsid w:val="00231063"/>
    <w:rsid w:val="0023125C"/>
    <w:rsid w:val="00231309"/>
    <w:rsid w:val="002315AA"/>
    <w:rsid w:val="00231888"/>
    <w:rsid w:val="00231AFB"/>
    <w:rsid w:val="00231D4C"/>
    <w:rsid w:val="002320A0"/>
    <w:rsid w:val="002323A9"/>
    <w:rsid w:val="0023242C"/>
    <w:rsid w:val="002324AB"/>
    <w:rsid w:val="0023254E"/>
    <w:rsid w:val="0023271E"/>
    <w:rsid w:val="0023272E"/>
    <w:rsid w:val="002328AF"/>
    <w:rsid w:val="00232951"/>
    <w:rsid w:val="002329B4"/>
    <w:rsid w:val="00232CF5"/>
    <w:rsid w:val="00232D30"/>
    <w:rsid w:val="00232DE5"/>
    <w:rsid w:val="00232F93"/>
    <w:rsid w:val="002331FB"/>
    <w:rsid w:val="002332E6"/>
    <w:rsid w:val="00233554"/>
    <w:rsid w:val="0023355B"/>
    <w:rsid w:val="00233625"/>
    <w:rsid w:val="0023371F"/>
    <w:rsid w:val="002338B7"/>
    <w:rsid w:val="002339D4"/>
    <w:rsid w:val="00233C62"/>
    <w:rsid w:val="00233C71"/>
    <w:rsid w:val="00233CC3"/>
    <w:rsid w:val="00233DA9"/>
    <w:rsid w:val="00233E58"/>
    <w:rsid w:val="00233F79"/>
    <w:rsid w:val="002341EF"/>
    <w:rsid w:val="00234548"/>
    <w:rsid w:val="002345DD"/>
    <w:rsid w:val="00234627"/>
    <w:rsid w:val="00234775"/>
    <w:rsid w:val="0023477C"/>
    <w:rsid w:val="002347A2"/>
    <w:rsid w:val="0023482B"/>
    <w:rsid w:val="002348CF"/>
    <w:rsid w:val="002349F3"/>
    <w:rsid w:val="00234A6D"/>
    <w:rsid w:val="00234FCB"/>
    <w:rsid w:val="002350C6"/>
    <w:rsid w:val="002352D2"/>
    <w:rsid w:val="002355C5"/>
    <w:rsid w:val="00235901"/>
    <w:rsid w:val="00235A9D"/>
    <w:rsid w:val="00235C55"/>
    <w:rsid w:val="00235F25"/>
    <w:rsid w:val="00235F5D"/>
    <w:rsid w:val="00236054"/>
    <w:rsid w:val="0023605F"/>
    <w:rsid w:val="0023608C"/>
    <w:rsid w:val="0023619C"/>
    <w:rsid w:val="002363FB"/>
    <w:rsid w:val="00236404"/>
    <w:rsid w:val="00236534"/>
    <w:rsid w:val="0023654C"/>
    <w:rsid w:val="00236562"/>
    <w:rsid w:val="00236567"/>
    <w:rsid w:val="0023669D"/>
    <w:rsid w:val="0023691B"/>
    <w:rsid w:val="00236AAA"/>
    <w:rsid w:val="00236C55"/>
    <w:rsid w:val="00237071"/>
    <w:rsid w:val="0023715C"/>
    <w:rsid w:val="00237666"/>
    <w:rsid w:val="00237949"/>
    <w:rsid w:val="00237D52"/>
    <w:rsid w:val="00237E7B"/>
    <w:rsid w:val="00237F9B"/>
    <w:rsid w:val="002400B7"/>
    <w:rsid w:val="002401B0"/>
    <w:rsid w:val="0024032E"/>
    <w:rsid w:val="002407B4"/>
    <w:rsid w:val="00240882"/>
    <w:rsid w:val="002408BA"/>
    <w:rsid w:val="0024099C"/>
    <w:rsid w:val="00240CEB"/>
    <w:rsid w:val="00240DB1"/>
    <w:rsid w:val="0024116B"/>
    <w:rsid w:val="002411A2"/>
    <w:rsid w:val="00241738"/>
    <w:rsid w:val="0024197F"/>
    <w:rsid w:val="00241A24"/>
    <w:rsid w:val="00241AD7"/>
    <w:rsid w:val="00241F43"/>
    <w:rsid w:val="0024228C"/>
    <w:rsid w:val="002424A3"/>
    <w:rsid w:val="002424F3"/>
    <w:rsid w:val="002425C2"/>
    <w:rsid w:val="00242614"/>
    <w:rsid w:val="0024270C"/>
    <w:rsid w:val="002428E8"/>
    <w:rsid w:val="00242A5F"/>
    <w:rsid w:val="00242B6D"/>
    <w:rsid w:val="00242C1B"/>
    <w:rsid w:val="00242C30"/>
    <w:rsid w:val="00242C41"/>
    <w:rsid w:val="00242C80"/>
    <w:rsid w:val="00242FE6"/>
    <w:rsid w:val="00243107"/>
    <w:rsid w:val="0024315D"/>
    <w:rsid w:val="00243201"/>
    <w:rsid w:val="002432FB"/>
    <w:rsid w:val="0024379A"/>
    <w:rsid w:val="002437A8"/>
    <w:rsid w:val="00243A4C"/>
    <w:rsid w:val="00243B69"/>
    <w:rsid w:val="002445CD"/>
    <w:rsid w:val="0024468B"/>
    <w:rsid w:val="002446AF"/>
    <w:rsid w:val="002447A5"/>
    <w:rsid w:val="002448BB"/>
    <w:rsid w:val="00244975"/>
    <w:rsid w:val="00244990"/>
    <w:rsid w:val="00244B70"/>
    <w:rsid w:val="00244F05"/>
    <w:rsid w:val="002451B0"/>
    <w:rsid w:val="002452A2"/>
    <w:rsid w:val="0024537F"/>
    <w:rsid w:val="002454E4"/>
    <w:rsid w:val="00245758"/>
    <w:rsid w:val="00245975"/>
    <w:rsid w:val="00245AB5"/>
    <w:rsid w:val="00245B91"/>
    <w:rsid w:val="00245BA3"/>
    <w:rsid w:val="00245D93"/>
    <w:rsid w:val="00245E39"/>
    <w:rsid w:val="00245E8D"/>
    <w:rsid w:val="00245F8E"/>
    <w:rsid w:val="00245FB9"/>
    <w:rsid w:val="00246028"/>
    <w:rsid w:val="002460F9"/>
    <w:rsid w:val="00246360"/>
    <w:rsid w:val="002463E5"/>
    <w:rsid w:val="00246886"/>
    <w:rsid w:val="00246A6A"/>
    <w:rsid w:val="00246AF8"/>
    <w:rsid w:val="00246D00"/>
    <w:rsid w:val="00246FE3"/>
    <w:rsid w:val="00247292"/>
    <w:rsid w:val="002475FF"/>
    <w:rsid w:val="00247702"/>
    <w:rsid w:val="00247844"/>
    <w:rsid w:val="00247873"/>
    <w:rsid w:val="00247921"/>
    <w:rsid w:val="00247B30"/>
    <w:rsid w:val="00247C05"/>
    <w:rsid w:val="00247F47"/>
    <w:rsid w:val="00247F6D"/>
    <w:rsid w:val="00250259"/>
    <w:rsid w:val="002503D9"/>
    <w:rsid w:val="002503F9"/>
    <w:rsid w:val="002509A9"/>
    <w:rsid w:val="00250A6D"/>
    <w:rsid w:val="00250B57"/>
    <w:rsid w:val="00250C18"/>
    <w:rsid w:val="00250DEE"/>
    <w:rsid w:val="00250DFA"/>
    <w:rsid w:val="00250E13"/>
    <w:rsid w:val="00250F15"/>
    <w:rsid w:val="0025118F"/>
    <w:rsid w:val="00251387"/>
    <w:rsid w:val="002513FE"/>
    <w:rsid w:val="002517F7"/>
    <w:rsid w:val="00251834"/>
    <w:rsid w:val="0025189A"/>
    <w:rsid w:val="002519AD"/>
    <w:rsid w:val="00251BE6"/>
    <w:rsid w:val="00251CF0"/>
    <w:rsid w:val="00251ED1"/>
    <w:rsid w:val="00252022"/>
    <w:rsid w:val="0025213E"/>
    <w:rsid w:val="00252406"/>
    <w:rsid w:val="0025262B"/>
    <w:rsid w:val="00252675"/>
    <w:rsid w:val="002527B4"/>
    <w:rsid w:val="00252983"/>
    <w:rsid w:val="00252C09"/>
    <w:rsid w:val="00252E33"/>
    <w:rsid w:val="00252E75"/>
    <w:rsid w:val="00252F47"/>
    <w:rsid w:val="00252F63"/>
    <w:rsid w:val="002530A8"/>
    <w:rsid w:val="002530BA"/>
    <w:rsid w:val="002531FA"/>
    <w:rsid w:val="0025326F"/>
    <w:rsid w:val="002532F0"/>
    <w:rsid w:val="0025358B"/>
    <w:rsid w:val="0025373A"/>
    <w:rsid w:val="002538F7"/>
    <w:rsid w:val="00253983"/>
    <w:rsid w:val="00253B0F"/>
    <w:rsid w:val="00253BAD"/>
    <w:rsid w:val="00253E35"/>
    <w:rsid w:val="00253F4D"/>
    <w:rsid w:val="0025423C"/>
    <w:rsid w:val="0025440C"/>
    <w:rsid w:val="00254445"/>
    <w:rsid w:val="00254462"/>
    <w:rsid w:val="002544DF"/>
    <w:rsid w:val="00254529"/>
    <w:rsid w:val="0025458A"/>
    <w:rsid w:val="002546EA"/>
    <w:rsid w:val="00254849"/>
    <w:rsid w:val="00254B1A"/>
    <w:rsid w:val="00254B2F"/>
    <w:rsid w:val="00254B34"/>
    <w:rsid w:val="00254E58"/>
    <w:rsid w:val="00254E6B"/>
    <w:rsid w:val="00254ED6"/>
    <w:rsid w:val="00254F50"/>
    <w:rsid w:val="00254FE8"/>
    <w:rsid w:val="002553F8"/>
    <w:rsid w:val="0025574D"/>
    <w:rsid w:val="002558FC"/>
    <w:rsid w:val="00255A18"/>
    <w:rsid w:val="00255BBF"/>
    <w:rsid w:val="002561D6"/>
    <w:rsid w:val="00256295"/>
    <w:rsid w:val="0025645B"/>
    <w:rsid w:val="002565C3"/>
    <w:rsid w:val="002566C7"/>
    <w:rsid w:val="0025675B"/>
    <w:rsid w:val="002567FB"/>
    <w:rsid w:val="0025682D"/>
    <w:rsid w:val="00256A77"/>
    <w:rsid w:val="00256CDD"/>
    <w:rsid w:val="00256E53"/>
    <w:rsid w:val="00256FD1"/>
    <w:rsid w:val="0025702C"/>
    <w:rsid w:val="002571B9"/>
    <w:rsid w:val="00257306"/>
    <w:rsid w:val="002575E2"/>
    <w:rsid w:val="00257C7C"/>
    <w:rsid w:val="00257D0E"/>
    <w:rsid w:val="00257E8E"/>
    <w:rsid w:val="00257FAC"/>
    <w:rsid w:val="0026029D"/>
    <w:rsid w:val="002603D0"/>
    <w:rsid w:val="00260486"/>
    <w:rsid w:val="0026050E"/>
    <w:rsid w:val="002606FB"/>
    <w:rsid w:val="00260BB5"/>
    <w:rsid w:val="00260CA5"/>
    <w:rsid w:val="00260D90"/>
    <w:rsid w:val="00260E1E"/>
    <w:rsid w:val="00260E93"/>
    <w:rsid w:val="00260FDD"/>
    <w:rsid w:val="00261007"/>
    <w:rsid w:val="00261026"/>
    <w:rsid w:val="0026135D"/>
    <w:rsid w:val="002613EE"/>
    <w:rsid w:val="002614F0"/>
    <w:rsid w:val="00261574"/>
    <w:rsid w:val="002615E8"/>
    <w:rsid w:val="002616C3"/>
    <w:rsid w:val="00261713"/>
    <w:rsid w:val="0026191F"/>
    <w:rsid w:val="002619C0"/>
    <w:rsid w:val="00261DDF"/>
    <w:rsid w:val="00261DF3"/>
    <w:rsid w:val="00261FAE"/>
    <w:rsid w:val="002621BB"/>
    <w:rsid w:val="002623A6"/>
    <w:rsid w:val="00262437"/>
    <w:rsid w:val="002627A4"/>
    <w:rsid w:val="00262830"/>
    <w:rsid w:val="0026299F"/>
    <w:rsid w:val="00262E6B"/>
    <w:rsid w:val="002630D1"/>
    <w:rsid w:val="0026315A"/>
    <w:rsid w:val="002631DF"/>
    <w:rsid w:val="00263615"/>
    <w:rsid w:val="0026374C"/>
    <w:rsid w:val="002637B1"/>
    <w:rsid w:val="00263999"/>
    <w:rsid w:val="00263A5B"/>
    <w:rsid w:val="00263AC3"/>
    <w:rsid w:val="00263FB5"/>
    <w:rsid w:val="002642A0"/>
    <w:rsid w:val="002643C9"/>
    <w:rsid w:val="00264408"/>
    <w:rsid w:val="002644A0"/>
    <w:rsid w:val="0026469D"/>
    <w:rsid w:val="002648D8"/>
    <w:rsid w:val="00264A55"/>
    <w:rsid w:val="00264C40"/>
    <w:rsid w:val="00264E97"/>
    <w:rsid w:val="00264F19"/>
    <w:rsid w:val="00264F20"/>
    <w:rsid w:val="00265153"/>
    <w:rsid w:val="00265211"/>
    <w:rsid w:val="00265221"/>
    <w:rsid w:val="0026526D"/>
    <w:rsid w:val="002652B4"/>
    <w:rsid w:val="002659A2"/>
    <w:rsid w:val="002659B5"/>
    <w:rsid w:val="0026604F"/>
    <w:rsid w:val="002660C6"/>
    <w:rsid w:val="002663E4"/>
    <w:rsid w:val="00266533"/>
    <w:rsid w:val="002667B1"/>
    <w:rsid w:val="002668AF"/>
    <w:rsid w:val="00266942"/>
    <w:rsid w:val="00266AD6"/>
    <w:rsid w:val="00266C49"/>
    <w:rsid w:val="00266D4B"/>
    <w:rsid w:val="00266DB4"/>
    <w:rsid w:val="00267008"/>
    <w:rsid w:val="00267018"/>
    <w:rsid w:val="0026719F"/>
    <w:rsid w:val="00267410"/>
    <w:rsid w:val="00267623"/>
    <w:rsid w:val="002676FC"/>
    <w:rsid w:val="002679E5"/>
    <w:rsid w:val="00267B34"/>
    <w:rsid w:val="00267DE7"/>
    <w:rsid w:val="00267FCA"/>
    <w:rsid w:val="002700CF"/>
    <w:rsid w:val="002703F5"/>
    <w:rsid w:val="00270456"/>
    <w:rsid w:val="00270688"/>
    <w:rsid w:val="0027078F"/>
    <w:rsid w:val="00270792"/>
    <w:rsid w:val="00270803"/>
    <w:rsid w:val="00270C0A"/>
    <w:rsid w:val="00270C1B"/>
    <w:rsid w:val="00270C23"/>
    <w:rsid w:val="00270C2C"/>
    <w:rsid w:val="00270D7E"/>
    <w:rsid w:val="00271155"/>
    <w:rsid w:val="002711B4"/>
    <w:rsid w:val="0027133A"/>
    <w:rsid w:val="00271364"/>
    <w:rsid w:val="00271501"/>
    <w:rsid w:val="00271733"/>
    <w:rsid w:val="002717AE"/>
    <w:rsid w:val="002718D6"/>
    <w:rsid w:val="00271A59"/>
    <w:rsid w:val="00271CBA"/>
    <w:rsid w:val="00271EED"/>
    <w:rsid w:val="002720DD"/>
    <w:rsid w:val="002720E8"/>
    <w:rsid w:val="00272539"/>
    <w:rsid w:val="002728DD"/>
    <w:rsid w:val="00272B0F"/>
    <w:rsid w:val="00272BD4"/>
    <w:rsid w:val="00272D57"/>
    <w:rsid w:val="00272D9A"/>
    <w:rsid w:val="00272F20"/>
    <w:rsid w:val="00272F62"/>
    <w:rsid w:val="00272FA0"/>
    <w:rsid w:val="002733D3"/>
    <w:rsid w:val="00273776"/>
    <w:rsid w:val="002738CF"/>
    <w:rsid w:val="00273902"/>
    <w:rsid w:val="00273A3C"/>
    <w:rsid w:val="00273D1F"/>
    <w:rsid w:val="00273E04"/>
    <w:rsid w:val="00274375"/>
    <w:rsid w:val="00274381"/>
    <w:rsid w:val="002743DA"/>
    <w:rsid w:val="00274484"/>
    <w:rsid w:val="00274515"/>
    <w:rsid w:val="002745F0"/>
    <w:rsid w:val="002746D9"/>
    <w:rsid w:val="002746F5"/>
    <w:rsid w:val="00274770"/>
    <w:rsid w:val="00274880"/>
    <w:rsid w:val="002749CD"/>
    <w:rsid w:val="00274D4D"/>
    <w:rsid w:val="00274FBF"/>
    <w:rsid w:val="00274FD3"/>
    <w:rsid w:val="00274FE7"/>
    <w:rsid w:val="0027500F"/>
    <w:rsid w:val="00275046"/>
    <w:rsid w:val="002750F6"/>
    <w:rsid w:val="0027512C"/>
    <w:rsid w:val="002751B0"/>
    <w:rsid w:val="002754DB"/>
    <w:rsid w:val="00275616"/>
    <w:rsid w:val="00275B6F"/>
    <w:rsid w:val="00275DB9"/>
    <w:rsid w:val="00275F61"/>
    <w:rsid w:val="00276514"/>
    <w:rsid w:val="00276BF7"/>
    <w:rsid w:val="00276C30"/>
    <w:rsid w:val="00276DEB"/>
    <w:rsid w:val="00276E26"/>
    <w:rsid w:val="0027705B"/>
    <w:rsid w:val="00277382"/>
    <w:rsid w:val="0027738A"/>
    <w:rsid w:val="002777B6"/>
    <w:rsid w:val="00277964"/>
    <w:rsid w:val="002779DB"/>
    <w:rsid w:val="002779F1"/>
    <w:rsid w:val="00277A10"/>
    <w:rsid w:val="00277B0A"/>
    <w:rsid w:val="00277C3E"/>
    <w:rsid w:val="00277CB9"/>
    <w:rsid w:val="00277EBA"/>
    <w:rsid w:val="00280757"/>
    <w:rsid w:val="00280884"/>
    <w:rsid w:val="00280D9D"/>
    <w:rsid w:val="00280DB6"/>
    <w:rsid w:val="002812FA"/>
    <w:rsid w:val="00281312"/>
    <w:rsid w:val="002813BF"/>
    <w:rsid w:val="002814B7"/>
    <w:rsid w:val="00281502"/>
    <w:rsid w:val="00281652"/>
    <w:rsid w:val="002816D4"/>
    <w:rsid w:val="0028177F"/>
    <w:rsid w:val="00281BD4"/>
    <w:rsid w:val="00281E7E"/>
    <w:rsid w:val="00282053"/>
    <w:rsid w:val="0028236A"/>
    <w:rsid w:val="00282511"/>
    <w:rsid w:val="002825CF"/>
    <w:rsid w:val="002826B9"/>
    <w:rsid w:val="002826F5"/>
    <w:rsid w:val="0028270D"/>
    <w:rsid w:val="00282814"/>
    <w:rsid w:val="00282A60"/>
    <w:rsid w:val="00282B9F"/>
    <w:rsid w:val="00282BCA"/>
    <w:rsid w:val="00282D86"/>
    <w:rsid w:val="00282DD3"/>
    <w:rsid w:val="00282EFA"/>
    <w:rsid w:val="00282FA9"/>
    <w:rsid w:val="00282FC2"/>
    <w:rsid w:val="00282FD2"/>
    <w:rsid w:val="002832C4"/>
    <w:rsid w:val="0028332F"/>
    <w:rsid w:val="0028335C"/>
    <w:rsid w:val="00283534"/>
    <w:rsid w:val="002837FC"/>
    <w:rsid w:val="00283A88"/>
    <w:rsid w:val="00283AAA"/>
    <w:rsid w:val="00283AB1"/>
    <w:rsid w:val="00283C8F"/>
    <w:rsid w:val="00283F69"/>
    <w:rsid w:val="00284115"/>
    <w:rsid w:val="0028414A"/>
    <w:rsid w:val="002841E1"/>
    <w:rsid w:val="002842C8"/>
    <w:rsid w:val="00284316"/>
    <w:rsid w:val="002843C6"/>
    <w:rsid w:val="002844DF"/>
    <w:rsid w:val="00284587"/>
    <w:rsid w:val="002846E1"/>
    <w:rsid w:val="00284866"/>
    <w:rsid w:val="0028491E"/>
    <w:rsid w:val="002849BC"/>
    <w:rsid w:val="00284A4D"/>
    <w:rsid w:val="00284C09"/>
    <w:rsid w:val="00284C30"/>
    <w:rsid w:val="00284D5E"/>
    <w:rsid w:val="00284F5D"/>
    <w:rsid w:val="00285017"/>
    <w:rsid w:val="0028509C"/>
    <w:rsid w:val="002851AA"/>
    <w:rsid w:val="00285227"/>
    <w:rsid w:val="00285266"/>
    <w:rsid w:val="00285276"/>
    <w:rsid w:val="002852E2"/>
    <w:rsid w:val="002852F9"/>
    <w:rsid w:val="002853F9"/>
    <w:rsid w:val="00285469"/>
    <w:rsid w:val="00285747"/>
    <w:rsid w:val="002858BC"/>
    <w:rsid w:val="00285ACF"/>
    <w:rsid w:val="00285C1D"/>
    <w:rsid w:val="00285CB2"/>
    <w:rsid w:val="00285D2D"/>
    <w:rsid w:val="00285DB2"/>
    <w:rsid w:val="00285F8C"/>
    <w:rsid w:val="00286073"/>
    <w:rsid w:val="0028608F"/>
    <w:rsid w:val="00286282"/>
    <w:rsid w:val="00286647"/>
    <w:rsid w:val="00286723"/>
    <w:rsid w:val="002868AC"/>
    <w:rsid w:val="002869C9"/>
    <w:rsid w:val="00286AF3"/>
    <w:rsid w:val="00286BAF"/>
    <w:rsid w:val="00286C45"/>
    <w:rsid w:val="00287018"/>
    <w:rsid w:val="00287307"/>
    <w:rsid w:val="002873A1"/>
    <w:rsid w:val="0028755A"/>
    <w:rsid w:val="00287901"/>
    <w:rsid w:val="00287984"/>
    <w:rsid w:val="00287BA8"/>
    <w:rsid w:val="00287C4E"/>
    <w:rsid w:val="00287D41"/>
    <w:rsid w:val="00287DF9"/>
    <w:rsid w:val="00290015"/>
    <w:rsid w:val="0029007F"/>
    <w:rsid w:val="002901FD"/>
    <w:rsid w:val="00290335"/>
    <w:rsid w:val="002906D7"/>
    <w:rsid w:val="00290774"/>
    <w:rsid w:val="00290ACA"/>
    <w:rsid w:val="00290CDF"/>
    <w:rsid w:val="00290D1D"/>
    <w:rsid w:val="00290ECA"/>
    <w:rsid w:val="00290F7B"/>
    <w:rsid w:val="002911D6"/>
    <w:rsid w:val="002911EF"/>
    <w:rsid w:val="002914E4"/>
    <w:rsid w:val="0029158C"/>
    <w:rsid w:val="0029158E"/>
    <w:rsid w:val="00291742"/>
    <w:rsid w:val="00291BDD"/>
    <w:rsid w:val="00291F2A"/>
    <w:rsid w:val="002920C2"/>
    <w:rsid w:val="002920D0"/>
    <w:rsid w:val="00292463"/>
    <w:rsid w:val="00292792"/>
    <w:rsid w:val="002928B9"/>
    <w:rsid w:val="00292961"/>
    <w:rsid w:val="00292B7B"/>
    <w:rsid w:val="00292C5E"/>
    <w:rsid w:val="00292FF3"/>
    <w:rsid w:val="00293052"/>
    <w:rsid w:val="00293498"/>
    <w:rsid w:val="002935F8"/>
    <w:rsid w:val="0029397B"/>
    <w:rsid w:val="00293C80"/>
    <w:rsid w:val="00293D38"/>
    <w:rsid w:val="00293DE1"/>
    <w:rsid w:val="00293E33"/>
    <w:rsid w:val="002940D2"/>
    <w:rsid w:val="0029420E"/>
    <w:rsid w:val="00294507"/>
    <w:rsid w:val="00294701"/>
    <w:rsid w:val="0029478F"/>
    <w:rsid w:val="0029479E"/>
    <w:rsid w:val="002948BD"/>
    <w:rsid w:val="0029491E"/>
    <w:rsid w:val="002949E3"/>
    <w:rsid w:val="00294D29"/>
    <w:rsid w:val="00294FD8"/>
    <w:rsid w:val="002950A1"/>
    <w:rsid w:val="0029524F"/>
    <w:rsid w:val="00295288"/>
    <w:rsid w:val="002953D1"/>
    <w:rsid w:val="002953F1"/>
    <w:rsid w:val="00295562"/>
    <w:rsid w:val="0029571A"/>
    <w:rsid w:val="00295A37"/>
    <w:rsid w:val="00295B7B"/>
    <w:rsid w:val="00295B7F"/>
    <w:rsid w:val="00295CE8"/>
    <w:rsid w:val="00295CEB"/>
    <w:rsid w:val="002960B3"/>
    <w:rsid w:val="002960BA"/>
    <w:rsid w:val="0029615B"/>
    <w:rsid w:val="0029617B"/>
    <w:rsid w:val="0029624B"/>
    <w:rsid w:val="00296274"/>
    <w:rsid w:val="00296400"/>
    <w:rsid w:val="00296437"/>
    <w:rsid w:val="0029671F"/>
    <w:rsid w:val="00296932"/>
    <w:rsid w:val="00296973"/>
    <w:rsid w:val="0029699A"/>
    <w:rsid w:val="00296B40"/>
    <w:rsid w:val="00296C06"/>
    <w:rsid w:val="00296D69"/>
    <w:rsid w:val="002971DB"/>
    <w:rsid w:val="00297420"/>
    <w:rsid w:val="00297AF7"/>
    <w:rsid w:val="00297C0F"/>
    <w:rsid w:val="00297CEE"/>
    <w:rsid w:val="002A0147"/>
    <w:rsid w:val="002A042D"/>
    <w:rsid w:val="002A0650"/>
    <w:rsid w:val="002A06DA"/>
    <w:rsid w:val="002A078A"/>
    <w:rsid w:val="002A0936"/>
    <w:rsid w:val="002A0987"/>
    <w:rsid w:val="002A09DE"/>
    <w:rsid w:val="002A0AF8"/>
    <w:rsid w:val="002A0B87"/>
    <w:rsid w:val="002A0CAA"/>
    <w:rsid w:val="002A0CE5"/>
    <w:rsid w:val="002A0DE6"/>
    <w:rsid w:val="002A0E21"/>
    <w:rsid w:val="002A0E65"/>
    <w:rsid w:val="002A11AE"/>
    <w:rsid w:val="002A1948"/>
    <w:rsid w:val="002A1F5C"/>
    <w:rsid w:val="002A2093"/>
    <w:rsid w:val="002A221F"/>
    <w:rsid w:val="002A246C"/>
    <w:rsid w:val="002A25E1"/>
    <w:rsid w:val="002A26F6"/>
    <w:rsid w:val="002A2733"/>
    <w:rsid w:val="002A28D8"/>
    <w:rsid w:val="002A2B7E"/>
    <w:rsid w:val="002A2B9E"/>
    <w:rsid w:val="002A2BB9"/>
    <w:rsid w:val="002A2D75"/>
    <w:rsid w:val="002A2DEE"/>
    <w:rsid w:val="002A2F5C"/>
    <w:rsid w:val="002A3129"/>
    <w:rsid w:val="002A35B5"/>
    <w:rsid w:val="002A3614"/>
    <w:rsid w:val="002A3A57"/>
    <w:rsid w:val="002A3B9D"/>
    <w:rsid w:val="002A3BE1"/>
    <w:rsid w:val="002A3E8B"/>
    <w:rsid w:val="002A4016"/>
    <w:rsid w:val="002A40E8"/>
    <w:rsid w:val="002A4106"/>
    <w:rsid w:val="002A4126"/>
    <w:rsid w:val="002A4173"/>
    <w:rsid w:val="002A41A6"/>
    <w:rsid w:val="002A4249"/>
    <w:rsid w:val="002A426C"/>
    <w:rsid w:val="002A42BE"/>
    <w:rsid w:val="002A4347"/>
    <w:rsid w:val="002A4530"/>
    <w:rsid w:val="002A456F"/>
    <w:rsid w:val="002A460E"/>
    <w:rsid w:val="002A490D"/>
    <w:rsid w:val="002A4957"/>
    <w:rsid w:val="002A4968"/>
    <w:rsid w:val="002A4A90"/>
    <w:rsid w:val="002A4E8B"/>
    <w:rsid w:val="002A4F6C"/>
    <w:rsid w:val="002A510F"/>
    <w:rsid w:val="002A5163"/>
    <w:rsid w:val="002A52E1"/>
    <w:rsid w:val="002A580E"/>
    <w:rsid w:val="002A5996"/>
    <w:rsid w:val="002A5F3D"/>
    <w:rsid w:val="002A5F97"/>
    <w:rsid w:val="002A5FE4"/>
    <w:rsid w:val="002A6448"/>
    <w:rsid w:val="002A64A9"/>
    <w:rsid w:val="002A6720"/>
    <w:rsid w:val="002A681C"/>
    <w:rsid w:val="002A6E2B"/>
    <w:rsid w:val="002A7670"/>
    <w:rsid w:val="002A76A0"/>
    <w:rsid w:val="002A77BA"/>
    <w:rsid w:val="002A787A"/>
    <w:rsid w:val="002A7AB3"/>
    <w:rsid w:val="002A7BBA"/>
    <w:rsid w:val="002A7ECB"/>
    <w:rsid w:val="002B03D4"/>
    <w:rsid w:val="002B052F"/>
    <w:rsid w:val="002B05A1"/>
    <w:rsid w:val="002B0931"/>
    <w:rsid w:val="002B0C5B"/>
    <w:rsid w:val="002B0C6E"/>
    <w:rsid w:val="002B0CFA"/>
    <w:rsid w:val="002B0EE0"/>
    <w:rsid w:val="002B1029"/>
    <w:rsid w:val="002B114F"/>
    <w:rsid w:val="002B128E"/>
    <w:rsid w:val="002B1743"/>
    <w:rsid w:val="002B1752"/>
    <w:rsid w:val="002B18EF"/>
    <w:rsid w:val="002B18F9"/>
    <w:rsid w:val="002B1A05"/>
    <w:rsid w:val="002B1DED"/>
    <w:rsid w:val="002B1E8E"/>
    <w:rsid w:val="002B2034"/>
    <w:rsid w:val="002B205A"/>
    <w:rsid w:val="002B207C"/>
    <w:rsid w:val="002B2236"/>
    <w:rsid w:val="002B2572"/>
    <w:rsid w:val="002B25B3"/>
    <w:rsid w:val="002B2801"/>
    <w:rsid w:val="002B2914"/>
    <w:rsid w:val="002B2AF4"/>
    <w:rsid w:val="002B2BE6"/>
    <w:rsid w:val="002B2D07"/>
    <w:rsid w:val="002B2DBE"/>
    <w:rsid w:val="002B2EB9"/>
    <w:rsid w:val="002B3158"/>
    <w:rsid w:val="002B37D4"/>
    <w:rsid w:val="002B3AAC"/>
    <w:rsid w:val="002B3C3C"/>
    <w:rsid w:val="002B3E1C"/>
    <w:rsid w:val="002B43E9"/>
    <w:rsid w:val="002B486C"/>
    <w:rsid w:val="002B48DC"/>
    <w:rsid w:val="002B4AD6"/>
    <w:rsid w:val="002B4D79"/>
    <w:rsid w:val="002B4E77"/>
    <w:rsid w:val="002B50CB"/>
    <w:rsid w:val="002B52A8"/>
    <w:rsid w:val="002B52BC"/>
    <w:rsid w:val="002B5348"/>
    <w:rsid w:val="002B53BA"/>
    <w:rsid w:val="002B543C"/>
    <w:rsid w:val="002B544B"/>
    <w:rsid w:val="002B544C"/>
    <w:rsid w:val="002B55DC"/>
    <w:rsid w:val="002B58A5"/>
    <w:rsid w:val="002B58CC"/>
    <w:rsid w:val="002B600B"/>
    <w:rsid w:val="002B60B2"/>
    <w:rsid w:val="002B628B"/>
    <w:rsid w:val="002B64AF"/>
    <w:rsid w:val="002B6501"/>
    <w:rsid w:val="002B6809"/>
    <w:rsid w:val="002B6889"/>
    <w:rsid w:val="002B68B5"/>
    <w:rsid w:val="002B692F"/>
    <w:rsid w:val="002B6A2F"/>
    <w:rsid w:val="002B6AB7"/>
    <w:rsid w:val="002B6C60"/>
    <w:rsid w:val="002B6CA6"/>
    <w:rsid w:val="002B6FDA"/>
    <w:rsid w:val="002B6FF4"/>
    <w:rsid w:val="002B7335"/>
    <w:rsid w:val="002B73FF"/>
    <w:rsid w:val="002B7477"/>
    <w:rsid w:val="002B76DB"/>
    <w:rsid w:val="002B77F5"/>
    <w:rsid w:val="002B784F"/>
    <w:rsid w:val="002B790C"/>
    <w:rsid w:val="002B7A4C"/>
    <w:rsid w:val="002B7ED8"/>
    <w:rsid w:val="002C0057"/>
    <w:rsid w:val="002C0068"/>
    <w:rsid w:val="002C0662"/>
    <w:rsid w:val="002C071A"/>
    <w:rsid w:val="002C08B5"/>
    <w:rsid w:val="002C0944"/>
    <w:rsid w:val="002C0D74"/>
    <w:rsid w:val="002C0DB5"/>
    <w:rsid w:val="002C0F62"/>
    <w:rsid w:val="002C0F9F"/>
    <w:rsid w:val="002C1052"/>
    <w:rsid w:val="002C1131"/>
    <w:rsid w:val="002C1271"/>
    <w:rsid w:val="002C1661"/>
    <w:rsid w:val="002C17CF"/>
    <w:rsid w:val="002C190C"/>
    <w:rsid w:val="002C1C32"/>
    <w:rsid w:val="002C1D0C"/>
    <w:rsid w:val="002C1EC2"/>
    <w:rsid w:val="002C1F5E"/>
    <w:rsid w:val="002C20DD"/>
    <w:rsid w:val="002C2137"/>
    <w:rsid w:val="002C2340"/>
    <w:rsid w:val="002C23DD"/>
    <w:rsid w:val="002C2893"/>
    <w:rsid w:val="002C2B6F"/>
    <w:rsid w:val="002C2BD4"/>
    <w:rsid w:val="002C2D88"/>
    <w:rsid w:val="002C2DEF"/>
    <w:rsid w:val="002C2F17"/>
    <w:rsid w:val="002C32E2"/>
    <w:rsid w:val="002C331D"/>
    <w:rsid w:val="002C35D9"/>
    <w:rsid w:val="002C3D29"/>
    <w:rsid w:val="002C3F0D"/>
    <w:rsid w:val="002C3F6B"/>
    <w:rsid w:val="002C41BD"/>
    <w:rsid w:val="002C446D"/>
    <w:rsid w:val="002C44AC"/>
    <w:rsid w:val="002C4880"/>
    <w:rsid w:val="002C494A"/>
    <w:rsid w:val="002C49BB"/>
    <w:rsid w:val="002C49D8"/>
    <w:rsid w:val="002C4E17"/>
    <w:rsid w:val="002C50AD"/>
    <w:rsid w:val="002C522A"/>
    <w:rsid w:val="002C54FA"/>
    <w:rsid w:val="002C5668"/>
    <w:rsid w:val="002C571D"/>
    <w:rsid w:val="002C58CA"/>
    <w:rsid w:val="002C5ADC"/>
    <w:rsid w:val="002C5B54"/>
    <w:rsid w:val="002C5D3A"/>
    <w:rsid w:val="002C5E31"/>
    <w:rsid w:val="002C5F79"/>
    <w:rsid w:val="002C5FC2"/>
    <w:rsid w:val="002C6075"/>
    <w:rsid w:val="002C60E5"/>
    <w:rsid w:val="002C637B"/>
    <w:rsid w:val="002C637F"/>
    <w:rsid w:val="002C64BF"/>
    <w:rsid w:val="002C678F"/>
    <w:rsid w:val="002C6D86"/>
    <w:rsid w:val="002C712B"/>
    <w:rsid w:val="002C7284"/>
    <w:rsid w:val="002C7443"/>
    <w:rsid w:val="002C76C3"/>
    <w:rsid w:val="002C78F6"/>
    <w:rsid w:val="002C790A"/>
    <w:rsid w:val="002C7B63"/>
    <w:rsid w:val="002C7C36"/>
    <w:rsid w:val="002C7D11"/>
    <w:rsid w:val="002C7D46"/>
    <w:rsid w:val="002D01D2"/>
    <w:rsid w:val="002D057A"/>
    <w:rsid w:val="002D07CB"/>
    <w:rsid w:val="002D07E9"/>
    <w:rsid w:val="002D07EF"/>
    <w:rsid w:val="002D0A02"/>
    <w:rsid w:val="002D0C8B"/>
    <w:rsid w:val="002D1163"/>
    <w:rsid w:val="002D11DB"/>
    <w:rsid w:val="002D1636"/>
    <w:rsid w:val="002D1653"/>
    <w:rsid w:val="002D17CB"/>
    <w:rsid w:val="002D1AE9"/>
    <w:rsid w:val="002D1B80"/>
    <w:rsid w:val="002D1D7E"/>
    <w:rsid w:val="002D21E1"/>
    <w:rsid w:val="002D225A"/>
    <w:rsid w:val="002D24FC"/>
    <w:rsid w:val="002D271E"/>
    <w:rsid w:val="002D2939"/>
    <w:rsid w:val="002D2AA0"/>
    <w:rsid w:val="002D2B2D"/>
    <w:rsid w:val="002D2D7E"/>
    <w:rsid w:val="002D2DA5"/>
    <w:rsid w:val="002D2E3A"/>
    <w:rsid w:val="002D3103"/>
    <w:rsid w:val="002D3172"/>
    <w:rsid w:val="002D31B4"/>
    <w:rsid w:val="002D32BD"/>
    <w:rsid w:val="002D36D0"/>
    <w:rsid w:val="002D375D"/>
    <w:rsid w:val="002D3A2B"/>
    <w:rsid w:val="002D3C44"/>
    <w:rsid w:val="002D3D6B"/>
    <w:rsid w:val="002D3E83"/>
    <w:rsid w:val="002D4104"/>
    <w:rsid w:val="002D4177"/>
    <w:rsid w:val="002D430A"/>
    <w:rsid w:val="002D4481"/>
    <w:rsid w:val="002D4525"/>
    <w:rsid w:val="002D46C3"/>
    <w:rsid w:val="002D46F2"/>
    <w:rsid w:val="002D4896"/>
    <w:rsid w:val="002D492A"/>
    <w:rsid w:val="002D515E"/>
    <w:rsid w:val="002D5296"/>
    <w:rsid w:val="002D52B3"/>
    <w:rsid w:val="002D533D"/>
    <w:rsid w:val="002D548B"/>
    <w:rsid w:val="002D5591"/>
    <w:rsid w:val="002D56C7"/>
    <w:rsid w:val="002D595A"/>
    <w:rsid w:val="002D59FB"/>
    <w:rsid w:val="002D5AFD"/>
    <w:rsid w:val="002D5F62"/>
    <w:rsid w:val="002D5FB9"/>
    <w:rsid w:val="002D60B2"/>
    <w:rsid w:val="002D614A"/>
    <w:rsid w:val="002D62E9"/>
    <w:rsid w:val="002D6650"/>
    <w:rsid w:val="002D66A0"/>
    <w:rsid w:val="002D66B1"/>
    <w:rsid w:val="002D683A"/>
    <w:rsid w:val="002D6965"/>
    <w:rsid w:val="002D69BA"/>
    <w:rsid w:val="002D69EF"/>
    <w:rsid w:val="002D6A20"/>
    <w:rsid w:val="002D6A79"/>
    <w:rsid w:val="002D6B29"/>
    <w:rsid w:val="002D6B4C"/>
    <w:rsid w:val="002D6C02"/>
    <w:rsid w:val="002D6C7D"/>
    <w:rsid w:val="002D6ECD"/>
    <w:rsid w:val="002D6F29"/>
    <w:rsid w:val="002D7116"/>
    <w:rsid w:val="002D72D9"/>
    <w:rsid w:val="002D75AB"/>
    <w:rsid w:val="002D7616"/>
    <w:rsid w:val="002D7C5A"/>
    <w:rsid w:val="002D7C92"/>
    <w:rsid w:val="002D7ECF"/>
    <w:rsid w:val="002D7F98"/>
    <w:rsid w:val="002E0503"/>
    <w:rsid w:val="002E050F"/>
    <w:rsid w:val="002E078F"/>
    <w:rsid w:val="002E0839"/>
    <w:rsid w:val="002E0A4C"/>
    <w:rsid w:val="002E0AD1"/>
    <w:rsid w:val="002E0C5D"/>
    <w:rsid w:val="002E0C63"/>
    <w:rsid w:val="002E0F74"/>
    <w:rsid w:val="002E149A"/>
    <w:rsid w:val="002E15D0"/>
    <w:rsid w:val="002E1756"/>
    <w:rsid w:val="002E188C"/>
    <w:rsid w:val="002E1A8C"/>
    <w:rsid w:val="002E1BF3"/>
    <w:rsid w:val="002E1C8E"/>
    <w:rsid w:val="002E1C94"/>
    <w:rsid w:val="002E1D1A"/>
    <w:rsid w:val="002E1D1F"/>
    <w:rsid w:val="002E206B"/>
    <w:rsid w:val="002E20A0"/>
    <w:rsid w:val="002E20B3"/>
    <w:rsid w:val="002E233A"/>
    <w:rsid w:val="002E2399"/>
    <w:rsid w:val="002E24BF"/>
    <w:rsid w:val="002E2920"/>
    <w:rsid w:val="002E2BB7"/>
    <w:rsid w:val="002E2CEB"/>
    <w:rsid w:val="002E2D54"/>
    <w:rsid w:val="002E2ED1"/>
    <w:rsid w:val="002E2FB9"/>
    <w:rsid w:val="002E3048"/>
    <w:rsid w:val="002E30C6"/>
    <w:rsid w:val="002E31F8"/>
    <w:rsid w:val="002E35BA"/>
    <w:rsid w:val="002E35E1"/>
    <w:rsid w:val="002E37AD"/>
    <w:rsid w:val="002E398E"/>
    <w:rsid w:val="002E3A09"/>
    <w:rsid w:val="002E3A35"/>
    <w:rsid w:val="002E3ECD"/>
    <w:rsid w:val="002E3FF1"/>
    <w:rsid w:val="002E412A"/>
    <w:rsid w:val="002E413C"/>
    <w:rsid w:val="002E4250"/>
    <w:rsid w:val="002E43FD"/>
    <w:rsid w:val="002E4404"/>
    <w:rsid w:val="002E46DE"/>
    <w:rsid w:val="002E47CB"/>
    <w:rsid w:val="002E4967"/>
    <w:rsid w:val="002E4A3C"/>
    <w:rsid w:val="002E4AEE"/>
    <w:rsid w:val="002E4B1C"/>
    <w:rsid w:val="002E4C63"/>
    <w:rsid w:val="002E4C6A"/>
    <w:rsid w:val="002E4CC6"/>
    <w:rsid w:val="002E5233"/>
    <w:rsid w:val="002E5406"/>
    <w:rsid w:val="002E5464"/>
    <w:rsid w:val="002E54C6"/>
    <w:rsid w:val="002E57F1"/>
    <w:rsid w:val="002E587D"/>
    <w:rsid w:val="002E5D3D"/>
    <w:rsid w:val="002E5DFB"/>
    <w:rsid w:val="002E61C2"/>
    <w:rsid w:val="002E6263"/>
    <w:rsid w:val="002E6400"/>
    <w:rsid w:val="002E6631"/>
    <w:rsid w:val="002E67A2"/>
    <w:rsid w:val="002E67A6"/>
    <w:rsid w:val="002E67AD"/>
    <w:rsid w:val="002E6AF1"/>
    <w:rsid w:val="002E6B90"/>
    <w:rsid w:val="002E6C30"/>
    <w:rsid w:val="002E6C8C"/>
    <w:rsid w:val="002E6CB3"/>
    <w:rsid w:val="002E6CF5"/>
    <w:rsid w:val="002E6E55"/>
    <w:rsid w:val="002E7053"/>
    <w:rsid w:val="002E70D0"/>
    <w:rsid w:val="002E7352"/>
    <w:rsid w:val="002E75DD"/>
    <w:rsid w:val="002E7653"/>
    <w:rsid w:val="002E76F3"/>
    <w:rsid w:val="002E7802"/>
    <w:rsid w:val="002E78D7"/>
    <w:rsid w:val="002E7BDC"/>
    <w:rsid w:val="002E7DE2"/>
    <w:rsid w:val="002F0076"/>
    <w:rsid w:val="002F01DD"/>
    <w:rsid w:val="002F0324"/>
    <w:rsid w:val="002F032A"/>
    <w:rsid w:val="002F046F"/>
    <w:rsid w:val="002F04F8"/>
    <w:rsid w:val="002F07DE"/>
    <w:rsid w:val="002F09CA"/>
    <w:rsid w:val="002F0A35"/>
    <w:rsid w:val="002F0C4B"/>
    <w:rsid w:val="002F0CD5"/>
    <w:rsid w:val="002F0D71"/>
    <w:rsid w:val="002F0DF4"/>
    <w:rsid w:val="002F0EF2"/>
    <w:rsid w:val="002F1171"/>
    <w:rsid w:val="002F153B"/>
    <w:rsid w:val="002F1930"/>
    <w:rsid w:val="002F19A5"/>
    <w:rsid w:val="002F19F4"/>
    <w:rsid w:val="002F1A29"/>
    <w:rsid w:val="002F1C9C"/>
    <w:rsid w:val="002F1CB1"/>
    <w:rsid w:val="002F1D64"/>
    <w:rsid w:val="002F1FB6"/>
    <w:rsid w:val="002F2123"/>
    <w:rsid w:val="002F22AF"/>
    <w:rsid w:val="002F2350"/>
    <w:rsid w:val="002F24C4"/>
    <w:rsid w:val="002F2670"/>
    <w:rsid w:val="002F27FE"/>
    <w:rsid w:val="002F28AF"/>
    <w:rsid w:val="002F2A66"/>
    <w:rsid w:val="002F301E"/>
    <w:rsid w:val="002F3189"/>
    <w:rsid w:val="002F31B7"/>
    <w:rsid w:val="002F3241"/>
    <w:rsid w:val="002F32EA"/>
    <w:rsid w:val="002F33A2"/>
    <w:rsid w:val="002F33C3"/>
    <w:rsid w:val="002F3623"/>
    <w:rsid w:val="002F3633"/>
    <w:rsid w:val="002F3698"/>
    <w:rsid w:val="002F3743"/>
    <w:rsid w:val="002F3792"/>
    <w:rsid w:val="002F3ABB"/>
    <w:rsid w:val="002F3B16"/>
    <w:rsid w:val="002F3C6F"/>
    <w:rsid w:val="002F3FA1"/>
    <w:rsid w:val="002F4165"/>
    <w:rsid w:val="002F4192"/>
    <w:rsid w:val="002F454D"/>
    <w:rsid w:val="002F470A"/>
    <w:rsid w:val="002F48BC"/>
    <w:rsid w:val="002F490A"/>
    <w:rsid w:val="002F4916"/>
    <w:rsid w:val="002F4AFF"/>
    <w:rsid w:val="002F4F66"/>
    <w:rsid w:val="002F5562"/>
    <w:rsid w:val="002F5737"/>
    <w:rsid w:val="002F581D"/>
    <w:rsid w:val="002F5997"/>
    <w:rsid w:val="002F5A47"/>
    <w:rsid w:val="002F5B67"/>
    <w:rsid w:val="002F5B75"/>
    <w:rsid w:val="002F5CAF"/>
    <w:rsid w:val="002F5D6F"/>
    <w:rsid w:val="002F5EE9"/>
    <w:rsid w:val="002F60FF"/>
    <w:rsid w:val="002F653C"/>
    <w:rsid w:val="002F661A"/>
    <w:rsid w:val="002F675F"/>
    <w:rsid w:val="002F696E"/>
    <w:rsid w:val="002F69FA"/>
    <w:rsid w:val="002F6B7A"/>
    <w:rsid w:val="002F6D7A"/>
    <w:rsid w:val="002F6EF4"/>
    <w:rsid w:val="002F6F84"/>
    <w:rsid w:val="002F7139"/>
    <w:rsid w:val="002F7165"/>
    <w:rsid w:val="002F729C"/>
    <w:rsid w:val="002F7345"/>
    <w:rsid w:val="002F73DA"/>
    <w:rsid w:val="002F76CC"/>
    <w:rsid w:val="002F7836"/>
    <w:rsid w:val="002F792C"/>
    <w:rsid w:val="002F7A4A"/>
    <w:rsid w:val="002F7B4B"/>
    <w:rsid w:val="002F7D25"/>
    <w:rsid w:val="002F7D4C"/>
    <w:rsid w:val="002F7D7D"/>
    <w:rsid w:val="002F7F00"/>
    <w:rsid w:val="00300170"/>
    <w:rsid w:val="00300301"/>
    <w:rsid w:val="003005FF"/>
    <w:rsid w:val="0030080B"/>
    <w:rsid w:val="00300CED"/>
    <w:rsid w:val="00300D77"/>
    <w:rsid w:val="00300F05"/>
    <w:rsid w:val="00301506"/>
    <w:rsid w:val="00301614"/>
    <w:rsid w:val="00301853"/>
    <w:rsid w:val="00301926"/>
    <w:rsid w:val="00301B49"/>
    <w:rsid w:val="00301B70"/>
    <w:rsid w:val="00301C17"/>
    <w:rsid w:val="00301E84"/>
    <w:rsid w:val="0030222F"/>
    <w:rsid w:val="00302359"/>
    <w:rsid w:val="0030235D"/>
    <w:rsid w:val="003023D2"/>
    <w:rsid w:val="00302524"/>
    <w:rsid w:val="00302561"/>
    <w:rsid w:val="00302629"/>
    <w:rsid w:val="003028CD"/>
    <w:rsid w:val="00302954"/>
    <w:rsid w:val="00302AFF"/>
    <w:rsid w:val="00302D71"/>
    <w:rsid w:val="00302E09"/>
    <w:rsid w:val="00303066"/>
    <w:rsid w:val="003030E1"/>
    <w:rsid w:val="0030324F"/>
    <w:rsid w:val="003032B2"/>
    <w:rsid w:val="00303519"/>
    <w:rsid w:val="00303549"/>
    <w:rsid w:val="00303577"/>
    <w:rsid w:val="003035D1"/>
    <w:rsid w:val="00303847"/>
    <w:rsid w:val="00303A04"/>
    <w:rsid w:val="00303FBB"/>
    <w:rsid w:val="00304103"/>
    <w:rsid w:val="00304316"/>
    <w:rsid w:val="00304526"/>
    <w:rsid w:val="00304677"/>
    <w:rsid w:val="00304AEC"/>
    <w:rsid w:val="00304C1D"/>
    <w:rsid w:val="00304C9F"/>
    <w:rsid w:val="00304E00"/>
    <w:rsid w:val="00304E5C"/>
    <w:rsid w:val="00304FB4"/>
    <w:rsid w:val="00304FE9"/>
    <w:rsid w:val="00305565"/>
    <w:rsid w:val="003056A7"/>
    <w:rsid w:val="003058F9"/>
    <w:rsid w:val="0030592B"/>
    <w:rsid w:val="0030592E"/>
    <w:rsid w:val="00305B26"/>
    <w:rsid w:val="00305DA2"/>
    <w:rsid w:val="0030625C"/>
    <w:rsid w:val="003062E3"/>
    <w:rsid w:val="00306369"/>
    <w:rsid w:val="00306561"/>
    <w:rsid w:val="00306803"/>
    <w:rsid w:val="00306837"/>
    <w:rsid w:val="0030690C"/>
    <w:rsid w:val="003069E8"/>
    <w:rsid w:val="00306F57"/>
    <w:rsid w:val="00306FC1"/>
    <w:rsid w:val="0030702F"/>
    <w:rsid w:val="00307222"/>
    <w:rsid w:val="00307352"/>
    <w:rsid w:val="00307491"/>
    <w:rsid w:val="00307557"/>
    <w:rsid w:val="00307657"/>
    <w:rsid w:val="0030767B"/>
    <w:rsid w:val="00307737"/>
    <w:rsid w:val="003077F4"/>
    <w:rsid w:val="00307A5B"/>
    <w:rsid w:val="00307E85"/>
    <w:rsid w:val="00307EEC"/>
    <w:rsid w:val="003101B0"/>
    <w:rsid w:val="00310269"/>
    <w:rsid w:val="0031057E"/>
    <w:rsid w:val="00310690"/>
    <w:rsid w:val="00310745"/>
    <w:rsid w:val="00310784"/>
    <w:rsid w:val="0031081B"/>
    <w:rsid w:val="00310989"/>
    <w:rsid w:val="003109F1"/>
    <w:rsid w:val="00310A5B"/>
    <w:rsid w:val="00310B7D"/>
    <w:rsid w:val="00310BAC"/>
    <w:rsid w:val="00310BBC"/>
    <w:rsid w:val="00310E67"/>
    <w:rsid w:val="003110B9"/>
    <w:rsid w:val="00311145"/>
    <w:rsid w:val="0031114C"/>
    <w:rsid w:val="003111DB"/>
    <w:rsid w:val="00311373"/>
    <w:rsid w:val="00311558"/>
    <w:rsid w:val="00311A65"/>
    <w:rsid w:val="00311B68"/>
    <w:rsid w:val="00311C18"/>
    <w:rsid w:val="00311CCB"/>
    <w:rsid w:val="00311CE5"/>
    <w:rsid w:val="00312035"/>
    <w:rsid w:val="00312144"/>
    <w:rsid w:val="003127E0"/>
    <w:rsid w:val="003128D8"/>
    <w:rsid w:val="00312B15"/>
    <w:rsid w:val="00312BD8"/>
    <w:rsid w:val="00312F48"/>
    <w:rsid w:val="00313096"/>
    <w:rsid w:val="00313120"/>
    <w:rsid w:val="0031330B"/>
    <w:rsid w:val="0031346C"/>
    <w:rsid w:val="00313750"/>
    <w:rsid w:val="00313792"/>
    <w:rsid w:val="00313937"/>
    <w:rsid w:val="00313A7E"/>
    <w:rsid w:val="00313B46"/>
    <w:rsid w:val="00313BB2"/>
    <w:rsid w:val="00313C02"/>
    <w:rsid w:val="00313F1B"/>
    <w:rsid w:val="00314122"/>
    <w:rsid w:val="00314466"/>
    <w:rsid w:val="0031451A"/>
    <w:rsid w:val="003145BD"/>
    <w:rsid w:val="003149E9"/>
    <w:rsid w:val="00314ACF"/>
    <w:rsid w:val="00314AFC"/>
    <w:rsid w:val="00314C71"/>
    <w:rsid w:val="00314D58"/>
    <w:rsid w:val="00314EBA"/>
    <w:rsid w:val="00314FA1"/>
    <w:rsid w:val="003157DC"/>
    <w:rsid w:val="00315808"/>
    <w:rsid w:val="0031582B"/>
    <w:rsid w:val="00315977"/>
    <w:rsid w:val="00315F2D"/>
    <w:rsid w:val="00315FFB"/>
    <w:rsid w:val="00316197"/>
    <w:rsid w:val="00316216"/>
    <w:rsid w:val="003165BD"/>
    <w:rsid w:val="003167FD"/>
    <w:rsid w:val="00316A1E"/>
    <w:rsid w:val="00316B83"/>
    <w:rsid w:val="00316DA9"/>
    <w:rsid w:val="00317116"/>
    <w:rsid w:val="003171B6"/>
    <w:rsid w:val="00317298"/>
    <w:rsid w:val="003174C7"/>
    <w:rsid w:val="00317563"/>
    <w:rsid w:val="0031770F"/>
    <w:rsid w:val="0031774C"/>
    <w:rsid w:val="003178E5"/>
    <w:rsid w:val="00317920"/>
    <w:rsid w:val="00317A79"/>
    <w:rsid w:val="00317AF4"/>
    <w:rsid w:val="00317B15"/>
    <w:rsid w:val="00317BF6"/>
    <w:rsid w:val="00317BF9"/>
    <w:rsid w:val="00317DAD"/>
    <w:rsid w:val="00317F16"/>
    <w:rsid w:val="00320108"/>
    <w:rsid w:val="00320325"/>
    <w:rsid w:val="003203C7"/>
    <w:rsid w:val="00320415"/>
    <w:rsid w:val="0032049D"/>
    <w:rsid w:val="003204FB"/>
    <w:rsid w:val="003205B7"/>
    <w:rsid w:val="00320715"/>
    <w:rsid w:val="00320730"/>
    <w:rsid w:val="00320AA2"/>
    <w:rsid w:val="00320BC5"/>
    <w:rsid w:val="00320DE5"/>
    <w:rsid w:val="00321061"/>
    <w:rsid w:val="00321128"/>
    <w:rsid w:val="00321287"/>
    <w:rsid w:val="0032128F"/>
    <w:rsid w:val="0032174B"/>
    <w:rsid w:val="0032182F"/>
    <w:rsid w:val="00321A90"/>
    <w:rsid w:val="00321BCF"/>
    <w:rsid w:val="00321C8E"/>
    <w:rsid w:val="00321D1C"/>
    <w:rsid w:val="00321DA6"/>
    <w:rsid w:val="00321E4B"/>
    <w:rsid w:val="00321EB3"/>
    <w:rsid w:val="00321F67"/>
    <w:rsid w:val="00321F6A"/>
    <w:rsid w:val="00322311"/>
    <w:rsid w:val="0032234A"/>
    <w:rsid w:val="003223EA"/>
    <w:rsid w:val="00322485"/>
    <w:rsid w:val="00322567"/>
    <w:rsid w:val="003225E2"/>
    <w:rsid w:val="0032261E"/>
    <w:rsid w:val="00322682"/>
    <w:rsid w:val="003228BF"/>
    <w:rsid w:val="00322B82"/>
    <w:rsid w:val="00322CBF"/>
    <w:rsid w:val="00322D61"/>
    <w:rsid w:val="00322D9D"/>
    <w:rsid w:val="00322E08"/>
    <w:rsid w:val="00322E0B"/>
    <w:rsid w:val="00322E39"/>
    <w:rsid w:val="00322F58"/>
    <w:rsid w:val="00322FE6"/>
    <w:rsid w:val="00323107"/>
    <w:rsid w:val="00323165"/>
    <w:rsid w:val="00323207"/>
    <w:rsid w:val="003239CD"/>
    <w:rsid w:val="00323C5A"/>
    <w:rsid w:val="00323CF3"/>
    <w:rsid w:val="00323D7E"/>
    <w:rsid w:val="00323F62"/>
    <w:rsid w:val="0032414A"/>
    <w:rsid w:val="003241A3"/>
    <w:rsid w:val="00324485"/>
    <w:rsid w:val="003247E1"/>
    <w:rsid w:val="0032482D"/>
    <w:rsid w:val="0032497D"/>
    <w:rsid w:val="00324C8B"/>
    <w:rsid w:val="00324C97"/>
    <w:rsid w:val="00324CFC"/>
    <w:rsid w:val="00324FFB"/>
    <w:rsid w:val="0032520F"/>
    <w:rsid w:val="0032549D"/>
    <w:rsid w:val="0032552A"/>
    <w:rsid w:val="00325AA1"/>
    <w:rsid w:val="00325C82"/>
    <w:rsid w:val="00325DE7"/>
    <w:rsid w:val="00326732"/>
    <w:rsid w:val="00326863"/>
    <w:rsid w:val="00326885"/>
    <w:rsid w:val="00326AEE"/>
    <w:rsid w:val="00326B15"/>
    <w:rsid w:val="00326B33"/>
    <w:rsid w:val="00326C77"/>
    <w:rsid w:val="00326CA8"/>
    <w:rsid w:val="00327306"/>
    <w:rsid w:val="0032731E"/>
    <w:rsid w:val="003276C1"/>
    <w:rsid w:val="00327B1B"/>
    <w:rsid w:val="00327CA3"/>
    <w:rsid w:val="00327FD9"/>
    <w:rsid w:val="00327FEF"/>
    <w:rsid w:val="003282FC"/>
    <w:rsid w:val="003301E7"/>
    <w:rsid w:val="00330296"/>
    <w:rsid w:val="003307B4"/>
    <w:rsid w:val="00330812"/>
    <w:rsid w:val="003312AF"/>
    <w:rsid w:val="00331785"/>
    <w:rsid w:val="003319C7"/>
    <w:rsid w:val="00331B41"/>
    <w:rsid w:val="00331D25"/>
    <w:rsid w:val="00331D51"/>
    <w:rsid w:val="00331DCE"/>
    <w:rsid w:val="00331DEA"/>
    <w:rsid w:val="00331E2C"/>
    <w:rsid w:val="0033202F"/>
    <w:rsid w:val="00332055"/>
    <w:rsid w:val="003321C3"/>
    <w:rsid w:val="00332280"/>
    <w:rsid w:val="003323DB"/>
    <w:rsid w:val="0033260E"/>
    <w:rsid w:val="00332675"/>
    <w:rsid w:val="003328D1"/>
    <w:rsid w:val="00332B05"/>
    <w:rsid w:val="00332BB4"/>
    <w:rsid w:val="00332C13"/>
    <w:rsid w:val="00332CCC"/>
    <w:rsid w:val="00332E88"/>
    <w:rsid w:val="00332EA8"/>
    <w:rsid w:val="00332FEB"/>
    <w:rsid w:val="003330C7"/>
    <w:rsid w:val="00333A59"/>
    <w:rsid w:val="00333CD0"/>
    <w:rsid w:val="00334847"/>
    <w:rsid w:val="00334AB3"/>
    <w:rsid w:val="00334EEC"/>
    <w:rsid w:val="00334F28"/>
    <w:rsid w:val="00334F9A"/>
    <w:rsid w:val="00335065"/>
    <w:rsid w:val="0033516E"/>
    <w:rsid w:val="0033519E"/>
    <w:rsid w:val="003351B1"/>
    <w:rsid w:val="00335240"/>
    <w:rsid w:val="00335705"/>
    <w:rsid w:val="003357E8"/>
    <w:rsid w:val="00335C9A"/>
    <w:rsid w:val="00335CDC"/>
    <w:rsid w:val="00335D6A"/>
    <w:rsid w:val="00335FD7"/>
    <w:rsid w:val="003360AF"/>
    <w:rsid w:val="003361BB"/>
    <w:rsid w:val="003362B4"/>
    <w:rsid w:val="003364F7"/>
    <w:rsid w:val="00336679"/>
    <w:rsid w:val="00336948"/>
    <w:rsid w:val="003369D4"/>
    <w:rsid w:val="00336AF9"/>
    <w:rsid w:val="00336B19"/>
    <w:rsid w:val="00336B60"/>
    <w:rsid w:val="003370AB"/>
    <w:rsid w:val="00337105"/>
    <w:rsid w:val="00337394"/>
    <w:rsid w:val="00337535"/>
    <w:rsid w:val="0033764E"/>
    <w:rsid w:val="003376CA"/>
    <w:rsid w:val="003376F1"/>
    <w:rsid w:val="00337754"/>
    <w:rsid w:val="00337AC3"/>
    <w:rsid w:val="00337E9D"/>
    <w:rsid w:val="0034016A"/>
    <w:rsid w:val="0034057B"/>
    <w:rsid w:val="003405F6"/>
    <w:rsid w:val="003409BF"/>
    <w:rsid w:val="00340A9A"/>
    <w:rsid w:val="00340B0D"/>
    <w:rsid w:val="00340C54"/>
    <w:rsid w:val="00340E4F"/>
    <w:rsid w:val="00340EC6"/>
    <w:rsid w:val="00340F36"/>
    <w:rsid w:val="00340FE5"/>
    <w:rsid w:val="003413C0"/>
    <w:rsid w:val="00341430"/>
    <w:rsid w:val="00341619"/>
    <w:rsid w:val="003417F0"/>
    <w:rsid w:val="003421D5"/>
    <w:rsid w:val="00342B1C"/>
    <w:rsid w:val="00342B82"/>
    <w:rsid w:val="003432A7"/>
    <w:rsid w:val="0034350A"/>
    <w:rsid w:val="003436A2"/>
    <w:rsid w:val="00343CA0"/>
    <w:rsid w:val="00343D4D"/>
    <w:rsid w:val="003440FB"/>
    <w:rsid w:val="003443DE"/>
    <w:rsid w:val="00344674"/>
    <w:rsid w:val="0034476F"/>
    <w:rsid w:val="00344813"/>
    <w:rsid w:val="0034493A"/>
    <w:rsid w:val="00344941"/>
    <w:rsid w:val="00344948"/>
    <w:rsid w:val="00344AEF"/>
    <w:rsid w:val="00344B89"/>
    <w:rsid w:val="00344D5D"/>
    <w:rsid w:val="00345006"/>
    <w:rsid w:val="003451C9"/>
    <w:rsid w:val="00345525"/>
    <w:rsid w:val="00345BA1"/>
    <w:rsid w:val="00345BC3"/>
    <w:rsid w:val="00345C56"/>
    <w:rsid w:val="00346105"/>
    <w:rsid w:val="003462E8"/>
    <w:rsid w:val="00346400"/>
    <w:rsid w:val="0034650D"/>
    <w:rsid w:val="00346659"/>
    <w:rsid w:val="00346662"/>
    <w:rsid w:val="0034674D"/>
    <w:rsid w:val="00346896"/>
    <w:rsid w:val="00346B6A"/>
    <w:rsid w:val="00346D8F"/>
    <w:rsid w:val="00346DA3"/>
    <w:rsid w:val="00346E42"/>
    <w:rsid w:val="00346E56"/>
    <w:rsid w:val="00346F78"/>
    <w:rsid w:val="00346FE7"/>
    <w:rsid w:val="00346FEA"/>
    <w:rsid w:val="00347002"/>
    <w:rsid w:val="0034701E"/>
    <w:rsid w:val="00347039"/>
    <w:rsid w:val="0034706D"/>
    <w:rsid w:val="00347389"/>
    <w:rsid w:val="003473AD"/>
    <w:rsid w:val="00347547"/>
    <w:rsid w:val="00347699"/>
    <w:rsid w:val="003476E9"/>
    <w:rsid w:val="003478A6"/>
    <w:rsid w:val="003479AB"/>
    <w:rsid w:val="003479E0"/>
    <w:rsid w:val="00347B01"/>
    <w:rsid w:val="00347C0C"/>
    <w:rsid w:val="00347D31"/>
    <w:rsid w:val="00347F5D"/>
    <w:rsid w:val="003502C7"/>
    <w:rsid w:val="00350462"/>
    <w:rsid w:val="00350494"/>
    <w:rsid w:val="003506EE"/>
    <w:rsid w:val="00350D39"/>
    <w:rsid w:val="00350DC6"/>
    <w:rsid w:val="00350E66"/>
    <w:rsid w:val="00350ED6"/>
    <w:rsid w:val="0035104B"/>
    <w:rsid w:val="003510CB"/>
    <w:rsid w:val="003511E2"/>
    <w:rsid w:val="0035127A"/>
    <w:rsid w:val="00351284"/>
    <w:rsid w:val="00351302"/>
    <w:rsid w:val="00351339"/>
    <w:rsid w:val="003513B6"/>
    <w:rsid w:val="00351470"/>
    <w:rsid w:val="003514AA"/>
    <w:rsid w:val="00351654"/>
    <w:rsid w:val="00351AE4"/>
    <w:rsid w:val="00351C1D"/>
    <w:rsid w:val="00351C2D"/>
    <w:rsid w:val="00351E30"/>
    <w:rsid w:val="00352015"/>
    <w:rsid w:val="0035205E"/>
    <w:rsid w:val="0035208E"/>
    <w:rsid w:val="0035212E"/>
    <w:rsid w:val="003521DA"/>
    <w:rsid w:val="003524B4"/>
    <w:rsid w:val="003525B9"/>
    <w:rsid w:val="00352621"/>
    <w:rsid w:val="00352B30"/>
    <w:rsid w:val="00352BFC"/>
    <w:rsid w:val="00352FC7"/>
    <w:rsid w:val="00352FCF"/>
    <w:rsid w:val="00352FF3"/>
    <w:rsid w:val="003530E7"/>
    <w:rsid w:val="00353211"/>
    <w:rsid w:val="003533CA"/>
    <w:rsid w:val="0035345F"/>
    <w:rsid w:val="003534EF"/>
    <w:rsid w:val="0035351B"/>
    <w:rsid w:val="00353822"/>
    <w:rsid w:val="003538EF"/>
    <w:rsid w:val="003538F5"/>
    <w:rsid w:val="00353AB5"/>
    <w:rsid w:val="00353B1C"/>
    <w:rsid w:val="00353B9D"/>
    <w:rsid w:val="00353CF9"/>
    <w:rsid w:val="00353D4E"/>
    <w:rsid w:val="00353FE0"/>
    <w:rsid w:val="00354094"/>
    <w:rsid w:val="00354154"/>
    <w:rsid w:val="00354349"/>
    <w:rsid w:val="003544D2"/>
    <w:rsid w:val="00354B64"/>
    <w:rsid w:val="00354B6B"/>
    <w:rsid w:val="00354BC9"/>
    <w:rsid w:val="00354E78"/>
    <w:rsid w:val="0035521C"/>
    <w:rsid w:val="003555BE"/>
    <w:rsid w:val="0035579E"/>
    <w:rsid w:val="00355886"/>
    <w:rsid w:val="00355C37"/>
    <w:rsid w:val="00355D33"/>
    <w:rsid w:val="00355E73"/>
    <w:rsid w:val="00355EA1"/>
    <w:rsid w:val="00355EBB"/>
    <w:rsid w:val="00355ED0"/>
    <w:rsid w:val="003560E1"/>
    <w:rsid w:val="00356324"/>
    <w:rsid w:val="003563AD"/>
    <w:rsid w:val="003564D5"/>
    <w:rsid w:val="00356841"/>
    <w:rsid w:val="00356B87"/>
    <w:rsid w:val="00356D1E"/>
    <w:rsid w:val="00356E2E"/>
    <w:rsid w:val="00356FCC"/>
    <w:rsid w:val="00356FCD"/>
    <w:rsid w:val="003570EE"/>
    <w:rsid w:val="00357531"/>
    <w:rsid w:val="003575C7"/>
    <w:rsid w:val="003578E0"/>
    <w:rsid w:val="00357DAD"/>
    <w:rsid w:val="003600F0"/>
    <w:rsid w:val="003601B8"/>
    <w:rsid w:val="003604D2"/>
    <w:rsid w:val="00360574"/>
    <w:rsid w:val="003608E1"/>
    <w:rsid w:val="00360A13"/>
    <w:rsid w:val="00360DD3"/>
    <w:rsid w:val="00361220"/>
    <w:rsid w:val="003612C0"/>
    <w:rsid w:val="003615EA"/>
    <w:rsid w:val="00361753"/>
    <w:rsid w:val="003617F6"/>
    <w:rsid w:val="003618B2"/>
    <w:rsid w:val="00361A6E"/>
    <w:rsid w:val="00361EE4"/>
    <w:rsid w:val="00361FF5"/>
    <w:rsid w:val="00362163"/>
    <w:rsid w:val="00362194"/>
    <w:rsid w:val="003621F0"/>
    <w:rsid w:val="003624BD"/>
    <w:rsid w:val="0036255B"/>
    <w:rsid w:val="00362963"/>
    <w:rsid w:val="00362975"/>
    <w:rsid w:val="00362AA1"/>
    <w:rsid w:val="00362B4F"/>
    <w:rsid w:val="00362DDA"/>
    <w:rsid w:val="00362E40"/>
    <w:rsid w:val="00362ED1"/>
    <w:rsid w:val="0036329E"/>
    <w:rsid w:val="00363318"/>
    <w:rsid w:val="00363323"/>
    <w:rsid w:val="0036358B"/>
    <w:rsid w:val="00363627"/>
    <w:rsid w:val="00363B6A"/>
    <w:rsid w:val="00363D59"/>
    <w:rsid w:val="00363EFD"/>
    <w:rsid w:val="003640B6"/>
    <w:rsid w:val="003641FD"/>
    <w:rsid w:val="003642BE"/>
    <w:rsid w:val="00364324"/>
    <w:rsid w:val="00364715"/>
    <w:rsid w:val="00364719"/>
    <w:rsid w:val="003647E0"/>
    <w:rsid w:val="003649CD"/>
    <w:rsid w:val="00364AE5"/>
    <w:rsid w:val="00364B63"/>
    <w:rsid w:val="00365047"/>
    <w:rsid w:val="00365278"/>
    <w:rsid w:val="00365303"/>
    <w:rsid w:val="00365395"/>
    <w:rsid w:val="00365687"/>
    <w:rsid w:val="003656CB"/>
    <w:rsid w:val="00365742"/>
    <w:rsid w:val="00365789"/>
    <w:rsid w:val="003657AB"/>
    <w:rsid w:val="003657F7"/>
    <w:rsid w:val="003659A8"/>
    <w:rsid w:val="003659D5"/>
    <w:rsid w:val="00365CE0"/>
    <w:rsid w:val="00365F57"/>
    <w:rsid w:val="00366077"/>
    <w:rsid w:val="003660BA"/>
    <w:rsid w:val="00366461"/>
    <w:rsid w:val="00366587"/>
    <w:rsid w:val="003665EC"/>
    <w:rsid w:val="003666B4"/>
    <w:rsid w:val="00366828"/>
    <w:rsid w:val="00366872"/>
    <w:rsid w:val="003668E5"/>
    <w:rsid w:val="00366BA6"/>
    <w:rsid w:val="00366CC0"/>
    <w:rsid w:val="00366E4C"/>
    <w:rsid w:val="00366EFF"/>
    <w:rsid w:val="003670BB"/>
    <w:rsid w:val="00367108"/>
    <w:rsid w:val="00367466"/>
    <w:rsid w:val="00367633"/>
    <w:rsid w:val="0036787A"/>
    <w:rsid w:val="00367A20"/>
    <w:rsid w:val="00367BDD"/>
    <w:rsid w:val="00367DBE"/>
    <w:rsid w:val="00367E2B"/>
    <w:rsid w:val="00367E39"/>
    <w:rsid w:val="00367E89"/>
    <w:rsid w:val="003702E7"/>
    <w:rsid w:val="0037041B"/>
    <w:rsid w:val="0037043E"/>
    <w:rsid w:val="00370664"/>
    <w:rsid w:val="003707A1"/>
    <w:rsid w:val="00370A03"/>
    <w:rsid w:val="00370BB7"/>
    <w:rsid w:val="00370C9B"/>
    <w:rsid w:val="00370EDA"/>
    <w:rsid w:val="00370F2F"/>
    <w:rsid w:val="00370F30"/>
    <w:rsid w:val="003711AA"/>
    <w:rsid w:val="00371720"/>
    <w:rsid w:val="00371749"/>
    <w:rsid w:val="0037175C"/>
    <w:rsid w:val="00371A4F"/>
    <w:rsid w:val="00371E64"/>
    <w:rsid w:val="00371F94"/>
    <w:rsid w:val="00372273"/>
    <w:rsid w:val="003723C2"/>
    <w:rsid w:val="00372496"/>
    <w:rsid w:val="0037257D"/>
    <w:rsid w:val="00372645"/>
    <w:rsid w:val="00372815"/>
    <w:rsid w:val="00372996"/>
    <w:rsid w:val="00372A69"/>
    <w:rsid w:val="0037322C"/>
    <w:rsid w:val="00373304"/>
    <w:rsid w:val="003734C6"/>
    <w:rsid w:val="00373918"/>
    <w:rsid w:val="00374092"/>
    <w:rsid w:val="003743AA"/>
    <w:rsid w:val="003744A1"/>
    <w:rsid w:val="003749F7"/>
    <w:rsid w:val="0037508F"/>
    <w:rsid w:val="0037509C"/>
    <w:rsid w:val="003752D3"/>
    <w:rsid w:val="00375302"/>
    <w:rsid w:val="00375327"/>
    <w:rsid w:val="003755D0"/>
    <w:rsid w:val="00375780"/>
    <w:rsid w:val="00375964"/>
    <w:rsid w:val="0037598A"/>
    <w:rsid w:val="00375A02"/>
    <w:rsid w:val="00375B1A"/>
    <w:rsid w:val="00375C0A"/>
    <w:rsid w:val="00375CC5"/>
    <w:rsid w:val="00375D52"/>
    <w:rsid w:val="00376211"/>
    <w:rsid w:val="00376255"/>
    <w:rsid w:val="0037635C"/>
    <w:rsid w:val="00376366"/>
    <w:rsid w:val="00376491"/>
    <w:rsid w:val="003767A0"/>
    <w:rsid w:val="003768EE"/>
    <w:rsid w:val="00376A8E"/>
    <w:rsid w:val="00376E46"/>
    <w:rsid w:val="00376E55"/>
    <w:rsid w:val="003775EB"/>
    <w:rsid w:val="003777E5"/>
    <w:rsid w:val="003777FB"/>
    <w:rsid w:val="00377C70"/>
    <w:rsid w:val="003800AF"/>
    <w:rsid w:val="003800BF"/>
    <w:rsid w:val="00380189"/>
    <w:rsid w:val="003801FE"/>
    <w:rsid w:val="00380A15"/>
    <w:rsid w:val="00380C1D"/>
    <w:rsid w:val="00380F14"/>
    <w:rsid w:val="003810B6"/>
    <w:rsid w:val="00381107"/>
    <w:rsid w:val="00381117"/>
    <w:rsid w:val="00381308"/>
    <w:rsid w:val="00381392"/>
    <w:rsid w:val="00381440"/>
    <w:rsid w:val="0038155B"/>
    <w:rsid w:val="003816D3"/>
    <w:rsid w:val="00381759"/>
    <w:rsid w:val="003818E8"/>
    <w:rsid w:val="00381993"/>
    <w:rsid w:val="00381B8E"/>
    <w:rsid w:val="00381ECF"/>
    <w:rsid w:val="00382031"/>
    <w:rsid w:val="00382142"/>
    <w:rsid w:val="0038219F"/>
    <w:rsid w:val="00382427"/>
    <w:rsid w:val="0038299B"/>
    <w:rsid w:val="00382A0A"/>
    <w:rsid w:val="00382A2A"/>
    <w:rsid w:val="00382D51"/>
    <w:rsid w:val="00382DD9"/>
    <w:rsid w:val="00382F80"/>
    <w:rsid w:val="00382FBF"/>
    <w:rsid w:val="003831B8"/>
    <w:rsid w:val="00383295"/>
    <w:rsid w:val="00383554"/>
    <w:rsid w:val="0038360B"/>
    <w:rsid w:val="00383758"/>
    <w:rsid w:val="00383788"/>
    <w:rsid w:val="0038383A"/>
    <w:rsid w:val="00383D6D"/>
    <w:rsid w:val="00383E57"/>
    <w:rsid w:val="00384162"/>
    <w:rsid w:val="00384167"/>
    <w:rsid w:val="00384375"/>
    <w:rsid w:val="00384594"/>
    <w:rsid w:val="00384633"/>
    <w:rsid w:val="003848EF"/>
    <w:rsid w:val="00384905"/>
    <w:rsid w:val="00384AE8"/>
    <w:rsid w:val="00384B6A"/>
    <w:rsid w:val="00384BB7"/>
    <w:rsid w:val="00384BE2"/>
    <w:rsid w:val="00384E89"/>
    <w:rsid w:val="0038505C"/>
    <w:rsid w:val="0038510D"/>
    <w:rsid w:val="003852AA"/>
    <w:rsid w:val="0038596A"/>
    <w:rsid w:val="003859F0"/>
    <w:rsid w:val="00385B35"/>
    <w:rsid w:val="00385B40"/>
    <w:rsid w:val="00385BF8"/>
    <w:rsid w:val="00385CC4"/>
    <w:rsid w:val="00385F01"/>
    <w:rsid w:val="0038627F"/>
    <w:rsid w:val="00386326"/>
    <w:rsid w:val="003864E4"/>
    <w:rsid w:val="00386557"/>
    <w:rsid w:val="00386560"/>
    <w:rsid w:val="003867D6"/>
    <w:rsid w:val="00386B5F"/>
    <w:rsid w:val="00386CC3"/>
    <w:rsid w:val="00386CEF"/>
    <w:rsid w:val="00387117"/>
    <w:rsid w:val="003872CB"/>
    <w:rsid w:val="00387563"/>
    <w:rsid w:val="00387B18"/>
    <w:rsid w:val="00387FA4"/>
    <w:rsid w:val="0039007B"/>
    <w:rsid w:val="00390114"/>
    <w:rsid w:val="00390224"/>
    <w:rsid w:val="0039032B"/>
    <w:rsid w:val="00390407"/>
    <w:rsid w:val="0039042E"/>
    <w:rsid w:val="00390732"/>
    <w:rsid w:val="003908B7"/>
    <w:rsid w:val="0039094F"/>
    <w:rsid w:val="00390A24"/>
    <w:rsid w:val="00390AAD"/>
    <w:rsid w:val="00390AF5"/>
    <w:rsid w:val="00390DA5"/>
    <w:rsid w:val="00390E0C"/>
    <w:rsid w:val="00390E30"/>
    <w:rsid w:val="0039101F"/>
    <w:rsid w:val="00391265"/>
    <w:rsid w:val="00391576"/>
    <w:rsid w:val="003915ED"/>
    <w:rsid w:val="00391A77"/>
    <w:rsid w:val="00391BB9"/>
    <w:rsid w:val="00391BDF"/>
    <w:rsid w:val="00391BF5"/>
    <w:rsid w:val="00391C90"/>
    <w:rsid w:val="00391FB5"/>
    <w:rsid w:val="00391FE4"/>
    <w:rsid w:val="00392769"/>
    <w:rsid w:val="003927D1"/>
    <w:rsid w:val="00392D0D"/>
    <w:rsid w:val="00392E6E"/>
    <w:rsid w:val="00392ED0"/>
    <w:rsid w:val="00392F8E"/>
    <w:rsid w:val="0039307A"/>
    <w:rsid w:val="003931F1"/>
    <w:rsid w:val="0039321E"/>
    <w:rsid w:val="003933DF"/>
    <w:rsid w:val="00393900"/>
    <w:rsid w:val="00393BAC"/>
    <w:rsid w:val="003941E2"/>
    <w:rsid w:val="003941E7"/>
    <w:rsid w:val="00394227"/>
    <w:rsid w:val="00394308"/>
    <w:rsid w:val="00394334"/>
    <w:rsid w:val="0039433D"/>
    <w:rsid w:val="003946A1"/>
    <w:rsid w:val="00394891"/>
    <w:rsid w:val="00394C32"/>
    <w:rsid w:val="00395117"/>
    <w:rsid w:val="0039527B"/>
    <w:rsid w:val="00395408"/>
    <w:rsid w:val="003955AD"/>
    <w:rsid w:val="00395CBF"/>
    <w:rsid w:val="00395CEE"/>
    <w:rsid w:val="00395DFD"/>
    <w:rsid w:val="00395F95"/>
    <w:rsid w:val="00396190"/>
    <w:rsid w:val="003962F3"/>
    <w:rsid w:val="0039641D"/>
    <w:rsid w:val="0039667A"/>
    <w:rsid w:val="00396714"/>
    <w:rsid w:val="003967A8"/>
    <w:rsid w:val="00396876"/>
    <w:rsid w:val="00396C1A"/>
    <w:rsid w:val="00397068"/>
    <w:rsid w:val="0039709F"/>
    <w:rsid w:val="003972F5"/>
    <w:rsid w:val="0039743B"/>
    <w:rsid w:val="0039746E"/>
    <w:rsid w:val="00397488"/>
    <w:rsid w:val="0039753D"/>
    <w:rsid w:val="003975C4"/>
    <w:rsid w:val="003975ED"/>
    <w:rsid w:val="00397652"/>
    <w:rsid w:val="00397667"/>
    <w:rsid w:val="0039781D"/>
    <w:rsid w:val="00397833"/>
    <w:rsid w:val="003978A4"/>
    <w:rsid w:val="003978FA"/>
    <w:rsid w:val="003978FF"/>
    <w:rsid w:val="00397C08"/>
    <w:rsid w:val="00397E68"/>
    <w:rsid w:val="00397FD4"/>
    <w:rsid w:val="003A01E4"/>
    <w:rsid w:val="003A0200"/>
    <w:rsid w:val="003A0243"/>
    <w:rsid w:val="003A0492"/>
    <w:rsid w:val="003A0737"/>
    <w:rsid w:val="003A077F"/>
    <w:rsid w:val="003A07B4"/>
    <w:rsid w:val="003A07FB"/>
    <w:rsid w:val="003A082A"/>
    <w:rsid w:val="003A08DE"/>
    <w:rsid w:val="003A0999"/>
    <w:rsid w:val="003A0B6D"/>
    <w:rsid w:val="003A0C54"/>
    <w:rsid w:val="003A0FDA"/>
    <w:rsid w:val="003A115C"/>
    <w:rsid w:val="003A12B1"/>
    <w:rsid w:val="003A151C"/>
    <w:rsid w:val="003A168B"/>
    <w:rsid w:val="003A1948"/>
    <w:rsid w:val="003A1A11"/>
    <w:rsid w:val="003A1B44"/>
    <w:rsid w:val="003A1FEA"/>
    <w:rsid w:val="003A2000"/>
    <w:rsid w:val="003A205F"/>
    <w:rsid w:val="003A2966"/>
    <w:rsid w:val="003A2F6B"/>
    <w:rsid w:val="003A30B2"/>
    <w:rsid w:val="003A32CF"/>
    <w:rsid w:val="003A3690"/>
    <w:rsid w:val="003A3706"/>
    <w:rsid w:val="003A3A2D"/>
    <w:rsid w:val="003A3BCA"/>
    <w:rsid w:val="003A3CCC"/>
    <w:rsid w:val="003A3D0E"/>
    <w:rsid w:val="003A3E32"/>
    <w:rsid w:val="003A3FCE"/>
    <w:rsid w:val="003A405C"/>
    <w:rsid w:val="003A4175"/>
    <w:rsid w:val="003A444D"/>
    <w:rsid w:val="003A44D0"/>
    <w:rsid w:val="003A4853"/>
    <w:rsid w:val="003A4D3F"/>
    <w:rsid w:val="003A4DA2"/>
    <w:rsid w:val="003A4EA8"/>
    <w:rsid w:val="003A4EFF"/>
    <w:rsid w:val="003A4FB4"/>
    <w:rsid w:val="003A516B"/>
    <w:rsid w:val="003A53C5"/>
    <w:rsid w:val="003A558C"/>
    <w:rsid w:val="003A5AEB"/>
    <w:rsid w:val="003A5CF6"/>
    <w:rsid w:val="003A5D99"/>
    <w:rsid w:val="003A5EEC"/>
    <w:rsid w:val="003A6079"/>
    <w:rsid w:val="003A614D"/>
    <w:rsid w:val="003A6254"/>
    <w:rsid w:val="003A644C"/>
    <w:rsid w:val="003A6518"/>
    <w:rsid w:val="003A6743"/>
    <w:rsid w:val="003A67EE"/>
    <w:rsid w:val="003A68AB"/>
    <w:rsid w:val="003A698C"/>
    <w:rsid w:val="003A6B95"/>
    <w:rsid w:val="003A6C79"/>
    <w:rsid w:val="003A6E91"/>
    <w:rsid w:val="003A6EB8"/>
    <w:rsid w:val="003A7109"/>
    <w:rsid w:val="003A7186"/>
    <w:rsid w:val="003A720F"/>
    <w:rsid w:val="003A724C"/>
    <w:rsid w:val="003A7290"/>
    <w:rsid w:val="003A7561"/>
    <w:rsid w:val="003A7572"/>
    <w:rsid w:val="003A76A2"/>
    <w:rsid w:val="003A7745"/>
    <w:rsid w:val="003A7824"/>
    <w:rsid w:val="003A7CAE"/>
    <w:rsid w:val="003A7CBB"/>
    <w:rsid w:val="003A7E9E"/>
    <w:rsid w:val="003B0088"/>
    <w:rsid w:val="003B00FB"/>
    <w:rsid w:val="003B020B"/>
    <w:rsid w:val="003B04D2"/>
    <w:rsid w:val="003B04F0"/>
    <w:rsid w:val="003B06A6"/>
    <w:rsid w:val="003B0C25"/>
    <w:rsid w:val="003B0C35"/>
    <w:rsid w:val="003B0CD0"/>
    <w:rsid w:val="003B0D95"/>
    <w:rsid w:val="003B0FAC"/>
    <w:rsid w:val="003B1151"/>
    <w:rsid w:val="003B115A"/>
    <w:rsid w:val="003B1336"/>
    <w:rsid w:val="003B17F7"/>
    <w:rsid w:val="003B182D"/>
    <w:rsid w:val="003B183A"/>
    <w:rsid w:val="003B18A7"/>
    <w:rsid w:val="003B1D5D"/>
    <w:rsid w:val="003B20FC"/>
    <w:rsid w:val="003B2101"/>
    <w:rsid w:val="003B215A"/>
    <w:rsid w:val="003B2178"/>
    <w:rsid w:val="003B25A5"/>
    <w:rsid w:val="003B27BD"/>
    <w:rsid w:val="003B2AB7"/>
    <w:rsid w:val="003B2EFA"/>
    <w:rsid w:val="003B2F04"/>
    <w:rsid w:val="003B2F19"/>
    <w:rsid w:val="003B3012"/>
    <w:rsid w:val="003B30DD"/>
    <w:rsid w:val="003B3342"/>
    <w:rsid w:val="003B347D"/>
    <w:rsid w:val="003B3780"/>
    <w:rsid w:val="003B385B"/>
    <w:rsid w:val="003B38A7"/>
    <w:rsid w:val="003B3B4F"/>
    <w:rsid w:val="003B3BBC"/>
    <w:rsid w:val="003B3D4E"/>
    <w:rsid w:val="003B3E10"/>
    <w:rsid w:val="003B3E18"/>
    <w:rsid w:val="003B3F0B"/>
    <w:rsid w:val="003B402C"/>
    <w:rsid w:val="003B430E"/>
    <w:rsid w:val="003B4314"/>
    <w:rsid w:val="003B4369"/>
    <w:rsid w:val="003B4376"/>
    <w:rsid w:val="003B43A3"/>
    <w:rsid w:val="003B43AE"/>
    <w:rsid w:val="003B44A8"/>
    <w:rsid w:val="003B462B"/>
    <w:rsid w:val="003B4973"/>
    <w:rsid w:val="003B4F2E"/>
    <w:rsid w:val="003B50BD"/>
    <w:rsid w:val="003B5B17"/>
    <w:rsid w:val="003B5C26"/>
    <w:rsid w:val="003B5F1C"/>
    <w:rsid w:val="003B5FCD"/>
    <w:rsid w:val="003B60B5"/>
    <w:rsid w:val="003B6109"/>
    <w:rsid w:val="003B6133"/>
    <w:rsid w:val="003B61D0"/>
    <w:rsid w:val="003B61FD"/>
    <w:rsid w:val="003B656C"/>
    <w:rsid w:val="003B6636"/>
    <w:rsid w:val="003B66A4"/>
    <w:rsid w:val="003B6A10"/>
    <w:rsid w:val="003B6A24"/>
    <w:rsid w:val="003B6A33"/>
    <w:rsid w:val="003B6D29"/>
    <w:rsid w:val="003B6FF2"/>
    <w:rsid w:val="003B7021"/>
    <w:rsid w:val="003B703A"/>
    <w:rsid w:val="003B7116"/>
    <w:rsid w:val="003B7182"/>
    <w:rsid w:val="003B7204"/>
    <w:rsid w:val="003B72CF"/>
    <w:rsid w:val="003B73F2"/>
    <w:rsid w:val="003B73F3"/>
    <w:rsid w:val="003B74CA"/>
    <w:rsid w:val="003B767D"/>
    <w:rsid w:val="003B77FD"/>
    <w:rsid w:val="003B788C"/>
    <w:rsid w:val="003B78AB"/>
    <w:rsid w:val="003B79CF"/>
    <w:rsid w:val="003B7A4E"/>
    <w:rsid w:val="003B7ACE"/>
    <w:rsid w:val="003B7ADD"/>
    <w:rsid w:val="003B7C0C"/>
    <w:rsid w:val="003B7CD2"/>
    <w:rsid w:val="003B7DBB"/>
    <w:rsid w:val="003B7E26"/>
    <w:rsid w:val="003B7E4F"/>
    <w:rsid w:val="003C0020"/>
    <w:rsid w:val="003C0054"/>
    <w:rsid w:val="003C0056"/>
    <w:rsid w:val="003C02F3"/>
    <w:rsid w:val="003C039D"/>
    <w:rsid w:val="003C06BE"/>
    <w:rsid w:val="003C074C"/>
    <w:rsid w:val="003C0849"/>
    <w:rsid w:val="003C09CC"/>
    <w:rsid w:val="003C0B8A"/>
    <w:rsid w:val="003C0BFA"/>
    <w:rsid w:val="003C0D29"/>
    <w:rsid w:val="003C0DAC"/>
    <w:rsid w:val="003C1057"/>
    <w:rsid w:val="003C1447"/>
    <w:rsid w:val="003C154C"/>
    <w:rsid w:val="003C1CBD"/>
    <w:rsid w:val="003C1D6E"/>
    <w:rsid w:val="003C1DCF"/>
    <w:rsid w:val="003C1E4C"/>
    <w:rsid w:val="003C1E6D"/>
    <w:rsid w:val="003C2342"/>
    <w:rsid w:val="003C23C4"/>
    <w:rsid w:val="003C25A9"/>
    <w:rsid w:val="003C27A4"/>
    <w:rsid w:val="003C29AA"/>
    <w:rsid w:val="003C2D65"/>
    <w:rsid w:val="003C2DEE"/>
    <w:rsid w:val="003C2E81"/>
    <w:rsid w:val="003C2F03"/>
    <w:rsid w:val="003C31E3"/>
    <w:rsid w:val="003C337D"/>
    <w:rsid w:val="003C33AD"/>
    <w:rsid w:val="003C3439"/>
    <w:rsid w:val="003C34C6"/>
    <w:rsid w:val="003C35A4"/>
    <w:rsid w:val="003C3695"/>
    <w:rsid w:val="003C3916"/>
    <w:rsid w:val="003C3978"/>
    <w:rsid w:val="003C3DF5"/>
    <w:rsid w:val="003C3FCF"/>
    <w:rsid w:val="003C3FF7"/>
    <w:rsid w:val="003C401E"/>
    <w:rsid w:val="003C4286"/>
    <w:rsid w:val="003C430A"/>
    <w:rsid w:val="003C44A3"/>
    <w:rsid w:val="003C44D3"/>
    <w:rsid w:val="003C4721"/>
    <w:rsid w:val="003C47F4"/>
    <w:rsid w:val="003C4A3D"/>
    <w:rsid w:val="003C4C14"/>
    <w:rsid w:val="003C4C20"/>
    <w:rsid w:val="003C4C73"/>
    <w:rsid w:val="003C4DDA"/>
    <w:rsid w:val="003C4FC1"/>
    <w:rsid w:val="003C5317"/>
    <w:rsid w:val="003C57B7"/>
    <w:rsid w:val="003C599F"/>
    <w:rsid w:val="003C5F18"/>
    <w:rsid w:val="003C60AC"/>
    <w:rsid w:val="003C651D"/>
    <w:rsid w:val="003C6589"/>
    <w:rsid w:val="003C664B"/>
    <w:rsid w:val="003C67CD"/>
    <w:rsid w:val="003C67D4"/>
    <w:rsid w:val="003C6C5B"/>
    <w:rsid w:val="003C6C81"/>
    <w:rsid w:val="003C6EED"/>
    <w:rsid w:val="003C7074"/>
    <w:rsid w:val="003C717C"/>
    <w:rsid w:val="003C7332"/>
    <w:rsid w:val="003C744B"/>
    <w:rsid w:val="003C79C2"/>
    <w:rsid w:val="003C7A83"/>
    <w:rsid w:val="003C7BE0"/>
    <w:rsid w:val="003C7C46"/>
    <w:rsid w:val="003C7E7E"/>
    <w:rsid w:val="003C7F90"/>
    <w:rsid w:val="003D009B"/>
    <w:rsid w:val="003D0381"/>
    <w:rsid w:val="003D04D9"/>
    <w:rsid w:val="003D04FC"/>
    <w:rsid w:val="003D0561"/>
    <w:rsid w:val="003D056F"/>
    <w:rsid w:val="003D067D"/>
    <w:rsid w:val="003D06E3"/>
    <w:rsid w:val="003D093A"/>
    <w:rsid w:val="003D0CAA"/>
    <w:rsid w:val="003D0E6B"/>
    <w:rsid w:val="003D0E8E"/>
    <w:rsid w:val="003D11C0"/>
    <w:rsid w:val="003D14A0"/>
    <w:rsid w:val="003D1989"/>
    <w:rsid w:val="003D1B6E"/>
    <w:rsid w:val="003D1EB8"/>
    <w:rsid w:val="003D2033"/>
    <w:rsid w:val="003D203D"/>
    <w:rsid w:val="003D2341"/>
    <w:rsid w:val="003D263E"/>
    <w:rsid w:val="003D2756"/>
    <w:rsid w:val="003D2823"/>
    <w:rsid w:val="003D2911"/>
    <w:rsid w:val="003D2947"/>
    <w:rsid w:val="003D2965"/>
    <w:rsid w:val="003D29BC"/>
    <w:rsid w:val="003D2C11"/>
    <w:rsid w:val="003D2CB3"/>
    <w:rsid w:val="003D2D34"/>
    <w:rsid w:val="003D2D45"/>
    <w:rsid w:val="003D2D82"/>
    <w:rsid w:val="003D2D9A"/>
    <w:rsid w:val="003D3331"/>
    <w:rsid w:val="003D33A3"/>
    <w:rsid w:val="003D33D7"/>
    <w:rsid w:val="003D37B6"/>
    <w:rsid w:val="003D383B"/>
    <w:rsid w:val="003D3B7F"/>
    <w:rsid w:val="003D3C1E"/>
    <w:rsid w:val="003D3C3B"/>
    <w:rsid w:val="003D3CAA"/>
    <w:rsid w:val="003D3E65"/>
    <w:rsid w:val="003D3F36"/>
    <w:rsid w:val="003D4340"/>
    <w:rsid w:val="003D4519"/>
    <w:rsid w:val="003D4545"/>
    <w:rsid w:val="003D45A2"/>
    <w:rsid w:val="003D46F4"/>
    <w:rsid w:val="003D4797"/>
    <w:rsid w:val="003D48FD"/>
    <w:rsid w:val="003D494F"/>
    <w:rsid w:val="003D4977"/>
    <w:rsid w:val="003D4B0A"/>
    <w:rsid w:val="003D4C3C"/>
    <w:rsid w:val="003D4CBB"/>
    <w:rsid w:val="003D4CDA"/>
    <w:rsid w:val="003D4EE1"/>
    <w:rsid w:val="003D4FEE"/>
    <w:rsid w:val="003D5158"/>
    <w:rsid w:val="003D5172"/>
    <w:rsid w:val="003D520B"/>
    <w:rsid w:val="003D522D"/>
    <w:rsid w:val="003D534F"/>
    <w:rsid w:val="003D55FA"/>
    <w:rsid w:val="003D572E"/>
    <w:rsid w:val="003D57B2"/>
    <w:rsid w:val="003D57C0"/>
    <w:rsid w:val="003D57DF"/>
    <w:rsid w:val="003D58DF"/>
    <w:rsid w:val="003D5CB0"/>
    <w:rsid w:val="003D602B"/>
    <w:rsid w:val="003D60CE"/>
    <w:rsid w:val="003D6278"/>
    <w:rsid w:val="003D63D0"/>
    <w:rsid w:val="003D6516"/>
    <w:rsid w:val="003D65C1"/>
    <w:rsid w:val="003D662C"/>
    <w:rsid w:val="003D6883"/>
    <w:rsid w:val="003D6960"/>
    <w:rsid w:val="003D696F"/>
    <w:rsid w:val="003D6999"/>
    <w:rsid w:val="003D6B07"/>
    <w:rsid w:val="003D6B1C"/>
    <w:rsid w:val="003D6EC4"/>
    <w:rsid w:val="003D7138"/>
    <w:rsid w:val="003D71B1"/>
    <w:rsid w:val="003D7267"/>
    <w:rsid w:val="003D74D4"/>
    <w:rsid w:val="003D7526"/>
    <w:rsid w:val="003D75AE"/>
    <w:rsid w:val="003D772B"/>
    <w:rsid w:val="003D77EE"/>
    <w:rsid w:val="003D7A99"/>
    <w:rsid w:val="003D7B23"/>
    <w:rsid w:val="003D7D61"/>
    <w:rsid w:val="003D7F6B"/>
    <w:rsid w:val="003E00D1"/>
    <w:rsid w:val="003E03B6"/>
    <w:rsid w:val="003E0510"/>
    <w:rsid w:val="003E05CF"/>
    <w:rsid w:val="003E074F"/>
    <w:rsid w:val="003E08E6"/>
    <w:rsid w:val="003E0D8B"/>
    <w:rsid w:val="003E108A"/>
    <w:rsid w:val="003E1123"/>
    <w:rsid w:val="003E1168"/>
    <w:rsid w:val="003E1379"/>
    <w:rsid w:val="003E146D"/>
    <w:rsid w:val="003E1819"/>
    <w:rsid w:val="003E1957"/>
    <w:rsid w:val="003E1A3C"/>
    <w:rsid w:val="003E1B23"/>
    <w:rsid w:val="003E1BBB"/>
    <w:rsid w:val="003E1FC7"/>
    <w:rsid w:val="003E2019"/>
    <w:rsid w:val="003E2295"/>
    <w:rsid w:val="003E2524"/>
    <w:rsid w:val="003E263C"/>
    <w:rsid w:val="003E2C25"/>
    <w:rsid w:val="003E2D77"/>
    <w:rsid w:val="003E2DD1"/>
    <w:rsid w:val="003E2F7D"/>
    <w:rsid w:val="003E301E"/>
    <w:rsid w:val="003E3279"/>
    <w:rsid w:val="003E343B"/>
    <w:rsid w:val="003E377F"/>
    <w:rsid w:val="003E3812"/>
    <w:rsid w:val="003E38C2"/>
    <w:rsid w:val="003E3999"/>
    <w:rsid w:val="003E39A9"/>
    <w:rsid w:val="003E39AB"/>
    <w:rsid w:val="003E3A91"/>
    <w:rsid w:val="003E3C28"/>
    <w:rsid w:val="003E3C8D"/>
    <w:rsid w:val="003E3CF9"/>
    <w:rsid w:val="003E3DDF"/>
    <w:rsid w:val="003E3E2C"/>
    <w:rsid w:val="003E4217"/>
    <w:rsid w:val="003E42F2"/>
    <w:rsid w:val="003E43F6"/>
    <w:rsid w:val="003E466A"/>
    <w:rsid w:val="003E4766"/>
    <w:rsid w:val="003E47C8"/>
    <w:rsid w:val="003E4962"/>
    <w:rsid w:val="003E4A32"/>
    <w:rsid w:val="003E4D16"/>
    <w:rsid w:val="003E4E47"/>
    <w:rsid w:val="003E4EC2"/>
    <w:rsid w:val="003E511E"/>
    <w:rsid w:val="003E525C"/>
    <w:rsid w:val="003E54B6"/>
    <w:rsid w:val="003E58BC"/>
    <w:rsid w:val="003E58BD"/>
    <w:rsid w:val="003E5A7D"/>
    <w:rsid w:val="003E5AA0"/>
    <w:rsid w:val="003E5ABC"/>
    <w:rsid w:val="003E5AC3"/>
    <w:rsid w:val="003E5DD8"/>
    <w:rsid w:val="003E601E"/>
    <w:rsid w:val="003E60FA"/>
    <w:rsid w:val="003E64E4"/>
    <w:rsid w:val="003E6524"/>
    <w:rsid w:val="003E6606"/>
    <w:rsid w:val="003E660B"/>
    <w:rsid w:val="003E66BB"/>
    <w:rsid w:val="003E688A"/>
    <w:rsid w:val="003E6AC2"/>
    <w:rsid w:val="003E6E9B"/>
    <w:rsid w:val="003E6ECB"/>
    <w:rsid w:val="003E7032"/>
    <w:rsid w:val="003E7514"/>
    <w:rsid w:val="003E768B"/>
    <w:rsid w:val="003E7A1E"/>
    <w:rsid w:val="003E7A4D"/>
    <w:rsid w:val="003E7BD8"/>
    <w:rsid w:val="003E7DD5"/>
    <w:rsid w:val="003E7FF2"/>
    <w:rsid w:val="003F0198"/>
    <w:rsid w:val="003F03EB"/>
    <w:rsid w:val="003F04DD"/>
    <w:rsid w:val="003F07F2"/>
    <w:rsid w:val="003F08B1"/>
    <w:rsid w:val="003F0DB1"/>
    <w:rsid w:val="003F0E86"/>
    <w:rsid w:val="003F0EAE"/>
    <w:rsid w:val="003F0EE4"/>
    <w:rsid w:val="003F0F1C"/>
    <w:rsid w:val="003F0FAD"/>
    <w:rsid w:val="003F105D"/>
    <w:rsid w:val="003F105E"/>
    <w:rsid w:val="003F1297"/>
    <w:rsid w:val="003F154D"/>
    <w:rsid w:val="003F1630"/>
    <w:rsid w:val="003F1728"/>
    <w:rsid w:val="003F17E4"/>
    <w:rsid w:val="003F1D29"/>
    <w:rsid w:val="003F1F49"/>
    <w:rsid w:val="003F227F"/>
    <w:rsid w:val="003F2343"/>
    <w:rsid w:val="003F259D"/>
    <w:rsid w:val="003F269E"/>
    <w:rsid w:val="003F269F"/>
    <w:rsid w:val="003F26A4"/>
    <w:rsid w:val="003F288D"/>
    <w:rsid w:val="003F2AEA"/>
    <w:rsid w:val="003F2B54"/>
    <w:rsid w:val="003F2C02"/>
    <w:rsid w:val="003F2D2E"/>
    <w:rsid w:val="003F2E49"/>
    <w:rsid w:val="003F2FA0"/>
    <w:rsid w:val="003F393F"/>
    <w:rsid w:val="003F3A94"/>
    <w:rsid w:val="003F3CE8"/>
    <w:rsid w:val="003F3F08"/>
    <w:rsid w:val="003F3FCC"/>
    <w:rsid w:val="003F3FF5"/>
    <w:rsid w:val="003F42A7"/>
    <w:rsid w:val="003F439F"/>
    <w:rsid w:val="003F460E"/>
    <w:rsid w:val="003F470F"/>
    <w:rsid w:val="003F49DA"/>
    <w:rsid w:val="003F4A20"/>
    <w:rsid w:val="003F4AFF"/>
    <w:rsid w:val="003F4CAB"/>
    <w:rsid w:val="003F53A5"/>
    <w:rsid w:val="003F53BF"/>
    <w:rsid w:val="003F54FD"/>
    <w:rsid w:val="003F5587"/>
    <w:rsid w:val="003F5783"/>
    <w:rsid w:val="003F5AF0"/>
    <w:rsid w:val="003F6045"/>
    <w:rsid w:val="003F60C4"/>
    <w:rsid w:val="003F6207"/>
    <w:rsid w:val="003F63E0"/>
    <w:rsid w:val="003F65F5"/>
    <w:rsid w:val="003F6728"/>
    <w:rsid w:val="003F695E"/>
    <w:rsid w:val="003F6B87"/>
    <w:rsid w:val="003F6DEB"/>
    <w:rsid w:val="003F6DF5"/>
    <w:rsid w:val="003F6E35"/>
    <w:rsid w:val="003F7090"/>
    <w:rsid w:val="003F71BE"/>
    <w:rsid w:val="003F71C5"/>
    <w:rsid w:val="003F72E6"/>
    <w:rsid w:val="003F73C3"/>
    <w:rsid w:val="003F741D"/>
    <w:rsid w:val="003F74C4"/>
    <w:rsid w:val="003F75F5"/>
    <w:rsid w:val="003F779B"/>
    <w:rsid w:val="003F79C0"/>
    <w:rsid w:val="003F7ADD"/>
    <w:rsid w:val="003F7B92"/>
    <w:rsid w:val="003F7F0B"/>
    <w:rsid w:val="0040000E"/>
    <w:rsid w:val="00400194"/>
    <w:rsid w:val="00400339"/>
    <w:rsid w:val="004003A5"/>
    <w:rsid w:val="0040087D"/>
    <w:rsid w:val="00400890"/>
    <w:rsid w:val="004008F1"/>
    <w:rsid w:val="004009A1"/>
    <w:rsid w:val="00400A7E"/>
    <w:rsid w:val="00400E92"/>
    <w:rsid w:val="004011A6"/>
    <w:rsid w:val="0040124D"/>
    <w:rsid w:val="00401525"/>
    <w:rsid w:val="004016DE"/>
    <w:rsid w:val="004018ED"/>
    <w:rsid w:val="004021A5"/>
    <w:rsid w:val="004021CC"/>
    <w:rsid w:val="0040221F"/>
    <w:rsid w:val="00402277"/>
    <w:rsid w:val="004023A2"/>
    <w:rsid w:val="004025DC"/>
    <w:rsid w:val="004026B4"/>
    <w:rsid w:val="00402819"/>
    <w:rsid w:val="004028BE"/>
    <w:rsid w:val="00402B65"/>
    <w:rsid w:val="00402C40"/>
    <w:rsid w:val="00402E80"/>
    <w:rsid w:val="00402E9C"/>
    <w:rsid w:val="00402F1D"/>
    <w:rsid w:val="00402FE2"/>
    <w:rsid w:val="00403042"/>
    <w:rsid w:val="0040320D"/>
    <w:rsid w:val="0040349D"/>
    <w:rsid w:val="00403828"/>
    <w:rsid w:val="00403A42"/>
    <w:rsid w:val="00403B84"/>
    <w:rsid w:val="00403CD7"/>
    <w:rsid w:val="00403DEF"/>
    <w:rsid w:val="00403E14"/>
    <w:rsid w:val="004041B8"/>
    <w:rsid w:val="00404333"/>
    <w:rsid w:val="004043C2"/>
    <w:rsid w:val="00404A84"/>
    <w:rsid w:val="00404B6A"/>
    <w:rsid w:val="00404BEF"/>
    <w:rsid w:val="00404C97"/>
    <w:rsid w:val="00404F24"/>
    <w:rsid w:val="004052CF"/>
    <w:rsid w:val="00405387"/>
    <w:rsid w:val="004056C5"/>
    <w:rsid w:val="00405800"/>
    <w:rsid w:val="004058C9"/>
    <w:rsid w:val="00405ACA"/>
    <w:rsid w:val="00405AE9"/>
    <w:rsid w:val="00405B10"/>
    <w:rsid w:val="00405BAE"/>
    <w:rsid w:val="00405C3E"/>
    <w:rsid w:val="00405D45"/>
    <w:rsid w:val="00405D51"/>
    <w:rsid w:val="00405D5A"/>
    <w:rsid w:val="00405DCA"/>
    <w:rsid w:val="00405E22"/>
    <w:rsid w:val="004062B7"/>
    <w:rsid w:val="00406371"/>
    <w:rsid w:val="004063B3"/>
    <w:rsid w:val="0040646F"/>
    <w:rsid w:val="00406723"/>
    <w:rsid w:val="00406A7B"/>
    <w:rsid w:val="00406A96"/>
    <w:rsid w:val="00406B03"/>
    <w:rsid w:val="00406C3A"/>
    <w:rsid w:val="00406D44"/>
    <w:rsid w:val="004071A2"/>
    <w:rsid w:val="00407295"/>
    <w:rsid w:val="004073C4"/>
    <w:rsid w:val="004075C8"/>
    <w:rsid w:val="0040780E"/>
    <w:rsid w:val="00407857"/>
    <w:rsid w:val="00407B50"/>
    <w:rsid w:val="00407B99"/>
    <w:rsid w:val="00407BEC"/>
    <w:rsid w:val="00407C35"/>
    <w:rsid w:val="00407C7A"/>
    <w:rsid w:val="00410101"/>
    <w:rsid w:val="00410125"/>
    <w:rsid w:val="00410526"/>
    <w:rsid w:val="00410644"/>
    <w:rsid w:val="004108A9"/>
    <w:rsid w:val="00410CDD"/>
    <w:rsid w:val="00411199"/>
    <w:rsid w:val="004111F7"/>
    <w:rsid w:val="00411228"/>
    <w:rsid w:val="004113E8"/>
    <w:rsid w:val="004113F6"/>
    <w:rsid w:val="00411D34"/>
    <w:rsid w:val="00411F9F"/>
    <w:rsid w:val="004120B9"/>
    <w:rsid w:val="00412116"/>
    <w:rsid w:val="004121BE"/>
    <w:rsid w:val="0041247B"/>
    <w:rsid w:val="0041265D"/>
    <w:rsid w:val="00412817"/>
    <w:rsid w:val="004129DC"/>
    <w:rsid w:val="00412A46"/>
    <w:rsid w:val="00412D8D"/>
    <w:rsid w:val="00412DB5"/>
    <w:rsid w:val="00412E0E"/>
    <w:rsid w:val="00412F66"/>
    <w:rsid w:val="00412F6C"/>
    <w:rsid w:val="00413033"/>
    <w:rsid w:val="0041325D"/>
    <w:rsid w:val="00413267"/>
    <w:rsid w:val="004136C3"/>
    <w:rsid w:val="004137D7"/>
    <w:rsid w:val="00413AD2"/>
    <w:rsid w:val="00413D9C"/>
    <w:rsid w:val="00413E53"/>
    <w:rsid w:val="00413EA6"/>
    <w:rsid w:val="00413FEE"/>
    <w:rsid w:val="0041412F"/>
    <w:rsid w:val="00414232"/>
    <w:rsid w:val="00414252"/>
    <w:rsid w:val="004144F2"/>
    <w:rsid w:val="00414794"/>
    <w:rsid w:val="004147CF"/>
    <w:rsid w:val="004148F4"/>
    <w:rsid w:val="00414AA5"/>
    <w:rsid w:val="00414B15"/>
    <w:rsid w:val="00414EB5"/>
    <w:rsid w:val="004150E4"/>
    <w:rsid w:val="004151D2"/>
    <w:rsid w:val="00415552"/>
    <w:rsid w:val="00415646"/>
    <w:rsid w:val="00415900"/>
    <w:rsid w:val="00415C5C"/>
    <w:rsid w:val="00415D25"/>
    <w:rsid w:val="00416050"/>
    <w:rsid w:val="004160E0"/>
    <w:rsid w:val="00416194"/>
    <w:rsid w:val="00416235"/>
    <w:rsid w:val="004162A7"/>
    <w:rsid w:val="00416604"/>
    <w:rsid w:val="00416613"/>
    <w:rsid w:val="004166FB"/>
    <w:rsid w:val="0041673F"/>
    <w:rsid w:val="00416740"/>
    <w:rsid w:val="00416799"/>
    <w:rsid w:val="00416807"/>
    <w:rsid w:val="00417259"/>
    <w:rsid w:val="004173B9"/>
    <w:rsid w:val="004175D4"/>
    <w:rsid w:val="004176C1"/>
    <w:rsid w:val="0041772F"/>
    <w:rsid w:val="00417746"/>
    <w:rsid w:val="00417A91"/>
    <w:rsid w:val="00417BB8"/>
    <w:rsid w:val="00417C3E"/>
    <w:rsid w:val="00417C5E"/>
    <w:rsid w:val="00417E79"/>
    <w:rsid w:val="00417EAC"/>
    <w:rsid w:val="00417F04"/>
    <w:rsid w:val="004200B2"/>
    <w:rsid w:val="00420324"/>
    <w:rsid w:val="00420468"/>
    <w:rsid w:val="00420655"/>
    <w:rsid w:val="004206AD"/>
    <w:rsid w:val="004208E8"/>
    <w:rsid w:val="00420AB0"/>
    <w:rsid w:val="00420AC5"/>
    <w:rsid w:val="00420E1C"/>
    <w:rsid w:val="00420E55"/>
    <w:rsid w:val="00420E5D"/>
    <w:rsid w:val="00421184"/>
    <w:rsid w:val="004211AE"/>
    <w:rsid w:val="004211B8"/>
    <w:rsid w:val="004211D1"/>
    <w:rsid w:val="004211D8"/>
    <w:rsid w:val="004212BC"/>
    <w:rsid w:val="004212EA"/>
    <w:rsid w:val="00421608"/>
    <w:rsid w:val="00421658"/>
    <w:rsid w:val="0042182A"/>
    <w:rsid w:val="00421904"/>
    <w:rsid w:val="004219ED"/>
    <w:rsid w:val="00421A23"/>
    <w:rsid w:val="00421AFD"/>
    <w:rsid w:val="00421C0F"/>
    <w:rsid w:val="004220D7"/>
    <w:rsid w:val="0042219C"/>
    <w:rsid w:val="0042269A"/>
    <w:rsid w:val="0042287A"/>
    <w:rsid w:val="00422963"/>
    <w:rsid w:val="00422A3A"/>
    <w:rsid w:val="00422ACE"/>
    <w:rsid w:val="00422BFD"/>
    <w:rsid w:val="00422E2E"/>
    <w:rsid w:val="00422EED"/>
    <w:rsid w:val="0042301D"/>
    <w:rsid w:val="00423666"/>
    <w:rsid w:val="004236D7"/>
    <w:rsid w:val="00423755"/>
    <w:rsid w:val="00423844"/>
    <w:rsid w:val="00423AA5"/>
    <w:rsid w:val="00423AE3"/>
    <w:rsid w:val="00423B0F"/>
    <w:rsid w:val="00423C26"/>
    <w:rsid w:val="00423C41"/>
    <w:rsid w:val="00423DE2"/>
    <w:rsid w:val="00423F1B"/>
    <w:rsid w:val="004240A9"/>
    <w:rsid w:val="004240CA"/>
    <w:rsid w:val="00424172"/>
    <w:rsid w:val="0042421E"/>
    <w:rsid w:val="0042455F"/>
    <w:rsid w:val="00424817"/>
    <w:rsid w:val="0042493D"/>
    <w:rsid w:val="0042494E"/>
    <w:rsid w:val="00424EC8"/>
    <w:rsid w:val="00425045"/>
    <w:rsid w:val="0042509F"/>
    <w:rsid w:val="00425276"/>
    <w:rsid w:val="00425302"/>
    <w:rsid w:val="0042537A"/>
    <w:rsid w:val="00425428"/>
    <w:rsid w:val="00425465"/>
    <w:rsid w:val="00425660"/>
    <w:rsid w:val="00425707"/>
    <w:rsid w:val="004258AA"/>
    <w:rsid w:val="00425911"/>
    <w:rsid w:val="00425C20"/>
    <w:rsid w:val="00425C8F"/>
    <w:rsid w:val="00425DA4"/>
    <w:rsid w:val="00425E40"/>
    <w:rsid w:val="00425F12"/>
    <w:rsid w:val="00426159"/>
    <w:rsid w:val="004261C1"/>
    <w:rsid w:val="004263D4"/>
    <w:rsid w:val="00426A4D"/>
    <w:rsid w:val="00426AB3"/>
    <w:rsid w:val="00426B7E"/>
    <w:rsid w:val="00426DF5"/>
    <w:rsid w:val="00426E72"/>
    <w:rsid w:val="00426E92"/>
    <w:rsid w:val="0042700C"/>
    <w:rsid w:val="0042738B"/>
    <w:rsid w:val="00427407"/>
    <w:rsid w:val="004275F3"/>
    <w:rsid w:val="004277B9"/>
    <w:rsid w:val="004277DF"/>
    <w:rsid w:val="004277F6"/>
    <w:rsid w:val="004277F7"/>
    <w:rsid w:val="004279C5"/>
    <w:rsid w:val="00427B4F"/>
    <w:rsid w:val="00427B8D"/>
    <w:rsid w:val="00427D4C"/>
    <w:rsid w:val="00427D52"/>
    <w:rsid w:val="00427E02"/>
    <w:rsid w:val="00427EAA"/>
    <w:rsid w:val="00427F95"/>
    <w:rsid w:val="00430148"/>
    <w:rsid w:val="00430216"/>
    <w:rsid w:val="00430250"/>
    <w:rsid w:val="00430419"/>
    <w:rsid w:val="00430460"/>
    <w:rsid w:val="004304E0"/>
    <w:rsid w:val="004305DA"/>
    <w:rsid w:val="004308D0"/>
    <w:rsid w:val="004309C0"/>
    <w:rsid w:val="00430A66"/>
    <w:rsid w:val="00430D38"/>
    <w:rsid w:val="00430D68"/>
    <w:rsid w:val="00430DDA"/>
    <w:rsid w:val="00431049"/>
    <w:rsid w:val="00431104"/>
    <w:rsid w:val="004314CC"/>
    <w:rsid w:val="00431A89"/>
    <w:rsid w:val="00431A91"/>
    <w:rsid w:val="00431B97"/>
    <w:rsid w:val="004320D8"/>
    <w:rsid w:val="004320FE"/>
    <w:rsid w:val="004322A2"/>
    <w:rsid w:val="004322AB"/>
    <w:rsid w:val="004322D4"/>
    <w:rsid w:val="00432368"/>
    <w:rsid w:val="00432445"/>
    <w:rsid w:val="004324B7"/>
    <w:rsid w:val="00432BB1"/>
    <w:rsid w:val="00432BF4"/>
    <w:rsid w:val="00432D2E"/>
    <w:rsid w:val="00432D5E"/>
    <w:rsid w:val="00432F1D"/>
    <w:rsid w:val="00433533"/>
    <w:rsid w:val="004337E3"/>
    <w:rsid w:val="0043385E"/>
    <w:rsid w:val="00433A95"/>
    <w:rsid w:val="00433B33"/>
    <w:rsid w:val="00433CF8"/>
    <w:rsid w:val="00433E1C"/>
    <w:rsid w:val="00433EA1"/>
    <w:rsid w:val="00433F34"/>
    <w:rsid w:val="00433F45"/>
    <w:rsid w:val="00434160"/>
    <w:rsid w:val="0043437A"/>
    <w:rsid w:val="0043446F"/>
    <w:rsid w:val="00434634"/>
    <w:rsid w:val="00434747"/>
    <w:rsid w:val="004348B8"/>
    <w:rsid w:val="00434907"/>
    <w:rsid w:val="00434B1B"/>
    <w:rsid w:val="00434B2D"/>
    <w:rsid w:val="00434EB8"/>
    <w:rsid w:val="00435004"/>
    <w:rsid w:val="0043500A"/>
    <w:rsid w:val="0043519E"/>
    <w:rsid w:val="00435327"/>
    <w:rsid w:val="00435458"/>
    <w:rsid w:val="004354EC"/>
    <w:rsid w:val="004355C2"/>
    <w:rsid w:val="004355D5"/>
    <w:rsid w:val="0043593D"/>
    <w:rsid w:val="00435A7A"/>
    <w:rsid w:val="00435D4C"/>
    <w:rsid w:val="00435D75"/>
    <w:rsid w:val="00436176"/>
    <w:rsid w:val="0043629E"/>
    <w:rsid w:val="0043667A"/>
    <w:rsid w:val="0043683F"/>
    <w:rsid w:val="004368BB"/>
    <w:rsid w:val="004368CE"/>
    <w:rsid w:val="004368FA"/>
    <w:rsid w:val="00436940"/>
    <w:rsid w:val="004371F1"/>
    <w:rsid w:val="00437392"/>
    <w:rsid w:val="0043740E"/>
    <w:rsid w:val="0043761C"/>
    <w:rsid w:val="004376D5"/>
    <w:rsid w:val="0043787E"/>
    <w:rsid w:val="00437C30"/>
    <w:rsid w:val="00437F9A"/>
    <w:rsid w:val="0044001B"/>
    <w:rsid w:val="00440166"/>
    <w:rsid w:val="0044036F"/>
    <w:rsid w:val="00440417"/>
    <w:rsid w:val="00440483"/>
    <w:rsid w:val="004406D1"/>
    <w:rsid w:val="0044089E"/>
    <w:rsid w:val="00440902"/>
    <w:rsid w:val="00440A77"/>
    <w:rsid w:val="00440BB0"/>
    <w:rsid w:val="00440CF2"/>
    <w:rsid w:val="00440E7F"/>
    <w:rsid w:val="0044101E"/>
    <w:rsid w:val="0044128E"/>
    <w:rsid w:val="004415F2"/>
    <w:rsid w:val="00441BC7"/>
    <w:rsid w:val="00441D44"/>
    <w:rsid w:val="00441E1D"/>
    <w:rsid w:val="004422A6"/>
    <w:rsid w:val="00442347"/>
    <w:rsid w:val="0044251D"/>
    <w:rsid w:val="004429F5"/>
    <w:rsid w:val="00442BD5"/>
    <w:rsid w:val="00442BE6"/>
    <w:rsid w:val="00442D1F"/>
    <w:rsid w:val="00442FC9"/>
    <w:rsid w:val="004432E4"/>
    <w:rsid w:val="00443356"/>
    <w:rsid w:val="004436FF"/>
    <w:rsid w:val="004437E6"/>
    <w:rsid w:val="004438E5"/>
    <w:rsid w:val="0044390C"/>
    <w:rsid w:val="00443945"/>
    <w:rsid w:val="00443946"/>
    <w:rsid w:val="00443B8C"/>
    <w:rsid w:val="00443C05"/>
    <w:rsid w:val="00443E13"/>
    <w:rsid w:val="00443E3A"/>
    <w:rsid w:val="00443FA7"/>
    <w:rsid w:val="00443FF7"/>
    <w:rsid w:val="004440B3"/>
    <w:rsid w:val="004441EA"/>
    <w:rsid w:val="004442E2"/>
    <w:rsid w:val="00444401"/>
    <w:rsid w:val="00444455"/>
    <w:rsid w:val="004446C8"/>
    <w:rsid w:val="004446DE"/>
    <w:rsid w:val="00444786"/>
    <w:rsid w:val="00444869"/>
    <w:rsid w:val="004448C0"/>
    <w:rsid w:val="00444904"/>
    <w:rsid w:val="00444B79"/>
    <w:rsid w:val="00444B90"/>
    <w:rsid w:val="00444F56"/>
    <w:rsid w:val="004450A4"/>
    <w:rsid w:val="0044510F"/>
    <w:rsid w:val="004453E7"/>
    <w:rsid w:val="00445634"/>
    <w:rsid w:val="00445657"/>
    <w:rsid w:val="0044567D"/>
    <w:rsid w:val="00445732"/>
    <w:rsid w:val="00445AF4"/>
    <w:rsid w:val="00445BC2"/>
    <w:rsid w:val="00446049"/>
    <w:rsid w:val="00446562"/>
    <w:rsid w:val="00446563"/>
    <w:rsid w:val="00446813"/>
    <w:rsid w:val="004469CE"/>
    <w:rsid w:val="00447119"/>
    <w:rsid w:val="004472BC"/>
    <w:rsid w:val="0044743C"/>
    <w:rsid w:val="00447449"/>
    <w:rsid w:val="00447478"/>
    <w:rsid w:val="004474E0"/>
    <w:rsid w:val="004475FF"/>
    <w:rsid w:val="00447649"/>
    <w:rsid w:val="004477F5"/>
    <w:rsid w:val="0044782F"/>
    <w:rsid w:val="00447869"/>
    <w:rsid w:val="0044799C"/>
    <w:rsid w:val="00447E1C"/>
    <w:rsid w:val="004502B5"/>
    <w:rsid w:val="004504C2"/>
    <w:rsid w:val="004504E1"/>
    <w:rsid w:val="0045064D"/>
    <w:rsid w:val="004507ED"/>
    <w:rsid w:val="004509A0"/>
    <w:rsid w:val="004510CE"/>
    <w:rsid w:val="0045127A"/>
    <w:rsid w:val="004514E9"/>
    <w:rsid w:val="004514FC"/>
    <w:rsid w:val="0045173D"/>
    <w:rsid w:val="00451740"/>
    <w:rsid w:val="004518B1"/>
    <w:rsid w:val="00451967"/>
    <w:rsid w:val="00451AFA"/>
    <w:rsid w:val="00451C9B"/>
    <w:rsid w:val="00451E9E"/>
    <w:rsid w:val="00452095"/>
    <w:rsid w:val="004522BD"/>
    <w:rsid w:val="00452310"/>
    <w:rsid w:val="004523E8"/>
    <w:rsid w:val="0045250A"/>
    <w:rsid w:val="0045253C"/>
    <w:rsid w:val="00452990"/>
    <w:rsid w:val="00452B35"/>
    <w:rsid w:val="00452BDD"/>
    <w:rsid w:val="004531CD"/>
    <w:rsid w:val="004531F7"/>
    <w:rsid w:val="00453453"/>
    <w:rsid w:val="00453B36"/>
    <w:rsid w:val="0045416E"/>
    <w:rsid w:val="00454290"/>
    <w:rsid w:val="004543D3"/>
    <w:rsid w:val="00454481"/>
    <w:rsid w:val="00454768"/>
    <w:rsid w:val="004547EA"/>
    <w:rsid w:val="004548A3"/>
    <w:rsid w:val="00454944"/>
    <w:rsid w:val="00454AB1"/>
    <w:rsid w:val="00454C94"/>
    <w:rsid w:val="00454C9E"/>
    <w:rsid w:val="00454CBB"/>
    <w:rsid w:val="00454DB7"/>
    <w:rsid w:val="00454F4A"/>
    <w:rsid w:val="004550E4"/>
    <w:rsid w:val="0045512E"/>
    <w:rsid w:val="0045521A"/>
    <w:rsid w:val="004554C6"/>
    <w:rsid w:val="0045569D"/>
    <w:rsid w:val="00455895"/>
    <w:rsid w:val="00455963"/>
    <w:rsid w:val="004559BE"/>
    <w:rsid w:val="004559D6"/>
    <w:rsid w:val="00455BA1"/>
    <w:rsid w:val="00455C08"/>
    <w:rsid w:val="00455C23"/>
    <w:rsid w:val="00455D84"/>
    <w:rsid w:val="00455EAA"/>
    <w:rsid w:val="00456374"/>
    <w:rsid w:val="004563A4"/>
    <w:rsid w:val="00456494"/>
    <w:rsid w:val="004564A6"/>
    <w:rsid w:val="004564EC"/>
    <w:rsid w:val="004565A7"/>
    <w:rsid w:val="0045665C"/>
    <w:rsid w:val="004566DE"/>
    <w:rsid w:val="004567DB"/>
    <w:rsid w:val="00456996"/>
    <w:rsid w:val="00456B88"/>
    <w:rsid w:val="00456D4C"/>
    <w:rsid w:val="00456ED8"/>
    <w:rsid w:val="0045701F"/>
    <w:rsid w:val="00457408"/>
    <w:rsid w:val="00457549"/>
    <w:rsid w:val="004577E1"/>
    <w:rsid w:val="00457862"/>
    <w:rsid w:val="004578F3"/>
    <w:rsid w:val="0045799A"/>
    <w:rsid w:val="00457A38"/>
    <w:rsid w:val="00457DC8"/>
    <w:rsid w:val="004600B7"/>
    <w:rsid w:val="0046014E"/>
    <w:rsid w:val="00460254"/>
    <w:rsid w:val="00460317"/>
    <w:rsid w:val="00460357"/>
    <w:rsid w:val="004603FD"/>
    <w:rsid w:val="00460438"/>
    <w:rsid w:val="00460930"/>
    <w:rsid w:val="00460F50"/>
    <w:rsid w:val="004611C7"/>
    <w:rsid w:val="00461251"/>
    <w:rsid w:val="0046125A"/>
    <w:rsid w:val="00461550"/>
    <w:rsid w:val="004617C3"/>
    <w:rsid w:val="004617EA"/>
    <w:rsid w:val="00461860"/>
    <w:rsid w:val="00461B31"/>
    <w:rsid w:val="00461D6F"/>
    <w:rsid w:val="004620D4"/>
    <w:rsid w:val="004623D8"/>
    <w:rsid w:val="00462598"/>
    <w:rsid w:val="004626AC"/>
    <w:rsid w:val="00462757"/>
    <w:rsid w:val="00462856"/>
    <w:rsid w:val="0046288B"/>
    <w:rsid w:val="004628B4"/>
    <w:rsid w:val="004628E8"/>
    <w:rsid w:val="00462996"/>
    <w:rsid w:val="00462B60"/>
    <w:rsid w:val="00462B84"/>
    <w:rsid w:val="00462BAA"/>
    <w:rsid w:val="00462C17"/>
    <w:rsid w:val="00462C35"/>
    <w:rsid w:val="00462C36"/>
    <w:rsid w:val="00462C7F"/>
    <w:rsid w:val="00462CFF"/>
    <w:rsid w:val="00463408"/>
    <w:rsid w:val="00463490"/>
    <w:rsid w:val="004636AE"/>
    <w:rsid w:val="0046383E"/>
    <w:rsid w:val="00463860"/>
    <w:rsid w:val="004638A7"/>
    <w:rsid w:val="004638DD"/>
    <w:rsid w:val="00463AD8"/>
    <w:rsid w:val="00463D97"/>
    <w:rsid w:val="00463E15"/>
    <w:rsid w:val="00463EAA"/>
    <w:rsid w:val="00464063"/>
    <w:rsid w:val="00464193"/>
    <w:rsid w:val="0046433F"/>
    <w:rsid w:val="004644DC"/>
    <w:rsid w:val="00464ACA"/>
    <w:rsid w:val="00464DBB"/>
    <w:rsid w:val="00465081"/>
    <w:rsid w:val="00465413"/>
    <w:rsid w:val="0046558D"/>
    <w:rsid w:val="004656AA"/>
    <w:rsid w:val="00465859"/>
    <w:rsid w:val="0046590C"/>
    <w:rsid w:val="00465A03"/>
    <w:rsid w:val="00465B6A"/>
    <w:rsid w:val="00465CBF"/>
    <w:rsid w:val="00466326"/>
    <w:rsid w:val="00466474"/>
    <w:rsid w:val="004664DE"/>
    <w:rsid w:val="00466591"/>
    <w:rsid w:val="004665E6"/>
    <w:rsid w:val="00466690"/>
    <w:rsid w:val="0046672E"/>
    <w:rsid w:val="004667C6"/>
    <w:rsid w:val="00466AAD"/>
    <w:rsid w:val="00466B92"/>
    <w:rsid w:val="00466CB9"/>
    <w:rsid w:val="00466F04"/>
    <w:rsid w:val="00467045"/>
    <w:rsid w:val="0046711E"/>
    <w:rsid w:val="0046732E"/>
    <w:rsid w:val="0046756E"/>
    <w:rsid w:val="00467699"/>
    <w:rsid w:val="00467B1B"/>
    <w:rsid w:val="00467B8F"/>
    <w:rsid w:val="00467C76"/>
    <w:rsid w:val="00467D9A"/>
    <w:rsid w:val="00467E82"/>
    <w:rsid w:val="00470048"/>
    <w:rsid w:val="004701E8"/>
    <w:rsid w:val="00470320"/>
    <w:rsid w:val="00470501"/>
    <w:rsid w:val="00470555"/>
    <w:rsid w:val="0047061E"/>
    <w:rsid w:val="00470BE6"/>
    <w:rsid w:val="00470BEA"/>
    <w:rsid w:val="00470DDB"/>
    <w:rsid w:val="00470F6F"/>
    <w:rsid w:val="00470F95"/>
    <w:rsid w:val="00471060"/>
    <w:rsid w:val="00471096"/>
    <w:rsid w:val="0047129F"/>
    <w:rsid w:val="004716AC"/>
    <w:rsid w:val="00471735"/>
    <w:rsid w:val="00471BEF"/>
    <w:rsid w:val="00471E07"/>
    <w:rsid w:val="004722EA"/>
    <w:rsid w:val="00472345"/>
    <w:rsid w:val="004724AD"/>
    <w:rsid w:val="004725BF"/>
    <w:rsid w:val="00472B68"/>
    <w:rsid w:val="00472DBF"/>
    <w:rsid w:val="00472F49"/>
    <w:rsid w:val="00472F6A"/>
    <w:rsid w:val="00472F6C"/>
    <w:rsid w:val="00473163"/>
    <w:rsid w:val="004731CE"/>
    <w:rsid w:val="004733CC"/>
    <w:rsid w:val="00473541"/>
    <w:rsid w:val="00473690"/>
    <w:rsid w:val="004736F0"/>
    <w:rsid w:val="00473795"/>
    <w:rsid w:val="00473841"/>
    <w:rsid w:val="00473B95"/>
    <w:rsid w:val="00473E6F"/>
    <w:rsid w:val="004740DD"/>
    <w:rsid w:val="00474876"/>
    <w:rsid w:val="00474ABA"/>
    <w:rsid w:val="00474B2D"/>
    <w:rsid w:val="00474B3F"/>
    <w:rsid w:val="00474B9C"/>
    <w:rsid w:val="00474CB5"/>
    <w:rsid w:val="00474EFC"/>
    <w:rsid w:val="00475006"/>
    <w:rsid w:val="0047522F"/>
    <w:rsid w:val="0047562A"/>
    <w:rsid w:val="0047569C"/>
    <w:rsid w:val="004757AF"/>
    <w:rsid w:val="0047586E"/>
    <w:rsid w:val="004758B0"/>
    <w:rsid w:val="00475C13"/>
    <w:rsid w:val="00475D7C"/>
    <w:rsid w:val="00475D9F"/>
    <w:rsid w:val="004761DD"/>
    <w:rsid w:val="0047635B"/>
    <w:rsid w:val="004763AF"/>
    <w:rsid w:val="004763D9"/>
    <w:rsid w:val="00476406"/>
    <w:rsid w:val="004767F5"/>
    <w:rsid w:val="00476C64"/>
    <w:rsid w:val="00476E05"/>
    <w:rsid w:val="00476EFE"/>
    <w:rsid w:val="00476F9D"/>
    <w:rsid w:val="00476FE0"/>
    <w:rsid w:val="004771B7"/>
    <w:rsid w:val="00477281"/>
    <w:rsid w:val="0047734D"/>
    <w:rsid w:val="0047738C"/>
    <w:rsid w:val="004773AE"/>
    <w:rsid w:val="004777A6"/>
    <w:rsid w:val="004778C0"/>
    <w:rsid w:val="004779BF"/>
    <w:rsid w:val="00477E46"/>
    <w:rsid w:val="004800F5"/>
    <w:rsid w:val="00480107"/>
    <w:rsid w:val="0048047B"/>
    <w:rsid w:val="004806AD"/>
    <w:rsid w:val="004808E7"/>
    <w:rsid w:val="00480A73"/>
    <w:rsid w:val="00480CC7"/>
    <w:rsid w:val="00480FC4"/>
    <w:rsid w:val="00481210"/>
    <w:rsid w:val="00481238"/>
    <w:rsid w:val="00481306"/>
    <w:rsid w:val="004816CD"/>
    <w:rsid w:val="00481810"/>
    <w:rsid w:val="00481886"/>
    <w:rsid w:val="004818AE"/>
    <w:rsid w:val="0048196D"/>
    <w:rsid w:val="004819A6"/>
    <w:rsid w:val="004819AB"/>
    <w:rsid w:val="00481A71"/>
    <w:rsid w:val="00481B76"/>
    <w:rsid w:val="00481DBF"/>
    <w:rsid w:val="004820FC"/>
    <w:rsid w:val="004822F5"/>
    <w:rsid w:val="00482428"/>
    <w:rsid w:val="0048255F"/>
    <w:rsid w:val="00482691"/>
    <w:rsid w:val="00482B51"/>
    <w:rsid w:val="00482BA6"/>
    <w:rsid w:val="00482E1D"/>
    <w:rsid w:val="00483116"/>
    <w:rsid w:val="004831CF"/>
    <w:rsid w:val="00483344"/>
    <w:rsid w:val="004833FA"/>
    <w:rsid w:val="00483569"/>
    <w:rsid w:val="00483650"/>
    <w:rsid w:val="00483AC9"/>
    <w:rsid w:val="00483B88"/>
    <w:rsid w:val="00483BB1"/>
    <w:rsid w:val="00483BEB"/>
    <w:rsid w:val="00483DD0"/>
    <w:rsid w:val="00483E1A"/>
    <w:rsid w:val="00483EE9"/>
    <w:rsid w:val="00483FB7"/>
    <w:rsid w:val="0048410F"/>
    <w:rsid w:val="00484240"/>
    <w:rsid w:val="004842AC"/>
    <w:rsid w:val="004846AB"/>
    <w:rsid w:val="00484728"/>
    <w:rsid w:val="0048493E"/>
    <w:rsid w:val="00484A5C"/>
    <w:rsid w:val="00484ADC"/>
    <w:rsid w:val="00484C5A"/>
    <w:rsid w:val="00484D81"/>
    <w:rsid w:val="00484DED"/>
    <w:rsid w:val="00484DF5"/>
    <w:rsid w:val="00484F32"/>
    <w:rsid w:val="00485114"/>
    <w:rsid w:val="00485373"/>
    <w:rsid w:val="0048541F"/>
    <w:rsid w:val="00485424"/>
    <w:rsid w:val="004855EF"/>
    <w:rsid w:val="004858D0"/>
    <w:rsid w:val="004860C0"/>
    <w:rsid w:val="00486211"/>
    <w:rsid w:val="00486308"/>
    <w:rsid w:val="00486506"/>
    <w:rsid w:val="0048673B"/>
    <w:rsid w:val="00486A03"/>
    <w:rsid w:val="00486B5A"/>
    <w:rsid w:val="00486BDB"/>
    <w:rsid w:val="00486BE4"/>
    <w:rsid w:val="00486C79"/>
    <w:rsid w:val="00486CB7"/>
    <w:rsid w:val="00486FA6"/>
    <w:rsid w:val="00487074"/>
    <w:rsid w:val="004870A0"/>
    <w:rsid w:val="00487230"/>
    <w:rsid w:val="00487363"/>
    <w:rsid w:val="00487391"/>
    <w:rsid w:val="004878CE"/>
    <w:rsid w:val="00487C6D"/>
    <w:rsid w:val="00487D79"/>
    <w:rsid w:val="00487ED1"/>
    <w:rsid w:val="00490126"/>
    <w:rsid w:val="004904C8"/>
    <w:rsid w:val="0049072A"/>
    <w:rsid w:val="00490791"/>
    <w:rsid w:val="00490B4C"/>
    <w:rsid w:val="00490F12"/>
    <w:rsid w:val="00490FCE"/>
    <w:rsid w:val="00490FF7"/>
    <w:rsid w:val="004910DF"/>
    <w:rsid w:val="004913F7"/>
    <w:rsid w:val="004914BF"/>
    <w:rsid w:val="0049153B"/>
    <w:rsid w:val="004916B2"/>
    <w:rsid w:val="00491BDF"/>
    <w:rsid w:val="00491CA0"/>
    <w:rsid w:val="00491EAF"/>
    <w:rsid w:val="00492080"/>
    <w:rsid w:val="0049229C"/>
    <w:rsid w:val="00492573"/>
    <w:rsid w:val="004928C7"/>
    <w:rsid w:val="00492ABF"/>
    <w:rsid w:val="00492B78"/>
    <w:rsid w:val="00492C89"/>
    <w:rsid w:val="00492DA0"/>
    <w:rsid w:val="00492E0B"/>
    <w:rsid w:val="00492EEC"/>
    <w:rsid w:val="00493002"/>
    <w:rsid w:val="004930CB"/>
    <w:rsid w:val="004930F6"/>
    <w:rsid w:val="0049311B"/>
    <w:rsid w:val="0049361B"/>
    <w:rsid w:val="0049362B"/>
    <w:rsid w:val="004936CA"/>
    <w:rsid w:val="00493872"/>
    <w:rsid w:val="004938B1"/>
    <w:rsid w:val="004938D9"/>
    <w:rsid w:val="00493B5E"/>
    <w:rsid w:val="00493C31"/>
    <w:rsid w:val="00493D8E"/>
    <w:rsid w:val="00493F7D"/>
    <w:rsid w:val="00494022"/>
    <w:rsid w:val="0049416F"/>
    <w:rsid w:val="004945F3"/>
    <w:rsid w:val="0049484F"/>
    <w:rsid w:val="004948C9"/>
    <w:rsid w:val="00494A42"/>
    <w:rsid w:val="00494B4D"/>
    <w:rsid w:val="00494BFC"/>
    <w:rsid w:val="00494D1B"/>
    <w:rsid w:val="00494ED9"/>
    <w:rsid w:val="00495033"/>
    <w:rsid w:val="0049509E"/>
    <w:rsid w:val="00495404"/>
    <w:rsid w:val="00495594"/>
    <w:rsid w:val="004955AC"/>
    <w:rsid w:val="0049572B"/>
    <w:rsid w:val="0049572E"/>
    <w:rsid w:val="00495807"/>
    <w:rsid w:val="004958FE"/>
    <w:rsid w:val="00495969"/>
    <w:rsid w:val="00495997"/>
    <w:rsid w:val="00495D47"/>
    <w:rsid w:val="00495D63"/>
    <w:rsid w:val="00495E15"/>
    <w:rsid w:val="00495E8A"/>
    <w:rsid w:val="00495F39"/>
    <w:rsid w:val="00495FBF"/>
    <w:rsid w:val="004961FE"/>
    <w:rsid w:val="00496228"/>
    <w:rsid w:val="004962DB"/>
    <w:rsid w:val="00496368"/>
    <w:rsid w:val="004963BF"/>
    <w:rsid w:val="00496479"/>
    <w:rsid w:val="004966C4"/>
    <w:rsid w:val="004967EE"/>
    <w:rsid w:val="00496899"/>
    <w:rsid w:val="00496ADA"/>
    <w:rsid w:val="00496C2D"/>
    <w:rsid w:val="00496CBA"/>
    <w:rsid w:val="00496DD4"/>
    <w:rsid w:val="004971ED"/>
    <w:rsid w:val="00497291"/>
    <w:rsid w:val="00497700"/>
    <w:rsid w:val="00497931"/>
    <w:rsid w:val="0049793C"/>
    <w:rsid w:val="00497B51"/>
    <w:rsid w:val="00497B86"/>
    <w:rsid w:val="00497C7A"/>
    <w:rsid w:val="00497FAA"/>
    <w:rsid w:val="00497FED"/>
    <w:rsid w:val="004A00A6"/>
    <w:rsid w:val="004A0213"/>
    <w:rsid w:val="004A0273"/>
    <w:rsid w:val="004A06F9"/>
    <w:rsid w:val="004A089B"/>
    <w:rsid w:val="004A0EB1"/>
    <w:rsid w:val="004A1388"/>
    <w:rsid w:val="004A138C"/>
    <w:rsid w:val="004A1477"/>
    <w:rsid w:val="004A14BC"/>
    <w:rsid w:val="004A18D7"/>
    <w:rsid w:val="004A1919"/>
    <w:rsid w:val="004A1ABF"/>
    <w:rsid w:val="004A1AC0"/>
    <w:rsid w:val="004A1DBA"/>
    <w:rsid w:val="004A1F8A"/>
    <w:rsid w:val="004A2095"/>
    <w:rsid w:val="004A2138"/>
    <w:rsid w:val="004A23D1"/>
    <w:rsid w:val="004A251F"/>
    <w:rsid w:val="004A260F"/>
    <w:rsid w:val="004A29B4"/>
    <w:rsid w:val="004A2A32"/>
    <w:rsid w:val="004A2DD1"/>
    <w:rsid w:val="004A2ED9"/>
    <w:rsid w:val="004A2FB5"/>
    <w:rsid w:val="004A2FEF"/>
    <w:rsid w:val="004A30A6"/>
    <w:rsid w:val="004A318F"/>
    <w:rsid w:val="004A3259"/>
    <w:rsid w:val="004A3270"/>
    <w:rsid w:val="004A37DC"/>
    <w:rsid w:val="004A3887"/>
    <w:rsid w:val="004A3981"/>
    <w:rsid w:val="004A3A9E"/>
    <w:rsid w:val="004A3B1A"/>
    <w:rsid w:val="004A3D93"/>
    <w:rsid w:val="004A3EFD"/>
    <w:rsid w:val="004A3F27"/>
    <w:rsid w:val="004A3FE4"/>
    <w:rsid w:val="004A4032"/>
    <w:rsid w:val="004A4421"/>
    <w:rsid w:val="004A45B4"/>
    <w:rsid w:val="004A4A38"/>
    <w:rsid w:val="004A4FB7"/>
    <w:rsid w:val="004A50F5"/>
    <w:rsid w:val="004A5696"/>
    <w:rsid w:val="004A56F2"/>
    <w:rsid w:val="004A5742"/>
    <w:rsid w:val="004A5A7C"/>
    <w:rsid w:val="004A5BFC"/>
    <w:rsid w:val="004A5DD3"/>
    <w:rsid w:val="004A5DE4"/>
    <w:rsid w:val="004A5E66"/>
    <w:rsid w:val="004A60B4"/>
    <w:rsid w:val="004A620E"/>
    <w:rsid w:val="004A62C1"/>
    <w:rsid w:val="004A647F"/>
    <w:rsid w:val="004A64A5"/>
    <w:rsid w:val="004A6885"/>
    <w:rsid w:val="004A6897"/>
    <w:rsid w:val="004A6B7A"/>
    <w:rsid w:val="004A6C52"/>
    <w:rsid w:val="004A6C8F"/>
    <w:rsid w:val="004A6FBF"/>
    <w:rsid w:val="004A6FCD"/>
    <w:rsid w:val="004A7293"/>
    <w:rsid w:val="004A7383"/>
    <w:rsid w:val="004A7586"/>
    <w:rsid w:val="004A79D4"/>
    <w:rsid w:val="004A7C85"/>
    <w:rsid w:val="004A7E39"/>
    <w:rsid w:val="004B0177"/>
    <w:rsid w:val="004B0731"/>
    <w:rsid w:val="004B0924"/>
    <w:rsid w:val="004B108E"/>
    <w:rsid w:val="004B11ED"/>
    <w:rsid w:val="004B17E8"/>
    <w:rsid w:val="004B1880"/>
    <w:rsid w:val="004B1BF3"/>
    <w:rsid w:val="004B1D70"/>
    <w:rsid w:val="004B1EBB"/>
    <w:rsid w:val="004B1EEA"/>
    <w:rsid w:val="004B1F2F"/>
    <w:rsid w:val="004B1FE7"/>
    <w:rsid w:val="004B21FA"/>
    <w:rsid w:val="004B222A"/>
    <w:rsid w:val="004B224E"/>
    <w:rsid w:val="004B22A4"/>
    <w:rsid w:val="004B24A0"/>
    <w:rsid w:val="004B2526"/>
    <w:rsid w:val="004B2556"/>
    <w:rsid w:val="004B296A"/>
    <w:rsid w:val="004B2974"/>
    <w:rsid w:val="004B2B95"/>
    <w:rsid w:val="004B2E3A"/>
    <w:rsid w:val="004B2E9C"/>
    <w:rsid w:val="004B2EA4"/>
    <w:rsid w:val="004B30C9"/>
    <w:rsid w:val="004B32EF"/>
    <w:rsid w:val="004B3344"/>
    <w:rsid w:val="004B34DC"/>
    <w:rsid w:val="004B3636"/>
    <w:rsid w:val="004B3835"/>
    <w:rsid w:val="004B385D"/>
    <w:rsid w:val="004B3A3A"/>
    <w:rsid w:val="004B3A67"/>
    <w:rsid w:val="004B3B7B"/>
    <w:rsid w:val="004B3C6C"/>
    <w:rsid w:val="004B3C86"/>
    <w:rsid w:val="004B3CB1"/>
    <w:rsid w:val="004B3FB5"/>
    <w:rsid w:val="004B40F2"/>
    <w:rsid w:val="004B4431"/>
    <w:rsid w:val="004B44DE"/>
    <w:rsid w:val="004B469F"/>
    <w:rsid w:val="004B4906"/>
    <w:rsid w:val="004B4AA1"/>
    <w:rsid w:val="004B4BBD"/>
    <w:rsid w:val="004B4C65"/>
    <w:rsid w:val="004B4D0B"/>
    <w:rsid w:val="004B4ECA"/>
    <w:rsid w:val="004B51A0"/>
    <w:rsid w:val="004B5251"/>
    <w:rsid w:val="004B5764"/>
    <w:rsid w:val="004B5952"/>
    <w:rsid w:val="004B5A50"/>
    <w:rsid w:val="004B5ABC"/>
    <w:rsid w:val="004B5B88"/>
    <w:rsid w:val="004B5BF9"/>
    <w:rsid w:val="004B5D5E"/>
    <w:rsid w:val="004B6120"/>
    <w:rsid w:val="004B61B8"/>
    <w:rsid w:val="004B659F"/>
    <w:rsid w:val="004B6646"/>
    <w:rsid w:val="004B6886"/>
    <w:rsid w:val="004B690A"/>
    <w:rsid w:val="004B691B"/>
    <w:rsid w:val="004B6B7C"/>
    <w:rsid w:val="004B6BA8"/>
    <w:rsid w:val="004B6C26"/>
    <w:rsid w:val="004B6D82"/>
    <w:rsid w:val="004B6DDD"/>
    <w:rsid w:val="004B6E67"/>
    <w:rsid w:val="004B6FBF"/>
    <w:rsid w:val="004B7036"/>
    <w:rsid w:val="004B7230"/>
    <w:rsid w:val="004B7391"/>
    <w:rsid w:val="004B7A60"/>
    <w:rsid w:val="004B7BA8"/>
    <w:rsid w:val="004B7E49"/>
    <w:rsid w:val="004B7EB3"/>
    <w:rsid w:val="004C0138"/>
    <w:rsid w:val="004C01F3"/>
    <w:rsid w:val="004C0951"/>
    <w:rsid w:val="004C0966"/>
    <w:rsid w:val="004C0DDA"/>
    <w:rsid w:val="004C123B"/>
    <w:rsid w:val="004C14F6"/>
    <w:rsid w:val="004C1636"/>
    <w:rsid w:val="004C1637"/>
    <w:rsid w:val="004C1729"/>
    <w:rsid w:val="004C17B2"/>
    <w:rsid w:val="004C1A21"/>
    <w:rsid w:val="004C1BBB"/>
    <w:rsid w:val="004C1D39"/>
    <w:rsid w:val="004C1D6F"/>
    <w:rsid w:val="004C1DA9"/>
    <w:rsid w:val="004C1F16"/>
    <w:rsid w:val="004C2437"/>
    <w:rsid w:val="004C2801"/>
    <w:rsid w:val="004C2C2B"/>
    <w:rsid w:val="004C32A6"/>
    <w:rsid w:val="004C32FF"/>
    <w:rsid w:val="004C338F"/>
    <w:rsid w:val="004C3550"/>
    <w:rsid w:val="004C3648"/>
    <w:rsid w:val="004C3863"/>
    <w:rsid w:val="004C3C2E"/>
    <w:rsid w:val="004C3CF1"/>
    <w:rsid w:val="004C3EFB"/>
    <w:rsid w:val="004C3F69"/>
    <w:rsid w:val="004C3FC8"/>
    <w:rsid w:val="004C400A"/>
    <w:rsid w:val="004C41B8"/>
    <w:rsid w:val="004C42E0"/>
    <w:rsid w:val="004C43F1"/>
    <w:rsid w:val="004C447C"/>
    <w:rsid w:val="004C483F"/>
    <w:rsid w:val="004C48CD"/>
    <w:rsid w:val="004C4A5C"/>
    <w:rsid w:val="004C4C8F"/>
    <w:rsid w:val="004C4CFC"/>
    <w:rsid w:val="004C4F68"/>
    <w:rsid w:val="004C5149"/>
    <w:rsid w:val="004C518E"/>
    <w:rsid w:val="004C5190"/>
    <w:rsid w:val="004C55EB"/>
    <w:rsid w:val="004C569A"/>
    <w:rsid w:val="004C5754"/>
    <w:rsid w:val="004C578A"/>
    <w:rsid w:val="004C5857"/>
    <w:rsid w:val="004C592D"/>
    <w:rsid w:val="004C5A78"/>
    <w:rsid w:val="004C5A96"/>
    <w:rsid w:val="004C5D9B"/>
    <w:rsid w:val="004C5DF8"/>
    <w:rsid w:val="004C5EAF"/>
    <w:rsid w:val="004C6413"/>
    <w:rsid w:val="004C6445"/>
    <w:rsid w:val="004C6872"/>
    <w:rsid w:val="004C6880"/>
    <w:rsid w:val="004C692A"/>
    <w:rsid w:val="004C7113"/>
    <w:rsid w:val="004C7171"/>
    <w:rsid w:val="004C73B1"/>
    <w:rsid w:val="004C7471"/>
    <w:rsid w:val="004C74B4"/>
    <w:rsid w:val="004C7590"/>
    <w:rsid w:val="004C7885"/>
    <w:rsid w:val="004C7BD8"/>
    <w:rsid w:val="004D01AA"/>
    <w:rsid w:val="004D02A6"/>
    <w:rsid w:val="004D02FB"/>
    <w:rsid w:val="004D0481"/>
    <w:rsid w:val="004D04C8"/>
    <w:rsid w:val="004D0574"/>
    <w:rsid w:val="004D0692"/>
    <w:rsid w:val="004D0A5C"/>
    <w:rsid w:val="004D0AD9"/>
    <w:rsid w:val="004D0B23"/>
    <w:rsid w:val="004D0B8D"/>
    <w:rsid w:val="004D0C7C"/>
    <w:rsid w:val="004D0DEE"/>
    <w:rsid w:val="004D115A"/>
    <w:rsid w:val="004D118B"/>
    <w:rsid w:val="004D13AB"/>
    <w:rsid w:val="004D156B"/>
    <w:rsid w:val="004D1749"/>
    <w:rsid w:val="004D18DB"/>
    <w:rsid w:val="004D195C"/>
    <w:rsid w:val="004D1A04"/>
    <w:rsid w:val="004D1A4E"/>
    <w:rsid w:val="004D1A54"/>
    <w:rsid w:val="004D1CBB"/>
    <w:rsid w:val="004D1E3E"/>
    <w:rsid w:val="004D2483"/>
    <w:rsid w:val="004D24D4"/>
    <w:rsid w:val="004D2626"/>
    <w:rsid w:val="004D27FA"/>
    <w:rsid w:val="004D28D9"/>
    <w:rsid w:val="004D2932"/>
    <w:rsid w:val="004D299C"/>
    <w:rsid w:val="004D2A9B"/>
    <w:rsid w:val="004D2B1F"/>
    <w:rsid w:val="004D2E09"/>
    <w:rsid w:val="004D2E6E"/>
    <w:rsid w:val="004D2FB4"/>
    <w:rsid w:val="004D3063"/>
    <w:rsid w:val="004D3098"/>
    <w:rsid w:val="004D33DB"/>
    <w:rsid w:val="004D3860"/>
    <w:rsid w:val="004D3F47"/>
    <w:rsid w:val="004D3FEE"/>
    <w:rsid w:val="004D42B8"/>
    <w:rsid w:val="004D444A"/>
    <w:rsid w:val="004D4484"/>
    <w:rsid w:val="004D4604"/>
    <w:rsid w:val="004D4F08"/>
    <w:rsid w:val="004D4F81"/>
    <w:rsid w:val="004D5246"/>
    <w:rsid w:val="004D5497"/>
    <w:rsid w:val="004D550A"/>
    <w:rsid w:val="004D58B6"/>
    <w:rsid w:val="004D5948"/>
    <w:rsid w:val="004D59E4"/>
    <w:rsid w:val="004D5A75"/>
    <w:rsid w:val="004D5D1E"/>
    <w:rsid w:val="004D5E7E"/>
    <w:rsid w:val="004D5FD7"/>
    <w:rsid w:val="004D63AE"/>
    <w:rsid w:val="004D63CD"/>
    <w:rsid w:val="004D6423"/>
    <w:rsid w:val="004D652E"/>
    <w:rsid w:val="004D659C"/>
    <w:rsid w:val="004D6689"/>
    <w:rsid w:val="004D6767"/>
    <w:rsid w:val="004D6A07"/>
    <w:rsid w:val="004D6A72"/>
    <w:rsid w:val="004D6AD2"/>
    <w:rsid w:val="004D6D51"/>
    <w:rsid w:val="004D6E49"/>
    <w:rsid w:val="004D6FF6"/>
    <w:rsid w:val="004D7239"/>
    <w:rsid w:val="004D777E"/>
    <w:rsid w:val="004D7790"/>
    <w:rsid w:val="004D791F"/>
    <w:rsid w:val="004D7F33"/>
    <w:rsid w:val="004E000A"/>
    <w:rsid w:val="004E00C8"/>
    <w:rsid w:val="004E03EA"/>
    <w:rsid w:val="004E073B"/>
    <w:rsid w:val="004E0B6D"/>
    <w:rsid w:val="004E0C0E"/>
    <w:rsid w:val="004E0D25"/>
    <w:rsid w:val="004E0DB4"/>
    <w:rsid w:val="004E1062"/>
    <w:rsid w:val="004E1174"/>
    <w:rsid w:val="004E14BD"/>
    <w:rsid w:val="004E173D"/>
    <w:rsid w:val="004E1916"/>
    <w:rsid w:val="004E1FBD"/>
    <w:rsid w:val="004E23DE"/>
    <w:rsid w:val="004E242F"/>
    <w:rsid w:val="004E2449"/>
    <w:rsid w:val="004E24E4"/>
    <w:rsid w:val="004E28F1"/>
    <w:rsid w:val="004E29C6"/>
    <w:rsid w:val="004E2C3D"/>
    <w:rsid w:val="004E2DE2"/>
    <w:rsid w:val="004E2E51"/>
    <w:rsid w:val="004E312C"/>
    <w:rsid w:val="004E3303"/>
    <w:rsid w:val="004E334C"/>
    <w:rsid w:val="004E33CD"/>
    <w:rsid w:val="004E377D"/>
    <w:rsid w:val="004E37E4"/>
    <w:rsid w:val="004E38FB"/>
    <w:rsid w:val="004E3A23"/>
    <w:rsid w:val="004E3ADD"/>
    <w:rsid w:val="004E3C58"/>
    <w:rsid w:val="004E3CB6"/>
    <w:rsid w:val="004E3E8F"/>
    <w:rsid w:val="004E3E9F"/>
    <w:rsid w:val="004E3EA7"/>
    <w:rsid w:val="004E3F84"/>
    <w:rsid w:val="004E4095"/>
    <w:rsid w:val="004E4113"/>
    <w:rsid w:val="004E43CE"/>
    <w:rsid w:val="004E449D"/>
    <w:rsid w:val="004E474E"/>
    <w:rsid w:val="004E4771"/>
    <w:rsid w:val="004E47AF"/>
    <w:rsid w:val="004E47E2"/>
    <w:rsid w:val="004E4800"/>
    <w:rsid w:val="004E4EC2"/>
    <w:rsid w:val="004E5129"/>
    <w:rsid w:val="004E5462"/>
    <w:rsid w:val="004E54FE"/>
    <w:rsid w:val="004E55AD"/>
    <w:rsid w:val="004E55BC"/>
    <w:rsid w:val="004E564C"/>
    <w:rsid w:val="004E5677"/>
    <w:rsid w:val="004E56BD"/>
    <w:rsid w:val="004E57D4"/>
    <w:rsid w:val="004E5865"/>
    <w:rsid w:val="004E5E6C"/>
    <w:rsid w:val="004E5F90"/>
    <w:rsid w:val="004E6070"/>
    <w:rsid w:val="004E60DF"/>
    <w:rsid w:val="004E6264"/>
    <w:rsid w:val="004E6436"/>
    <w:rsid w:val="004E6439"/>
    <w:rsid w:val="004E65A8"/>
    <w:rsid w:val="004E6683"/>
    <w:rsid w:val="004E66B2"/>
    <w:rsid w:val="004E6884"/>
    <w:rsid w:val="004E698A"/>
    <w:rsid w:val="004E69F8"/>
    <w:rsid w:val="004E6AA4"/>
    <w:rsid w:val="004E6B76"/>
    <w:rsid w:val="004E6DA5"/>
    <w:rsid w:val="004E6ECF"/>
    <w:rsid w:val="004E6F7F"/>
    <w:rsid w:val="004E71C1"/>
    <w:rsid w:val="004E742F"/>
    <w:rsid w:val="004E766D"/>
    <w:rsid w:val="004E76C7"/>
    <w:rsid w:val="004E79D8"/>
    <w:rsid w:val="004E7B26"/>
    <w:rsid w:val="004E7D53"/>
    <w:rsid w:val="004E7F40"/>
    <w:rsid w:val="004E7FAC"/>
    <w:rsid w:val="004E7FEC"/>
    <w:rsid w:val="004F02C1"/>
    <w:rsid w:val="004F06D9"/>
    <w:rsid w:val="004F0771"/>
    <w:rsid w:val="004F090E"/>
    <w:rsid w:val="004F0A56"/>
    <w:rsid w:val="004F0BB9"/>
    <w:rsid w:val="004F0CA4"/>
    <w:rsid w:val="004F0CA9"/>
    <w:rsid w:val="004F0F9A"/>
    <w:rsid w:val="004F10C5"/>
    <w:rsid w:val="004F10FF"/>
    <w:rsid w:val="004F1104"/>
    <w:rsid w:val="004F12EB"/>
    <w:rsid w:val="004F148E"/>
    <w:rsid w:val="004F17C5"/>
    <w:rsid w:val="004F1802"/>
    <w:rsid w:val="004F1A61"/>
    <w:rsid w:val="004F1EA3"/>
    <w:rsid w:val="004F1EF1"/>
    <w:rsid w:val="004F1FB2"/>
    <w:rsid w:val="004F282F"/>
    <w:rsid w:val="004F28F7"/>
    <w:rsid w:val="004F2996"/>
    <w:rsid w:val="004F2A2E"/>
    <w:rsid w:val="004F2A4A"/>
    <w:rsid w:val="004F2ACD"/>
    <w:rsid w:val="004F2C9F"/>
    <w:rsid w:val="004F2E04"/>
    <w:rsid w:val="004F2E56"/>
    <w:rsid w:val="004F386D"/>
    <w:rsid w:val="004F3931"/>
    <w:rsid w:val="004F3CA0"/>
    <w:rsid w:val="004F4259"/>
    <w:rsid w:val="004F42A2"/>
    <w:rsid w:val="004F42B6"/>
    <w:rsid w:val="004F4387"/>
    <w:rsid w:val="004F4684"/>
    <w:rsid w:val="004F4A23"/>
    <w:rsid w:val="004F4B09"/>
    <w:rsid w:val="004F4B8D"/>
    <w:rsid w:val="004F4D2A"/>
    <w:rsid w:val="004F4DDF"/>
    <w:rsid w:val="004F4F8A"/>
    <w:rsid w:val="004F524B"/>
    <w:rsid w:val="004F528F"/>
    <w:rsid w:val="004F52A0"/>
    <w:rsid w:val="004F533E"/>
    <w:rsid w:val="004F549F"/>
    <w:rsid w:val="004F5BE9"/>
    <w:rsid w:val="004F5DB7"/>
    <w:rsid w:val="004F5E43"/>
    <w:rsid w:val="004F5FD1"/>
    <w:rsid w:val="004F5FD4"/>
    <w:rsid w:val="004F6089"/>
    <w:rsid w:val="004F60DE"/>
    <w:rsid w:val="004F6220"/>
    <w:rsid w:val="004F6364"/>
    <w:rsid w:val="004F63D4"/>
    <w:rsid w:val="004F6476"/>
    <w:rsid w:val="004F6477"/>
    <w:rsid w:val="004F659A"/>
    <w:rsid w:val="004F6B55"/>
    <w:rsid w:val="004F6B7C"/>
    <w:rsid w:val="004F702C"/>
    <w:rsid w:val="004F762C"/>
    <w:rsid w:val="004F7694"/>
    <w:rsid w:val="004F7BA3"/>
    <w:rsid w:val="004F7CB3"/>
    <w:rsid w:val="004F7F34"/>
    <w:rsid w:val="005000D7"/>
    <w:rsid w:val="00500200"/>
    <w:rsid w:val="00500316"/>
    <w:rsid w:val="00500351"/>
    <w:rsid w:val="00500424"/>
    <w:rsid w:val="00500698"/>
    <w:rsid w:val="00500ACB"/>
    <w:rsid w:val="00500C9D"/>
    <w:rsid w:val="00500D6F"/>
    <w:rsid w:val="00500E63"/>
    <w:rsid w:val="00501027"/>
    <w:rsid w:val="005010DC"/>
    <w:rsid w:val="0050121D"/>
    <w:rsid w:val="00501575"/>
    <w:rsid w:val="00501991"/>
    <w:rsid w:val="005019E9"/>
    <w:rsid w:val="00501A2A"/>
    <w:rsid w:val="00501D21"/>
    <w:rsid w:val="00501E54"/>
    <w:rsid w:val="00501ECB"/>
    <w:rsid w:val="00501EE2"/>
    <w:rsid w:val="00501F7E"/>
    <w:rsid w:val="0050207D"/>
    <w:rsid w:val="0050242A"/>
    <w:rsid w:val="00502615"/>
    <w:rsid w:val="0050298C"/>
    <w:rsid w:val="005029CB"/>
    <w:rsid w:val="00502B70"/>
    <w:rsid w:val="00502C9F"/>
    <w:rsid w:val="00503351"/>
    <w:rsid w:val="0050350C"/>
    <w:rsid w:val="00503691"/>
    <w:rsid w:val="00503930"/>
    <w:rsid w:val="00503B7F"/>
    <w:rsid w:val="00503C1B"/>
    <w:rsid w:val="00503C21"/>
    <w:rsid w:val="00503C39"/>
    <w:rsid w:val="00503C47"/>
    <w:rsid w:val="00503EC2"/>
    <w:rsid w:val="00504020"/>
    <w:rsid w:val="00504077"/>
    <w:rsid w:val="005042B8"/>
    <w:rsid w:val="00504325"/>
    <w:rsid w:val="0050455F"/>
    <w:rsid w:val="005045E9"/>
    <w:rsid w:val="0050463F"/>
    <w:rsid w:val="00504770"/>
    <w:rsid w:val="00504988"/>
    <w:rsid w:val="00504AEC"/>
    <w:rsid w:val="00504B2C"/>
    <w:rsid w:val="00504B63"/>
    <w:rsid w:val="00504BAC"/>
    <w:rsid w:val="00504D95"/>
    <w:rsid w:val="005050DD"/>
    <w:rsid w:val="005050F1"/>
    <w:rsid w:val="0050524E"/>
    <w:rsid w:val="005053A0"/>
    <w:rsid w:val="0050549F"/>
    <w:rsid w:val="0050550E"/>
    <w:rsid w:val="00505514"/>
    <w:rsid w:val="005057AA"/>
    <w:rsid w:val="00505E8D"/>
    <w:rsid w:val="00506119"/>
    <w:rsid w:val="005062CE"/>
    <w:rsid w:val="00506396"/>
    <w:rsid w:val="00506528"/>
    <w:rsid w:val="00506643"/>
    <w:rsid w:val="00506B00"/>
    <w:rsid w:val="00506CD5"/>
    <w:rsid w:val="005072B4"/>
    <w:rsid w:val="00507653"/>
    <w:rsid w:val="005076BB"/>
    <w:rsid w:val="005076D6"/>
    <w:rsid w:val="0050782F"/>
    <w:rsid w:val="005078B7"/>
    <w:rsid w:val="00507986"/>
    <w:rsid w:val="00507B40"/>
    <w:rsid w:val="00507B76"/>
    <w:rsid w:val="00507EB3"/>
    <w:rsid w:val="00507EE5"/>
    <w:rsid w:val="00507F28"/>
    <w:rsid w:val="0051013F"/>
    <w:rsid w:val="005101FB"/>
    <w:rsid w:val="00510472"/>
    <w:rsid w:val="0051049B"/>
    <w:rsid w:val="00510AC6"/>
    <w:rsid w:val="00510B2A"/>
    <w:rsid w:val="00510D7D"/>
    <w:rsid w:val="00510E8C"/>
    <w:rsid w:val="00510F0D"/>
    <w:rsid w:val="00511085"/>
    <w:rsid w:val="00511538"/>
    <w:rsid w:val="005116B1"/>
    <w:rsid w:val="005117AA"/>
    <w:rsid w:val="00511A68"/>
    <w:rsid w:val="00511A74"/>
    <w:rsid w:val="00511B3B"/>
    <w:rsid w:val="00511C53"/>
    <w:rsid w:val="00512008"/>
    <w:rsid w:val="00512054"/>
    <w:rsid w:val="0051226E"/>
    <w:rsid w:val="00512462"/>
    <w:rsid w:val="00512822"/>
    <w:rsid w:val="00512CC5"/>
    <w:rsid w:val="00512F91"/>
    <w:rsid w:val="00512FE1"/>
    <w:rsid w:val="00513199"/>
    <w:rsid w:val="005138E3"/>
    <w:rsid w:val="00513C17"/>
    <w:rsid w:val="00513E1D"/>
    <w:rsid w:val="00513FD0"/>
    <w:rsid w:val="005140E6"/>
    <w:rsid w:val="005142BA"/>
    <w:rsid w:val="00514825"/>
    <w:rsid w:val="00514AC5"/>
    <w:rsid w:val="00514B6B"/>
    <w:rsid w:val="00514B8D"/>
    <w:rsid w:val="00514CEC"/>
    <w:rsid w:val="00514DD5"/>
    <w:rsid w:val="00514E3B"/>
    <w:rsid w:val="00514FC5"/>
    <w:rsid w:val="005150BC"/>
    <w:rsid w:val="00515160"/>
    <w:rsid w:val="0051520E"/>
    <w:rsid w:val="00515480"/>
    <w:rsid w:val="005154E6"/>
    <w:rsid w:val="005159A6"/>
    <w:rsid w:val="00515D07"/>
    <w:rsid w:val="00515F03"/>
    <w:rsid w:val="0051603E"/>
    <w:rsid w:val="005161B3"/>
    <w:rsid w:val="0051622E"/>
    <w:rsid w:val="005162DB"/>
    <w:rsid w:val="005164DC"/>
    <w:rsid w:val="005167BC"/>
    <w:rsid w:val="0051682F"/>
    <w:rsid w:val="005168DF"/>
    <w:rsid w:val="005169CE"/>
    <w:rsid w:val="00516AE4"/>
    <w:rsid w:val="00516B5D"/>
    <w:rsid w:val="00516C42"/>
    <w:rsid w:val="00516D5B"/>
    <w:rsid w:val="00516FC6"/>
    <w:rsid w:val="005171D7"/>
    <w:rsid w:val="00517258"/>
    <w:rsid w:val="00517351"/>
    <w:rsid w:val="00517548"/>
    <w:rsid w:val="0051775D"/>
    <w:rsid w:val="00517908"/>
    <w:rsid w:val="00517A10"/>
    <w:rsid w:val="00517C12"/>
    <w:rsid w:val="00517E7B"/>
    <w:rsid w:val="005201A0"/>
    <w:rsid w:val="00520316"/>
    <w:rsid w:val="005203E6"/>
    <w:rsid w:val="00520444"/>
    <w:rsid w:val="005205CD"/>
    <w:rsid w:val="005207DD"/>
    <w:rsid w:val="00520AEB"/>
    <w:rsid w:val="00520BB9"/>
    <w:rsid w:val="00520BD8"/>
    <w:rsid w:val="00520C9D"/>
    <w:rsid w:val="00520D5C"/>
    <w:rsid w:val="005210CA"/>
    <w:rsid w:val="005212C2"/>
    <w:rsid w:val="005212E9"/>
    <w:rsid w:val="00521668"/>
    <w:rsid w:val="005216AE"/>
    <w:rsid w:val="00521842"/>
    <w:rsid w:val="005218D8"/>
    <w:rsid w:val="00521A27"/>
    <w:rsid w:val="00521A3B"/>
    <w:rsid w:val="00521B00"/>
    <w:rsid w:val="00521BA5"/>
    <w:rsid w:val="00521C43"/>
    <w:rsid w:val="00521E19"/>
    <w:rsid w:val="00521E96"/>
    <w:rsid w:val="00521EC1"/>
    <w:rsid w:val="005220C5"/>
    <w:rsid w:val="0052217E"/>
    <w:rsid w:val="005221FD"/>
    <w:rsid w:val="0052228B"/>
    <w:rsid w:val="0052245D"/>
    <w:rsid w:val="0052247B"/>
    <w:rsid w:val="00522718"/>
    <w:rsid w:val="00522C2B"/>
    <w:rsid w:val="00522E4D"/>
    <w:rsid w:val="00523050"/>
    <w:rsid w:val="0052307B"/>
    <w:rsid w:val="00523235"/>
    <w:rsid w:val="0052328E"/>
    <w:rsid w:val="005232FF"/>
    <w:rsid w:val="005233E7"/>
    <w:rsid w:val="00523416"/>
    <w:rsid w:val="005234A7"/>
    <w:rsid w:val="00523523"/>
    <w:rsid w:val="005235E5"/>
    <w:rsid w:val="005238F6"/>
    <w:rsid w:val="00523A80"/>
    <w:rsid w:val="00523AA3"/>
    <w:rsid w:val="00523D14"/>
    <w:rsid w:val="00523E29"/>
    <w:rsid w:val="005241B5"/>
    <w:rsid w:val="00524592"/>
    <w:rsid w:val="0052463E"/>
    <w:rsid w:val="0052479D"/>
    <w:rsid w:val="0052499A"/>
    <w:rsid w:val="00524B8B"/>
    <w:rsid w:val="00524DF7"/>
    <w:rsid w:val="0052507A"/>
    <w:rsid w:val="005250E6"/>
    <w:rsid w:val="005250F5"/>
    <w:rsid w:val="005253CC"/>
    <w:rsid w:val="005254CF"/>
    <w:rsid w:val="00525511"/>
    <w:rsid w:val="005258EC"/>
    <w:rsid w:val="00525947"/>
    <w:rsid w:val="00525F83"/>
    <w:rsid w:val="00526109"/>
    <w:rsid w:val="005262B1"/>
    <w:rsid w:val="00526761"/>
    <w:rsid w:val="00526814"/>
    <w:rsid w:val="00526923"/>
    <w:rsid w:val="00526A37"/>
    <w:rsid w:val="00526B08"/>
    <w:rsid w:val="00526B28"/>
    <w:rsid w:val="00526E69"/>
    <w:rsid w:val="00526E71"/>
    <w:rsid w:val="00526E9A"/>
    <w:rsid w:val="00526FF5"/>
    <w:rsid w:val="00527136"/>
    <w:rsid w:val="00527316"/>
    <w:rsid w:val="0052737D"/>
    <w:rsid w:val="00527387"/>
    <w:rsid w:val="00527425"/>
    <w:rsid w:val="005274D2"/>
    <w:rsid w:val="005274D7"/>
    <w:rsid w:val="0052784F"/>
    <w:rsid w:val="005278AF"/>
    <w:rsid w:val="005278F7"/>
    <w:rsid w:val="00527955"/>
    <w:rsid w:val="0052795C"/>
    <w:rsid w:val="00527A7D"/>
    <w:rsid w:val="00527AFB"/>
    <w:rsid w:val="00527B64"/>
    <w:rsid w:val="00527CA9"/>
    <w:rsid w:val="00530114"/>
    <w:rsid w:val="005301F8"/>
    <w:rsid w:val="0053033D"/>
    <w:rsid w:val="00530430"/>
    <w:rsid w:val="0053069F"/>
    <w:rsid w:val="005309FA"/>
    <w:rsid w:val="00530AAA"/>
    <w:rsid w:val="00530D37"/>
    <w:rsid w:val="00530D6F"/>
    <w:rsid w:val="00530DB0"/>
    <w:rsid w:val="00530F15"/>
    <w:rsid w:val="0053164A"/>
    <w:rsid w:val="0053167C"/>
    <w:rsid w:val="0053192A"/>
    <w:rsid w:val="00531A8C"/>
    <w:rsid w:val="00531B18"/>
    <w:rsid w:val="005321F6"/>
    <w:rsid w:val="00532426"/>
    <w:rsid w:val="00532521"/>
    <w:rsid w:val="005325EE"/>
    <w:rsid w:val="005328D8"/>
    <w:rsid w:val="0053293E"/>
    <w:rsid w:val="00532BB2"/>
    <w:rsid w:val="00532F27"/>
    <w:rsid w:val="00533105"/>
    <w:rsid w:val="00533461"/>
    <w:rsid w:val="0053356D"/>
    <w:rsid w:val="00533583"/>
    <w:rsid w:val="0053366C"/>
    <w:rsid w:val="00533CAC"/>
    <w:rsid w:val="00533D7B"/>
    <w:rsid w:val="00533E0E"/>
    <w:rsid w:val="00533FAD"/>
    <w:rsid w:val="005340C9"/>
    <w:rsid w:val="00534230"/>
    <w:rsid w:val="005344AE"/>
    <w:rsid w:val="005344AF"/>
    <w:rsid w:val="00534750"/>
    <w:rsid w:val="005349A3"/>
    <w:rsid w:val="00534BD2"/>
    <w:rsid w:val="00534C13"/>
    <w:rsid w:val="00534D8D"/>
    <w:rsid w:val="00534E0A"/>
    <w:rsid w:val="00534E3E"/>
    <w:rsid w:val="00534EDC"/>
    <w:rsid w:val="00534FBE"/>
    <w:rsid w:val="0053503D"/>
    <w:rsid w:val="0053518C"/>
    <w:rsid w:val="00535307"/>
    <w:rsid w:val="00535433"/>
    <w:rsid w:val="005354CB"/>
    <w:rsid w:val="005354F9"/>
    <w:rsid w:val="00535849"/>
    <w:rsid w:val="00535C6B"/>
    <w:rsid w:val="00535CFC"/>
    <w:rsid w:val="00535DF9"/>
    <w:rsid w:val="005360E1"/>
    <w:rsid w:val="005360EE"/>
    <w:rsid w:val="0053617B"/>
    <w:rsid w:val="005363E6"/>
    <w:rsid w:val="00536472"/>
    <w:rsid w:val="0053652C"/>
    <w:rsid w:val="00536791"/>
    <w:rsid w:val="005369A0"/>
    <w:rsid w:val="00536A3B"/>
    <w:rsid w:val="00536A7B"/>
    <w:rsid w:val="00536AEA"/>
    <w:rsid w:val="00536B57"/>
    <w:rsid w:val="00536BFA"/>
    <w:rsid w:val="00536D0C"/>
    <w:rsid w:val="00536D3D"/>
    <w:rsid w:val="00536F36"/>
    <w:rsid w:val="00537015"/>
    <w:rsid w:val="005371A8"/>
    <w:rsid w:val="005375ED"/>
    <w:rsid w:val="0053775D"/>
    <w:rsid w:val="005377C0"/>
    <w:rsid w:val="005377C9"/>
    <w:rsid w:val="00537A7A"/>
    <w:rsid w:val="00537C0B"/>
    <w:rsid w:val="00537CB5"/>
    <w:rsid w:val="00537FB7"/>
    <w:rsid w:val="00540139"/>
    <w:rsid w:val="005403D6"/>
    <w:rsid w:val="005405D9"/>
    <w:rsid w:val="0054066B"/>
    <w:rsid w:val="00540708"/>
    <w:rsid w:val="005409C5"/>
    <w:rsid w:val="00540A7C"/>
    <w:rsid w:val="00540BAC"/>
    <w:rsid w:val="0054151E"/>
    <w:rsid w:val="005416DB"/>
    <w:rsid w:val="00541737"/>
    <w:rsid w:val="005417E1"/>
    <w:rsid w:val="005419AE"/>
    <w:rsid w:val="00541C7E"/>
    <w:rsid w:val="0054208A"/>
    <w:rsid w:val="0054212F"/>
    <w:rsid w:val="005421E0"/>
    <w:rsid w:val="0054226A"/>
    <w:rsid w:val="00542317"/>
    <w:rsid w:val="0054249B"/>
    <w:rsid w:val="00542927"/>
    <w:rsid w:val="005429FB"/>
    <w:rsid w:val="00542AA0"/>
    <w:rsid w:val="00542C2B"/>
    <w:rsid w:val="00542DC4"/>
    <w:rsid w:val="00542F07"/>
    <w:rsid w:val="00542FD4"/>
    <w:rsid w:val="005430D0"/>
    <w:rsid w:val="005431E8"/>
    <w:rsid w:val="005432B5"/>
    <w:rsid w:val="00543319"/>
    <w:rsid w:val="005435C1"/>
    <w:rsid w:val="005435EF"/>
    <w:rsid w:val="0054367B"/>
    <w:rsid w:val="00543728"/>
    <w:rsid w:val="00543789"/>
    <w:rsid w:val="00543BB1"/>
    <w:rsid w:val="00543D31"/>
    <w:rsid w:val="005440AC"/>
    <w:rsid w:val="005441E3"/>
    <w:rsid w:val="00544292"/>
    <w:rsid w:val="0054443E"/>
    <w:rsid w:val="00544650"/>
    <w:rsid w:val="005448AD"/>
    <w:rsid w:val="005449C6"/>
    <w:rsid w:val="005449F2"/>
    <w:rsid w:val="00544B72"/>
    <w:rsid w:val="00544D46"/>
    <w:rsid w:val="00544E1B"/>
    <w:rsid w:val="00544E35"/>
    <w:rsid w:val="00544F53"/>
    <w:rsid w:val="005450CA"/>
    <w:rsid w:val="00545298"/>
    <w:rsid w:val="005452CD"/>
    <w:rsid w:val="0054541B"/>
    <w:rsid w:val="00545464"/>
    <w:rsid w:val="005456B5"/>
    <w:rsid w:val="005456C1"/>
    <w:rsid w:val="005456EC"/>
    <w:rsid w:val="00545913"/>
    <w:rsid w:val="00545CB3"/>
    <w:rsid w:val="00545DEC"/>
    <w:rsid w:val="00545FBB"/>
    <w:rsid w:val="0054643E"/>
    <w:rsid w:val="00546601"/>
    <w:rsid w:val="0054687E"/>
    <w:rsid w:val="00546A4A"/>
    <w:rsid w:val="00546A4F"/>
    <w:rsid w:val="00546AD3"/>
    <w:rsid w:val="00546E3F"/>
    <w:rsid w:val="00546F44"/>
    <w:rsid w:val="005470A9"/>
    <w:rsid w:val="005470E3"/>
    <w:rsid w:val="00547154"/>
    <w:rsid w:val="0054744E"/>
    <w:rsid w:val="00547458"/>
    <w:rsid w:val="005474B8"/>
    <w:rsid w:val="0054765E"/>
    <w:rsid w:val="005477CF"/>
    <w:rsid w:val="00547BF3"/>
    <w:rsid w:val="00547C28"/>
    <w:rsid w:val="00547C5D"/>
    <w:rsid w:val="00550123"/>
    <w:rsid w:val="0055016A"/>
    <w:rsid w:val="00550177"/>
    <w:rsid w:val="00550250"/>
    <w:rsid w:val="0055059A"/>
    <w:rsid w:val="005505CE"/>
    <w:rsid w:val="005507B5"/>
    <w:rsid w:val="005507FE"/>
    <w:rsid w:val="0055081E"/>
    <w:rsid w:val="0055095A"/>
    <w:rsid w:val="00550A5B"/>
    <w:rsid w:val="00550C34"/>
    <w:rsid w:val="00550C72"/>
    <w:rsid w:val="00550E29"/>
    <w:rsid w:val="00550E9B"/>
    <w:rsid w:val="00550F96"/>
    <w:rsid w:val="00550FB1"/>
    <w:rsid w:val="005510FF"/>
    <w:rsid w:val="00551262"/>
    <w:rsid w:val="005512F2"/>
    <w:rsid w:val="005514AB"/>
    <w:rsid w:val="005514E0"/>
    <w:rsid w:val="005515C1"/>
    <w:rsid w:val="0055169E"/>
    <w:rsid w:val="005516F3"/>
    <w:rsid w:val="005518C0"/>
    <w:rsid w:val="00551D64"/>
    <w:rsid w:val="00551E4D"/>
    <w:rsid w:val="00551E6D"/>
    <w:rsid w:val="00551EE9"/>
    <w:rsid w:val="00551F2F"/>
    <w:rsid w:val="00551F5E"/>
    <w:rsid w:val="00551FF0"/>
    <w:rsid w:val="00552195"/>
    <w:rsid w:val="0055224E"/>
    <w:rsid w:val="0055236A"/>
    <w:rsid w:val="0055257C"/>
    <w:rsid w:val="005527AC"/>
    <w:rsid w:val="00552F74"/>
    <w:rsid w:val="00553008"/>
    <w:rsid w:val="005532CF"/>
    <w:rsid w:val="005532D5"/>
    <w:rsid w:val="005535D1"/>
    <w:rsid w:val="005536E0"/>
    <w:rsid w:val="00553919"/>
    <w:rsid w:val="00553C51"/>
    <w:rsid w:val="00553FAD"/>
    <w:rsid w:val="005540BC"/>
    <w:rsid w:val="0055469C"/>
    <w:rsid w:val="0055470C"/>
    <w:rsid w:val="00554788"/>
    <w:rsid w:val="00554795"/>
    <w:rsid w:val="00554846"/>
    <w:rsid w:val="0055491D"/>
    <w:rsid w:val="00554ABD"/>
    <w:rsid w:val="00554C21"/>
    <w:rsid w:val="00554E2F"/>
    <w:rsid w:val="00554F0D"/>
    <w:rsid w:val="00555289"/>
    <w:rsid w:val="005552BA"/>
    <w:rsid w:val="005554D7"/>
    <w:rsid w:val="00555775"/>
    <w:rsid w:val="00555947"/>
    <w:rsid w:val="00555C26"/>
    <w:rsid w:val="00555F92"/>
    <w:rsid w:val="00555FE6"/>
    <w:rsid w:val="0055637C"/>
    <w:rsid w:val="005564E0"/>
    <w:rsid w:val="00556892"/>
    <w:rsid w:val="00556AD8"/>
    <w:rsid w:val="00556BEB"/>
    <w:rsid w:val="00556DEA"/>
    <w:rsid w:val="00556F36"/>
    <w:rsid w:val="00556F76"/>
    <w:rsid w:val="00556FFA"/>
    <w:rsid w:val="00557520"/>
    <w:rsid w:val="0055771A"/>
    <w:rsid w:val="00557A31"/>
    <w:rsid w:val="00557CF1"/>
    <w:rsid w:val="0056014B"/>
    <w:rsid w:val="00560204"/>
    <w:rsid w:val="005603FD"/>
    <w:rsid w:val="00560465"/>
    <w:rsid w:val="005604BF"/>
    <w:rsid w:val="0056070C"/>
    <w:rsid w:val="0056076F"/>
    <w:rsid w:val="0056079A"/>
    <w:rsid w:val="00560803"/>
    <w:rsid w:val="00560972"/>
    <w:rsid w:val="0056099D"/>
    <w:rsid w:val="005609C5"/>
    <w:rsid w:val="00560BB8"/>
    <w:rsid w:val="00560C62"/>
    <w:rsid w:val="00560DD8"/>
    <w:rsid w:val="00560EBD"/>
    <w:rsid w:val="00560FDC"/>
    <w:rsid w:val="005612F1"/>
    <w:rsid w:val="00561477"/>
    <w:rsid w:val="00561544"/>
    <w:rsid w:val="0056183D"/>
    <w:rsid w:val="005618D9"/>
    <w:rsid w:val="00561E97"/>
    <w:rsid w:val="00561F3A"/>
    <w:rsid w:val="0056203A"/>
    <w:rsid w:val="005621EC"/>
    <w:rsid w:val="005622CD"/>
    <w:rsid w:val="00562348"/>
    <w:rsid w:val="00562349"/>
    <w:rsid w:val="005623D5"/>
    <w:rsid w:val="00562485"/>
    <w:rsid w:val="00562573"/>
    <w:rsid w:val="00562740"/>
    <w:rsid w:val="00562759"/>
    <w:rsid w:val="005628E2"/>
    <w:rsid w:val="005628EA"/>
    <w:rsid w:val="00562B06"/>
    <w:rsid w:val="00562B81"/>
    <w:rsid w:val="00562B8C"/>
    <w:rsid w:val="00562D5D"/>
    <w:rsid w:val="00562DE3"/>
    <w:rsid w:val="00562FA9"/>
    <w:rsid w:val="005630B0"/>
    <w:rsid w:val="005632E5"/>
    <w:rsid w:val="005633A4"/>
    <w:rsid w:val="005634A6"/>
    <w:rsid w:val="00563670"/>
    <w:rsid w:val="0056368F"/>
    <w:rsid w:val="005638A8"/>
    <w:rsid w:val="0056390B"/>
    <w:rsid w:val="00563B56"/>
    <w:rsid w:val="00563C1D"/>
    <w:rsid w:val="00563D02"/>
    <w:rsid w:val="00563D08"/>
    <w:rsid w:val="00563DB0"/>
    <w:rsid w:val="00563E25"/>
    <w:rsid w:val="00563F35"/>
    <w:rsid w:val="00563F7B"/>
    <w:rsid w:val="00564067"/>
    <w:rsid w:val="005640A6"/>
    <w:rsid w:val="00564472"/>
    <w:rsid w:val="005647DB"/>
    <w:rsid w:val="00564960"/>
    <w:rsid w:val="00564A4C"/>
    <w:rsid w:val="00564A9A"/>
    <w:rsid w:val="00564CA1"/>
    <w:rsid w:val="00564E3E"/>
    <w:rsid w:val="00564F0B"/>
    <w:rsid w:val="00564F2B"/>
    <w:rsid w:val="00564F78"/>
    <w:rsid w:val="0056507E"/>
    <w:rsid w:val="005650B7"/>
    <w:rsid w:val="00565158"/>
    <w:rsid w:val="005651B7"/>
    <w:rsid w:val="005657D0"/>
    <w:rsid w:val="00565845"/>
    <w:rsid w:val="00565AD9"/>
    <w:rsid w:val="00565B53"/>
    <w:rsid w:val="00565D11"/>
    <w:rsid w:val="00565ED5"/>
    <w:rsid w:val="0056608D"/>
    <w:rsid w:val="0056660D"/>
    <w:rsid w:val="0056664A"/>
    <w:rsid w:val="00566D54"/>
    <w:rsid w:val="00566F46"/>
    <w:rsid w:val="00567357"/>
    <w:rsid w:val="0056742B"/>
    <w:rsid w:val="00567646"/>
    <w:rsid w:val="005676E1"/>
    <w:rsid w:val="005677AB"/>
    <w:rsid w:val="00567989"/>
    <w:rsid w:val="00567C0B"/>
    <w:rsid w:val="00567D38"/>
    <w:rsid w:val="00567DD8"/>
    <w:rsid w:val="00567E18"/>
    <w:rsid w:val="005701A6"/>
    <w:rsid w:val="005702CF"/>
    <w:rsid w:val="0057030A"/>
    <w:rsid w:val="0057042F"/>
    <w:rsid w:val="005707C9"/>
    <w:rsid w:val="0057083F"/>
    <w:rsid w:val="0057091B"/>
    <w:rsid w:val="00570A85"/>
    <w:rsid w:val="00570AC6"/>
    <w:rsid w:val="00570D46"/>
    <w:rsid w:val="00570F8E"/>
    <w:rsid w:val="00571267"/>
    <w:rsid w:val="0057126D"/>
    <w:rsid w:val="005714D1"/>
    <w:rsid w:val="0057160A"/>
    <w:rsid w:val="005717A2"/>
    <w:rsid w:val="005717BE"/>
    <w:rsid w:val="005717DB"/>
    <w:rsid w:val="0057181C"/>
    <w:rsid w:val="00571829"/>
    <w:rsid w:val="00571917"/>
    <w:rsid w:val="005719FD"/>
    <w:rsid w:val="00571B06"/>
    <w:rsid w:val="00571B16"/>
    <w:rsid w:val="00571D4E"/>
    <w:rsid w:val="00571F21"/>
    <w:rsid w:val="00571F2D"/>
    <w:rsid w:val="00571F83"/>
    <w:rsid w:val="00572118"/>
    <w:rsid w:val="005721B1"/>
    <w:rsid w:val="00572233"/>
    <w:rsid w:val="005722F7"/>
    <w:rsid w:val="005723CE"/>
    <w:rsid w:val="0057240F"/>
    <w:rsid w:val="0057260F"/>
    <w:rsid w:val="005727DC"/>
    <w:rsid w:val="00572807"/>
    <w:rsid w:val="00572899"/>
    <w:rsid w:val="005728CB"/>
    <w:rsid w:val="005729DD"/>
    <w:rsid w:val="00572BBB"/>
    <w:rsid w:val="00572C5D"/>
    <w:rsid w:val="00572D86"/>
    <w:rsid w:val="0057321B"/>
    <w:rsid w:val="00573359"/>
    <w:rsid w:val="0057360F"/>
    <w:rsid w:val="00573723"/>
    <w:rsid w:val="00573749"/>
    <w:rsid w:val="00573967"/>
    <w:rsid w:val="00573C17"/>
    <w:rsid w:val="00573EC6"/>
    <w:rsid w:val="00573EF7"/>
    <w:rsid w:val="005740F4"/>
    <w:rsid w:val="0057428F"/>
    <w:rsid w:val="0057431C"/>
    <w:rsid w:val="005743BD"/>
    <w:rsid w:val="00574766"/>
    <w:rsid w:val="0057494C"/>
    <w:rsid w:val="00574A89"/>
    <w:rsid w:val="00574D21"/>
    <w:rsid w:val="00574D69"/>
    <w:rsid w:val="00574E7B"/>
    <w:rsid w:val="00574FBD"/>
    <w:rsid w:val="00575025"/>
    <w:rsid w:val="005750B7"/>
    <w:rsid w:val="00575168"/>
    <w:rsid w:val="0057542D"/>
    <w:rsid w:val="00575520"/>
    <w:rsid w:val="00575936"/>
    <w:rsid w:val="00575B75"/>
    <w:rsid w:val="00575BD1"/>
    <w:rsid w:val="00575DDD"/>
    <w:rsid w:val="00575EC1"/>
    <w:rsid w:val="00575FFA"/>
    <w:rsid w:val="00576093"/>
    <w:rsid w:val="005762C8"/>
    <w:rsid w:val="005766F3"/>
    <w:rsid w:val="0057670B"/>
    <w:rsid w:val="005767D0"/>
    <w:rsid w:val="00576840"/>
    <w:rsid w:val="00576C8B"/>
    <w:rsid w:val="00576F30"/>
    <w:rsid w:val="00577067"/>
    <w:rsid w:val="005770A9"/>
    <w:rsid w:val="00577100"/>
    <w:rsid w:val="005773AE"/>
    <w:rsid w:val="0057749B"/>
    <w:rsid w:val="005775CC"/>
    <w:rsid w:val="0057761A"/>
    <w:rsid w:val="005776A6"/>
    <w:rsid w:val="005776FB"/>
    <w:rsid w:val="005777D7"/>
    <w:rsid w:val="005777F0"/>
    <w:rsid w:val="0057780D"/>
    <w:rsid w:val="00577849"/>
    <w:rsid w:val="005779B4"/>
    <w:rsid w:val="00577BA8"/>
    <w:rsid w:val="00577BCA"/>
    <w:rsid w:val="00577CA5"/>
    <w:rsid w:val="00577CC1"/>
    <w:rsid w:val="00577E11"/>
    <w:rsid w:val="00577EE3"/>
    <w:rsid w:val="00577FF4"/>
    <w:rsid w:val="005801FD"/>
    <w:rsid w:val="005802BA"/>
    <w:rsid w:val="005802CA"/>
    <w:rsid w:val="00580436"/>
    <w:rsid w:val="0058047C"/>
    <w:rsid w:val="00580636"/>
    <w:rsid w:val="005806DA"/>
    <w:rsid w:val="005808DB"/>
    <w:rsid w:val="00580A5A"/>
    <w:rsid w:val="00580E4D"/>
    <w:rsid w:val="00580ECE"/>
    <w:rsid w:val="00580F5F"/>
    <w:rsid w:val="00580FA2"/>
    <w:rsid w:val="00581156"/>
    <w:rsid w:val="005811F8"/>
    <w:rsid w:val="005812A4"/>
    <w:rsid w:val="005815A7"/>
    <w:rsid w:val="00581943"/>
    <w:rsid w:val="00581982"/>
    <w:rsid w:val="005819BD"/>
    <w:rsid w:val="00581C6E"/>
    <w:rsid w:val="00581F2D"/>
    <w:rsid w:val="00581F51"/>
    <w:rsid w:val="005820DD"/>
    <w:rsid w:val="005825D0"/>
    <w:rsid w:val="00582858"/>
    <w:rsid w:val="0058294A"/>
    <w:rsid w:val="00582997"/>
    <w:rsid w:val="00582A68"/>
    <w:rsid w:val="00582CF1"/>
    <w:rsid w:val="00583177"/>
    <w:rsid w:val="0058318F"/>
    <w:rsid w:val="0058321F"/>
    <w:rsid w:val="005832AB"/>
    <w:rsid w:val="005832C6"/>
    <w:rsid w:val="005833B4"/>
    <w:rsid w:val="00583435"/>
    <w:rsid w:val="00583627"/>
    <w:rsid w:val="00583B17"/>
    <w:rsid w:val="0058408C"/>
    <w:rsid w:val="00584163"/>
    <w:rsid w:val="00584419"/>
    <w:rsid w:val="005844E7"/>
    <w:rsid w:val="005844F1"/>
    <w:rsid w:val="00584500"/>
    <w:rsid w:val="0058461F"/>
    <w:rsid w:val="00584901"/>
    <w:rsid w:val="00584A41"/>
    <w:rsid w:val="00584C00"/>
    <w:rsid w:val="00585589"/>
    <w:rsid w:val="0058577F"/>
    <w:rsid w:val="00585885"/>
    <w:rsid w:val="005858E1"/>
    <w:rsid w:val="00585994"/>
    <w:rsid w:val="00585A73"/>
    <w:rsid w:val="00585B35"/>
    <w:rsid w:val="00585C1C"/>
    <w:rsid w:val="005860B5"/>
    <w:rsid w:val="005860D3"/>
    <w:rsid w:val="005863FE"/>
    <w:rsid w:val="00586911"/>
    <w:rsid w:val="00586CE4"/>
    <w:rsid w:val="00586D2A"/>
    <w:rsid w:val="00586D5B"/>
    <w:rsid w:val="00586D82"/>
    <w:rsid w:val="00586DF8"/>
    <w:rsid w:val="005875FD"/>
    <w:rsid w:val="00587742"/>
    <w:rsid w:val="0058779A"/>
    <w:rsid w:val="005878FC"/>
    <w:rsid w:val="005879B8"/>
    <w:rsid w:val="00587F66"/>
    <w:rsid w:val="0059024D"/>
    <w:rsid w:val="0059034C"/>
    <w:rsid w:val="005903FA"/>
    <w:rsid w:val="0059047E"/>
    <w:rsid w:val="00590488"/>
    <w:rsid w:val="005904B2"/>
    <w:rsid w:val="0059091E"/>
    <w:rsid w:val="00590ACB"/>
    <w:rsid w:val="00590F43"/>
    <w:rsid w:val="00591030"/>
    <w:rsid w:val="005910CF"/>
    <w:rsid w:val="00591130"/>
    <w:rsid w:val="005911C9"/>
    <w:rsid w:val="0059175F"/>
    <w:rsid w:val="00591792"/>
    <w:rsid w:val="00591AB7"/>
    <w:rsid w:val="00591B07"/>
    <w:rsid w:val="00591B46"/>
    <w:rsid w:val="00591BEA"/>
    <w:rsid w:val="00591EE8"/>
    <w:rsid w:val="00591F1B"/>
    <w:rsid w:val="00591FF6"/>
    <w:rsid w:val="00592009"/>
    <w:rsid w:val="005921E3"/>
    <w:rsid w:val="005922A7"/>
    <w:rsid w:val="00592550"/>
    <w:rsid w:val="0059258B"/>
    <w:rsid w:val="00592A30"/>
    <w:rsid w:val="00592A69"/>
    <w:rsid w:val="00592AEE"/>
    <w:rsid w:val="00592CD2"/>
    <w:rsid w:val="00592D01"/>
    <w:rsid w:val="00593206"/>
    <w:rsid w:val="00593366"/>
    <w:rsid w:val="00593436"/>
    <w:rsid w:val="00593495"/>
    <w:rsid w:val="005935C3"/>
    <w:rsid w:val="00593648"/>
    <w:rsid w:val="00593732"/>
    <w:rsid w:val="0059386F"/>
    <w:rsid w:val="005938D6"/>
    <w:rsid w:val="005938DB"/>
    <w:rsid w:val="00593941"/>
    <w:rsid w:val="00593C74"/>
    <w:rsid w:val="00593E34"/>
    <w:rsid w:val="00593E42"/>
    <w:rsid w:val="00594141"/>
    <w:rsid w:val="0059439D"/>
    <w:rsid w:val="00594769"/>
    <w:rsid w:val="0059489E"/>
    <w:rsid w:val="005948A2"/>
    <w:rsid w:val="00594A51"/>
    <w:rsid w:val="00594AC6"/>
    <w:rsid w:val="00594AD3"/>
    <w:rsid w:val="00594B96"/>
    <w:rsid w:val="00594BD9"/>
    <w:rsid w:val="00594F99"/>
    <w:rsid w:val="0059504A"/>
    <w:rsid w:val="00595227"/>
    <w:rsid w:val="005952D5"/>
    <w:rsid w:val="005958D4"/>
    <w:rsid w:val="00595EEC"/>
    <w:rsid w:val="00595F76"/>
    <w:rsid w:val="0059617A"/>
    <w:rsid w:val="0059633D"/>
    <w:rsid w:val="00596516"/>
    <w:rsid w:val="0059651E"/>
    <w:rsid w:val="005965DE"/>
    <w:rsid w:val="00596613"/>
    <w:rsid w:val="0059673C"/>
    <w:rsid w:val="0059679F"/>
    <w:rsid w:val="005967CF"/>
    <w:rsid w:val="00596D4B"/>
    <w:rsid w:val="00596D7D"/>
    <w:rsid w:val="00596DCE"/>
    <w:rsid w:val="00596F19"/>
    <w:rsid w:val="00596F79"/>
    <w:rsid w:val="005970B5"/>
    <w:rsid w:val="005970F2"/>
    <w:rsid w:val="00597216"/>
    <w:rsid w:val="00597235"/>
    <w:rsid w:val="005978D0"/>
    <w:rsid w:val="00597B5D"/>
    <w:rsid w:val="00597CFE"/>
    <w:rsid w:val="00597D95"/>
    <w:rsid w:val="00597DF4"/>
    <w:rsid w:val="00597F18"/>
    <w:rsid w:val="00597F2E"/>
    <w:rsid w:val="00597F4E"/>
    <w:rsid w:val="00597F98"/>
    <w:rsid w:val="00597FA2"/>
    <w:rsid w:val="005A0026"/>
    <w:rsid w:val="005A0501"/>
    <w:rsid w:val="005A05A9"/>
    <w:rsid w:val="005A0640"/>
    <w:rsid w:val="005A0934"/>
    <w:rsid w:val="005A0B86"/>
    <w:rsid w:val="005A0CDF"/>
    <w:rsid w:val="005A0D25"/>
    <w:rsid w:val="005A0D55"/>
    <w:rsid w:val="005A0DF2"/>
    <w:rsid w:val="005A0F29"/>
    <w:rsid w:val="005A1148"/>
    <w:rsid w:val="005A11A3"/>
    <w:rsid w:val="005A135A"/>
    <w:rsid w:val="005A1564"/>
    <w:rsid w:val="005A15AD"/>
    <w:rsid w:val="005A1701"/>
    <w:rsid w:val="005A1863"/>
    <w:rsid w:val="005A1A7C"/>
    <w:rsid w:val="005A1A9E"/>
    <w:rsid w:val="005A1C8B"/>
    <w:rsid w:val="005A1DDB"/>
    <w:rsid w:val="005A2151"/>
    <w:rsid w:val="005A2277"/>
    <w:rsid w:val="005A2627"/>
    <w:rsid w:val="005A2733"/>
    <w:rsid w:val="005A280D"/>
    <w:rsid w:val="005A2867"/>
    <w:rsid w:val="005A2953"/>
    <w:rsid w:val="005A2B9A"/>
    <w:rsid w:val="005A2D53"/>
    <w:rsid w:val="005A2FC0"/>
    <w:rsid w:val="005A3011"/>
    <w:rsid w:val="005A32CD"/>
    <w:rsid w:val="005A34A5"/>
    <w:rsid w:val="005A365D"/>
    <w:rsid w:val="005A3731"/>
    <w:rsid w:val="005A3740"/>
    <w:rsid w:val="005A3880"/>
    <w:rsid w:val="005A39E5"/>
    <w:rsid w:val="005A3C4D"/>
    <w:rsid w:val="005A3CF8"/>
    <w:rsid w:val="005A3D3B"/>
    <w:rsid w:val="005A3E11"/>
    <w:rsid w:val="005A4074"/>
    <w:rsid w:val="005A4218"/>
    <w:rsid w:val="005A4399"/>
    <w:rsid w:val="005A4405"/>
    <w:rsid w:val="005A4686"/>
    <w:rsid w:val="005A46E3"/>
    <w:rsid w:val="005A47CA"/>
    <w:rsid w:val="005A49C3"/>
    <w:rsid w:val="005A4CE8"/>
    <w:rsid w:val="005A4FDC"/>
    <w:rsid w:val="005A51A4"/>
    <w:rsid w:val="005A51EC"/>
    <w:rsid w:val="005A5266"/>
    <w:rsid w:val="005A53BD"/>
    <w:rsid w:val="005A5711"/>
    <w:rsid w:val="005A5767"/>
    <w:rsid w:val="005A5793"/>
    <w:rsid w:val="005A5B6A"/>
    <w:rsid w:val="005A5D6E"/>
    <w:rsid w:val="005A5E10"/>
    <w:rsid w:val="005A5EFC"/>
    <w:rsid w:val="005A5F1A"/>
    <w:rsid w:val="005A5FC9"/>
    <w:rsid w:val="005A62BE"/>
    <w:rsid w:val="005A6384"/>
    <w:rsid w:val="005A63C8"/>
    <w:rsid w:val="005A6613"/>
    <w:rsid w:val="005A66F6"/>
    <w:rsid w:val="005A6CB8"/>
    <w:rsid w:val="005A6FCB"/>
    <w:rsid w:val="005A7074"/>
    <w:rsid w:val="005A7173"/>
    <w:rsid w:val="005A72AC"/>
    <w:rsid w:val="005A742B"/>
    <w:rsid w:val="005A74C4"/>
    <w:rsid w:val="005A759B"/>
    <w:rsid w:val="005A767B"/>
    <w:rsid w:val="005A7A14"/>
    <w:rsid w:val="005A7BB3"/>
    <w:rsid w:val="005A7C0F"/>
    <w:rsid w:val="005A7CCE"/>
    <w:rsid w:val="005A7D8A"/>
    <w:rsid w:val="005A7F6E"/>
    <w:rsid w:val="005B01D5"/>
    <w:rsid w:val="005B0235"/>
    <w:rsid w:val="005B0726"/>
    <w:rsid w:val="005B0840"/>
    <w:rsid w:val="005B0BA3"/>
    <w:rsid w:val="005B0DA6"/>
    <w:rsid w:val="005B0DF0"/>
    <w:rsid w:val="005B0E82"/>
    <w:rsid w:val="005B1234"/>
    <w:rsid w:val="005B1407"/>
    <w:rsid w:val="005B144B"/>
    <w:rsid w:val="005B1A65"/>
    <w:rsid w:val="005B1AE8"/>
    <w:rsid w:val="005B1BFE"/>
    <w:rsid w:val="005B1C29"/>
    <w:rsid w:val="005B1E7C"/>
    <w:rsid w:val="005B1EA1"/>
    <w:rsid w:val="005B208A"/>
    <w:rsid w:val="005B2149"/>
    <w:rsid w:val="005B2188"/>
    <w:rsid w:val="005B21BA"/>
    <w:rsid w:val="005B2288"/>
    <w:rsid w:val="005B2537"/>
    <w:rsid w:val="005B27D6"/>
    <w:rsid w:val="005B2B3D"/>
    <w:rsid w:val="005B2B9B"/>
    <w:rsid w:val="005B2E59"/>
    <w:rsid w:val="005B2FC0"/>
    <w:rsid w:val="005B2FE2"/>
    <w:rsid w:val="005B305B"/>
    <w:rsid w:val="005B31F6"/>
    <w:rsid w:val="005B33E0"/>
    <w:rsid w:val="005B341F"/>
    <w:rsid w:val="005B3585"/>
    <w:rsid w:val="005B3742"/>
    <w:rsid w:val="005B3A20"/>
    <w:rsid w:val="005B3A44"/>
    <w:rsid w:val="005B3C0E"/>
    <w:rsid w:val="005B3F54"/>
    <w:rsid w:val="005B407C"/>
    <w:rsid w:val="005B413F"/>
    <w:rsid w:val="005B416E"/>
    <w:rsid w:val="005B427A"/>
    <w:rsid w:val="005B4417"/>
    <w:rsid w:val="005B44D6"/>
    <w:rsid w:val="005B4523"/>
    <w:rsid w:val="005B455E"/>
    <w:rsid w:val="005B4597"/>
    <w:rsid w:val="005B46F1"/>
    <w:rsid w:val="005B470F"/>
    <w:rsid w:val="005B4760"/>
    <w:rsid w:val="005B4835"/>
    <w:rsid w:val="005B4B25"/>
    <w:rsid w:val="005B4E16"/>
    <w:rsid w:val="005B4E76"/>
    <w:rsid w:val="005B4E82"/>
    <w:rsid w:val="005B4ED4"/>
    <w:rsid w:val="005B516D"/>
    <w:rsid w:val="005B517E"/>
    <w:rsid w:val="005B5651"/>
    <w:rsid w:val="005B56E4"/>
    <w:rsid w:val="005B57A7"/>
    <w:rsid w:val="005B5893"/>
    <w:rsid w:val="005B5AAF"/>
    <w:rsid w:val="005B5CE6"/>
    <w:rsid w:val="005B5E4C"/>
    <w:rsid w:val="005B5EE5"/>
    <w:rsid w:val="005B5F41"/>
    <w:rsid w:val="005B60A7"/>
    <w:rsid w:val="005B613F"/>
    <w:rsid w:val="005B63C0"/>
    <w:rsid w:val="005B6456"/>
    <w:rsid w:val="005B6A8B"/>
    <w:rsid w:val="005B6C39"/>
    <w:rsid w:val="005B6C52"/>
    <w:rsid w:val="005B6D2F"/>
    <w:rsid w:val="005B6ED0"/>
    <w:rsid w:val="005B7049"/>
    <w:rsid w:val="005B7204"/>
    <w:rsid w:val="005B732C"/>
    <w:rsid w:val="005B7399"/>
    <w:rsid w:val="005B77DD"/>
    <w:rsid w:val="005B7854"/>
    <w:rsid w:val="005B7899"/>
    <w:rsid w:val="005B7B82"/>
    <w:rsid w:val="005B7D63"/>
    <w:rsid w:val="005B7EF5"/>
    <w:rsid w:val="005B7F11"/>
    <w:rsid w:val="005C06FE"/>
    <w:rsid w:val="005C0762"/>
    <w:rsid w:val="005C09A4"/>
    <w:rsid w:val="005C0A61"/>
    <w:rsid w:val="005C0BCE"/>
    <w:rsid w:val="005C0E7F"/>
    <w:rsid w:val="005C0FFD"/>
    <w:rsid w:val="005C170B"/>
    <w:rsid w:val="005C1875"/>
    <w:rsid w:val="005C18A7"/>
    <w:rsid w:val="005C18AB"/>
    <w:rsid w:val="005C1939"/>
    <w:rsid w:val="005C19CF"/>
    <w:rsid w:val="005C1A0B"/>
    <w:rsid w:val="005C1FF6"/>
    <w:rsid w:val="005C284B"/>
    <w:rsid w:val="005C288A"/>
    <w:rsid w:val="005C288B"/>
    <w:rsid w:val="005C2902"/>
    <w:rsid w:val="005C2981"/>
    <w:rsid w:val="005C2A16"/>
    <w:rsid w:val="005C2A66"/>
    <w:rsid w:val="005C2CCF"/>
    <w:rsid w:val="005C2F4A"/>
    <w:rsid w:val="005C3137"/>
    <w:rsid w:val="005C32CB"/>
    <w:rsid w:val="005C33AA"/>
    <w:rsid w:val="005C367B"/>
    <w:rsid w:val="005C36C9"/>
    <w:rsid w:val="005C36EC"/>
    <w:rsid w:val="005C3ACB"/>
    <w:rsid w:val="005C3B26"/>
    <w:rsid w:val="005C3B68"/>
    <w:rsid w:val="005C3F96"/>
    <w:rsid w:val="005C408D"/>
    <w:rsid w:val="005C427F"/>
    <w:rsid w:val="005C43A8"/>
    <w:rsid w:val="005C45D4"/>
    <w:rsid w:val="005C49E8"/>
    <w:rsid w:val="005C4A10"/>
    <w:rsid w:val="005C4A61"/>
    <w:rsid w:val="005C4AB3"/>
    <w:rsid w:val="005C51F5"/>
    <w:rsid w:val="005C51FE"/>
    <w:rsid w:val="005C5241"/>
    <w:rsid w:val="005C5321"/>
    <w:rsid w:val="005C536A"/>
    <w:rsid w:val="005C539D"/>
    <w:rsid w:val="005C5743"/>
    <w:rsid w:val="005C57AE"/>
    <w:rsid w:val="005C5BCE"/>
    <w:rsid w:val="005C5D45"/>
    <w:rsid w:val="005C5EE6"/>
    <w:rsid w:val="005C6208"/>
    <w:rsid w:val="005C634A"/>
    <w:rsid w:val="005C63E8"/>
    <w:rsid w:val="005C67AA"/>
    <w:rsid w:val="005C6A3B"/>
    <w:rsid w:val="005C6F7A"/>
    <w:rsid w:val="005C701B"/>
    <w:rsid w:val="005C711A"/>
    <w:rsid w:val="005C71B4"/>
    <w:rsid w:val="005C71DB"/>
    <w:rsid w:val="005C758A"/>
    <w:rsid w:val="005C7683"/>
    <w:rsid w:val="005C78C1"/>
    <w:rsid w:val="005C7C51"/>
    <w:rsid w:val="005C7FAF"/>
    <w:rsid w:val="005C7FE4"/>
    <w:rsid w:val="005D004F"/>
    <w:rsid w:val="005D0309"/>
    <w:rsid w:val="005D0566"/>
    <w:rsid w:val="005D0655"/>
    <w:rsid w:val="005D08F3"/>
    <w:rsid w:val="005D09AC"/>
    <w:rsid w:val="005D0B29"/>
    <w:rsid w:val="005D0BD1"/>
    <w:rsid w:val="005D0C23"/>
    <w:rsid w:val="005D0D27"/>
    <w:rsid w:val="005D0E48"/>
    <w:rsid w:val="005D0ECC"/>
    <w:rsid w:val="005D15F4"/>
    <w:rsid w:val="005D1609"/>
    <w:rsid w:val="005D1775"/>
    <w:rsid w:val="005D1950"/>
    <w:rsid w:val="005D19B8"/>
    <w:rsid w:val="005D1EB1"/>
    <w:rsid w:val="005D2118"/>
    <w:rsid w:val="005D2254"/>
    <w:rsid w:val="005D228B"/>
    <w:rsid w:val="005D22B9"/>
    <w:rsid w:val="005D23DC"/>
    <w:rsid w:val="005D27B8"/>
    <w:rsid w:val="005D27BA"/>
    <w:rsid w:val="005D2A29"/>
    <w:rsid w:val="005D2A44"/>
    <w:rsid w:val="005D2D77"/>
    <w:rsid w:val="005D2DD4"/>
    <w:rsid w:val="005D2E03"/>
    <w:rsid w:val="005D30B2"/>
    <w:rsid w:val="005D3293"/>
    <w:rsid w:val="005D3321"/>
    <w:rsid w:val="005D338C"/>
    <w:rsid w:val="005D3491"/>
    <w:rsid w:val="005D3767"/>
    <w:rsid w:val="005D376C"/>
    <w:rsid w:val="005D38BD"/>
    <w:rsid w:val="005D3D41"/>
    <w:rsid w:val="005D3E03"/>
    <w:rsid w:val="005D3F11"/>
    <w:rsid w:val="005D3FD6"/>
    <w:rsid w:val="005D402C"/>
    <w:rsid w:val="005D4138"/>
    <w:rsid w:val="005D4280"/>
    <w:rsid w:val="005D4544"/>
    <w:rsid w:val="005D470B"/>
    <w:rsid w:val="005D4775"/>
    <w:rsid w:val="005D4791"/>
    <w:rsid w:val="005D4912"/>
    <w:rsid w:val="005D4BAE"/>
    <w:rsid w:val="005D4CC0"/>
    <w:rsid w:val="005D4F09"/>
    <w:rsid w:val="005D508A"/>
    <w:rsid w:val="005D5178"/>
    <w:rsid w:val="005D5255"/>
    <w:rsid w:val="005D5483"/>
    <w:rsid w:val="005D5772"/>
    <w:rsid w:val="005D57C6"/>
    <w:rsid w:val="005D57C7"/>
    <w:rsid w:val="005D5A3D"/>
    <w:rsid w:val="005D5AE0"/>
    <w:rsid w:val="005D5C06"/>
    <w:rsid w:val="005D5D68"/>
    <w:rsid w:val="005D5ED5"/>
    <w:rsid w:val="005D5F13"/>
    <w:rsid w:val="005D6035"/>
    <w:rsid w:val="005D608B"/>
    <w:rsid w:val="005D61DD"/>
    <w:rsid w:val="005D6655"/>
    <w:rsid w:val="005D67D3"/>
    <w:rsid w:val="005D6BA7"/>
    <w:rsid w:val="005D6E81"/>
    <w:rsid w:val="005D6EA8"/>
    <w:rsid w:val="005D6F05"/>
    <w:rsid w:val="005D70B8"/>
    <w:rsid w:val="005D7344"/>
    <w:rsid w:val="005D7535"/>
    <w:rsid w:val="005D75F4"/>
    <w:rsid w:val="005D77F0"/>
    <w:rsid w:val="005D77F8"/>
    <w:rsid w:val="005D780E"/>
    <w:rsid w:val="005D7852"/>
    <w:rsid w:val="005D7B01"/>
    <w:rsid w:val="005D7B0A"/>
    <w:rsid w:val="005D7B48"/>
    <w:rsid w:val="005D7BDC"/>
    <w:rsid w:val="005D7EB7"/>
    <w:rsid w:val="005D7F9B"/>
    <w:rsid w:val="005E00B7"/>
    <w:rsid w:val="005E00BE"/>
    <w:rsid w:val="005E0130"/>
    <w:rsid w:val="005E0184"/>
    <w:rsid w:val="005E018D"/>
    <w:rsid w:val="005E0194"/>
    <w:rsid w:val="005E0217"/>
    <w:rsid w:val="005E041F"/>
    <w:rsid w:val="005E089C"/>
    <w:rsid w:val="005E092C"/>
    <w:rsid w:val="005E0E6D"/>
    <w:rsid w:val="005E0F39"/>
    <w:rsid w:val="005E0F4C"/>
    <w:rsid w:val="005E101F"/>
    <w:rsid w:val="005E10CA"/>
    <w:rsid w:val="005E10E3"/>
    <w:rsid w:val="005E10EF"/>
    <w:rsid w:val="005E1126"/>
    <w:rsid w:val="005E137F"/>
    <w:rsid w:val="005E1415"/>
    <w:rsid w:val="005E14C3"/>
    <w:rsid w:val="005E15B5"/>
    <w:rsid w:val="005E190B"/>
    <w:rsid w:val="005E1C5E"/>
    <w:rsid w:val="005E1F1C"/>
    <w:rsid w:val="005E202A"/>
    <w:rsid w:val="005E208A"/>
    <w:rsid w:val="005E23A6"/>
    <w:rsid w:val="005E2400"/>
    <w:rsid w:val="005E2819"/>
    <w:rsid w:val="005E28E6"/>
    <w:rsid w:val="005E296B"/>
    <w:rsid w:val="005E29B3"/>
    <w:rsid w:val="005E29C6"/>
    <w:rsid w:val="005E2A43"/>
    <w:rsid w:val="005E2B1B"/>
    <w:rsid w:val="005E3104"/>
    <w:rsid w:val="005E3343"/>
    <w:rsid w:val="005E334B"/>
    <w:rsid w:val="005E33F1"/>
    <w:rsid w:val="005E353C"/>
    <w:rsid w:val="005E3624"/>
    <w:rsid w:val="005E3A7C"/>
    <w:rsid w:val="005E3A9B"/>
    <w:rsid w:val="005E3BDD"/>
    <w:rsid w:val="005E3FC7"/>
    <w:rsid w:val="005E40F9"/>
    <w:rsid w:val="005E4249"/>
    <w:rsid w:val="005E4485"/>
    <w:rsid w:val="005E4A19"/>
    <w:rsid w:val="005E4AE5"/>
    <w:rsid w:val="005E4DC6"/>
    <w:rsid w:val="005E4F8E"/>
    <w:rsid w:val="005E5536"/>
    <w:rsid w:val="005E57F1"/>
    <w:rsid w:val="005E591C"/>
    <w:rsid w:val="005E5A5A"/>
    <w:rsid w:val="005E5CB5"/>
    <w:rsid w:val="005E5ECE"/>
    <w:rsid w:val="005E6174"/>
    <w:rsid w:val="005E61E2"/>
    <w:rsid w:val="005E658D"/>
    <w:rsid w:val="005E65A9"/>
    <w:rsid w:val="005E663A"/>
    <w:rsid w:val="005E66B1"/>
    <w:rsid w:val="005E6920"/>
    <w:rsid w:val="005E6A19"/>
    <w:rsid w:val="005E6AFD"/>
    <w:rsid w:val="005E6B42"/>
    <w:rsid w:val="005E6BCB"/>
    <w:rsid w:val="005E6DA2"/>
    <w:rsid w:val="005E6F30"/>
    <w:rsid w:val="005E71AE"/>
    <w:rsid w:val="005E72EF"/>
    <w:rsid w:val="005E75F9"/>
    <w:rsid w:val="005E7609"/>
    <w:rsid w:val="005E78C3"/>
    <w:rsid w:val="005E7940"/>
    <w:rsid w:val="005E79B1"/>
    <w:rsid w:val="005E7B29"/>
    <w:rsid w:val="005E7D2F"/>
    <w:rsid w:val="005E7D49"/>
    <w:rsid w:val="005E7D88"/>
    <w:rsid w:val="005E7F6D"/>
    <w:rsid w:val="005F01D3"/>
    <w:rsid w:val="005F0314"/>
    <w:rsid w:val="005F03CB"/>
    <w:rsid w:val="005F042D"/>
    <w:rsid w:val="005F06D9"/>
    <w:rsid w:val="005F0BD0"/>
    <w:rsid w:val="005F0E84"/>
    <w:rsid w:val="005F0EBF"/>
    <w:rsid w:val="005F1201"/>
    <w:rsid w:val="005F1218"/>
    <w:rsid w:val="005F1431"/>
    <w:rsid w:val="005F14DB"/>
    <w:rsid w:val="005F161E"/>
    <w:rsid w:val="005F178B"/>
    <w:rsid w:val="005F18A9"/>
    <w:rsid w:val="005F19A5"/>
    <w:rsid w:val="005F1AC0"/>
    <w:rsid w:val="005F1B88"/>
    <w:rsid w:val="005F1E42"/>
    <w:rsid w:val="005F200A"/>
    <w:rsid w:val="005F2064"/>
    <w:rsid w:val="005F20A5"/>
    <w:rsid w:val="005F2204"/>
    <w:rsid w:val="005F23E1"/>
    <w:rsid w:val="005F258B"/>
    <w:rsid w:val="005F27DA"/>
    <w:rsid w:val="005F29F2"/>
    <w:rsid w:val="005F2D5F"/>
    <w:rsid w:val="005F318B"/>
    <w:rsid w:val="005F32E7"/>
    <w:rsid w:val="005F32F0"/>
    <w:rsid w:val="005F3325"/>
    <w:rsid w:val="005F3CB0"/>
    <w:rsid w:val="005F3F5B"/>
    <w:rsid w:val="005F4451"/>
    <w:rsid w:val="005F45D2"/>
    <w:rsid w:val="005F465E"/>
    <w:rsid w:val="005F47E9"/>
    <w:rsid w:val="005F4A6C"/>
    <w:rsid w:val="005F4A8A"/>
    <w:rsid w:val="005F4BB9"/>
    <w:rsid w:val="005F4C5D"/>
    <w:rsid w:val="005F4CFB"/>
    <w:rsid w:val="005F4DFB"/>
    <w:rsid w:val="005F50B1"/>
    <w:rsid w:val="005F52C3"/>
    <w:rsid w:val="005F53F5"/>
    <w:rsid w:val="005F54D7"/>
    <w:rsid w:val="005F583B"/>
    <w:rsid w:val="005F5898"/>
    <w:rsid w:val="005F5B12"/>
    <w:rsid w:val="005F6213"/>
    <w:rsid w:val="005F6284"/>
    <w:rsid w:val="005F6447"/>
    <w:rsid w:val="005F64D1"/>
    <w:rsid w:val="005F698B"/>
    <w:rsid w:val="005F6A62"/>
    <w:rsid w:val="005F6B35"/>
    <w:rsid w:val="005F6BA3"/>
    <w:rsid w:val="005F720D"/>
    <w:rsid w:val="005F730F"/>
    <w:rsid w:val="005F7A95"/>
    <w:rsid w:val="005F7C4F"/>
    <w:rsid w:val="005F7DF9"/>
    <w:rsid w:val="005F7EDB"/>
    <w:rsid w:val="005F7FC8"/>
    <w:rsid w:val="00600341"/>
    <w:rsid w:val="0060067E"/>
    <w:rsid w:val="00600713"/>
    <w:rsid w:val="00600779"/>
    <w:rsid w:val="00600906"/>
    <w:rsid w:val="00600911"/>
    <w:rsid w:val="00600956"/>
    <w:rsid w:val="006009F3"/>
    <w:rsid w:val="00600A09"/>
    <w:rsid w:val="00600A77"/>
    <w:rsid w:val="00600A7E"/>
    <w:rsid w:val="00600B8C"/>
    <w:rsid w:val="00600E02"/>
    <w:rsid w:val="00600E1F"/>
    <w:rsid w:val="00600F7C"/>
    <w:rsid w:val="00600FEB"/>
    <w:rsid w:val="00601009"/>
    <w:rsid w:val="00601050"/>
    <w:rsid w:val="006011E1"/>
    <w:rsid w:val="006011FB"/>
    <w:rsid w:val="0060120C"/>
    <w:rsid w:val="00601302"/>
    <w:rsid w:val="0060152E"/>
    <w:rsid w:val="0060174E"/>
    <w:rsid w:val="006018C2"/>
    <w:rsid w:val="00601AC1"/>
    <w:rsid w:val="00601AD9"/>
    <w:rsid w:val="00601B3F"/>
    <w:rsid w:val="00601EAD"/>
    <w:rsid w:val="00601EC1"/>
    <w:rsid w:val="00601F05"/>
    <w:rsid w:val="00601FAA"/>
    <w:rsid w:val="006021DF"/>
    <w:rsid w:val="00602401"/>
    <w:rsid w:val="00602844"/>
    <w:rsid w:val="0060284B"/>
    <w:rsid w:val="00602874"/>
    <w:rsid w:val="00602C22"/>
    <w:rsid w:val="00602C2A"/>
    <w:rsid w:val="00602F45"/>
    <w:rsid w:val="00602F82"/>
    <w:rsid w:val="00603334"/>
    <w:rsid w:val="00603406"/>
    <w:rsid w:val="00603445"/>
    <w:rsid w:val="00603652"/>
    <w:rsid w:val="00603998"/>
    <w:rsid w:val="00603A40"/>
    <w:rsid w:val="00603AFA"/>
    <w:rsid w:val="00603F8A"/>
    <w:rsid w:val="00604158"/>
    <w:rsid w:val="00604329"/>
    <w:rsid w:val="00604410"/>
    <w:rsid w:val="00604882"/>
    <w:rsid w:val="00604A49"/>
    <w:rsid w:val="00604A4A"/>
    <w:rsid w:val="00604BEB"/>
    <w:rsid w:val="00604DFA"/>
    <w:rsid w:val="0060522A"/>
    <w:rsid w:val="006052DA"/>
    <w:rsid w:val="00605894"/>
    <w:rsid w:val="00605BAD"/>
    <w:rsid w:val="00605C2C"/>
    <w:rsid w:val="00605CA7"/>
    <w:rsid w:val="00605D15"/>
    <w:rsid w:val="00605D34"/>
    <w:rsid w:val="00605E0C"/>
    <w:rsid w:val="00605E4D"/>
    <w:rsid w:val="00605ED3"/>
    <w:rsid w:val="0060616A"/>
    <w:rsid w:val="0060618C"/>
    <w:rsid w:val="00606230"/>
    <w:rsid w:val="006062DF"/>
    <w:rsid w:val="0060666C"/>
    <w:rsid w:val="00606670"/>
    <w:rsid w:val="0060694D"/>
    <w:rsid w:val="00606C5F"/>
    <w:rsid w:val="00606D06"/>
    <w:rsid w:val="0060725A"/>
    <w:rsid w:val="0060761C"/>
    <w:rsid w:val="006076CB"/>
    <w:rsid w:val="006076E6"/>
    <w:rsid w:val="006079A5"/>
    <w:rsid w:val="00607A0B"/>
    <w:rsid w:val="00607AFA"/>
    <w:rsid w:val="00607BDB"/>
    <w:rsid w:val="00607EB7"/>
    <w:rsid w:val="00610234"/>
    <w:rsid w:val="0061044A"/>
    <w:rsid w:val="0061045E"/>
    <w:rsid w:val="006104E8"/>
    <w:rsid w:val="006105C0"/>
    <w:rsid w:val="00610729"/>
    <w:rsid w:val="00610A36"/>
    <w:rsid w:val="00610B33"/>
    <w:rsid w:val="00610DBE"/>
    <w:rsid w:val="0061103F"/>
    <w:rsid w:val="00611072"/>
    <w:rsid w:val="006110EE"/>
    <w:rsid w:val="0061114C"/>
    <w:rsid w:val="006113F2"/>
    <w:rsid w:val="006115AD"/>
    <w:rsid w:val="00611C5A"/>
    <w:rsid w:val="00611CFE"/>
    <w:rsid w:val="00611E12"/>
    <w:rsid w:val="00611E2B"/>
    <w:rsid w:val="00611E7B"/>
    <w:rsid w:val="0061220D"/>
    <w:rsid w:val="006123A1"/>
    <w:rsid w:val="00612BC3"/>
    <w:rsid w:val="00612E12"/>
    <w:rsid w:val="00612EEB"/>
    <w:rsid w:val="00612F38"/>
    <w:rsid w:val="00613082"/>
    <w:rsid w:val="006130B1"/>
    <w:rsid w:val="0061326E"/>
    <w:rsid w:val="006132CB"/>
    <w:rsid w:val="00613377"/>
    <w:rsid w:val="0061347D"/>
    <w:rsid w:val="006136CF"/>
    <w:rsid w:val="0061377B"/>
    <w:rsid w:val="006137EC"/>
    <w:rsid w:val="00613AFE"/>
    <w:rsid w:val="00613BC7"/>
    <w:rsid w:val="00613C75"/>
    <w:rsid w:val="00613F88"/>
    <w:rsid w:val="00613FB0"/>
    <w:rsid w:val="0061410B"/>
    <w:rsid w:val="006142FF"/>
    <w:rsid w:val="006145A3"/>
    <w:rsid w:val="00614623"/>
    <w:rsid w:val="006148C2"/>
    <w:rsid w:val="006149C0"/>
    <w:rsid w:val="00614A72"/>
    <w:rsid w:val="00614AF4"/>
    <w:rsid w:val="00614B3E"/>
    <w:rsid w:val="00614CE6"/>
    <w:rsid w:val="00614D7C"/>
    <w:rsid w:val="00614D83"/>
    <w:rsid w:val="00614F88"/>
    <w:rsid w:val="00614FAC"/>
    <w:rsid w:val="00614FD4"/>
    <w:rsid w:val="0061501A"/>
    <w:rsid w:val="00615180"/>
    <w:rsid w:val="0061537F"/>
    <w:rsid w:val="006155A1"/>
    <w:rsid w:val="006158BC"/>
    <w:rsid w:val="006159A2"/>
    <w:rsid w:val="00615CA5"/>
    <w:rsid w:val="00615D43"/>
    <w:rsid w:val="00615E5B"/>
    <w:rsid w:val="00616057"/>
    <w:rsid w:val="006161A3"/>
    <w:rsid w:val="00616398"/>
    <w:rsid w:val="00616561"/>
    <w:rsid w:val="0061658A"/>
    <w:rsid w:val="00616716"/>
    <w:rsid w:val="006169C5"/>
    <w:rsid w:val="00616BCC"/>
    <w:rsid w:val="00616D3C"/>
    <w:rsid w:val="00616DEE"/>
    <w:rsid w:val="00616E00"/>
    <w:rsid w:val="0061704A"/>
    <w:rsid w:val="006171F6"/>
    <w:rsid w:val="00617301"/>
    <w:rsid w:val="00617364"/>
    <w:rsid w:val="00617419"/>
    <w:rsid w:val="00617492"/>
    <w:rsid w:val="0061761A"/>
    <w:rsid w:val="00617679"/>
    <w:rsid w:val="00617D0A"/>
    <w:rsid w:val="00617F13"/>
    <w:rsid w:val="006204CA"/>
    <w:rsid w:val="0062051F"/>
    <w:rsid w:val="00620532"/>
    <w:rsid w:val="0062053B"/>
    <w:rsid w:val="00620675"/>
    <w:rsid w:val="0062094F"/>
    <w:rsid w:val="00620A2D"/>
    <w:rsid w:val="00620B46"/>
    <w:rsid w:val="00620D56"/>
    <w:rsid w:val="00620DF2"/>
    <w:rsid w:val="00620DF6"/>
    <w:rsid w:val="0062102E"/>
    <w:rsid w:val="00621097"/>
    <w:rsid w:val="0062116A"/>
    <w:rsid w:val="006212D3"/>
    <w:rsid w:val="006212F3"/>
    <w:rsid w:val="006214D4"/>
    <w:rsid w:val="00621990"/>
    <w:rsid w:val="006219B2"/>
    <w:rsid w:val="00621AD9"/>
    <w:rsid w:val="00622448"/>
    <w:rsid w:val="00622513"/>
    <w:rsid w:val="00622576"/>
    <w:rsid w:val="006225EB"/>
    <w:rsid w:val="0062262A"/>
    <w:rsid w:val="00622C53"/>
    <w:rsid w:val="00622D1E"/>
    <w:rsid w:val="00622D4A"/>
    <w:rsid w:val="00622D58"/>
    <w:rsid w:val="00622D80"/>
    <w:rsid w:val="00622D90"/>
    <w:rsid w:val="00622E20"/>
    <w:rsid w:val="00622F9F"/>
    <w:rsid w:val="006230D3"/>
    <w:rsid w:val="00623124"/>
    <w:rsid w:val="00623170"/>
    <w:rsid w:val="006231CA"/>
    <w:rsid w:val="00623267"/>
    <w:rsid w:val="00623282"/>
    <w:rsid w:val="006232FC"/>
    <w:rsid w:val="00623307"/>
    <w:rsid w:val="0062333C"/>
    <w:rsid w:val="00623557"/>
    <w:rsid w:val="006237A8"/>
    <w:rsid w:val="00623ADE"/>
    <w:rsid w:val="00623C9C"/>
    <w:rsid w:val="00623CC0"/>
    <w:rsid w:val="00623DFF"/>
    <w:rsid w:val="00623FBD"/>
    <w:rsid w:val="006241A8"/>
    <w:rsid w:val="006241D7"/>
    <w:rsid w:val="006241F1"/>
    <w:rsid w:val="00624299"/>
    <w:rsid w:val="006243EB"/>
    <w:rsid w:val="006246FB"/>
    <w:rsid w:val="00624718"/>
    <w:rsid w:val="006247D8"/>
    <w:rsid w:val="00624851"/>
    <w:rsid w:val="0062492F"/>
    <w:rsid w:val="00624E95"/>
    <w:rsid w:val="00625068"/>
    <w:rsid w:val="00625536"/>
    <w:rsid w:val="006258FC"/>
    <w:rsid w:val="006259C0"/>
    <w:rsid w:val="00625AC1"/>
    <w:rsid w:val="00625DB8"/>
    <w:rsid w:val="00625ECE"/>
    <w:rsid w:val="00625F5B"/>
    <w:rsid w:val="00626670"/>
    <w:rsid w:val="00626698"/>
    <w:rsid w:val="006267F8"/>
    <w:rsid w:val="00626A12"/>
    <w:rsid w:val="00626A49"/>
    <w:rsid w:val="00626B9F"/>
    <w:rsid w:val="00626C16"/>
    <w:rsid w:val="00626E40"/>
    <w:rsid w:val="0062717A"/>
    <w:rsid w:val="00627282"/>
    <w:rsid w:val="006274AA"/>
    <w:rsid w:val="00627B2C"/>
    <w:rsid w:val="00627DF2"/>
    <w:rsid w:val="00627E72"/>
    <w:rsid w:val="00627FC9"/>
    <w:rsid w:val="0063019C"/>
    <w:rsid w:val="0063022D"/>
    <w:rsid w:val="00630651"/>
    <w:rsid w:val="006306D7"/>
    <w:rsid w:val="006307F8"/>
    <w:rsid w:val="00630899"/>
    <w:rsid w:val="006308A8"/>
    <w:rsid w:val="00630966"/>
    <w:rsid w:val="00630A1E"/>
    <w:rsid w:val="00630CC2"/>
    <w:rsid w:val="00630CDE"/>
    <w:rsid w:val="00630DA4"/>
    <w:rsid w:val="00630EC4"/>
    <w:rsid w:val="00630EC9"/>
    <w:rsid w:val="00630F0D"/>
    <w:rsid w:val="00631288"/>
    <w:rsid w:val="00631406"/>
    <w:rsid w:val="00631524"/>
    <w:rsid w:val="00631691"/>
    <w:rsid w:val="006316E0"/>
    <w:rsid w:val="0063187D"/>
    <w:rsid w:val="0063194C"/>
    <w:rsid w:val="00631967"/>
    <w:rsid w:val="00631AC2"/>
    <w:rsid w:val="00631B4C"/>
    <w:rsid w:val="00631C9E"/>
    <w:rsid w:val="00631D29"/>
    <w:rsid w:val="0063202C"/>
    <w:rsid w:val="00632263"/>
    <w:rsid w:val="0063234F"/>
    <w:rsid w:val="0063236C"/>
    <w:rsid w:val="00632522"/>
    <w:rsid w:val="006325FE"/>
    <w:rsid w:val="00632633"/>
    <w:rsid w:val="006326DC"/>
    <w:rsid w:val="00632754"/>
    <w:rsid w:val="006327E3"/>
    <w:rsid w:val="0063288D"/>
    <w:rsid w:val="006328B1"/>
    <w:rsid w:val="00632B87"/>
    <w:rsid w:val="00632CB9"/>
    <w:rsid w:val="00632D8B"/>
    <w:rsid w:val="00632D96"/>
    <w:rsid w:val="00632DAF"/>
    <w:rsid w:val="00632F40"/>
    <w:rsid w:val="00632F95"/>
    <w:rsid w:val="0063327C"/>
    <w:rsid w:val="006334B7"/>
    <w:rsid w:val="006334DC"/>
    <w:rsid w:val="006335B0"/>
    <w:rsid w:val="00633950"/>
    <w:rsid w:val="00633961"/>
    <w:rsid w:val="00633ADF"/>
    <w:rsid w:val="00633BD1"/>
    <w:rsid w:val="00633C90"/>
    <w:rsid w:val="00634031"/>
    <w:rsid w:val="00634203"/>
    <w:rsid w:val="00634275"/>
    <w:rsid w:val="0063473F"/>
    <w:rsid w:val="00634740"/>
    <w:rsid w:val="00634B71"/>
    <w:rsid w:val="00634C70"/>
    <w:rsid w:val="00634D89"/>
    <w:rsid w:val="006350B8"/>
    <w:rsid w:val="0063520B"/>
    <w:rsid w:val="006352F9"/>
    <w:rsid w:val="006353F6"/>
    <w:rsid w:val="00635402"/>
    <w:rsid w:val="006354A5"/>
    <w:rsid w:val="00635528"/>
    <w:rsid w:val="0063562A"/>
    <w:rsid w:val="00635831"/>
    <w:rsid w:val="00635A24"/>
    <w:rsid w:val="00635B04"/>
    <w:rsid w:val="00635B0C"/>
    <w:rsid w:val="00635B3F"/>
    <w:rsid w:val="00635BAE"/>
    <w:rsid w:val="00635FCD"/>
    <w:rsid w:val="00636289"/>
    <w:rsid w:val="0063637B"/>
    <w:rsid w:val="006363AB"/>
    <w:rsid w:val="006365DD"/>
    <w:rsid w:val="0063672F"/>
    <w:rsid w:val="00636973"/>
    <w:rsid w:val="00636B09"/>
    <w:rsid w:val="00636B5F"/>
    <w:rsid w:val="00636C68"/>
    <w:rsid w:val="00636E1B"/>
    <w:rsid w:val="00636EFD"/>
    <w:rsid w:val="006370D8"/>
    <w:rsid w:val="00637204"/>
    <w:rsid w:val="0063720E"/>
    <w:rsid w:val="00637270"/>
    <w:rsid w:val="006372DB"/>
    <w:rsid w:val="00637399"/>
    <w:rsid w:val="006373AE"/>
    <w:rsid w:val="006373E5"/>
    <w:rsid w:val="006375E2"/>
    <w:rsid w:val="0063775B"/>
    <w:rsid w:val="006378EF"/>
    <w:rsid w:val="00637C19"/>
    <w:rsid w:val="00637C4A"/>
    <w:rsid w:val="00637F17"/>
    <w:rsid w:val="00637F5F"/>
    <w:rsid w:val="00637F87"/>
    <w:rsid w:val="006401EC"/>
    <w:rsid w:val="006404B1"/>
    <w:rsid w:val="006409A4"/>
    <w:rsid w:val="00640C17"/>
    <w:rsid w:val="00640D48"/>
    <w:rsid w:val="0064101B"/>
    <w:rsid w:val="0064102B"/>
    <w:rsid w:val="006411C3"/>
    <w:rsid w:val="0064179D"/>
    <w:rsid w:val="00641999"/>
    <w:rsid w:val="00641A00"/>
    <w:rsid w:val="00641C14"/>
    <w:rsid w:val="00641C91"/>
    <w:rsid w:val="00641D5A"/>
    <w:rsid w:val="0064236C"/>
    <w:rsid w:val="0064267B"/>
    <w:rsid w:val="00642766"/>
    <w:rsid w:val="00642777"/>
    <w:rsid w:val="0064294F"/>
    <w:rsid w:val="00642A08"/>
    <w:rsid w:val="00642A26"/>
    <w:rsid w:val="00642FB3"/>
    <w:rsid w:val="0064301A"/>
    <w:rsid w:val="00643088"/>
    <w:rsid w:val="006431C7"/>
    <w:rsid w:val="006433DF"/>
    <w:rsid w:val="00643572"/>
    <w:rsid w:val="00643584"/>
    <w:rsid w:val="006436CD"/>
    <w:rsid w:val="0064386A"/>
    <w:rsid w:val="00643B05"/>
    <w:rsid w:val="00643B1A"/>
    <w:rsid w:val="00643B89"/>
    <w:rsid w:val="00643BC2"/>
    <w:rsid w:val="00643F48"/>
    <w:rsid w:val="0064420E"/>
    <w:rsid w:val="006442CC"/>
    <w:rsid w:val="00644690"/>
    <w:rsid w:val="006446CA"/>
    <w:rsid w:val="0064492E"/>
    <w:rsid w:val="00644A62"/>
    <w:rsid w:val="00644B34"/>
    <w:rsid w:val="00644C56"/>
    <w:rsid w:val="00645146"/>
    <w:rsid w:val="00645267"/>
    <w:rsid w:val="0064533F"/>
    <w:rsid w:val="0064546D"/>
    <w:rsid w:val="006456C7"/>
    <w:rsid w:val="006456E4"/>
    <w:rsid w:val="0064576F"/>
    <w:rsid w:val="00645830"/>
    <w:rsid w:val="00645854"/>
    <w:rsid w:val="00645936"/>
    <w:rsid w:val="00645DD2"/>
    <w:rsid w:val="006460E9"/>
    <w:rsid w:val="00646433"/>
    <w:rsid w:val="00646486"/>
    <w:rsid w:val="006464B0"/>
    <w:rsid w:val="00646740"/>
    <w:rsid w:val="00646B2C"/>
    <w:rsid w:val="00646B92"/>
    <w:rsid w:val="00646CE6"/>
    <w:rsid w:val="00646F23"/>
    <w:rsid w:val="006470B5"/>
    <w:rsid w:val="00647354"/>
    <w:rsid w:val="00647402"/>
    <w:rsid w:val="00647535"/>
    <w:rsid w:val="0064759D"/>
    <w:rsid w:val="006476F8"/>
    <w:rsid w:val="0064772B"/>
    <w:rsid w:val="00647A74"/>
    <w:rsid w:val="00647A91"/>
    <w:rsid w:val="00647BD7"/>
    <w:rsid w:val="00647D08"/>
    <w:rsid w:val="00647DC8"/>
    <w:rsid w:val="00647E19"/>
    <w:rsid w:val="00647FF2"/>
    <w:rsid w:val="00650282"/>
    <w:rsid w:val="00650290"/>
    <w:rsid w:val="006503E7"/>
    <w:rsid w:val="0065051B"/>
    <w:rsid w:val="0065082C"/>
    <w:rsid w:val="00650912"/>
    <w:rsid w:val="00650A11"/>
    <w:rsid w:val="00650A1C"/>
    <w:rsid w:val="00650B4D"/>
    <w:rsid w:val="00651109"/>
    <w:rsid w:val="00651171"/>
    <w:rsid w:val="0065117E"/>
    <w:rsid w:val="006511BB"/>
    <w:rsid w:val="0065129E"/>
    <w:rsid w:val="006515C7"/>
    <w:rsid w:val="00651708"/>
    <w:rsid w:val="00651D32"/>
    <w:rsid w:val="00651D4F"/>
    <w:rsid w:val="00651E4A"/>
    <w:rsid w:val="00651E88"/>
    <w:rsid w:val="00651ECD"/>
    <w:rsid w:val="00651F60"/>
    <w:rsid w:val="006521AC"/>
    <w:rsid w:val="00652339"/>
    <w:rsid w:val="006524F1"/>
    <w:rsid w:val="0065251E"/>
    <w:rsid w:val="006525A1"/>
    <w:rsid w:val="006525EC"/>
    <w:rsid w:val="00652873"/>
    <w:rsid w:val="006529C3"/>
    <w:rsid w:val="00652BAE"/>
    <w:rsid w:val="00652C3C"/>
    <w:rsid w:val="00652E16"/>
    <w:rsid w:val="00653027"/>
    <w:rsid w:val="00653135"/>
    <w:rsid w:val="006531EF"/>
    <w:rsid w:val="0065371F"/>
    <w:rsid w:val="00653895"/>
    <w:rsid w:val="00653C3B"/>
    <w:rsid w:val="00653C60"/>
    <w:rsid w:val="00653D8C"/>
    <w:rsid w:val="00653E85"/>
    <w:rsid w:val="00653F10"/>
    <w:rsid w:val="006543BB"/>
    <w:rsid w:val="006543D4"/>
    <w:rsid w:val="00654584"/>
    <w:rsid w:val="0065475C"/>
    <w:rsid w:val="00654839"/>
    <w:rsid w:val="006548F8"/>
    <w:rsid w:val="0065491D"/>
    <w:rsid w:val="00654A52"/>
    <w:rsid w:val="00654B81"/>
    <w:rsid w:val="00654BA5"/>
    <w:rsid w:val="00654C26"/>
    <w:rsid w:val="00654CA1"/>
    <w:rsid w:val="00654D58"/>
    <w:rsid w:val="00654F60"/>
    <w:rsid w:val="006553BC"/>
    <w:rsid w:val="0065548E"/>
    <w:rsid w:val="0065549E"/>
    <w:rsid w:val="0065578F"/>
    <w:rsid w:val="006557BC"/>
    <w:rsid w:val="00655861"/>
    <w:rsid w:val="0065596D"/>
    <w:rsid w:val="00655C92"/>
    <w:rsid w:val="00655DA6"/>
    <w:rsid w:val="00656240"/>
    <w:rsid w:val="00656305"/>
    <w:rsid w:val="006564AE"/>
    <w:rsid w:val="006565D3"/>
    <w:rsid w:val="0065674A"/>
    <w:rsid w:val="00656EB3"/>
    <w:rsid w:val="00656EC0"/>
    <w:rsid w:val="00656F8A"/>
    <w:rsid w:val="00657183"/>
    <w:rsid w:val="006572A9"/>
    <w:rsid w:val="00657400"/>
    <w:rsid w:val="0065751E"/>
    <w:rsid w:val="00657649"/>
    <w:rsid w:val="00657754"/>
    <w:rsid w:val="0065777A"/>
    <w:rsid w:val="0066034A"/>
    <w:rsid w:val="0066062C"/>
    <w:rsid w:val="00660678"/>
    <w:rsid w:val="0066083A"/>
    <w:rsid w:val="0066090A"/>
    <w:rsid w:val="00660A46"/>
    <w:rsid w:val="00660BE3"/>
    <w:rsid w:val="00660CBB"/>
    <w:rsid w:val="00660D38"/>
    <w:rsid w:val="00660D88"/>
    <w:rsid w:val="00661311"/>
    <w:rsid w:val="0066177D"/>
    <w:rsid w:val="00661A91"/>
    <w:rsid w:val="00661BEE"/>
    <w:rsid w:val="00661CE2"/>
    <w:rsid w:val="00661FD1"/>
    <w:rsid w:val="0066205E"/>
    <w:rsid w:val="00662074"/>
    <w:rsid w:val="006620B5"/>
    <w:rsid w:val="00662257"/>
    <w:rsid w:val="006623E5"/>
    <w:rsid w:val="006624C8"/>
    <w:rsid w:val="00662911"/>
    <w:rsid w:val="00662B22"/>
    <w:rsid w:val="00662C1A"/>
    <w:rsid w:val="00662F3B"/>
    <w:rsid w:val="0066301F"/>
    <w:rsid w:val="0066304A"/>
    <w:rsid w:val="006631B8"/>
    <w:rsid w:val="00663359"/>
    <w:rsid w:val="0066339C"/>
    <w:rsid w:val="006638EA"/>
    <w:rsid w:val="00663BA4"/>
    <w:rsid w:val="00663F2E"/>
    <w:rsid w:val="00663F68"/>
    <w:rsid w:val="0066407F"/>
    <w:rsid w:val="00664328"/>
    <w:rsid w:val="006647D4"/>
    <w:rsid w:val="00664923"/>
    <w:rsid w:val="00664E63"/>
    <w:rsid w:val="00664EE6"/>
    <w:rsid w:val="006650ED"/>
    <w:rsid w:val="006651C8"/>
    <w:rsid w:val="006653EC"/>
    <w:rsid w:val="00665449"/>
    <w:rsid w:val="0066556C"/>
    <w:rsid w:val="006655B7"/>
    <w:rsid w:val="006656EC"/>
    <w:rsid w:val="006658E0"/>
    <w:rsid w:val="00665ABA"/>
    <w:rsid w:val="006661ED"/>
    <w:rsid w:val="006662B1"/>
    <w:rsid w:val="006662EE"/>
    <w:rsid w:val="006663FF"/>
    <w:rsid w:val="006665A3"/>
    <w:rsid w:val="006665A9"/>
    <w:rsid w:val="006669BB"/>
    <w:rsid w:val="00666C37"/>
    <w:rsid w:val="00666CA4"/>
    <w:rsid w:val="00666CEF"/>
    <w:rsid w:val="00666D83"/>
    <w:rsid w:val="00667361"/>
    <w:rsid w:val="0066744C"/>
    <w:rsid w:val="006675B8"/>
    <w:rsid w:val="0066760D"/>
    <w:rsid w:val="00667720"/>
    <w:rsid w:val="006677D2"/>
    <w:rsid w:val="00667977"/>
    <w:rsid w:val="00667A0F"/>
    <w:rsid w:val="00667BE4"/>
    <w:rsid w:val="00667D1C"/>
    <w:rsid w:val="00670117"/>
    <w:rsid w:val="0067011C"/>
    <w:rsid w:val="006701A2"/>
    <w:rsid w:val="0067038C"/>
    <w:rsid w:val="0067055A"/>
    <w:rsid w:val="0067062D"/>
    <w:rsid w:val="006709AD"/>
    <w:rsid w:val="00670E54"/>
    <w:rsid w:val="00670E68"/>
    <w:rsid w:val="00670ED1"/>
    <w:rsid w:val="00671443"/>
    <w:rsid w:val="006716A1"/>
    <w:rsid w:val="0067182A"/>
    <w:rsid w:val="00671A17"/>
    <w:rsid w:val="00671B13"/>
    <w:rsid w:val="00671B8A"/>
    <w:rsid w:val="00671BF3"/>
    <w:rsid w:val="00671CB0"/>
    <w:rsid w:val="00671F85"/>
    <w:rsid w:val="006721C8"/>
    <w:rsid w:val="006723AF"/>
    <w:rsid w:val="006724B9"/>
    <w:rsid w:val="006725A4"/>
    <w:rsid w:val="006725F1"/>
    <w:rsid w:val="00672755"/>
    <w:rsid w:val="0067279E"/>
    <w:rsid w:val="00672853"/>
    <w:rsid w:val="0067294E"/>
    <w:rsid w:val="00672A23"/>
    <w:rsid w:val="00672A38"/>
    <w:rsid w:val="00672CDC"/>
    <w:rsid w:val="00672D51"/>
    <w:rsid w:val="00673068"/>
    <w:rsid w:val="006730F1"/>
    <w:rsid w:val="0067367D"/>
    <w:rsid w:val="006736E2"/>
    <w:rsid w:val="00673927"/>
    <w:rsid w:val="00673D29"/>
    <w:rsid w:val="00673DC4"/>
    <w:rsid w:val="00674043"/>
    <w:rsid w:val="00674211"/>
    <w:rsid w:val="0067497F"/>
    <w:rsid w:val="00674A3B"/>
    <w:rsid w:val="00674A53"/>
    <w:rsid w:val="00674C4B"/>
    <w:rsid w:val="00674C50"/>
    <w:rsid w:val="00674D91"/>
    <w:rsid w:val="00674F6E"/>
    <w:rsid w:val="00674FED"/>
    <w:rsid w:val="0067542A"/>
    <w:rsid w:val="0067582A"/>
    <w:rsid w:val="00675900"/>
    <w:rsid w:val="006759E7"/>
    <w:rsid w:val="00675A02"/>
    <w:rsid w:val="00675A6F"/>
    <w:rsid w:val="00675BCF"/>
    <w:rsid w:val="00675C02"/>
    <w:rsid w:val="00675C94"/>
    <w:rsid w:val="00675F0E"/>
    <w:rsid w:val="00675F53"/>
    <w:rsid w:val="00675F8E"/>
    <w:rsid w:val="00675F93"/>
    <w:rsid w:val="00676224"/>
    <w:rsid w:val="0067695C"/>
    <w:rsid w:val="00676B0C"/>
    <w:rsid w:val="00676B5F"/>
    <w:rsid w:val="00676C31"/>
    <w:rsid w:val="0067720E"/>
    <w:rsid w:val="00677346"/>
    <w:rsid w:val="00677392"/>
    <w:rsid w:val="00677424"/>
    <w:rsid w:val="00677BE2"/>
    <w:rsid w:val="00677C65"/>
    <w:rsid w:val="00677CAF"/>
    <w:rsid w:val="00677CDB"/>
    <w:rsid w:val="00677F21"/>
    <w:rsid w:val="00677FCC"/>
    <w:rsid w:val="00680117"/>
    <w:rsid w:val="00680261"/>
    <w:rsid w:val="006802BD"/>
    <w:rsid w:val="006802CF"/>
    <w:rsid w:val="0068051F"/>
    <w:rsid w:val="00680794"/>
    <w:rsid w:val="00680806"/>
    <w:rsid w:val="0068092E"/>
    <w:rsid w:val="00680AAC"/>
    <w:rsid w:val="00680D42"/>
    <w:rsid w:val="00680DFE"/>
    <w:rsid w:val="00680E18"/>
    <w:rsid w:val="00680E50"/>
    <w:rsid w:val="00681031"/>
    <w:rsid w:val="00681037"/>
    <w:rsid w:val="006811DB"/>
    <w:rsid w:val="0068127D"/>
    <w:rsid w:val="006812CF"/>
    <w:rsid w:val="0068130F"/>
    <w:rsid w:val="006813D2"/>
    <w:rsid w:val="00681584"/>
    <w:rsid w:val="00681676"/>
    <w:rsid w:val="006818D7"/>
    <w:rsid w:val="00681AFE"/>
    <w:rsid w:val="00681C89"/>
    <w:rsid w:val="00681D5F"/>
    <w:rsid w:val="00682070"/>
    <w:rsid w:val="006820E6"/>
    <w:rsid w:val="006821A2"/>
    <w:rsid w:val="0068228B"/>
    <w:rsid w:val="0068229B"/>
    <w:rsid w:val="00682453"/>
    <w:rsid w:val="006824EE"/>
    <w:rsid w:val="006825F1"/>
    <w:rsid w:val="00682938"/>
    <w:rsid w:val="00682BBC"/>
    <w:rsid w:val="00682BFC"/>
    <w:rsid w:val="00683109"/>
    <w:rsid w:val="006831CE"/>
    <w:rsid w:val="006831E0"/>
    <w:rsid w:val="006832FB"/>
    <w:rsid w:val="0068337A"/>
    <w:rsid w:val="00683582"/>
    <w:rsid w:val="00683592"/>
    <w:rsid w:val="006835B4"/>
    <w:rsid w:val="006835CC"/>
    <w:rsid w:val="006835E5"/>
    <w:rsid w:val="00683B5F"/>
    <w:rsid w:val="00683BB5"/>
    <w:rsid w:val="00683C0C"/>
    <w:rsid w:val="00683D6C"/>
    <w:rsid w:val="00683E09"/>
    <w:rsid w:val="006843D1"/>
    <w:rsid w:val="00684490"/>
    <w:rsid w:val="00684504"/>
    <w:rsid w:val="0068487F"/>
    <w:rsid w:val="006849E0"/>
    <w:rsid w:val="00684A85"/>
    <w:rsid w:val="00684B5D"/>
    <w:rsid w:val="00684CBB"/>
    <w:rsid w:val="00684CDA"/>
    <w:rsid w:val="00684D0A"/>
    <w:rsid w:val="00684EF6"/>
    <w:rsid w:val="00684F70"/>
    <w:rsid w:val="006851B4"/>
    <w:rsid w:val="006851BD"/>
    <w:rsid w:val="006852DE"/>
    <w:rsid w:val="00685515"/>
    <w:rsid w:val="00685561"/>
    <w:rsid w:val="00685737"/>
    <w:rsid w:val="006857AC"/>
    <w:rsid w:val="00685B8D"/>
    <w:rsid w:val="00685C24"/>
    <w:rsid w:val="00685CB3"/>
    <w:rsid w:val="00685EA0"/>
    <w:rsid w:val="00685F1F"/>
    <w:rsid w:val="006860BB"/>
    <w:rsid w:val="006861B0"/>
    <w:rsid w:val="0068622E"/>
    <w:rsid w:val="00686668"/>
    <w:rsid w:val="006867B7"/>
    <w:rsid w:val="006867F2"/>
    <w:rsid w:val="00686A9E"/>
    <w:rsid w:val="00686B07"/>
    <w:rsid w:val="00686C4D"/>
    <w:rsid w:val="00686CE6"/>
    <w:rsid w:val="00686E00"/>
    <w:rsid w:val="00686F5E"/>
    <w:rsid w:val="00687245"/>
    <w:rsid w:val="006873B4"/>
    <w:rsid w:val="006874D0"/>
    <w:rsid w:val="006876CC"/>
    <w:rsid w:val="00687817"/>
    <w:rsid w:val="006878DE"/>
    <w:rsid w:val="006879FC"/>
    <w:rsid w:val="00687BDB"/>
    <w:rsid w:val="00687C05"/>
    <w:rsid w:val="00687C9F"/>
    <w:rsid w:val="006900CC"/>
    <w:rsid w:val="006902C2"/>
    <w:rsid w:val="00690750"/>
    <w:rsid w:val="00690898"/>
    <w:rsid w:val="00691168"/>
    <w:rsid w:val="00691293"/>
    <w:rsid w:val="00691475"/>
    <w:rsid w:val="006914EF"/>
    <w:rsid w:val="006916B4"/>
    <w:rsid w:val="00691796"/>
    <w:rsid w:val="006918D9"/>
    <w:rsid w:val="006919B1"/>
    <w:rsid w:val="00691D03"/>
    <w:rsid w:val="00691DD6"/>
    <w:rsid w:val="006920DC"/>
    <w:rsid w:val="00692190"/>
    <w:rsid w:val="00692312"/>
    <w:rsid w:val="00692560"/>
    <w:rsid w:val="006927D9"/>
    <w:rsid w:val="006928A1"/>
    <w:rsid w:val="006928D7"/>
    <w:rsid w:val="0069296F"/>
    <w:rsid w:val="00692A8F"/>
    <w:rsid w:val="00692AC7"/>
    <w:rsid w:val="00692C83"/>
    <w:rsid w:val="00692DCC"/>
    <w:rsid w:val="00692DE8"/>
    <w:rsid w:val="00692F36"/>
    <w:rsid w:val="0069331F"/>
    <w:rsid w:val="00693586"/>
    <w:rsid w:val="006935D1"/>
    <w:rsid w:val="0069383A"/>
    <w:rsid w:val="00693965"/>
    <w:rsid w:val="00693E2D"/>
    <w:rsid w:val="00693E7D"/>
    <w:rsid w:val="00693EBE"/>
    <w:rsid w:val="0069403E"/>
    <w:rsid w:val="0069408C"/>
    <w:rsid w:val="00694303"/>
    <w:rsid w:val="00694364"/>
    <w:rsid w:val="0069444C"/>
    <w:rsid w:val="0069452F"/>
    <w:rsid w:val="006945C8"/>
    <w:rsid w:val="0069466F"/>
    <w:rsid w:val="00694834"/>
    <w:rsid w:val="0069493D"/>
    <w:rsid w:val="00694B88"/>
    <w:rsid w:val="00694C9A"/>
    <w:rsid w:val="00695085"/>
    <w:rsid w:val="0069536D"/>
    <w:rsid w:val="0069556F"/>
    <w:rsid w:val="006956D5"/>
    <w:rsid w:val="006957E6"/>
    <w:rsid w:val="006958EE"/>
    <w:rsid w:val="00695912"/>
    <w:rsid w:val="00695C5E"/>
    <w:rsid w:val="00695D25"/>
    <w:rsid w:val="00695E16"/>
    <w:rsid w:val="00695FA7"/>
    <w:rsid w:val="00695FAE"/>
    <w:rsid w:val="0069610B"/>
    <w:rsid w:val="006962EF"/>
    <w:rsid w:val="00696675"/>
    <w:rsid w:val="00696882"/>
    <w:rsid w:val="00696C1D"/>
    <w:rsid w:val="00696C60"/>
    <w:rsid w:val="00696F5C"/>
    <w:rsid w:val="00696FB7"/>
    <w:rsid w:val="00696FF1"/>
    <w:rsid w:val="0069708F"/>
    <w:rsid w:val="006971C3"/>
    <w:rsid w:val="00697362"/>
    <w:rsid w:val="00697504"/>
    <w:rsid w:val="006979B0"/>
    <w:rsid w:val="00697BFD"/>
    <w:rsid w:val="006A03DD"/>
    <w:rsid w:val="006A0557"/>
    <w:rsid w:val="006A0782"/>
    <w:rsid w:val="006A07CC"/>
    <w:rsid w:val="006A0A50"/>
    <w:rsid w:val="006A0B59"/>
    <w:rsid w:val="006A0E5D"/>
    <w:rsid w:val="006A1028"/>
    <w:rsid w:val="006A1346"/>
    <w:rsid w:val="006A13E6"/>
    <w:rsid w:val="006A1504"/>
    <w:rsid w:val="006A16B5"/>
    <w:rsid w:val="006A196A"/>
    <w:rsid w:val="006A1A8E"/>
    <w:rsid w:val="006A1B09"/>
    <w:rsid w:val="006A1B8E"/>
    <w:rsid w:val="006A1C21"/>
    <w:rsid w:val="006A1C6B"/>
    <w:rsid w:val="006A1E10"/>
    <w:rsid w:val="006A1F29"/>
    <w:rsid w:val="006A2015"/>
    <w:rsid w:val="006A20CD"/>
    <w:rsid w:val="006A2166"/>
    <w:rsid w:val="006A2210"/>
    <w:rsid w:val="006A233B"/>
    <w:rsid w:val="006A23CA"/>
    <w:rsid w:val="006A23FD"/>
    <w:rsid w:val="006A241F"/>
    <w:rsid w:val="006A2A2C"/>
    <w:rsid w:val="006A2CBA"/>
    <w:rsid w:val="006A2D92"/>
    <w:rsid w:val="006A2DCE"/>
    <w:rsid w:val="006A2EBA"/>
    <w:rsid w:val="006A3164"/>
    <w:rsid w:val="006A3201"/>
    <w:rsid w:val="006A3255"/>
    <w:rsid w:val="006A349B"/>
    <w:rsid w:val="006A3787"/>
    <w:rsid w:val="006A39AB"/>
    <w:rsid w:val="006A3B37"/>
    <w:rsid w:val="006A3BA3"/>
    <w:rsid w:val="006A3C04"/>
    <w:rsid w:val="006A3F09"/>
    <w:rsid w:val="006A41C9"/>
    <w:rsid w:val="006A43F4"/>
    <w:rsid w:val="006A4423"/>
    <w:rsid w:val="006A4640"/>
    <w:rsid w:val="006A47C1"/>
    <w:rsid w:val="006A4938"/>
    <w:rsid w:val="006A49E2"/>
    <w:rsid w:val="006A4BD6"/>
    <w:rsid w:val="006A4C56"/>
    <w:rsid w:val="006A4DF6"/>
    <w:rsid w:val="006A4EB7"/>
    <w:rsid w:val="006A4F47"/>
    <w:rsid w:val="006A5005"/>
    <w:rsid w:val="006A5280"/>
    <w:rsid w:val="006A53E4"/>
    <w:rsid w:val="006A5481"/>
    <w:rsid w:val="006A54BE"/>
    <w:rsid w:val="006A550E"/>
    <w:rsid w:val="006A562F"/>
    <w:rsid w:val="006A56C1"/>
    <w:rsid w:val="006A5778"/>
    <w:rsid w:val="006A57AD"/>
    <w:rsid w:val="006A5907"/>
    <w:rsid w:val="006A5A2C"/>
    <w:rsid w:val="006A5A2E"/>
    <w:rsid w:val="006A5D51"/>
    <w:rsid w:val="006A5DCD"/>
    <w:rsid w:val="006A5ECB"/>
    <w:rsid w:val="006A6280"/>
    <w:rsid w:val="006A6384"/>
    <w:rsid w:val="006A66EC"/>
    <w:rsid w:val="006A677A"/>
    <w:rsid w:val="006A6785"/>
    <w:rsid w:val="006A6C34"/>
    <w:rsid w:val="006A6D1C"/>
    <w:rsid w:val="006A6D58"/>
    <w:rsid w:val="006A7418"/>
    <w:rsid w:val="006A7811"/>
    <w:rsid w:val="006A78BF"/>
    <w:rsid w:val="006A792C"/>
    <w:rsid w:val="006A7A6D"/>
    <w:rsid w:val="006B041E"/>
    <w:rsid w:val="006B04D1"/>
    <w:rsid w:val="006B05D1"/>
    <w:rsid w:val="006B076C"/>
    <w:rsid w:val="006B09EC"/>
    <w:rsid w:val="006B0BEE"/>
    <w:rsid w:val="006B0F37"/>
    <w:rsid w:val="006B0FCF"/>
    <w:rsid w:val="006B17CC"/>
    <w:rsid w:val="006B18BF"/>
    <w:rsid w:val="006B19FB"/>
    <w:rsid w:val="006B1B99"/>
    <w:rsid w:val="006B1BC3"/>
    <w:rsid w:val="006B1C41"/>
    <w:rsid w:val="006B1E41"/>
    <w:rsid w:val="006B1E53"/>
    <w:rsid w:val="006B1F85"/>
    <w:rsid w:val="006B2479"/>
    <w:rsid w:val="006B2595"/>
    <w:rsid w:val="006B25A6"/>
    <w:rsid w:val="006B2773"/>
    <w:rsid w:val="006B2881"/>
    <w:rsid w:val="006B2B03"/>
    <w:rsid w:val="006B2B8E"/>
    <w:rsid w:val="006B2DE6"/>
    <w:rsid w:val="006B2F9B"/>
    <w:rsid w:val="006B3147"/>
    <w:rsid w:val="006B3704"/>
    <w:rsid w:val="006B3A62"/>
    <w:rsid w:val="006B3A7D"/>
    <w:rsid w:val="006B3B67"/>
    <w:rsid w:val="006B3C41"/>
    <w:rsid w:val="006B3C85"/>
    <w:rsid w:val="006B3D02"/>
    <w:rsid w:val="006B3E82"/>
    <w:rsid w:val="006B3FAB"/>
    <w:rsid w:val="006B40B5"/>
    <w:rsid w:val="006B4257"/>
    <w:rsid w:val="006B43A1"/>
    <w:rsid w:val="006B49CE"/>
    <w:rsid w:val="006B49F7"/>
    <w:rsid w:val="006B4AE2"/>
    <w:rsid w:val="006B4B54"/>
    <w:rsid w:val="006B4E05"/>
    <w:rsid w:val="006B4F53"/>
    <w:rsid w:val="006B50B6"/>
    <w:rsid w:val="006B5186"/>
    <w:rsid w:val="006B573E"/>
    <w:rsid w:val="006B578F"/>
    <w:rsid w:val="006B57A4"/>
    <w:rsid w:val="006B5819"/>
    <w:rsid w:val="006B5B1E"/>
    <w:rsid w:val="006B5B23"/>
    <w:rsid w:val="006B5CD7"/>
    <w:rsid w:val="006B5F61"/>
    <w:rsid w:val="006B603A"/>
    <w:rsid w:val="006B6085"/>
    <w:rsid w:val="006B60FA"/>
    <w:rsid w:val="006B6A81"/>
    <w:rsid w:val="006B6B06"/>
    <w:rsid w:val="006B6B0B"/>
    <w:rsid w:val="006B6E54"/>
    <w:rsid w:val="006B706C"/>
    <w:rsid w:val="006B70AF"/>
    <w:rsid w:val="006B71CA"/>
    <w:rsid w:val="006B71FC"/>
    <w:rsid w:val="006B7437"/>
    <w:rsid w:val="006B7735"/>
    <w:rsid w:val="006B778A"/>
    <w:rsid w:val="006B782C"/>
    <w:rsid w:val="006B7B49"/>
    <w:rsid w:val="006B7B61"/>
    <w:rsid w:val="006C0008"/>
    <w:rsid w:val="006C035C"/>
    <w:rsid w:val="006C03AC"/>
    <w:rsid w:val="006C0521"/>
    <w:rsid w:val="006C067D"/>
    <w:rsid w:val="006C068D"/>
    <w:rsid w:val="006C08BD"/>
    <w:rsid w:val="006C095A"/>
    <w:rsid w:val="006C0CD8"/>
    <w:rsid w:val="006C1130"/>
    <w:rsid w:val="006C120D"/>
    <w:rsid w:val="006C1282"/>
    <w:rsid w:val="006C15F4"/>
    <w:rsid w:val="006C16B3"/>
    <w:rsid w:val="006C17EA"/>
    <w:rsid w:val="006C1A57"/>
    <w:rsid w:val="006C1BE4"/>
    <w:rsid w:val="006C1E82"/>
    <w:rsid w:val="006C1F0B"/>
    <w:rsid w:val="006C209E"/>
    <w:rsid w:val="006C230B"/>
    <w:rsid w:val="006C248B"/>
    <w:rsid w:val="006C25FC"/>
    <w:rsid w:val="006C277D"/>
    <w:rsid w:val="006C28DE"/>
    <w:rsid w:val="006C2A01"/>
    <w:rsid w:val="006C2D90"/>
    <w:rsid w:val="006C2DA7"/>
    <w:rsid w:val="006C2FB4"/>
    <w:rsid w:val="006C315A"/>
    <w:rsid w:val="006C317B"/>
    <w:rsid w:val="006C321A"/>
    <w:rsid w:val="006C32B0"/>
    <w:rsid w:val="006C3617"/>
    <w:rsid w:val="006C3709"/>
    <w:rsid w:val="006C37C2"/>
    <w:rsid w:val="006C381F"/>
    <w:rsid w:val="006C3AC3"/>
    <w:rsid w:val="006C3B79"/>
    <w:rsid w:val="006C3CAD"/>
    <w:rsid w:val="006C3CCF"/>
    <w:rsid w:val="006C3F18"/>
    <w:rsid w:val="006C3F40"/>
    <w:rsid w:val="006C3F42"/>
    <w:rsid w:val="006C3F48"/>
    <w:rsid w:val="006C40C3"/>
    <w:rsid w:val="006C443B"/>
    <w:rsid w:val="006C47E1"/>
    <w:rsid w:val="006C4A97"/>
    <w:rsid w:val="006C4AB8"/>
    <w:rsid w:val="006C4ADC"/>
    <w:rsid w:val="006C4C30"/>
    <w:rsid w:val="006C4DE3"/>
    <w:rsid w:val="006C4E00"/>
    <w:rsid w:val="006C4ED4"/>
    <w:rsid w:val="006C5070"/>
    <w:rsid w:val="006C51BD"/>
    <w:rsid w:val="006C5520"/>
    <w:rsid w:val="006C565A"/>
    <w:rsid w:val="006C56E6"/>
    <w:rsid w:val="006C5769"/>
    <w:rsid w:val="006C57EE"/>
    <w:rsid w:val="006C5938"/>
    <w:rsid w:val="006C5A5E"/>
    <w:rsid w:val="006C5AC6"/>
    <w:rsid w:val="006C5CAD"/>
    <w:rsid w:val="006C5CCF"/>
    <w:rsid w:val="006C5CE3"/>
    <w:rsid w:val="006C5D6D"/>
    <w:rsid w:val="006C614E"/>
    <w:rsid w:val="006C6237"/>
    <w:rsid w:val="006C644E"/>
    <w:rsid w:val="006C6483"/>
    <w:rsid w:val="006C660A"/>
    <w:rsid w:val="006C66B3"/>
    <w:rsid w:val="006C6845"/>
    <w:rsid w:val="006C6A39"/>
    <w:rsid w:val="006C71A9"/>
    <w:rsid w:val="006C7257"/>
    <w:rsid w:val="006C72A4"/>
    <w:rsid w:val="006C730A"/>
    <w:rsid w:val="006C7329"/>
    <w:rsid w:val="006C7358"/>
    <w:rsid w:val="006C7426"/>
    <w:rsid w:val="006C74B8"/>
    <w:rsid w:val="006C75B6"/>
    <w:rsid w:val="006C76C5"/>
    <w:rsid w:val="006C76ED"/>
    <w:rsid w:val="006C79FC"/>
    <w:rsid w:val="006C7A3C"/>
    <w:rsid w:val="006C7AF8"/>
    <w:rsid w:val="006C7D0A"/>
    <w:rsid w:val="006C7FE9"/>
    <w:rsid w:val="006D00B7"/>
    <w:rsid w:val="006D0149"/>
    <w:rsid w:val="006D016F"/>
    <w:rsid w:val="006D02A9"/>
    <w:rsid w:val="006D0463"/>
    <w:rsid w:val="006D05D9"/>
    <w:rsid w:val="006D06E5"/>
    <w:rsid w:val="006D079C"/>
    <w:rsid w:val="006D07DC"/>
    <w:rsid w:val="006D08CA"/>
    <w:rsid w:val="006D0A04"/>
    <w:rsid w:val="006D0A18"/>
    <w:rsid w:val="006D0A1C"/>
    <w:rsid w:val="006D0A37"/>
    <w:rsid w:val="006D0A7B"/>
    <w:rsid w:val="006D0B5B"/>
    <w:rsid w:val="006D0BD3"/>
    <w:rsid w:val="006D0E27"/>
    <w:rsid w:val="006D10A9"/>
    <w:rsid w:val="006D11CB"/>
    <w:rsid w:val="006D1474"/>
    <w:rsid w:val="006D167D"/>
    <w:rsid w:val="006D17F2"/>
    <w:rsid w:val="006D1904"/>
    <w:rsid w:val="006D1929"/>
    <w:rsid w:val="006D19DC"/>
    <w:rsid w:val="006D1B8D"/>
    <w:rsid w:val="006D1D64"/>
    <w:rsid w:val="006D1DDB"/>
    <w:rsid w:val="006D1F7D"/>
    <w:rsid w:val="006D2017"/>
    <w:rsid w:val="006D2295"/>
    <w:rsid w:val="006D2478"/>
    <w:rsid w:val="006D2479"/>
    <w:rsid w:val="006D2493"/>
    <w:rsid w:val="006D24FC"/>
    <w:rsid w:val="006D2680"/>
    <w:rsid w:val="006D2739"/>
    <w:rsid w:val="006D29CD"/>
    <w:rsid w:val="006D2BE3"/>
    <w:rsid w:val="006D2BEB"/>
    <w:rsid w:val="006D2BF3"/>
    <w:rsid w:val="006D2DCD"/>
    <w:rsid w:val="006D2DEB"/>
    <w:rsid w:val="006D310C"/>
    <w:rsid w:val="006D3289"/>
    <w:rsid w:val="006D3490"/>
    <w:rsid w:val="006D378B"/>
    <w:rsid w:val="006D37CF"/>
    <w:rsid w:val="006D3898"/>
    <w:rsid w:val="006D3899"/>
    <w:rsid w:val="006D3D3B"/>
    <w:rsid w:val="006D3DCE"/>
    <w:rsid w:val="006D4090"/>
    <w:rsid w:val="006D419C"/>
    <w:rsid w:val="006D4239"/>
    <w:rsid w:val="006D4478"/>
    <w:rsid w:val="006D4573"/>
    <w:rsid w:val="006D45CF"/>
    <w:rsid w:val="006D47F3"/>
    <w:rsid w:val="006D48F9"/>
    <w:rsid w:val="006D4AF4"/>
    <w:rsid w:val="006D4D96"/>
    <w:rsid w:val="006D518E"/>
    <w:rsid w:val="006D5230"/>
    <w:rsid w:val="006D55E0"/>
    <w:rsid w:val="006D58AE"/>
    <w:rsid w:val="006D5965"/>
    <w:rsid w:val="006D59E0"/>
    <w:rsid w:val="006D5AA4"/>
    <w:rsid w:val="006D5B9B"/>
    <w:rsid w:val="006D5BF0"/>
    <w:rsid w:val="006D5D0E"/>
    <w:rsid w:val="006D5DCB"/>
    <w:rsid w:val="006D62EA"/>
    <w:rsid w:val="006D6499"/>
    <w:rsid w:val="006D653C"/>
    <w:rsid w:val="006D6B82"/>
    <w:rsid w:val="006D6CC7"/>
    <w:rsid w:val="006D6DB2"/>
    <w:rsid w:val="006D6F9C"/>
    <w:rsid w:val="006D7210"/>
    <w:rsid w:val="006D76CA"/>
    <w:rsid w:val="006D7EA3"/>
    <w:rsid w:val="006D7F29"/>
    <w:rsid w:val="006E0095"/>
    <w:rsid w:val="006E0311"/>
    <w:rsid w:val="006E036B"/>
    <w:rsid w:val="006E0444"/>
    <w:rsid w:val="006E07D1"/>
    <w:rsid w:val="006E09D0"/>
    <w:rsid w:val="006E0B33"/>
    <w:rsid w:val="006E0C50"/>
    <w:rsid w:val="006E0F1B"/>
    <w:rsid w:val="006E1098"/>
    <w:rsid w:val="006E11EC"/>
    <w:rsid w:val="006E1232"/>
    <w:rsid w:val="006E124F"/>
    <w:rsid w:val="006E13CF"/>
    <w:rsid w:val="006E16AA"/>
    <w:rsid w:val="006E17B6"/>
    <w:rsid w:val="006E1AE3"/>
    <w:rsid w:val="006E1DA7"/>
    <w:rsid w:val="006E1DBA"/>
    <w:rsid w:val="006E1E5C"/>
    <w:rsid w:val="006E20C3"/>
    <w:rsid w:val="006E2514"/>
    <w:rsid w:val="006E25D3"/>
    <w:rsid w:val="006E2894"/>
    <w:rsid w:val="006E2B17"/>
    <w:rsid w:val="006E2D0F"/>
    <w:rsid w:val="006E2D7B"/>
    <w:rsid w:val="006E3079"/>
    <w:rsid w:val="006E324F"/>
    <w:rsid w:val="006E337E"/>
    <w:rsid w:val="006E3591"/>
    <w:rsid w:val="006E36B4"/>
    <w:rsid w:val="006E3781"/>
    <w:rsid w:val="006E39EC"/>
    <w:rsid w:val="006E3B32"/>
    <w:rsid w:val="006E3CEF"/>
    <w:rsid w:val="006E3E89"/>
    <w:rsid w:val="006E3EC1"/>
    <w:rsid w:val="006E3FD2"/>
    <w:rsid w:val="006E42FB"/>
    <w:rsid w:val="006E443D"/>
    <w:rsid w:val="006E4562"/>
    <w:rsid w:val="006E4A68"/>
    <w:rsid w:val="006E4B90"/>
    <w:rsid w:val="006E4FD2"/>
    <w:rsid w:val="006E533B"/>
    <w:rsid w:val="006E5457"/>
    <w:rsid w:val="006E56E0"/>
    <w:rsid w:val="006E5D34"/>
    <w:rsid w:val="006E5DA4"/>
    <w:rsid w:val="006E5F00"/>
    <w:rsid w:val="006E62DB"/>
    <w:rsid w:val="006E64F9"/>
    <w:rsid w:val="006E6971"/>
    <w:rsid w:val="006E6A6D"/>
    <w:rsid w:val="006E6B71"/>
    <w:rsid w:val="006E6F9A"/>
    <w:rsid w:val="006E6FAF"/>
    <w:rsid w:val="006E7035"/>
    <w:rsid w:val="006E7242"/>
    <w:rsid w:val="006E730C"/>
    <w:rsid w:val="006E7505"/>
    <w:rsid w:val="006E790E"/>
    <w:rsid w:val="006E79EC"/>
    <w:rsid w:val="006E7C10"/>
    <w:rsid w:val="006E7C98"/>
    <w:rsid w:val="006E7F48"/>
    <w:rsid w:val="006F019B"/>
    <w:rsid w:val="006F0289"/>
    <w:rsid w:val="006F062B"/>
    <w:rsid w:val="006F0945"/>
    <w:rsid w:val="006F0DB6"/>
    <w:rsid w:val="006F0F90"/>
    <w:rsid w:val="006F1035"/>
    <w:rsid w:val="006F1177"/>
    <w:rsid w:val="006F1220"/>
    <w:rsid w:val="006F13A4"/>
    <w:rsid w:val="006F13AD"/>
    <w:rsid w:val="006F140A"/>
    <w:rsid w:val="006F16D3"/>
    <w:rsid w:val="006F18EE"/>
    <w:rsid w:val="006F18FD"/>
    <w:rsid w:val="006F1DD9"/>
    <w:rsid w:val="006F2029"/>
    <w:rsid w:val="006F2318"/>
    <w:rsid w:val="006F244C"/>
    <w:rsid w:val="006F245C"/>
    <w:rsid w:val="006F25B6"/>
    <w:rsid w:val="006F25E9"/>
    <w:rsid w:val="006F265A"/>
    <w:rsid w:val="006F2687"/>
    <w:rsid w:val="006F27E4"/>
    <w:rsid w:val="006F2BC1"/>
    <w:rsid w:val="006F2ED8"/>
    <w:rsid w:val="006F364A"/>
    <w:rsid w:val="006F37EC"/>
    <w:rsid w:val="006F3A15"/>
    <w:rsid w:val="006F3A88"/>
    <w:rsid w:val="006F3BAB"/>
    <w:rsid w:val="006F3BB8"/>
    <w:rsid w:val="006F3D88"/>
    <w:rsid w:val="006F3E7F"/>
    <w:rsid w:val="006F3FDF"/>
    <w:rsid w:val="006F42F6"/>
    <w:rsid w:val="006F432C"/>
    <w:rsid w:val="006F4589"/>
    <w:rsid w:val="006F471B"/>
    <w:rsid w:val="006F48EF"/>
    <w:rsid w:val="006F4E4E"/>
    <w:rsid w:val="006F52BB"/>
    <w:rsid w:val="006F52EF"/>
    <w:rsid w:val="006F5464"/>
    <w:rsid w:val="006F58CA"/>
    <w:rsid w:val="006F5A3B"/>
    <w:rsid w:val="006F5B61"/>
    <w:rsid w:val="006F5CA5"/>
    <w:rsid w:val="006F5DF8"/>
    <w:rsid w:val="006F5F65"/>
    <w:rsid w:val="006F6137"/>
    <w:rsid w:val="006F624E"/>
    <w:rsid w:val="006F625C"/>
    <w:rsid w:val="006F64D8"/>
    <w:rsid w:val="006F665F"/>
    <w:rsid w:val="006F6864"/>
    <w:rsid w:val="006F68CF"/>
    <w:rsid w:val="006F6B31"/>
    <w:rsid w:val="006F6BE9"/>
    <w:rsid w:val="006F7010"/>
    <w:rsid w:val="006F70E8"/>
    <w:rsid w:val="006F7112"/>
    <w:rsid w:val="006F7421"/>
    <w:rsid w:val="006F7673"/>
    <w:rsid w:val="006F768D"/>
    <w:rsid w:val="006F77CF"/>
    <w:rsid w:val="006F7BD0"/>
    <w:rsid w:val="006F7E83"/>
    <w:rsid w:val="0070012B"/>
    <w:rsid w:val="007001DE"/>
    <w:rsid w:val="0070027F"/>
    <w:rsid w:val="0070028A"/>
    <w:rsid w:val="00700431"/>
    <w:rsid w:val="0070045B"/>
    <w:rsid w:val="00700502"/>
    <w:rsid w:val="007005AC"/>
    <w:rsid w:val="00700640"/>
    <w:rsid w:val="007006B8"/>
    <w:rsid w:val="00700767"/>
    <w:rsid w:val="0070084E"/>
    <w:rsid w:val="007009E3"/>
    <w:rsid w:val="00700B33"/>
    <w:rsid w:val="00700ED1"/>
    <w:rsid w:val="0070149F"/>
    <w:rsid w:val="007017BB"/>
    <w:rsid w:val="00701E86"/>
    <w:rsid w:val="00701F59"/>
    <w:rsid w:val="007023C6"/>
    <w:rsid w:val="00702769"/>
    <w:rsid w:val="00702832"/>
    <w:rsid w:val="00702C2F"/>
    <w:rsid w:val="00702C4C"/>
    <w:rsid w:val="00702D06"/>
    <w:rsid w:val="00702E92"/>
    <w:rsid w:val="0070304C"/>
    <w:rsid w:val="007030D0"/>
    <w:rsid w:val="007030DC"/>
    <w:rsid w:val="00703472"/>
    <w:rsid w:val="00703500"/>
    <w:rsid w:val="0070382B"/>
    <w:rsid w:val="0070394F"/>
    <w:rsid w:val="00703A9A"/>
    <w:rsid w:val="00703D2D"/>
    <w:rsid w:val="00703E46"/>
    <w:rsid w:val="00703FA6"/>
    <w:rsid w:val="00704214"/>
    <w:rsid w:val="00704668"/>
    <w:rsid w:val="007046FA"/>
    <w:rsid w:val="00704806"/>
    <w:rsid w:val="00704A22"/>
    <w:rsid w:val="00704E53"/>
    <w:rsid w:val="00704EC3"/>
    <w:rsid w:val="00705085"/>
    <w:rsid w:val="007053E3"/>
    <w:rsid w:val="0070544E"/>
    <w:rsid w:val="00705469"/>
    <w:rsid w:val="0070583D"/>
    <w:rsid w:val="00705861"/>
    <w:rsid w:val="00705A8E"/>
    <w:rsid w:val="00705B51"/>
    <w:rsid w:val="00705BBF"/>
    <w:rsid w:val="00705E15"/>
    <w:rsid w:val="00705E79"/>
    <w:rsid w:val="00706247"/>
    <w:rsid w:val="007062E9"/>
    <w:rsid w:val="00706301"/>
    <w:rsid w:val="007064E2"/>
    <w:rsid w:val="00706756"/>
    <w:rsid w:val="007068ED"/>
    <w:rsid w:val="007069CC"/>
    <w:rsid w:val="00706DD5"/>
    <w:rsid w:val="00706FE9"/>
    <w:rsid w:val="007073E9"/>
    <w:rsid w:val="0070781A"/>
    <w:rsid w:val="00707C59"/>
    <w:rsid w:val="00707CCE"/>
    <w:rsid w:val="00707D19"/>
    <w:rsid w:val="00707E42"/>
    <w:rsid w:val="00707E4A"/>
    <w:rsid w:val="00707EB3"/>
    <w:rsid w:val="00707FAD"/>
    <w:rsid w:val="007101A9"/>
    <w:rsid w:val="007103A1"/>
    <w:rsid w:val="00710602"/>
    <w:rsid w:val="007107AA"/>
    <w:rsid w:val="00710A2B"/>
    <w:rsid w:val="00710AF1"/>
    <w:rsid w:val="00710BF9"/>
    <w:rsid w:val="00710CA4"/>
    <w:rsid w:val="00710DF2"/>
    <w:rsid w:val="0071164C"/>
    <w:rsid w:val="00711825"/>
    <w:rsid w:val="0071191B"/>
    <w:rsid w:val="00711959"/>
    <w:rsid w:val="00711DDA"/>
    <w:rsid w:val="0071202D"/>
    <w:rsid w:val="00712313"/>
    <w:rsid w:val="00712780"/>
    <w:rsid w:val="00712914"/>
    <w:rsid w:val="00712AB8"/>
    <w:rsid w:val="00712B23"/>
    <w:rsid w:val="00712C38"/>
    <w:rsid w:val="00712C59"/>
    <w:rsid w:val="00712C95"/>
    <w:rsid w:val="00712E83"/>
    <w:rsid w:val="00712FD3"/>
    <w:rsid w:val="007131AA"/>
    <w:rsid w:val="0071360C"/>
    <w:rsid w:val="0071367B"/>
    <w:rsid w:val="0071380D"/>
    <w:rsid w:val="007139B6"/>
    <w:rsid w:val="00713A5C"/>
    <w:rsid w:val="00713BBC"/>
    <w:rsid w:val="00713F49"/>
    <w:rsid w:val="00713F78"/>
    <w:rsid w:val="00713F9C"/>
    <w:rsid w:val="00714139"/>
    <w:rsid w:val="007141D0"/>
    <w:rsid w:val="0071421D"/>
    <w:rsid w:val="00714316"/>
    <w:rsid w:val="00714595"/>
    <w:rsid w:val="007145FF"/>
    <w:rsid w:val="00714645"/>
    <w:rsid w:val="0071468E"/>
    <w:rsid w:val="007148AA"/>
    <w:rsid w:val="007148DC"/>
    <w:rsid w:val="00714B82"/>
    <w:rsid w:val="00714DF9"/>
    <w:rsid w:val="00714F55"/>
    <w:rsid w:val="007155E1"/>
    <w:rsid w:val="007156E2"/>
    <w:rsid w:val="007158AA"/>
    <w:rsid w:val="00715906"/>
    <w:rsid w:val="00715B17"/>
    <w:rsid w:val="00715D37"/>
    <w:rsid w:val="00715D57"/>
    <w:rsid w:val="00715DDE"/>
    <w:rsid w:val="00715E5F"/>
    <w:rsid w:val="00715FBD"/>
    <w:rsid w:val="00716033"/>
    <w:rsid w:val="0071603C"/>
    <w:rsid w:val="00716158"/>
    <w:rsid w:val="007163DB"/>
    <w:rsid w:val="00716432"/>
    <w:rsid w:val="00716584"/>
    <w:rsid w:val="007166BB"/>
    <w:rsid w:val="007167D2"/>
    <w:rsid w:val="0071686F"/>
    <w:rsid w:val="00716A12"/>
    <w:rsid w:val="00716AB3"/>
    <w:rsid w:val="00716D0D"/>
    <w:rsid w:val="00716D5C"/>
    <w:rsid w:val="00716E66"/>
    <w:rsid w:val="00716FE7"/>
    <w:rsid w:val="0071719E"/>
    <w:rsid w:val="00717262"/>
    <w:rsid w:val="00717395"/>
    <w:rsid w:val="007173E4"/>
    <w:rsid w:val="00717513"/>
    <w:rsid w:val="00717760"/>
    <w:rsid w:val="00717800"/>
    <w:rsid w:val="00717953"/>
    <w:rsid w:val="00717B5B"/>
    <w:rsid w:val="00717DB9"/>
    <w:rsid w:val="00720135"/>
    <w:rsid w:val="0072065D"/>
    <w:rsid w:val="00720709"/>
    <w:rsid w:val="007207BA"/>
    <w:rsid w:val="00720830"/>
    <w:rsid w:val="007208BB"/>
    <w:rsid w:val="007208D9"/>
    <w:rsid w:val="0072096C"/>
    <w:rsid w:val="00720AF5"/>
    <w:rsid w:val="00720C9D"/>
    <w:rsid w:val="00720DA0"/>
    <w:rsid w:val="00720F96"/>
    <w:rsid w:val="00720FFE"/>
    <w:rsid w:val="007211E8"/>
    <w:rsid w:val="00721589"/>
    <w:rsid w:val="007215E1"/>
    <w:rsid w:val="007217ED"/>
    <w:rsid w:val="007218DA"/>
    <w:rsid w:val="00721A76"/>
    <w:rsid w:val="00721D62"/>
    <w:rsid w:val="00721F6C"/>
    <w:rsid w:val="00721FF2"/>
    <w:rsid w:val="00722140"/>
    <w:rsid w:val="00722676"/>
    <w:rsid w:val="00722A13"/>
    <w:rsid w:val="00722A18"/>
    <w:rsid w:val="00722A73"/>
    <w:rsid w:val="00722BC8"/>
    <w:rsid w:val="00722C92"/>
    <w:rsid w:val="00722DFC"/>
    <w:rsid w:val="00722ED5"/>
    <w:rsid w:val="0072323E"/>
    <w:rsid w:val="007235CA"/>
    <w:rsid w:val="00723864"/>
    <w:rsid w:val="007239E9"/>
    <w:rsid w:val="00723D15"/>
    <w:rsid w:val="00723DF4"/>
    <w:rsid w:val="00723F32"/>
    <w:rsid w:val="00723F70"/>
    <w:rsid w:val="00724085"/>
    <w:rsid w:val="007240CE"/>
    <w:rsid w:val="0072419E"/>
    <w:rsid w:val="00724308"/>
    <w:rsid w:val="00724545"/>
    <w:rsid w:val="00724892"/>
    <w:rsid w:val="00724BED"/>
    <w:rsid w:val="00724BF9"/>
    <w:rsid w:val="00724C0F"/>
    <w:rsid w:val="00724CB9"/>
    <w:rsid w:val="00724CF8"/>
    <w:rsid w:val="00724D18"/>
    <w:rsid w:val="00724D30"/>
    <w:rsid w:val="00724E45"/>
    <w:rsid w:val="00724EE1"/>
    <w:rsid w:val="00724F34"/>
    <w:rsid w:val="0072550F"/>
    <w:rsid w:val="0072582B"/>
    <w:rsid w:val="007258D3"/>
    <w:rsid w:val="007259A5"/>
    <w:rsid w:val="00725BA7"/>
    <w:rsid w:val="007261AE"/>
    <w:rsid w:val="007261C5"/>
    <w:rsid w:val="007262A2"/>
    <w:rsid w:val="00726709"/>
    <w:rsid w:val="0072687D"/>
    <w:rsid w:val="007268A4"/>
    <w:rsid w:val="007268BD"/>
    <w:rsid w:val="00726AA0"/>
    <w:rsid w:val="00726ABB"/>
    <w:rsid w:val="00726B54"/>
    <w:rsid w:val="00726C38"/>
    <w:rsid w:val="00726D21"/>
    <w:rsid w:val="00726DA3"/>
    <w:rsid w:val="00726F82"/>
    <w:rsid w:val="00726FAA"/>
    <w:rsid w:val="00727033"/>
    <w:rsid w:val="007271F7"/>
    <w:rsid w:val="0072749A"/>
    <w:rsid w:val="0072764B"/>
    <w:rsid w:val="00727900"/>
    <w:rsid w:val="00727A90"/>
    <w:rsid w:val="00727AF3"/>
    <w:rsid w:val="00727C52"/>
    <w:rsid w:val="00727DA4"/>
    <w:rsid w:val="00727EDE"/>
    <w:rsid w:val="007302FB"/>
    <w:rsid w:val="0073032D"/>
    <w:rsid w:val="00730770"/>
    <w:rsid w:val="00730842"/>
    <w:rsid w:val="0073088C"/>
    <w:rsid w:val="007308B3"/>
    <w:rsid w:val="007308FB"/>
    <w:rsid w:val="00730C4C"/>
    <w:rsid w:val="00731022"/>
    <w:rsid w:val="007311D2"/>
    <w:rsid w:val="00731244"/>
    <w:rsid w:val="00731271"/>
    <w:rsid w:val="007316D7"/>
    <w:rsid w:val="00731E5A"/>
    <w:rsid w:val="00732185"/>
    <w:rsid w:val="0073257D"/>
    <w:rsid w:val="0073258B"/>
    <w:rsid w:val="00732716"/>
    <w:rsid w:val="0073273F"/>
    <w:rsid w:val="00732981"/>
    <w:rsid w:val="00732A52"/>
    <w:rsid w:val="00732B17"/>
    <w:rsid w:val="00732BA8"/>
    <w:rsid w:val="00732C24"/>
    <w:rsid w:val="00732CBA"/>
    <w:rsid w:val="00732CEE"/>
    <w:rsid w:val="00732D82"/>
    <w:rsid w:val="00732F2E"/>
    <w:rsid w:val="00732F7D"/>
    <w:rsid w:val="00733408"/>
    <w:rsid w:val="0073344A"/>
    <w:rsid w:val="0073350E"/>
    <w:rsid w:val="0073387A"/>
    <w:rsid w:val="00733924"/>
    <w:rsid w:val="00733B4E"/>
    <w:rsid w:val="00733C8F"/>
    <w:rsid w:val="00733DF4"/>
    <w:rsid w:val="00733F8C"/>
    <w:rsid w:val="0073407B"/>
    <w:rsid w:val="00734279"/>
    <w:rsid w:val="0073443F"/>
    <w:rsid w:val="0073448F"/>
    <w:rsid w:val="007346F0"/>
    <w:rsid w:val="007348B4"/>
    <w:rsid w:val="00734ACB"/>
    <w:rsid w:val="00734E99"/>
    <w:rsid w:val="007352A5"/>
    <w:rsid w:val="007352FE"/>
    <w:rsid w:val="0073557D"/>
    <w:rsid w:val="00735683"/>
    <w:rsid w:val="00735802"/>
    <w:rsid w:val="007358B7"/>
    <w:rsid w:val="007359A3"/>
    <w:rsid w:val="007359A7"/>
    <w:rsid w:val="00735A8E"/>
    <w:rsid w:val="00735D89"/>
    <w:rsid w:val="00735E62"/>
    <w:rsid w:val="00735F4E"/>
    <w:rsid w:val="007364AD"/>
    <w:rsid w:val="00736511"/>
    <w:rsid w:val="00736671"/>
    <w:rsid w:val="00736685"/>
    <w:rsid w:val="00736693"/>
    <w:rsid w:val="0073690D"/>
    <w:rsid w:val="00736976"/>
    <w:rsid w:val="0073698F"/>
    <w:rsid w:val="00736A54"/>
    <w:rsid w:val="00736E96"/>
    <w:rsid w:val="00736F89"/>
    <w:rsid w:val="00736F9F"/>
    <w:rsid w:val="0073721A"/>
    <w:rsid w:val="007372B9"/>
    <w:rsid w:val="007374E0"/>
    <w:rsid w:val="007379E0"/>
    <w:rsid w:val="007379E5"/>
    <w:rsid w:val="00737B61"/>
    <w:rsid w:val="00737D23"/>
    <w:rsid w:val="00737E51"/>
    <w:rsid w:val="00737F7D"/>
    <w:rsid w:val="00740341"/>
    <w:rsid w:val="00740545"/>
    <w:rsid w:val="00740573"/>
    <w:rsid w:val="00740787"/>
    <w:rsid w:val="00740843"/>
    <w:rsid w:val="007409C6"/>
    <w:rsid w:val="00740E28"/>
    <w:rsid w:val="00740F11"/>
    <w:rsid w:val="00740F92"/>
    <w:rsid w:val="0074128D"/>
    <w:rsid w:val="0074130C"/>
    <w:rsid w:val="00741370"/>
    <w:rsid w:val="007413EA"/>
    <w:rsid w:val="00741735"/>
    <w:rsid w:val="0074187E"/>
    <w:rsid w:val="00741DE3"/>
    <w:rsid w:val="0074206E"/>
    <w:rsid w:val="00742157"/>
    <w:rsid w:val="00742352"/>
    <w:rsid w:val="00742689"/>
    <w:rsid w:val="00742699"/>
    <w:rsid w:val="0074282F"/>
    <w:rsid w:val="00742902"/>
    <w:rsid w:val="00742A82"/>
    <w:rsid w:val="00742AA7"/>
    <w:rsid w:val="00742ADC"/>
    <w:rsid w:val="00742DA8"/>
    <w:rsid w:val="007432BC"/>
    <w:rsid w:val="0074336C"/>
    <w:rsid w:val="0074339A"/>
    <w:rsid w:val="007433AF"/>
    <w:rsid w:val="00743487"/>
    <w:rsid w:val="007434BC"/>
    <w:rsid w:val="007436FA"/>
    <w:rsid w:val="0074379E"/>
    <w:rsid w:val="007437B7"/>
    <w:rsid w:val="0074394E"/>
    <w:rsid w:val="00743AAF"/>
    <w:rsid w:val="00743B69"/>
    <w:rsid w:val="00743D5E"/>
    <w:rsid w:val="00743F4D"/>
    <w:rsid w:val="00743F60"/>
    <w:rsid w:val="007441A0"/>
    <w:rsid w:val="00744378"/>
    <w:rsid w:val="007444AD"/>
    <w:rsid w:val="007446C3"/>
    <w:rsid w:val="00744707"/>
    <w:rsid w:val="007447B6"/>
    <w:rsid w:val="00744804"/>
    <w:rsid w:val="00744889"/>
    <w:rsid w:val="00744ECC"/>
    <w:rsid w:val="00744FE2"/>
    <w:rsid w:val="007450CB"/>
    <w:rsid w:val="0074515E"/>
    <w:rsid w:val="0074541F"/>
    <w:rsid w:val="0074575D"/>
    <w:rsid w:val="0074590D"/>
    <w:rsid w:val="00745B5B"/>
    <w:rsid w:val="00745BDF"/>
    <w:rsid w:val="00745D92"/>
    <w:rsid w:val="007461EF"/>
    <w:rsid w:val="00746391"/>
    <w:rsid w:val="007464A2"/>
    <w:rsid w:val="007464D7"/>
    <w:rsid w:val="007465B2"/>
    <w:rsid w:val="00746779"/>
    <w:rsid w:val="0074677C"/>
    <w:rsid w:val="007468B7"/>
    <w:rsid w:val="007469D7"/>
    <w:rsid w:val="00746AA9"/>
    <w:rsid w:val="00746C9C"/>
    <w:rsid w:val="00746E21"/>
    <w:rsid w:val="007473EF"/>
    <w:rsid w:val="0074740B"/>
    <w:rsid w:val="00747596"/>
    <w:rsid w:val="007475B4"/>
    <w:rsid w:val="007476E7"/>
    <w:rsid w:val="00747A5D"/>
    <w:rsid w:val="00747CFD"/>
    <w:rsid w:val="00747E73"/>
    <w:rsid w:val="00747EE5"/>
    <w:rsid w:val="0075006E"/>
    <w:rsid w:val="007500B2"/>
    <w:rsid w:val="00750275"/>
    <w:rsid w:val="00750502"/>
    <w:rsid w:val="007507D6"/>
    <w:rsid w:val="00750AA1"/>
    <w:rsid w:val="00750B55"/>
    <w:rsid w:val="00750C69"/>
    <w:rsid w:val="00750D87"/>
    <w:rsid w:val="00750E51"/>
    <w:rsid w:val="00750FC3"/>
    <w:rsid w:val="00751158"/>
    <w:rsid w:val="007513E1"/>
    <w:rsid w:val="00751432"/>
    <w:rsid w:val="0075159F"/>
    <w:rsid w:val="00751658"/>
    <w:rsid w:val="007516E3"/>
    <w:rsid w:val="007517E2"/>
    <w:rsid w:val="00751877"/>
    <w:rsid w:val="007518E4"/>
    <w:rsid w:val="0075195A"/>
    <w:rsid w:val="00751A08"/>
    <w:rsid w:val="00751AFF"/>
    <w:rsid w:val="00751C1C"/>
    <w:rsid w:val="00751EC1"/>
    <w:rsid w:val="007520ED"/>
    <w:rsid w:val="00752389"/>
    <w:rsid w:val="00752465"/>
    <w:rsid w:val="0075249F"/>
    <w:rsid w:val="00752535"/>
    <w:rsid w:val="0075258C"/>
    <w:rsid w:val="00752618"/>
    <w:rsid w:val="0075298E"/>
    <w:rsid w:val="007529FD"/>
    <w:rsid w:val="00752B56"/>
    <w:rsid w:val="00752C81"/>
    <w:rsid w:val="00752D4A"/>
    <w:rsid w:val="007530CC"/>
    <w:rsid w:val="007533C1"/>
    <w:rsid w:val="007537EB"/>
    <w:rsid w:val="0075382C"/>
    <w:rsid w:val="0075393B"/>
    <w:rsid w:val="00753EF2"/>
    <w:rsid w:val="00754386"/>
    <w:rsid w:val="007544DC"/>
    <w:rsid w:val="0075471A"/>
    <w:rsid w:val="0075475C"/>
    <w:rsid w:val="007547A6"/>
    <w:rsid w:val="007547E6"/>
    <w:rsid w:val="00754B35"/>
    <w:rsid w:val="00754CC3"/>
    <w:rsid w:val="00754DD5"/>
    <w:rsid w:val="00755065"/>
    <w:rsid w:val="007551B5"/>
    <w:rsid w:val="00755214"/>
    <w:rsid w:val="007552F7"/>
    <w:rsid w:val="0075533A"/>
    <w:rsid w:val="00755359"/>
    <w:rsid w:val="0075553F"/>
    <w:rsid w:val="0075586A"/>
    <w:rsid w:val="0075596E"/>
    <w:rsid w:val="007559EC"/>
    <w:rsid w:val="00755E92"/>
    <w:rsid w:val="00755F96"/>
    <w:rsid w:val="00755FFA"/>
    <w:rsid w:val="00756177"/>
    <w:rsid w:val="00756209"/>
    <w:rsid w:val="007564B3"/>
    <w:rsid w:val="0075655A"/>
    <w:rsid w:val="00756747"/>
    <w:rsid w:val="00756753"/>
    <w:rsid w:val="007568A8"/>
    <w:rsid w:val="007568DD"/>
    <w:rsid w:val="007569B8"/>
    <w:rsid w:val="00756B86"/>
    <w:rsid w:val="00757299"/>
    <w:rsid w:val="00757391"/>
    <w:rsid w:val="007573B1"/>
    <w:rsid w:val="0075771C"/>
    <w:rsid w:val="007578CB"/>
    <w:rsid w:val="00757ACE"/>
    <w:rsid w:val="00757B86"/>
    <w:rsid w:val="00757C7A"/>
    <w:rsid w:val="00757DE1"/>
    <w:rsid w:val="00757E8A"/>
    <w:rsid w:val="00757EDE"/>
    <w:rsid w:val="0076006E"/>
    <w:rsid w:val="00760143"/>
    <w:rsid w:val="00760322"/>
    <w:rsid w:val="007603B9"/>
    <w:rsid w:val="00760415"/>
    <w:rsid w:val="007605F2"/>
    <w:rsid w:val="007608D7"/>
    <w:rsid w:val="007609C5"/>
    <w:rsid w:val="00760A7F"/>
    <w:rsid w:val="00760BEF"/>
    <w:rsid w:val="00761214"/>
    <w:rsid w:val="00761231"/>
    <w:rsid w:val="00761517"/>
    <w:rsid w:val="0076180D"/>
    <w:rsid w:val="007618F2"/>
    <w:rsid w:val="00761A20"/>
    <w:rsid w:val="00761A21"/>
    <w:rsid w:val="00761CB4"/>
    <w:rsid w:val="00761D6C"/>
    <w:rsid w:val="00761EAD"/>
    <w:rsid w:val="00761EF3"/>
    <w:rsid w:val="007620CD"/>
    <w:rsid w:val="0076228B"/>
    <w:rsid w:val="00762632"/>
    <w:rsid w:val="00762893"/>
    <w:rsid w:val="00762911"/>
    <w:rsid w:val="007629EC"/>
    <w:rsid w:val="00762AA3"/>
    <w:rsid w:val="00762C88"/>
    <w:rsid w:val="00762CA9"/>
    <w:rsid w:val="00762DE1"/>
    <w:rsid w:val="00762E53"/>
    <w:rsid w:val="00762E5A"/>
    <w:rsid w:val="00762EEA"/>
    <w:rsid w:val="00762FF0"/>
    <w:rsid w:val="007632A7"/>
    <w:rsid w:val="00763396"/>
    <w:rsid w:val="007634D0"/>
    <w:rsid w:val="007636E1"/>
    <w:rsid w:val="0076390A"/>
    <w:rsid w:val="00763BA3"/>
    <w:rsid w:val="00763D76"/>
    <w:rsid w:val="00764119"/>
    <w:rsid w:val="00764147"/>
    <w:rsid w:val="007642D8"/>
    <w:rsid w:val="007643A4"/>
    <w:rsid w:val="0076449F"/>
    <w:rsid w:val="007645FC"/>
    <w:rsid w:val="0076462A"/>
    <w:rsid w:val="007647C1"/>
    <w:rsid w:val="00764CED"/>
    <w:rsid w:val="00764DAD"/>
    <w:rsid w:val="00764E6F"/>
    <w:rsid w:val="00764E8B"/>
    <w:rsid w:val="00764FAA"/>
    <w:rsid w:val="00765076"/>
    <w:rsid w:val="007652D9"/>
    <w:rsid w:val="00765492"/>
    <w:rsid w:val="00765568"/>
    <w:rsid w:val="00765A41"/>
    <w:rsid w:val="00765D8A"/>
    <w:rsid w:val="00766295"/>
    <w:rsid w:val="007663B4"/>
    <w:rsid w:val="00766419"/>
    <w:rsid w:val="00766436"/>
    <w:rsid w:val="00766542"/>
    <w:rsid w:val="007667E7"/>
    <w:rsid w:val="00766C7A"/>
    <w:rsid w:val="00766F6D"/>
    <w:rsid w:val="0076717D"/>
    <w:rsid w:val="007672C4"/>
    <w:rsid w:val="0076746F"/>
    <w:rsid w:val="007674AF"/>
    <w:rsid w:val="00767604"/>
    <w:rsid w:val="00767A04"/>
    <w:rsid w:val="00767B91"/>
    <w:rsid w:val="00767BE3"/>
    <w:rsid w:val="00767ED0"/>
    <w:rsid w:val="00767F85"/>
    <w:rsid w:val="0076B989"/>
    <w:rsid w:val="007700FB"/>
    <w:rsid w:val="0077011F"/>
    <w:rsid w:val="00770524"/>
    <w:rsid w:val="007705E3"/>
    <w:rsid w:val="007706A7"/>
    <w:rsid w:val="007707F3"/>
    <w:rsid w:val="0077088D"/>
    <w:rsid w:val="00770918"/>
    <w:rsid w:val="00770A71"/>
    <w:rsid w:val="00770DA8"/>
    <w:rsid w:val="00770DB9"/>
    <w:rsid w:val="007710A9"/>
    <w:rsid w:val="00771147"/>
    <w:rsid w:val="007715D1"/>
    <w:rsid w:val="0077184B"/>
    <w:rsid w:val="007718B2"/>
    <w:rsid w:val="007718C6"/>
    <w:rsid w:val="007719C9"/>
    <w:rsid w:val="00771F2F"/>
    <w:rsid w:val="00771FA7"/>
    <w:rsid w:val="0077203B"/>
    <w:rsid w:val="00772310"/>
    <w:rsid w:val="0077235A"/>
    <w:rsid w:val="0077252E"/>
    <w:rsid w:val="00772B12"/>
    <w:rsid w:val="00772BF9"/>
    <w:rsid w:val="00772C99"/>
    <w:rsid w:val="00772D00"/>
    <w:rsid w:val="00772E9D"/>
    <w:rsid w:val="00772F03"/>
    <w:rsid w:val="00772F9F"/>
    <w:rsid w:val="00772FF7"/>
    <w:rsid w:val="007733A9"/>
    <w:rsid w:val="00773719"/>
    <w:rsid w:val="007737F5"/>
    <w:rsid w:val="0077383C"/>
    <w:rsid w:val="0077396A"/>
    <w:rsid w:val="007739EE"/>
    <w:rsid w:val="00773B36"/>
    <w:rsid w:val="00773B58"/>
    <w:rsid w:val="00773CC2"/>
    <w:rsid w:val="00774343"/>
    <w:rsid w:val="0077462E"/>
    <w:rsid w:val="007746DE"/>
    <w:rsid w:val="007747C4"/>
    <w:rsid w:val="00774829"/>
    <w:rsid w:val="007748A8"/>
    <w:rsid w:val="0077490C"/>
    <w:rsid w:val="00774928"/>
    <w:rsid w:val="0077492D"/>
    <w:rsid w:val="00774B4F"/>
    <w:rsid w:val="00774CDD"/>
    <w:rsid w:val="00774E99"/>
    <w:rsid w:val="00775111"/>
    <w:rsid w:val="00775120"/>
    <w:rsid w:val="00775128"/>
    <w:rsid w:val="007754E1"/>
    <w:rsid w:val="007755AA"/>
    <w:rsid w:val="0077566D"/>
    <w:rsid w:val="007758F7"/>
    <w:rsid w:val="00775A32"/>
    <w:rsid w:val="00775D7C"/>
    <w:rsid w:val="0077601C"/>
    <w:rsid w:val="0077603E"/>
    <w:rsid w:val="007761D6"/>
    <w:rsid w:val="007769BC"/>
    <w:rsid w:val="007769E4"/>
    <w:rsid w:val="00776A91"/>
    <w:rsid w:val="00776C38"/>
    <w:rsid w:val="00776EF5"/>
    <w:rsid w:val="00776F21"/>
    <w:rsid w:val="00776FB1"/>
    <w:rsid w:val="00777002"/>
    <w:rsid w:val="0077716D"/>
    <w:rsid w:val="00777286"/>
    <w:rsid w:val="007772D3"/>
    <w:rsid w:val="0077740B"/>
    <w:rsid w:val="00777487"/>
    <w:rsid w:val="007777A1"/>
    <w:rsid w:val="0077789D"/>
    <w:rsid w:val="00777A01"/>
    <w:rsid w:val="00777B15"/>
    <w:rsid w:val="00777B30"/>
    <w:rsid w:val="00777B50"/>
    <w:rsid w:val="00777DAD"/>
    <w:rsid w:val="00777DC8"/>
    <w:rsid w:val="00777FD1"/>
    <w:rsid w:val="0078003D"/>
    <w:rsid w:val="007800ED"/>
    <w:rsid w:val="007800F8"/>
    <w:rsid w:val="0078017E"/>
    <w:rsid w:val="00780503"/>
    <w:rsid w:val="007806FE"/>
    <w:rsid w:val="00780825"/>
    <w:rsid w:val="007808FD"/>
    <w:rsid w:val="0078090D"/>
    <w:rsid w:val="00780BA6"/>
    <w:rsid w:val="00780CF8"/>
    <w:rsid w:val="00780FDD"/>
    <w:rsid w:val="007816B0"/>
    <w:rsid w:val="007817A4"/>
    <w:rsid w:val="007818A6"/>
    <w:rsid w:val="00781AE8"/>
    <w:rsid w:val="00781CCA"/>
    <w:rsid w:val="007820E6"/>
    <w:rsid w:val="00782249"/>
    <w:rsid w:val="00782284"/>
    <w:rsid w:val="0078273E"/>
    <w:rsid w:val="007827FE"/>
    <w:rsid w:val="00782C12"/>
    <w:rsid w:val="00782DCD"/>
    <w:rsid w:val="00782F88"/>
    <w:rsid w:val="007831CF"/>
    <w:rsid w:val="007834F0"/>
    <w:rsid w:val="00783504"/>
    <w:rsid w:val="00783531"/>
    <w:rsid w:val="00783674"/>
    <w:rsid w:val="007836ED"/>
    <w:rsid w:val="00783802"/>
    <w:rsid w:val="0078388B"/>
    <w:rsid w:val="00783A67"/>
    <w:rsid w:val="00783B58"/>
    <w:rsid w:val="00783BA2"/>
    <w:rsid w:val="00783ECA"/>
    <w:rsid w:val="00783FEB"/>
    <w:rsid w:val="0078406F"/>
    <w:rsid w:val="0078420D"/>
    <w:rsid w:val="00784258"/>
    <w:rsid w:val="0078426F"/>
    <w:rsid w:val="007842F6"/>
    <w:rsid w:val="00784336"/>
    <w:rsid w:val="00784658"/>
    <w:rsid w:val="007846B1"/>
    <w:rsid w:val="0078471D"/>
    <w:rsid w:val="007847EE"/>
    <w:rsid w:val="007849C3"/>
    <w:rsid w:val="00784A27"/>
    <w:rsid w:val="00784AB4"/>
    <w:rsid w:val="00784AB9"/>
    <w:rsid w:val="00784CFD"/>
    <w:rsid w:val="00784E10"/>
    <w:rsid w:val="00784EC0"/>
    <w:rsid w:val="0078516B"/>
    <w:rsid w:val="0078528A"/>
    <w:rsid w:val="00785384"/>
    <w:rsid w:val="007854A2"/>
    <w:rsid w:val="00785908"/>
    <w:rsid w:val="00785973"/>
    <w:rsid w:val="00785B49"/>
    <w:rsid w:val="00785D9D"/>
    <w:rsid w:val="00785DB9"/>
    <w:rsid w:val="00785FF3"/>
    <w:rsid w:val="00786057"/>
    <w:rsid w:val="00786135"/>
    <w:rsid w:val="007862B2"/>
    <w:rsid w:val="0078644A"/>
    <w:rsid w:val="00786838"/>
    <w:rsid w:val="00786948"/>
    <w:rsid w:val="00786ABD"/>
    <w:rsid w:val="00786B16"/>
    <w:rsid w:val="00786BDE"/>
    <w:rsid w:val="00786BEE"/>
    <w:rsid w:val="00786BFA"/>
    <w:rsid w:val="00786C0D"/>
    <w:rsid w:val="00786DED"/>
    <w:rsid w:val="0078730F"/>
    <w:rsid w:val="0078738F"/>
    <w:rsid w:val="007873C8"/>
    <w:rsid w:val="0078760F"/>
    <w:rsid w:val="007876A3"/>
    <w:rsid w:val="00787702"/>
    <w:rsid w:val="00787EFA"/>
    <w:rsid w:val="00787F84"/>
    <w:rsid w:val="00787FB5"/>
    <w:rsid w:val="00790187"/>
    <w:rsid w:val="007901D5"/>
    <w:rsid w:val="0079021F"/>
    <w:rsid w:val="00790332"/>
    <w:rsid w:val="00790437"/>
    <w:rsid w:val="0079052D"/>
    <w:rsid w:val="00790608"/>
    <w:rsid w:val="0079076A"/>
    <w:rsid w:val="00790B7C"/>
    <w:rsid w:val="00791143"/>
    <w:rsid w:val="0079114D"/>
    <w:rsid w:val="007913FD"/>
    <w:rsid w:val="00791403"/>
    <w:rsid w:val="0079152D"/>
    <w:rsid w:val="00791661"/>
    <w:rsid w:val="00791898"/>
    <w:rsid w:val="007919F3"/>
    <w:rsid w:val="00791A5A"/>
    <w:rsid w:val="00791A9E"/>
    <w:rsid w:val="00791F39"/>
    <w:rsid w:val="0079218B"/>
    <w:rsid w:val="0079221B"/>
    <w:rsid w:val="007922DF"/>
    <w:rsid w:val="007924E9"/>
    <w:rsid w:val="007925C2"/>
    <w:rsid w:val="007926BA"/>
    <w:rsid w:val="0079281E"/>
    <w:rsid w:val="00792B76"/>
    <w:rsid w:val="00792BF1"/>
    <w:rsid w:val="00792BF4"/>
    <w:rsid w:val="00792C36"/>
    <w:rsid w:val="00792C77"/>
    <w:rsid w:val="00792DD2"/>
    <w:rsid w:val="00792EC0"/>
    <w:rsid w:val="007931D5"/>
    <w:rsid w:val="007937D7"/>
    <w:rsid w:val="00793855"/>
    <w:rsid w:val="00793865"/>
    <w:rsid w:val="00793884"/>
    <w:rsid w:val="0079397A"/>
    <w:rsid w:val="00793BD0"/>
    <w:rsid w:val="00793DE5"/>
    <w:rsid w:val="00793E71"/>
    <w:rsid w:val="00794196"/>
    <w:rsid w:val="00794344"/>
    <w:rsid w:val="007944AB"/>
    <w:rsid w:val="00794712"/>
    <w:rsid w:val="007948DD"/>
    <w:rsid w:val="00794ABB"/>
    <w:rsid w:val="00794AD1"/>
    <w:rsid w:val="00794B41"/>
    <w:rsid w:val="00794B53"/>
    <w:rsid w:val="00794CC5"/>
    <w:rsid w:val="00794F92"/>
    <w:rsid w:val="00794FA0"/>
    <w:rsid w:val="00794FFA"/>
    <w:rsid w:val="0079513B"/>
    <w:rsid w:val="00795351"/>
    <w:rsid w:val="00795524"/>
    <w:rsid w:val="0079554D"/>
    <w:rsid w:val="00795578"/>
    <w:rsid w:val="007955E4"/>
    <w:rsid w:val="00795B91"/>
    <w:rsid w:val="00795B97"/>
    <w:rsid w:val="0079613E"/>
    <w:rsid w:val="0079619B"/>
    <w:rsid w:val="007962E2"/>
    <w:rsid w:val="00796409"/>
    <w:rsid w:val="007965D2"/>
    <w:rsid w:val="0079678A"/>
    <w:rsid w:val="00796798"/>
    <w:rsid w:val="00796A50"/>
    <w:rsid w:val="0079702C"/>
    <w:rsid w:val="0079704D"/>
    <w:rsid w:val="007975CF"/>
    <w:rsid w:val="007975FC"/>
    <w:rsid w:val="00797C7F"/>
    <w:rsid w:val="00797C8B"/>
    <w:rsid w:val="007A01E1"/>
    <w:rsid w:val="007A02CC"/>
    <w:rsid w:val="007A0566"/>
    <w:rsid w:val="007A0608"/>
    <w:rsid w:val="007A0A28"/>
    <w:rsid w:val="007A0A78"/>
    <w:rsid w:val="007A0D2E"/>
    <w:rsid w:val="007A0D42"/>
    <w:rsid w:val="007A0D4F"/>
    <w:rsid w:val="007A0F96"/>
    <w:rsid w:val="007A10C1"/>
    <w:rsid w:val="007A11B3"/>
    <w:rsid w:val="007A11EC"/>
    <w:rsid w:val="007A1226"/>
    <w:rsid w:val="007A1293"/>
    <w:rsid w:val="007A1314"/>
    <w:rsid w:val="007A132B"/>
    <w:rsid w:val="007A1489"/>
    <w:rsid w:val="007A15B0"/>
    <w:rsid w:val="007A1A5E"/>
    <w:rsid w:val="007A1AD9"/>
    <w:rsid w:val="007A1B20"/>
    <w:rsid w:val="007A1E77"/>
    <w:rsid w:val="007A20AE"/>
    <w:rsid w:val="007A2179"/>
    <w:rsid w:val="007A219F"/>
    <w:rsid w:val="007A2804"/>
    <w:rsid w:val="007A2B9A"/>
    <w:rsid w:val="007A2DAB"/>
    <w:rsid w:val="007A2DC0"/>
    <w:rsid w:val="007A2DC7"/>
    <w:rsid w:val="007A2F78"/>
    <w:rsid w:val="007A303C"/>
    <w:rsid w:val="007A313B"/>
    <w:rsid w:val="007A33EC"/>
    <w:rsid w:val="007A346D"/>
    <w:rsid w:val="007A35F0"/>
    <w:rsid w:val="007A3A3E"/>
    <w:rsid w:val="007A3A97"/>
    <w:rsid w:val="007A3AF1"/>
    <w:rsid w:val="007A3BF6"/>
    <w:rsid w:val="007A3C98"/>
    <w:rsid w:val="007A407C"/>
    <w:rsid w:val="007A4147"/>
    <w:rsid w:val="007A4635"/>
    <w:rsid w:val="007A49C2"/>
    <w:rsid w:val="007A49F7"/>
    <w:rsid w:val="007A4A21"/>
    <w:rsid w:val="007A4BDD"/>
    <w:rsid w:val="007A4F23"/>
    <w:rsid w:val="007A5083"/>
    <w:rsid w:val="007A52FD"/>
    <w:rsid w:val="007A56F1"/>
    <w:rsid w:val="007A5726"/>
    <w:rsid w:val="007A57D4"/>
    <w:rsid w:val="007A5BFB"/>
    <w:rsid w:val="007A5E9D"/>
    <w:rsid w:val="007A5FDC"/>
    <w:rsid w:val="007A617E"/>
    <w:rsid w:val="007A62B3"/>
    <w:rsid w:val="007A6524"/>
    <w:rsid w:val="007A6651"/>
    <w:rsid w:val="007A6B75"/>
    <w:rsid w:val="007A6C46"/>
    <w:rsid w:val="007A6EBB"/>
    <w:rsid w:val="007A6F19"/>
    <w:rsid w:val="007A6F59"/>
    <w:rsid w:val="007A6FE9"/>
    <w:rsid w:val="007A703E"/>
    <w:rsid w:val="007A7165"/>
    <w:rsid w:val="007A7511"/>
    <w:rsid w:val="007A75B1"/>
    <w:rsid w:val="007A7636"/>
    <w:rsid w:val="007A775A"/>
    <w:rsid w:val="007A78AF"/>
    <w:rsid w:val="007A7A5B"/>
    <w:rsid w:val="007A7A5E"/>
    <w:rsid w:val="007A7B60"/>
    <w:rsid w:val="007A7E5A"/>
    <w:rsid w:val="007A7F67"/>
    <w:rsid w:val="007A7F6A"/>
    <w:rsid w:val="007B00E0"/>
    <w:rsid w:val="007B0265"/>
    <w:rsid w:val="007B0449"/>
    <w:rsid w:val="007B0469"/>
    <w:rsid w:val="007B05B3"/>
    <w:rsid w:val="007B0673"/>
    <w:rsid w:val="007B07F7"/>
    <w:rsid w:val="007B0AC0"/>
    <w:rsid w:val="007B0B2D"/>
    <w:rsid w:val="007B0BA2"/>
    <w:rsid w:val="007B0C7B"/>
    <w:rsid w:val="007B0DCE"/>
    <w:rsid w:val="007B0E60"/>
    <w:rsid w:val="007B0F26"/>
    <w:rsid w:val="007B11EF"/>
    <w:rsid w:val="007B133C"/>
    <w:rsid w:val="007B14CE"/>
    <w:rsid w:val="007B16C9"/>
    <w:rsid w:val="007B17B2"/>
    <w:rsid w:val="007B18EB"/>
    <w:rsid w:val="007B1C2E"/>
    <w:rsid w:val="007B20EC"/>
    <w:rsid w:val="007B21BF"/>
    <w:rsid w:val="007B239C"/>
    <w:rsid w:val="007B23CA"/>
    <w:rsid w:val="007B277C"/>
    <w:rsid w:val="007B2A93"/>
    <w:rsid w:val="007B2B85"/>
    <w:rsid w:val="007B2BB0"/>
    <w:rsid w:val="007B2C54"/>
    <w:rsid w:val="007B2C63"/>
    <w:rsid w:val="007B33D7"/>
    <w:rsid w:val="007B342F"/>
    <w:rsid w:val="007B35A6"/>
    <w:rsid w:val="007B35F3"/>
    <w:rsid w:val="007B397F"/>
    <w:rsid w:val="007B39AE"/>
    <w:rsid w:val="007B3AF9"/>
    <w:rsid w:val="007B3CB4"/>
    <w:rsid w:val="007B3EA3"/>
    <w:rsid w:val="007B3F94"/>
    <w:rsid w:val="007B4009"/>
    <w:rsid w:val="007B4187"/>
    <w:rsid w:val="007B4280"/>
    <w:rsid w:val="007B45AD"/>
    <w:rsid w:val="007B46C2"/>
    <w:rsid w:val="007B49EC"/>
    <w:rsid w:val="007B4BA4"/>
    <w:rsid w:val="007B4BE8"/>
    <w:rsid w:val="007B4F99"/>
    <w:rsid w:val="007B4FF4"/>
    <w:rsid w:val="007B51F9"/>
    <w:rsid w:val="007B5448"/>
    <w:rsid w:val="007B55B3"/>
    <w:rsid w:val="007B55FE"/>
    <w:rsid w:val="007B57FF"/>
    <w:rsid w:val="007B5834"/>
    <w:rsid w:val="007B5AA2"/>
    <w:rsid w:val="007B5B2C"/>
    <w:rsid w:val="007B5D23"/>
    <w:rsid w:val="007B5D60"/>
    <w:rsid w:val="007B5FF4"/>
    <w:rsid w:val="007B6129"/>
    <w:rsid w:val="007B61FF"/>
    <w:rsid w:val="007B62EA"/>
    <w:rsid w:val="007B6469"/>
    <w:rsid w:val="007B6595"/>
    <w:rsid w:val="007B6613"/>
    <w:rsid w:val="007B6D7A"/>
    <w:rsid w:val="007B6E25"/>
    <w:rsid w:val="007B7080"/>
    <w:rsid w:val="007B713E"/>
    <w:rsid w:val="007B722B"/>
    <w:rsid w:val="007B7418"/>
    <w:rsid w:val="007B745A"/>
    <w:rsid w:val="007B7835"/>
    <w:rsid w:val="007B7916"/>
    <w:rsid w:val="007B7A05"/>
    <w:rsid w:val="007B7C20"/>
    <w:rsid w:val="007B7E81"/>
    <w:rsid w:val="007C0281"/>
    <w:rsid w:val="007C053B"/>
    <w:rsid w:val="007C0663"/>
    <w:rsid w:val="007C08F8"/>
    <w:rsid w:val="007C0A26"/>
    <w:rsid w:val="007C0DA2"/>
    <w:rsid w:val="007C124B"/>
    <w:rsid w:val="007C1646"/>
    <w:rsid w:val="007C16F1"/>
    <w:rsid w:val="007C1837"/>
    <w:rsid w:val="007C1A79"/>
    <w:rsid w:val="007C1A9C"/>
    <w:rsid w:val="007C1ACE"/>
    <w:rsid w:val="007C1C54"/>
    <w:rsid w:val="007C1DA2"/>
    <w:rsid w:val="007C2377"/>
    <w:rsid w:val="007C23CF"/>
    <w:rsid w:val="007C2404"/>
    <w:rsid w:val="007C293A"/>
    <w:rsid w:val="007C2BD6"/>
    <w:rsid w:val="007C2D27"/>
    <w:rsid w:val="007C2FCC"/>
    <w:rsid w:val="007C343E"/>
    <w:rsid w:val="007C357A"/>
    <w:rsid w:val="007C3AA0"/>
    <w:rsid w:val="007C3DD8"/>
    <w:rsid w:val="007C3F52"/>
    <w:rsid w:val="007C4005"/>
    <w:rsid w:val="007C40AF"/>
    <w:rsid w:val="007C40F7"/>
    <w:rsid w:val="007C43E7"/>
    <w:rsid w:val="007C43E9"/>
    <w:rsid w:val="007C465B"/>
    <w:rsid w:val="007C465D"/>
    <w:rsid w:val="007C46B9"/>
    <w:rsid w:val="007C4751"/>
    <w:rsid w:val="007C4880"/>
    <w:rsid w:val="007C4B2D"/>
    <w:rsid w:val="007C4C77"/>
    <w:rsid w:val="007C5075"/>
    <w:rsid w:val="007C5578"/>
    <w:rsid w:val="007C55E5"/>
    <w:rsid w:val="007C5B9C"/>
    <w:rsid w:val="007C5CA3"/>
    <w:rsid w:val="007C5D1A"/>
    <w:rsid w:val="007C5D7F"/>
    <w:rsid w:val="007C5E73"/>
    <w:rsid w:val="007C5FAC"/>
    <w:rsid w:val="007C6268"/>
    <w:rsid w:val="007C6309"/>
    <w:rsid w:val="007C642F"/>
    <w:rsid w:val="007C65B6"/>
    <w:rsid w:val="007C66A6"/>
    <w:rsid w:val="007C682B"/>
    <w:rsid w:val="007C6BAD"/>
    <w:rsid w:val="007C6CFF"/>
    <w:rsid w:val="007C6DC3"/>
    <w:rsid w:val="007C6DCF"/>
    <w:rsid w:val="007C70C3"/>
    <w:rsid w:val="007C7223"/>
    <w:rsid w:val="007C74E3"/>
    <w:rsid w:val="007C7934"/>
    <w:rsid w:val="007C7B58"/>
    <w:rsid w:val="007C7CE3"/>
    <w:rsid w:val="007C7D96"/>
    <w:rsid w:val="007C7E82"/>
    <w:rsid w:val="007C7EE1"/>
    <w:rsid w:val="007C7F14"/>
    <w:rsid w:val="007D00F4"/>
    <w:rsid w:val="007D0177"/>
    <w:rsid w:val="007D02B7"/>
    <w:rsid w:val="007D05FC"/>
    <w:rsid w:val="007D0AC6"/>
    <w:rsid w:val="007D0B10"/>
    <w:rsid w:val="007D0BCE"/>
    <w:rsid w:val="007D0CC0"/>
    <w:rsid w:val="007D0D22"/>
    <w:rsid w:val="007D0E46"/>
    <w:rsid w:val="007D109E"/>
    <w:rsid w:val="007D1106"/>
    <w:rsid w:val="007D11BC"/>
    <w:rsid w:val="007D11DC"/>
    <w:rsid w:val="007D1312"/>
    <w:rsid w:val="007D1393"/>
    <w:rsid w:val="007D14A9"/>
    <w:rsid w:val="007D1732"/>
    <w:rsid w:val="007D1834"/>
    <w:rsid w:val="007D208F"/>
    <w:rsid w:val="007D2105"/>
    <w:rsid w:val="007D21D3"/>
    <w:rsid w:val="007D223E"/>
    <w:rsid w:val="007D24BF"/>
    <w:rsid w:val="007D24F9"/>
    <w:rsid w:val="007D2592"/>
    <w:rsid w:val="007D280E"/>
    <w:rsid w:val="007D346C"/>
    <w:rsid w:val="007D3619"/>
    <w:rsid w:val="007D3A36"/>
    <w:rsid w:val="007D3DAC"/>
    <w:rsid w:val="007D3E52"/>
    <w:rsid w:val="007D3F34"/>
    <w:rsid w:val="007D431E"/>
    <w:rsid w:val="007D4336"/>
    <w:rsid w:val="007D48C7"/>
    <w:rsid w:val="007D4979"/>
    <w:rsid w:val="007D4B40"/>
    <w:rsid w:val="007D4CF5"/>
    <w:rsid w:val="007D4E56"/>
    <w:rsid w:val="007D4FB9"/>
    <w:rsid w:val="007D532F"/>
    <w:rsid w:val="007D537B"/>
    <w:rsid w:val="007D545B"/>
    <w:rsid w:val="007D56D6"/>
    <w:rsid w:val="007D57A4"/>
    <w:rsid w:val="007D5B32"/>
    <w:rsid w:val="007D5C29"/>
    <w:rsid w:val="007D5DE8"/>
    <w:rsid w:val="007D5DFB"/>
    <w:rsid w:val="007D5F0B"/>
    <w:rsid w:val="007D61EB"/>
    <w:rsid w:val="007D63A4"/>
    <w:rsid w:val="007D65AC"/>
    <w:rsid w:val="007D6658"/>
    <w:rsid w:val="007D685B"/>
    <w:rsid w:val="007D686F"/>
    <w:rsid w:val="007D6A1E"/>
    <w:rsid w:val="007D6ECB"/>
    <w:rsid w:val="007D6F3F"/>
    <w:rsid w:val="007D700F"/>
    <w:rsid w:val="007D7079"/>
    <w:rsid w:val="007D7441"/>
    <w:rsid w:val="007D79F4"/>
    <w:rsid w:val="007D7B5C"/>
    <w:rsid w:val="007D7CE2"/>
    <w:rsid w:val="007D7F8B"/>
    <w:rsid w:val="007E0121"/>
    <w:rsid w:val="007E025E"/>
    <w:rsid w:val="007E04B0"/>
    <w:rsid w:val="007E09AD"/>
    <w:rsid w:val="007E0DF0"/>
    <w:rsid w:val="007E0E6B"/>
    <w:rsid w:val="007E10C3"/>
    <w:rsid w:val="007E1116"/>
    <w:rsid w:val="007E1136"/>
    <w:rsid w:val="007E1231"/>
    <w:rsid w:val="007E1296"/>
    <w:rsid w:val="007E1522"/>
    <w:rsid w:val="007E1636"/>
    <w:rsid w:val="007E190E"/>
    <w:rsid w:val="007E1A47"/>
    <w:rsid w:val="007E1CC8"/>
    <w:rsid w:val="007E1CFC"/>
    <w:rsid w:val="007E1D58"/>
    <w:rsid w:val="007E1ED2"/>
    <w:rsid w:val="007E206D"/>
    <w:rsid w:val="007E2071"/>
    <w:rsid w:val="007E2133"/>
    <w:rsid w:val="007E2203"/>
    <w:rsid w:val="007E2385"/>
    <w:rsid w:val="007E244E"/>
    <w:rsid w:val="007E2737"/>
    <w:rsid w:val="007E27C3"/>
    <w:rsid w:val="007E2960"/>
    <w:rsid w:val="007E2A55"/>
    <w:rsid w:val="007E2BA1"/>
    <w:rsid w:val="007E2CF2"/>
    <w:rsid w:val="007E2D7E"/>
    <w:rsid w:val="007E2EBE"/>
    <w:rsid w:val="007E315A"/>
    <w:rsid w:val="007E3204"/>
    <w:rsid w:val="007E3405"/>
    <w:rsid w:val="007E3681"/>
    <w:rsid w:val="007E383F"/>
    <w:rsid w:val="007E38BD"/>
    <w:rsid w:val="007E39ED"/>
    <w:rsid w:val="007E3A7F"/>
    <w:rsid w:val="007E3B2F"/>
    <w:rsid w:val="007E3BB0"/>
    <w:rsid w:val="007E3E6A"/>
    <w:rsid w:val="007E3EBE"/>
    <w:rsid w:val="007E4163"/>
    <w:rsid w:val="007E41B6"/>
    <w:rsid w:val="007E43A5"/>
    <w:rsid w:val="007E44AE"/>
    <w:rsid w:val="007E4629"/>
    <w:rsid w:val="007E494B"/>
    <w:rsid w:val="007E4BE6"/>
    <w:rsid w:val="007E4E7B"/>
    <w:rsid w:val="007E4E9D"/>
    <w:rsid w:val="007E4ECC"/>
    <w:rsid w:val="007E5005"/>
    <w:rsid w:val="007E50DB"/>
    <w:rsid w:val="007E522C"/>
    <w:rsid w:val="007E568D"/>
    <w:rsid w:val="007E5B81"/>
    <w:rsid w:val="007E5E14"/>
    <w:rsid w:val="007E5E46"/>
    <w:rsid w:val="007E5F40"/>
    <w:rsid w:val="007E6077"/>
    <w:rsid w:val="007E60BB"/>
    <w:rsid w:val="007E6172"/>
    <w:rsid w:val="007E630B"/>
    <w:rsid w:val="007E63F6"/>
    <w:rsid w:val="007E65A6"/>
    <w:rsid w:val="007E66CE"/>
    <w:rsid w:val="007E66F0"/>
    <w:rsid w:val="007E67F3"/>
    <w:rsid w:val="007E6B90"/>
    <w:rsid w:val="007E6C8A"/>
    <w:rsid w:val="007E6CF8"/>
    <w:rsid w:val="007E6D90"/>
    <w:rsid w:val="007E6E8A"/>
    <w:rsid w:val="007E6ECC"/>
    <w:rsid w:val="007E708D"/>
    <w:rsid w:val="007E7306"/>
    <w:rsid w:val="007E778D"/>
    <w:rsid w:val="007E77BF"/>
    <w:rsid w:val="007E7A4B"/>
    <w:rsid w:val="007E7C1E"/>
    <w:rsid w:val="007E7C53"/>
    <w:rsid w:val="007E7EAE"/>
    <w:rsid w:val="007F0283"/>
    <w:rsid w:val="007F033B"/>
    <w:rsid w:val="007F0620"/>
    <w:rsid w:val="007F094F"/>
    <w:rsid w:val="007F09A8"/>
    <w:rsid w:val="007F0ABE"/>
    <w:rsid w:val="007F0B11"/>
    <w:rsid w:val="007F0B97"/>
    <w:rsid w:val="007F0D8E"/>
    <w:rsid w:val="007F0ED9"/>
    <w:rsid w:val="007F0FB3"/>
    <w:rsid w:val="007F11E8"/>
    <w:rsid w:val="007F1479"/>
    <w:rsid w:val="007F16B5"/>
    <w:rsid w:val="007F18AC"/>
    <w:rsid w:val="007F22EF"/>
    <w:rsid w:val="007F23C9"/>
    <w:rsid w:val="007F24A8"/>
    <w:rsid w:val="007F25A7"/>
    <w:rsid w:val="007F25A8"/>
    <w:rsid w:val="007F2645"/>
    <w:rsid w:val="007F2AD2"/>
    <w:rsid w:val="007F2C3B"/>
    <w:rsid w:val="007F2C76"/>
    <w:rsid w:val="007F2C7B"/>
    <w:rsid w:val="007F2D85"/>
    <w:rsid w:val="007F2F28"/>
    <w:rsid w:val="007F30D0"/>
    <w:rsid w:val="007F30F9"/>
    <w:rsid w:val="007F33A8"/>
    <w:rsid w:val="007F34E1"/>
    <w:rsid w:val="007F361B"/>
    <w:rsid w:val="007F3C0C"/>
    <w:rsid w:val="007F3D44"/>
    <w:rsid w:val="007F3E2D"/>
    <w:rsid w:val="007F43E9"/>
    <w:rsid w:val="007F4668"/>
    <w:rsid w:val="007F470D"/>
    <w:rsid w:val="007F4728"/>
    <w:rsid w:val="007F478B"/>
    <w:rsid w:val="007F4805"/>
    <w:rsid w:val="007F488E"/>
    <w:rsid w:val="007F4B21"/>
    <w:rsid w:val="007F4B30"/>
    <w:rsid w:val="007F4BD2"/>
    <w:rsid w:val="007F4E79"/>
    <w:rsid w:val="007F4E9B"/>
    <w:rsid w:val="007F4F80"/>
    <w:rsid w:val="007F55A0"/>
    <w:rsid w:val="007F571B"/>
    <w:rsid w:val="007F59E1"/>
    <w:rsid w:val="007F5C7F"/>
    <w:rsid w:val="007F5C9B"/>
    <w:rsid w:val="007F5F3E"/>
    <w:rsid w:val="007F6076"/>
    <w:rsid w:val="007F60CF"/>
    <w:rsid w:val="007F6232"/>
    <w:rsid w:val="007F62ED"/>
    <w:rsid w:val="007F64C7"/>
    <w:rsid w:val="007F6746"/>
    <w:rsid w:val="007F6959"/>
    <w:rsid w:val="007F6F95"/>
    <w:rsid w:val="007F6FE9"/>
    <w:rsid w:val="007F7041"/>
    <w:rsid w:val="007F7084"/>
    <w:rsid w:val="007F70CA"/>
    <w:rsid w:val="007F7172"/>
    <w:rsid w:val="007F7301"/>
    <w:rsid w:val="007F7635"/>
    <w:rsid w:val="007F7654"/>
    <w:rsid w:val="007F785D"/>
    <w:rsid w:val="007F7A08"/>
    <w:rsid w:val="007F7ABC"/>
    <w:rsid w:val="007F7AD6"/>
    <w:rsid w:val="007F7D16"/>
    <w:rsid w:val="007F7F7C"/>
    <w:rsid w:val="00800121"/>
    <w:rsid w:val="008001CB"/>
    <w:rsid w:val="00800623"/>
    <w:rsid w:val="0080067A"/>
    <w:rsid w:val="008007F4"/>
    <w:rsid w:val="00800907"/>
    <w:rsid w:val="00800A19"/>
    <w:rsid w:val="00800AFF"/>
    <w:rsid w:val="00800DCC"/>
    <w:rsid w:val="008010BF"/>
    <w:rsid w:val="0080128F"/>
    <w:rsid w:val="00801472"/>
    <w:rsid w:val="008014E1"/>
    <w:rsid w:val="008014EB"/>
    <w:rsid w:val="008019E7"/>
    <w:rsid w:val="00801CF7"/>
    <w:rsid w:val="00801D01"/>
    <w:rsid w:val="00802096"/>
    <w:rsid w:val="008020BC"/>
    <w:rsid w:val="008020D9"/>
    <w:rsid w:val="00802190"/>
    <w:rsid w:val="008023A0"/>
    <w:rsid w:val="00802760"/>
    <w:rsid w:val="00802856"/>
    <w:rsid w:val="00802CF9"/>
    <w:rsid w:val="00802E41"/>
    <w:rsid w:val="0080304B"/>
    <w:rsid w:val="008031EA"/>
    <w:rsid w:val="008031EC"/>
    <w:rsid w:val="00803464"/>
    <w:rsid w:val="00803472"/>
    <w:rsid w:val="008034BC"/>
    <w:rsid w:val="008034D8"/>
    <w:rsid w:val="0080353C"/>
    <w:rsid w:val="00803543"/>
    <w:rsid w:val="0080360F"/>
    <w:rsid w:val="00803935"/>
    <w:rsid w:val="00803978"/>
    <w:rsid w:val="00803D66"/>
    <w:rsid w:val="00803EAC"/>
    <w:rsid w:val="00803F75"/>
    <w:rsid w:val="00803F9A"/>
    <w:rsid w:val="00804276"/>
    <w:rsid w:val="00804374"/>
    <w:rsid w:val="0080496B"/>
    <w:rsid w:val="00804B81"/>
    <w:rsid w:val="00804CAB"/>
    <w:rsid w:val="00804CBB"/>
    <w:rsid w:val="00804F42"/>
    <w:rsid w:val="00804F8E"/>
    <w:rsid w:val="008054F0"/>
    <w:rsid w:val="00805530"/>
    <w:rsid w:val="008055A3"/>
    <w:rsid w:val="008056C7"/>
    <w:rsid w:val="00805847"/>
    <w:rsid w:val="0080592A"/>
    <w:rsid w:val="00805B44"/>
    <w:rsid w:val="00805BD3"/>
    <w:rsid w:val="00805D90"/>
    <w:rsid w:val="00806460"/>
    <w:rsid w:val="00806498"/>
    <w:rsid w:val="008064DA"/>
    <w:rsid w:val="0080671D"/>
    <w:rsid w:val="0080684E"/>
    <w:rsid w:val="00806E32"/>
    <w:rsid w:val="00807DB6"/>
    <w:rsid w:val="008101B8"/>
    <w:rsid w:val="008101FE"/>
    <w:rsid w:val="00810464"/>
    <w:rsid w:val="00810573"/>
    <w:rsid w:val="0081094A"/>
    <w:rsid w:val="00810999"/>
    <w:rsid w:val="008109CE"/>
    <w:rsid w:val="00810A17"/>
    <w:rsid w:val="00810B3D"/>
    <w:rsid w:val="00811050"/>
    <w:rsid w:val="00811084"/>
    <w:rsid w:val="00811130"/>
    <w:rsid w:val="0081124F"/>
    <w:rsid w:val="00811383"/>
    <w:rsid w:val="0081156E"/>
    <w:rsid w:val="00811A9F"/>
    <w:rsid w:val="00811B0C"/>
    <w:rsid w:val="00811B6F"/>
    <w:rsid w:val="00811C56"/>
    <w:rsid w:val="008120A2"/>
    <w:rsid w:val="0081210F"/>
    <w:rsid w:val="0081230B"/>
    <w:rsid w:val="00812423"/>
    <w:rsid w:val="0081250A"/>
    <w:rsid w:val="00812696"/>
    <w:rsid w:val="008126DA"/>
    <w:rsid w:val="00812941"/>
    <w:rsid w:val="008129EB"/>
    <w:rsid w:val="00812A34"/>
    <w:rsid w:val="00812F29"/>
    <w:rsid w:val="00812FBE"/>
    <w:rsid w:val="008131C6"/>
    <w:rsid w:val="0081339C"/>
    <w:rsid w:val="00813473"/>
    <w:rsid w:val="0081347A"/>
    <w:rsid w:val="008134A8"/>
    <w:rsid w:val="008135A7"/>
    <w:rsid w:val="00813843"/>
    <w:rsid w:val="0081398A"/>
    <w:rsid w:val="008139BE"/>
    <w:rsid w:val="008139DC"/>
    <w:rsid w:val="00813A59"/>
    <w:rsid w:val="00813AE0"/>
    <w:rsid w:val="00813BFD"/>
    <w:rsid w:val="00813C60"/>
    <w:rsid w:val="00813D2B"/>
    <w:rsid w:val="00814116"/>
    <w:rsid w:val="00814165"/>
    <w:rsid w:val="008141D4"/>
    <w:rsid w:val="008141E1"/>
    <w:rsid w:val="0081429F"/>
    <w:rsid w:val="008142DD"/>
    <w:rsid w:val="008144AC"/>
    <w:rsid w:val="00814868"/>
    <w:rsid w:val="00814A11"/>
    <w:rsid w:val="00814D43"/>
    <w:rsid w:val="00814D9A"/>
    <w:rsid w:val="008151F8"/>
    <w:rsid w:val="00815327"/>
    <w:rsid w:val="00815425"/>
    <w:rsid w:val="008155E3"/>
    <w:rsid w:val="00815E22"/>
    <w:rsid w:val="00816043"/>
    <w:rsid w:val="008160CE"/>
    <w:rsid w:val="00816181"/>
    <w:rsid w:val="00816331"/>
    <w:rsid w:val="00816350"/>
    <w:rsid w:val="0081667B"/>
    <w:rsid w:val="0081683F"/>
    <w:rsid w:val="00816BD4"/>
    <w:rsid w:val="00816F4D"/>
    <w:rsid w:val="008171BD"/>
    <w:rsid w:val="008172B4"/>
    <w:rsid w:val="008173A8"/>
    <w:rsid w:val="008175C2"/>
    <w:rsid w:val="00817638"/>
    <w:rsid w:val="00817728"/>
    <w:rsid w:val="00817731"/>
    <w:rsid w:val="008179DA"/>
    <w:rsid w:val="00817A61"/>
    <w:rsid w:val="00817A7E"/>
    <w:rsid w:val="00817AD5"/>
    <w:rsid w:val="0081F93C"/>
    <w:rsid w:val="008200FD"/>
    <w:rsid w:val="0082014F"/>
    <w:rsid w:val="008201D1"/>
    <w:rsid w:val="00820301"/>
    <w:rsid w:val="00820401"/>
    <w:rsid w:val="008204AD"/>
    <w:rsid w:val="008205CD"/>
    <w:rsid w:val="008205D0"/>
    <w:rsid w:val="00820731"/>
    <w:rsid w:val="0082080B"/>
    <w:rsid w:val="008208FC"/>
    <w:rsid w:val="00820994"/>
    <w:rsid w:val="00820A5F"/>
    <w:rsid w:val="00820BD2"/>
    <w:rsid w:val="00820DDA"/>
    <w:rsid w:val="00820E89"/>
    <w:rsid w:val="008212D4"/>
    <w:rsid w:val="00821500"/>
    <w:rsid w:val="008215B1"/>
    <w:rsid w:val="008217F2"/>
    <w:rsid w:val="00821D2F"/>
    <w:rsid w:val="00821E3C"/>
    <w:rsid w:val="00821F77"/>
    <w:rsid w:val="00821FAA"/>
    <w:rsid w:val="00822083"/>
    <w:rsid w:val="0082225F"/>
    <w:rsid w:val="00822435"/>
    <w:rsid w:val="0082245C"/>
    <w:rsid w:val="008225DA"/>
    <w:rsid w:val="008226F4"/>
    <w:rsid w:val="008226F6"/>
    <w:rsid w:val="008227BF"/>
    <w:rsid w:val="008227EF"/>
    <w:rsid w:val="00822841"/>
    <w:rsid w:val="008228A5"/>
    <w:rsid w:val="008229CF"/>
    <w:rsid w:val="00822A13"/>
    <w:rsid w:val="00822B3C"/>
    <w:rsid w:val="00822C03"/>
    <w:rsid w:val="00822CF9"/>
    <w:rsid w:val="00822E29"/>
    <w:rsid w:val="008234E2"/>
    <w:rsid w:val="0082380A"/>
    <w:rsid w:val="00823D01"/>
    <w:rsid w:val="00823D46"/>
    <w:rsid w:val="00823FDF"/>
    <w:rsid w:val="00824127"/>
    <w:rsid w:val="0082451C"/>
    <w:rsid w:val="008245C7"/>
    <w:rsid w:val="00824D0E"/>
    <w:rsid w:val="00824EED"/>
    <w:rsid w:val="00825070"/>
    <w:rsid w:val="0082516A"/>
    <w:rsid w:val="00825294"/>
    <w:rsid w:val="00825451"/>
    <w:rsid w:val="008254CE"/>
    <w:rsid w:val="00825605"/>
    <w:rsid w:val="008257AD"/>
    <w:rsid w:val="00825D30"/>
    <w:rsid w:val="00825FFA"/>
    <w:rsid w:val="00826014"/>
    <w:rsid w:val="00826063"/>
    <w:rsid w:val="00826094"/>
    <w:rsid w:val="00826105"/>
    <w:rsid w:val="008262B3"/>
    <w:rsid w:val="0082631D"/>
    <w:rsid w:val="008264A5"/>
    <w:rsid w:val="0082661B"/>
    <w:rsid w:val="0082669D"/>
    <w:rsid w:val="008266DE"/>
    <w:rsid w:val="00826A12"/>
    <w:rsid w:val="00826AB4"/>
    <w:rsid w:val="00826B3C"/>
    <w:rsid w:val="00826B92"/>
    <w:rsid w:val="00826F71"/>
    <w:rsid w:val="00826F72"/>
    <w:rsid w:val="00826FA4"/>
    <w:rsid w:val="008270A2"/>
    <w:rsid w:val="0082748C"/>
    <w:rsid w:val="00827589"/>
    <w:rsid w:val="008276E3"/>
    <w:rsid w:val="00827AF9"/>
    <w:rsid w:val="00827BAA"/>
    <w:rsid w:val="00827F1A"/>
    <w:rsid w:val="00830083"/>
    <w:rsid w:val="0083023B"/>
    <w:rsid w:val="0083049E"/>
    <w:rsid w:val="0083066E"/>
    <w:rsid w:val="008306CC"/>
    <w:rsid w:val="008307E6"/>
    <w:rsid w:val="008309CD"/>
    <w:rsid w:val="00830AC9"/>
    <w:rsid w:val="00830B6A"/>
    <w:rsid w:val="00830BC4"/>
    <w:rsid w:val="00830C5E"/>
    <w:rsid w:val="00830D64"/>
    <w:rsid w:val="00830DC6"/>
    <w:rsid w:val="00830ED9"/>
    <w:rsid w:val="00830F3C"/>
    <w:rsid w:val="008315D5"/>
    <w:rsid w:val="00831607"/>
    <w:rsid w:val="00831755"/>
    <w:rsid w:val="0083186C"/>
    <w:rsid w:val="00831C9B"/>
    <w:rsid w:val="00831E93"/>
    <w:rsid w:val="0083203B"/>
    <w:rsid w:val="0083212D"/>
    <w:rsid w:val="008321FD"/>
    <w:rsid w:val="00832530"/>
    <w:rsid w:val="008326BF"/>
    <w:rsid w:val="008327AE"/>
    <w:rsid w:val="008328FA"/>
    <w:rsid w:val="008329E0"/>
    <w:rsid w:val="00832A22"/>
    <w:rsid w:val="00832BCA"/>
    <w:rsid w:val="00832E6C"/>
    <w:rsid w:val="00832FF5"/>
    <w:rsid w:val="008330CF"/>
    <w:rsid w:val="00833136"/>
    <w:rsid w:val="0083318D"/>
    <w:rsid w:val="0083343B"/>
    <w:rsid w:val="0083385D"/>
    <w:rsid w:val="0083387A"/>
    <w:rsid w:val="00833A46"/>
    <w:rsid w:val="00833AB5"/>
    <w:rsid w:val="00833EAD"/>
    <w:rsid w:val="00833EDF"/>
    <w:rsid w:val="00833FCA"/>
    <w:rsid w:val="0083408F"/>
    <w:rsid w:val="00834208"/>
    <w:rsid w:val="00834257"/>
    <w:rsid w:val="00834367"/>
    <w:rsid w:val="008344DA"/>
    <w:rsid w:val="00834AB9"/>
    <w:rsid w:val="00834BD0"/>
    <w:rsid w:val="00834E30"/>
    <w:rsid w:val="00834EA9"/>
    <w:rsid w:val="00834ED4"/>
    <w:rsid w:val="00834F03"/>
    <w:rsid w:val="00834FEA"/>
    <w:rsid w:val="00835066"/>
    <w:rsid w:val="00835109"/>
    <w:rsid w:val="00835155"/>
    <w:rsid w:val="00835319"/>
    <w:rsid w:val="00835811"/>
    <w:rsid w:val="00835A91"/>
    <w:rsid w:val="00835BC1"/>
    <w:rsid w:val="00835CC1"/>
    <w:rsid w:val="00835D31"/>
    <w:rsid w:val="00835E93"/>
    <w:rsid w:val="00835EF6"/>
    <w:rsid w:val="00836065"/>
    <w:rsid w:val="0083615D"/>
    <w:rsid w:val="008362CB"/>
    <w:rsid w:val="0083631F"/>
    <w:rsid w:val="00836328"/>
    <w:rsid w:val="008363E2"/>
    <w:rsid w:val="00836484"/>
    <w:rsid w:val="008365C5"/>
    <w:rsid w:val="00836626"/>
    <w:rsid w:val="008366DC"/>
    <w:rsid w:val="0083678D"/>
    <w:rsid w:val="008367D7"/>
    <w:rsid w:val="0083683E"/>
    <w:rsid w:val="0083692A"/>
    <w:rsid w:val="0083699E"/>
    <w:rsid w:val="008369A3"/>
    <w:rsid w:val="00836A27"/>
    <w:rsid w:val="00836A67"/>
    <w:rsid w:val="00836B2E"/>
    <w:rsid w:val="00836E2D"/>
    <w:rsid w:val="00836E8A"/>
    <w:rsid w:val="00836EDA"/>
    <w:rsid w:val="00836F31"/>
    <w:rsid w:val="00837300"/>
    <w:rsid w:val="0083761A"/>
    <w:rsid w:val="00837656"/>
    <w:rsid w:val="00837752"/>
    <w:rsid w:val="00837CDE"/>
    <w:rsid w:val="00837E66"/>
    <w:rsid w:val="00837F65"/>
    <w:rsid w:val="00837FF8"/>
    <w:rsid w:val="008402DA"/>
    <w:rsid w:val="00840356"/>
    <w:rsid w:val="0084042B"/>
    <w:rsid w:val="008405DD"/>
    <w:rsid w:val="008408E4"/>
    <w:rsid w:val="00840961"/>
    <w:rsid w:val="00840979"/>
    <w:rsid w:val="00840C3A"/>
    <w:rsid w:val="00840C41"/>
    <w:rsid w:val="00840DFD"/>
    <w:rsid w:val="008410B6"/>
    <w:rsid w:val="008413DF"/>
    <w:rsid w:val="00841444"/>
    <w:rsid w:val="00841451"/>
    <w:rsid w:val="0084166A"/>
    <w:rsid w:val="00841747"/>
    <w:rsid w:val="00841847"/>
    <w:rsid w:val="00841905"/>
    <w:rsid w:val="0084190D"/>
    <w:rsid w:val="0084195A"/>
    <w:rsid w:val="00841963"/>
    <w:rsid w:val="00841983"/>
    <w:rsid w:val="00841A36"/>
    <w:rsid w:val="00841CAE"/>
    <w:rsid w:val="00841D42"/>
    <w:rsid w:val="0084205F"/>
    <w:rsid w:val="00842567"/>
    <w:rsid w:val="008425E0"/>
    <w:rsid w:val="0084262A"/>
    <w:rsid w:val="00842682"/>
    <w:rsid w:val="0084272F"/>
    <w:rsid w:val="008428E7"/>
    <w:rsid w:val="00842B32"/>
    <w:rsid w:val="00842BE2"/>
    <w:rsid w:val="00842C7E"/>
    <w:rsid w:val="00842D44"/>
    <w:rsid w:val="00843331"/>
    <w:rsid w:val="0084339C"/>
    <w:rsid w:val="008433A8"/>
    <w:rsid w:val="008434B9"/>
    <w:rsid w:val="008437F3"/>
    <w:rsid w:val="00843826"/>
    <w:rsid w:val="008439C5"/>
    <w:rsid w:val="00843CE1"/>
    <w:rsid w:val="00843D4E"/>
    <w:rsid w:val="00843EFF"/>
    <w:rsid w:val="00843F6A"/>
    <w:rsid w:val="008442FE"/>
    <w:rsid w:val="008443AC"/>
    <w:rsid w:val="00844724"/>
    <w:rsid w:val="0084484E"/>
    <w:rsid w:val="0084498A"/>
    <w:rsid w:val="00844A1D"/>
    <w:rsid w:val="00844B53"/>
    <w:rsid w:val="00844CFF"/>
    <w:rsid w:val="00844DF3"/>
    <w:rsid w:val="00844E4C"/>
    <w:rsid w:val="00844E81"/>
    <w:rsid w:val="00844ECF"/>
    <w:rsid w:val="00844F55"/>
    <w:rsid w:val="008452B0"/>
    <w:rsid w:val="0084539D"/>
    <w:rsid w:val="008454FD"/>
    <w:rsid w:val="008455E7"/>
    <w:rsid w:val="00845665"/>
    <w:rsid w:val="0084578D"/>
    <w:rsid w:val="008458B6"/>
    <w:rsid w:val="00845A9A"/>
    <w:rsid w:val="00845B33"/>
    <w:rsid w:val="00845B71"/>
    <w:rsid w:val="008461DD"/>
    <w:rsid w:val="008463B4"/>
    <w:rsid w:val="008464D4"/>
    <w:rsid w:val="00846596"/>
    <w:rsid w:val="008465EF"/>
    <w:rsid w:val="008466C1"/>
    <w:rsid w:val="008466F7"/>
    <w:rsid w:val="008469D8"/>
    <w:rsid w:val="00846CA1"/>
    <w:rsid w:val="00846EFC"/>
    <w:rsid w:val="00846F44"/>
    <w:rsid w:val="00846F93"/>
    <w:rsid w:val="00847059"/>
    <w:rsid w:val="00847623"/>
    <w:rsid w:val="0084778D"/>
    <w:rsid w:val="008478CE"/>
    <w:rsid w:val="00847C2B"/>
    <w:rsid w:val="00847E7D"/>
    <w:rsid w:val="00847EB4"/>
    <w:rsid w:val="00847EC4"/>
    <w:rsid w:val="00847F14"/>
    <w:rsid w:val="0085031B"/>
    <w:rsid w:val="0085032B"/>
    <w:rsid w:val="00850351"/>
    <w:rsid w:val="008503A6"/>
    <w:rsid w:val="00850535"/>
    <w:rsid w:val="00850724"/>
    <w:rsid w:val="00850755"/>
    <w:rsid w:val="0085075A"/>
    <w:rsid w:val="00850909"/>
    <w:rsid w:val="00850924"/>
    <w:rsid w:val="00850A81"/>
    <w:rsid w:val="00850AF8"/>
    <w:rsid w:val="00850B48"/>
    <w:rsid w:val="00850C80"/>
    <w:rsid w:val="00850CF7"/>
    <w:rsid w:val="00851001"/>
    <w:rsid w:val="008516F1"/>
    <w:rsid w:val="00851D78"/>
    <w:rsid w:val="00851F0F"/>
    <w:rsid w:val="00852795"/>
    <w:rsid w:val="008527F6"/>
    <w:rsid w:val="0085298E"/>
    <w:rsid w:val="00852A01"/>
    <w:rsid w:val="00852A51"/>
    <w:rsid w:val="00852CC6"/>
    <w:rsid w:val="00852DC5"/>
    <w:rsid w:val="008530B2"/>
    <w:rsid w:val="0085360A"/>
    <w:rsid w:val="00853622"/>
    <w:rsid w:val="008536EE"/>
    <w:rsid w:val="00853949"/>
    <w:rsid w:val="00853A56"/>
    <w:rsid w:val="00853E63"/>
    <w:rsid w:val="00853F0B"/>
    <w:rsid w:val="008541D0"/>
    <w:rsid w:val="00854399"/>
    <w:rsid w:val="0085461C"/>
    <w:rsid w:val="0085464A"/>
    <w:rsid w:val="008547FB"/>
    <w:rsid w:val="00854A28"/>
    <w:rsid w:val="00854A79"/>
    <w:rsid w:val="00854B58"/>
    <w:rsid w:val="00854D0C"/>
    <w:rsid w:val="00854E01"/>
    <w:rsid w:val="00854F0E"/>
    <w:rsid w:val="00854F6B"/>
    <w:rsid w:val="00855121"/>
    <w:rsid w:val="00855331"/>
    <w:rsid w:val="008553DD"/>
    <w:rsid w:val="00855406"/>
    <w:rsid w:val="0085544C"/>
    <w:rsid w:val="0085552F"/>
    <w:rsid w:val="00855803"/>
    <w:rsid w:val="0085583B"/>
    <w:rsid w:val="0085596F"/>
    <w:rsid w:val="00855B2F"/>
    <w:rsid w:val="008560B5"/>
    <w:rsid w:val="00856248"/>
    <w:rsid w:val="0085640A"/>
    <w:rsid w:val="008566AF"/>
    <w:rsid w:val="00856973"/>
    <w:rsid w:val="00856C1A"/>
    <w:rsid w:val="00856C75"/>
    <w:rsid w:val="00856D67"/>
    <w:rsid w:val="00856E77"/>
    <w:rsid w:val="008571FD"/>
    <w:rsid w:val="0085725F"/>
    <w:rsid w:val="0085726F"/>
    <w:rsid w:val="008574AA"/>
    <w:rsid w:val="0085793A"/>
    <w:rsid w:val="00857B24"/>
    <w:rsid w:val="00857CD4"/>
    <w:rsid w:val="00857D39"/>
    <w:rsid w:val="00857D6E"/>
    <w:rsid w:val="00857E85"/>
    <w:rsid w:val="00860046"/>
    <w:rsid w:val="008601A8"/>
    <w:rsid w:val="008602BA"/>
    <w:rsid w:val="00860369"/>
    <w:rsid w:val="008605E0"/>
    <w:rsid w:val="008606D8"/>
    <w:rsid w:val="00860775"/>
    <w:rsid w:val="00860785"/>
    <w:rsid w:val="00860CFF"/>
    <w:rsid w:val="00860E75"/>
    <w:rsid w:val="00860EB6"/>
    <w:rsid w:val="00860F2D"/>
    <w:rsid w:val="0086103A"/>
    <w:rsid w:val="00861504"/>
    <w:rsid w:val="00861536"/>
    <w:rsid w:val="00861663"/>
    <w:rsid w:val="008617EA"/>
    <w:rsid w:val="00861A9E"/>
    <w:rsid w:val="00861E0E"/>
    <w:rsid w:val="0086208D"/>
    <w:rsid w:val="008621C4"/>
    <w:rsid w:val="008622A3"/>
    <w:rsid w:val="008629E3"/>
    <w:rsid w:val="00862BB1"/>
    <w:rsid w:val="00862C77"/>
    <w:rsid w:val="00862D5C"/>
    <w:rsid w:val="00862EF7"/>
    <w:rsid w:val="0086326E"/>
    <w:rsid w:val="008632D4"/>
    <w:rsid w:val="0086331C"/>
    <w:rsid w:val="0086361F"/>
    <w:rsid w:val="008636E5"/>
    <w:rsid w:val="008638E4"/>
    <w:rsid w:val="00863C66"/>
    <w:rsid w:val="00864189"/>
    <w:rsid w:val="008641D4"/>
    <w:rsid w:val="00864321"/>
    <w:rsid w:val="0086451D"/>
    <w:rsid w:val="00864520"/>
    <w:rsid w:val="0086489F"/>
    <w:rsid w:val="00864972"/>
    <w:rsid w:val="00864993"/>
    <w:rsid w:val="00864A21"/>
    <w:rsid w:val="00864C88"/>
    <w:rsid w:val="00864CE7"/>
    <w:rsid w:val="00864DF9"/>
    <w:rsid w:val="00865105"/>
    <w:rsid w:val="00865141"/>
    <w:rsid w:val="00865297"/>
    <w:rsid w:val="0086529D"/>
    <w:rsid w:val="008655AC"/>
    <w:rsid w:val="00865BD0"/>
    <w:rsid w:val="00865C11"/>
    <w:rsid w:val="00865C7C"/>
    <w:rsid w:val="00865D6C"/>
    <w:rsid w:val="00865DB3"/>
    <w:rsid w:val="00865DC8"/>
    <w:rsid w:val="00865DDE"/>
    <w:rsid w:val="00865EE8"/>
    <w:rsid w:val="00865FA4"/>
    <w:rsid w:val="008661E8"/>
    <w:rsid w:val="008662A3"/>
    <w:rsid w:val="00866635"/>
    <w:rsid w:val="00866721"/>
    <w:rsid w:val="0086685D"/>
    <w:rsid w:val="008669EF"/>
    <w:rsid w:val="00866E40"/>
    <w:rsid w:val="00866EE1"/>
    <w:rsid w:val="00866EEE"/>
    <w:rsid w:val="00866EF5"/>
    <w:rsid w:val="0086747F"/>
    <w:rsid w:val="0086774C"/>
    <w:rsid w:val="00867787"/>
    <w:rsid w:val="008679A1"/>
    <w:rsid w:val="00867A1F"/>
    <w:rsid w:val="00867C0D"/>
    <w:rsid w:val="00867D1F"/>
    <w:rsid w:val="00867D39"/>
    <w:rsid w:val="00867E6C"/>
    <w:rsid w:val="0087069A"/>
    <w:rsid w:val="00870CF1"/>
    <w:rsid w:val="00870D58"/>
    <w:rsid w:val="00870DA9"/>
    <w:rsid w:val="00870FEE"/>
    <w:rsid w:val="00871021"/>
    <w:rsid w:val="00871115"/>
    <w:rsid w:val="008712A0"/>
    <w:rsid w:val="0087135A"/>
    <w:rsid w:val="00871639"/>
    <w:rsid w:val="00871660"/>
    <w:rsid w:val="008717D4"/>
    <w:rsid w:val="00871B40"/>
    <w:rsid w:val="00871FE8"/>
    <w:rsid w:val="008721FD"/>
    <w:rsid w:val="0087248E"/>
    <w:rsid w:val="00872621"/>
    <w:rsid w:val="008727AA"/>
    <w:rsid w:val="00872891"/>
    <w:rsid w:val="008729A9"/>
    <w:rsid w:val="008729DD"/>
    <w:rsid w:val="00872DDD"/>
    <w:rsid w:val="00872E02"/>
    <w:rsid w:val="00872F5B"/>
    <w:rsid w:val="00872FFD"/>
    <w:rsid w:val="00873250"/>
    <w:rsid w:val="00873497"/>
    <w:rsid w:val="00873536"/>
    <w:rsid w:val="008736C7"/>
    <w:rsid w:val="00873810"/>
    <w:rsid w:val="00873825"/>
    <w:rsid w:val="00873854"/>
    <w:rsid w:val="008739EF"/>
    <w:rsid w:val="00873ABC"/>
    <w:rsid w:val="00873ADE"/>
    <w:rsid w:val="00873BA0"/>
    <w:rsid w:val="00873E3C"/>
    <w:rsid w:val="00873EA0"/>
    <w:rsid w:val="00873EDE"/>
    <w:rsid w:val="00873EFE"/>
    <w:rsid w:val="0087405F"/>
    <w:rsid w:val="00874249"/>
    <w:rsid w:val="0087457B"/>
    <w:rsid w:val="0087458D"/>
    <w:rsid w:val="00874675"/>
    <w:rsid w:val="008747F7"/>
    <w:rsid w:val="0087496C"/>
    <w:rsid w:val="00874D00"/>
    <w:rsid w:val="00874E3B"/>
    <w:rsid w:val="00874E77"/>
    <w:rsid w:val="00875139"/>
    <w:rsid w:val="0087522B"/>
    <w:rsid w:val="008754CE"/>
    <w:rsid w:val="0087556C"/>
    <w:rsid w:val="0087597C"/>
    <w:rsid w:val="00875BDC"/>
    <w:rsid w:val="00875C3D"/>
    <w:rsid w:val="00875F2E"/>
    <w:rsid w:val="0087601F"/>
    <w:rsid w:val="008763A7"/>
    <w:rsid w:val="00876475"/>
    <w:rsid w:val="008766BA"/>
    <w:rsid w:val="008767DF"/>
    <w:rsid w:val="00876964"/>
    <w:rsid w:val="00876971"/>
    <w:rsid w:val="00876A81"/>
    <w:rsid w:val="00876A93"/>
    <w:rsid w:val="00876C22"/>
    <w:rsid w:val="00876DD6"/>
    <w:rsid w:val="00876F9A"/>
    <w:rsid w:val="0087720B"/>
    <w:rsid w:val="0087738B"/>
    <w:rsid w:val="008773DD"/>
    <w:rsid w:val="00877409"/>
    <w:rsid w:val="00877604"/>
    <w:rsid w:val="008778FC"/>
    <w:rsid w:val="00877B7E"/>
    <w:rsid w:val="00877C17"/>
    <w:rsid w:val="00877C36"/>
    <w:rsid w:val="00877CFD"/>
    <w:rsid w:val="00877D20"/>
    <w:rsid w:val="00877D59"/>
    <w:rsid w:val="00877D6E"/>
    <w:rsid w:val="00877DB6"/>
    <w:rsid w:val="00877DDF"/>
    <w:rsid w:val="00877E71"/>
    <w:rsid w:val="00880071"/>
    <w:rsid w:val="00880084"/>
    <w:rsid w:val="00880231"/>
    <w:rsid w:val="0088023F"/>
    <w:rsid w:val="00880240"/>
    <w:rsid w:val="008802EF"/>
    <w:rsid w:val="00880390"/>
    <w:rsid w:val="00880416"/>
    <w:rsid w:val="0088044C"/>
    <w:rsid w:val="00880642"/>
    <w:rsid w:val="00880776"/>
    <w:rsid w:val="00880861"/>
    <w:rsid w:val="00880978"/>
    <w:rsid w:val="008809A8"/>
    <w:rsid w:val="00880A10"/>
    <w:rsid w:val="00880BFB"/>
    <w:rsid w:val="00880D64"/>
    <w:rsid w:val="00880FCD"/>
    <w:rsid w:val="008810C8"/>
    <w:rsid w:val="008812D6"/>
    <w:rsid w:val="008813B2"/>
    <w:rsid w:val="0088141B"/>
    <w:rsid w:val="008816E6"/>
    <w:rsid w:val="00881B16"/>
    <w:rsid w:val="00881B24"/>
    <w:rsid w:val="00881DA1"/>
    <w:rsid w:val="00882002"/>
    <w:rsid w:val="008829D7"/>
    <w:rsid w:val="00882A4D"/>
    <w:rsid w:val="00882B7C"/>
    <w:rsid w:val="00882C0A"/>
    <w:rsid w:val="00882C7F"/>
    <w:rsid w:val="00882DDF"/>
    <w:rsid w:val="00883028"/>
    <w:rsid w:val="00883181"/>
    <w:rsid w:val="008834EA"/>
    <w:rsid w:val="008839A0"/>
    <w:rsid w:val="008839E5"/>
    <w:rsid w:val="00883C24"/>
    <w:rsid w:val="00883C78"/>
    <w:rsid w:val="00883EE1"/>
    <w:rsid w:val="00883F05"/>
    <w:rsid w:val="008840A8"/>
    <w:rsid w:val="00884137"/>
    <w:rsid w:val="008841BE"/>
    <w:rsid w:val="0088450A"/>
    <w:rsid w:val="008846D0"/>
    <w:rsid w:val="00884734"/>
    <w:rsid w:val="00884892"/>
    <w:rsid w:val="008848B2"/>
    <w:rsid w:val="0088497C"/>
    <w:rsid w:val="00884C75"/>
    <w:rsid w:val="00884D4B"/>
    <w:rsid w:val="00884FE0"/>
    <w:rsid w:val="0088534D"/>
    <w:rsid w:val="0088550F"/>
    <w:rsid w:val="0088561E"/>
    <w:rsid w:val="00885699"/>
    <w:rsid w:val="0088571E"/>
    <w:rsid w:val="00885846"/>
    <w:rsid w:val="00885A80"/>
    <w:rsid w:val="00885AA2"/>
    <w:rsid w:val="00885B46"/>
    <w:rsid w:val="00885C47"/>
    <w:rsid w:val="00886236"/>
    <w:rsid w:val="00886617"/>
    <w:rsid w:val="0088674B"/>
    <w:rsid w:val="008867AE"/>
    <w:rsid w:val="008868A0"/>
    <w:rsid w:val="008868DA"/>
    <w:rsid w:val="00886C0D"/>
    <w:rsid w:val="00886D11"/>
    <w:rsid w:val="00886EA6"/>
    <w:rsid w:val="00887028"/>
    <w:rsid w:val="008871EF"/>
    <w:rsid w:val="0088725B"/>
    <w:rsid w:val="008872D4"/>
    <w:rsid w:val="0088761A"/>
    <w:rsid w:val="008877E2"/>
    <w:rsid w:val="008879E3"/>
    <w:rsid w:val="00887A31"/>
    <w:rsid w:val="00887AF1"/>
    <w:rsid w:val="00887C2E"/>
    <w:rsid w:val="008906BB"/>
    <w:rsid w:val="00890746"/>
    <w:rsid w:val="008907EA"/>
    <w:rsid w:val="00890828"/>
    <w:rsid w:val="00890903"/>
    <w:rsid w:val="0089092C"/>
    <w:rsid w:val="00890A9B"/>
    <w:rsid w:val="00890A9E"/>
    <w:rsid w:val="00890D2D"/>
    <w:rsid w:val="00890E68"/>
    <w:rsid w:val="00890E7B"/>
    <w:rsid w:val="0089101F"/>
    <w:rsid w:val="00891116"/>
    <w:rsid w:val="00891130"/>
    <w:rsid w:val="008912CB"/>
    <w:rsid w:val="00891426"/>
    <w:rsid w:val="00891437"/>
    <w:rsid w:val="008914BD"/>
    <w:rsid w:val="0089169F"/>
    <w:rsid w:val="008916E2"/>
    <w:rsid w:val="00891B4B"/>
    <w:rsid w:val="00891C43"/>
    <w:rsid w:val="00891CFC"/>
    <w:rsid w:val="00891DD9"/>
    <w:rsid w:val="00891E3E"/>
    <w:rsid w:val="00891F98"/>
    <w:rsid w:val="00892092"/>
    <w:rsid w:val="0089217D"/>
    <w:rsid w:val="00892355"/>
    <w:rsid w:val="008924D0"/>
    <w:rsid w:val="00892576"/>
    <w:rsid w:val="0089264C"/>
    <w:rsid w:val="0089285A"/>
    <w:rsid w:val="00892B10"/>
    <w:rsid w:val="00892C72"/>
    <w:rsid w:val="00892E55"/>
    <w:rsid w:val="00892E97"/>
    <w:rsid w:val="00892EF4"/>
    <w:rsid w:val="00892FA0"/>
    <w:rsid w:val="008930E1"/>
    <w:rsid w:val="0089316B"/>
    <w:rsid w:val="0089317A"/>
    <w:rsid w:val="00893604"/>
    <w:rsid w:val="0089362D"/>
    <w:rsid w:val="008939E6"/>
    <w:rsid w:val="00893F2D"/>
    <w:rsid w:val="0089417C"/>
    <w:rsid w:val="0089424F"/>
    <w:rsid w:val="0089456C"/>
    <w:rsid w:val="00894601"/>
    <w:rsid w:val="008947BE"/>
    <w:rsid w:val="00894936"/>
    <w:rsid w:val="00894A26"/>
    <w:rsid w:val="00894CD3"/>
    <w:rsid w:val="00894DB5"/>
    <w:rsid w:val="00894E2E"/>
    <w:rsid w:val="008954F6"/>
    <w:rsid w:val="00895554"/>
    <w:rsid w:val="0089557B"/>
    <w:rsid w:val="008956A9"/>
    <w:rsid w:val="00895BF5"/>
    <w:rsid w:val="00895C62"/>
    <w:rsid w:val="00895CC3"/>
    <w:rsid w:val="00895D49"/>
    <w:rsid w:val="00895D6D"/>
    <w:rsid w:val="00896313"/>
    <w:rsid w:val="008965F7"/>
    <w:rsid w:val="00896734"/>
    <w:rsid w:val="008967BB"/>
    <w:rsid w:val="0089681F"/>
    <w:rsid w:val="00896857"/>
    <w:rsid w:val="008968CE"/>
    <w:rsid w:val="0089694F"/>
    <w:rsid w:val="0089699B"/>
    <w:rsid w:val="00896A54"/>
    <w:rsid w:val="00896B85"/>
    <w:rsid w:val="00896C4A"/>
    <w:rsid w:val="00896E16"/>
    <w:rsid w:val="00896E44"/>
    <w:rsid w:val="00896E4C"/>
    <w:rsid w:val="00896EC9"/>
    <w:rsid w:val="008973BD"/>
    <w:rsid w:val="0089780B"/>
    <w:rsid w:val="00897836"/>
    <w:rsid w:val="00897CB8"/>
    <w:rsid w:val="00897CBF"/>
    <w:rsid w:val="00897E84"/>
    <w:rsid w:val="00897FC9"/>
    <w:rsid w:val="008A0268"/>
    <w:rsid w:val="008A0518"/>
    <w:rsid w:val="008A058B"/>
    <w:rsid w:val="008A05A4"/>
    <w:rsid w:val="008A0869"/>
    <w:rsid w:val="008A0956"/>
    <w:rsid w:val="008A0AA8"/>
    <w:rsid w:val="008A0AAA"/>
    <w:rsid w:val="008A0B60"/>
    <w:rsid w:val="008A0BBE"/>
    <w:rsid w:val="008A0BDD"/>
    <w:rsid w:val="008A0C44"/>
    <w:rsid w:val="008A0C62"/>
    <w:rsid w:val="008A0DC8"/>
    <w:rsid w:val="008A0F64"/>
    <w:rsid w:val="008A0F73"/>
    <w:rsid w:val="008A16EB"/>
    <w:rsid w:val="008A1A23"/>
    <w:rsid w:val="008A1A2C"/>
    <w:rsid w:val="008A1B19"/>
    <w:rsid w:val="008A1BB7"/>
    <w:rsid w:val="008A213E"/>
    <w:rsid w:val="008A2212"/>
    <w:rsid w:val="008A2644"/>
    <w:rsid w:val="008A291A"/>
    <w:rsid w:val="008A29A7"/>
    <w:rsid w:val="008A2A03"/>
    <w:rsid w:val="008A2BE4"/>
    <w:rsid w:val="008A2E30"/>
    <w:rsid w:val="008A30C0"/>
    <w:rsid w:val="008A311C"/>
    <w:rsid w:val="008A32AF"/>
    <w:rsid w:val="008A35E1"/>
    <w:rsid w:val="008A38EA"/>
    <w:rsid w:val="008A3B49"/>
    <w:rsid w:val="008A3B85"/>
    <w:rsid w:val="008A3C06"/>
    <w:rsid w:val="008A3F17"/>
    <w:rsid w:val="008A3F81"/>
    <w:rsid w:val="008A404F"/>
    <w:rsid w:val="008A4123"/>
    <w:rsid w:val="008A4349"/>
    <w:rsid w:val="008A44CE"/>
    <w:rsid w:val="008A4654"/>
    <w:rsid w:val="008A47B0"/>
    <w:rsid w:val="008A481D"/>
    <w:rsid w:val="008A492F"/>
    <w:rsid w:val="008A495B"/>
    <w:rsid w:val="008A4A26"/>
    <w:rsid w:val="008A4ABD"/>
    <w:rsid w:val="008A4E5F"/>
    <w:rsid w:val="008A5286"/>
    <w:rsid w:val="008A53C7"/>
    <w:rsid w:val="008A564D"/>
    <w:rsid w:val="008A56C0"/>
    <w:rsid w:val="008A5776"/>
    <w:rsid w:val="008A57AC"/>
    <w:rsid w:val="008A5843"/>
    <w:rsid w:val="008A5A0A"/>
    <w:rsid w:val="008A5CAC"/>
    <w:rsid w:val="008A5DC3"/>
    <w:rsid w:val="008A5F16"/>
    <w:rsid w:val="008A5F17"/>
    <w:rsid w:val="008A6108"/>
    <w:rsid w:val="008A62BD"/>
    <w:rsid w:val="008A62D4"/>
    <w:rsid w:val="008A6491"/>
    <w:rsid w:val="008A66D4"/>
    <w:rsid w:val="008A6708"/>
    <w:rsid w:val="008A67C0"/>
    <w:rsid w:val="008A6826"/>
    <w:rsid w:val="008A683A"/>
    <w:rsid w:val="008A6B7D"/>
    <w:rsid w:val="008A6F80"/>
    <w:rsid w:val="008A7037"/>
    <w:rsid w:val="008A70C3"/>
    <w:rsid w:val="008A71AE"/>
    <w:rsid w:val="008A72CD"/>
    <w:rsid w:val="008A75E4"/>
    <w:rsid w:val="008A764E"/>
    <w:rsid w:val="008A7AC1"/>
    <w:rsid w:val="008A7C8E"/>
    <w:rsid w:val="008A7CF1"/>
    <w:rsid w:val="008A7D56"/>
    <w:rsid w:val="008A7E95"/>
    <w:rsid w:val="008A7EA6"/>
    <w:rsid w:val="008B00B6"/>
    <w:rsid w:val="008B0674"/>
    <w:rsid w:val="008B0707"/>
    <w:rsid w:val="008B0784"/>
    <w:rsid w:val="008B08B3"/>
    <w:rsid w:val="008B0B60"/>
    <w:rsid w:val="008B0CFF"/>
    <w:rsid w:val="008B10E8"/>
    <w:rsid w:val="008B1297"/>
    <w:rsid w:val="008B12BF"/>
    <w:rsid w:val="008B1547"/>
    <w:rsid w:val="008B1591"/>
    <w:rsid w:val="008B1970"/>
    <w:rsid w:val="008B1AF3"/>
    <w:rsid w:val="008B1FDA"/>
    <w:rsid w:val="008B20C2"/>
    <w:rsid w:val="008B2599"/>
    <w:rsid w:val="008B25FA"/>
    <w:rsid w:val="008B2C21"/>
    <w:rsid w:val="008B2CC0"/>
    <w:rsid w:val="008B2D18"/>
    <w:rsid w:val="008B2FE3"/>
    <w:rsid w:val="008B3168"/>
    <w:rsid w:val="008B333C"/>
    <w:rsid w:val="008B380E"/>
    <w:rsid w:val="008B38B0"/>
    <w:rsid w:val="008B390C"/>
    <w:rsid w:val="008B3C79"/>
    <w:rsid w:val="008B3CD2"/>
    <w:rsid w:val="008B3D67"/>
    <w:rsid w:val="008B3E2E"/>
    <w:rsid w:val="008B3F83"/>
    <w:rsid w:val="008B40C9"/>
    <w:rsid w:val="008B414C"/>
    <w:rsid w:val="008B41C5"/>
    <w:rsid w:val="008B422E"/>
    <w:rsid w:val="008B42FE"/>
    <w:rsid w:val="008B43B4"/>
    <w:rsid w:val="008B43BC"/>
    <w:rsid w:val="008B48EA"/>
    <w:rsid w:val="008B491A"/>
    <w:rsid w:val="008B49B2"/>
    <w:rsid w:val="008B49BB"/>
    <w:rsid w:val="008B4E81"/>
    <w:rsid w:val="008B4F0B"/>
    <w:rsid w:val="008B505F"/>
    <w:rsid w:val="008B5348"/>
    <w:rsid w:val="008B54C0"/>
    <w:rsid w:val="008B556D"/>
    <w:rsid w:val="008B5661"/>
    <w:rsid w:val="008B567E"/>
    <w:rsid w:val="008B5820"/>
    <w:rsid w:val="008B58D3"/>
    <w:rsid w:val="008B58E5"/>
    <w:rsid w:val="008B5986"/>
    <w:rsid w:val="008B5A7D"/>
    <w:rsid w:val="008B5B9B"/>
    <w:rsid w:val="008B5C6E"/>
    <w:rsid w:val="008B5CF5"/>
    <w:rsid w:val="008B5D22"/>
    <w:rsid w:val="008B5EFE"/>
    <w:rsid w:val="008B63BC"/>
    <w:rsid w:val="008B64BE"/>
    <w:rsid w:val="008B6533"/>
    <w:rsid w:val="008B6543"/>
    <w:rsid w:val="008B6596"/>
    <w:rsid w:val="008B65F2"/>
    <w:rsid w:val="008B66E5"/>
    <w:rsid w:val="008B678B"/>
    <w:rsid w:val="008B681A"/>
    <w:rsid w:val="008B681C"/>
    <w:rsid w:val="008B692A"/>
    <w:rsid w:val="008B693B"/>
    <w:rsid w:val="008B6CA7"/>
    <w:rsid w:val="008B6E28"/>
    <w:rsid w:val="008B6EC6"/>
    <w:rsid w:val="008B6EFB"/>
    <w:rsid w:val="008B6FCD"/>
    <w:rsid w:val="008B6FFF"/>
    <w:rsid w:val="008B7120"/>
    <w:rsid w:val="008B72A7"/>
    <w:rsid w:val="008B746F"/>
    <w:rsid w:val="008B7500"/>
    <w:rsid w:val="008B75AA"/>
    <w:rsid w:val="008B75E1"/>
    <w:rsid w:val="008B78C7"/>
    <w:rsid w:val="008B7BF8"/>
    <w:rsid w:val="008B7D16"/>
    <w:rsid w:val="008B7E46"/>
    <w:rsid w:val="008B7F7F"/>
    <w:rsid w:val="008C011F"/>
    <w:rsid w:val="008C032B"/>
    <w:rsid w:val="008C0397"/>
    <w:rsid w:val="008C053F"/>
    <w:rsid w:val="008C0805"/>
    <w:rsid w:val="008C096C"/>
    <w:rsid w:val="008C0B08"/>
    <w:rsid w:val="008C0B6E"/>
    <w:rsid w:val="008C0FA0"/>
    <w:rsid w:val="008C1042"/>
    <w:rsid w:val="008C10E7"/>
    <w:rsid w:val="008C111F"/>
    <w:rsid w:val="008C1561"/>
    <w:rsid w:val="008C17F9"/>
    <w:rsid w:val="008C1BAD"/>
    <w:rsid w:val="008C1CAA"/>
    <w:rsid w:val="008C1E54"/>
    <w:rsid w:val="008C20DE"/>
    <w:rsid w:val="008C219F"/>
    <w:rsid w:val="008C21C0"/>
    <w:rsid w:val="008C23CB"/>
    <w:rsid w:val="008C25A4"/>
    <w:rsid w:val="008C26F4"/>
    <w:rsid w:val="008C2716"/>
    <w:rsid w:val="008C2762"/>
    <w:rsid w:val="008C2C08"/>
    <w:rsid w:val="008C2D47"/>
    <w:rsid w:val="008C2DF9"/>
    <w:rsid w:val="008C2E34"/>
    <w:rsid w:val="008C2F4C"/>
    <w:rsid w:val="008C2F59"/>
    <w:rsid w:val="008C3098"/>
    <w:rsid w:val="008C312C"/>
    <w:rsid w:val="008C323A"/>
    <w:rsid w:val="008C3327"/>
    <w:rsid w:val="008C345A"/>
    <w:rsid w:val="008C3539"/>
    <w:rsid w:val="008C388A"/>
    <w:rsid w:val="008C3AD8"/>
    <w:rsid w:val="008C3C57"/>
    <w:rsid w:val="008C3D8D"/>
    <w:rsid w:val="008C3E1E"/>
    <w:rsid w:val="008C40DF"/>
    <w:rsid w:val="008C43C1"/>
    <w:rsid w:val="008C4888"/>
    <w:rsid w:val="008C48ED"/>
    <w:rsid w:val="008C4A8F"/>
    <w:rsid w:val="008C4C5B"/>
    <w:rsid w:val="008C4D39"/>
    <w:rsid w:val="008C4F2B"/>
    <w:rsid w:val="008C4F67"/>
    <w:rsid w:val="008C52EC"/>
    <w:rsid w:val="008C537C"/>
    <w:rsid w:val="008C53B3"/>
    <w:rsid w:val="008C55DF"/>
    <w:rsid w:val="008C5B5E"/>
    <w:rsid w:val="008C5E87"/>
    <w:rsid w:val="008C614B"/>
    <w:rsid w:val="008C624A"/>
    <w:rsid w:val="008C661E"/>
    <w:rsid w:val="008C6796"/>
    <w:rsid w:val="008C68C0"/>
    <w:rsid w:val="008C69A3"/>
    <w:rsid w:val="008C6A25"/>
    <w:rsid w:val="008C6B14"/>
    <w:rsid w:val="008C6BFB"/>
    <w:rsid w:val="008C6C40"/>
    <w:rsid w:val="008C6D7C"/>
    <w:rsid w:val="008C6DCD"/>
    <w:rsid w:val="008C6F01"/>
    <w:rsid w:val="008C753A"/>
    <w:rsid w:val="008C75EB"/>
    <w:rsid w:val="008C7918"/>
    <w:rsid w:val="008C797C"/>
    <w:rsid w:val="008C7C5B"/>
    <w:rsid w:val="008C7DD1"/>
    <w:rsid w:val="008C7DE0"/>
    <w:rsid w:val="008C7E2E"/>
    <w:rsid w:val="008D0033"/>
    <w:rsid w:val="008D00EF"/>
    <w:rsid w:val="008D021C"/>
    <w:rsid w:val="008D0239"/>
    <w:rsid w:val="008D0717"/>
    <w:rsid w:val="008D074E"/>
    <w:rsid w:val="008D07F0"/>
    <w:rsid w:val="008D0871"/>
    <w:rsid w:val="008D0A66"/>
    <w:rsid w:val="008D0BFA"/>
    <w:rsid w:val="008D0EB4"/>
    <w:rsid w:val="008D0EE4"/>
    <w:rsid w:val="008D120B"/>
    <w:rsid w:val="008D1267"/>
    <w:rsid w:val="008D1484"/>
    <w:rsid w:val="008D16F0"/>
    <w:rsid w:val="008D1C4E"/>
    <w:rsid w:val="008D1DB1"/>
    <w:rsid w:val="008D1DF0"/>
    <w:rsid w:val="008D236D"/>
    <w:rsid w:val="008D2633"/>
    <w:rsid w:val="008D2716"/>
    <w:rsid w:val="008D2EAE"/>
    <w:rsid w:val="008D303D"/>
    <w:rsid w:val="008D3127"/>
    <w:rsid w:val="008D3157"/>
    <w:rsid w:val="008D31A1"/>
    <w:rsid w:val="008D3378"/>
    <w:rsid w:val="008D347D"/>
    <w:rsid w:val="008D3519"/>
    <w:rsid w:val="008D352A"/>
    <w:rsid w:val="008D35DA"/>
    <w:rsid w:val="008D3676"/>
    <w:rsid w:val="008D37A4"/>
    <w:rsid w:val="008D3892"/>
    <w:rsid w:val="008D39AA"/>
    <w:rsid w:val="008D3AF9"/>
    <w:rsid w:val="008D3E37"/>
    <w:rsid w:val="008D3E5D"/>
    <w:rsid w:val="008D404C"/>
    <w:rsid w:val="008D4295"/>
    <w:rsid w:val="008D42C8"/>
    <w:rsid w:val="008D4434"/>
    <w:rsid w:val="008D4940"/>
    <w:rsid w:val="008D4946"/>
    <w:rsid w:val="008D49B4"/>
    <w:rsid w:val="008D4A8A"/>
    <w:rsid w:val="008D4BD9"/>
    <w:rsid w:val="008D4BDF"/>
    <w:rsid w:val="008D4D51"/>
    <w:rsid w:val="008D507D"/>
    <w:rsid w:val="008D50AE"/>
    <w:rsid w:val="008D5118"/>
    <w:rsid w:val="008D52B3"/>
    <w:rsid w:val="008D55F9"/>
    <w:rsid w:val="008D5B97"/>
    <w:rsid w:val="008D5BFE"/>
    <w:rsid w:val="008D5E35"/>
    <w:rsid w:val="008D5F0C"/>
    <w:rsid w:val="008D5F5E"/>
    <w:rsid w:val="008D60D0"/>
    <w:rsid w:val="008D636B"/>
    <w:rsid w:val="008D65DB"/>
    <w:rsid w:val="008D66DF"/>
    <w:rsid w:val="008D678F"/>
    <w:rsid w:val="008D67AB"/>
    <w:rsid w:val="008D6805"/>
    <w:rsid w:val="008D69D5"/>
    <w:rsid w:val="008D6A9C"/>
    <w:rsid w:val="008D6B92"/>
    <w:rsid w:val="008D6E5D"/>
    <w:rsid w:val="008D6ED5"/>
    <w:rsid w:val="008D7027"/>
    <w:rsid w:val="008D7431"/>
    <w:rsid w:val="008D786D"/>
    <w:rsid w:val="008D78E3"/>
    <w:rsid w:val="008D7A0B"/>
    <w:rsid w:val="008D7CD9"/>
    <w:rsid w:val="008E0218"/>
    <w:rsid w:val="008E081C"/>
    <w:rsid w:val="008E0D56"/>
    <w:rsid w:val="008E0D6F"/>
    <w:rsid w:val="008E0FF6"/>
    <w:rsid w:val="008E113E"/>
    <w:rsid w:val="008E14B0"/>
    <w:rsid w:val="008E1574"/>
    <w:rsid w:val="008E164A"/>
    <w:rsid w:val="008E1653"/>
    <w:rsid w:val="008E172A"/>
    <w:rsid w:val="008E19A8"/>
    <w:rsid w:val="008E19C3"/>
    <w:rsid w:val="008E1A35"/>
    <w:rsid w:val="008E1AE1"/>
    <w:rsid w:val="008E1CCC"/>
    <w:rsid w:val="008E1FE9"/>
    <w:rsid w:val="008E2684"/>
    <w:rsid w:val="008E2880"/>
    <w:rsid w:val="008E2887"/>
    <w:rsid w:val="008E2A0A"/>
    <w:rsid w:val="008E2A17"/>
    <w:rsid w:val="008E2ABF"/>
    <w:rsid w:val="008E2B2F"/>
    <w:rsid w:val="008E2B7C"/>
    <w:rsid w:val="008E2D59"/>
    <w:rsid w:val="008E2E3C"/>
    <w:rsid w:val="008E2EEC"/>
    <w:rsid w:val="008E3197"/>
    <w:rsid w:val="008E3198"/>
    <w:rsid w:val="008E32BB"/>
    <w:rsid w:val="008E348C"/>
    <w:rsid w:val="008E377C"/>
    <w:rsid w:val="008E3979"/>
    <w:rsid w:val="008E3C32"/>
    <w:rsid w:val="008E3C35"/>
    <w:rsid w:val="008E3E0F"/>
    <w:rsid w:val="008E40A8"/>
    <w:rsid w:val="008E418C"/>
    <w:rsid w:val="008E4322"/>
    <w:rsid w:val="008E4469"/>
    <w:rsid w:val="008E45FC"/>
    <w:rsid w:val="008E46F3"/>
    <w:rsid w:val="008E46F7"/>
    <w:rsid w:val="008E4741"/>
    <w:rsid w:val="008E4970"/>
    <w:rsid w:val="008E4A8F"/>
    <w:rsid w:val="008E4AD7"/>
    <w:rsid w:val="008E4B4F"/>
    <w:rsid w:val="008E4DD2"/>
    <w:rsid w:val="008E4DFF"/>
    <w:rsid w:val="008E4E71"/>
    <w:rsid w:val="008E4FDE"/>
    <w:rsid w:val="008E501D"/>
    <w:rsid w:val="008E5034"/>
    <w:rsid w:val="008E5127"/>
    <w:rsid w:val="008E519F"/>
    <w:rsid w:val="008E549E"/>
    <w:rsid w:val="008E54D0"/>
    <w:rsid w:val="008E56C0"/>
    <w:rsid w:val="008E5704"/>
    <w:rsid w:val="008E5711"/>
    <w:rsid w:val="008E5868"/>
    <w:rsid w:val="008E5967"/>
    <w:rsid w:val="008E5AE2"/>
    <w:rsid w:val="008E5B0F"/>
    <w:rsid w:val="008E5BC9"/>
    <w:rsid w:val="008E5D66"/>
    <w:rsid w:val="008E5DD5"/>
    <w:rsid w:val="008E5E23"/>
    <w:rsid w:val="008E63F4"/>
    <w:rsid w:val="008E64C6"/>
    <w:rsid w:val="008E67C0"/>
    <w:rsid w:val="008E680B"/>
    <w:rsid w:val="008E6894"/>
    <w:rsid w:val="008E69BD"/>
    <w:rsid w:val="008E6B11"/>
    <w:rsid w:val="008E6C63"/>
    <w:rsid w:val="008E6D49"/>
    <w:rsid w:val="008E6E23"/>
    <w:rsid w:val="008E6E47"/>
    <w:rsid w:val="008E6EE0"/>
    <w:rsid w:val="008E7061"/>
    <w:rsid w:val="008E70B6"/>
    <w:rsid w:val="008E710A"/>
    <w:rsid w:val="008E7273"/>
    <w:rsid w:val="008E7387"/>
    <w:rsid w:val="008E790B"/>
    <w:rsid w:val="008E79AD"/>
    <w:rsid w:val="008E7A02"/>
    <w:rsid w:val="008E7F9F"/>
    <w:rsid w:val="008E7FA6"/>
    <w:rsid w:val="008F002C"/>
    <w:rsid w:val="008F014A"/>
    <w:rsid w:val="008F022C"/>
    <w:rsid w:val="008F03DE"/>
    <w:rsid w:val="008F04A9"/>
    <w:rsid w:val="008F0502"/>
    <w:rsid w:val="008F05D7"/>
    <w:rsid w:val="008F0619"/>
    <w:rsid w:val="008F065F"/>
    <w:rsid w:val="008F06BD"/>
    <w:rsid w:val="008F0762"/>
    <w:rsid w:val="008F08F1"/>
    <w:rsid w:val="008F09E8"/>
    <w:rsid w:val="008F09FE"/>
    <w:rsid w:val="008F0A43"/>
    <w:rsid w:val="008F0D2E"/>
    <w:rsid w:val="008F1046"/>
    <w:rsid w:val="008F110D"/>
    <w:rsid w:val="008F110F"/>
    <w:rsid w:val="008F11CE"/>
    <w:rsid w:val="008F15D0"/>
    <w:rsid w:val="008F166F"/>
    <w:rsid w:val="008F1886"/>
    <w:rsid w:val="008F188B"/>
    <w:rsid w:val="008F18B3"/>
    <w:rsid w:val="008F1A62"/>
    <w:rsid w:val="008F1B42"/>
    <w:rsid w:val="008F1B92"/>
    <w:rsid w:val="008F1BB2"/>
    <w:rsid w:val="008F1E34"/>
    <w:rsid w:val="008F1E40"/>
    <w:rsid w:val="008F200A"/>
    <w:rsid w:val="008F22FF"/>
    <w:rsid w:val="008F23BF"/>
    <w:rsid w:val="008F25F2"/>
    <w:rsid w:val="008F281A"/>
    <w:rsid w:val="008F2977"/>
    <w:rsid w:val="008F2C0A"/>
    <w:rsid w:val="008F2CE0"/>
    <w:rsid w:val="008F2DC7"/>
    <w:rsid w:val="008F305B"/>
    <w:rsid w:val="008F3402"/>
    <w:rsid w:val="008F3708"/>
    <w:rsid w:val="008F3785"/>
    <w:rsid w:val="008F3893"/>
    <w:rsid w:val="008F3962"/>
    <w:rsid w:val="008F39E7"/>
    <w:rsid w:val="008F3A21"/>
    <w:rsid w:val="008F3AE9"/>
    <w:rsid w:val="008F3BFE"/>
    <w:rsid w:val="008F3DF6"/>
    <w:rsid w:val="008F3E2F"/>
    <w:rsid w:val="008F3F69"/>
    <w:rsid w:val="008F4293"/>
    <w:rsid w:val="008F4334"/>
    <w:rsid w:val="008F43C7"/>
    <w:rsid w:val="008F4502"/>
    <w:rsid w:val="008F4766"/>
    <w:rsid w:val="008F4B7A"/>
    <w:rsid w:val="008F4B7F"/>
    <w:rsid w:val="008F4C6B"/>
    <w:rsid w:val="008F4DC6"/>
    <w:rsid w:val="008F4EC1"/>
    <w:rsid w:val="008F4F3D"/>
    <w:rsid w:val="008F4F84"/>
    <w:rsid w:val="008F520F"/>
    <w:rsid w:val="008F52A8"/>
    <w:rsid w:val="008F56FC"/>
    <w:rsid w:val="008F5890"/>
    <w:rsid w:val="008F5893"/>
    <w:rsid w:val="008F5A1B"/>
    <w:rsid w:val="008F5B59"/>
    <w:rsid w:val="008F5EB0"/>
    <w:rsid w:val="008F5EE2"/>
    <w:rsid w:val="008F63D7"/>
    <w:rsid w:val="008F665C"/>
    <w:rsid w:val="008F6660"/>
    <w:rsid w:val="008F66F7"/>
    <w:rsid w:val="008F672E"/>
    <w:rsid w:val="008F675B"/>
    <w:rsid w:val="008F675C"/>
    <w:rsid w:val="008F6761"/>
    <w:rsid w:val="008F6A81"/>
    <w:rsid w:val="008F6BF3"/>
    <w:rsid w:val="008F6E14"/>
    <w:rsid w:val="008F6E9D"/>
    <w:rsid w:val="008F70C1"/>
    <w:rsid w:val="008F70EF"/>
    <w:rsid w:val="008F7282"/>
    <w:rsid w:val="008F7466"/>
    <w:rsid w:val="008F7484"/>
    <w:rsid w:val="008F762A"/>
    <w:rsid w:val="008F778B"/>
    <w:rsid w:val="008F7835"/>
    <w:rsid w:val="008F7BC3"/>
    <w:rsid w:val="008F7C5F"/>
    <w:rsid w:val="008F7D85"/>
    <w:rsid w:val="008F7DE7"/>
    <w:rsid w:val="008F7E1D"/>
    <w:rsid w:val="0090030C"/>
    <w:rsid w:val="0090064A"/>
    <w:rsid w:val="00900663"/>
    <w:rsid w:val="00900680"/>
    <w:rsid w:val="009006A1"/>
    <w:rsid w:val="00900703"/>
    <w:rsid w:val="00900724"/>
    <w:rsid w:val="00900C12"/>
    <w:rsid w:val="00900CC8"/>
    <w:rsid w:val="00900D40"/>
    <w:rsid w:val="00900ECD"/>
    <w:rsid w:val="009011C9"/>
    <w:rsid w:val="009011DA"/>
    <w:rsid w:val="009012A3"/>
    <w:rsid w:val="00901321"/>
    <w:rsid w:val="00901451"/>
    <w:rsid w:val="00901B3C"/>
    <w:rsid w:val="00901BA5"/>
    <w:rsid w:val="00901EDF"/>
    <w:rsid w:val="00901FB1"/>
    <w:rsid w:val="0090217D"/>
    <w:rsid w:val="009021F7"/>
    <w:rsid w:val="0090222E"/>
    <w:rsid w:val="0090228B"/>
    <w:rsid w:val="0090247E"/>
    <w:rsid w:val="009026C0"/>
    <w:rsid w:val="00902906"/>
    <w:rsid w:val="00902FC9"/>
    <w:rsid w:val="00903198"/>
    <w:rsid w:val="00903A73"/>
    <w:rsid w:val="00903C85"/>
    <w:rsid w:val="00903C8B"/>
    <w:rsid w:val="00903CAE"/>
    <w:rsid w:val="00903E29"/>
    <w:rsid w:val="00903E8B"/>
    <w:rsid w:val="00903F3C"/>
    <w:rsid w:val="0090432C"/>
    <w:rsid w:val="009043C3"/>
    <w:rsid w:val="00904415"/>
    <w:rsid w:val="00904418"/>
    <w:rsid w:val="0090454F"/>
    <w:rsid w:val="00904645"/>
    <w:rsid w:val="0090472F"/>
    <w:rsid w:val="0090483C"/>
    <w:rsid w:val="009049A7"/>
    <w:rsid w:val="00904A65"/>
    <w:rsid w:val="00904B02"/>
    <w:rsid w:val="00904BBF"/>
    <w:rsid w:val="00904F01"/>
    <w:rsid w:val="00904F3F"/>
    <w:rsid w:val="00904F52"/>
    <w:rsid w:val="009050B9"/>
    <w:rsid w:val="00905304"/>
    <w:rsid w:val="009053C9"/>
    <w:rsid w:val="0090563F"/>
    <w:rsid w:val="009056A9"/>
    <w:rsid w:val="00905752"/>
    <w:rsid w:val="0090578C"/>
    <w:rsid w:val="0090586A"/>
    <w:rsid w:val="00905A86"/>
    <w:rsid w:val="00905D28"/>
    <w:rsid w:val="00905D32"/>
    <w:rsid w:val="00905D48"/>
    <w:rsid w:val="00905D61"/>
    <w:rsid w:val="0090603E"/>
    <w:rsid w:val="0090605D"/>
    <w:rsid w:val="0090619C"/>
    <w:rsid w:val="009061A1"/>
    <w:rsid w:val="00906288"/>
    <w:rsid w:val="009062B4"/>
    <w:rsid w:val="009063CC"/>
    <w:rsid w:val="00906700"/>
    <w:rsid w:val="00906756"/>
    <w:rsid w:val="00906917"/>
    <w:rsid w:val="009069BB"/>
    <w:rsid w:val="00906D94"/>
    <w:rsid w:val="00906E14"/>
    <w:rsid w:val="00906FEE"/>
    <w:rsid w:val="0090728A"/>
    <w:rsid w:val="00907593"/>
    <w:rsid w:val="009075C1"/>
    <w:rsid w:val="009076FD"/>
    <w:rsid w:val="0090791E"/>
    <w:rsid w:val="00907976"/>
    <w:rsid w:val="00907BFE"/>
    <w:rsid w:val="00907CEF"/>
    <w:rsid w:val="00907DC5"/>
    <w:rsid w:val="009102CE"/>
    <w:rsid w:val="0091059F"/>
    <w:rsid w:val="0091064A"/>
    <w:rsid w:val="009106EC"/>
    <w:rsid w:val="00910701"/>
    <w:rsid w:val="00910E5A"/>
    <w:rsid w:val="00910F15"/>
    <w:rsid w:val="0091113E"/>
    <w:rsid w:val="00911162"/>
    <w:rsid w:val="0091124E"/>
    <w:rsid w:val="009112D0"/>
    <w:rsid w:val="009112FC"/>
    <w:rsid w:val="009115B3"/>
    <w:rsid w:val="009116E4"/>
    <w:rsid w:val="009117E0"/>
    <w:rsid w:val="00911993"/>
    <w:rsid w:val="00911AE0"/>
    <w:rsid w:val="00911B51"/>
    <w:rsid w:val="009126F0"/>
    <w:rsid w:val="009127BA"/>
    <w:rsid w:val="009127BE"/>
    <w:rsid w:val="0091287A"/>
    <w:rsid w:val="009128E8"/>
    <w:rsid w:val="00912901"/>
    <w:rsid w:val="00912A3F"/>
    <w:rsid w:val="00912B82"/>
    <w:rsid w:val="00912BEE"/>
    <w:rsid w:val="00912C22"/>
    <w:rsid w:val="00912D1D"/>
    <w:rsid w:val="00912FCF"/>
    <w:rsid w:val="0091312D"/>
    <w:rsid w:val="009133AC"/>
    <w:rsid w:val="00913613"/>
    <w:rsid w:val="00913800"/>
    <w:rsid w:val="009138DC"/>
    <w:rsid w:val="009138F5"/>
    <w:rsid w:val="0091395C"/>
    <w:rsid w:val="00913975"/>
    <w:rsid w:val="009139D0"/>
    <w:rsid w:val="009139E8"/>
    <w:rsid w:val="00913A81"/>
    <w:rsid w:val="00913B54"/>
    <w:rsid w:val="00913FA1"/>
    <w:rsid w:val="0091403E"/>
    <w:rsid w:val="00914104"/>
    <w:rsid w:val="009141B9"/>
    <w:rsid w:val="009141CE"/>
    <w:rsid w:val="009142BB"/>
    <w:rsid w:val="009144ED"/>
    <w:rsid w:val="00914510"/>
    <w:rsid w:val="00914625"/>
    <w:rsid w:val="009148B8"/>
    <w:rsid w:val="00914C52"/>
    <w:rsid w:val="00914D2A"/>
    <w:rsid w:val="00914D2E"/>
    <w:rsid w:val="00914EA2"/>
    <w:rsid w:val="009154F5"/>
    <w:rsid w:val="009156DA"/>
    <w:rsid w:val="0091577C"/>
    <w:rsid w:val="009159EA"/>
    <w:rsid w:val="00915BF5"/>
    <w:rsid w:val="00915CE2"/>
    <w:rsid w:val="00915CEE"/>
    <w:rsid w:val="0091601D"/>
    <w:rsid w:val="009160BA"/>
    <w:rsid w:val="0091616E"/>
    <w:rsid w:val="00916353"/>
    <w:rsid w:val="00916595"/>
    <w:rsid w:val="009167EC"/>
    <w:rsid w:val="00916834"/>
    <w:rsid w:val="009168C6"/>
    <w:rsid w:val="0091691C"/>
    <w:rsid w:val="00916A25"/>
    <w:rsid w:val="00916AA5"/>
    <w:rsid w:val="00916D25"/>
    <w:rsid w:val="00916D72"/>
    <w:rsid w:val="00916DD6"/>
    <w:rsid w:val="009175AD"/>
    <w:rsid w:val="009175B0"/>
    <w:rsid w:val="00917781"/>
    <w:rsid w:val="009177AD"/>
    <w:rsid w:val="009178A1"/>
    <w:rsid w:val="009179C8"/>
    <w:rsid w:val="00917A7A"/>
    <w:rsid w:val="00917C98"/>
    <w:rsid w:val="0092036D"/>
    <w:rsid w:val="0092060F"/>
    <w:rsid w:val="00920671"/>
    <w:rsid w:val="009207A9"/>
    <w:rsid w:val="00920962"/>
    <w:rsid w:val="009209AC"/>
    <w:rsid w:val="00920A27"/>
    <w:rsid w:val="00920A92"/>
    <w:rsid w:val="00920B91"/>
    <w:rsid w:val="00920F1B"/>
    <w:rsid w:val="00920F7F"/>
    <w:rsid w:val="00921061"/>
    <w:rsid w:val="00921089"/>
    <w:rsid w:val="0092109A"/>
    <w:rsid w:val="0092131A"/>
    <w:rsid w:val="009218FA"/>
    <w:rsid w:val="00921959"/>
    <w:rsid w:val="0092196C"/>
    <w:rsid w:val="009219C5"/>
    <w:rsid w:val="00921C94"/>
    <w:rsid w:val="00921DAD"/>
    <w:rsid w:val="00921E69"/>
    <w:rsid w:val="00921E82"/>
    <w:rsid w:val="00921EA0"/>
    <w:rsid w:val="00921F4D"/>
    <w:rsid w:val="00922014"/>
    <w:rsid w:val="00922046"/>
    <w:rsid w:val="00922342"/>
    <w:rsid w:val="0092297B"/>
    <w:rsid w:val="00922A0C"/>
    <w:rsid w:val="00922D12"/>
    <w:rsid w:val="00922D56"/>
    <w:rsid w:val="00923018"/>
    <w:rsid w:val="00923166"/>
    <w:rsid w:val="00923A3C"/>
    <w:rsid w:val="00923A85"/>
    <w:rsid w:val="00923B43"/>
    <w:rsid w:val="00923B67"/>
    <w:rsid w:val="00923BDA"/>
    <w:rsid w:val="00923C0F"/>
    <w:rsid w:val="00923CAC"/>
    <w:rsid w:val="00923FB0"/>
    <w:rsid w:val="009240A4"/>
    <w:rsid w:val="009241BB"/>
    <w:rsid w:val="0092428B"/>
    <w:rsid w:val="00924552"/>
    <w:rsid w:val="00924639"/>
    <w:rsid w:val="0092476D"/>
    <w:rsid w:val="009248CA"/>
    <w:rsid w:val="00924B23"/>
    <w:rsid w:val="00924E59"/>
    <w:rsid w:val="00924E73"/>
    <w:rsid w:val="00924F43"/>
    <w:rsid w:val="00924FB2"/>
    <w:rsid w:val="009250B4"/>
    <w:rsid w:val="009251BD"/>
    <w:rsid w:val="00925374"/>
    <w:rsid w:val="00925613"/>
    <w:rsid w:val="0092565D"/>
    <w:rsid w:val="009257A1"/>
    <w:rsid w:val="00925C0C"/>
    <w:rsid w:val="00925C67"/>
    <w:rsid w:val="00925CF2"/>
    <w:rsid w:val="009262A2"/>
    <w:rsid w:val="009262AC"/>
    <w:rsid w:val="00926E5E"/>
    <w:rsid w:val="0092726F"/>
    <w:rsid w:val="0092731C"/>
    <w:rsid w:val="0092748E"/>
    <w:rsid w:val="009274D0"/>
    <w:rsid w:val="0092758A"/>
    <w:rsid w:val="009276C5"/>
    <w:rsid w:val="009277DB"/>
    <w:rsid w:val="009278EA"/>
    <w:rsid w:val="00927B5B"/>
    <w:rsid w:val="00927CDF"/>
    <w:rsid w:val="00927E8D"/>
    <w:rsid w:val="00927FBD"/>
    <w:rsid w:val="009301C8"/>
    <w:rsid w:val="009301F8"/>
    <w:rsid w:val="00930332"/>
    <w:rsid w:val="00930342"/>
    <w:rsid w:val="009303FD"/>
    <w:rsid w:val="009304E2"/>
    <w:rsid w:val="009305EC"/>
    <w:rsid w:val="00930614"/>
    <w:rsid w:val="009308F0"/>
    <w:rsid w:val="00930CAB"/>
    <w:rsid w:val="00930CD4"/>
    <w:rsid w:val="00930E62"/>
    <w:rsid w:val="00930F98"/>
    <w:rsid w:val="00930FE6"/>
    <w:rsid w:val="0093125E"/>
    <w:rsid w:val="00931546"/>
    <w:rsid w:val="0093165B"/>
    <w:rsid w:val="00931CCF"/>
    <w:rsid w:val="00931D85"/>
    <w:rsid w:val="00931F28"/>
    <w:rsid w:val="00931F6A"/>
    <w:rsid w:val="0093212D"/>
    <w:rsid w:val="009322F6"/>
    <w:rsid w:val="009324A2"/>
    <w:rsid w:val="0093251D"/>
    <w:rsid w:val="009325F5"/>
    <w:rsid w:val="009328E7"/>
    <w:rsid w:val="00932C00"/>
    <w:rsid w:val="00932C79"/>
    <w:rsid w:val="00932E5E"/>
    <w:rsid w:val="009330A9"/>
    <w:rsid w:val="009330F8"/>
    <w:rsid w:val="00933150"/>
    <w:rsid w:val="009335D6"/>
    <w:rsid w:val="0093372B"/>
    <w:rsid w:val="00933922"/>
    <w:rsid w:val="0093392D"/>
    <w:rsid w:val="009339A0"/>
    <w:rsid w:val="00933A8F"/>
    <w:rsid w:val="00933ABC"/>
    <w:rsid w:val="00934163"/>
    <w:rsid w:val="00934457"/>
    <w:rsid w:val="00934793"/>
    <w:rsid w:val="009347CD"/>
    <w:rsid w:val="009349B5"/>
    <w:rsid w:val="009349F1"/>
    <w:rsid w:val="00934E6C"/>
    <w:rsid w:val="00934EDC"/>
    <w:rsid w:val="0093506D"/>
    <w:rsid w:val="00935176"/>
    <w:rsid w:val="00935322"/>
    <w:rsid w:val="00935530"/>
    <w:rsid w:val="00935674"/>
    <w:rsid w:val="00935B2D"/>
    <w:rsid w:val="00935CAE"/>
    <w:rsid w:val="00935D3D"/>
    <w:rsid w:val="00935E32"/>
    <w:rsid w:val="00935F44"/>
    <w:rsid w:val="00936549"/>
    <w:rsid w:val="0093662E"/>
    <w:rsid w:val="009366DC"/>
    <w:rsid w:val="009369AE"/>
    <w:rsid w:val="00936AFE"/>
    <w:rsid w:val="00936BD2"/>
    <w:rsid w:val="00936C1E"/>
    <w:rsid w:val="00936C94"/>
    <w:rsid w:val="00936CF1"/>
    <w:rsid w:val="00936D1E"/>
    <w:rsid w:val="00936E30"/>
    <w:rsid w:val="00937160"/>
    <w:rsid w:val="00937300"/>
    <w:rsid w:val="00937542"/>
    <w:rsid w:val="0093793C"/>
    <w:rsid w:val="0093794F"/>
    <w:rsid w:val="00937B3F"/>
    <w:rsid w:val="00937BCD"/>
    <w:rsid w:val="00937CD8"/>
    <w:rsid w:val="00937D71"/>
    <w:rsid w:val="00937DFB"/>
    <w:rsid w:val="00940511"/>
    <w:rsid w:val="00940781"/>
    <w:rsid w:val="00940825"/>
    <w:rsid w:val="009408FC"/>
    <w:rsid w:val="00940974"/>
    <w:rsid w:val="00940CE9"/>
    <w:rsid w:val="00940CF3"/>
    <w:rsid w:val="00940DBF"/>
    <w:rsid w:val="00940EF9"/>
    <w:rsid w:val="00940F18"/>
    <w:rsid w:val="00940F8F"/>
    <w:rsid w:val="009411F5"/>
    <w:rsid w:val="0094136E"/>
    <w:rsid w:val="0094141F"/>
    <w:rsid w:val="009414D3"/>
    <w:rsid w:val="00941626"/>
    <w:rsid w:val="0094192F"/>
    <w:rsid w:val="00941A57"/>
    <w:rsid w:val="00941AFB"/>
    <w:rsid w:val="00941B54"/>
    <w:rsid w:val="00941B7A"/>
    <w:rsid w:val="00941C22"/>
    <w:rsid w:val="00941D69"/>
    <w:rsid w:val="00941DD4"/>
    <w:rsid w:val="00941E85"/>
    <w:rsid w:val="00942003"/>
    <w:rsid w:val="0094209C"/>
    <w:rsid w:val="009420F7"/>
    <w:rsid w:val="00942129"/>
    <w:rsid w:val="0094212B"/>
    <w:rsid w:val="0094256C"/>
    <w:rsid w:val="009427AA"/>
    <w:rsid w:val="009428F4"/>
    <w:rsid w:val="0094290A"/>
    <w:rsid w:val="00942C50"/>
    <w:rsid w:val="00942FE3"/>
    <w:rsid w:val="0094302A"/>
    <w:rsid w:val="009430B5"/>
    <w:rsid w:val="00943312"/>
    <w:rsid w:val="009434F4"/>
    <w:rsid w:val="00943680"/>
    <w:rsid w:val="009436B9"/>
    <w:rsid w:val="00943721"/>
    <w:rsid w:val="0094374F"/>
    <w:rsid w:val="00943B89"/>
    <w:rsid w:val="00943BBB"/>
    <w:rsid w:val="00943D97"/>
    <w:rsid w:val="00943E78"/>
    <w:rsid w:val="00943F18"/>
    <w:rsid w:val="0094426A"/>
    <w:rsid w:val="00944299"/>
    <w:rsid w:val="009443CB"/>
    <w:rsid w:val="00944597"/>
    <w:rsid w:val="009446C3"/>
    <w:rsid w:val="009447DE"/>
    <w:rsid w:val="00944936"/>
    <w:rsid w:val="00944AA7"/>
    <w:rsid w:val="00945217"/>
    <w:rsid w:val="009453C1"/>
    <w:rsid w:val="009453D8"/>
    <w:rsid w:val="0094592D"/>
    <w:rsid w:val="00945ACD"/>
    <w:rsid w:val="00945B67"/>
    <w:rsid w:val="00945CFB"/>
    <w:rsid w:val="00945FC1"/>
    <w:rsid w:val="00945FDE"/>
    <w:rsid w:val="009461D4"/>
    <w:rsid w:val="0094625F"/>
    <w:rsid w:val="009462C9"/>
    <w:rsid w:val="00946333"/>
    <w:rsid w:val="00946360"/>
    <w:rsid w:val="0094636E"/>
    <w:rsid w:val="009463F6"/>
    <w:rsid w:val="00946580"/>
    <w:rsid w:val="0094661E"/>
    <w:rsid w:val="0094662F"/>
    <w:rsid w:val="009466CD"/>
    <w:rsid w:val="00946967"/>
    <w:rsid w:val="00946994"/>
    <w:rsid w:val="009469C3"/>
    <w:rsid w:val="00946AD7"/>
    <w:rsid w:val="00947574"/>
    <w:rsid w:val="00947834"/>
    <w:rsid w:val="0094798C"/>
    <w:rsid w:val="00947C30"/>
    <w:rsid w:val="00947D92"/>
    <w:rsid w:val="00947F91"/>
    <w:rsid w:val="009502EB"/>
    <w:rsid w:val="00950377"/>
    <w:rsid w:val="0095045E"/>
    <w:rsid w:val="009504D8"/>
    <w:rsid w:val="00950536"/>
    <w:rsid w:val="00950571"/>
    <w:rsid w:val="00950576"/>
    <w:rsid w:val="0095060C"/>
    <w:rsid w:val="00950885"/>
    <w:rsid w:val="00950AF4"/>
    <w:rsid w:val="00950B13"/>
    <w:rsid w:val="00950E14"/>
    <w:rsid w:val="00950ECD"/>
    <w:rsid w:val="00950EE3"/>
    <w:rsid w:val="00950F96"/>
    <w:rsid w:val="009510CC"/>
    <w:rsid w:val="00951287"/>
    <w:rsid w:val="009513BD"/>
    <w:rsid w:val="009517CC"/>
    <w:rsid w:val="00951BF3"/>
    <w:rsid w:val="00951C48"/>
    <w:rsid w:val="00951DA8"/>
    <w:rsid w:val="00951E9F"/>
    <w:rsid w:val="009523AD"/>
    <w:rsid w:val="0095266B"/>
    <w:rsid w:val="009527AE"/>
    <w:rsid w:val="00952875"/>
    <w:rsid w:val="00952A38"/>
    <w:rsid w:val="00952C44"/>
    <w:rsid w:val="00952CD8"/>
    <w:rsid w:val="00952D25"/>
    <w:rsid w:val="00952D7C"/>
    <w:rsid w:val="0095318D"/>
    <w:rsid w:val="009533CB"/>
    <w:rsid w:val="00953C65"/>
    <w:rsid w:val="009540B3"/>
    <w:rsid w:val="009540D9"/>
    <w:rsid w:val="00954637"/>
    <w:rsid w:val="009546F6"/>
    <w:rsid w:val="00954AB9"/>
    <w:rsid w:val="00954BAB"/>
    <w:rsid w:val="00954F07"/>
    <w:rsid w:val="0095515A"/>
    <w:rsid w:val="0095516B"/>
    <w:rsid w:val="0095547D"/>
    <w:rsid w:val="0095580A"/>
    <w:rsid w:val="00955C38"/>
    <w:rsid w:val="00955C94"/>
    <w:rsid w:val="00955D80"/>
    <w:rsid w:val="00955E8E"/>
    <w:rsid w:val="00955FE8"/>
    <w:rsid w:val="0095623C"/>
    <w:rsid w:val="0095626F"/>
    <w:rsid w:val="009568B5"/>
    <w:rsid w:val="009569C9"/>
    <w:rsid w:val="00956B57"/>
    <w:rsid w:val="00956BA1"/>
    <w:rsid w:val="00956C6D"/>
    <w:rsid w:val="00956D9B"/>
    <w:rsid w:val="00957314"/>
    <w:rsid w:val="00957391"/>
    <w:rsid w:val="00957674"/>
    <w:rsid w:val="00960040"/>
    <w:rsid w:val="00960132"/>
    <w:rsid w:val="009604E9"/>
    <w:rsid w:val="0096098A"/>
    <w:rsid w:val="00960D90"/>
    <w:rsid w:val="00960ECE"/>
    <w:rsid w:val="00960EF1"/>
    <w:rsid w:val="00960F84"/>
    <w:rsid w:val="00960F9D"/>
    <w:rsid w:val="009611CE"/>
    <w:rsid w:val="00961356"/>
    <w:rsid w:val="0096140D"/>
    <w:rsid w:val="009614FC"/>
    <w:rsid w:val="00961564"/>
    <w:rsid w:val="00961729"/>
    <w:rsid w:val="00961A14"/>
    <w:rsid w:val="00961ABC"/>
    <w:rsid w:val="00961E2A"/>
    <w:rsid w:val="00961EA5"/>
    <w:rsid w:val="00962308"/>
    <w:rsid w:val="0096231D"/>
    <w:rsid w:val="009623CB"/>
    <w:rsid w:val="009623FA"/>
    <w:rsid w:val="0096267A"/>
    <w:rsid w:val="00962C06"/>
    <w:rsid w:val="00962C9F"/>
    <w:rsid w:val="00962DA3"/>
    <w:rsid w:val="00963206"/>
    <w:rsid w:val="00963285"/>
    <w:rsid w:val="009632D5"/>
    <w:rsid w:val="00963367"/>
    <w:rsid w:val="0096340F"/>
    <w:rsid w:val="009637F2"/>
    <w:rsid w:val="009639AC"/>
    <w:rsid w:val="00963AB1"/>
    <w:rsid w:val="00963AC5"/>
    <w:rsid w:val="00963C2F"/>
    <w:rsid w:val="00963D27"/>
    <w:rsid w:val="00963DA9"/>
    <w:rsid w:val="00963EF7"/>
    <w:rsid w:val="00963F01"/>
    <w:rsid w:val="00963FC9"/>
    <w:rsid w:val="00963FE9"/>
    <w:rsid w:val="009641E1"/>
    <w:rsid w:val="00964253"/>
    <w:rsid w:val="00964316"/>
    <w:rsid w:val="009644D6"/>
    <w:rsid w:val="0096455D"/>
    <w:rsid w:val="00964565"/>
    <w:rsid w:val="0096459A"/>
    <w:rsid w:val="0096464D"/>
    <w:rsid w:val="009646F8"/>
    <w:rsid w:val="00964704"/>
    <w:rsid w:val="0096488F"/>
    <w:rsid w:val="009648EC"/>
    <w:rsid w:val="00964ADC"/>
    <w:rsid w:val="00964CDB"/>
    <w:rsid w:val="00964CDC"/>
    <w:rsid w:val="00964F55"/>
    <w:rsid w:val="0096549F"/>
    <w:rsid w:val="00965712"/>
    <w:rsid w:val="0096577B"/>
    <w:rsid w:val="00965A21"/>
    <w:rsid w:val="00965BFC"/>
    <w:rsid w:val="00965CB1"/>
    <w:rsid w:val="00965CBF"/>
    <w:rsid w:val="00965D54"/>
    <w:rsid w:val="00965EDF"/>
    <w:rsid w:val="00966039"/>
    <w:rsid w:val="0096607F"/>
    <w:rsid w:val="00966271"/>
    <w:rsid w:val="009662AF"/>
    <w:rsid w:val="009666AD"/>
    <w:rsid w:val="00967020"/>
    <w:rsid w:val="009670B7"/>
    <w:rsid w:val="009670E7"/>
    <w:rsid w:val="0096733E"/>
    <w:rsid w:val="009673F8"/>
    <w:rsid w:val="0096780C"/>
    <w:rsid w:val="00967D5E"/>
    <w:rsid w:val="00967DBD"/>
    <w:rsid w:val="009700D9"/>
    <w:rsid w:val="00970588"/>
    <w:rsid w:val="0097086C"/>
    <w:rsid w:val="009709DA"/>
    <w:rsid w:val="00970ADA"/>
    <w:rsid w:val="00971064"/>
    <w:rsid w:val="00971494"/>
    <w:rsid w:val="00971632"/>
    <w:rsid w:val="00971846"/>
    <w:rsid w:val="009719C5"/>
    <w:rsid w:val="00971A01"/>
    <w:rsid w:val="00971A74"/>
    <w:rsid w:val="00971B13"/>
    <w:rsid w:val="00971B85"/>
    <w:rsid w:val="00971C29"/>
    <w:rsid w:val="00971E59"/>
    <w:rsid w:val="00971E8B"/>
    <w:rsid w:val="00971F26"/>
    <w:rsid w:val="00971FA3"/>
    <w:rsid w:val="00971FC7"/>
    <w:rsid w:val="009722CA"/>
    <w:rsid w:val="00972437"/>
    <w:rsid w:val="00972582"/>
    <w:rsid w:val="00972691"/>
    <w:rsid w:val="009727FB"/>
    <w:rsid w:val="00972801"/>
    <w:rsid w:val="00972A0F"/>
    <w:rsid w:val="00972A33"/>
    <w:rsid w:val="00972A85"/>
    <w:rsid w:val="00972D02"/>
    <w:rsid w:val="00972D77"/>
    <w:rsid w:val="0097318F"/>
    <w:rsid w:val="0097356B"/>
    <w:rsid w:val="0097372C"/>
    <w:rsid w:val="00973821"/>
    <w:rsid w:val="00973FA5"/>
    <w:rsid w:val="00974064"/>
    <w:rsid w:val="0097419A"/>
    <w:rsid w:val="009741E1"/>
    <w:rsid w:val="00974355"/>
    <w:rsid w:val="009744BE"/>
    <w:rsid w:val="009744BF"/>
    <w:rsid w:val="009746D0"/>
    <w:rsid w:val="00974A34"/>
    <w:rsid w:val="00975148"/>
    <w:rsid w:val="0097532C"/>
    <w:rsid w:val="009755B1"/>
    <w:rsid w:val="0097562A"/>
    <w:rsid w:val="009757AE"/>
    <w:rsid w:val="0097592F"/>
    <w:rsid w:val="009759AE"/>
    <w:rsid w:val="00975D6B"/>
    <w:rsid w:val="00975FA0"/>
    <w:rsid w:val="0097666F"/>
    <w:rsid w:val="00976923"/>
    <w:rsid w:val="009769C6"/>
    <w:rsid w:val="00976A0F"/>
    <w:rsid w:val="00976B5D"/>
    <w:rsid w:val="00976BB3"/>
    <w:rsid w:val="00976CF7"/>
    <w:rsid w:val="0097701F"/>
    <w:rsid w:val="009772CB"/>
    <w:rsid w:val="00977673"/>
    <w:rsid w:val="00977789"/>
    <w:rsid w:val="009777A3"/>
    <w:rsid w:val="00977AD0"/>
    <w:rsid w:val="00977AF6"/>
    <w:rsid w:val="00977AFC"/>
    <w:rsid w:val="00977B4B"/>
    <w:rsid w:val="00977C6D"/>
    <w:rsid w:val="00977D13"/>
    <w:rsid w:val="00977F47"/>
    <w:rsid w:val="009801CD"/>
    <w:rsid w:val="0098039E"/>
    <w:rsid w:val="00980707"/>
    <w:rsid w:val="009809EE"/>
    <w:rsid w:val="00980FD2"/>
    <w:rsid w:val="0098110D"/>
    <w:rsid w:val="009811AE"/>
    <w:rsid w:val="0098128F"/>
    <w:rsid w:val="009812F4"/>
    <w:rsid w:val="00981301"/>
    <w:rsid w:val="0098133F"/>
    <w:rsid w:val="0098180B"/>
    <w:rsid w:val="009818BA"/>
    <w:rsid w:val="00981DB6"/>
    <w:rsid w:val="00981E23"/>
    <w:rsid w:val="00981EF0"/>
    <w:rsid w:val="00982066"/>
    <w:rsid w:val="00982591"/>
    <w:rsid w:val="00982660"/>
    <w:rsid w:val="009826E5"/>
    <w:rsid w:val="00982718"/>
    <w:rsid w:val="0098288A"/>
    <w:rsid w:val="00982981"/>
    <w:rsid w:val="00982A24"/>
    <w:rsid w:val="00982D4D"/>
    <w:rsid w:val="00982F2D"/>
    <w:rsid w:val="00982F44"/>
    <w:rsid w:val="00982FC3"/>
    <w:rsid w:val="00983589"/>
    <w:rsid w:val="00983644"/>
    <w:rsid w:val="009837EF"/>
    <w:rsid w:val="009840D8"/>
    <w:rsid w:val="009841E2"/>
    <w:rsid w:val="009843DD"/>
    <w:rsid w:val="0098442F"/>
    <w:rsid w:val="00984608"/>
    <w:rsid w:val="0098460A"/>
    <w:rsid w:val="009846DD"/>
    <w:rsid w:val="00984814"/>
    <w:rsid w:val="00984934"/>
    <w:rsid w:val="00984B97"/>
    <w:rsid w:val="00984BDC"/>
    <w:rsid w:val="00984C9C"/>
    <w:rsid w:val="00984E9F"/>
    <w:rsid w:val="00985654"/>
    <w:rsid w:val="009857E0"/>
    <w:rsid w:val="0098586A"/>
    <w:rsid w:val="009859C3"/>
    <w:rsid w:val="009859D9"/>
    <w:rsid w:val="00985ADF"/>
    <w:rsid w:val="00985E2E"/>
    <w:rsid w:val="00985F6A"/>
    <w:rsid w:val="00985FE5"/>
    <w:rsid w:val="009863ED"/>
    <w:rsid w:val="0098653C"/>
    <w:rsid w:val="00986611"/>
    <w:rsid w:val="00986838"/>
    <w:rsid w:val="009869FC"/>
    <w:rsid w:val="00986BF2"/>
    <w:rsid w:val="00986D96"/>
    <w:rsid w:val="00986D9B"/>
    <w:rsid w:val="00986F04"/>
    <w:rsid w:val="009872BF"/>
    <w:rsid w:val="009872D7"/>
    <w:rsid w:val="0098738C"/>
    <w:rsid w:val="00987420"/>
    <w:rsid w:val="00987943"/>
    <w:rsid w:val="0098795E"/>
    <w:rsid w:val="00987A1D"/>
    <w:rsid w:val="00990105"/>
    <w:rsid w:val="00990112"/>
    <w:rsid w:val="00990113"/>
    <w:rsid w:val="009902D4"/>
    <w:rsid w:val="009902D6"/>
    <w:rsid w:val="009904A8"/>
    <w:rsid w:val="00990788"/>
    <w:rsid w:val="0099097E"/>
    <w:rsid w:val="00990EB1"/>
    <w:rsid w:val="00990FFD"/>
    <w:rsid w:val="009910C1"/>
    <w:rsid w:val="009911FB"/>
    <w:rsid w:val="00991482"/>
    <w:rsid w:val="00991714"/>
    <w:rsid w:val="0099171D"/>
    <w:rsid w:val="009918FB"/>
    <w:rsid w:val="00991931"/>
    <w:rsid w:val="00991B33"/>
    <w:rsid w:val="00991B4F"/>
    <w:rsid w:val="00991C20"/>
    <w:rsid w:val="00991CE2"/>
    <w:rsid w:val="00991D68"/>
    <w:rsid w:val="00991DED"/>
    <w:rsid w:val="00991E60"/>
    <w:rsid w:val="0099231F"/>
    <w:rsid w:val="00992470"/>
    <w:rsid w:val="00992542"/>
    <w:rsid w:val="00992588"/>
    <w:rsid w:val="0099281E"/>
    <w:rsid w:val="00992F1E"/>
    <w:rsid w:val="0099306E"/>
    <w:rsid w:val="009933F5"/>
    <w:rsid w:val="00993B05"/>
    <w:rsid w:val="00993DCB"/>
    <w:rsid w:val="00993F21"/>
    <w:rsid w:val="00994078"/>
    <w:rsid w:val="009942AE"/>
    <w:rsid w:val="009944C7"/>
    <w:rsid w:val="009944D7"/>
    <w:rsid w:val="009946FF"/>
    <w:rsid w:val="009947DA"/>
    <w:rsid w:val="00994ADB"/>
    <w:rsid w:val="00994D54"/>
    <w:rsid w:val="00994FD4"/>
    <w:rsid w:val="009950FB"/>
    <w:rsid w:val="009954E9"/>
    <w:rsid w:val="00995678"/>
    <w:rsid w:val="0099572A"/>
    <w:rsid w:val="00995AC9"/>
    <w:rsid w:val="00995B75"/>
    <w:rsid w:val="00995D08"/>
    <w:rsid w:val="00996218"/>
    <w:rsid w:val="00996224"/>
    <w:rsid w:val="00996471"/>
    <w:rsid w:val="009966F2"/>
    <w:rsid w:val="00996932"/>
    <w:rsid w:val="00996A00"/>
    <w:rsid w:val="00996D54"/>
    <w:rsid w:val="00996E63"/>
    <w:rsid w:val="00996E6A"/>
    <w:rsid w:val="00996F94"/>
    <w:rsid w:val="00996FA1"/>
    <w:rsid w:val="0099711E"/>
    <w:rsid w:val="0099756A"/>
    <w:rsid w:val="009975B9"/>
    <w:rsid w:val="009976A4"/>
    <w:rsid w:val="00997AC7"/>
    <w:rsid w:val="009A0006"/>
    <w:rsid w:val="009A0115"/>
    <w:rsid w:val="009A01D1"/>
    <w:rsid w:val="009A0276"/>
    <w:rsid w:val="009A0497"/>
    <w:rsid w:val="009A0577"/>
    <w:rsid w:val="009A057C"/>
    <w:rsid w:val="009A0651"/>
    <w:rsid w:val="009A083F"/>
    <w:rsid w:val="009A0996"/>
    <w:rsid w:val="009A099F"/>
    <w:rsid w:val="009A0B68"/>
    <w:rsid w:val="009A0BAA"/>
    <w:rsid w:val="009A0E9E"/>
    <w:rsid w:val="009A0EF7"/>
    <w:rsid w:val="009A0F20"/>
    <w:rsid w:val="009A0F6F"/>
    <w:rsid w:val="009A1049"/>
    <w:rsid w:val="009A104B"/>
    <w:rsid w:val="009A1142"/>
    <w:rsid w:val="009A140F"/>
    <w:rsid w:val="009A1680"/>
    <w:rsid w:val="009A17BF"/>
    <w:rsid w:val="009A1860"/>
    <w:rsid w:val="009A195C"/>
    <w:rsid w:val="009A19FA"/>
    <w:rsid w:val="009A1A9A"/>
    <w:rsid w:val="009A1C7D"/>
    <w:rsid w:val="009A1D41"/>
    <w:rsid w:val="009A1DFF"/>
    <w:rsid w:val="009A1E12"/>
    <w:rsid w:val="009A1EC4"/>
    <w:rsid w:val="009A20C4"/>
    <w:rsid w:val="009A21B6"/>
    <w:rsid w:val="009A22B5"/>
    <w:rsid w:val="009A2538"/>
    <w:rsid w:val="009A2609"/>
    <w:rsid w:val="009A28F3"/>
    <w:rsid w:val="009A2949"/>
    <w:rsid w:val="009A2974"/>
    <w:rsid w:val="009A2A95"/>
    <w:rsid w:val="009A2ADA"/>
    <w:rsid w:val="009A2BAF"/>
    <w:rsid w:val="009A2BEF"/>
    <w:rsid w:val="009A2C2F"/>
    <w:rsid w:val="009A2C6A"/>
    <w:rsid w:val="009A2D21"/>
    <w:rsid w:val="009A2D35"/>
    <w:rsid w:val="009A2D83"/>
    <w:rsid w:val="009A2DB3"/>
    <w:rsid w:val="009A2F7A"/>
    <w:rsid w:val="009A3062"/>
    <w:rsid w:val="009A32A0"/>
    <w:rsid w:val="009A32C5"/>
    <w:rsid w:val="009A3303"/>
    <w:rsid w:val="009A3392"/>
    <w:rsid w:val="009A3436"/>
    <w:rsid w:val="009A36BC"/>
    <w:rsid w:val="009A38B3"/>
    <w:rsid w:val="009A3C98"/>
    <w:rsid w:val="009A3D03"/>
    <w:rsid w:val="009A3E65"/>
    <w:rsid w:val="009A41CB"/>
    <w:rsid w:val="009A4244"/>
    <w:rsid w:val="009A43AE"/>
    <w:rsid w:val="009A45D7"/>
    <w:rsid w:val="009A45FF"/>
    <w:rsid w:val="009A471C"/>
    <w:rsid w:val="009A483C"/>
    <w:rsid w:val="009A4AEF"/>
    <w:rsid w:val="009A4C81"/>
    <w:rsid w:val="009A4FAC"/>
    <w:rsid w:val="009A5085"/>
    <w:rsid w:val="009A51A1"/>
    <w:rsid w:val="009A5407"/>
    <w:rsid w:val="009A545F"/>
    <w:rsid w:val="009A5638"/>
    <w:rsid w:val="009A596D"/>
    <w:rsid w:val="009A6004"/>
    <w:rsid w:val="009A6116"/>
    <w:rsid w:val="009A616F"/>
    <w:rsid w:val="009A61B8"/>
    <w:rsid w:val="009A6251"/>
    <w:rsid w:val="009A626F"/>
    <w:rsid w:val="009A62EC"/>
    <w:rsid w:val="009A62ED"/>
    <w:rsid w:val="009A666C"/>
    <w:rsid w:val="009A681B"/>
    <w:rsid w:val="009A6BCE"/>
    <w:rsid w:val="009A6C06"/>
    <w:rsid w:val="009A6DA0"/>
    <w:rsid w:val="009A7141"/>
    <w:rsid w:val="009A71F3"/>
    <w:rsid w:val="009A7250"/>
    <w:rsid w:val="009A7276"/>
    <w:rsid w:val="009A7534"/>
    <w:rsid w:val="009B05A7"/>
    <w:rsid w:val="009B065A"/>
    <w:rsid w:val="009B08A4"/>
    <w:rsid w:val="009B0C4D"/>
    <w:rsid w:val="009B12B4"/>
    <w:rsid w:val="009B1455"/>
    <w:rsid w:val="009B145F"/>
    <w:rsid w:val="009B157C"/>
    <w:rsid w:val="009B1696"/>
    <w:rsid w:val="009B1824"/>
    <w:rsid w:val="009B187E"/>
    <w:rsid w:val="009B19F3"/>
    <w:rsid w:val="009B1D1A"/>
    <w:rsid w:val="009B1D7E"/>
    <w:rsid w:val="009B1E95"/>
    <w:rsid w:val="009B205C"/>
    <w:rsid w:val="009B2126"/>
    <w:rsid w:val="009B2293"/>
    <w:rsid w:val="009B2373"/>
    <w:rsid w:val="009B2384"/>
    <w:rsid w:val="009B23D0"/>
    <w:rsid w:val="009B25BD"/>
    <w:rsid w:val="009B2781"/>
    <w:rsid w:val="009B281B"/>
    <w:rsid w:val="009B2880"/>
    <w:rsid w:val="009B2BC9"/>
    <w:rsid w:val="009B2BD6"/>
    <w:rsid w:val="009B30FC"/>
    <w:rsid w:val="009B311A"/>
    <w:rsid w:val="009B3183"/>
    <w:rsid w:val="009B3218"/>
    <w:rsid w:val="009B3295"/>
    <w:rsid w:val="009B32D3"/>
    <w:rsid w:val="009B345B"/>
    <w:rsid w:val="009B351E"/>
    <w:rsid w:val="009B354D"/>
    <w:rsid w:val="009B35AD"/>
    <w:rsid w:val="009B3634"/>
    <w:rsid w:val="009B36BF"/>
    <w:rsid w:val="009B36F7"/>
    <w:rsid w:val="009B39DD"/>
    <w:rsid w:val="009B39F3"/>
    <w:rsid w:val="009B3DBC"/>
    <w:rsid w:val="009B4045"/>
    <w:rsid w:val="009B40F6"/>
    <w:rsid w:val="009B4105"/>
    <w:rsid w:val="009B4154"/>
    <w:rsid w:val="009B4282"/>
    <w:rsid w:val="009B45CB"/>
    <w:rsid w:val="009B48DA"/>
    <w:rsid w:val="009B4961"/>
    <w:rsid w:val="009B4ACF"/>
    <w:rsid w:val="009B4DD7"/>
    <w:rsid w:val="009B4E72"/>
    <w:rsid w:val="009B4EA5"/>
    <w:rsid w:val="009B4F52"/>
    <w:rsid w:val="009B51BA"/>
    <w:rsid w:val="009B53B5"/>
    <w:rsid w:val="009B5481"/>
    <w:rsid w:val="009B56EC"/>
    <w:rsid w:val="009B5717"/>
    <w:rsid w:val="009B5872"/>
    <w:rsid w:val="009B5A80"/>
    <w:rsid w:val="009B5B3A"/>
    <w:rsid w:val="009B5B94"/>
    <w:rsid w:val="009B5BAC"/>
    <w:rsid w:val="009B5D0E"/>
    <w:rsid w:val="009B5D2E"/>
    <w:rsid w:val="009B5EB0"/>
    <w:rsid w:val="009B5F56"/>
    <w:rsid w:val="009B6064"/>
    <w:rsid w:val="009B6350"/>
    <w:rsid w:val="009B6375"/>
    <w:rsid w:val="009B63D7"/>
    <w:rsid w:val="009B671B"/>
    <w:rsid w:val="009B6978"/>
    <w:rsid w:val="009B6ACF"/>
    <w:rsid w:val="009B6B20"/>
    <w:rsid w:val="009B6B48"/>
    <w:rsid w:val="009B6EAF"/>
    <w:rsid w:val="009B6FE2"/>
    <w:rsid w:val="009B706E"/>
    <w:rsid w:val="009B7083"/>
    <w:rsid w:val="009B7123"/>
    <w:rsid w:val="009B7223"/>
    <w:rsid w:val="009B7363"/>
    <w:rsid w:val="009B7643"/>
    <w:rsid w:val="009B7984"/>
    <w:rsid w:val="009B7AB9"/>
    <w:rsid w:val="009B7AC3"/>
    <w:rsid w:val="009B7B65"/>
    <w:rsid w:val="009B7BE9"/>
    <w:rsid w:val="009B7C16"/>
    <w:rsid w:val="009C0051"/>
    <w:rsid w:val="009C0123"/>
    <w:rsid w:val="009C028F"/>
    <w:rsid w:val="009C02FC"/>
    <w:rsid w:val="009C043A"/>
    <w:rsid w:val="009C0500"/>
    <w:rsid w:val="009C0687"/>
    <w:rsid w:val="009C0707"/>
    <w:rsid w:val="009C07E9"/>
    <w:rsid w:val="009C0A3B"/>
    <w:rsid w:val="009C0B0E"/>
    <w:rsid w:val="009C0CEB"/>
    <w:rsid w:val="009C0D2D"/>
    <w:rsid w:val="009C0E3D"/>
    <w:rsid w:val="009C0FB4"/>
    <w:rsid w:val="009C0FCF"/>
    <w:rsid w:val="009C123E"/>
    <w:rsid w:val="009C1469"/>
    <w:rsid w:val="009C155B"/>
    <w:rsid w:val="009C16F7"/>
    <w:rsid w:val="009C18E6"/>
    <w:rsid w:val="009C1914"/>
    <w:rsid w:val="009C1AE7"/>
    <w:rsid w:val="009C1BD1"/>
    <w:rsid w:val="009C1C82"/>
    <w:rsid w:val="009C1DEE"/>
    <w:rsid w:val="009C1FF9"/>
    <w:rsid w:val="009C206B"/>
    <w:rsid w:val="009C208D"/>
    <w:rsid w:val="009C22B1"/>
    <w:rsid w:val="009C2317"/>
    <w:rsid w:val="009C231F"/>
    <w:rsid w:val="009C2677"/>
    <w:rsid w:val="009C28E7"/>
    <w:rsid w:val="009C293F"/>
    <w:rsid w:val="009C29D9"/>
    <w:rsid w:val="009C2D17"/>
    <w:rsid w:val="009C2D4F"/>
    <w:rsid w:val="009C2DFB"/>
    <w:rsid w:val="009C3102"/>
    <w:rsid w:val="009C316C"/>
    <w:rsid w:val="009C3202"/>
    <w:rsid w:val="009C32F3"/>
    <w:rsid w:val="009C3441"/>
    <w:rsid w:val="009C345D"/>
    <w:rsid w:val="009C35B7"/>
    <w:rsid w:val="009C3693"/>
    <w:rsid w:val="009C36A2"/>
    <w:rsid w:val="009C3713"/>
    <w:rsid w:val="009C3731"/>
    <w:rsid w:val="009C3916"/>
    <w:rsid w:val="009C3E19"/>
    <w:rsid w:val="009C3F9A"/>
    <w:rsid w:val="009C4174"/>
    <w:rsid w:val="009C418D"/>
    <w:rsid w:val="009C43FD"/>
    <w:rsid w:val="009C44E0"/>
    <w:rsid w:val="009C4635"/>
    <w:rsid w:val="009C4795"/>
    <w:rsid w:val="009C484E"/>
    <w:rsid w:val="009C4987"/>
    <w:rsid w:val="009C4B4D"/>
    <w:rsid w:val="009C4D43"/>
    <w:rsid w:val="009C51AF"/>
    <w:rsid w:val="009C52B6"/>
    <w:rsid w:val="009C53FF"/>
    <w:rsid w:val="009C54C9"/>
    <w:rsid w:val="009C5570"/>
    <w:rsid w:val="009C5806"/>
    <w:rsid w:val="009C5928"/>
    <w:rsid w:val="009C5BBB"/>
    <w:rsid w:val="009C5E8F"/>
    <w:rsid w:val="009C6030"/>
    <w:rsid w:val="009C608E"/>
    <w:rsid w:val="009C6259"/>
    <w:rsid w:val="009C63BB"/>
    <w:rsid w:val="009C67A9"/>
    <w:rsid w:val="009C68E2"/>
    <w:rsid w:val="009C6910"/>
    <w:rsid w:val="009C69E9"/>
    <w:rsid w:val="009C6D77"/>
    <w:rsid w:val="009C6DD5"/>
    <w:rsid w:val="009C7102"/>
    <w:rsid w:val="009C7241"/>
    <w:rsid w:val="009C7482"/>
    <w:rsid w:val="009C74B5"/>
    <w:rsid w:val="009C77FD"/>
    <w:rsid w:val="009C799E"/>
    <w:rsid w:val="009C7A88"/>
    <w:rsid w:val="009C7B60"/>
    <w:rsid w:val="009C7BB9"/>
    <w:rsid w:val="009C7BD2"/>
    <w:rsid w:val="009D0033"/>
    <w:rsid w:val="009D015A"/>
    <w:rsid w:val="009D01EF"/>
    <w:rsid w:val="009D03BD"/>
    <w:rsid w:val="009D062A"/>
    <w:rsid w:val="009D08AB"/>
    <w:rsid w:val="009D0A34"/>
    <w:rsid w:val="009D0ADA"/>
    <w:rsid w:val="009D0AE4"/>
    <w:rsid w:val="009D0B23"/>
    <w:rsid w:val="009D0D9F"/>
    <w:rsid w:val="009D0DAF"/>
    <w:rsid w:val="009D0DE3"/>
    <w:rsid w:val="009D0E47"/>
    <w:rsid w:val="009D1007"/>
    <w:rsid w:val="009D103F"/>
    <w:rsid w:val="009D1220"/>
    <w:rsid w:val="009D13B5"/>
    <w:rsid w:val="009D1424"/>
    <w:rsid w:val="009D143E"/>
    <w:rsid w:val="009D198D"/>
    <w:rsid w:val="009D1BB8"/>
    <w:rsid w:val="009D1C40"/>
    <w:rsid w:val="009D1C4F"/>
    <w:rsid w:val="009D1D24"/>
    <w:rsid w:val="009D1DD4"/>
    <w:rsid w:val="009D1E09"/>
    <w:rsid w:val="009D1E72"/>
    <w:rsid w:val="009D1F1C"/>
    <w:rsid w:val="009D1F56"/>
    <w:rsid w:val="009D2140"/>
    <w:rsid w:val="009D2156"/>
    <w:rsid w:val="009D21F9"/>
    <w:rsid w:val="009D2358"/>
    <w:rsid w:val="009D23E3"/>
    <w:rsid w:val="009D24D3"/>
    <w:rsid w:val="009D26B6"/>
    <w:rsid w:val="009D2769"/>
    <w:rsid w:val="009D279E"/>
    <w:rsid w:val="009D2902"/>
    <w:rsid w:val="009D2950"/>
    <w:rsid w:val="009D2D7B"/>
    <w:rsid w:val="009D35C1"/>
    <w:rsid w:val="009D3866"/>
    <w:rsid w:val="009D39C2"/>
    <w:rsid w:val="009D3AEC"/>
    <w:rsid w:val="009D3BB5"/>
    <w:rsid w:val="009D3CB2"/>
    <w:rsid w:val="009D3E62"/>
    <w:rsid w:val="009D4143"/>
    <w:rsid w:val="009D43BD"/>
    <w:rsid w:val="009D4438"/>
    <w:rsid w:val="009D444E"/>
    <w:rsid w:val="009D44DB"/>
    <w:rsid w:val="009D48AC"/>
    <w:rsid w:val="009D491A"/>
    <w:rsid w:val="009D4955"/>
    <w:rsid w:val="009D4A64"/>
    <w:rsid w:val="009D4BB9"/>
    <w:rsid w:val="009D4BC3"/>
    <w:rsid w:val="009D4E75"/>
    <w:rsid w:val="009D53AC"/>
    <w:rsid w:val="009D5464"/>
    <w:rsid w:val="009D558E"/>
    <w:rsid w:val="009D55E2"/>
    <w:rsid w:val="009D5692"/>
    <w:rsid w:val="009D58EB"/>
    <w:rsid w:val="009D5980"/>
    <w:rsid w:val="009D59D3"/>
    <w:rsid w:val="009D5A03"/>
    <w:rsid w:val="009D5A43"/>
    <w:rsid w:val="009D5A5F"/>
    <w:rsid w:val="009D5AA1"/>
    <w:rsid w:val="009D5F90"/>
    <w:rsid w:val="009D61F1"/>
    <w:rsid w:val="009D62BB"/>
    <w:rsid w:val="009D652D"/>
    <w:rsid w:val="009D668F"/>
    <w:rsid w:val="009D66F2"/>
    <w:rsid w:val="009D6A13"/>
    <w:rsid w:val="009D6C8B"/>
    <w:rsid w:val="009D6D3D"/>
    <w:rsid w:val="009D6DFC"/>
    <w:rsid w:val="009D70F9"/>
    <w:rsid w:val="009D7253"/>
    <w:rsid w:val="009D75CA"/>
    <w:rsid w:val="009D7638"/>
    <w:rsid w:val="009D7950"/>
    <w:rsid w:val="009D7957"/>
    <w:rsid w:val="009D7A11"/>
    <w:rsid w:val="009D7A66"/>
    <w:rsid w:val="009D7CE6"/>
    <w:rsid w:val="009D7CEC"/>
    <w:rsid w:val="009D7FFC"/>
    <w:rsid w:val="009E008F"/>
    <w:rsid w:val="009E018B"/>
    <w:rsid w:val="009E037A"/>
    <w:rsid w:val="009E0382"/>
    <w:rsid w:val="009E049C"/>
    <w:rsid w:val="009E05C2"/>
    <w:rsid w:val="009E06BA"/>
    <w:rsid w:val="009E0870"/>
    <w:rsid w:val="009E0BAA"/>
    <w:rsid w:val="009E0C45"/>
    <w:rsid w:val="009E0D56"/>
    <w:rsid w:val="009E15BB"/>
    <w:rsid w:val="009E17A9"/>
    <w:rsid w:val="009E17AB"/>
    <w:rsid w:val="009E192F"/>
    <w:rsid w:val="009E1954"/>
    <w:rsid w:val="009E1A00"/>
    <w:rsid w:val="009E1F7F"/>
    <w:rsid w:val="009E21E3"/>
    <w:rsid w:val="009E22A9"/>
    <w:rsid w:val="009E23A6"/>
    <w:rsid w:val="009E2430"/>
    <w:rsid w:val="009E25C2"/>
    <w:rsid w:val="009E262C"/>
    <w:rsid w:val="009E2744"/>
    <w:rsid w:val="009E2EDA"/>
    <w:rsid w:val="009E2F73"/>
    <w:rsid w:val="009E3412"/>
    <w:rsid w:val="009E341F"/>
    <w:rsid w:val="009E34AF"/>
    <w:rsid w:val="009E34D0"/>
    <w:rsid w:val="009E36BD"/>
    <w:rsid w:val="009E3723"/>
    <w:rsid w:val="009E381F"/>
    <w:rsid w:val="009E39CD"/>
    <w:rsid w:val="009E3A71"/>
    <w:rsid w:val="009E3B03"/>
    <w:rsid w:val="009E3C69"/>
    <w:rsid w:val="009E3D01"/>
    <w:rsid w:val="009E3FE5"/>
    <w:rsid w:val="009E466E"/>
    <w:rsid w:val="009E47E2"/>
    <w:rsid w:val="009E47FB"/>
    <w:rsid w:val="009E4B51"/>
    <w:rsid w:val="009E4DA8"/>
    <w:rsid w:val="009E4EEE"/>
    <w:rsid w:val="009E5099"/>
    <w:rsid w:val="009E5339"/>
    <w:rsid w:val="009E5452"/>
    <w:rsid w:val="009E548C"/>
    <w:rsid w:val="009E54D7"/>
    <w:rsid w:val="009E55B5"/>
    <w:rsid w:val="009E576A"/>
    <w:rsid w:val="009E5818"/>
    <w:rsid w:val="009E5B9A"/>
    <w:rsid w:val="009E61D6"/>
    <w:rsid w:val="009E6430"/>
    <w:rsid w:val="009E657F"/>
    <w:rsid w:val="009E6841"/>
    <w:rsid w:val="009E697A"/>
    <w:rsid w:val="009E6A9A"/>
    <w:rsid w:val="009E70E1"/>
    <w:rsid w:val="009E720C"/>
    <w:rsid w:val="009E72AA"/>
    <w:rsid w:val="009E733D"/>
    <w:rsid w:val="009E761F"/>
    <w:rsid w:val="009E771F"/>
    <w:rsid w:val="009E77DD"/>
    <w:rsid w:val="009E788B"/>
    <w:rsid w:val="009E7A40"/>
    <w:rsid w:val="009E7C2A"/>
    <w:rsid w:val="009F0026"/>
    <w:rsid w:val="009F011B"/>
    <w:rsid w:val="009F0202"/>
    <w:rsid w:val="009F0839"/>
    <w:rsid w:val="009F089B"/>
    <w:rsid w:val="009F0B2C"/>
    <w:rsid w:val="009F0DB3"/>
    <w:rsid w:val="009F1078"/>
    <w:rsid w:val="009F1235"/>
    <w:rsid w:val="009F16C0"/>
    <w:rsid w:val="009F16E0"/>
    <w:rsid w:val="009F1783"/>
    <w:rsid w:val="009F18F5"/>
    <w:rsid w:val="009F19C4"/>
    <w:rsid w:val="009F1B54"/>
    <w:rsid w:val="009F1B93"/>
    <w:rsid w:val="009F1BB2"/>
    <w:rsid w:val="009F1BBD"/>
    <w:rsid w:val="009F209C"/>
    <w:rsid w:val="009F2148"/>
    <w:rsid w:val="009F2286"/>
    <w:rsid w:val="009F22F1"/>
    <w:rsid w:val="009F24AB"/>
    <w:rsid w:val="009F26BF"/>
    <w:rsid w:val="009F29EA"/>
    <w:rsid w:val="009F2CEE"/>
    <w:rsid w:val="009F2D88"/>
    <w:rsid w:val="009F2F8E"/>
    <w:rsid w:val="009F3059"/>
    <w:rsid w:val="009F30EB"/>
    <w:rsid w:val="009F3153"/>
    <w:rsid w:val="009F31FC"/>
    <w:rsid w:val="009F31FE"/>
    <w:rsid w:val="009F3743"/>
    <w:rsid w:val="009F3AAD"/>
    <w:rsid w:val="009F3AF3"/>
    <w:rsid w:val="009F3CDE"/>
    <w:rsid w:val="009F3E45"/>
    <w:rsid w:val="009F4114"/>
    <w:rsid w:val="009F4260"/>
    <w:rsid w:val="009F443A"/>
    <w:rsid w:val="009F4631"/>
    <w:rsid w:val="009F46F6"/>
    <w:rsid w:val="009F48BD"/>
    <w:rsid w:val="009F4CA0"/>
    <w:rsid w:val="009F4D92"/>
    <w:rsid w:val="009F4DE5"/>
    <w:rsid w:val="009F50B6"/>
    <w:rsid w:val="009F516D"/>
    <w:rsid w:val="009F5378"/>
    <w:rsid w:val="009F54BF"/>
    <w:rsid w:val="009F5639"/>
    <w:rsid w:val="009F56A0"/>
    <w:rsid w:val="009F57DB"/>
    <w:rsid w:val="009F584D"/>
    <w:rsid w:val="009F5A86"/>
    <w:rsid w:val="009F5A9F"/>
    <w:rsid w:val="009F5AAA"/>
    <w:rsid w:val="009F5E03"/>
    <w:rsid w:val="009F6604"/>
    <w:rsid w:val="009F6692"/>
    <w:rsid w:val="009F67B7"/>
    <w:rsid w:val="009F6913"/>
    <w:rsid w:val="009F691A"/>
    <w:rsid w:val="009F691B"/>
    <w:rsid w:val="009F69B5"/>
    <w:rsid w:val="009F6C1D"/>
    <w:rsid w:val="009F6DE3"/>
    <w:rsid w:val="009F7126"/>
    <w:rsid w:val="009F7392"/>
    <w:rsid w:val="009F7435"/>
    <w:rsid w:val="009F7903"/>
    <w:rsid w:val="009F792A"/>
    <w:rsid w:val="009F7A1D"/>
    <w:rsid w:val="009F7A39"/>
    <w:rsid w:val="009F7BC6"/>
    <w:rsid w:val="009F7C71"/>
    <w:rsid w:val="009F7CA8"/>
    <w:rsid w:val="009F7DA4"/>
    <w:rsid w:val="009F7DF4"/>
    <w:rsid w:val="009F7DFE"/>
    <w:rsid w:val="00A001D9"/>
    <w:rsid w:val="00A001F5"/>
    <w:rsid w:val="00A00222"/>
    <w:rsid w:val="00A0043B"/>
    <w:rsid w:val="00A004A0"/>
    <w:rsid w:val="00A006FE"/>
    <w:rsid w:val="00A007BA"/>
    <w:rsid w:val="00A007C4"/>
    <w:rsid w:val="00A00862"/>
    <w:rsid w:val="00A00968"/>
    <w:rsid w:val="00A0098F"/>
    <w:rsid w:val="00A00A03"/>
    <w:rsid w:val="00A00BE9"/>
    <w:rsid w:val="00A00BF6"/>
    <w:rsid w:val="00A00C19"/>
    <w:rsid w:val="00A00D91"/>
    <w:rsid w:val="00A00F82"/>
    <w:rsid w:val="00A01085"/>
    <w:rsid w:val="00A01315"/>
    <w:rsid w:val="00A0158B"/>
    <w:rsid w:val="00A01794"/>
    <w:rsid w:val="00A01D88"/>
    <w:rsid w:val="00A01F24"/>
    <w:rsid w:val="00A01F2C"/>
    <w:rsid w:val="00A01FC3"/>
    <w:rsid w:val="00A0205D"/>
    <w:rsid w:val="00A023ED"/>
    <w:rsid w:val="00A027CD"/>
    <w:rsid w:val="00A02831"/>
    <w:rsid w:val="00A02AB8"/>
    <w:rsid w:val="00A02B4D"/>
    <w:rsid w:val="00A02D57"/>
    <w:rsid w:val="00A02EB9"/>
    <w:rsid w:val="00A0302F"/>
    <w:rsid w:val="00A030DD"/>
    <w:rsid w:val="00A030E0"/>
    <w:rsid w:val="00A03205"/>
    <w:rsid w:val="00A03219"/>
    <w:rsid w:val="00A032C9"/>
    <w:rsid w:val="00A03600"/>
    <w:rsid w:val="00A03694"/>
    <w:rsid w:val="00A03894"/>
    <w:rsid w:val="00A03A20"/>
    <w:rsid w:val="00A03ABA"/>
    <w:rsid w:val="00A03C20"/>
    <w:rsid w:val="00A03E68"/>
    <w:rsid w:val="00A04256"/>
    <w:rsid w:val="00A04325"/>
    <w:rsid w:val="00A0442E"/>
    <w:rsid w:val="00A0444F"/>
    <w:rsid w:val="00A04603"/>
    <w:rsid w:val="00A04882"/>
    <w:rsid w:val="00A04DD4"/>
    <w:rsid w:val="00A04DE5"/>
    <w:rsid w:val="00A04E62"/>
    <w:rsid w:val="00A0515C"/>
    <w:rsid w:val="00A05212"/>
    <w:rsid w:val="00A0524D"/>
    <w:rsid w:val="00A05330"/>
    <w:rsid w:val="00A05332"/>
    <w:rsid w:val="00A05393"/>
    <w:rsid w:val="00A05485"/>
    <w:rsid w:val="00A055D4"/>
    <w:rsid w:val="00A05791"/>
    <w:rsid w:val="00A05924"/>
    <w:rsid w:val="00A059E3"/>
    <w:rsid w:val="00A05D3F"/>
    <w:rsid w:val="00A06093"/>
    <w:rsid w:val="00A060A1"/>
    <w:rsid w:val="00A0634E"/>
    <w:rsid w:val="00A06403"/>
    <w:rsid w:val="00A06421"/>
    <w:rsid w:val="00A06551"/>
    <w:rsid w:val="00A06613"/>
    <w:rsid w:val="00A06679"/>
    <w:rsid w:val="00A068B3"/>
    <w:rsid w:val="00A06ACF"/>
    <w:rsid w:val="00A06B99"/>
    <w:rsid w:val="00A06D74"/>
    <w:rsid w:val="00A06EE6"/>
    <w:rsid w:val="00A06F1C"/>
    <w:rsid w:val="00A070F1"/>
    <w:rsid w:val="00A07149"/>
    <w:rsid w:val="00A07285"/>
    <w:rsid w:val="00A072D8"/>
    <w:rsid w:val="00A07319"/>
    <w:rsid w:val="00A07417"/>
    <w:rsid w:val="00A07450"/>
    <w:rsid w:val="00A074A4"/>
    <w:rsid w:val="00A07BAB"/>
    <w:rsid w:val="00A07D8E"/>
    <w:rsid w:val="00A07DF7"/>
    <w:rsid w:val="00A07F50"/>
    <w:rsid w:val="00A07F9D"/>
    <w:rsid w:val="00A10051"/>
    <w:rsid w:val="00A100D4"/>
    <w:rsid w:val="00A10311"/>
    <w:rsid w:val="00A103CC"/>
    <w:rsid w:val="00A10529"/>
    <w:rsid w:val="00A10586"/>
    <w:rsid w:val="00A1059E"/>
    <w:rsid w:val="00A105DC"/>
    <w:rsid w:val="00A10686"/>
    <w:rsid w:val="00A1078D"/>
    <w:rsid w:val="00A10803"/>
    <w:rsid w:val="00A108C7"/>
    <w:rsid w:val="00A108D6"/>
    <w:rsid w:val="00A112DC"/>
    <w:rsid w:val="00A114B4"/>
    <w:rsid w:val="00A114C1"/>
    <w:rsid w:val="00A118C6"/>
    <w:rsid w:val="00A11BC9"/>
    <w:rsid w:val="00A11C03"/>
    <w:rsid w:val="00A12337"/>
    <w:rsid w:val="00A124B9"/>
    <w:rsid w:val="00A12755"/>
    <w:rsid w:val="00A127AE"/>
    <w:rsid w:val="00A12AB1"/>
    <w:rsid w:val="00A12B59"/>
    <w:rsid w:val="00A12EAE"/>
    <w:rsid w:val="00A12FA5"/>
    <w:rsid w:val="00A13076"/>
    <w:rsid w:val="00A13496"/>
    <w:rsid w:val="00A13552"/>
    <w:rsid w:val="00A139B7"/>
    <w:rsid w:val="00A139DB"/>
    <w:rsid w:val="00A13C00"/>
    <w:rsid w:val="00A13EDB"/>
    <w:rsid w:val="00A13F3D"/>
    <w:rsid w:val="00A13FAB"/>
    <w:rsid w:val="00A14000"/>
    <w:rsid w:val="00A140DB"/>
    <w:rsid w:val="00A143E0"/>
    <w:rsid w:val="00A1443C"/>
    <w:rsid w:val="00A1447D"/>
    <w:rsid w:val="00A1448E"/>
    <w:rsid w:val="00A144BB"/>
    <w:rsid w:val="00A14539"/>
    <w:rsid w:val="00A145FB"/>
    <w:rsid w:val="00A1465C"/>
    <w:rsid w:val="00A14AB9"/>
    <w:rsid w:val="00A14B09"/>
    <w:rsid w:val="00A14DD5"/>
    <w:rsid w:val="00A14FB6"/>
    <w:rsid w:val="00A151B7"/>
    <w:rsid w:val="00A15246"/>
    <w:rsid w:val="00A15465"/>
    <w:rsid w:val="00A15582"/>
    <w:rsid w:val="00A155FA"/>
    <w:rsid w:val="00A15736"/>
    <w:rsid w:val="00A1576B"/>
    <w:rsid w:val="00A1578B"/>
    <w:rsid w:val="00A157CF"/>
    <w:rsid w:val="00A157E3"/>
    <w:rsid w:val="00A1597D"/>
    <w:rsid w:val="00A15BA3"/>
    <w:rsid w:val="00A15C4A"/>
    <w:rsid w:val="00A15E76"/>
    <w:rsid w:val="00A15F7F"/>
    <w:rsid w:val="00A1610E"/>
    <w:rsid w:val="00A16129"/>
    <w:rsid w:val="00A1615D"/>
    <w:rsid w:val="00A16362"/>
    <w:rsid w:val="00A164A9"/>
    <w:rsid w:val="00A16632"/>
    <w:rsid w:val="00A166B7"/>
    <w:rsid w:val="00A16B27"/>
    <w:rsid w:val="00A16EDD"/>
    <w:rsid w:val="00A16F31"/>
    <w:rsid w:val="00A16F3F"/>
    <w:rsid w:val="00A16F4B"/>
    <w:rsid w:val="00A16F80"/>
    <w:rsid w:val="00A170CD"/>
    <w:rsid w:val="00A1716F"/>
    <w:rsid w:val="00A17227"/>
    <w:rsid w:val="00A1745B"/>
    <w:rsid w:val="00A1758C"/>
    <w:rsid w:val="00A175AD"/>
    <w:rsid w:val="00A175F3"/>
    <w:rsid w:val="00A17ACD"/>
    <w:rsid w:val="00A17B46"/>
    <w:rsid w:val="00A17B8F"/>
    <w:rsid w:val="00A17BB2"/>
    <w:rsid w:val="00A17DB7"/>
    <w:rsid w:val="00A17F92"/>
    <w:rsid w:val="00A20274"/>
    <w:rsid w:val="00A204E9"/>
    <w:rsid w:val="00A204F2"/>
    <w:rsid w:val="00A2074B"/>
    <w:rsid w:val="00A2094C"/>
    <w:rsid w:val="00A20ADF"/>
    <w:rsid w:val="00A20C09"/>
    <w:rsid w:val="00A20C85"/>
    <w:rsid w:val="00A20E86"/>
    <w:rsid w:val="00A212A4"/>
    <w:rsid w:val="00A212FC"/>
    <w:rsid w:val="00A2131F"/>
    <w:rsid w:val="00A2156D"/>
    <w:rsid w:val="00A21621"/>
    <w:rsid w:val="00A2169B"/>
    <w:rsid w:val="00A21782"/>
    <w:rsid w:val="00A217A0"/>
    <w:rsid w:val="00A21B27"/>
    <w:rsid w:val="00A21B3A"/>
    <w:rsid w:val="00A21C2A"/>
    <w:rsid w:val="00A21C3A"/>
    <w:rsid w:val="00A21D9E"/>
    <w:rsid w:val="00A21E1C"/>
    <w:rsid w:val="00A2212E"/>
    <w:rsid w:val="00A22274"/>
    <w:rsid w:val="00A2227A"/>
    <w:rsid w:val="00A222C0"/>
    <w:rsid w:val="00A222EB"/>
    <w:rsid w:val="00A222EF"/>
    <w:rsid w:val="00A223AF"/>
    <w:rsid w:val="00A2241D"/>
    <w:rsid w:val="00A2242E"/>
    <w:rsid w:val="00A224F6"/>
    <w:rsid w:val="00A2267C"/>
    <w:rsid w:val="00A22BE2"/>
    <w:rsid w:val="00A22C47"/>
    <w:rsid w:val="00A22CCA"/>
    <w:rsid w:val="00A22E17"/>
    <w:rsid w:val="00A22E6E"/>
    <w:rsid w:val="00A230EC"/>
    <w:rsid w:val="00A231FD"/>
    <w:rsid w:val="00A2334A"/>
    <w:rsid w:val="00A23419"/>
    <w:rsid w:val="00A23560"/>
    <w:rsid w:val="00A2359B"/>
    <w:rsid w:val="00A236EC"/>
    <w:rsid w:val="00A23760"/>
    <w:rsid w:val="00A237DD"/>
    <w:rsid w:val="00A23B43"/>
    <w:rsid w:val="00A23CED"/>
    <w:rsid w:val="00A23D09"/>
    <w:rsid w:val="00A23E33"/>
    <w:rsid w:val="00A23ED4"/>
    <w:rsid w:val="00A23EE1"/>
    <w:rsid w:val="00A2408A"/>
    <w:rsid w:val="00A241DB"/>
    <w:rsid w:val="00A24246"/>
    <w:rsid w:val="00A24390"/>
    <w:rsid w:val="00A245D5"/>
    <w:rsid w:val="00A2470E"/>
    <w:rsid w:val="00A24713"/>
    <w:rsid w:val="00A247AC"/>
    <w:rsid w:val="00A24BDE"/>
    <w:rsid w:val="00A24C13"/>
    <w:rsid w:val="00A25040"/>
    <w:rsid w:val="00A252F5"/>
    <w:rsid w:val="00A2541B"/>
    <w:rsid w:val="00A254DB"/>
    <w:rsid w:val="00A258C9"/>
    <w:rsid w:val="00A259A2"/>
    <w:rsid w:val="00A26486"/>
    <w:rsid w:val="00A265DC"/>
    <w:rsid w:val="00A26AAF"/>
    <w:rsid w:val="00A26CD6"/>
    <w:rsid w:val="00A26CE0"/>
    <w:rsid w:val="00A26E63"/>
    <w:rsid w:val="00A2770E"/>
    <w:rsid w:val="00A27892"/>
    <w:rsid w:val="00A27A1E"/>
    <w:rsid w:val="00A27E8F"/>
    <w:rsid w:val="00A3003E"/>
    <w:rsid w:val="00A30195"/>
    <w:rsid w:val="00A30366"/>
    <w:rsid w:val="00A304C0"/>
    <w:rsid w:val="00A305FD"/>
    <w:rsid w:val="00A30841"/>
    <w:rsid w:val="00A31132"/>
    <w:rsid w:val="00A3120F"/>
    <w:rsid w:val="00A3122E"/>
    <w:rsid w:val="00A3126B"/>
    <w:rsid w:val="00A31601"/>
    <w:rsid w:val="00A31623"/>
    <w:rsid w:val="00A317F4"/>
    <w:rsid w:val="00A3191C"/>
    <w:rsid w:val="00A31994"/>
    <w:rsid w:val="00A31CD7"/>
    <w:rsid w:val="00A31D11"/>
    <w:rsid w:val="00A31D34"/>
    <w:rsid w:val="00A320E6"/>
    <w:rsid w:val="00A3216A"/>
    <w:rsid w:val="00A321B4"/>
    <w:rsid w:val="00A321E7"/>
    <w:rsid w:val="00A3225C"/>
    <w:rsid w:val="00A3274A"/>
    <w:rsid w:val="00A32793"/>
    <w:rsid w:val="00A3290C"/>
    <w:rsid w:val="00A3297E"/>
    <w:rsid w:val="00A32AB2"/>
    <w:rsid w:val="00A32BE9"/>
    <w:rsid w:val="00A32D9A"/>
    <w:rsid w:val="00A32E98"/>
    <w:rsid w:val="00A32FD3"/>
    <w:rsid w:val="00A33029"/>
    <w:rsid w:val="00A33194"/>
    <w:rsid w:val="00A333DE"/>
    <w:rsid w:val="00A333E1"/>
    <w:rsid w:val="00A333EB"/>
    <w:rsid w:val="00A33478"/>
    <w:rsid w:val="00A33591"/>
    <w:rsid w:val="00A33836"/>
    <w:rsid w:val="00A338C3"/>
    <w:rsid w:val="00A33D43"/>
    <w:rsid w:val="00A33F79"/>
    <w:rsid w:val="00A34240"/>
    <w:rsid w:val="00A34313"/>
    <w:rsid w:val="00A344BF"/>
    <w:rsid w:val="00A34558"/>
    <w:rsid w:val="00A34B72"/>
    <w:rsid w:val="00A34C1C"/>
    <w:rsid w:val="00A34F0D"/>
    <w:rsid w:val="00A353B1"/>
    <w:rsid w:val="00A3555A"/>
    <w:rsid w:val="00A3555B"/>
    <w:rsid w:val="00A3563B"/>
    <w:rsid w:val="00A35784"/>
    <w:rsid w:val="00A358AD"/>
    <w:rsid w:val="00A359FB"/>
    <w:rsid w:val="00A35A8A"/>
    <w:rsid w:val="00A35AD0"/>
    <w:rsid w:val="00A35BAE"/>
    <w:rsid w:val="00A35C73"/>
    <w:rsid w:val="00A35DEB"/>
    <w:rsid w:val="00A35DFC"/>
    <w:rsid w:val="00A35E45"/>
    <w:rsid w:val="00A35EF3"/>
    <w:rsid w:val="00A35FA9"/>
    <w:rsid w:val="00A361DA"/>
    <w:rsid w:val="00A362C6"/>
    <w:rsid w:val="00A3633F"/>
    <w:rsid w:val="00A3634D"/>
    <w:rsid w:val="00A363C2"/>
    <w:rsid w:val="00A36645"/>
    <w:rsid w:val="00A368C6"/>
    <w:rsid w:val="00A36964"/>
    <w:rsid w:val="00A369F6"/>
    <w:rsid w:val="00A36A93"/>
    <w:rsid w:val="00A36DE8"/>
    <w:rsid w:val="00A36FCF"/>
    <w:rsid w:val="00A3700A"/>
    <w:rsid w:val="00A3704D"/>
    <w:rsid w:val="00A37182"/>
    <w:rsid w:val="00A37290"/>
    <w:rsid w:val="00A373AC"/>
    <w:rsid w:val="00A37449"/>
    <w:rsid w:val="00A3762B"/>
    <w:rsid w:val="00A376D1"/>
    <w:rsid w:val="00A37712"/>
    <w:rsid w:val="00A3771D"/>
    <w:rsid w:val="00A379E2"/>
    <w:rsid w:val="00A37A78"/>
    <w:rsid w:val="00A40140"/>
    <w:rsid w:val="00A40144"/>
    <w:rsid w:val="00A401C2"/>
    <w:rsid w:val="00A40276"/>
    <w:rsid w:val="00A406E6"/>
    <w:rsid w:val="00A40843"/>
    <w:rsid w:val="00A40BBD"/>
    <w:rsid w:val="00A40E54"/>
    <w:rsid w:val="00A40FA8"/>
    <w:rsid w:val="00A410E7"/>
    <w:rsid w:val="00A412A4"/>
    <w:rsid w:val="00A4161E"/>
    <w:rsid w:val="00A41684"/>
    <w:rsid w:val="00A4193F"/>
    <w:rsid w:val="00A419ED"/>
    <w:rsid w:val="00A41B40"/>
    <w:rsid w:val="00A41BCA"/>
    <w:rsid w:val="00A41C14"/>
    <w:rsid w:val="00A41DD9"/>
    <w:rsid w:val="00A41E0E"/>
    <w:rsid w:val="00A41F64"/>
    <w:rsid w:val="00A4233D"/>
    <w:rsid w:val="00A424B8"/>
    <w:rsid w:val="00A425E7"/>
    <w:rsid w:val="00A4294D"/>
    <w:rsid w:val="00A429C2"/>
    <w:rsid w:val="00A42CAC"/>
    <w:rsid w:val="00A42D70"/>
    <w:rsid w:val="00A43110"/>
    <w:rsid w:val="00A434CF"/>
    <w:rsid w:val="00A43662"/>
    <w:rsid w:val="00A43679"/>
    <w:rsid w:val="00A436B0"/>
    <w:rsid w:val="00A43919"/>
    <w:rsid w:val="00A43B56"/>
    <w:rsid w:val="00A43BA6"/>
    <w:rsid w:val="00A43DAB"/>
    <w:rsid w:val="00A43E81"/>
    <w:rsid w:val="00A441AA"/>
    <w:rsid w:val="00A442C3"/>
    <w:rsid w:val="00A44332"/>
    <w:rsid w:val="00A4433A"/>
    <w:rsid w:val="00A44613"/>
    <w:rsid w:val="00A44835"/>
    <w:rsid w:val="00A44999"/>
    <w:rsid w:val="00A44A19"/>
    <w:rsid w:val="00A44E29"/>
    <w:rsid w:val="00A4516C"/>
    <w:rsid w:val="00A45266"/>
    <w:rsid w:val="00A452F9"/>
    <w:rsid w:val="00A454B1"/>
    <w:rsid w:val="00A45523"/>
    <w:rsid w:val="00A45752"/>
    <w:rsid w:val="00A458C7"/>
    <w:rsid w:val="00A45A5A"/>
    <w:rsid w:val="00A45BF4"/>
    <w:rsid w:val="00A4615A"/>
    <w:rsid w:val="00A4632D"/>
    <w:rsid w:val="00A463C7"/>
    <w:rsid w:val="00A465A4"/>
    <w:rsid w:val="00A46902"/>
    <w:rsid w:val="00A46AA9"/>
    <w:rsid w:val="00A46BA8"/>
    <w:rsid w:val="00A46C54"/>
    <w:rsid w:val="00A46CFA"/>
    <w:rsid w:val="00A46FE1"/>
    <w:rsid w:val="00A473D9"/>
    <w:rsid w:val="00A4751D"/>
    <w:rsid w:val="00A4753E"/>
    <w:rsid w:val="00A4772B"/>
    <w:rsid w:val="00A47967"/>
    <w:rsid w:val="00A47A23"/>
    <w:rsid w:val="00A47CB3"/>
    <w:rsid w:val="00A47E17"/>
    <w:rsid w:val="00A47E48"/>
    <w:rsid w:val="00A501C4"/>
    <w:rsid w:val="00A5020E"/>
    <w:rsid w:val="00A50377"/>
    <w:rsid w:val="00A506CE"/>
    <w:rsid w:val="00A50831"/>
    <w:rsid w:val="00A50A2B"/>
    <w:rsid w:val="00A50A32"/>
    <w:rsid w:val="00A50BA2"/>
    <w:rsid w:val="00A50C5A"/>
    <w:rsid w:val="00A50C97"/>
    <w:rsid w:val="00A50D43"/>
    <w:rsid w:val="00A5163D"/>
    <w:rsid w:val="00A51697"/>
    <w:rsid w:val="00A516F0"/>
    <w:rsid w:val="00A516FC"/>
    <w:rsid w:val="00A51927"/>
    <w:rsid w:val="00A51954"/>
    <w:rsid w:val="00A519F1"/>
    <w:rsid w:val="00A519FD"/>
    <w:rsid w:val="00A520B8"/>
    <w:rsid w:val="00A522C6"/>
    <w:rsid w:val="00A52469"/>
    <w:rsid w:val="00A5259B"/>
    <w:rsid w:val="00A525E5"/>
    <w:rsid w:val="00A528F2"/>
    <w:rsid w:val="00A52CC1"/>
    <w:rsid w:val="00A52CC7"/>
    <w:rsid w:val="00A531E8"/>
    <w:rsid w:val="00A531FB"/>
    <w:rsid w:val="00A53216"/>
    <w:rsid w:val="00A5332B"/>
    <w:rsid w:val="00A53507"/>
    <w:rsid w:val="00A5352B"/>
    <w:rsid w:val="00A5384B"/>
    <w:rsid w:val="00A538FB"/>
    <w:rsid w:val="00A53A15"/>
    <w:rsid w:val="00A53BCF"/>
    <w:rsid w:val="00A53C42"/>
    <w:rsid w:val="00A53DE4"/>
    <w:rsid w:val="00A5400E"/>
    <w:rsid w:val="00A54023"/>
    <w:rsid w:val="00A540E5"/>
    <w:rsid w:val="00A540F4"/>
    <w:rsid w:val="00A54175"/>
    <w:rsid w:val="00A541F4"/>
    <w:rsid w:val="00A54607"/>
    <w:rsid w:val="00A549AF"/>
    <w:rsid w:val="00A54C4E"/>
    <w:rsid w:val="00A54C5E"/>
    <w:rsid w:val="00A54CAA"/>
    <w:rsid w:val="00A54F3F"/>
    <w:rsid w:val="00A55250"/>
    <w:rsid w:val="00A552D3"/>
    <w:rsid w:val="00A5555A"/>
    <w:rsid w:val="00A55683"/>
    <w:rsid w:val="00A556BD"/>
    <w:rsid w:val="00A55C43"/>
    <w:rsid w:val="00A55C92"/>
    <w:rsid w:val="00A55CC3"/>
    <w:rsid w:val="00A5615B"/>
    <w:rsid w:val="00A56256"/>
    <w:rsid w:val="00A566F7"/>
    <w:rsid w:val="00A5697D"/>
    <w:rsid w:val="00A56CF1"/>
    <w:rsid w:val="00A56E1D"/>
    <w:rsid w:val="00A572B9"/>
    <w:rsid w:val="00A57440"/>
    <w:rsid w:val="00A5772F"/>
    <w:rsid w:val="00A57AED"/>
    <w:rsid w:val="00A57B5E"/>
    <w:rsid w:val="00A57B80"/>
    <w:rsid w:val="00A57CB7"/>
    <w:rsid w:val="00A57EB5"/>
    <w:rsid w:val="00A57F50"/>
    <w:rsid w:val="00A60004"/>
    <w:rsid w:val="00A60114"/>
    <w:rsid w:val="00A601F1"/>
    <w:rsid w:val="00A6021B"/>
    <w:rsid w:val="00A6039A"/>
    <w:rsid w:val="00A605C3"/>
    <w:rsid w:val="00A606D6"/>
    <w:rsid w:val="00A60788"/>
    <w:rsid w:val="00A60AA9"/>
    <w:rsid w:val="00A60C90"/>
    <w:rsid w:val="00A610C6"/>
    <w:rsid w:val="00A61126"/>
    <w:rsid w:val="00A61745"/>
    <w:rsid w:val="00A617B4"/>
    <w:rsid w:val="00A617B9"/>
    <w:rsid w:val="00A617F8"/>
    <w:rsid w:val="00A61C46"/>
    <w:rsid w:val="00A61C67"/>
    <w:rsid w:val="00A61C96"/>
    <w:rsid w:val="00A61CA3"/>
    <w:rsid w:val="00A61D21"/>
    <w:rsid w:val="00A61ED2"/>
    <w:rsid w:val="00A623A5"/>
    <w:rsid w:val="00A624D4"/>
    <w:rsid w:val="00A62863"/>
    <w:rsid w:val="00A62BC9"/>
    <w:rsid w:val="00A62CD6"/>
    <w:rsid w:val="00A62D58"/>
    <w:rsid w:val="00A62DE4"/>
    <w:rsid w:val="00A62E6A"/>
    <w:rsid w:val="00A6319B"/>
    <w:rsid w:val="00A631EA"/>
    <w:rsid w:val="00A6330C"/>
    <w:rsid w:val="00A63365"/>
    <w:rsid w:val="00A635A8"/>
    <w:rsid w:val="00A63795"/>
    <w:rsid w:val="00A637A5"/>
    <w:rsid w:val="00A637DC"/>
    <w:rsid w:val="00A63817"/>
    <w:rsid w:val="00A63AEB"/>
    <w:rsid w:val="00A6419B"/>
    <w:rsid w:val="00A6420E"/>
    <w:rsid w:val="00A64241"/>
    <w:rsid w:val="00A6430F"/>
    <w:rsid w:val="00A64491"/>
    <w:rsid w:val="00A6483F"/>
    <w:rsid w:val="00A64AF4"/>
    <w:rsid w:val="00A64DFC"/>
    <w:rsid w:val="00A64E2E"/>
    <w:rsid w:val="00A64E67"/>
    <w:rsid w:val="00A64F9B"/>
    <w:rsid w:val="00A650A9"/>
    <w:rsid w:val="00A6510E"/>
    <w:rsid w:val="00A65224"/>
    <w:rsid w:val="00A65668"/>
    <w:rsid w:val="00A65708"/>
    <w:rsid w:val="00A65FB9"/>
    <w:rsid w:val="00A66020"/>
    <w:rsid w:val="00A660C6"/>
    <w:rsid w:val="00A6643A"/>
    <w:rsid w:val="00A66484"/>
    <w:rsid w:val="00A6688F"/>
    <w:rsid w:val="00A66937"/>
    <w:rsid w:val="00A66BFA"/>
    <w:rsid w:val="00A66CF2"/>
    <w:rsid w:val="00A672FE"/>
    <w:rsid w:val="00A6748E"/>
    <w:rsid w:val="00A6771B"/>
    <w:rsid w:val="00A6775F"/>
    <w:rsid w:val="00A677AC"/>
    <w:rsid w:val="00A67C60"/>
    <w:rsid w:val="00A67C76"/>
    <w:rsid w:val="00A67D45"/>
    <w:rsid w:val="00A67DA4"/>
    <w:rsid w:val="00A70127"/>
    <w:rsid w:val="00A70150"/>
    <w:rsid w:val="00A701CB"/>
    <w:rsid w:val="00A70218"/>
    <w:rsid w:val="00A70589"/>
    <w:rsid w:val="00A7079C"/>
    <w:rsid w:val="00A70845"/>
    <w:rsid w:val="00A70F2E"/>
    <w:rsid w:val="00A7136C"/>
    <w:rsid w:val="00A7144C"/>
    <w:rsid w:val="00A71881"/>
    <w:rsid w:val="00A718BF"/>
    <w:rsid w:val="00A718F4"/>
    <w:rsid w:val="00A71CCD"/>
    <w:rsid w:val="00A71F90"/>
    <w:rsid w:val="00A71FB4"/>
    <w:rsid w:val="00A720CD"/>
    <w:rsid w:val="00A72123"/>
    <w:rsid w:val="00A722CF"/>
    <w:rsid w:val="00A722E9"/>
    <w:rsid w:val="00A72304"/>
    <w:rsid w:val="00A72432"/>
    <w:rsid w:val="00A72583"/>
    <w:rsid w:val="00A72585"/>
    <w:rsid w:val="00A726A0"/>
    <w:rsid w:val="00A728A4"/>
    <w:rsid w:val="00A7292E"/>
    <w:rsid w:val="00A72C5F"/>
    <w:rsid w:val="00A72DBF"/>
    <w:rsid w:val="00A72F60"/>
    <w:rsid w:val="00A72F86"/>
    <w:rsid w:val="00A730A9"/>
    <w:rsid w:val="00A730F5"/>
    <w:rsid w:val="00A7311F"/>
    <w:rsid w:val="00A73161"/>
    <w:rsid w:val="00A73222"/>
    <w:rsid w:val="00A73292"/>
    <w:rsid w:val="00A73728"/>
    <w:rsid w:val="00A73AF5"/>
    <w:rsid w:val="00A73C7D"/>
    <w:rsid w:val="00A73D83"/>
    <w:rsid w:val="00A73FAC"/>
    <w:rsid w:val="00A7419D"/>
    <w:rsid w:val="00A7431C"/>
    <w:rsid w:val="00A7442A"/>
    <w:rsid w:val="00A7485E"/>
    <w:rsid w:val="00A748DC"/>
    <w:rsid w:val="00A748DD"/>
    <w:rsid w:val="00A7496D"/>
    <w:rsid w:val="00A74DA2"/>
    <w:rsid w:val="00A74FE2"/>
    <w:rsid w:val="00A750AD"/>
    <w:rsid w:val="00A75285"/>
    <w:rsid w:val="00A7559B"/>
    <w:rsid w:val="00A7593F"/>
    <w:rsid w:val="00A759DC"/>
    <w:rsid w:val="00A75DAF"/>
    <w:rsid w:val="00A75E46"/>
    <w:rsid w:val="00A75E8B"/>
    <w:rsid w:val="00A76911"/>
    <w:rsid w:val="00A769BB"/>
    <w:rsid w:val="00A769E2"/>
    <w:rsid w:val="00A76A76"/>
    <w:rsid w:val="00A76ACC"/>
    <w:rsid w:val="00A76B41"/>
    <w:rsid w:val="00A76DAF"/>
    <w:rsid w:val="00A76DD0"/>
    <w:rsid w:val="00A76E58"/>
    <w:rsid w:val="00A770C6"/>
    <w:rsid w:val="00A7727F"/>
    <w:rsid w:val="00A772F2"/>
    <w:rsid w:val="00A7738F"/>
    <w:rsid w:val="00A773B3"/>
    <w:rsid w:val="00A773C8"/>
    <w:rsid w:val="00A7749C"/>
    <w:rsid w:val="00A774EC"/>
    <w:rsid w:val="00A7750A"/>
    <w:rsid w:val="00A775F2"/>
    <w:rsid w:val="00A77969"/>
    <w:rsid w:val="00A77BDC"/>
    <w:rsid w:val="00A77BE9"/>
    <w:rsid w:val="00A77BFC"/>
    <w:rsid w:val="00A77D3B"/>
    <w:rsid w:val="00A77EB8"/>
    <w:rsid w:val="00A77F1C"/>
    <w:rsid w:val="00A80316"/>
    <w:rsid w:val="00A8040E"/>
    <w:rsid w:val="00A80419"/>
    <w:rsid w:val="00A80689"/>
    <w:rsid w:val="00A806DE"/>
    <w:rsid w:val="00A80A6C"/>
    <w:rsid w:val="00A80DCD"/>
    <w:rsid w:val="00A80DF0"/>
    <w:rsid w:val="00A80EFA"/>
    <w:rsid w:val="00A8139D"/>
    <w:rsid w:val="00A813E8"/>
    <w:rsid w:val="00A81974"/>
    <w:rsid w:val="00A81AB6"/>
    <w:rsid w:val="00A81B76"/>
    <w:rsid w:val="00A81BF8"/>
    <w:rsid w:val="00A81C71"/>
    <w:rsid w:val="00A81E7C"/>
    <w:rsid w:val="00A81F2F"/>
    <w:rsid w:val="00A820E1"/>
    <w:rsid w:val="00A823C6"/>
    <w:rsid w:val="00A8263B"/>
    <w:rsid w:val="00A828EB"/>
    <w:rsid w:val="00A8297C"/>
    <w:rsid w:val="00A82B6A"/>
    <w:rsid w:val="00A82F69"/>
    <w:rsid w:val="00A831AF"/>
    <w:rsid w:val="00A8344E"/>
    <w:rsid w:val="00A83470"/>
    <w:rsid w:val="00A83566"/>
    <w:rsid w:val="00A83585"/>
    <w:rsid w:val="00A8360B"/>
    <w:rsid w:val="00A8365C"/>
    <w:rsid w:val="00A83677"/>
    <w:rsid w:val="00A83728"/>
    <w:rsid w:val="00A838ED"/>
    <w:rsid w:val="00A83F62"/>
    <w:rsid w:val="00A84253"/>
    <w:rsid w:val="00A847C7"/>
    <w:rsid w:val="00A84844"/>
    <w:rsid w:val="00A84ABF"/>
    <w:rsid w:val="00A84DCF"/>
    <w:rsid w:val="00A84E70"/>
    <w:rsid w:val="00A84F34"/>
    <w:rsid w:val="00A84FDD"/>
    <w:rsid w:val="00A8553F"/>
    <w:rsid w:val="00A85703"/>
    <w:rsid w:val="00A857D9"/>
    <w:rsid w:val="00A85A1A"/>
    <w:rsid w:val="00A86132"/>
    <w:rsid w:val="00A8633D"/>
    <w:rsid w:val="00A8644C"/>
    <w:rsid w:val="00A86B93"/>
    <w:rsid w:val="00A86BA4"/>
    <w:rsid w:val="00A86C35"/>
    <w:rsid w:val="00A8717B"/>
    <w:rsid w:val="00A8720E"/>
    <w:rsid w:val="00A87328"/>
    <w:rsid w:val="00A874F3"/>
    <w:rsid w:val="00A87A00"/>
    <w:rsid w:val="00A87A60"/>
    <w:rsid w:val="00A87D3D"/>
    <w:rsid w:val="00A87E24"/>
    <w:rsid w:val="00A87F73"/>
    <w:rsid w:val="00A9015A"/>
    <w:rsid w:val="00A904F6"/>
    <w:rsid w:val="00A90614"/>
    <w:rsid w:val="00A9061D"/>
    <w:rsid w:val="00A90694"/>
    <w:rsid w:val="00A90857"/>
    <w:rsid w:val="00A90880"/>
    <w:rsid w:val="00A909D3"/>
    <w:rsid w:val="00A90A64"/>
    <w:rsid w:val="00A90A7A"/>
    <w:rsid w:val="00A90B1E"/>
    <w:rsid w:val="00A90FEE"/>
    <w:rsid w:val="00A910AF"/>
    <w:rsid w:val="00A91448"/>
    <w:rsid w:val="00A9145B"/>
    <w:rsid w:val="00A9166C"/>
    <w:rsid w:val="00A91810"/>
    <w:rsid w:val="00A91919"/>
    <w:rsid w:val="00A91935"/>
    <w:rsid w:val="00A91AED"/>
    <w:rsid w:val="00A91E10"/>
    <w:rsid w:val="00A92245"/>
    <w:rsid w:val="00A92901"/>
    <w:rsid w:val="00A92AF0"/>
    <w:rsid w:val="00A92BC6"/>
    <w:rsid w:val="00A92D04"/>
    <w:rsid w:val="00A92D87"/>
    <w:rsid w:val="00A93014"/>
    <w:rsid w:val="00A93163"/>
    <w:rsid w:val="00A93632"/>
    <w:rsid w:val="00A936CF"/>
    <w:rsid w:val="00A9389F"/>
    <w:rsid w:val="00A93A78"/>
    <w:rsid w:val="00A93A99"/>
    <w:rsid w:val="00A93BE1"/>
    <w:rsid w:val="00A93D2D"/>
    <w:rsid w:val="00A93E36"/>
    <w:rsid w:val="00A93FE2"/>
    <w:rsid w:val="00A9422D"/>
    <w:rsid w:val="00A9424E"/>
    <w:rsid w:val="00A94548"/>
    <w:rsid w:val="00A94815"/>
    <w:rsid w:val="00A94BB8"/>
    <w:rsid w:val="00A94BDA"/>
    <w:rsid w:val="00A95330"/>
    <w:rsid w:val="00A955D2"/>
    <w:rsid w:val="00A956C8"/>
    <w:rsid w:val="00A95879"/>
    <w:rsid w:val="00A95931"/>
    <w:rsid w:val="00A95B56"/>
    <w:rsid w:val="00A95B87"/>
    <w:rsid w:val="00A95B8B"/>
    <w:rsid w:val="00A95D45"/>
    <w:rsid w:val="00A95D4B"/>
    <w:rsid w:val="00A96026"/>
    <w:rsid w:val="00A96040"/>
    <w:rsid w:val="00A9613A"/>
    <w:rsid w:val="00A9646F"/>
    <w:rsid w:val="00A9652F"/>
    <w:rsid w:val="00A9657B"/>
    <w:rsid w:val="00A9671D"/>
    <w:rsid w:val="00A9678D"/>
    <w:rsid w:val="00A969AB"/>
    <w:rsid w:val="00A96A12"/>
    <w:rsid w:val="00A96FD2"/>
    <w:rsid w:val="00A9708D"/>
    <w:rsid w:val="00A970B3"/>
    <w:rsid w:val="00A9724C"/>
    <w:rsid w:val="00A97359"/>
    <w:rsid w:val="00A975BE"/>
    <w:rsid w:val="00A9770C"/>
    <w:rsid w:val="00A97929"/>
    <w:rsid w:val="00A97AD5"/>
    <w:rsid w:val="00A97CC1"/>
    <w:rsid w:val="00A97D30"/>
    <w:rsid w:val="00A97E2F"/>
    <w:rsid w:val="00AA0123"/>
    <w:rsid w:val="00AA018C"/>
    <w:rsid w:val="00AA04CC"/>
    <w:rsid w:val="00AA066C"/>
    <w:rsid w:val="00AA0688"/>
    <w:rsid w:val="00AA06D9"/>
    <w:rsid w:val="00AA0761"/>
    <w:rsid w:val="00AA07A3"/>
    <w:rsid w:val="00AA0F77"/>
    <w:rsid w:val="00AA134C"/>
    <w:rsid w:val="00AA13CA"/>
    <w:rsid w:val="00AA14E3"/>
    <w:rsid w:val="00AA1685"/>
    <w:rsid w:val="00AA182A"/>
    <w:rsid w:val="00AA1847"/>
    <w:rsid w:val="00AA1909"/>
    <w:rsid w:val="00AA193C"/>
    <w:rsid w:val="00AA1977"/>
    <w:rsid w:val="00AA1C13"/>
    <w:rsid w:val="00AA1C7A"/>
    <w:rsid w:val="00AA1C8E"/>
    <w:rsid w:val="00AA1DE3"/>
    <w:rsid w:val="00AA1F36"/>
    <w:rsid w:val="00AA2018"/>
    <w:rsid w:val="00AA20D4"/>
    <w:rsid w:val="00AA20E6"/>
    <w:rsid w:val="00AA22C0"/>
    <w:rsid w:val="00AA2339"/>
    <w:rsid w:val="00AA24C7"/>
    <w:rsid w:val="00AA255B"/>
    <w:rsid w:val="00AA25A1"/>
    <w:rsid w:val="00AA2687"/>
    <w:rsid w:val="00AA271C"/>
    <w:rsid w:val="00AA2B6A"/>
    <w:rsid w:val="00AA2BEF"/>
    <w:rsid w:val="00AA2C96"/>
    <w:rsid w:val="00AA2CDA"/>
    <w:rsid w:val="00AA3240"/>
    <w:rsid w:val="00AA3306"/>
    <w:rsid w:val="00AA352D"/>
    <w:rsid w:val="00AA35D2"/>
    <w:rsid w:val="00AA37AE"/>
    <w:rsid w:val="00AA37B1"/>
    <w:rsid w:val="00AA3978"/>
    <w:rsid w:val="00AA3AC3"/>
    <w:rsid w:val="00AA3C15"/>
    <w:rsid w:val="00AA3D2B"/>
    <w:rsid w:val="00AA3D32"/>
    <w:rsid w:val="00AA3E76"/>
    <w:rsid w:val="00AA3EDE"/>
    <w:rsid w:val="00AA430D"/>
    <w:rsid w:val="00AA4364"/>
    <w:rsid w:val="00AA4378"/>
    <w:rsid w:val="00AA44B7"/>
    <w:rsid w:val="00AA455E"/>
    <w:rsid w:val="00AA46BF"/>
    <w:rsid w:val="00AA4804"/>
    <w:rsid w:val="00AA48DE"/>
    <w:rsid w:val="00AA4AB5"/>
    <w:rsid w:val="00AA4AC5"/>
    <w:rsid w:val="00AA4B70"/>
    <w:rsid w:val="00AA4BC0"/>
    <w:rsid w:val="00AA4F02"/>
    <w:rsid w:val="00AA4FB3"/>
    <w:rsid w:val="00AA50C9"/>
    <w:rsid w:val="00AA5550"/>
    <w:rsid w:val="00AA55AB"/>
    <w:rsid w:val="00AA5619"/>
    <w:rsid w:val="00AA5811"/>
    <w:rsid w:val="00AA5861"/>
    <w:rsid w:val="00AA59FA"/>
    <w:rsid w:val="00AA5A09"/>
    <w:rsid w:val="00AA5AE8"/>
    <w:rsid w:val="00AA5C5C"/>
    <w:rsid w:val="00AA5D3D"/>
    <w:rsid w:val="00AA5E84"/>
    <w:rsid w:val="00AA5EC1"/>
    <w:rsid w:val="00AA607E"/>
    <w:rsid w:val="00AA6426"/>
    <w:rsid w:val="00AA68A9"/>
    <w:rsid w:val="00AA6BD4"/>
    <w:rsid w:val="00AA6D20"/>
    <w:rsid w:val="00AA6D8D"/>
    <w:rsid w:val="00AA6E1A"/>
    <w:rsid w:val="00AA718D"/>
    <w:rsid w:val="00AA724D"/>
    <w:rsid w:val="00AA7284"/>
    <w:rsid w:val="00AA7285"/>
    <w:rsid w:val="00AA74D5"/>
    <w:rsid w:val="00AA7756"/>
    <w:rsid w:val="00AA77AC"/>
    <w:rsid w:val="00AA77F1"/>
    <w:rsid w:val="00AA7814"/>
    <w:rsid w:val="00AA7973"/>
    <w:rsid w:val="00AA7A2A"/>
    <w:rsid w:val="00AA7C6D"/>
    <w:rsid w:val="00AA7C71"/>
    <w:rsid w:val="00AA7D3B"/>
    <w:rsid w:val="00AA7DB3"/>
    <w:rsid w:val="00AA7FEE"/>
    <w:rsid w:val="00AB01F6"/>
    <w:rsid w:val="00AB031A"/>
    <w:rsid w:val="00AB0356"/>
    <w:rsid w:val="00AB03E0"/>
    <w:rsid w:val="00AB06C1"/>
    <w:rsid w:val="00AB0807"/>
    <w:rsid w:val="00AB0952"/>
    <w:rsid w:val="00AB0A81"/>
    <w:rsid w:val="00AB0EBA"/>
    <w:rsid w:val="00AB1023"/>
    <w:rsid w:val="00AB10A1"/>
    <w:rsid w:val="00AB1271"/>
    <w:rsid w:val="00AB130D"/>
    <w:rsid w:val="00AB1378"/>
    <w:rsid w:val="00AB1615"/>
    <w:rsid w:val="00AB19A7"/>
    <w:rsid w:val="00AB1A04"/>
    <w:rsid w:val="00AB1D33"/>
    <w:rsid w:val="00AB1FC0"/>
    <w:rsid w:val="00AB1FDC"/>
    <w:rsid w:val="00AB216D"/>
    <w:rsid w:val="00AB23FF"/>
    <w:rsid w:val="00AB2524"/>
    <w:rsid w:val="00AB2532"/>
    <w:rsid w:val="00AB2871"/>
    <w:rsid w:val="00AB2960"/>
    <w:rsid w:val="00AB2977"/>
    <w:rsid w:val="00AB2A8E"/>
    <w:rsid w:val="00AB2E80"/>
    <w:rsid w:val="00AB2F73"/>
    <w:rsid w:val="00AB30E9"/>
    <w:rsid w:val="00AB32DD"/>
    <w:rsid w:val="00AB336F"/>
    <w:rsid w:val="00AB3392"/>
    <w:rsid w:val="00AB344C"/>
    <w:rsid w:val="00AB3473"/>
    <w:rsid w:val="00AB3506"/>
    <w:rsid w:val="00AB366B"/>
    <w:rsid w:val="00AB3A49"/>
    <w:rsid w:val="00AB3A65"/>
    <w:rsid w:val="00AB3C53"/>
    <w:rsid w:val="00AB42E2"/>
    <w:rsid w:val="00AB43E4"/>
    <w:rsid w:val="00AB460B"/>
    <w:rsid w:val="00AB47FB"/>
    <w:rsid w:val="00AB497D"/>
    <w:rsid w:val="00AB4A42"/>
    <w:rsid w:val="00AB4C25"/>
    <w:rsid w:val="00AB4CE1"/>
    <w:rsid w:val="00AB4E20"/>
    <w:rsid w:val="00AB4F3D"/>
    <w:rsid w:val="00AB5161"/>
    <w:rsid w:val="00AB5221"/>
    <w:rsid w:val="00AB5261"/>
    <w:rsid w:val="00AB52F5"/>
    <w:rsid w:val="00AB5715"/>
    <w:rsid w:val="00AB574B"/>
    <w:rsid w:val="00AB5C9A"/>
    <w:rsid w:val="00AB5F47"/>
    <w:rsid w:val="00AB5FD5"/>
    <w:rsid w:val="00AB6041"/>
    <w:rsid w:val="00AB60B3"/>
    <w:rsid w:val="00AB6152"/>
    <w:rsid w:val="00AB61BB"/>
    <w:rsid w:val="00AB6339"/>
    <w:rsid w:val="00AB6790"/>
    <w:rsid w:val="00AB6A5C"/>
    <w:rsid w:val="00AB6B67"/>
    <w:rsid w:val="00AB6C4B"/>
    <w:rsid w:val="00AB6DA8"/>
    <w:rsid w:val="00AB6DF3"/>
    <w:rsid w:val="00AB6EDA"/>
    <w:rsid w:val="00AB6FCE"/>
    <w:rsid w:val="00AB70CC"/>
    <w:rsid w:val="00AB73EF"/>
    <w:rsid w:val="00AB746B"/>
    <w:rsid w:val="00AB746F"/>
    <w:rsid w:val="00AB7500"/>
    <w:rsid w:val="00AB75D2"/>
    <w:rsid w:val="00AB7998"/>
    <w:rsid w:val="00AB79EC"/>
    <w:rsid w:val="00AB7D1C"/>
    <w:rsid w:val="00AB7D7E"/>
    <w:rsid w:val="00AB7E57"/>
    <w:rsid w:val="00AC0216"/>
    <w:rsid w:val="00AC0292"/>
    <w:rsid w:val="00AC02F4"/>
    <w:rsid w:val="00AC03E3"/>
    <w:rsid w:val="00AC044E"/>
    <w:rsid w:val="00AC0499"/>
    <w:rsid w:val="00AC04CD"/>
    <w:rsid w:val="00AC06AD"/>
    <w:rsid w:val="00AC06BB"/>
    <w:rsid w:val="00AC0774"/>
    <w:rsid w:val="00AC0837"/>
    <w:rsid w:val="00AC08A9"/>
    <w:rsid w:val="00AC0B45"/>
    <w:rsid w:val="00AC0CC6"/>
    <w:rsid w:val="00AC0D29"/>
    <w:rsid w:val="00AC0E85"/>
    <w:rsid w:val="00AC0FC2"/>
    <w:rsid w:val="00AC110A"/>
    <w:rsid w:val="00AC113E"/>
    <w:rsid w:val="00AC173D"/>
    <w:rsid w:val="00AC175F"/>
    <w:rsid w:val="00AC1849"/>
    <w:rsid w:val="00AC1B65"/>
    <w:rsid w:val="00AC1DB2"/>
    <w:rsid w:val="00AC1E53"/>
    <w:rsid w:val="00AC1FBF"/>
    <w:rsid w:val="00AC20B5"/>
    <w:rsid w:val="00AC20B9"/>
    <w:rsid w:val="00AC2150"/>
    <w:rsid w:val="00AC23DD"/>
    <w:rsid w:val="00AC24C2"/>
    <w:rsid w:val="00AC24D0"/>
    <w:rsid w:val="00AC25A7"/>
    <w:rsid w:val="00AC27C1"/>
    <w:rsid w:val="00AC294E"/>
    <w:rsid w:val="00AC2E3F"/>
    <w:rsid w:val="00AC2EA6"/>
    <w:rsid w:val="00AC2ECA"/>
    <w:rsid w:val="00AC32EB"/>
    <w:rsid w:val="00AC352D"/>
    <w:rsid w:val="00AC3964"/>
    <w:rsid w:val="00AC3AFD"/>
    <w:rsid w:val="00AC3B31"/>
    <w:rsid w:val="00AC3C84"/>
    <w:rsid w:val="00AC3D1D"/>
    <w:rsid w:val="00AC3E8D"/>
    <w:rsid w:val="00AC4049"/>
    <w:rsid w:val="00AC43A1"/>
    <w:rsid w:val="00AC4436"/>
    <w:rsid w:val="00AC4478"/>
    <w:rsid w:val="00AC45D0"/>
    <w:rsid w:val="00AC45FD"/>
    <w:rsid w:val="00AC4E93"/>
    <w:rsid w:val="00AC4FD6"/>
    <w:rsid w:val="00AC53BC"/>
    <w:rsid w:val="00AC5507"/>
    <w:rsid w:val="00AC5533"/>
    <w:rsid w:val="00AC553E"/>
    <w:rsid w:val="00AC5625"/>
    <w:rsid w:val="00AC56C2"/>
    <w:rsid w:val="00AC56EC"/>
    <w:rsid w:val="00AC5882"/>
    <w:rsid w:val="00AC5916"/>
    <w:rsid w:val="00AC5C5F"/>
    <w:rsid w:val="00AC5DA5"/>
    <w:rsid w:val="00AC5E27"/>
    <w:rsid w:val="00AC5E68"/>
    <w:rsid w:val="00AC5ED8"/>
    <w:rsid w:val="00AC6122"/>
    <w:rsid w:val="00AC6201"/>
    <w:rsid w:val="00AC629B"/>
    <w:rsid w:val="00AC6B61"/>
    <w:rsid w:val="00AC6D7C"/>
    <w:rsid w:val="00AC6D93"/>
    <w:rsid w:val="00AC6DE1"/>
    <w:rsid w:val="00AC6DF1"/>
    <w:rsid w:val="00AC70D4"/>
    <w:rsid w:val="00AC7262"/>
    <w:rsid w:val="00AC72C9"/>
    <w:rsid w:val="00AC7371"/>
    <w:rsid w:val="00AC73FA"/>
    <w:rsid w:val="00AC758F"/>
    <w:rsid w:val="00AC7A49"/>
    <w:rsid w:val="00AC7B1C"/>
    <w:rsid w:val="00AC7B40"/>
    <w:rsid w:val="00AC7CC4"/>
    <w:rsid w:val="00AC7FB1"/>
    <w:rsid w:val="00AD01BB"/>
    <w:rsid w:val="00AD02B4"/>
    <w:rsid w:val="00AD0328"/>
    <w:rsid w:val="00AD0550"/>
    <w:rsid w:val="00AD0BD1"/>
    <w:rsid w:val="00AD0DC4"/>
    <w:rsid w:val="00AD0DC7"/>
    <w:rsid w:val="00AD0EE6"/>
    <w:rsid w:val="00AD1337"/>
    <w:rsid w:val="00AD1A42"/>
    <w:rsid w:val="00AD1A6B"/>
    <w:rsid w:val="00AD1B50"/>
    <w:rsid w:val="00AD1C95"/>
    <w:rsid w:val="00AD1D23"/>
    <w:rsid w:val="00AD1DBF"/>
    <w:rsid w:val="00AD1EB9"/>
    <w:rsid w:val="00AD2364"/>
    <w:rsid w:val="00AD2580"/>
    <w:rsid w:val="00AD2597"/>
    <w:rsid w:val="00AD25E1"/>
    <w:rsid w:val="00AD2741"/>
    <w:rsid w:val="00AD27C3"/>
    <w:rsid w:val="00AD28F5"/>
    <w:rsid w:val="00AD2D0A"/>
    <w:rsid w:val="00AD2D38"/>
    <w:rsid w:val="00AD2E8E"/>
    <w:rsid w:val="00AD3002"/>
    <w:rsid w:val="00AD3254"/>
    <w:rsid w:val="00AD32F0"/>
    <w:rsid w:val="00AD367E"/>
    <w:rsid w:val="00AD3758"/>
    <w:rsid w:val="00AD37B7"/>
    <w:rsid w:val="00AD37BA"/>
    <w:rsid w:val="00AD3A89"/>
    <w:rsid w:val="00AD3AD8"/>
    <w:rsid w:val="00AD3B05"/>
    <w:rsid w:val="00AD3BB6"/>
    <w:rsid w:val="00AD3E67"/>
    <w:rsid w:val="00AD3FA7"/>
    <w:rsid w:val="00AD406A"/>
    <w:rsid w:val="00AD40A0"/>
    <w:rsid w:val="00AD4188"/>
    <w:rsid w:val="00AD45D6"/>
    <w:rsid w:val="00AD469A"/>
    <w:rsid w:val="00AD4700"/>
    <w:rsid w:val="00AD47F0"/>
    <w:rsid w:val="00AD493C"/>
    <w:rsid w:val="00AD4964"/>
    <w:rsid w:val="00AD4A1E"/>
    <w:rsid w:val="00AD4AF6"/>
    <w:rsid w:val="00AD4B92"/>
    <w:rsid w:val="00AD4CDC"/>
    <w:rsid w:val="00AD520E"/>
    <w:rsid w:val="00AD5620"/>
    <w:rsid w:val="00AD5754"/>
    <w:rsid w:val="00AD58E1"/>
    <w:rsid w:val="00AD5954"/>
    <w:rsid w:val="00AD5C7A"/>
    <w:rsid w:val="00AD5D9A"/>
    <w:rsid w:val="00AD5E2A"/>
    <w:rsid w:val="00AD611C"/>
    <w:rsid w:val="00AD62C6"/>
    <w:rsid w:val="00AD640D"/>
    <w:rsid w:val="00AD6704"/>
    <w:rsid w:val="00AD6A15"/>
    <w:rsid w:val="00AD6ACA"/>
    <w:rsid w:val="00AD6B21"/>
    <w:rsid w:val="00AD6B2F"/>
    <w:rsid w:val="00AD6C62"/>
    <w:rsid w:val="00AD6CEB"/>
    <w:rsid w:val="00AD6D7F"/>
    <w:rsid w:val="00AD6E2D"/>
    <w:rsid w:val="00AD729D"/>
    <w:rsid w:val="00AD7376"/>
    <w:rsid w:val="00AD74CE"/>
    <w:rsid w:val="00AD75A9"/>
    <w:rsid w:val="00AD760B"/>
    <w:rsid w:val="00AD762D"/>
    <w:rsid w:val="00AD765D"/>
    <w:rsid w:val="00AD77F9"/>
    <w:rsid w:val="00AD7819"/>
    <w:rsid w:val="00AD7AD9"/>
    <w:rsid w:val="00AD7AEE"/>
    <w:rsid w:val="00AD7CD2"/>
    <w:rsid w:val="00AD7D6B"/>
    <w:rsid w:val="00AD7F00"/>
    <w:rsid w:val="00AE0048"/>
    <w:rsid w:val="00AE012D"/>
    <w:rsid w:val="00AE0B8A"/>
    <w:rsid w:val="00AE0DAF"/>
    <w:rsid w:val="00AE0DB3"/>
    <w:rsid w:val="00AE1169"/>
    <w:rsid w:val="00AE12A1"/>
    <w:rsid w:val="00AE1497"/>
    <w:rsid w:val="00AE1543"/>
    <w:rsid w:val="00AE191B"/>
    <w:rsid w:val="00AE1B0F"/>
    <w:rsid w:val="00AE1C0C"/>
    <w:rsid w:val="00AE1C41"/>
    <w:rsid w:val="00AE1C66"/>
    <w:rsid w:val="00AE1E77"/>
    <w:rsid w:val="00AE1E9E"/>
    <w:rsid w:val="00AE224E"/>
    <w:rsid w:val="00AE2317"/>
    <w:rsid w:val="00AE2501"/>
    <w:rsid w:val="00AE279B"/>
    <w:rsid w:val="00AE28CE"/>
    <w:rsid w:val="00AE2A2C"/>
    <w:rsid w:val="00AE2C83"/>
    <w:rsid w:val="00AE2D9E"/>
    <w:rsid w:val="00AE30E4"/>
    <w:rsid w:val="00AE311C"/>
    <w:rsid w:val="00AE318A"/>
    <w:rsid w:val="00AE3274"/>
    <w:rsid w:val="00AE327F"/>
    <w:rsid w:val="00AE32FC"/>
    <w:rsid w:val="00AE3473"/>
    <w:rsid w:val="00AE3544"/>
    <w:rsid w:val="00AE35FC"/>
    <w:rsid w:val="00AE385F"/>
    <w:rsid w:val="00AE3926"/>
    <w:rsid w:val="00AE399B"/>
    <w:rsid w:val="00AE424C"/>
    <w:rsid w:val="00AE4634"/>
    <w:rsid w:val="00AE46AA"/>
    <w:rsid w:val="00AE46D8"/>
    <w:rsid w:val="00AE4790"/>
    <w:rsid w:val="00AE4830"/>
    <w:rsid w:val="00AE48D9"/>
    <w:rsid w:val="00AE4909"/>
    <w:rsid w:val="00AE520A"/>
    <w:rsid w:val="00AE5570"/>
    <w:rsid w:val="00AE5621"/>
    <w:rsid w:val="00AE5E35"/>
    <w:rsid w:val="00AE5EC3"/>
    <w:rsid w:val="00AE6061"/>
    <w:rsid w:val="00AE606C"/>
    <w:rsid w:val="00AE60BE"/>
    <w:rsid w:val="00AE616A"/>
    <w:rsid w:val="00AE6373"/>
    <w:rsid w:val="00AE63B5"/>
    <w:rsid w:val="00AE65BF"/>
    <w:rsid w:val="00AE66A9"/>
    <w:rsid w:val="00AE6965"/>
    <w:rsid w:val="00AE6979"/>
    <w:rsid w:val="00AE6A9A"/>
    <w:rsid w:val="00AE6C47"/>
    <w:rsid w:val="00AE73DB"/>
    <w:rsid w:val="00AE76F7"/>
    <w:rsid w:val="00AE7A08"/>
    <w:rsid w:val="00AE7D08"/>
    <w:rsid w:val="00AE7E8D"/>
    <w:rsid w:val="00AE7FC7"/>
    <w:rsid w:val="00AF0388"/>
    <w:rsid w:val="00AF03A2"/>
    <w:rsid w:val="00AF05EF"/>
    <w:rsid w:val="00AF080B"/>
    <w:rsid w:val="00AF0863"/>
    <w:rsid w:val="00AF092C"/>
    <w:rsid w:val="00AF0A1F"/>
    <w:rsid w:val="00AF0A9C"/>
    <w:rsid w:val="00AF0EBE"/>
    <w:rsid w:val="00AF0EFF"/>
    <w:rsid w:val="00AF14B1"/>
    <w:rsid w:val="00AF1705"/>
    <w:rsid w:val="00AF1D49"/>
    <w:rsid w:val="00AF1D8A"/>
    <w:rsid w:val="00AF2251"/>
    <w:rsid w:val="00AF2440"/>
    <w:rsid w:val="00AF2648"/>
    <w:rsid w:val="00AF28B5"/>
    <w:rsid w:val="00AF29BB"/>
    <w:rsid w:val="00AF2A0A"/>
    <w:rsid w:val="00AF2B88"/>
    <w:rsid w:val="00AF2E64"/>
    <w:rsid w:val="00AF2F01"/>
    <w:rsid w:val="00AF2F67"/>
    <w:rsid w:val="00AF311E"/>
    <w:rsid w:val="00AF32DA"/>
    <w:rsid w:val="00AF34A7"/>
    <w:rsid w:val="00AF3749"/>
    <w:rsid w:val="00AF37D0"/>
    <w:rsid w:val="00AF38CC"/>
    <w:rsid w:val="00AF393F"/>
    <w:rsid w:val="00AF3975"/>
    <w:rsid w:val="00AF39C5"/>
    <w:rsid w:val="00AF3AD4"/>
    <w:rsid w:val="00AF3BB5"/>
    <w:rsid w:val="00AF3C73"/>
    <w:rsid w:val="00AF3C8D"/>
    <w:rsid w:val="00AF3D56"/>
    <w:rsid w:val="00AF3E49"/>
    <w:rsid w:val="00AF3F75"/>
    <w:rsid w:val="00AF3FF8"/>
    <w:rsid w:val="00AF4216"/>
    <w:rsid w:val="00AF42CE"/>
    <w:rsid w:val="00AF438D"/>
    <w:rsid w:val="00AF46F1"/>
    <w:rsid w:val="00AF4831"/>
    <w:rsid w:val="00AF4C63"/>
    <w:rsid w:val="00AF4E0C"/>
    <w:rsid w:val="00AF4EB8"/>
    <w:rsid w:val="00AF4EEB"/>
    <w:rsid w:val="00AF51BE"/>
    <w:rsid w:val="00AF530F"/>
    <w:rsid w:val="00AF5599"/>
    <w:rsid w:val="00AF59F6"/>
    <w:rsid w:val="00AF5A74"/>
    <w:rsid w:val="00AF5B6F"/>
    <w:rsid w:val="00AF5BCF"/>
    <w:rsid w:val="00AF5BD5"/>
    <w:rsid w:val="00AF5C1A"/>
    <w:rsid w:val="00AF5F2E"/>
    <w:rsid w:val="00AF6205"/>
    <w:rsid w:val="00AF624A"/>
    <w:rsid w:val="00AF63A9"/>
    <w:rsid w:val="00AF665F"/>
    <w:rsid w:val="00AF66CB"/>
    <w:rsid w:val="00AF66E0"/>
    <w:rsid w:val="00AF683B"/>
    <w:rsid w:val="00AF692B"/>
    <w:rsid w:val="00AF6DF3"/>
    <w:rsid w:val="00AF6E0C"/>
    <w:rsid w:val="00AF6F57"/>
    <w:rsid w:val="00AF6F67"/>
    <w:rsid w:val="00AF6FA7"/>
    <w:rsid w:val="00AF6FE9"/>
    <w:rsid w:val="00AF7017"/>
    <w:rsid w:val="00AF739D"/>
    <w:rsid w:val="00AF74F2"/>
    <w:rsid w:val="00AF751C"/>
    <w:rsid w:val="00AF7583"/>
    <w:rsid w:val="00AF75A0"/>
    <w:rsid w:val="00AF7653"/>
    <w:rsid w:val="00AF7695"/>
    <w:rsid w:val="00AF77FC"/>
    <w:rsid w:val="00AF788B"/>
    <w:rsid w:val="00AF7A94"/>
    <w:rsid w:val="00AF7D79"/>
    <w:rsid w:val="00AF7D9B"/>
    <w:rsid w:val="00AF7EF4"/>
    <w:rsid w:val="00AF7F60"/>
    <w:rsid w:val="00AF7F99"/>
    <w:rsid w:val="00B00194"/>
    <w:rsid w:val="00B00235"/>
    <w:rsid w:val="00B0054C"/>
    <w:rsid w:val="00B006A9"/>
    <w:rsid w:val="00B00802"/>
    <w:rsid w:val="00B008BC"/>
    <w:rsid w:val="00B00A29"/>
    <w:rsid w:val="00B00B40"/>
    <w:rsid w:val="00B00C5D"/>
    <w:rsid w:val="00B0100F"/>
    <w:rsid w:val="00B01091"/>
    <w:rsid w:val="00B01296"/>
    <w:rsid w:val="00B0159B"/>
    <w:rsid w:val="00B016A8"/>
    <w:rsid w:val="00B01818"/>
    <w:rsid w:val="00B0182C"/>
    <w:rsid w:val="00B01C1B"/>
    <w:rsid w:val="00B01C9C"/>
    <w:rsid w:val="00B01DA3"/>
    <w:rsid w:val="00B01ECE"/>
    <w:rsid w:val="00B02126"/>
    <w:rsid w:val="00B021D0"/>
    <w:rsid w:val="00B02274"/>
    <w:rsid w:val="00B022A0"/>
    <w:rsid w:val="00B02554"/>
    <w:rsid w:val="00B0281A"/>
    <w:rsid w:val="00B02CAD"/>
    <w:rsid w:val="00B02CFE"/>
    <w:rsid w:val="00B02DB7"/>
    <w:rsid w:val="00B03210"/>
    <w:rsid w:val="00B033DB"/>
    <w:rsid w:val="00B0344E"/>
    <w:rsid w:val="00B035A8"/>
    <w:rsid w:val="00B03757"/>
    <w:rsid w:val="00B038E7"/>
    <w:rsid w:val="00B03B3E"/>
    <w:rsid w:val="00B03E82"/>
    <w:rsid w:val="00B03ED7"/>
    <w:rsid w:val="00B03EFC"/>
    <w:rsid w:val="00B041D8"/>
    <w:rsid w:val="00B0443E"/>
    <w:rsid w:val="00B044BC"/>
    <w:rsid w:val="00B044C7"/>
    <w:rsid w:val="00B048CD"/>
    <w:rsid w:val="00B04E23"/>
    <w:rsid w:val="00B04E38"/>
    <w:rsid w:val="00B053E2"/>
    <w:rsid w:val="00B05976"/>
    <w:rsid w:val="00B05A71"/>
    <w:rsid w:val="00B05B91"/>
    <w:rsid w:val="00B05C25"/>
    <w:rsid w:val="00B05D39"/>
    <w:rsid w:val="00B05E36"/>
    <w:rsid w:val="00B06052"/>
    <w:rsid w:val="00B0605D"/>
    <w:rsid w:val="00B060C0"/>
    <w:rsid w:val="00B06148"/>
    <w:rsid w:val="00B06364"/>
    <w:rsid w:val="00B063ED"/>
    <w:rsid w:val="00B06615"/>
    <w:rsid w:val="00B066B9"/>
    <w:rsid w:val="00B06818"/>
    <w:rsid w:val="00B068F2"/>
    <w:rsid w:val="00B069DA"/>
    <w:rsid w:val="00B06D25"/>
    <w:rsid w:val="00B0703D"/>
    <w:rsid w:val="00B07108"/>
    <w:rsid w:val="00B072E8"/>
    <w:rsid w:val="00B07505"/>
    <w:rsid w:val="00B07532"/>
    <w:rsid w:val="00B077E8"/>
    <w:rsid w:val="00B07C39"/>
    <w:rsid w:val="00B07CB4"/>
    <w:rsid w:val="00B07CF0"/>
    <w:rsid w:val="00B07EFB"/>
    <w:rsid w:val="00B07FD7"/>
    <w:rsid w:val="00B1004C"/>
    <w:rsid w:val="00B1021E"/>
    <w:rsid w:val="00B10278"/>
    <w:rsid w:val="00B1029A"/>
    <w:rsid w:val="00B10468"/>
    <w:rsid w:val="00B1069D"/>
    <w:rsid w:val="00B1076D"/>
    <w:rsid w:val="00B10870"/>
    <w:rsid w:val="00B10882"/>
    <w:rsid w:val="00B108CD"/>
    <w:rsid w:val="00B109AF"/>
    <w:rsid w:val="00B10A0F"/>
    <w:rsid w:val="00B10AB3"/>
    <w:rsid w:val="00B10C0D"/>
    <w:rsid w:val="00B10D92"/>
    <w:rsid w:val="00B10EA0"/>
    <w:rsid w:val="00B10EAC"/>
    <w:rsid w:val="00B10F7B"/>
    <w:rsid w:val="00B1115F"/>
    <w:rsid w:val="00B111D7"/>
    <w:rsid w:val="00B11431"/>
    <w:rsid w:val="00B1148B"/>
    <w:rsid w:val="00B117C4"/>
    <w:rsid w:val="00B11D0A"/>
    <w:rsid w:val="00B11EA9"/>
    <w:rsid w:val="00B11FF0"/>
    <w:rsid w:val="00B121C5"/>
    <w:rsid w:val="00B1231C"/>
    <w:rsid w:val="00B12458"/>
    <w:rsid w:val="00B12474"/>
    <w:rsid w:val="00B1249F"/>
    <w:rsid w:val="00B12653"/>
    <w:rsid w:val="00B1277F"/>
    <w:rsid w:val="00B127F8"/>
    <w:rsid w:val="00B12922"/>
    <w:rsid w:val="00B12AA8"/>
    <w:rsid w:val="00B12C2E"/>
    <w:rsid w:val="00B12C9F"/>
    <w:rsid w:val="00B12FED"/>
    <w:rsid w:val="00B1300D"/>
    <w:rsid w:val="00B13081"/>
    <w:rsid w:val="00B13310"/>
    <w:rsid w:val="00B135D2"/>
    <w:rsid w:val="00B13847"/>
    <w:rsid w:val="00B13E78"/>
    <w:rsid w:val="00B13ED9"/>
    <w:rsid w:val="00B13FAE"/>
    <w:rsid w:val="00B1409E"/>
    <w:rsid w:val="00B14192"/>
    <w:rsid w:val="00B141A5"/>
    <w:rsid w:val="00B1441E"/>
    <w:rsid w:val="00B1450B"/>
    <w:rsid w:val="00B14672"/>
    <w:rsid w:val="00B1469D"/>
    <w:rsid w:val="00B1480F"/>
    <w:rsid w:val="00B14815"/>
    <w:rsid w:val="00B148BB"/>
    <w:rsid w:val="00B14A6A"/>
    <w:rsid w:val="00B14BE9"/>
    <w:rsid w:val="00B14DE4"/>
    <w:rsid w:val="00B154CE"/>
    <w:rsid w:val="00B154EA"/>
    <w:rsid w:val="00B15612"/>
    <w:rsid w:val="00B159CF"/>
    <w:rsid w:val="00B15C35"/>
    <w:rsid w:val="00B15F20"/>
    <w:rsid w:val="00B15F6D"/>
    <w:rsid w:val="00B15FF6"/>
    <w:rsid w:val="00B160B2"/>
    <w:rsid w:val="00B1620C"/>
    <w:rsid w:val="00B166BD"/>
    <w:rsid w:val="00B16720"/>
    <w:rsid w:val="00B16740"/>
    <w:rsid w:val="00B1688D"/>
    <w:rsid w:val="00B16C2D"/>
    <w:rsid w:val="00B16DE2"/>
    <w:rsid w:val="00B171DA"/>
    <w:rsid w:val="00B17212"/>
    <w:rsid w:val="00B1751C"/>
    <w:rsid w:val="00B17647"/>
    <w:rsid w:val="00B17778"/>
    <w:rsid w:val="00B17783"/>
    <w:rsid w:val="00B17B8D"/>
    <w:rsid w:val="00B17D2E"/>
    <w:rsid w:val="00B17D64"/>
    <w:rsid w:val="00B17DB1"/>
    <w:rsid w:val="00B17F01"/>
    <w:rsid w:val="00B20099"/>
    <w:rsid w:val="00B20275"/>
    <w:rsid w:val="00B20281"/>
    <w:rsid w:val="00B204AB"/>
    <w:rsid w:val="00B20538"/>
    <w:rsid w:val="00B205FF"/>
    <w:rsid w:val="00B2061B"/>
    <w:rsid w:val="00B20681"/>
    <w:rsid w:val="00B20908"/>
    <w:rsid w:val="00B20969"/>
    <w:rsid w:val="00B20A9B"/>
    <w:rsid w:val="00B20CD4"/>
    <w:rsid w:val="00B21008"/>
    <w:rsid w:val="00B2104E"/>
    <w:rsid w:val="00B2109F"/>
    <w:rsid w:val="00B2141E"/>
    <w:rsid w:val="00B21471"/>
    <w:rsid w:val="00B215A6"/>
    <w:rsid w:val="00B21702"/>
    <w:rsid w:val="00B218C0"/>
    <w:rsid w:val="00B21D5A"/>
    <w:rsid w:val="00B2227C"/>
    <w:rsid w:val="00B22390"/>
    <w:rsid w:val="00B2258D"/>
    <w:rsid w:val="00B225B0"/>
    <w:rsid w:val="00B22715"/>
    <w:rsid w:val="00B227DB"/>
    <w:rsid w:val="00B2299F"/>
    <w:rsid w:val="00B22AC0"/>
    <w:rsid w:val="00B22B05"/>
    <w:rsid w:val="00B22DEF"/>
    <w:rsid w:val="00B22F53"/>
    <w:rsid w:val="00B231CD"/>
    <w:rsid w:val="00B23381"/>
    <w:rsid w:val="00B2359D"/>
    <w:rsid w:val="00B235E8"/>
    <w:rsid w:val="00B23809"/>
    <w:rsid w:val="00B239C6"/>
    <w:rsid w:val="00B23A48"/>
    <w:rsid w:val="00B23B3E"/>
    <w:rsid w:val="00B23CF2"/>
    <w:rsid w:val="00B23D67"/>
    <w:rsid w:val="00B23E44"/>
    <w:rsid w:val="00B24187"/>
    <w:rsid w:val="00B24313"/>
    <w:rsid w:val="00B24625"/>
    <w:rsid w:val="00B24838"/>
    <w:rsid w:val="00B2495D"/>
    <w:rsid w:val="00B24E27"/>
    <w:rsid w:val="00B24F8A"/>
    <w:rsid w:val="00B25192"/>
    <w:rsid w:val="00B251B6"/>
    <w:rsid w:val="00B25255"/>
    <w:rsid w:val="00B254AD"/>
    <w:rsid w:val="00B2559E"/>
    <w:rsid w:val="00B25700"/>
    <w:rsid w:val="00B2590D"/>
    <w:rsid w:val="00B25936"/>
    <w:rsid w:val="00B25F57"/>
    <w:rsid w:val="00B26214"/>
    <w:rsid w:val="00B26283"/>
    <w:rsid w:val="00B26489"/>
    <w:rsid w:val="00B267E0"/>
    <w:rsid w:val="00B269F7"/>
    <w:rsid w:val="00B26BDC"/>
    <w:rsid w:val="00B26BFF"/>
    <w:rsid w:val="00B26C94"/>
    <w:rsid w:val="00B26DF2"/>
    <w:rsid w:val="00B26E78"/>
    <w:rsid w:val="00B26ED4"/>
    <w:rsid w:val="00B270EF"/>
    <w:rsid w:val="00B271F8"/>
    <w:rsid w:val="00B2730B"/>
    <w:rsid w:val="00B27638"/>
    <w:rsid w:val="00B27687"/>
    <w:rsid w:val="00B276EE"/>
    <w:rsid w:val="00B27AF4"/>
    <w:rsid w:val="00B27C2B"/>
    <w:rsid w:val="00B27CD5"/>
    <w:rsid w:val="00B27D30"/>
    <w:rsid w:val="00B301B3"/>
    <w:rsid w:val="00B3030D"/>
    <w:rsid w:val="00B3035A"/>
    <w:rsid w:val="00B303FA"/>
    <w:rsid w:val="00B306DC"/>
    <w:rsid w:val="00B308BF"/>
    <w:rsid w:val="00B30A00"/>
    <w:rsid w:val="00B3113A"/>
    <w:rsid w:val="00B316B8"/>
    <w:rsid w:val="00B318B0"/>
    <w:rsid w:val="00B31938"/>
    <w:rsid w:val="00B31B86"/>
    <w:rsid w:val="00B31B9F"/>
    <w:rsid w:val="00B31C07"/>
    <w:rsid w:val="00B31CB6"/>
    <w:rsid w:val="00B31E83"/>
    <w:rsid w:val="00B32167"/>
    <w:rsid w:val="00B3225E"/>
    <w:rsid w:val="00B32288"/>
    <w:rsid w:val="00B3230A"/>
    <w:rsid w:val="00B325B0"/>
    <w:rsid w:val="00B327AE"/>
    <w:rsid w:val="00B327E3"/>
    <w:rsid w:val="00B328C8"/>
    <w:rsid w:val="00B328FC"/>
    <w:rsid w:val="00B3296E"/>
    <w:rsid w:val="00B32980"/>
    <w:rsid w:val="00B32B3F"/>
    <w:rsid w:val="00B32C1B"/>
    <w:rsid w:val="00B32E1F"/>
    <w:rsid w:val="00B32E21"/>
    <w:rsid w:val="00B3300C"/>
    <w:rsid w:val="00B33145"/>
    <w:rsid w:val="00B33205"/>
    <w:rsid w:val="00B3345D"/>
    <w:rsid w:val="00B33462"/>
    <w:rsid w:val="00B3376F"/>
    <w:rsid w:val="00B33875"/>
    <w:rsid w:val="00B33979"/>
    <w:rsid w:val="00B33B88"/>
    <w:rsid w:val="00B33C09"/>
    <w:rsid w:val="00B34084"/>
    <w:rsid w:val="00B34090"/>
    <w:rsid w:val="00B3411C"/>
    <w:rsid w:val="00B3416F"/>
    <w:rsid w:val="00B3423A"/>
    <w:rsid w:val="00B3437A"/>
    <w:rsid w:val="00B3476E"/>
    <w:rsid w:val="00B348BC"/>
    <w:rsid w:val="00B34AFB"/>
    <w:rsid w:val="00B34B41"/>
    <w:rsid w:val="00B34C79"/>
    <w:rsid w:val="00B34DD6"/>
    <w:rsid w:val="00B34E69"/>
    <w:rsid w:val="00B34F78"/>
    <w:rsid w:val="00B35121"/>
    <w:rsid w:val="00B351FD"/>
    <w:rsid w:val="00B353B7"/>
    <w:rsid w:val="00B3563B"/>
    <w:rsid w:val="00B356B0"/>
    <w:rsid w:val="00B3593B"/>
    <w:rsid w:val="00B35BA0"/>
    <w:rsid w:val="00B36120"/>
    <w:rsid w:val="00B36136"/>
    <w:rsid w:val="00B36247"/>
    <w:rsid w:val="00B36285"/>
    <w:rsid w:val="00B36423"/>
    <w:rsid w:val="00B366DB"/>
    <w:rsid w:val="00B36757"/>
    <w:rsid w:val="00B36AB8"/>
    <w:rsid w:val="00B36C54"/>
    <w:rsid w:val="00B36F0A"/>
    <w:rsid w:val="00B37004"/>
    <w:rsid w:val="00B370EB"/>
    <w:rsid w:val="00B374CE"/>
    <w:rsid w:val="00B37526"/>
    <w:rsid w:val="00B3757B"/>
    <w:rsid w:val="00B37726"/>
    <w:rsid w:val="00B379EE"/>
    <w:rsid w:val="00B37C4E"/>
    <w:rsid w:val="00B37D90"/>
    <w:rsid w:val="00B37FEE"/>
    <w:rsid w:val="00B40028"/>
    <w:rsid w:val="00B4002B"/>
    <w:rsid w:val="00B40274"/>
    <w:rsid w:val="00B402FD"/>
    <w:rsid w:val="00B4056A"/>
    <w:rsid w:val="00B40A24"/>
    <w:rsid w:val="00B40B3F"/>
    <w:rsid w:val="00B40B49"/>
    <w:rsid w:val="00B40C0A"/>
    <w:rsid w:val="00B40D16"/>
    <w:rsid w:val="00B40E4E"/>
    <w:rsid w:val="00B40FBD"/>
    <w:rsid w:val="00B41207"/>
    <w:rsid w:val="00B4136C"/>
    <w:rsid w:val="00B414E5"/>
    <w:rsid w:val="00B4166F"/>
    <w:rsid w:val="00B41828"/>
    <w:rsid w:val="00B42102"/>
    <w:rsid w:val="00B4215E"/>
    <w:rsid w:val="00B4219E"/>
    <w:rsid w:val="00B42233"/>
    <w:rsid w:val="00B425CD"/>
    <w:rsid w:val="00B42711"/>
    <w:rsid w:val="00B4271C"/>
    <w:rsid w:val="00B42964"/>
    <w:rsid w:val="00B429FF"/>
    <w:rsid w:val="00B42A04"/>
    <w:rsid w:val="00B42C2C"/>
    <w:rsid w:val="00B42D73"/>
    <w:rsid w:val="00B43060"/>
    <w:rsid w:val="00B430E6"/>
    <w:rsid w:val="00B4334A"/>
    <w:rsid w:val="00B43375"/>
    <w:rsid w:val="00B43440"/>
    <w:rsid w:val="00B43453"/>
    <w:rsid w:val="00B4388C"/>
    <w:rsid w:val="00B438E4"/>
    <w:rsid w:val="00B43EBF"/>
    <w:rsid w:val="00B4404C"/>
    <w:rsid w:val="00B441CE"/>
    <w:rsid w:val="00B442EA"/>
    <w:rsid w:val="00B4456E"/>
    <w:rsid w:val="00B4463C"/>
    <w:rsid w:val="00B449BC"/>
    <w:rsid w:val="00B449F9"/>
    <w:rsid w:val="00B44B06"/>
    <w:rsid w:val="00B44B19"/>
    <w:rsid w:val="00B44DAE"/>
    <w:rsid w:val="00B450F8"/>
    <w:rsid w:val="00B45118"/>
    <w:rsid w:val="00B4515C"/>
    <w:rsid w:val="00B451EC"/>
    <w:rsid w:val="00B452A0"/>
    <w:rsid w:val="00B45339"/>
    <w:rsid w:val="00B454AE"/>
    <w:rsid w:val="00B45915"/>
    <w:rsid w:val="00B45BF7"/>
    <w:rsid w:val="00B45CC3"/>
    <w:rsid w:val="00B461AE"/>
    <w:rsid w:val="00B4633F"/>
    <w:rsid w:val="00B464A4"/>
    <w:rsid w:val="00B46569"/>
    <w:rsid w:val="00B4678A"/>
    <w:rsid w:val="00B467F2"/>
    <w:rsid w:val="00B469D9"/>
    <w:rsid w:val="00B46A59"/>
    <w:rsid w:val="00B472B0"/>
    <w:rsid w:val="00B472BA"/>
    <w:rsid w:val="00B47333"/>
    <w:rsid w:val="00B474C0"/>
    <w:rsid w:val="00B47581"/>
    <w:rsid w:val="00B47745"/>
    <w:rsid w:val="00B477E0"/>
    <w:rsid w:val="00B47987"/>
    <w:rsid w:val="00B47A0F"/>
    <w:rsid w:val="00B47B4C"/>
    <w:rsid w:val="00B47C5C"/>
    <w:rsid w:val="00B47C8C"/>
    <w:rsid w:val="00B47CFD"/>
    <w:rsid w:val="00B47DB3"/>
    <w:rsid w:val="00B50067"/>
    <w:rsid w:val="00B5059B"/>
    <w:rsid w:val="00B50649"/>
    <w:rsid w:val="00B50685"/>
    <w:rsid w:val="00B509D9"/>
    <w:rsid w:val="00B509E6"/>
    <w:rsid w:val="00B50CF8"/>
    <w:rsid w:val="00B5113A"/>
    <w:rsid w:val="00B5116C"/>
    <w:rsid w:val="00B51183"/>
    <w:rsid w:val="00B511EF"/>
    <w:rsid w:val="00B51375"/>
    <w:rsid w:val="00B515CB"/>
    <w:rsid w:val="00B51651"/>
    <w:rsid w:val="00B51C0A"/>
    <w:rsid w:val="00B51C5D"/>
    <w:rsid w:val="00B51D62"/>
    <w:rsid w:val="00B51DCA"/>
    <w:rsid w:val="00B51EDA"/>
    <w:rsid w:val="00B52061"/>
    <w:rsid w:val="00B52327"/>
    <w:rsid w:val="00B524EB"/>
    <w:rsid w:val="00B5288C"/>
    <w:rsid w:val="00B52D71"/>
    <w:rsid w:val="00B52F26"/>
    <w:rsid w:val="00B5307E"/>
    <w:rsid w:val="00B53080"/>
    <w:rsid w:val="00B530FD"/>
    <w:rsid w:val="00B53339"/>
    <w:rsid w:val="00B533E6"/>
    <w:rsid w:val="00B5349C"/>
    <w:rsid w:val="00B534CD"/>
    <w:rsid w:val="00B53795"/>
    <w:rsid w:val="00B5380F"/>
    <w:rsid w:val="00B53BDE"/>
    <w:rsid w:val="00B53EDC"/>
    <w:rsid w:val="00B53FD6"/>
    <w:rsid w:val="00B5400D"/>
    <w:rsid w:val="00B54244"/>
    <w:rsid w:val="00B54245"/>
    <w:rsid w:val="00B542A9"/>
    <w:rsid w:val="00B5435F"/>
    <w:rsid w:val="00B543C6"/>
    <w:rsid w:val="00B5452A"/>
    <w:rsid w:val="00B54934"/>
    <w:rsid w:val="00B549E8"/>
    <w:rsid w:val="00B54B00"/>
    <w:rsid w:val="00B5500C"/>
    <w:rsid w:val="00B5513F"/>
    <w:rsid w:val="00B55450"/>
    <w:rsid w:val="00B554EC"/>
    <w:rsid w:val="00B55516"/>
    <w:rsid w:val="00B55542"/>
    <w:rsid w:val="00B557B6"/>
    <w:rsid w:val="00B5586B"/>
    <w:rsid w:val="00B55ACC"/>
    <w:rsid w:val="00B55B63"/>
    <w:rsid w:val="00B55BEC"/>
    <w:rsid w:val="00B55C43"/>
    <w:rsid w:val="00B55D69"/>
    <w:rsid w:val="00B55D8D"/>
    <w:rsid w:val="00B55DCA"/>
    <w:rsid w:val="00B55E3F"/>
    <w:rsid w:val="00B55FB1"/>
    <w:rsid w:val="00B56000"/>
    <w:rsid w:val="00B566FE"/>
    <w:rsid w:val="00B56871"/>
    <w:rsid w:val="00B56DC9"/>
    <w:rsid w:val="00B56EBB"/>
    <w:rsid w:val="00B56EFB"/>
    <w:rsid w:val="00B56FBC"/>
    <w:rsid w:val="00B57013"/>
    <w:rsid w:val="00B570C8"/>
    <w:rsid w:val="00B5738D"/>
    <w:rsid w:val="00B576F1"/>
    <w:rsid w:val="00B57A83"/>
    <w:rsid w:val="00B57E23"/>
    <w:rsid w:val="00B57F50"/>
    <w:rsid w:val="00B60414"/>
    <w:rsid w:val="00B60941"/>
    <w:rsid w:val="00B60A1E"/>
    <w:rsid w:val="00B60C41"/>
    <w:rsid w:val="00B60EB5"/>
    <w:rsid w:val="00B60F59"/>
    <w:rsid w:val="00B6133C"/>
    <w:rsid w:val="00B61595"/>
    <w:rsid w:val="00B617B2"/>
    <w:rsid w:val="00B6182B"/>
    <w:rsid w:val="00B61873"/>
    <w:rsid w:val="00B61934"/>
    <w:rsid w:val="00B61968"/>
    <w:rsid w:val="00B61B6C"/>
    <w:rsid w:val="00B61C44"/>
    <w:rsid w:val="00B61CD3"/>
    <w:rsid w:val="00B6259B"/>
    <w:rsid w:val="00B6273C"/>
    <w:rsid w:val="00B6279D"/>
    <w:rsid w:val="00B62991"/>
    <w:rsid w:val="00B62B39"/>
    <w:rsid w:val="00B62D0B"/>
    <w:rsid w:val="00B62D29"/>
    <w:rsid w:val="00B62D5C"/>
    <w:rsid w:val="00B63275"/>
    <w:rsid w:val="00B6327A"/>
    <w:rsid w:val="00B6342E"/>
    <w:rsid w:val="00B6344F"/>
    <w:rsid w:val="00B6345B"/>
    <w:rsid w:val="00B634DD"/>
    <w:rsid w:val="00B63761"/>
    <w:rsid w:val="00B63BFF"/>
    <w:rsid w:val="00B63D2A"/>
    <w:rsid w:val="00B63DB4"/>
    <w:rsid w:val="00B63ED6"/>
    <w:rsid w:val="00B64082"/>
    <w:rsid w:val="00B640A2"/>
    <w:rsid w:val="00B641DB"/>
    <w:rsid w:val="00B6463C"/>
    <w:rsid w:val="00B6472D"/>
    <w:rsid w:val="00B647AC"/>
    <w:rsid w:val="00B64CBF"/>
    <w:rsid w:val="00B64F3E"/>
    <w:rsid w:val="00B653AF"/>
    <w:rsid w:val="00B657A0"/>
    <w:rsid w:val="00B657BA"/>
    <w:rsid w:val="00B65836"/>
    <w:rsid w:val="00B65936"/>
    <w:rsid w:val="00B659BE"/>
    <w:rsid w:val="00B65B6F"/>
    <w:rsid w:val="00B65BEE"/>
    <w:rsid w:val="00B65C24"/>
    <w:rsid w:val="00B65F24"/>
    <w:rsid w:val="00B65FA8"/>
    <w:rsid w:val="00B6612C"/>
    <w:rsid w:val="00B66191"/>
    <w:rsid w:val="00B66384"/>
    <w:rsid w:val="00B663C8"/>
    <w:rsid w:val="00B663FB"/>
    <w:rsid w:val="00B6644C"/>
    <w:rsid w:val="00B664D8"/>
    <w:rsid w:val="00B66502"/>
    <w:rsid w:val="00B667DF"/>
    <w:rsid w:val="00B6689D"/>
    <w:rsid w:val="00B668B0"/>
    <w:rsid w:val="00B66C10"/>
    <w:rsid w:val="00B66DFB"/>
    <w:rsid w:val="00B6705E"/>
    <w:rsid w:val="00B67436"/>
    <w:rsid w:val="00B6758A"/>
    <w:rsid w:val="00B67636"/>
    <w:rsid w:val="00B67768"/>
    <w:rsid w:val="00B678E2"/>
    <w:rsid w:val="00B67BB6"/>
    <w:rsid w:val="00B67CC4"/>
    <w:rsid w:val="00B67D2C"/>
    <w:rsid w:val="00B67EB0"/>
    <w:rsid w:val="00B7014D"/>
    <w:rsid w:val="00B7017B"/>
    <w:rsid w:val="00B7031C"/>
    <w:rsid w:val="00B7043A"/>
    <w:rsid w:val="00B7046C"/>
    <w:rsid w:val="00B70526"/>
    <w:rsid w:val="00B7059B"/>
    <w:rsid w:val="00B705A4"/>
    <w:rsid w:val="00B707C3"/>
    <w:rsid w:val="00B709C6"/>
    <w:rsid w:val="00B70BE4"/>
    <w:rsid w:val="00B70F12"/>
    <w:rsid w:val="00B71278"/>
    <w:rsid w:val="00B7151E"/>
    <w:rsid w:val="00B715AA"/>
    <w:rsid w:val="00B715AB"/>
    <w:rsid w:val="00B71785"/>
    <w:rsid w:val="00B71B54"/>
    <w:rsid w:val="00B71C64"/>
    <w:rsid w:val="00B71C6D"/>
    <w:rsid w:val="00B71E9A"/>
    <w:rsid w:val="00B7229C"/>
    <w:rsid w:val="00B722B5"/>
    <w:rsid w:val="00B7231C"/>
    <w:rsid w:val="00B7240E"/>
    <w:rsid w:val="00B72535"/>
    <w:rsid w:val="00B726B8"/>
    <w:rsid w:val="00B7296F"/>
    <w:rsid w:val="00B72A0E"/>
    <w:rsid w:val="00B72AD8"/>
    <w:rsid w:val="00B7303D"/>
    <w:rsid w:val="00B73100"/>
    <w:rsid w:val="00B73196"/>
    <w:rsid w:val="00B731FD"/>
    <w:rsid w:val="00B73332"/>
    <w:rsid w:val="00B733E4"/>
    <w:rsid w:val="00B733EF"/>
    <w:rsid w:val="00B734BC"/>
    <w:rsid w:val="00B73521"/>
    <w:rsid w:val="00B738AC"/>
    <w:rsid w:val="00B73C3E"/>
    <w:rsid w:val="00B73CB2"/>
    <w:rsid w:val="00B73F2E"/>
    <w:rsid w:val="00B740CE"/>
    <w:rsid w:val="00B74113"/>
    <w:rsid w:val="00B74156"/>
    <w:rsid w:val="00B74170"/>
    <w:rsid w:val="00B74177"/>
    <w:rsid w:val="00B741F9"/>
    <w:rsid w:val="00B745CE"/>
    <w:rsid w:val="00B74645"/>
    <w:rsid w:val="00B74852"/>
    <w:rsid w:val="00B74986"/>
    <w:rsid w:val="00B749AE"/>
    <w:rsid w:val="00B749FC"/>
    <w:rsid w:val="00B74A50"/>
    <w:rsid w:val="00B74AD2"/>
    <w:rsid w:val="00B74CBF"/>
    <w:rsid w:val="00B74E44"/>
    <w:rsid w:val="00B74E5B"/>
    <w:rsid w:val="00B74EFB"/>
    <w:rsid w:val="00B74F7E"/>
    <w:rsid w:val="00B75180"/>
    <w:rsid w:val="00B752F4"/>
    <w:rsid w:val="00B75313"/>
    <w:rsid w:val="00B756D5"/>
    <w:rsid w:val="00B7587A"/>
    <w:rsid w:val="00B758AB"/>
    <w:rsid w:val="00B759D1"/>
    <w:rsid w:val="00B75B5D"/>
    <w:rsid w:val="00B75F97"/>
    <w:rsid w:val="00B760D0"/>
    <w:rsid w:val="00B761B6"/>
    <w:rsid w:val="00B7649E"/>
    <w:rsid w:val="00B76854"/>
    <w:rsid w:val="00B76871"/>
    <w:rsid w:val="00B76A0A"/>
    <w:rsid w:val="00B76DD7"/>
    <w:rsid w:val="00B76FF5"/>
    <w:rsid w:val="00B77258"/>
    <w:rsid w:val="00B772A9"/>
    <w:rsid w:val="00B77506"/>
    <w:rsid w:val="00B77672"/>
    <w:rsid w:val="00B778AF"/>
    <w:rsid w:val="00B77BFC"/>
    <w:rsid w:val="00B77D09"/>
    <w:rsid w:val="00B77DBC"/>
    <w:rsid w:val="00B77F8C"/>
    <w:rsid w:val="00B80073"/>
    <w:rsid w:val="00B80198"/>
    <w:rsid w:val="00B80358"/>
    <w:rsid w:val="00B805B4"/>
    <w:rsid w:val="00B80945"/>
    <w:rsid w:val="00B80DB3"/>
    <w:rsid w:val="00B80E6C"/>
    <w:rsid w:val="00B80E76"/>
    <w:rsid w:val="00B80F68"/>
    <w:rsid w:val="00B811F7"/>
    <w:rsid w:val="00B81331"/>
    <w:rsid w:val="00B814F4"/>
    <w:rsid w:val="00B81578"/>
    <w:rsid w:val="00B81594"/>
    <w:rsid w:val="00B81722"/>
    <w:rsid w:val="00B81989"/>
    <w:rsid w:val="00B81D84"/>
    <w:rsid w:val="00B81E0B"/>
    <w:rsid w:val="00B81E72"/>
    <w:rsid w:val="00B81EA2"/>
    <w:rsid w:val="00B821EA"/>
    <w:rsid w:val="00B82322"/>
    <w:rsid w:val="00B8252A"/>
    <w:rsid w:val="00B826A5"/>
    <w:rsid w:val="00B8275C"/>
    <w:rsid w:val="00B827C5"/>
    <w:rsid w:val="00B82ABD"/>
    <w:rsid w:val="00B82B3B"/>
    <w:rsid w:val="00B82CA9"/>
    <w:rsid w:val="00B82F65"/>
    <w:rsid w:val="00B82F9A"/>
    <w:rsid w:val="00B8302C"/>
    <w:rsid w:val="00B831A5"/>
    <w:rsid w:val="00B83204"/>
    <w:rsid w:val="00B837BC"/>
    <w:rsid w:val="00B83990"/>
    <w:rsid w:val="00B83B44"/>
    <w:rsid w:val="00B83D1F"/>
    <w:rsid w:val="00B83D3A"/>
    <w:rsid w:val="00B84190"/>
    <w:rsid w:val="00B84299"/>
    <w:rsid w:val="00B842E0"/>
    <w:rsid w:val="00B845F7"/>
    <w:rsid w:val="00B84664"/>
    <w:rsid w:val="00B850C6"/>
    <w:rsid w:val="00B853B6"/>
    <w:rsid w:val="00B85491"/>
    <w:rsid w:val="00B854E4"/>
    <w:rsid w:val="00B85586"/>
    <w:rsid w:val="00B856C0"/>
    <w:rsid w:val="00B856C1"/>
    <w:rsid w:val="00B8595A"/>
    <w:rsid w:val="00B859DA"/>
    <w:rsid w:val="00B85A80"/>
    <w:rsid w:val="00B85BB7"/>
    <w:rsid w:val="00B85F54"/>
    <w:rsid w:val="00B86034"/>
    <w:rsid w:val="00B869EC"/>
    <w:rsid w:val="00B869FC"/>
    <w:rsid w:val="00B86C91"/>
    <w:rsid w:val="00B86D46"/>
    <w:rsid w:val="00B870A6"/>
    <w:rsid w:val="00B870EE"/>
    <w:rsid w:val="00B87131"/>
    <w:rsid w:val="00B87AC2"/>
    <w:rsid w:val="00B87EA4"/>
    <w:rsid w:val="00B901BE"/>
    <w:rsid w:val="00B90232"/>
    <w:rsid w:val="00B90383"/>
    <w:rsid w:val="00B9047A"/>
    <w:rsid w:val="00B9057D"/>
    <w:rsid w:val="00B907FC"/>
    <w:rsid w:val="00B90811"/>
    <w:rsid w:val="00B9085D"/>
    <w:rsid w:val="00B90864"/>
    <w:rsid w:val="00B90994"/>
    <w:rsid w:val="00B90BF9"/>
    <w:rsid w:val="00B90C39"/>
    <w:rsid w:val="00B90F09"/>
    <w:rsid w:val="00B90FA0"/>
    <w:rsid w:val="00B91546"/>
    <w:rsid w:val="00B915C6"/>
    <w:rsid w:val="00B91634"/>
    <w:rsid w:val="00B91980"/>
    <w:rsid w:val="00B919DC"/>
    <w:rsid w:val="00B91AD0"/>
    <w:rsid w:val="00B91B13"/>
    <w:rsid w:val="00B91B1D"/>
    <w:rsid w:val="00B91CDC"/>
    <w:rsid w:val="00B91D3B"/>
    <w:rsid w:val="00B91E38"/>
    <w:rsid w:val="00B91EB9"/>
    <w:rsid w:val="00B91EDF"/>
    <w:rsid w:val="00B91F01"/>
    <w:rsid w:val="00B91FAC"/>
    <w:rsid w:val="00B91FDC"/>
    <w:rsid w:val="00B91FEE"/>
    <w:rsid w:val="00B9219E"/>
    <w:rsid w:val="00B92299"/>
    <w:rsid w:val="00B92327"/>
    <w:rsid w:val="00B923EB"/>
    <w:rsid w:val="00B92602"/>
    <w:rsid w:val="00B92773"/>
    <w:rsid w:val="00B927FB"/>
    <w:rsid w:val="00B92CEA"/>
    <w:rsid w:val="00B92D9A"/>
    <w:rsid w:val="00B92EBF"/>
    <w:rsid w:val="00B92ECB"/>
    <w:rsid w:val="00B93364"/>
    <w:rsid w:val="00B93466"/>
    <w:rsid w:val="00B935DD"/>
    <w:rsid w:val="00B9367A"/>
    <w:rsid w:val="00B9374F"/>
    <w:rsid w:val="00B938CA"/>
    <w:rsid w:val="00B93B59"/>
    <w:rsid w:val="00B93E49"/>
    <w:rsid w:val="00B940D4"/>
    <w:rsid w:val="00B94293"/>
    <w:rsid w:val="00B944D2"/>
    <w:rsid w:val="00B944F2"/>
    <w:rsid w:val="00B946C9"/>
    <w:rsid w:val="00B94860"/>
    <w:rsid w:val="00B948AC"/>
    <w:rsid w:val="00B94968"/>
    <w:rsid w:val="00B949EE"/>
    <w:rsid w:val="00B94A2A"/>
    <w:rsid w:val="00B94A79"/>
    <w:rsid w:val="00B94B1E"/>
    <w:rsid w:val="00B94BC4"/>
    <w:rsid w:val="00B94BDA"/>
    <w:rsid w:val="00B94BF2"/>
    <w:rsid w:val="00B94CE7"/>
    <w:rsid w:val="00B95071"/>
    <w:rsid w:val="00B95242"/>
    <w:rsid w:val="00B955C0"/>
    <w:rsid w:val="00B956EB"/>
    <w:rsid w:val="00B95794"/>
    <w:rsid w:val="00B95814"/>
    <w:rsid w:val="00B95977"/>
    <w:rsid w:val="00B95983"/>
    <w:rsid w:val="00B95BC0"/>
    <w:rsid w:val="00B95D15"/>
    <w:rsid w:val="00B95DC5"/>
    <w:rsid w:val="00B95E78"/>
    <w:rsid w:val="00B95EDA"/>
    <w:rsid w:val="00B95F35"/>
    <w:rsid w:val="00B960FA"/>
    <w:rsid w:val="00B9656E"/>
    <w:rsid w:val="00B96573"/>
    <w:rsid w:val="00B9689C"/>
    <w:rsid w:val="00B968BD"/>
    <w:rsid w:val="00B96BED"/>
    <w:rsid w:val="00B96C24"/>
    <w:rsid w:val="00B96F1D"/>
    <w:rsid w:val="00B970C1"/>
    <w:rsid w:val="00B9718C"/>
    <w:rsid w:val="00B97528"/>
    <w:rsid w:val="00B9774D"/>
    <w:rsid w:val="00B977F9"/>
    <w:rsid w:val="00B9784B"/>
    <w:rsid w:val="00B97A00"/>
    <w:rsid w:val="00B97B7F"/>
    <w:rsid w:val="00B97BCD"/>
    <w:rsid w:val="00B97DCC"/>
    <w:rsid w:val="00B97E1D"/>
    <w:rsid w:val="00B97ED8"/>
    <w:rsid w:val="00BA03D0"/>
    <w:rsid w:val="00BA0775"/>
    <w:rsid w:val="00BA082E"/>
    <w:rsid w:val="00BA08CA"/>
    <w:rsid w:val="00BA096C"/>
    <w:rsid w:val="00BA0D06"/>
    <w:rsid w:val="00BA0D71"/>
    <w:rsid w:val="00BA1186"/>
    <w:rsid w:val="00BA11A2"/>
    <w:rsid w:val="00BA120C"/>
    <w:rsid w:val="00BA12B0"/>
    <w:rsid w:val="00BA133C"/>
    <w:rsid w:val="00BA15D2"/>
    <w:rsid w:val="00BA1691"/>
    <w:rsid w:val="00BA181D"/>
    <w:rsid w:val="00BA18E4"/>
    <w:rsid w:val="00BA1A83"/>
    <w:rsid w:val="00BA1AA5"/>
    <w:rsid w:val="00BA1AE9"/>
    <w:rsid w:val="00BA1AFD"/>
    <w:rsid w:val="00BA1B02"/>
    <w:rsid w:val="00BA1D52"/>
    <w:rsid w:val="00BA1D6C"/>
    <w:rsid w:val="00BA1DA2"/>
    <w:rsid w:val="00BA1EAD"/>
    <w:rsid w:val="00BA1F15"/>
    <w:rsid w:val="00BA2000"/>
    <w:rsid w:val="00BA2331"/>
    <w:rsid w:val="00BA2351"/>
    <w:rsid w:val="00BA2463"/>
    <w:rsid w:val="00BA248C"/>
    <w:rsid w:val="00BA24B3"/>
    <w:rsid w:val="00BA277A"/>
    <w:rsid w:val="00BA29D7"/>
    <w:rsid w:val="00BA3087"/>
    <w:rsid w:val="00BA326C"/>
    <w:rsid w:val="00BA3629"/>
    <w:rsid w:val="00BA379B"/>
    <w:rsid w:val="00BA3804"/>
    <w:rsid w:val="00BA3855"/>
    <w:rsid w:val="00BA3B48"/>
    <w:rsid w:val="00BA3FA5"/>
    <w:rsid w:val="00BA3FB6"/>
    <w:rsid w:val="00BA4159"/>
    <w:rsid w:val="00BA41C6"/>
    <w:rsid w:val="00BA41D7"/>
    <w:rsid w:val="00BA4224"/>
    <w:rsid w:val="00BA428C"/>
    <w:rsid w:val="00BA4587"/>
    <w:rsid w:val="00BA45C0"/>
    <w:rsid w:val="00BA4726"/>
    <w:rsid w:val="00BA4BC1"/>
    <w:rsid w:val="00BA4F3C"/>
    <w:rsid w:val="00BA4FF9"/>
    <w:rsid w:val="00BA5080"/>
    <w:rsid w:val="00BA5401"/>
    <w:rsid w:val="00BA57CB"/>
    <w:rsid w:val="00BA57D9"/>
    <w:rsid w:val="00BA5A1F"/>
    <w:rsid w:val="00BA5A9D"/>
    <w:rsid w:val="00BA5D66"/>
    <w:rsid w:val="00BA5DB6"/>
    <w:rsid w:val="00BA5DC8"/>
    <w:rsid w:val="00BA6030"/>
    <w:rsid w:val="00BA60BC"/>
    <w:rsid w:val="00BA6137"/>
    <w:rsid w:val="00BA6192"/>
    <w:rsid w:val="00BA664F"/>
    <w:rsid w:val="00BA6678"/>
    <w:rsid w:val="00BA67F8"/>
    <w:rsid w:val="00BA6877"/>
    <w:rsid w:val="00BA6B18"/>
    <w:rsid w:val="00BA6BEE"/>
    <w:rsid w:val="00BA6CC2"/>
    <w:rsid w:val="00BA6D29"/>
    <w:rsid w:val="00BA6F29"/>
    <w:rsid w:val="00BA7090"/>
    <w:rsid w:val="00BA7301"/>
    <w:rsid w:val="00BA73F6"/>
    <w:rsid w:val="00BA73F8"/>
    <w:rsid w:val="00BA74D2"/>
    <w:rsid w:val="00BA76E0"/>
    <w:rsid w:val="00BA7808"/>
    <w:rsid w:val="00BA7812"/>
    <w:rsid w:val="00BA78C8"/>
    <w:rsid w:val="00BA7BFE"/>
    <w:rsid w:val="00BA7D55"/>
    <w:rsid w:val="00BA7E88"/>
    <w:rsid w:val="00BA7EDD"/>
    <w:rsid w:val="00BA7F2F"/>
    <w:rsid w:val="00BA7F53"/>
    <w:rsid w:val="00BB0079"/>
    <w:rsid w:val="00BB0142"/>
    <w:rsid w:val="00BB0536"/>
    <w:rsid w:val="00BB0940"/>
    <w:rsid w:val="00BB0958"/>
    <w:rsid w:val="00BB0B2F"/>
    <w:rsid w:val="00BB0BBC"/>
    <w:rsid w:val="00BB0C2A"/>
    <w:rsid w:val="00BB0C98"/>
    <w:rsid w:val="00BB0D4F"/>
    <w:rsid w:val="00BB1015"/>
    <w:rsid w:val="00BB114B"/>
    <w:rsid w:val="00BB115E"/>
    <w:rsid w:val="00BB115F"/>
    <w:rsid w:val="00BB126C"/>
    <w:rsid w:val="00BB129B"/>
    <w:rsid w:val="00BB12E2"/>
    <w:rsid w:val="00BB1709"/>
    <w:rsid w:val="00BB179D"/>
    <w:rsid w:val="00BB1998"/>
    <w:rsid w:val="00BB1A28"/>
    <w:rsid w:val="00BB1A68"/>
    <w:rsid w:val="00BB1A7F"/>
    <w:rsid w:val="00BB1B33"/>
    <w:rsid w:val="00BB1DC6"/>
    <w:rsid w:val="00BB1EA1"/>
    <w:rsid w:val="00BB1EDF"/>
    <w:rsid w:val="00BB1F89"/>
    <w:rsid w:val="00BB20AE"/>
    <w:rsid w:val="00BB2227"/>
    <w:rsid w:val="00BB249D"/>
    <w:rsid w:val="00BB29FE"/>
    <w:rsid w:val="00BB2D6E"/>
    <w:rsid w:val="00BB2EE7"/>
    <w:rsid w:val="00BB310E"/>
    <w:rsid w:val="00BB314B"/>
    <w:rsid w:val="00BB32AD"/>
    <w:rsid w:val="00BB3453"/>
    <w:rsid w:val="00BB3786"/>
    <w:rsid w:val="00BB3850"/>
    <w:rsid w:val="00BB3B9D"/>
    <w:rsid w:val="00BB3D81"/>
    <w:rsid w:val="00BB4058"/>
    <w:rsid w:val="00BB4332"/>
    <w:rsid w:val="00BB4603"/>
    <w:rsid w:val="00BB4626"/>
    <w:rsid w:val="00BB47CE"/>
    <w:rsid w:val="00BB4873"/>
    <w:rsid w:val="00BB4893"/>
    <w:rsid w:val="00BB4CB1"/>
    <w:rsid w:val="00BB4CE4"/>
    <w:rsid w:val="00BB4DB3"/>
    <w:rsid w:val="00BB4DF4"/>
    <w:rsid w:val="00BB4F3D"/>
    <w:rsid w:val="00BB520A"/>
    <w:rsid w:val="00BB5221"/>
    <w:rsid w:val="00BB5466"/>
    <w:rsid w:val="00BB5614"/>
    <w:rsid w:val="00BB5BC0"/>
    <w:rsid w:val="00BB5C89"/>
    <w:rsid w:val="00BB5D0E"/>
    <w:rsid w:val="00BB5EC4"/>
    <w:rsid w:val="00BB5FA5"/>
    <w:rsid w:val="00BB6113"/>
    <w:rsid w:val="00BB648F"/>
    <w:rsid w:val="00BB6BD0"/>
    <w:rsid w:val="00BB6C30"/>
    <w:rsid w:val="00BB6E96"/>
    <w:rsid w:val="00BB6ED5"/>
    <w:rsid w:val="00BB71E7"/>
    <w:rsid w:val="00BB72F5"/>
    <w:rsid w:val="00BB76DF"/>
    <w:rsid w:val="00BB7751"/>
    <w:rsid w:val="00BB7786"/>
    <w:rsid w:val="00BB77E6"/>
    <w:rsid w:val="00BB7938"/>
    <w:rsid w:val="00BB7A21"/>
    <w:rsid w:val="00BB7A31"/>
    <w:rsid w:val="00BB7C4F"/>
    <w:rsid w:val="00BB7E13"/>
    <w:rsid w:val="00BB7E78"/>
    <w:rsid w:val="00BB7F20"/>
    <w:rsid w:val="00BC010F"/>
    <w:rsid w:val="00BC0178"/>
    <w:rsid w:val="00BC01C9"/>
    <w:rsid w:val="00BC0251"/>
    <w:rsid w:val="00BC0296"/>
    <w:rsid w:val="00BC0682"/>
    <w:rsid w:val="00BC06A7"/>
    <w:rsid w:val="00BC0759"/>
    <w:rsid w:val="00BC0B1A"/>
    <w:rsid w:val="00BC105A"/>
    <w:rsid w:val="00BC1088"/>
    <w:rsid w:val="00BC10D4"/>
    <w:rsid w:val="00BC1406"/>
    <w:rsid w:val="00BC1511"/>
    <w:rsid w:val="00BC1661"/>
    <w:rsid w:val="00BC17BE"/>
    <w:rsid w:val="00BC189A"/>
    <w:rsid w:val="00BC1974"/>
    <w:rsid w:val="00BC19B2"/>
    <w:rsid w:val="00BC1A9E"/>
    <w:rsid w:val="00BC1C20"/>
    <w:rsid w:val="00BC1DAF"/>
    <w:rsid w:val="00BC1E04"/>
    <w:rsid w:val="00BC1EF5"/>
    <w:rsid w:val="00BC1F3B"/>
    <w:rsid w:val="00BC2006"/>
    <w:rsid w:val="00BC216B"/>
    <w:rsid w:val="00BC2630"/>
    <w:rsid w:val="00BC2736"/>
    <w:rsid w:val="00BC2FCC"/>
    <w:rsid w:val="00BC3080"/>
    <w:rsid w:val="00BC319B"/>
    <w:rsid w:val="00BC3578"/>
    <w:rsid w:val="00BC35B5"/>
    <w:rsid w:val="00BC37AF"/>
    <w:rsid w:val="00BC37D9"/>
    <w:rsid w:val="00BC381D"/>
    <w:rsid w:val="00BC3820"/>
    <w:rsid w:val="00BC38A0"/>
    <w:rsid w:val="00BC3AC8"/>
    <w:rsid w:val="00BC3BEF"/>
    <w:rsid w:val="00BC3C1A"/>
    <w:rsid w:val="00BC3DA2"/>
    <w:rsid w:val="00BC410F"/>
    <w:rsid w:val="00BC413A"/>
    <w:rsid w:val="00BC4353"/>
    <w:rsid w:val="00BC443F"/>
    <w:rsid w:val="00BC44A0"/>
    <w:rsid w:val="00BC468A"/>
    <w:rsid w:val="00BC49D5"/>
    <w:rsid w:val="00BC4B5C"/>
    <w:rsid w:val="00BC4D63"/>
    <w:rsid w:val="00BC4D89"/>
    <w:rsid w:val="00BC5100"/>
    <w:rsid w:val="00BC513F"/>
    <w:rsid w:val="00BC565B"/>
    <w:rsid w:val="00BC56DD"/>
    <w:rsid w:val="00BC57A3"/>
    <w:rsid w:val="00BC5A23"/>
    <w:rsid w:val="00BC5B78"/>
    <w:rsid w:val="00BC5BDA"/>
    <w:rsid w:val="00BC5CF0"/>
    <w:rsid w:val="00BC5E0B"/>
    <w:rsid w:val="00BC5FE6"/>
    <w:rsid w:val="00BC631D"/>
    <w:rsid w:val="00BC6654"/>
    <w:rsid w:val="00BC68D4"/>
    <w:rsid w:val="00BC692C"/>
    <w:rsid w:val="00BC6DE1"/>
    <w:rsid w:val="00BC6E7D"/>
    <w:rsid w:val="00BC6F57"/>
    <w:rsid w:val="00BC770C"/>
    <w:rsid w:val="00BC7D24"/>
    <w:rsid w:val="00BC7D5E"/>
    <w:rsid w:val="00BC7F72"/>
    <w:rsid w:val="00BC7FDB"/>
    <w:rsid w:val="00BD0013"/>
    <w:rsid w:val="00BD0189"/>
    <w:rsid w:val="00BD02A6"/>
    <w:rsid w:val="00BD036B"/>
    <w:rsid w:val="00BD038B"/>
    <w:rsid w:val="00BD03A8"/>
    <w:rsid w:val="00BD0413"/>
    <w:rsid w:val="00BD05D7"/>
    <w:rsid w:val="00BD0B18"/>
    <w:rsid w:val="00BD0C96"/>
    <w:rsid w:val="00BD0DE5"/>
    <w:rsid w:val="00BD0DFE"/>
    <w:rsid w:val="00BD1085"/>
    <w:rsid w:val="00BD11CA"/>
    <w:rsid w:val="00BD132B"/>
    <w:rsid w:val="00BD14D8"/>
    <w:rsid w:val="00BD15DD"/>
    <w:rsid w:val="00BD15FD"/>
    <w:rsid w:val="00BD17C0"/>
    <w:rsid w:val="00BD17DE"/>
    <w:rsid w:val="00BD1837"/>
    <w:rsid w:val="00BD1EBE"/>
    <w:rsid w:val="00BD21AF"/>
    <w:rsid w:val="00BD24CB"/>
    <w:rsid w:val="00BD278A"/>
    <w:rsid w:val="00BD2897"/>
    <w:rsid w:val="00BD28C8"/>
    <w:rsid w:val="00BD2998"/>
    <w:rsid w:val="00BD29A4"/>
    <w:rsid w:val="00BD2A3E"/>
    <w:rsid w:val="00BD2AAF"/>
    <w:rsid w:val="00BD2CB2"/>
    <w:rsid w:val="00BD2D68"/>
    <w:rsid w:val="00BD2E17"/>
    <w:rsid w:val="00BD2F74"/>
    <w:rsid w:val="00BD3811"/>
    <w:rsid w:val="00BD397C"/>
    <w:rsid w:val="00BD3989"/>
    <w:rsid w:val="00BD3C14"/>
    <w:rsid w:val="00BD3EF0"/>
    <w:rsid w:val="00BD3F6B"/>
    <w:rsid w:val="00BD4127"/>
    <w:rsid w:val="00BD419D"/>
    <w:rsid w:val="00BD41D5"/>
    <w:rsid w:val="00BD4583"/>
    <w:rsid w:val="00BD4612"/>
    <w:rsid w:val="00BD4788"/>
    <w:rsid w:val="00BD47A4"/>
    <w:rsid w:val="00BD483E"/>
    <w:rsid w:val="00BD4B26"/>
    <w:rsid w:val="00BD4B4B"/>
    <w:rsid w:val="00BD4CC5"/>
    <w:rsid w:val="00BD4E01"/>
    <w:rsid w:val="00BD50D4"/>
    <w:rsid w:val="00BD50F7"/>
    <w:rsid w:val="00BD5105"/>
    <w:rsid w:val="00BD53C9"/>
    <w:rsid w:val="00BD54B3"/>
    <w:rsid w:val="00BD559E"/>
    <w:rsid w:val="00BD5610"/>
    <w:rsid w:val="00BD56A2"/>
    <w:rsid w:val="00BD57D4"/>
    <w:rsid w:val="00BD59BA"/>
    <w:rsid w:val="00BD59E3"/>
    <w:rsid w:val="00BD5A45"/>
    <w:rsid w:val="00BD5C0A"/>
    <w:rsid w:val="00BD5D45"/>
    <w:rsid w:val="00BD5D68"/>
    <w:rsid w:val="00BD5D6A"/>
    <w:rsid w:val="00BD5E46"/>
    <w:rsid w:val="00BD5F8D"/>
    <w:rsid w:val="00BD6245"/>
    <w:rsid w:val="00BD630E"/>
    <w:rsid w:val="00BD6674"/>
    <w:rsid w:val="00BD66A2"/>
    <w:rsid w:val="00BD6A61"/>
    <w:rsid w:val="00BD6C6B"/>
    <w:rsid w:val="00BD6E3E"/>
    <w:rsid w:val="00BD767A"/>
    <w:rsid w:val="00BD7728"/>
    <w:rsid w:val="00BD7B1A"/>
    <w:rsid w:val="00BE0242"/>
    <w:rsid w:val="00BE024A"/>
    <w:rsid w:val="00BE02A1"/>
    <w:rsid w:val="00BE039F"/>
    <w:rsid w:val="00BE0456"/>
    <w:rsid w:val="00BE0483"/>
    <w:rsid w:val="00BE04DC"/>
    <w:rsid w:val="00BE05E0"/>
    <w:rsid w:val="00BE087A"/>
    <w:rsid w:val="00BE094C"/>
    <w:rsid w:val="00BE0A65"/>
    <w:rsid w:val="00BE1290"/>
    <w:rsid w:val="00BE1407"/>
    <w:rsid w:val="00BE1597"/>
    <w:rsid w:val="00BE178B"/>
    <w:rsid w:val="00BE1B3B"/>
    <w:rsid w:val="00BE1B71"/>
    <w:rsid w:val="00BE1BD7"/>
    <w:rsid w:val="00BE1BE1"/>
    <w:rsid w:val="00BE1D35"/>
    <w:rsid w:val="00BE1D87"/>
    <w:rsid w:val="00BE1E6C"/>
    <w:rsid w:val="00BE1F36"/>
    <w:rsid w:val="00BE218A"/>
    <w:rsid w:val="00BE259B"/>
    <w:rsid w:val="00BE28CF"/>
    <w:rsid w:val="00BE294B"/>
    <w:rsid w:val="00BE2A2F"/>
    <w:rsid w:val="00BE2AB4"/>
    <w:rsid w:val="00BE2B0B"/>
    <w:rsid w:val="00BE2BD3"/>
    <w:rsid w:val="00BE2CB5"/>
    <w:rsid w:val="00BE2D36"/>
    <w:rsid w:val="00BE2DD2"/>
    <w:rsid w:val="00BE2ED0"/>
    <w:rsid w:val="00BE31DF"/>
    <w:rsid w:val="00BE3370"/>
    <w:rsid w:val="00BE3804"/>
    <w:rsid w:val="00BE3923"/>
    <w:rsid w:val="00BE3B2E"/>
    <w:rsid w:val="00BE3B57"/>
    <w:rsid w:val="00BE3C0C"/>
    <w:rsid w:val="00BE3C4B"/>
    <w:rsid w:val="00BE3D48"/>
    <w:rsid w:val="00BE4065"/>
    <w:rsid w:val="00BE409D"/>
    <w:rsid w:val="00BE41DF"/>
    <w:rsid w:val="00BE4286"/>
    <w:rsid w:val="00BE435C"/>
    <w:rsid w:val="00BE4578"/>
    <w:rsid w:val="00BE45DA"/>
    <w:rsid w:val="00BE4622"/>
    <w:rsid w:val="00BE4738"/>
    <w:rsid w:val="00BE4972"/>
    <w:rsid w:val="00BE497A"/>
    <w:rsid w:val="00BE5235"/>
    <w:rsid w:val="00BE5298"/>
    <w:rsid w:val="00BE5374"/>
    <w:rsid w:val="00BE5455"/>
    <w:rsid w:val="00BE5509"/>
    <w:rsid w:val="00BE5720"/>
    <w:rsid w:val="00BE5742"/>
    <w:rsid w:val="00BE57FD"/>
    <w:rsid w:val="00BE5A1A"/>
    <w:rsid w:val="00BE5BAB"/>
    <w:rsid w:val="00BE5C42"/>
    <w:rsid w:val="00BE5E77"/>
    <w:rsid w:val="00BE5E7A"/>
    <w:rsid w:val="00BE5FB9"/>
    <w:rsid w:val="00BE62D6"/>
    <w:rsid w:val="00BE6423"/>
    <w:rsid w:val="00BE6477"/>
    <w:rsid w:val="00BE647C"/>
    <w:rsid w:val="00BE650A"/>
    <w:rsid w:val="00BE6536"/>
    <w:rsid w:val="00BE655B"/>
    <w:rsid w:val="00BE6635"/>
    <w:rsid w:val="00BE6792"/>
    <w:rsid w:val="00BE6795"/>
    <w:rsid w:val="00BE6C4F"/>
    <w:rsid w:val="00BE6ECC"/>
    <w:rsid w:val="00BE71C2"/>
    <w:rsid w:val="00BE728F"/>
    <w:rsid w:val="00BE72CC"/>
    <w:rsid w:val="00BE72D7"/>
    <w:rsid w:val="00BE7554"/>
    <w:rsid w:val="00BE778A"/>
    <w:rsid w:val="00BE7798"/>
    <w:rsid w:val="00BE784D"/>
    <w:rsid w:val="00BE7905"/>
    <w:rsid w:val="00BE7947"/>
    <w:rsid w:val="00BE7991"/>
    <w:rsid w:val="00BE7A10"/>
    <w:rsid w:val="00BE7AED"/>
    <w:rsid w:val="00BE7B6C"/>
    <w:rsid w:val="00BE7CC4"/>
    <w:rsid w:val="00BE7D0E"/>
    <w:rsid w:val="00BE7F03"/>
    <w:rsid w:val="00BF0000"/>
    <w:rsid w:val="00BF0312"/>
    <w:rsid w:val="00BF0403"/>
    <w:rsid w:val="00BF05C3"/>
    <w:rsid w:val="00BF05DE"/>
    <w:rsid w:val="00BF0AA4"/>
    <w:rsid w:val="00BF0C0D"/>
    <w:rsid w:val="00BF0CB2"/>
    <w:rsid w:val="00BF0CE4"/>
    <w:rsid w:val="00BF0D5A"/>
    <w:rsid w:val="00BF1263"/>
    <w:rsid w:val="00BF15A6"/>
    <w:rsid w:val="00BF1683"/>
    <w:rsid w:val="00BF17E3"/>
    <w:rsid w:val="00BF1837"/>
    <w:rsid w:val="00BF1850"/>
    <w:rsid w:val="00BF1CDE"/>
    <w:rsid w:val="00BF1D3A"/>
    <w:rsid w:val="00BF1F26"/>
    <w:rsid w:val="00BF20FB"/>
    <w:rsid w:val="00BF226C"/>
    <w:rsid w:val="00BF263E"/>
    <w:rsid w:val="00BF268F"/>
    <w:rsid w:val="00BF29E6"/>
    <w:rsid w:val="00BF2C5A"/>
    <w:rsid w:val="00BF2F69"/>
    <w:rsid w:val="00BF3148"/>
    <w:rsid w:val="00BF36AE"/>
    <w:rsid w:val="00BF3740"/>
    <w:rsid w:val="00BF378F"/>
    <w:rsid w:val="00BF385C"/>
    <w:rsid w:val="00BF3AC1"/>
    <w:rsid w:val="00BF3C38"/>
    <w:rsid w:val="00BF3D69"/>
    <w:rsid w:val="00BF3DEB"/>
    <w:rsid w:val="00BF3F32"/>
    <w:rsid w:val="00BF3FA8"/>
    <w:rsid w:val="00BF42EC"/>
    <w:rsid w:val="00BF441F"/>
    <w:rsid w:val="00BF445E"/>
    <w:rsid w:val="00BF4609"/>
    <w:rsid w:val="00BF4BBC"/>
    <w:rsid w:val="00BF4F6A"/>
    <w:rsid w:val="00BF5199"/>
    <w:rsid w:val="00BF51AB"/>
    <w:rsid w:val="00BF539F"/>
    <w:rsid w:val="00BF5428"/>
    <w:rsid w:val="00BF5557"/>
    <w:rsid w:val="00BF563C"/>
    <w:rsid w:val="00BF585D"/>
    <w:rsid w:val="00BF5C51"/>
    <w:rsid w:val="00BF5C5D"/>
    <w:rsid w:val="00BF5F22"/>
    <w:rsid w:val="00BF6264"/>
    <w:rsid w:val="00BF62FF"/>
    <w:rsid w:val="00BF66E7"/>
    <w:rsid w:val="00BF671D"/>
    <w:rsid w:val="00BF67AD"/>
    <w:rsid w:val="00BF68FD"/>
    <w:rsid w:val="00BF6908"/>
    <w:rsid w:val="00BF6A58"/>
    <w:rsid w:val="00BF6A9F"/>
    <w:rsid w:val="00BF6ABC"/>
    <w:rsid w:val="00BF6B96"/>
    <w:rsid w:val="00BF6CA5"/>
    <w:rsid w:val="00BF6CBE"/>
    <w:rsid w:val="00BF6DC1"/>
    <w:rsid w:val="00BF6DD0"/>
    <w:rsid w:val="00BF6DDB"/>
    <w:rsid w:val="00BF7032"/>
    <w:rsid w:val="00BF72E8"/>
    <w:rsid w:val="00BF7302"/>
    <w:rsid w:val="00BF73F0"/>
    <w:rsid w:val="00BF7712"/>
    <w:rsid w:val="00BF77E1"/>
    <w:rsid w:val="00BF785B"/>
    <w:rsid w:val="00BF78F2"/>
    <w:rsid w:val="00BF7CAF"/>
    <w:rsid w:val="00BF7D06"/>
    <w:rsid w:val="00C00019"/>
    <w:rsid w:val="00C00045"/>
    <w:rsid w:val="00C00283"/>
    <w:rsid w:val="00C004FE"/>
    <w:rsid w:val="00C005C3"/>
    <w:rsid w:val="00C0069B"/>
    <w:rsid w:val="00C0097E"/>
    <w:rsid w:val="00C009AC"/>
    <w:rsid w:val="00C00BF5"/>
    <w:rsid w:val="00C00C22"/>
    <w:rsid w:val="00C00EF8"/>
    <w:rsid w:val="00C01270"/>
    <w:rsid w:val="00C01540"/>
    <w:rsid w:val="00C01550"/>
    <w:rsid w:val="00C016A3"/>
    <w:rsid w:val="00C018FC"/>
    <w:rsid w:val="00C019F8"/>
    <w:rsid w:val="00C01BF1"/>
    <w:rsid w:val="00C01F0C"/>
    <w:rsid w:val="00C01F65"/>
    <w:rsid w:val="00C02061"/>
    <w:rsid w:val="00C02100"/>
    <w:rsid w:val="00C022A0"/>
    <w:rsid w:val="00C0260C"/>
    <w:rsid w:val="00C0279D"/>
    <w:rsid w:val="00C027FF"/>
    <w:rsid w:val="00C0280D"/>
    <w:rsid w:val="00C0286C"/>
    <w:rsid w:val="00C029C6"/>
    <w:rsid w:val="00C02B2D"/>
    <w:rsid w:val="00C03042"/>
    <w:rsid w:val="00C03188"/>
    <w:rsid w:val="00C03226"/>
    <w:rsid w:val="00C0349A"/>
    <w:rsid w:val="00C0354E"/>
    <w:rsid w:val="00C0363A"/>
    <w:rsid w:val="00C0364B"/>
    <w:rsid w:val="00C038E8"/>
    <w:rsid w:val="00C03A26"/>
    <w:rsid w:val="00C03C2E"/>
    <w:rsid w:val="00C03D85"/>
    <w:rsid w:val="00C03DB7"/>
    <w:rsid w:val="00C0401B"/>
    <w:rsid w:val="00C04149"/>
    <w:rsid w:val="00C04205"/>
    <w:rsid w:val="00C0441C"/>
    <w:rsid w:val="00C0462A"/>
    <w:rsid w:val="00C04635"/>
    <w:rsid w:val="00C04640"/>
    <w:rsid w:val="00C047C4"/>
    <w:rsid w:val="00C04818"/>
    <w:rsid w:val="00C04A7D"/>
    <w:rsid w:val="00C04B9F"/>
    <w:rsid w:val="00C04F42"/>
    <w:rsid w:val="00C05002"/>
    <w:rsid w:val="00C0505E"/>
    <w:rsid w:val="00C0518A"/>
    <w:rsid w:val="00C051E1"/>
    <w:rsid w:val="00C0521C"/>
    <w:rsid w:val="00C05246"/>
    <w:rsid w:val="00C055C2"/>
    <w:rsid w:val="00C05BDB"/>
    <w:rsid w:val="00C05C3B"/>
    <w:rsid w:val="00C0603E"/>
    <w:rsid w:val="00C063BC"/>
    <w:rsid w:val="00C0646E"/>
    <w:rsid w:val="00C06A01"/>
    <w:rsid w:val="00C06B5B"/>
    <w:rsid w:val="00C07153"/>
    <w:rsid w:val="00C072AB"/>
    <w:rsid w:val="00C0744F"/>
    <w:rsid w:val="00C074E6"/>
    <w:rsid w:val="00C07665"/>
    <w:rsid w:val="00C076A0"/>
    <w:rsid w:val="00C076BF"/>
    <w:rsid w:val="00C076DC"/>
    <w:rsid w:val="00C0790C"/>
    <w:rsid w:val="00C079DC"/>
    <w:rsid w:val="00C07C62"/>
    <w:rsid w:val="00C0DCB7"/>
    <w:rsid w:val="00C10134"/>
    <w:rsid w:val="00C10192"/>
    <w:rsid w:val="00C10525"/>
    <w:rsid w:val="00C10548"/>
    <w:rsid w:val="00C1077F"/>
    <w:rsid w:val="00C107A9"/>
    <w:rsid w:val="00C1096C"/>
    <w:rsid w:val="00C1096F"/>
    <w:rsid w:val="00C10D0A"/>
    <w:rsid w:val="00C10DBF"/>
    <w:rsid w:val="00C1115D"/>
    <w:rsid w:val="00C111B7"/>
    <w:rsid w:val="00C11242"/>
    <w:rsid w:val="00C1124C"/>
    <w:rsid w:val="00C112E2"/>
    <w:rsid w:val="00C11412"/>
    <w:rsid w:val="00C11455"/>
    <w:rsid w:val="00C117C1"/>
    <w:rsid w:val="00C117F4"/>
    <w:rsid w:val="00C11823"/>
    <w:rsid w:val="00C11B48"/>
    <w:rsid w:val="00C11C69"/>
    <w:rsid w:val="00C11DE8"/>
    <w:rsid w:val="00C120C0"/>
    <w:rsid w:val="00C120C9"/>
    <w:rsid w:val="00C120D9"/>
    <w:rsid w:val="00C121B3"/>
    <w:rsid w:val="00C12529"/>
    <w:rsid w:val="00C125F0"/>
    <w:rsid w:val="00C12614"/>
    <w:rsid w:val="00C12863"/>
    <w:rsid w:val="00C12999"/>
    <w:rsid w:val="00C12F76"/>
    <w:rsid w:val="00C12F9F"/>
    <w:rsid w:val="00C12FA9"/>
    <w:rsid w:val="00C1314D"/>
    <w:rsid w:val="00C13169"/>
    <w:rsid w:val="00C13270"/>
    <w:rsid w:val="00C13472"/>
    <w:rsid w:val="00C134F0"/>
    <w:rsid w:val="00C13671"/>
    <w:rsid w:val="00C136AD"/>
    <w:rsid w:val="00C137E4"/>
    <w:rsid w:val="00C13E28"/>
    <w:rsid w:val="00C13EF0"/>
    <w:rsid w:val="00C13F72"/>
    <w:rsid w:val="00C140EA"/>
    <w:rsid w:val="00C14113"/>
    <w:rsid w:val="00C14765"/>
    <w:rsid w:val="00C14887"/>
    <w:rsid w:val="00C1494B"/>
    <w:rsid w:val="00C14AF4"/>
    <w:rsid w:val="00C14C1B"/>
    <w:rsid w:val="00C14D4C"/>
    <w:rsid w:val="00C15042"/>
    <w:rsid w:val="00C150DE"/>
    <w:rsid w:val="00C1518D"/>
    <w:rsid w:val="00C15287"/>
    <w:rsid w:val="00C15395"/>
    <w:rsid w:val="00C15642"/>
    <w:rsid w:val="00C15A21"/>
    <w:rsid w:val="00C15B79"/>
    <w:rsid w:val="00C15D20"/>
    <w:rsid w:val="00C15DD6"/>
    <w:rsid w:val="00C15F15"/>
    <w:rsid w:val="00C160A4"/>
    <w:rsid w:val="00C163DA"/>
    <w:rsid w:val="00C16562"/>
    <w:rsid w:val="00C168C8"/>
    <w:rsid w:val="00C16DA5"/>
    <w:rsid w:val="00C16E8C"/>
    <w:rsid w:val="00C16F3E"/>
    <w:rsid w:val="00C16FE9"/>
    <w:rsid w:val="00C172AF"/>
    <w:rsid w:val="00C1735C"/>
    <w:rsid w:val="00C173E8"/>
    <w:rsid w:val="00C173FD"/>
    <w:rsid w:val="00C17425"/>
    <w:rsid w:val="00C17457"/>
    <w:rsid w:val="00C1760A"/>
    <w:rsid w:val="00C176A0"/>
    <w:rsid w:val="00C17864"/>
    <w:rsid w:val="00C178C5"/>
    <w:rsid w:val="00C17990"/>
    <w:rsid w:val="00C17AAA"/>
    <w:rsid w:val="00C17E21"/>
    <w:rsid w:val="00C17E5C"/>
    <w:rsid w:val="00C1D915"/>
    <w:rsid w:val="00C2005C"/>
    <w:rsid w:val="00C2010E"/>
    <w:rsid w:val="00C20134"/>
    <w:rsid w:val="00C20275"/>
    <w:rsid w:val="00C202AA"/>
    <w:rsid w:val="00C202C8"/>
    <w:rsid w:val="00C20359"/>
    <w:rsid w:val="00C2057D"/>
    <w:rsid w:val="00C206C4"/>
    <w:rsid w:val="00C2077A"/>
    <w:rsid w:val="00C20938"/>
    <w:rsid w:val="00C20AB4"/>
    <w:rsid w:val="00C20CE6"/>
    <w:rsid w:val="00C20CF6"/>
    <w:rsid w:val="00C21013"/>
    <w:rsid w:val="00C21499"/>
    <w:rsid w:val="00C2151C"/>
    <w:rsid w:val="00C21734"/>
    <w:rsid w:val="00C21850"/>
    <w:rsid w:val="00C218C8"/>
    <w:rsid w:val="00C219C3"/>
    <w:rsid w:val="00C21A0E"/>
    <w:rsid w:val="00C21A7F"/>
    <w:rsid w:val="00C21B60"/>
    <w:rsid w:val="00C22406"/>
    <w:rsid w:val="00C22434"/>
    <w:rsid w:val="00C2273D"/>
    <w:rsid w:val="00C22779"/>
    <w:rsid w:val="00C229C6"/>
    <w:rsid w:val="00C22B15"/>
    <w:rsid w:val="00C22B55"/>
    <w:rsid w:val="00C22E2F"/>
    <w:rsid w:val="00C22EBB"/>
    <w:rsid w:val="00C232C1"/>
    <w:rsid w:val="00C23AAA"/>
    <w:rsid w:val="00C23B82"/>
    <w:rsid w:val="00C23D10"/>
    <w:rsid w:val="00C2403B"/>
    <w:rsid w:val="00C24332"/>
    <w:rsid w:val="00C24373"/>
    <w:rsid w:val="00C24588"/>
    <w:rsid w:val="00C2493D"/>
    <w:rsid w:val="00C24950"/>
    <w:rsid w:val="00C24959"/>
    <w:rsid w:val="00C249E7"/>
    <w:rsid w:val="00C24B96"/>
    <w:rsid w:val="00C24D77"/>
    <w:rsid w:val="00C24E25"/>
    <w:rsid w:val="00C24ED8"/>
    <w:rsid w:val="00C250E7"/>
    <w:rsid w:val="00C25107"/>
    <w:rsid w:val="00C25266"/>
    <w:rsid w:val="00C253A8"/>
    <w:rsid w:val="00C2545A"/>
    <w:rsid w:val="00C255A9"/>
    <w:rsid w:val="00C2574B"/>
    <w:rsid w:val="00C257A6"/>
    <w:rsid w:val="00C2580A"/>
    <w:rsid w:val="00C2589D"/>
    <w:rsid w:val="00C259A5"/>
    <w:rsid w:val="00C259F4"/>
    <w:rsid w:val="00C25A1A"/>
    <w:rsid w:val="00C25E29"/>
    <w:rsid w:val="00C25E70"/>
    <w:rsid w:val="00C25EB3"/>
    <w:rsid w:val="00C25EDB"/>
    <w:rsid w:val="00C2644E"/>
    <w:rsid w:val="00C26BA5"/>
    <w:rsid w:val="00C26C9D"/>
    <w:rsid w:val="00C26D3D"/>
    <w:rsid w:val="00C26E73"/>
    <w:rsid w:val="00C26EF5"/>
    <w:rsid w:val="00C27223"/>
    <w:rsid w:val="00C27336"/>
    <w:rsid w:val="00C273A3"/>
    <w:rsid w:val="00C274AD"/>
    <w:rsid w:val="00C274CF"/>
    <w:rsid w:val="00C2753F"/>
    <w:rsid w:val="00C27558"/>
    <w:rsid w:val="00C2789D"/>
    <w:rsid w:val="00C27AB7"/>
    <w:rsid w:val="00C27B05"/>
    <w:rsid w:val="00C27D2A"/>
    <w:rsid w:val="00C30014"/>
    <w:rsid w:val="00C30420"/>
    <w:rsid w:val="00C306BF"/>
    <w:rsid w:val="00C30725"/>
    <w:rsid w:val="00C307AE"/>
    <w:rsid w:val="00C3090B"/>
    <w:rsid w:val="00C30AB4"/>
    <w:rsid w:val="00C30AD3"/>
    <w:rsid w:val="00C30B65"/>
    <w:rsid w:val="00C30F24"/>
    <w:rsid w:val="00C31499"/>
    <w:rsid w:val="00C31691"/>
    <w:rsid w:val="00C318F3"/>
    <w:rsid w:val="00C3197D"/>
    <w:rsid w:val="00C31BA5"/>
    <w:rsid w:val="00C31C12"/>
    <w:rsid w:val="00C31CC0"/>
    <w:rsid w:val="00C3203A"/>
    <w:rsid w:val="00C322D8"/>
    <w:rsid w:val="00C32427"/>
    <w:rsid w:val="00C32841"/>
    <w:rsid w:val="00C329A5"/>
    <w:rsid w:val="00C32AC9"/>
    <w:rsid w:val="00C32B80"/>
    <w:rsid w:val="00C33045"/>
    <w:rsid w:val="00C33339"/>
    <w:rsid w:val="00C333AF"/>
    <w:rsid w:val="00C33489"/>
    <w:rsid w:val="00C334A7"/>
    <w:rsid w:val="00C334AD"/>
    <w:rsid w:val="00C33602"/>
    <w:rsid w:val="00C33658"/>
    <w:rsid w:val="00C33672"/>
    <w:rsid w:val="00C33796"/>
    <w:rsid w:val="00C33C6E"/>
    <w:rsid w:val="00C341FD"/>
    <w:rsid w:val="00C343A6"/>
    <w:rsid w:val="00C344A9"/>
    <w:rsid w:val="00C34520"/>
    <w:rsid w:val="00C345C3"/>
    <w:rsid w:val="00C349AF"/>
    <w:rsid w:val="00C34ACE"/>
    <w:rsid w:val="00C34C76"/>
    <w:rsid w:val="00C34CC8"/>
    <w:rsid w:val="00C34D77"/>
    <w:rsid w:val="00C34EFC"/>
    <w:rsid w:val="00C350DD"/>
    <w:rsid w:val="00C35301"/>
    <w:rsid w:val="00C35629"/>
    <w:rsid w:val="00C356CE"/>
    <w:rsid w:val="00C3578B"/>
    <w:rsid w:val="00C35825"/>
    <w:rsid w:val="00C3598A"/>
    <w:rsid w:val="00C35DC4"/>
    <w:rsid w:val="00C35E2F"/>
    <w:rsid w:val="00C35E6B"/>
    <w:rsid w:val="00C361B2"/>
    <w:rsid w:val="00C364F8"/>
    <w:rsid w:val="00C36547"/>
    <w:rsid w:val="00C3660C"/>
    <w:rsid w:val="00C36763"/>
    <w:rsid w:val="00C36A07"/>
    <w:rsid w:val="00C36D5B"/>
    <w:rsid w:val="00C36D7B"/>
    <w:rsid w:val="00C36EE2"/>
    <w:rsid w:val="00C36F48"/>
    <w:rsid w:val="00C37063"/>
    <w:rsid w:val="00C37226"/>
    <w:rsid w:val="00C372B2"/>
    <w:rsid w:val="00C373E6"/>
    <w:rsid w:val="00C375F0"/>
    <w:rsid w:val="00C37865"/>
    <w:rsid w:val="00C37D50"/>
    <w:rsid w:val="00C37E45"/>
    <w:rsid w:val="00C37FC3"/>
    <w:rsid w:val="00C401C9"/>
    <w:rsid w:val="00C40323"/>
    <w:rsid w:val="00C4033C"/>
    <w:rsid w:val="00C40439"/>
    <w:rsid w:val="00C4052E"/>
    <w:rsid w:val="00C40573"/>
    <w:rsid w:val="00C4081B"/>
    <w:rsid w:val="00C40A4E"/>
    <w:rsid w:val="00C40A80"/>
    <w:rsid w:val="00C40B95"/>
    <w:rsid w:val="00C40CE4"/>
    <w:rsid w:val="00C40D28"/>
    <w:rsid w:val="00C40DFD"/>
    <w:rsid w:val="00C41489"/>
    <w:rsid w:val="00C41887"/>
    <w:rsid w:val="00C418D5"/>
    <w:rsid w:val="00C41A41"/>
    <w:rsid w:val="00C41B20"/>
    <w:rsid w:val="00C41B2D"/>
    <w:rsid w:val="00C41D78"/>
    <w:rsid w:val="00C4205D"/>
    <w:rsid w:val="00C42179"/>
    <w:rsid w:val="00C425BE"/>
    <w:rsid w:val="00C4287D"/>
    <w:rsid w:val="00C42939"/>
    <w:rsid w:val="00C42AF9"/>
    <w:rsid w:val="00C42C9D"/>
    <w:rsid w:val="00C42CAC"/>
    <w:rsid w:val="00C42D01"/>
    <w:rsid w:val="00C42D98"/>
    <w:rsid w:val="00C42DD7"/>
    <w:rsid w:val="00C42DE2"/>
    <w:rsid w:val="00C42E4E"/>
    <w:rsid w:val="00C43043"/>
    <w:rsid w:val="00C4306B"/>
    <w:rsid w:val="00C43165"/>
    <w:rsid w:val="00C4346C"/>
    <w:rsid w:val="00C436DA"/>
    <w:rsid w:val="00C437BA"/>
    <w:rsid w:val="00C437FC"/>
    <w:rsid w:val="00C4420D"/>
    <w:rsid w:val="00C442F1"/>
    <w:rsid w:val="00C44304"/>
    <w:rsid w:val="00C44464"/>
    <w:rsid w:val="00C444EE"/>
    <w:rsid w:val="00C44571"/>
    <w:rsid w:val="00C445DA"/>
    <w:rsid w:val="00C445E7"/>
    <w:rsid w:val="00C45061"/>
    <w:rsid w:val="00C450CA"/>
    <w:rsid w:val="00C45162"/>
    <w:rsid w:val="00C45247"/>
    <w:rsid w:val="00C4528E"/>
    <w:rsid w:val="00C453B2"/>
    <w:rsid w:val="00C45653"/>
    <w:rsid w:val="00C45722"/>
    <w:rsid w:val="00C45998"/>
    <w:rsid w:val="00C45B0D"/>
    <w:rsid w:val="00C45B1F"/>
    <w:rsid w:val="00C45DE8"/>
    <w:rsid w:val="00C4613D"/>
    <w:rsid w:val="00C461A9"/>
    <w:rsid w:val="00C461C6"/>
    <w:rsid w:val="00C46250"/>
    <w:rsid w:val="00C466D6"/>
    <w:rsid w:val="00C46B01"/>
    <w:rsid w:val="00C46EA7"/>
    <w:rsid w:val="00C46F0C"/>
    <w:rsid w:val="00C47113"/>
    <w:rsid w:val="00C47178"/>
    <w:rsid w:val="00C4718F"/>
    <w:rsid w:val="00C4741A"/>
    <w:rsid w:val="00C47517"/>
    <w:rsid w:val="00C4759F"/>
    <w:rsid w:val="00C47763"/>
    <w:rsid w:val="00C477C6"/>
    <w:rsid w:val="00C47B56"/>
    <w:rsid w:val="00C47C0F"/>
    <w:rsid w:val="00C47DCA"/>
    <w:rsid w:val="00C47EF5"/>
    <w:rsid w:val="00C47F0B"/>
    <w:rsid w:val="00C5002E"/>
    <w:rsid w:val="00C50399"/>
    <w:rsid w:val="00C504EB"/>
    <w:rsid w:val="00C5067E"/>
    <w:rsid w:val="00C509B2"/>
    <w:rsid w:val="00C509D3"/>
    <w:rsid w:val="00C50BB3"/>
    <w:rsid w:val="00C50D3D"/>
    <w:rsid w:val="00C50D74"/>
    <w:rsid w:val="00C50F34"/>
    <w:rsid w:val="00C5136A"/>
    <w:rsid w:val="00C513D1"/>
    <w:rsid w:val="00C51835"/>
    <w:rsid w:val="00C51996"/>
    <w:rsid w:val="00C51A98"/>
    <w:rsid w:val="00C51AE7"/>
    <w:rsid w:val="00C51B92"/>
    <w:rsid w:val="00C51C10"/>
    <w:rsid w:val="00C51DC2"/>
    <w:rsid w:val="00C5210F"/>
    <w:rsid w:val="00C52226"/>
    <w:rsid w:val="00C522A9"/>
    <w:rsid w:val="00C527A7"/>
    <w:rsid w:val="00C528EE"/>
    <w:rsid w:val="00C52AA0"/>
    <w:rsid w:val="00C52FBB"/>
    <w:rsid w:val="00C53021"/>
    <w:rsid w:val="00C53083"/>
    <w:rsid w:val="00C5314F"/>
    <w:rsid w:val="00C53309"/>
    <w:rsid w:val="00C53461"/>
    <w:rsid w:val="00C534DE"/>
    <w:rsid w:val="00C535C2"/>
    <w:rsid w:val="00C53614"/>
    <w:rsid w:val="00C5383C"/>
    <w:rsid w:val="00C5389B"/>
    <w:rsid w:val="00C539C1"/>
    <w:rsid w:val="00C53A69"/>
    <w:rsid w:val="00C53C6A"/>
    <w:rsid w:val="00C53D53"/>
    <w:rsid w:val="00C541DD"/>
    <w:rsid w:val="00C54246"/>
    <w:rsid w:val="00C54295"/>
    <w:rsid w:val="00C5443F"/>
    <w:rsid w:val="00C54518"/>
    <w:rsid w:val="00C5462C"/>
    <w:rsid w:val="00C546E1"/>
    <w:rsid w:val="00C546F6"/>
    <w:rsid w:val="00C54737"/>
    <w:rsid w:val="00C5485B"/>
    <w:rsid w:val="00C54951"/>
    <w:rsid w:val="00C54B0E"/>
    <w:rsid w:val="00C54C52"/>
    <w:rsid w:val="00C54CBD"/>
    <w:rsid w:val="00C54F03"/>
    <w:rsid w:val="00C54FB4"/>
    <w:rsid w:val="00C550DE"/>
    <w:rsid w:val="00C553E4"/>
    <w:rsid w:val="00C554CA"/>
    <w:rsid w:val="00C558A2"/>
    <w:rsid w:val="00C558FA"/>
    <w:rsid w:val="00C5598E"/>
    <w:rsid w:val="00C55A71"/>
    <w:rsid w:val="00C55C1E"/>
    <w:rsid w:val="00C55D6B"/>
    <w:rsid w:val="00C56321"/>
    <w:rsid w:val="00C563AF"/>
    <w:rsid w:val="00C566E9"/>
    <w:rsid w:val="00C56D52"/>
    <w:rsid w:val="00C56E2C"/>
    <w:rsid w:val="00C56FEF"/>
    <w:rsid w:val="00C5713E"/>
    <w:rsid w:val="00C57204"/>
    <w:rsid w:val="00C57424"/>
    <w:rsid w:val="00C57484"/>
    <w:rsid w:val="00C57620"/>
    <w:rsid w:val="00C57707"/>
    <w:rsid w:val="00C57A72"/>
    <w:rsid w:val="00C57CAF"/>
    <w:rsid w:val="00C57E2F"/>
    <w:rsid w:val="00C600E6"/>
    <w:rsid w:val="00C60191"/>
    <w:rsid w:val="00C602F7"/>
    <w:rsid w:val="00C6037F"/>
    <w:rsid w:val="00C60409"/>
    <w:rsid w:val="00C6047C"/>
    <w:rsid w:val="00C6094A"/>
    <w:rsid w:val="00C609FE"/>
    <w:rsid w:val="00C60BBD"/>
    <w:rsid w:val="00C60C1D"/>
    <w:rsid w:val="00C60C6D"/>
    <w:rsid w:val="00C61107"/>
    <w:rsid w:val="00C61112"/>
    <w:rsid w:val="00C611AB"/>
    <w:rsid w:val="00C61205"/>
    <w:rsid w:val="00C61260"/>
    <w:rsid w:val="00C613C1"/>
    <w:rsid w:val="00C61463"/>
    <w:rsid w:val="00C61615"/>
    <w:rsid w:val="00C616ED"/>
    <w:rsid w:val="00C61875"/>
    <w:rsid w:val="00C61994"/>
    <w:rsid w:val="00C61C57"/>
    <w:rsid w:val="00C61D42"/>
    <w:rsid w:val="00C61E49"/>
    <w:rsid w:val="00C61FAF"/>
    <w:rsid w:val="00C62186"/>
    <w:rsid w:val="00C6222F"/>
    <w:rsid w:val="00C62290"/>
    <w:rsid w:val="00C623AD"/>
    <w:rsid w:val="00C62591"/>
    <w:rsid w:val="00C62AAB"/>
    <w:rsid w:val="00C62B60"/>
    <w:rsid w:val="00C62C35"/>
    <w:rsid w:val="00C62E69"/>
    <w:rsid w:val="00C631A4"/>
    <w:rsid w:val="00C6339B"/>
    <w:rsid w:val="00C63402"/>
    <w:rsid w:val="00C6342B"/>
    <w:rsid w:val="00C63440"/>
    <w:rsid w:val="00C634AF"/>
    <w:rsid w:val="00C63641"/>
    <w:rsid w:val="00C637D2"/>
    <w:rsid w:val="00C6389B"/>
    <w:rsid w:val="00C638D0"/>
    <w:rsid w:val="00C63967"/>
    <w:rsid w:val="00C63A1E"/>
    <w:rsid w:val="00C63B50"/>
    <w:rsid w:val="00C63CA5"/>
    <w:rsid w:val="00C63CC1"/>
    <w:rsid w:val="00C642DE"/>
    <w:rsid w:val="00C644C3"/>
    <w:rsid w:val="00C645A9"/>
    <w:rsid w:val="00C64C9D"/>
    <w:rsid w:val="00C64CEA"/>
    <w:rsid w:val="00C64EBB"/>
    <w:rsid w:val="00C64F50"/>
    <w:rsid w:val="00C64F71"/>
    <w:rsid w:val="00C65085"/>
    <w:rsid w:val="00C65469"/>
    <w:rsid w:val="00C6574F"/>
    <w:rsid w:val="00C6596D"/>
    <w:rsid w:val="00C6599B"/>
    <w:rsid w:val="00C65A4F"/>
    <w:rsid w:val="00C65AC7"/>
    <w:rsid w:val="00C66040"/>
    <w:rsid w:val="00C66433"/>
    <w:rsid w:val="00C66583"/>
    <w:rsid w:val="00C667B6"/>
    <w:rsid w:val="00C669CD"/>
    <w:rsid w:val="00C66A45"/>
    <w:rsid w:val="00C66CB2"/>
    <w:rsid w:val="00C67057"/>
    <w:rsid w:val="00C67354"/>
    <w:rsid w:val="00C67380"/>
    <w:rsid w:val="00C673AA"/>
    <w:rsid w:val="00C6787B"/>
    <w:rsid w:val="00C67B4B"/>
    <w:rsid w:val="00C67CDD"/>
    <w:rsid w:val="00C67F29"/>
    <w:rsid w:val="00C70113"/>
    <w:rsid w:val="00C70144"/>
    <w:rsid w:val="00C7022F"/>
    <w:rsid w:val="00C703E1"/>
    <w:rsid w:val="00C706D9"/>
    <w:rsid w:val="00C70A47"/>
    <w:rsid w:val="00C70A76"/>
    <w:rsid w:val="00C70D95"/>
    <w:rsid w:val="00C7111B"/>
    <w:rsid w:val="00C71165"/>
    <w:rsid w:val="00C71236"/>
    <w:rsid w:val="00C713D7"/>
    <w:rsid w:val="00C713E8"/>
    <w:rsid w:val="00C71590"/>
    <w:rsid w:val="00C717B1"/>
    <w:rsid w:val="00C71843"/>
    <w:rsid w:val="00C718EB"/>
    <w:rsid w:val="00C719CC"/>
    <w:rsid w:val="00C71CD4"/>
    <w:rsid w:val="00C71D75"/>
    <w:rsid w:val="00C71EF1"/>
    <w:rsid w:val="00C71F18"/>
    <w:rsid w:val="00C71F9E"/>
    <w:rsid w:val="00C72100"/>
    <w:rsid w:val="00C7221A"/>
    <w:rsid w:val="00C722E1"/>
    <w:rsid w:val="00C7231C"/>
    <w:rsid w:val="00C72337"/>
    <w:rsid w:val="00C72410"/>
    <w:rsid w:val="00C725BD"/>
    <w:rsid w:val="00C726FB"/>
    <w:rsid w:val="00C72AFF"/>
    <w:rsid w:val="00C72B82"/>
    <w:rsid w:val="00C72CC6"/>
    <w:rsid w:val="00C72D5E"/>
    <w:rsid w:val="00C72E44"/>
    <w:rsid w:val="00C733AF"/>
    <w:rsid w:val="00C733D1"/>
    <w:rsid w:val="00C73487"/>
    <w:rsid w:val="00C734E1"/>
    <w:rsid w:val="00C734FE"/>
    <w:rsid w:val="00C73512"/>
    <w:rsid w:val="00C736BB"/>
    <w:rsid w:val="00C737D7"/>
    <w:rsid w:val="00C73EC1"/>
    <w:rsid w:val="00C74010"/>
    <w:rsid w:val="00C740A1"/>
    <w:rsid w:val="00C7428A"/>
    <w:rsid w:val="00C74293"/>
    <w:rsid w:val="00C7447E"/>
    <w:rsid w:val="00C7461E"/>
    <w:rsid w:val="00C74661"/>
    <w:rsid w:val="00C746AE"/>
    <w:rsid w:val="00C748CB"/>
    <w:rsid w:val="00C74C9D"/>
    <w:rsid w:val="00C74CB2"/>
    <w:rsid w:val="00C74E54"/>
    <w:rsid w:val="00C74F51"/>
    <w:rsid w:val="00C751C2"/>
    <w:rsid w:val="00C7523A"/>
    <w:rsid w:val="00C75478"/>
    <w:rsid w:val="00C75936"/>
    <w:rsid w:val="00C75C12"/>
    <w:rsid w:val="00C75E5E"/>
    <w:rsid w:val="00C76361"/>
    <w:rsid w:val="00C76416"/>
    <w:rsid w:val="00C7655D"/>
    <w:rsid w:val="00C7669A"/>
    <w:rsid w:val="00C76B00"/>
    <w:rsid w:val="00C76B64"/>
    <w:rsid w:val="00C76DD2"/>
    <w:rsid w:val="00C76FD2"/>
    <w:rsid w:val="00C76FE4"/>
    <w:rsid w:val="00C7706D"/>
    <w:rsid w:val="00C7728B"/>
    <w:rsid w:val="00C773B7"/>
    <w:rsid w:val="00C778BD"/>
    <w:rsid w:val="00C77A5C"/>
    <w:rsid w:val="00C77CB8"/>
    <w:rsid w:val="00C77D6A"/>
    <w:rsid w:val="00C77E35"/>
    <w:rsid w:val="00C77EBC"/>
    <w:rsid w:val="00C77EE4"/>
    <w:rsid w:val="00C77EEB"/>
    <w:rsid w:val="00C8033B"/>
    <w:rsid w:val="00C803D1"/>
    <w:rsid w:val="00C804A5"/>
    <w:rsid w:val="00C8059A"/>
    <w:rsid w:val="00C809DF"/>
    <w:rsid w:val="00C80CCD"/>
    <w:rsid w:val="00C80D66"/>
    <w:rsid w:val="00C810CB"/>
    <w:rsid w:val="00C8128F"/>
    <w:rsid w:val="00C816A4"/>
    <w:rsid w:val="00C8179F"/>
    <w:rsid w:val="00C817C9"/>
    <w:rsid w:val="00C81932"/>
    <w:rsid w:val="00C81BCE"/>
    <w:rsid w:val="00C820E8"/>
    <w:rsid w:val="00C8230B"/>
    <w:rsid w:val="00C82389"/>
    <w:rsid w:val="00C8271E"/>
    <w:rsid w:val="00C82926"/>
    <w:rsid w:val="00C82941"/>
    <w:rsid w:val="00C82B96"/>
    <w:rsid w:val="00C82DD6"/>
    <w:rsid w:val="00C832FC"/>
    <w:rsid w:val="00C83368"/>
    <w:rsid w:val="00C836BF"/>
    <w:rsid w:val="00C83AB1"/>
    <w:rsid w:val="00C83BE1"/>
    <w:rsid w:val="00C83D31"/>
    <w:rsid w:val="00C83F2B"/>
    <w:rsid w:val="00C83F86"/>
    <w:rsid w:val="00C842BC"/>
    <w:rsid w:val="00C843D1"/>
    <w:rsid w:val="00C845A8"/>
    <w:rsid w:val="00C847AE"/>
    <w:rsid w:val="00C847B2"/>
    <w:rsid w:val="00C848B3"/>
    <w:rsid w:val="00C849F9"/>
    <w:rsid w:val="00C84ADC"/>
    <w:rsid w:val="00C84C6D"/>
    <w:rsid w:val="00C84DAD"/>
    <w:rsid w:val="00C84E4B"/>
    <w:rsid w:val="00C8502D"/>
    <w:rsid w:val="00C850F4"/>
    <w:rsid w:val="00C8537F"/>
    <w:rsid w:val="00C853E2"/>
    <w:rsid w:val="00C8545E"/>
    <w:rsid w:val="00C85510"/>
    <w:rsid w:val="00C856BD"/>
    <w:rsid w:val="00C85849"/>
    <w:rsid w:val="00C85859"/>
    <w:rsid w:val="00C858E5"/>
    <w:rsid w:val="00C858FD"/>
    <w:rsid w:val="00C85B68"/>
    <w:rsid w:val="00C85D0D"/>
    <w:rsid w:val="00C85DBA"/>
    <w:rsid w:val="00C85E6E"/>
    <w:rsid w:val="00C85F61"/>
    <w:rsid w:val="00C85FAF"/>
    <w:rsid w:val="00C8601C"/>
    <w:rsid w:val="00C86113"/>
    <w:rsid w:val="00C861F6"/>
    <w:rsid w:val="00C86519"/>
    <w:rsid w:val="00C86684"/>
    <w:rsid w:val="00C86864"/>
    <w:rsid w:val="00C868AD"/>
    <w:rsid w:val="00C868DC"/>
    <w:rsid w:val="00C870A1"/>
    <w:rsid w:val="00C87187"/>
    <w:rsid w:val="00C8721D"/>
    <w:rsid w:val="00C875E7"/>
    <w:rsid w:val="00C87638"/>
    <w:rsid w:val="00C87707"/>
    <w:rsid w:val="00C8797D"/>
    <w:rsid w:val="00C879AF"/>
    <w:rsid w:val="00C879F5"/>
    <w:rsid w:val="00C87C44"/>
    <w:rsid w:val="00C9007A"/>
    <w:rsid w:val="00C902D7"/>
    <w:rsid w:val="00C903C4"/>
    <w:rsid w:val="00C90598"/>
    <w:rsid w:val="00C90612"/>
    <w:rsid w:val="00C90638"/>
    <w:rsid w:val="00C90667"/>
    <w:rsid w:val="00C909CF"/>
    <w:rsid w:val="00C909DE"/>
    <w:rsid w:val="00C90A39"/>
    <w:rsid w:val="00C90BA5"/>
    <w:rsid w:val="00C90DA6"/>
    <w:rsid w:val="00C90EB0"/>
    <w:rsid w:val="00C91044"/>
    <w:rsid w:val="00C91071"/>
    <w:rsid w:val="00C9126F"/>
    <w:rsid w:val="00C9131B"/>
    <w:rsid w:val="00C9146C"/>
    <w:rsid w:val="00C9185D"/>
    <w:rsid w:val="00C91B94"/>
    <w:rsid w:val="00C91F67"/>
    <w:rsid w:val="00C920EE"/>
    <w:rsid w:val="00C923F3"/>
    <w:rsid w:val="00C9259D"/>
    <w:rsid w:val="00C927ED"/>
    <w:rsid w:val="00C92871"/>
    <w:rsid w:val="00C92BBF"/>
    <w:rsid w:val="00C92C13"/>
    <w:rsid w:val="00C92C89"/>
    <w:rsid w:val="00C934BE"/>
    <w:rsid w:val="00C934DB"/>
    <w:rsid w:val="00C93501"/>
    <w:rsid w:val="00C935FA"/>
    <w:rsid w:val="00C937B4"/>
    <w:rsid w:val="00C93CEC"/>
    <w:rsid w:val="00C93EA4"/>
    <w:rsid w:val="00C94109"/>
    <w:rsid w:val="00C942BC"/>
    <w:rsid w:val="00C94373"/>
    <w:rsid w:val="00C94387"/>
    <w:rsid w:val="00C94463"/>
    <w:rsid w:val="00C94517"/>
    <w:rsid w:val="00C94651"/>
    <w:rsid w:val="00C947E6"/>
    <w:rsid w:val="00C94B2B"/>
    <w:rsid w:val="00C94CD6"/>
    <w:rsid w:val="00C94DED"/>
    <w:rsid w:val="00C954B2"/>
    <w:rsid w:val="00C955BB"/>
    <w:rsid w:val="00C958E8"/>
    <w:rsid w:val="00C95A9D"/>
    <w:rsid w:val="00C95BD0"/>
    <w:rsid w:val="00C95C64"/>
    <w:rsid w:val="00C95EAA"/>
    <w:rsid w:val="00C95FD0"/>
    <w:rsid w:val="00C96388"/>
    <w:rsid w:val="00C9648A"/>
    <w:rsid w:val="00C9661C"/>
    <w:rsid w:val="00C96797"/>
    <w:rsid w:val="00C96880"/>
    <w:rsid w:val="00C96B83"/>
    <w:rsid w:val="00C96D53"/>
    <w:rsid w:val="00C96F48"/>
    <w:rsid w:val="00C9704E"/>
    <w:rsid w:val="00C97073"/>
    <w:rsid w:val="00C970BD"/>
    <w:rsid w:val="00C9716E"/>
    <w:rsid w:val="00C97184"/>
    <w:rsid w:val="00C971C3"/>
    <w:rsid w:val="00C971CD"/>
    <w:rsid w:val="00C97355"/>
    <w:rsid w:val="00C9735D"/>
    <w:rsid w:val="00C9745D"/>
    <w:rsid w:val="00C976B1"/>
    <w:rsid w:val="00C977CE"/>
    <w:rsid w:val="00C978BC"/>
    <w:rsid w:val="00C97BD3"/>
    <w:rsid w:val="00C97D1A"/>
    <w:rsid w:val="00CA005A"/>
    <w:rsid w:val="00CA0098"/>
    <w:rsid w:val="00CA00BC"/>
    <w:rsid w:val="00CA0441"/>
    <w:rsid w:val="00CA0478"/>
    <w:rsid w:val="00CA0610"/>
    <w:rsid w:val="00CA0629"/>
    <w:rsid w:val="00CA0653"/>
    <w:rsid w:val="00CA092D"/>
    <w:rsid w:val="00CA0C0E"/>
    <w:rsid w:val="00CA0DBF"/>
    <w:rsid w:val="00CA0F06"/>
    <w:rsid w:val="00CA10DA"/>
    <w:rsid w:val="00CA10EB"/>
    <w:rsid w:val="00CA13A9"/>
    <w:rsid w:val="00CA198B"/>
    <w:rsid w:val="00CA1A31"/>
    <w:rsid w:val="00CA1D6E"/>
    <w:rsid w:val="00CA1DEF"/>
    <w:rsid w:val="00CA1F43"/>
    <w:rsid w:val="00CA1F6A"/>
    <w:rsid w:val="00CA224B"/>
    <w:rsid w:val="00CA22FC"/>
    <w:rsid w:val="00CA24C7"/>
    <w:rsid w:val="00CA259C"/>
    <w:rsid w:val="00CA2754"/>
    <w:rsid w:val="00CA285A"/>
    <w:rsid w:val="00CA29D7"/>
    <w:rsid w:val="00CA2D1B"/>
    <w:rsid w:val="00CA2D2B"/>
    <w:rsid w:val="00CA2F5B"/>
    <w:rsid w:val="00CA2F5F"/>
    <w:rsid w:val="00CA306B"/>
    <w:rsid w:val="00CA31D5"/>
    <w:rsid w:val="00CA3393"/>
    <w:rsid w:val="00CA3701"/>
    <w:rsid w:val="00CA37FF"/>
    <w:rsid w:val="00CA3A73"/>
    <w:rsid w:val="00CA3CF9"/>
    <w:rsid w:val="00CA3D3E"/>
    <w:rsid w:val="00CA3E15"/>
    <w:rsid w:val="00CA3E48"/>
    <w:rsid w:val="00CA40FF"/>
    <w:rsid w:val="00CA4163"/>
    <w:rsid w:val="00CA41F7"/>
    <w:rsid w:val="00CA48FD"/>
    <w:rsid w:val="00CA49C8"/>
    <w:rsid w:val="00CA4A26"/>
    <w:rsid w:val="00CA4AF8"/>
    <w:rsid w:val="00CA4C04"/>
    <w:rsid w:val="00CA4DFC"/>
    <w:rsid w:val="00CA52E2"/>
    <w:rsid w:val="00CA52E4"/>
    <w:rsid w:val="00CA5456"/>
    <w:rsid w:val="00CA5498"/>
    <w:rsid w:val="00CA5642"/>
    <w:rsid w:val="00CA5B78"/>
    <w:rsid w:val="00CA5D57"/>
    <w:rsid w:val="00CA5D7B"/>
    <w:rsid w:val="00CA5F6C"/>
    <w:rsid w:val="00CA62F1"/>
    <w:rsid w:val="00CA6695"/>
    <w:rsid w:val="00CA67BD"/>
    <w:rsid w:val="00CA695A"/>
    <w:rsid w:val="00CA698F"/>
    <w:rsid w:val="00CA6A53"/>
    <w:rsid w:val="00CA6ADD"/>
    <w:rsid w:val="00CA6B3F"/>
    <w:rsid w:val="00CA6C9E"/>
    <w:rsid w:val="00CA6D87"/>
    <w:rsid w:val="00CA6FC7"/>
    <w:rsid w:val="00CA7028"/>
    <w:rsid w:val="00CA70B9"/>
    <w:rsid w:val="00CA7437"/>
    <w:rsid w:val="00CA7444"/>
    <w:rsid w:val="00CA7794"/>
    <w:rsid w:val="00CA77BE"/>
    <w:rsid w:val="00CA7A80"/>
    <w:rsid w:val="00CB010F"/>
    <w:rsid w:val="00CB0440"/>
    <w:rsid w:val="00CB0838"/>
    <w:rsid w:val="00CB08E1"/>
    <w:rsid w:val="00CB09CD"/>
    <w:rsid w:val="00CB0A6A"/>
    <w:rsid w:val="00CB1472"/>
    <w:rsid w:val="00CB147F"/>
    <w:rsid w:val="00CB178B"/>
    <w:rsid w:val="00CB1942"/>
    <w:rsid w:val="00CB19A0"/>
    <w:rsid w:val="00CB1C68"/>
    <w:rsid w:val="00CB1C96"/>
    <w:rsid w:val="00CB1F75"/>
    <w:rsid w:val="00CB21FB"/>
    <w:rsid w:val="00CB22E4"/>
    <w:rsid w:val="00CB256B"/>
    <w:rsid w:val="00CB27C4"/>
    <w:rsid w:val="00CB2922"/>
    <w:rsid w:val="00CB2E5E"/>
    <w:rsid w:val="00CB2EB6"/>
    <w:rsid w:val="00CB2FB1"/>
    <w:rsid w:val="00CB2FED"/>
    <w:rsid w:val="00CB3364"/>
    <w:rsid w:val="00CB3582"/>
    <w:rsid w:val="00CB36BF"/>
    <w:rsid w:val="00CB380D"/>
    <w:rsid w:val="00CB3857"/>
    <w:rsid w:val="00CB3867"/>
    <w:rsid w:val="00CB389D"/>
    <w:rsid w:val="00CB3A7C"/>
    <w:rsid w:val="00CB3A94"/>
    <w:rsid w:val="00CB3C20"/>
    <w:rsid w:val="00CB406D"/>
    <w:rsid w:val="00CB40B0"/>
    <w:rsid w:val="00CB4360"/>
    <w:rsid w:val="00CB43CC"/>
    <w:rsid w:val="00CB452F"/>
    <w:rsid w:val="00CB4ACB"/>
    <w:rsid w:val="00CB4AD6"/>
    <w:rsid w:val="00CB4B28"/>
    <w:rsid w:val="00CB4B5D"/>
    <w:rsid w:val="00CB4B9D"/>
    <w:rsid w:val="00CB4C21"/>
    <w:rsid w:val="00CB4CE3"/>
    <w:rsid w:val="00CB4E72"/>
    <w:rsid w:val="00CB4FBF"/>
    <w:rsid w:val="00CB511B"/>
    <w:rsid w:val="00CB51F9"/>
    <w:rsid w:val="00CB53D4"/>
    <w:rsid w:val="00CB54B6"/>
    <w:rsid w:val="00CB56EC"/>
    <w:rsid w:val="00CB5713"/>
    <w:rsid w:val="00CB574C"/>
    <w:rsid w:val="00CB57BE"/>
    <w:rsid w:val="00CB5815"/>
    <w:rsid w:val="00CB5871"/>
    <w:rsid w:val="00CB5A86"/>
    <w:rsid w:val="00CB5C3A"/>
    <w:rsid w:val="00CB5F54"/>
    <w:rsid w:val="00CB6089"/>
    <w:rsid w:val="00CB60ED"/>
    <w:rsid w:val="00CB616E"/>
    <w:rsid w:val="00CB6DCA"/>
    <w:rsid w:val="00CB7055"/>
    <w:rsid w:val="00CB7247"/>
    <w:rsid w:val="00CB7612"/>
    <w:rsid w:val="00CB7981"/>
    <w:rsid w:val="00CB7987"/>
    <w:rsid w:val="00CB7A52"/>
    <w:rsid w:val="00CB7B48"/>
    <w:rsid w:val="00CB7D8B"/>
    <w:rsid w:val="00CB7E19"/>
    <w:rsid w:val="00CC0051"/>
    <w:rsid w:val="00CC011F"/>
    <w:rsid w:val="00CC066C"/>
    <w:rsid w:val="00CC06AA"/>
    <w:rsid w:val="00CC08FA"/>
    <w:rsid w:val="00CC143B"/>
    <w:rsid w:val="00CC1544"/>
    <w:rsid w:val="00CC1B14"/>
    <w:rsid w:val="00CC1C52"/>
    <w:rsid w:val="00CC1C87"/>
    <w:rsid w:val="00CC1C8F"/>
    <w:rsid w:val="00CC1EB6"/>
    <w:rsid w:val="00CC1F5B"/>
    <w:rsid w:val="00CC2110"/>
    <w:rsid w:val="00CC2157"/>
    <w:rsid w:val="00CC227B"/>
    <w:rsid w:val="00CC265A"/>
    <w:rsid w:val="00CC279E"/>
    <w:rsid w:val="00CC2AF0"/>
    <w:rsid w:val="00CC2AF6"/>
    <w:rsid w:val="00CC2BB5"/>
    <w:rsid w:val="00CC2DD3"/>
    <w:rsid w:val="00CC2FC6"/>
    <w:rsid w:val="00CC3138"/>
    <w:rsid w:val="00CC33B3"/>
    <w:rsid w:val="00CC34BA"/>
    <w:rsid w:val="00CC3611"/>
    <w:rsid w:val="00CC3755"/>
    <w:rsid w:val="00CC3809"/>
    <w:rsid w:val="00CC396E"/>
    <w:rsid w:val="00CC3BFC"/>
    <w:rsid w:val="00CC3D17"/>
    <w:rsid w:val="00CC3F8D"/>
    <w:rsid w:val="00CC3F9D"/>
    <w:rsid w:val="00CC411C"/>
    <w:rsid w:val="00CC42A6"/>
    <w:rsid w:val="00CC45F9"/>
    <w:rsid w:val="00CC4740"/>
    <w:rsid w:val="00CC484C"/>
    <w:rsid w:val="00CC4BEF"/>
    <w:rsid w:val="00CC4F9C"/>
    <w:rsid w:val="00CC4FBD"/>
    <w:rsid w:val="00CC5640"/>
    <w:rsid w:val="00CC591B"/>
    <w:rsid w:val="00CC6010"/>
    <w:rsid w:val="00CC6194"/>
    <w:rsid w:val="00CC64A2"/>
    <w:rsid w:val="00CC656C"/>
    <w:rsid w:val="00CC68DA"/>
    <w:rsid w:val="00CC69AF"/>
    <w:rsid w:val="00CC6C7E"/>
    <w:rsid w:val="00CC6D44"/>
    <w:rsid w:val="00CC6D91"/>
    <w:rsid w:val="00CC6F71"/>
    <w:rsid w:val="00CC7019"/>
    <w:rsid w:val="00CC74B0"/>
    <w:rsid w:val="00CC755A"/>
    <w:rsid w:val="00CC7744"/>
    <w:rsid w:val="00CC79F6"/>
    <w:rsid w:val="00CC7CE1"/>
    <w:rsid w:val="00CD017B"/>
    <w:rsid w:val="00CD0282"/>
    <w:rsid w:val="00CD058E"/>
    <w:rsid w:val="00CD07C5"/>
    <w:rsid w:val="00CD09C9"/>
    <w:rsid w:val="00CD0B06"/>
    <w:rsid w:val="00CD0C3C"/>
    <w:rsid w:val="00CD0C7A"/>
    <w:rsid w:val="00CD0EC3"/>
    <w:rsid w:val="00CD0F4A"/>
    <w:rsid w:val="00CD11E8"/>
    <w:rsid w:val="00CD147C"/>
    <w:rsid w:val="00CD1646"/>
    <w:rsid w:val="00CD16C7"/>
    <w:rsid w:val="00CD17C4"/>
    <w:rsid w:val="00CD1A92"/>
    <w:rsid w:val="00CD1B78"/>
    <w:rsid w:val="00CD1C38"/>
    <w:rsid w:val="00CD2122"/>
    <w:rsid w:val="00CD2350"/>
    <w:rsid w:val="00CD28F3"/>
    <w:rsid w:val="00CD2B03"/>
    <w:rsid w:val="00CD2C15"/>
    <w:rsid w:val="00CD2C81"/>
    <w:rsid w:val="00CD2C94"/>
    <w:rsid w:val="00CD2FDB"/>
    <w:rsid w:val="00CD351E"/>
    <w:rsid w:val="00CD36B2"/>
    <w:rsid w:val="00CD3857"/>
    <w:rsid w:val="00CD39DA"/>
    <w:rsid w:val="00CD3B0B"/>
    <w:rsid w:val="00CD3D15"/>
    <w:rsid w:val="00CD3D58"/>
    <w:rsid w:val="00CD3F58"/>
    <w:rsid w:val="00CD4144"/>
    <w:rsid w:val="00CD44C8"/>
    <w:rsid w:val="00CD463D"/>
    <w:rsid w:val="00CD4AD2"/>
    <w:rsid w:val="00CD4CC0"/>
    <w:rsid w:val="00CD4E9E"/>
    <w:rsid w:val="00CD4FEA"/>
    <w:rsid w:val="00CD51D1"/>
    <w:rsid w:val="00CD58AB"/>
    <w:rsid w:val="00CD5A0E"/>
    <w:rsid w:val="00CD5EA9"/>
    <w:rsid w:val="00CD5EF2"/>
    <w:rsid w:val="00CD6248"/>
    <w:rsid w:val="00CD63C3"/>
    <w:rsid w:val="00CD67C3"/>
    <w:rsid w:val="00CD685C"/>
    <w:rsid w:val="00CD6922"/>
    <w:rsid w:val="00CD6DB3"/>
    <w:rsid w:val="00CD6DB5"/>
    <w:rsid w:val="00CD6E5A"/>
    <w:rsid w:val="00CD6F91"/>
    <w:rsid w:val="00CD7031"/>
    <w:rsid w:val="00CD70BC"/>
    <w:rsid w:val="00CD70C1"/>
    <w:rsid w:val="00CD7127"/>
    <w:rsid w:val="00CD71DF"/>
    <w:rsid w:val="00CD71EF"/>
    <w:rsid w:val="00CD74B8"/>
    <w:rsid w:val="00CD755A"/>
    <w:rsid w:val="00CD7637"/>
    <w:rsid w:val="00CD78C7"/>
    <w:rsid w:val="00CD7951"/>
    <w:rsid w:val="00CD7978"/>
    <w:rsid w:val="00CD7981"/>
    <w:rsid w:val="00CD7C25"/>
    <w:rsid w:val="00CD7F09"/>
    <w:rsid w:val="00CE012E"/>
    <w:rsid w:val="00CE03E8"/>
    <w:rsid w:val="00CE04B2"/>
    <w:rsid w:val="00CE0870"/>
    <w:rsid w:val="00CE0A7C"/>
    <w:rsid w:val="00CE0BD2"/>
    <w:rsid w:val="00CE0FCA"/>
    <w:rsid w:val="00CE1064"/>
    <w:rsid w:val="00CE108F"/>
    <w:rsid w:val="00CE11B2"/>
    <w:rsid w:val="00CE1313"/>
    <w:rsid w:val="00CE1358"/>
    <w:rsid w:val="00CE1398"/>
    <w:rsid w:val="00CE14CC"/>
    <w:rsid w:val="00CE17EE"/>
    <w:rsid w:val="00CE199B"/>
    <w:rsid w:val="00CE1E5A"/>
    <w:rsid w:val="00CE1E74"/>
    <w:rsid w:val="00CE1EFD"/>
    <w:rsid w:val="00CE1F5C"/>
    <w:rsid w:val="00CE2081"/>
    <w:rsid w:val="00CE22F1"/>
    <w:rsid w:val="00CE2474"/>
    <w:rsid w:val="00CE25C3"/>
    <w:rsid w:val="00CE25FA"/>
    <w:rsid w:val="00CE2706"/>
    <w:rsid w:val="00CE28DA"/>
    <w:rsid w:val="00CE290C"/>
    <w:rsid w:val="00CE2960"/>
    <w:rsid w:val="00CE2A78"/>
    <w:rsid w:val="00CE2BB3"/>
    <w:rsid w:val="00CE30A6"/>
    <w:rsid w:val="00CE34A5"/>
    <w:rsid w:val="00CE3507"/>
    <w:rsid w:val="00CE35BD"/>
    <w:rsid w:val="00CE366B"/>
    <w:rsid w:val="00CE393E"/>
    <w:rsid w:val="00CE3B14"/>
    <w:rsid w:val="00CE3B32"/>
    <w:rsid w:val="00CE3BD3"/>
    <w:rsid w:val="00CE3CE1"/>
    <w:rsid w:val="00CE3D88"/>
    <w:rsid w:val="00CE3E35"/>
    <w:rsid w:val="00CE4014"/>
    <w:rsid w:val="00CE42A1"/>
    <w:rsid w:val="00CE433C"/>
    <w:rsid w:val="00CE4493"/>
    <w:rsid w:val="00CE4606"/>
    <w:rsid w:val="00CE4756"/>
    <w:rsid w:val="00CE47A2"/>
    <w:rsid w:val="00CE48B1"/>
    <w:rsid w:val="00CE49A1"/>
    <w:rsid w:val="00CE4A94"/>
    <w:rsid w:val="00CE4B08"/>
    <w:rsid w:val="00CE4D87"/>
    <w:rsid w:val="00CE4F87"/>
    <w:rsid w:val="00CE5474"/>
    <w:rsid w:val="00CE5570"/>
    <w:rsid w:val="00CE6094"/>
    <w:rsid w:val="00CE60E3"/>
    <w:rsid w:val="00CE618F"/>
    <w:rsid w:val="00CE62ED"/>
    <w:rsid w:val="00CE6346"/>
    <w:rsid w:val="00CE63C9"/>
    <w:rsid w:val="00CE63D7"/>
    <w:rsid w:val="00CE6653"/>
    <w:rsid w:val="00CE66C0"/>
    <w:rsid w:val="00CE6738"/>
    <w:rsid w:val="00CE6CD7"/>
    <w:rsid w:val="00CE6F37"/>
    <w:rsid w:val="00CE7088"/>
    <w:rsid w:val="00CE70F3"/>
    <w:rsid w:val="00CE714F"/>
    <w:rsid w:val="00CE7399"/>
    <w:rsid w:val="00CE7472"/>
    <w:rsid w:val="00CE74E5"/>
    <w:rsid w:val="00CE75DA"/>
    <w:rsid w:val="00CE7750"/>
    <w:rsid w:val="00CE7919"/>
    <w:rsid w:val="00CE795F"/>
    <w:rsid w:val="00CE7A66"/>
    <w:rsid w:val="00CE7C01"/>
    <w:rsid w:val="00CE7CC3"/>
    <w:rsid w:val="00CE7D62"/>
    <w:rsid w:val="00CE7E17"/>
    <w:rsid w:val="00CE7E36"/>
    <w:rsid w:val="00CF03FF"/>
    <w:rsid w:val="00CF0497"/>
    <w:rsid w:val="00CF0571"/>
    <w:rsid w:val="00CF0663"/>
    <w:rsid w:val="00CF0733"/>
    <w:rsid w:val="00CF07FB"/>
    <w:rsid w:val="00CF0B0C"/>
    <w:rsid w:val="00CF0B1F"/>
    <w:rsid w:val="00CF0EB7"/>
    <w:rsid w:val="00CF1102"/>
    <w:rsid w:val="00CF14C5"/>
    <w:rsid w:val="00CF166F"/>
    <w:rsid w:val="00CF16A5"/>
    <w:rsid w:val="00CF1890"/>
    <w:rsid w:val="00CF1932"/>
    <w:rsid w:val="00CF2024"/>
    <w:rsid w:val="00CF28C2"/>
    <w:rsid w:val="00CF2953"/>
    <w:rsid w:val="00CF2960"/>
    <w:rsid w:val="00CF29D0"/>
    <w:rsid w:val="00CF29FB"/>
    <w:rsid w:val="00CF2A78"/>
    <w:rsid w:val="00CF2C36"/>
    <w:rsid w:val="00CF303D"/>
    <w:rsid w:val="00CF30C3"/>
    <w:rsid w:val="00CF31B0"/>
    <w:rsid w:val="00CF32D5"/>
    <w:rsid w:val="00CF3343"/>
    <w:rsid w:val="00CF33A0"/>
    <w:rsid w:val="00CF35A5"/>
    <w:rsid w:val="00CF3987"/>
    <w:rsid w:val="00CF3A20"/>
    <w:rsid w:val="00CF3B97"/>
    <w:rsid w:val="00CF3D74"/>
    <w:rsid w:val="00CF3E69"/>
    <w:rsid w:val="00CF3ED8"/>
    <w:rsid w:val="00CF3FBF"/>
    <w:rsid w:val="00CF4390"/>
    <w:rsid w:val="00CF43DF"/>
    <w:rsid w:val="00CF43E5"/>
    <w:rsid w:val="00CF457D"/>
    <w:rsid w:val="00CF46DD"/>
    <w:rsid w:val="00CF4AD8"/>
    <w:rsid w:val="00CF4DE9"/>
    <w:rsid w:val="00CF4E76"/>
    <w:rsid w:val="00CF4EFA"/>
    <w:rsid w:val="00CF4F96"/>
    <w:rsid w:val="00CF5248"/>
    <w:rsid w:val="00CF5261"/>
    <w:rsid w:val="00CF526E"/>
    <w:rsid w:val="00CF52A1"/>
    <w:rsid w:val="00CF5370"/>
    <w:rsid w:val="00CF5758"/>
    <w:rsid w:val="00CF5D0A"/>
    <w:rsid w:val="00CF5D56"/>
    <w:rsid w:val="00CF5E8A"/>
    <w:rsid w:val="00CF5ED6"/>
    <w:rsid w:val="00CF5F2E"/>
    <w:rsid w:val="00CF5F34"/>
    <w:rsid w:val="00CF6094"/>
    <w:rsid w:val="00CF61B6"/>
    <w:rsid w:val="00CF6317"/>
    <w:rsid w:val="00CF6488"/>
    <w:rsid w:val="00CF653F"/>
    <w:rsid w:val="00CF669A"/>
    <w:rsid w:val="00CF671F"/>
    <w:rsid w:val="00CF673C"/>
    <w:rsid w:val="00CF6751"/>
    <w:rsid w:val="00CF69D9"/>
    <w:rsid w:val="00CF6B8A"/>
    <w:rsid w:val="00CF6C34"/>
    <w:rsid w:val="00CF6CE4"/>
    <w:rsid w:val="00CF6F7E"/>
    <w:rsid w:val="00CF70FD"/>
    <w:rsid w:val="00CF7132"/>
    <w:rsid w:val="00CF7256"/>
    <w:rsid w:val="00CF7367"/>
    <w:rsid w:val="00CF73E0"/>
    <w:rsid w:val="00CF7461"/>
    <w:rsid w:val="00CF7763"/>
    <w:rsid w:val="00CF79F3"/>
    <w:rsid w:val="00CF7BE0"/>
    <w:rsid w:val="00CF7F12"/>
    <w:rsid w:val="00CF7F3A"/>
    <w:rsid w:val="00D0028B"/>
    <w:rsid w:val="00D002D7"/>
    <w:rsid w:val="00D002FD"/>
    <w:rsid w:val="00D00503"/>
    <w:rsid w:val="00D00675"/>
    <w:rsid w:val="00D00784"/>
    <w:rsid w:val="00D00846"/>
    <w:rsid w:val="00D00C2E"/>
    <w:rsid w:val="00D00D61"/>
    <w:rsid w:val="00D00EB2"/>
    <w:rsid w:val="00D00F66"/>
    <w:rsid w:val="00D012E0"/>
    <w:rsid w:val="00D0132B"/>
    <w:rsid w:val="00D01438"/>
    <w:rsid w:val="00D014A5"/>
    <w:rsid w:val="00D01564"/>
    <w:rsid w:val="00D01773"/>
    <w:rsid w:val="00D01950"/>
    <w:rsid w:val="00D019C6"/>
    <w:rsid w:val="00D01A69"/>
    <w:rsid w:val="00D01DC9"/>
    <w:rsid w:val="00D01E27"/>
    <w:rsid w:val="00D02085"/>
    <w:rsid w:val="00D021B7"/>
    <w:rsid w:val="00D0230C"/>
    <w:rsid w:val="00D02A92"/>
    <w:rsid w:val="00D02B00"/>
    <w:rsid w:val="00D02B2B"/>
    <w:rsid w:val="00D02C44"/>
    <w:rsid w:val="00D02C89"/>
    <w:rsid w:val="00D02EA2"/>
    <w:rsid w:val="00D02FA1"/>
    <w:rsid w:val="00D03044"/>
    <w:rsid w:val="00D0309B"/>
    <w:rsid w:val="00D030DE"/>
    <w:rsid w:val="00D03226"/>
    <w:rsid w:val="00D0331E"/>
    <w:rsid w:val="00D03364"/>
    <w:rsid w:val="00D0348B"/>
    <w:rsid w:val="00D03708"/>
    <w:rsid w:val="00D03753"/>
    <w:rsid w:val="00D037E8"/>
    <w:rsid w:val="00D0385A"/>
    <w:rsid w:val="00D03943"/>
    <w:rsid w:val="00D03BAA"/>
    <w:rsid w:val="00D03C66"/>
    <w:rsid w:val="00D03DE7"/>
    <w:rsid w:val="00D03DFD"/>
    <w:rsid w:val="00D03F6D"/>
    <w:rsid w:val="00D0405B"/>
    <w:rsid w:val="00D042B4"/>
    <w:rsid w:val="00D04919"/>
    <w:rsid w:val="00D04AE6"/>
    <w:rsid w:val="00D04F54"/>
    <w:rsid w:val="00D04F75"/>
    <w:rsid w:val="00D05015"/>
    <w:rsid w:val="00D0506D"/>
    <w:rsid w:val="00D052B4"/>
    <w:rsid w:val="00D05399"/>
    <w:rsid w:val="00D053CB"/>
    <w:rsid w:val="00D05418"/>
    <w:rsid w:val="00D054F5"/>
    <w:rsid w:val="00D05541"/>
    <w:rsid w:val="00D0581E"/>
    <w:rsid w:val="00D0587D"/>
    <w:rsid w:val="00D05A25"/>
    <w:rsid w:val="00D05ABA"/>
    <w:rsid w:val="00D05BEF"/>
    <w:rsid w:val="00D05D58"/>
    <w:rsid w:val="00D05D8F"/>
    <w:rsid w:val="00D05E0B"/>
    <w:rsid w:val="00D05E16"/>
    <w:rsid w:val="00D05F72"/>
    <w:rsid w:val="00D05FAA"/>
    <w:rsid w:val="00D05FBE"/>
    <w:rsid w:val="00D061DC"/>
    <w:rsid w:val="00D06427"/>
    <w:rsid w:val="00D0657F"/>
    <w:rsid w:val="00D0669B"/>
    <w:rsid w:val="00D066DC"/>
    <w:rsid w:val="00D067E8"/>
    <w:rsid w:val="00D06BCC"/>
    <w:rsid w:val="00D06C22"/>
    <w:rsid w:val="00D07166"/>
    <w:rsid w:val="00D07188"/>
    <w:rsid w:val="00D07212"/>
    <w:rsid w:val="00D074BE"/>
    <w:rsid w:val="00D075C9"/>
    <w:rsid w:val="00D0765D"/>
    <w:rsid w:val="00D076C3"/>
    <w:rsid w:val="00D07774"/>
    <w:rsid w:val="00D077D2"/>
    <w:rsid w:val="00D078EF"/>
    <w:rsid w:val="00D079AC"/>
    <w:rsid w:val="00D07BA9"/>
    <w:rsid w:val="00D07D05"/>
    <w:rsid w:val="00D07DBC"/>
    <w:rsid w:val="00D07E05"/>
    <w:rsid w:val="00D07E33"/>
    <w:rsid w:val="00D07FDB"/>
    <w:rsid w:val="00D10076"/>
    <w:rsid w:val="00D106A9"/>
    <w:rsid w:val="00D10D13"/>
    <w:rsid w:val="00D10D9C"/>
    <w:rsid w:val="00D11329"/>
    <w:rsid w:val="00D1150D"/>
    <w:rsid w:val="00D1156A"/>
    <w:rsid w:val="00D116D4"/>
    <w:rsid w:val="00D11AA0"/>
    <w:rsid w:val="00D11B11"/>
    <w:rsid w:val="00D11B7E"/>
    <w:rsid w:val="00D11E77"/>
    <w:rsid w:val="00D12117"/>
    <w:rsid w:val="00D12369"/>
    <w:rsid w:val="00D123BE"/>
    <w:rsid w:val="00D12699"/>
    <w:rsid w:val="00D12700"/>
    <w:rsid w:val="00D12778"/>
    <w:rsid w:val="00D12C50"/>
    <w:rsid w:val="00D12D13"/>
    <w:rsid w:val="00D13052"/>
    <w:rsid w:val="00D1316A"/>
    <w:rsid w:val="00D13629"/>
    <w:rsid w:val="00D13712"/>
    <w:rsid w:val="00D13807"/>
    <w:rsid w:val="00D1396B"/>
    <w:rsid w:val="00D1398F"/>
    <w:rsid w:val="00D13B5A"/>
    <w:rsid w:val="00D13BED"/>
    <w:rsid w:val="00D13C9D"/>
    <w:rsid w:val="00D13D10"/>
    <w:rsid w:val="00D13D46"/>
    <w:rsid w:val="00D13F46"/>
    <w:rsid w:val="00D14011"/>
    <w:rsid w:val="00D14026"/>
    <w:rsid w:val="00D14298"/>
    <w:rsid w:val="00D144D1"/>
    <w:rsid w:val="00D14602"/>
    <w:rsid w:val="00D147A4"/>
    <w:rsid w:val="00D1488F"/>
    <w:rsid w:val="00D1496F"/>
    <w:rsid w:val="00D14BFC"/>
    <w:rsid w:val="00D14C4C"/>
    <w:rsid w:val="00D14DA6"/>
    <w:rsid w:val="00D14F8C"/>
    <w:rsid w:val="00D151B5"/>
    <w:rsid w:val="00D15633"/>
    <w:rsid w:val="00D1585E"/>
    <w:rsid w:val="00D158EE"/>
    <w:rsid w:val="00D1590F"/>
    <w:rsid w:val="00D15B3A"/>
    <w:rsid w:val="00D15D47"/>
    <w:rsid w:val="00D15E3F"/>
    <w:rsid w:val="00D15EAB"/>
    <w:rsid w:val="00D16019"/>
    <w:rsid w:val="00D16618"/>
    <w:rsid w:val="00D16690"/>
    <w:rsid w:val="00D166D0"/>
    <w:rsid w:val="00D168DD"/>
    <w:rsid w:val="00D1698F"/>
    <w:rsid w:val="00D169CE"/>
    <w:rsid w:val="00D16BBD"/>
    <w:rsid w:val="00D16C5D"/>
    <w:rsid w:val="00D16E85"/>
    <w:rsid w:val="00D16EE3"/>
    <w:rsid w:val="00D17611"/>
    <w:rsid w:val="00D176D9"/>
    <w:rsid w:val="00D1799F"/>
    <w:rsid w:val="00D17CCC"/>
    <w:rsid w:val="00D17E14"/>
    <w:rsid w:val="00D17E62"/>
    <w:rsid w:val="00D17EA5"/>
    <w:rsid w:val="00D17F35"/>
    <w:rsid w:val="00D20007"/>
    <w:rsid w:val="00D20645"/>
    <w:rsid w:val="00D20755"/>
    <w:rsid w:val="00D209F3"/>
    <w:rsid w:val="00D20A3B"/>
    <w:rsid w:val="00D20A55"/>
    <w:rsid w:val="00D20D4C"/>
    <w:rsid w:val="00D20F19"/>
    <w:rsid w:val="00D211AD"/>
    <w:rsid w:val="00D2128A"/>
    <w:rsid w:val="00D213D4"/>
    <w:rsid w:val="00D21607"/>
    <w:rsid w:val="00D21827"/>
    <w:rsid w:val="00D21840"/>
    <w:rsid w:val="00D21AA6"/>
    <w:rsid w:val="00D21BB7"/>
    <w:rsid w:val="00D21EC2"/>
    <w:rsid w:val="00D21FCF"/>
    <w:rsid w:val="00D2229A"/>
    <w:rsid w:val="00D222B5"/>
    <w:rsid w:val="00D222FC"/>
    <w:rsid w:val="00D223E0"/>
    <w:rsid w:val="00D224DC"/>
    <w:rsid w:val="00D2256B"/>
    <w:rsid w:val="00D225CF"/>
    <w:rsid w:val="00D2275E"/>
    <w:rsid w:val="00D22904"/>
    <w:rsid w:val="00D22948"/>
    <w:rsid w:val="00D22ABE"/>
    <w:rsid w:val="00D22AD5"/>
    <w:rsid w:val="00D22B22"/>
    <w:rsid w:val="00D22D1D"/>
    <w:rsid w:val="00D22D79"/>
    <w:rsid w:val="00D22DBB"/>
    <w:rsid w:val="00D22F69"/>
    <w:rsid w:val="00D2315A"/>
    <w:rsid w:val="00D231A9"/>
    <w:rsid w:val="00D233C4"/>
    <w:rsid w:val="00D235E6"/>
    <w:rsid w:val="00D23A87"/>
    <w:rsid w:val="00D23CAF"/>
    <w:rsid w:val="00D23F32"/>
    <w:rsid w:val="00D24052"/>
    <w:rsid w:val="00D240AF"/>
    <w:rsid w:val="00D24165"/>
    <w:rsid w:val="00D24183"/>
    <w:rsid w:val="00D2428B"/>
    <w:rsid w:val="00D2449C"/>
    <w:rsid w:val="00D247CD"/>
    <w:rsid w:val="00D24AAD"/>
    <w:rsid w:val="00D24BEE"/>
    <w:rsid w:val="00D24C6F"/>
    <w:rsid w:val="00D24E77"/>
    <w:rsid w:val="00D24F93"/>
    <w:rsid w:val="00D25122"/>
    <w:rsid w:val="00D251C3"/>
    <w:rsid w:val="00D252CD"/>
    <w:rsid w:val="00D252D1"/>
    <w:rsid w:val="00D25449"/>
    <w:rsid w:val="00D254EE"/>
    <w:rsid w:val="00D2561D"/>
    <w:rsid w:val="00D25657"/>
    <w:rsid w:val="00D2570D"/>
    <w:rsid w:val="00D25C20"/>
    <w:rsid w:val="00D25C76"/>
    <w:rsid w:val="00D25D66"/>
    <w:rsid w:val="00D25FBE"/>
    <w:rsid w:val="00D25FE6"/>
    <w:rsid w:val="00D25FFC"/>
    <w:rsid w:val="00D2641A"/>
    <w:rsid w:val="00D2644D"/>
    <w:rsid w:val="00D264B7"/>
    <w:rsid w:val="00D264CF"/>
    <w:rsid w:val="00D26769"/>
    <w:rsid w:val="00D267FE"/>
    <w:rsid w:val="00D26B62"/>
    <w:rsid w:val="00D26B9B"/>
    <w:rsid w:val="00D26EAA"/>
    <w:rsid w:val="00D27133"/>
    <w:rsid w:val="00D271C0"/>
    <w:rsid w:val="00D2750A"/>
    <w:rsid w:val="00D2758D"/>
    <w:rsid w:val="00D278CA"/>
    <w:rsid w:val="00D27E8A"/>
    <w:rsid w:val="00D27E8F"/>
    <w:rsid w:val="00D30123"/>
    <w:rsid w:val="00D301A2"/>
    <w:rsid w:val="00D30257"/>
    <w:rsid w:val="00D303A4"/>
    <w:rsid w:val="00D304A0"/>
    <w:rsid w:val="00D305D0"/>
    <w:rsid w:val="00D305FC"/>
    <w:rsid w:val="00D306B3"/>
    <w:rsid w:val="00D30717"/>
    <w:rsid w:val="00D30C57"/>
    <w:rsid w:val="00D30DCB"/>
    <w:rsid w:val="00D3155C"/>
    <w:rsid w:val="00D31659"/>
    <w:rsid w:val="00D3177D"/>
    <w:rsid w:val="00D318AD"/>
    <w:rsid w:val="00D31D30"/>
    <w:rsid w:val="00D31F3A"/>
    <w:rsid w:val="00D31F93"/>
    <w:rsid w:val="00D321EE"/>
    <w:rsid w:val="00D3227D"/>
    <w:rsid w:val="00D324C9"/>
    <w:rsid w:val="00D32723"/>
    <w:rsid w:val="00D32746"/>
    <w:rsid w:val="00D327D4"/>
    <w:rsid w:val="00D32956"/>
    <w:rsid w:val="00D329DB"/>
    <w:rsid w:val="00D32BCC"/>
    <w:rsid w:val="00D32C6F"/>
    <w:rsid w:val="00D32CDE"/>
    <w:rsid w:val="00D32DFD"/>
    <w:rsid w:val="00D32F78"/>
    <w:rsid w:val="00D32FA9"/>
    <w:rsid w:val="00D33047"/>
    <w:rsid w:val="00D33129"/>
    <w:rsid w:val="00D334B3"/>
    <w:rsid w:val="00D334E4"/>
    <w:rsid w:val="00D3351C"/>
    <w:rsid w:val="00D336A8"/>
    <w:rsid w:val="00D337D1"/>
    <w:rsid w:val="00D33A29"/>
    <w:rsid w:val="00D33D1F"/>
    <w:rsid w:val="00D33E70"/>
    <w:rsid w:val="00D33EFF"/>
    <w:rsid w:val="00D33F60"/>
    <w:rsid w:val="00D340E1"/>
    <w:rsid w:val="00D342F1"/>
    <w:rsid w:val="00D343F5"/>
    <w:rsid w:val="00D34539"/>
    <w:rsid w:val="00D34679"/>
    <w:rsid w:val="00D34834"/>
    <w:rsid w:val="00D34885"/>
    <w:rsid w:val="00D3497F"/>
    <w:rsid w:val="00D34AAC"/>
    <w:rsid w:val="00D34AB9"/>
    <w:rsid w:val="00D34CCF"/>
    <w:rsid w:val="00D34D5F"/>
    <w:rsid w:val="00D34F4F"/>
    <w:rsid w:val="00D350BD"/>
    <w:rsid w:val="00D352C3"/>
    <w:rsid w:val="00D357D2"/>
    <w:rsid w:val="00D35822"/>
    <w:rsid w:val="00D35E5E"/>
    <w:rsid w:val="00D36017"/>
    <w:rsid w:val="00D36214"/>
    <w:rsid w:val="00D3627D"/>
    <w:rsid w:val="00D36282"/>
    <w:rsid w:val="00D362E0"/>
    <w:rsid w:val="00D3692C"/>
    <w:rsid w:val="00D3698C"/>
    <w:rsid w:val="00D36E63"/>
    <w:rsid w:val="00D36E97"/>
    <w:rsid w:val="00D36F1D"/>
    <w:rsid w:val="00D371EF"/>
    <w:rsid w:val="00D378EA"/>
    <w:rsid w:val="00D37991"/>
    <w:rsid w:val="00D379B3"/>
    <w:rsid w:val="00D379DC"/>
    <w:rsid w:val="00D379EC"/>
    <w:rsid w:val="00D37A7D"/>
    <w:rsid w:val="00D37D2D"/>
    <w:rsid w:val="00D37E94"/>
    <w:rsid w:val="00D37FE6"/>
    <w:rsid w:val="00D40196"/>
    <w:rsid w:val="00D40225"/>
    <w:rsid w:val="00D4041B"/>
    <w:rsid w:val="00D40555"/>
    <w:rsid w:val="00D4068D"/>
    <w:rsid w:val="00D406B9"/>
    <w:rsid w:val="00D406EF"/>
    <w:rsid w:val="00D408C7"/>
    <w:rsid w:val="00D40996"/>
    <w:rsid w:val="00D40EE4"/>
    <w:rsid w:val="00D40F87"/>
    <w:rsid w:val="00D410B6"/>
    <w:rsid w:val="00D410C2"/>
    <w:rsid w:val="00D4117B"/>
    <w:rsid w:val="00D411F7"/>
    <w:rsid w:val="00D4131D"/>
    <w:rsid w:val="00D414B9"/>
    <w:rsid w:val="00D415B9"/>
    <w:rsid w:val="00D41674"/>
    <w:rsid w:val="00D4170C"/>
    <w:rsid w:val="00D41985"/>
    <w:rsid w:val="00D41B40"/>
    <w:rsid w:val="00D41BAF"/>
    <w:rsid w:val="00D41E24"/>
    <w:rsid w:val="00D41FA2"/>
    <w:rsid w:val="00D420DA"/>
    <w:rsid w:val="00D42616"/>
    <w:rsid w:val="00D4261A"/>
    <w:rsid w:val="00D42AB3"/>
    <w:rsid w:val="00D42B56"/>
    <w:rsid w:val="00D42BA5"/>
    <w:rsid w:val="00D42CF5"/>
    <w:rsid w:val="00D42DB3"/>
    <w:rsid w:val="00D430A8"/>
    <w:rsid w:val="00D43184"/>
    <w:rsid w:val="00D432F7"/>
    <w:rsid w:val="00D43643"/>
    <w:rsid w:val="00D4385B"/>
    <w:rsid w:val="00D438AC"/>
    <w:rsid w:val="00D43DFB"/>
    <w:rsid w:val="00D43E31"/>
    <w:rsid w:val="00D43F96"/>
    <w:rsid w:val="00D43FBC"/>
    <w:rsid w:val="00D43FDA"/>
    <w:rsid w:val="00D440F4"/>
    <w:rsid w:val="00D4416B"/>
    <w:rsid w:val="00D44228"/>
    <w:rsid w:val="00D4446A"/>
    <w:rsid w:val="00D4455F"/>
    <w:rsid w:val="00D44787"/>
    <w:rsid w:val="00D44870"/>
    <w:rsid w:val="00D44AC5"/>
    <w:rsid w:val="00D44ACE"/>
    <w:rsid w:val="00D44C79"/>
    <w:rsid w:val="00D44C8F"/>
    <w:rsid w:val="00D44F20"/>
    <w:rsid w:val="00D4502F"/>
    <w:rsid w:val="00D4506A"/>
    <w:rsid w:val="00D4509E"/>
    <w:rsid w:val="00D45126"/>
    <w:rsid w:val="00D4538B"/>
    <w:rsid w:val="00D4548D"/>
    <w:rsid w:val="00D4557D"/>
    <w:rsid w:val="00D4571B"/>
    <w:rsid w:val="00D459A0"/>
    <w:rsid w:val="00D45B2C"/>
    <w:rsid w:val="00D45B64"/>
    <w:rsid w:val="00D45BFA"/>
    <w:rsid w:val="00D45D90"/>
    <w:rsid w:val="00D4611E"/>
    <w:rsid w:val="00D4621A"/>
    <w:rsid w:val="00D4629D"/>
    <w:rsid w:val="00D46493"/>
    <w:rsid w:val="00D465D0"/>
    <w:rsid w:val="00D468F6"/>
    <w:rsid w:val="00D46984"/>
    <w:rsid w:val="00D46A3E"/>
    <w:rsid w:val="00D46EA9"/>
    <w:rsid w:val="00D46F1E"/>
    <w:rsid w:val="00D47031"/>
    <w:rsid w:val="00D4712D"/>
    <w:rsid w:val="00D47481"/>
    <w:rsid w:val="00D47523"/>
    <w:rsid w:val="00D47585"/>
    <w:rsid w:val="00D47613"/>
    <w:rsid w:val="00D478C9"/>
    <w:rsid w:val="00D4793C"/>
    <w:rsid w:val="00D47A6F"/>
    <w:rsid w:val="00D47C40"/>
    <w:rsid w:val="00D47D15"/>
    <w:rsid w:val="00D47E51"/>
    <w:rsid w:val="00D47FFB"/>
    <w:rsid w:val="00D50036"/>
    <w:rsid w:val="00D50283"/>
    <w:rsid w:val="00D504FE"/>
    <w:rsid w:val="00D50702"/>
    <w:rsid w:val="00D507AD"/>
    <w:rsid w:val="00D50809"/>
    <w:rsid w:val="00D50B57"/>
    <w:rsid w:val="00D50B8B"/>
    <w:rsid w:val="00D50F14"/>
    <w:rsid w:val="00D5109A"/>
    <w:rsid w:val="00D5127D"/>
    <w:rsid w:val="00D513C8"/>
    <w:rsid w:val="00D51425"/>
    <w:rsid w:val="00D517E9"/>
    <w:rsid w:val="00D518EF"/>
    <w:rsid w:val="00D51BDD"/>
    <w:rsid w:val="00D51DE0"/>
    <w:rsid w:val="00D52997"/>
    <w:rsid w:val="00D52C9D"/>
    <w:rsid w:val="00D52E75"/>
    <w:rsid w:val="00D52EC8"/>
    <w:rsid w:val="00D52F79"/>
    <w:rsid w:val="00D53359"/>
    <w:rsid w:val="00D5364C"/>
    <w:rsid w:val="00D5383C"/>
    <w:rsid w:val="00D53A30"/>
    <w:rsid w:val="00D53AF4"/>
    <w:rsid w:val="00D53DAD"/>
    <w:rsid w:val="00D53DCA"/>
    <w:rsid w:val="00D53E7F"/>
    <w:rsid w:val="00D53F3C"/>
    <w:rsid w:val="00D5401E"/>
    <w:rsid w:val="00D541E0"/>
    <w:rsid w:val="00D5420E"/>
    <w:rsid w:val="00D5423C"/>
    <w:rsid w:val="00D545C7"/>
    <w:rsid w:val="00D54615"/>
    <w:rsid w:val="00D54753"/>
    <w:rsid w:val="00D54940"/>
    <w:rsid w:val="00D549E1"/>
    <w:rsid w:val="00D549E9"/>
    <w:rsid w:val="00D54B6B"/>
    <w:rsid w:val="00D54CA9"/>
    <w:rsid w:val="00D54CB4"/>
    <w:rsid w:val="00D55297"/>
    <w:rsid w:val="00D55579"/>
    <w:rsid w:val="00D555C3"/>
    <w:rsid w:val="00D555ED"/>
    <w:rsid w:val="00D557B9"/>
    <w:rsid w:val="00D55B9C"/>
    <w:rsid w:val="00D55BC1"/>
    <w:rsid w:val="00D55C40"/>
    <w:rsid w:val="00D55D93"/>
    <w:rsid w:val="00D55FDF"/>
    <w:rsid w:val="00D5607F"/>
    <w:rsid w:val="00D5623C"/>
    <w:rsid w:val="00D568C1"/>
    <w:rsid w:val="00D56A37"/>
    <w:rsid w:val="00D56E19"/>
    <w:rsid w:val="00D56E2F"/>
    <w:rsid w:val="00D56E88"/>
    <w:rsid w:val="00D570BE"/>
    <w:rsid w:val="00D57263"/>
    <w:rsid w:val="00D5731F"/>
    <w:rsid w:val="00D57445"/>
    <w:rsid w:val="00D5756A"/>
    <w:rsid w:val="00D57648"/>
    <w:rsid w:val="00D5785C"/>
    <w:rsid w:val="00D57AF1"/>
    <w:rsid w:val="00D57B33"/>
    <w:rsid w:val="00D57B8E"/>
    <w:rsid w:val="00D6006B"/>
    <w:rsid w:val="00D6018E"/>
    <w:rsid w:val="00D601D5"/>
    <w:rsid w:val="00D60333"/>
    <w:rsid w:val="00D60604"/>
    <w:rsid w:val="00D6064A"/>
    <w:rsid w:val="00D607CF"/>
    <w:rsid w:val="00D60881"/>
    <w:rsid w:val="00D60A41"/>
    <w:rsid w:val="00D611D4"/>
    <w:rsid w:val="00D6127F"/>
    <w:rsid w:val="00D61489"/>
    <w:rsid w:val="00D61596"/>
    <w:rsid w:val="00D6163E"/>
    <w:rsid w:val="00D618C7"/>
    <w:rsid w:val="00D61A29"/>
    <w:rsid w:val="00D61DDF"/>
    <w:rsid w:val="00D6233B"/>
    <w:rsid w:val="00D623AB"/>
    <w:rsid w:val="00D6251F"/>
    <w:rsid w:val="00D62571"/>
    <w:rsid w:val="00D628FD"/>
    <w:rsid w:val="00D62AEC"/>
    <w:rsid w:val="00D62C66"/>
    <w:rsid w:val="00D62CDF"/>
    <w:rsid w:val="00D62DC1"/>
    <w:rsid w:val="00D62DE8"/>
    <w:rsid w:val="00D62DEA"/>
    <w:rsid w:val="00D63082"/>
    <w:rsid w:val="00D63201"/>
    <w:rsid w:val="00D63686"/>
    <w:rsid w:val="00D63727"/>
    <w:rsid w:val="00D63883"/>
    <w:rsid w:val="00D639C9"/>
    <w:rsid w:val="00D63F41"/>
    <w:rsid w:val="00D64003"/>
    <w:rsid w:val="00D6404A"/>
    <w:rsid w:val="00D64062"/>
    <w:rsid w:val="00D64154"/>
    <w:rsid w:val="00D64243"/>
    <w:rsid w:val="00D6425B"/>
    <w:rsid w:val="00D64409"/>
    <w:rsid w:val="00D647FA"/>
    <w:rsid w:val="00D64A50"/>
    <w:rsid w:val="00D64AF1"/>
    <w:rsid w:val="00D64AFA"/>
    <w:rsid w:val="00D64C31"/>
    <w:rsid w:val="00D64C9E"/>
    <w:rsid w:val="00D651C4"/>
    <w:rsid w:val="00D6529B"/>
    <w:rsid w:val="00D65413"/>
    <w:rsid w:val="00D65498"/>
    <w:rsid w:val="00D654E7"/>
    <w:rsid w:val="00D655B9"/>
    <w:rsid w:val="00D65897"/>
    <w:rsid w:val="00D65AF1"/>
    <w:rsid w:val="00D65DA0"/>
    <w:rsid w:val="00D65EF2"/>
    <w:rsid w:val="00D6609D"/>
    <w:rsid w:val="00D6629B"/>
    <w:rsid w:val="00D6635D"/>
    <w:rsid w:val="00D66386"/>
    <w:rsid w:val="00D66DA7"/>
    <w:rsid w:val="00D66E53"/>
    <w:rsid w:val="00D66E63"/>
    <w:rsid w:val="00D66ED0"/>
    <w:rsid w:val="00D670CC"/>
    <w:rsid w:val="00D67142"/>
    <w:rsid w:val="00D6720F"/>
    <w:rsid w:val="00D67371"/>
    <w:rsid w:val="00D6758A"/>
    <w:rsid w:val="00D675C1"/>
    <w:rsid w:val="00D675F9"/>
    <w:rsid w:val="00D6772B"/>
    <w:rsid w:val="00D6774E"/>
    <w:rsid w:val="00D67906"/>
    <w:rsid w:val="00D67A81"/>
    <w:rsid w:val="00D67C72"/>
    <w:rsid w:val="00D67C80"/>
    <w:rsid w:val="00D67CD7"/>
    <w:rsid w:val="00D67DCD"/>
    <w:rsid w:val="00D67FD9"/>
    <w:rsid w:val="00D70300"/>
    <w:rsid w:val="00D70347"/>
    <w:rsid w:val="00D7041B"/>
    <w:rsid w:val="00D7047C"/>
    <w:rsid w:val="00D70500"/>
    <w:rsid w:val="00D70641"/>
    <w:rsid w:val="00D707DA"/>
    <w:rsid w:val="00D70824"/>
    <w:rsid w:val="00D70A32"/>
    <w:rsid w:val="00D70E87"/>
    <w:rsid w:val="00D70EEB"/>
    <w:rsid w:val="00D71056"/>
    <w:rsid w:val="00D7115B"/>
    <w:rsid w:val="00D712A0"/>
    <w:rsid w:val="00D712B2"/>
    <w:rsid w:val="00D71546"/>
    <w:rsid w:val="00D715B8"/>
    <w:rsid w:val="00D7169D"/>
    <w:rsid w:val="00D7173A"/>
    <w:rsid w:val="00D7189F"/>
    <w:rsid w:val="00D71BBD"/>
    <w:rsid w:val="00D71DD9"/>
    <w:rsid w:val="00D71E10"/>
    <w:rsid w:val="00D71F7D"/>
    <w:rsid w:val="00D71F97"/>
    <w:rsid w:val="00D71FF6"/>
    <w:rsid w:val="00D721D8"/>
    <w:rsid w:val="00D7239D"/>
    <w:rsid w:val="00D723BE"/>
    <w:rsid w:val="00D72499"/>
    <w:rsid w:val="00D724AA"/>
    <w:rsid w:val="00D72550"/>
    <w:rsid w:val="00D7266D"/>
    <w:rsid w:val="00D7269D"/>
    <w:rsid w:val="00D728E9"/>
    <w:rsid w:val="00D729AE"/>
    <w:rsid w:val="00D73027"/>
    <w:rsid w:val="00D73138"/>
    <w:rsid w:val="00D73421"/>
    <w:rsid w:val="00D735C5"/>
    <w:rsid w:val="00D73755"/>
    <w:rsid w:val="00D73913"/>
    <w:rsid w:val="00D73AE3"/>
    <w:rsid w:val="00D73C34"/>
    <w:rsid w:val="00D73DFC"/>
    <w:rsid w:val="00D73F8D"/>
    <w:rsid w:val="00D74056"/>
    <w:rsid w:val="00D740AF"/>
    <w:rsid w:val="00D74224"/>
    <w:rsid w:val="00D7450E"/>
    <w:rsid w:val="00D74827"/>
    <w:rsid w:val="00D74972"/>
    <w:rsid w:val="00D74A41"/>
    <w:rsid w:val="00D74DE6"/>
    <w:rsid w:val="00D750D5"/>
    <w:rsid w:val="00D751AF"/>
    <w:rsid w:val="00D759EA"/>
    <w:rsid w:val="00D760F8"/>
    <w:rsid w:val="00D76159"/>
    <w:rsid w:val="00D76194"/>
    <w:rsid w:val="00D761C5"/>
    <w:rsid w:val="00D76395"/>
    <w:rsid w:val="00D7669F"/>
    <w:rsid w:val="00D766EE"/>
    <w:rsid w:val="00D76877"/>
    <w:rsid w:val="00D768E1"/>
    <w:rsid w:val="00D76907"/>
    <w:rsid w:val="00D76965"/>
    <w:rsid w:val="00D76AC6"/>
    <w:rsid w:val="00D76B4E"/>
    <w:rsid w:val="00D76C36"/>
    <w:rsid w:val="00D76CA8"/>
    <w:rsid w:val="00D76CB4"/>
    <w:rsid w:val="00D76F0F"/>
    <w:rsid w:val="00D76F78"/>
    <w:rsid w:val="00D76FD8"/>
    <w:rsid w:val="00D77132"/>
    <w:rsid w:val="00D7720C"/>
    <w:rsid w:val="00D77257"/>
    <w:rsid w:val="00D772B9"/>
    <w:rsid w:val="00D775F3"/>
    <w:rsid w:val="00D7781E"/>
    <w:rsid w:val="00D778CC"/>
    <w:rsid w:val="00D779A0"/>
    <w:rsid w:val="00D77A75"/>
    <w:rsid w:val="00D77B3C"/>
    <w:rsid w:val="00D77EF5"/>
    <w:rsid w:val="00D801C1"/>
    <w:rsid w:val="00D80201"/>
    <w:rsid w:val="00D802A9"/>
    <w:rsid w:val="00D803EE"/>
    <w:rsid w:val="00D80400"/>
    <w:rsid w:val="00D80656"/>
    <w:rsid w:val="00D80659"/>
    <w:rsid w:val="00D807D7"/>
    <w:rsid w:val="00D80981"/>
    <w:rsid w:val="00D80A98"/>
    <w:rsid w:val="00D80C76"/>
    <w:rsid w:val="00D8100C"/>
    <w:rsid w:val="00D810CA"/>
    <w:rsid w:val="00D8114B"/>
    <w:rsid w:val="00D813EE"/>
    <w:rsid w:val="00D8160C"/>
    <w:rsid w:val="00D81644"/>
    <w:rsid w:val="00D8190E"/>
    <w:rsid w:val="00D819B2"/>
    <w:rsid w:val="00D81BB6"/>
    <w:rsid w:val="00D81C60"/>
    <w:rsid w:val="00D81C8B"/>
    <w:rsid w:val="00D81DE8"/>
    <w:rsid w:val="00D8232E"/>
    <w:rsid w:val="00D823B6"/>
    <w:rsid w:val="00D8241F"/>
    <w:rsid w:val="00D825A3"/>
    <w:rsid w:val="00D825D5"/>
    <w:rsid w:val="00D82853"/>
    <w:rsid w:val="00D82874"/>
    <w:rsid w:val="00D8289F"/>
    <w:rsid w:val="00D829B2"/>
    <w:rsid w:val="00D829C4"/>
    <w:rsid w:val="00D82A1D"/>
    <w:rsid w:val="00D82A83"/>
    <w:rsid w:val="00D82B73"/>
    <w:rsid w:val="00D82BDB"/>
    <w:rsid w:val="00D82D17"/>
    <w:rsid w:val="00D82FEC"/>
    <w:rsid w:val="00D83051"/>
    <w:rsid w:val="00D830F6"/>
    <w:rsid w:val="00D83350"/>
    <w:rsid w:val="00D83427"/>
    <w:rsid w:val="00D834E3"/>
    <w:rsid w:val="00D83A4D"/>
    <w:rsid w:val="00D83A6F"/>
    <w:rsid w:val="00D83B29"/>
    <w:rsid w:val="00D83BB5"/>
    <w:rsid w:val="00D840BD"/>
    <w:rsid w:val="00D84329"/>
    <w:rsid w:val="00D84355"/>
    <w:rsid w:val="00D8441F"/>
    <w:rsid w:val="00D84519"/>
    <w:rsid w:val="00D849FB"/>
    <w:rsid w:val="00D84A13"/>
    <w:rsid w:val="00D84AE6"/>
    <w:rsid w:val="00D84CD2"/>
    <w:rsid w:val="00D84EA3"/>
    <w:rsid w:val="00D8506C"/>
    <w:rsid w:val="00D85280"/>
    <w:rsid w:val="00D85865"/>
    <w:rsid w:val="00D85B5F"/>
    <w:rsid w:val="00D85C55"/>
    <w:rsid w:val="00D85C8B"/>
    <w:rsid w:val="00D85D6C"/>
    <w:rsid w:val="00D85F7E"/>
    <w:rsid w:val="00D86281"/>
    <w:rsid w:val="00D865BF"/>
    <w:rsid w:val="00D866AB"/>
    <w:rsid w:val="00D86722"/>
    <w:rsid w:val="00D86895"/>
    <w:rsid w:val="00D86C3D"/>
    <w:rsid w:val="00D8700E"/>
    <w:rsid w:val="00D870FD"/>
    <w:rsid w:val="00D874A8"/>
    <w:rsid w:val="00D8754E"/>
    <w:rsid w:val="00D8789B"/>
    <w:rsid w:val="00D87B0C"/>
    <w:rsid w:val="00D87B0D"/>
    <w:rsid w:val="00D87C8D"/>
    <w:rsid w:val="00D87CF4"/>
    <w:rsid w:val="00D87F24"/>
    <w:rsid w:val="00D900E5"/>
    <w:rsid w:val="00D902A7"/>
    <w:rsid w:val="00D90567"/>
    <w:rsid w:val="00D905C4"/>
    <w:rsid w:val="00D90956"/>
    <w:rsid w:val="00D90BE4"/>
    <w:rsid w:val="00D90EB7"/>
    <w:rsid w:val="00D9101C"/>
    <w:rsid w:val="00D91187"/>
    <w:rsid w:val="00D911B8"/>
    <w:rsid w:val="00D915F7"/>
    <w:rsid w:val="00D916AC"/>
    <w:rsid w:val="00D91724"/>
    <w:rsid w:val="00D9194C"/>
    <w:rsid w:val="00D91A3B"/>
    <w:rsid w:val="00D91B1D"/>
    <w:rsid w:val="00D91B97"/>
    <w:rsid w:val="00D91D4E"/>
    <w:rsid w:val="00D91FF6"/>
    <w:rsid w:val="00D92085"/>
    <w:rsid w:val="00D920D2"/>
    <w:rsid w:val="00D9293F"/>
    <w:rsid w:val="00D929EF"/>
    <w:rsid w:val="00D92C85"/>
    <w:rsid w:val="00D92CE0"/>
    <w:rsid w:val="00D92D44"/>
    <w:rsid w:val="00D92E22"/>
    <w:rsid w:val="00D92E85"/>
    <w:rsid w:val="00D92FE7"/>
    <w:rsid w:val="00D931A3"/>
    <w:rsid w:val="00D93230"/>
    <w:rsid w:val="00D9348D"/>
    <w:rsid w:val="00D937EC"/>
    <w:rsid w:val="00D93A96"/>
    <w:rsid w:val="00D93E66"/>
    <w:rsid w:val="00D93F5D"/>
    <w:rsid w:val="00D9411E"/>
    <w:rsid w:val="00D942DA"/>
    <w:rsid w:val="00D9441D"/>
    <w:rsid w:val="00D944A6"/>
    <w:rsid w:val="00D94CBB"/>
    <w:rsid w:val="00D94F91"/>
    <w:rsid w:val="00D95168"/>
    <w:rsid w:val="00D952DF"/>
    <w:rsid w:val="00D9583A"/>
    <w:rsid w:val="00D95AEB"/>
    <w:rsid w:val="00D95B44"/>
    <w:rsid w:val="00D95BB9"/>
    <w:rsid w:val="00D95D08"/>
    <w:rsid w:val="00D961C7"/>
    <w:rsid w:val="00D9642F"/>
    <w:rsid w:val="00D964E7"/>
    <w:rsid w:val="00D965C4"/>
    <w:rsid w:val="00D9672E"/>
    <w:rsid w:val="00D968D1"/>
    <w:rsid w:val="00D96AED"/>
    <w:rsid w:val="00D96AF9"/>
    <w:rsid w:val="00D96B32"/>
    <w:rsid w:val="00D96C60"/>
    <w:rsid w:val="00D96DD7"/>
    <w:rsid w:val="00D96EE3"/>
    <w:rsid w:val="00D96F0C"/>
    <w:rsid w:val="00D9700B"/>
    <w:rsid w:val="00D970C1"/>
    <w:rsid w:val="00D97162"/>
    <w:rsid w:val="00D971AA"/>
    <w:rsid w:val="00D971ED"/>
    <w:rsid w:val="00D97259"/>
    <w:rsid w:val="00D97273"/>
    <w:rsid w:val="00D972EE"/>
    <w:rsid w:val="00D9731E"/>
    <w:rsid w:val="00D97548"/>
    <w:rsid w:val="00D97621"/>
    <w:rsid w:val="00D97798"/>
    <w:rsid w:val="00D97DC6"/>
    <w:rsid w:val="00DA0009"/>
    <w:rsid w:val="00DA00E6"/>
    <w:rsid w:val="00DA01D2"/>
    <w:rsid w:val="00DA026D"/>
    <w:rsid w:val="00DA0283"/>
    <w:rsid w:val="00DA02F5"/>
    <w:rsid w:val="00DA0402"/>
    <w:rsid w:val="00DA04ED"/>
    <w:rsid w:val="00DA05BE"/>
    <w:rsid w:val="00DA080E"/>
    <w:rsid w:val="00DA0C5F"/>
    <w:rsid w:val="00DA0CEB"/>
    <w:rsid w:val="00DA0F77"/>
    <w:rsid w:val="00DA11BF"/>
    <w:rsid w:val="00DA123D"/>
    <w:rsid w:val="00DA166D"/>
    <w:rsid w:val="00DA1680"/>
    <w:rsid w:val="00DA1898"/>
    <w:rsid w:val="00DA1B1C"/>
    <w:rsid w:val="00DA1B9F"/>
    <w:rsid w:val="00DA1BFA"/>
    <w:rsid w:val="00DA1D15"/>
    <w:rsid w:val="00DA1DBB"/>
    <w:rsid w:val="00DA1E28"/>
    <w:rsid w:val="00DA2199"/>
    <w:rsid w:val="00DA21BB"/>
    <w:rsid w:val="00DA22B4"/>
    <w:rsid w:val="00DA23C1"/>
    <w:rsid w:val="00DA24CE"/>
    <w:rsid w:val="00DA24EF"/>
    <w:rsid w:val="00DA268D"/>
    <w:rsid w:val="00DA26EF"/>
    <w:rsid w:val="00DA281A"/>
    <w:rsid w:val="00DA2C2E"/>
    <w:rsid w:val="00DA2DBC"/>
    <w:rsid w:val="00DA2EDD"/>
    <w:rsid w:val="00DA33AE"/>
    <w:rsid w:val="00DA34E6"/>
    <w:rsid w:val="00DA35CD"/>
    <w:rsid w:val="00DA35F9"/>
    <w:rsid w:val="00DA3928"/>
    <w:rsid w:val="00DA39A2"/>
    <w:rsid w:val="00DA3AA3"/>
    <w:rsid w:val="00DA3B24"/>
    <w:rsid w:val="00DA435E"/>
    <w:rsid w:val="00DA43AE"/>
    <w:rsid w:val="00DA44B2"/>
    <w:rsid w:val="00DA4521"/>
    <w:rsid w:val="00DA467C"/>
    <w:rsid w:val="00DA47AB"/>
    <w:rsid w:val="00DA4C23"/>
    <w:rsid w:val="00DA4E78"/>
    <w:rsid w:val="00DA4EA0"/>
    <w:rsid w:val="00DA5079"/>
    <w:rsid w:val="00DA5277"/>
    <w:rsid w:val="00DA5554"/>
    <w:rsid w:val="00DA5643"/>
    <w:rsid w:val="00DA5ADB"/>
    <w:rsid w:val="00DA5B75"/>
    <w:rsid w:val="00DA5CA1"/>
    <w:rsid w:val="00DA5E26"/>
    <w:rsid w:val="00DA5F29"/>
    <w:rsid w:val="00DA6172"/>
    <w:rsid w:val="00DA653E"/>
    <w:rsid w:val="00DA65A9"/>
    <w:rsid w:val="00DA664C"/>
    <w:rsid w:val="00DA6673"/>
    <w:rsid w:val="00DA66E9"/>
    <w:rsid w:val="00DA69F3"/>
    <w:rsid w:val="00DA6A5F"/>
    <w:rsid w:val="00DA6B70"/>
    <w:rsid w:val="00DA6B71"/>
    <w:rsid w:val="00DA6FD0"/>
    <w:rsid w:val="00DA717B"/>
    <w:rsid w:val="00DA7204"/>
    <w:rsid w:val="00DA736B"/>
    <w:rsid w:val="00DA7466"/>
    <w:rsid w:val="00DA7541"/>
    <w:rsid w:val="00DA77E3"/>
    <w:rsid w:val="00DA77F9"/>
    <w:rsid w:val="00DA791C"/>
    <w:rsid w:val="00DA7C95"/>
    <w:rsid w:val="00DA7F1A"/>
    <w:rsid w:val="00DA7FBB"/>
    <w:rsid w:val="00DAB136"/>
    <w:rsid w:val="00DB02FD"/>
    <w:rsid w:val="00DB0598"/>
    <w:rsid w:val="00DB08A3"/>
    <w:rsid w:val="00DB0953"/>
    <w:rsid w:val="00DB0A06"/>
    <w:rsid w:val="00DB0BAA"/>
    <w:rsid w:val="00DB0E3B"/>
    <w:rsid w:val="00DB104D"/>
    <w:rsid w:val="00DB1542"/>
    <w:rsid w:val="00DB17A2"/>
    <w:rsid w:val="00DB1A38"/>
    <w:rsid w:val="00DB1C51"/>
    <w:rsid w:val="00DB1D74"/>
    <w:rsid w:val="00DB1F65"/>
    <w:rsid w:val="00DB20E6"/>
    <w:rsid w:val="00DB21DF"/>
    <w:rsid w:val="00DB2539"/>
    <w:rsid w:val="00DB25E4"/>
    <w:rsid w:val="00DB2817"/>
    <w:rsid w:val="00DB2AC2"/>
    <w:rsid w:val="00DB2C28"/>
    <w:rsid w:val="00DB2C8A"/>
    <w:rsid w:val="00DB2DD3"/>
    <w:rsid w:val="00DB2F5F"/>
    <w:rsid w:val="00DB2FE9"/>
    <w:rsid w:val="00DB30F3"/>
    <w:rsid w:val="00DB3320"/>
    <w:rsid w:val="00DB3442"/>
    <w:rsid w:val="00DB3575"/>
    <w:rsid w:val="00DB357C"/>
    <w:rsid w:val="00DB3596"/>
    <w:rsid w:val="00DB36C2"/>
    <w:rsid w:val="00DB37FD"/>
    <w:rsid w:val="00DB3A1C"/>
    <w:rsid w:val="00DB3B5B"/>
    <w:rsid w:val="00DB3C13"/>
    <w:rsid w:val="00DB3C28"/>
    <w:rsid w:val="00DB3C73"/>
    <w:rsid w:val="00DB3C76"/>
    <w:rsid w:val="00DB3D79"/>
    <w:rsid w:val="00DB3E4B"/>
    <w:rsid w:val="00DB3EBD"/>
    <w:rsid w:val="00DB3FA5"/>
    <w:rsid w:val="00DB4531"/>
    <w:rsid w:val="00DB45EC"/>
    <w:rsid w:val="00DB4743"/>
    <w:rsid w:val="00DB4917"/>
    <w:rsid w:val="00DB4A81"/>
    <w:rsid w:val="00DB4AE9"/>
    <w:rsid w:val="00DB4B40"/>
    <w:rsid w:val="00DB4D3F"/>
    <w:rsid w:val="00DB516A"/>
    <w:rsid w:val="00DB5302"/>
    <w:rsid w:val="00DB5331"/>
    <w:rsid w:val="00DB53D7"/>
    <w:rsid w:val="00DB541B"/>
    <w:rsid w:val="00DB5554"/>
    <w:rsid w:val="00DB5573"/>
    <w:rsid w:val="00DB5713"/>
    <w:rsid w:val="00DB591B"/>
    <w:rsid w:val="00DB5A7C"/>
    <w:rsid w:val="00DB5C13"/>
    <w:rsid w:val="00DB5C96"/>
    <w:rsid w:val="00DB5D43"/>
    <w:rsid w:val="00DB5E3D"/>
    <w:rsid w:val="00DB5F07"/>
    <w:rsid w:val="00DB61FE"/>
    <w:rsid w:val="00DB6239"/>
    <w:rsid w:val="00DB6254"/>
    <w:rsid w:val="00DB6524"/>
    <w:rsid w:val="00DB6620"/>
    <w:rsid w:val="00DB69C8"/>
    <w:rsid w:val="00DB6BFA"/>
    <w:rsid w:val="00DB6D0F"/>
    <w:rsid w:val="00DB6E0A"/>
    <w:rsid w:val="00DB744E"/>
    <w:rsid w:val="00DB753F"/>
    <w:rsid w:val="00DB7696"/>
    <w:rsid w:val="00DB7756"/>
    <w:rsid w:val="00DB7791"/>
    <w:rsid w:val="00DB796A"/>
    <w:rsid w:val="00DB7B96"/>
    <w:rsid w:val="00DB7E28"/>
    <w:rsid w:val="00DB7F32"/>
    <w:rsid w:val="00DC02D7"/>
    <w:rsid w:val="00DC0369"/>
    <w:rsid w:val="00DC03D6"/>
    <w:rsid w:val="00DC0474"/>
    <w:rsid w:val="00DC04B9"/>
    <w:rsid w:val="00DC0538"/>
    <w:rsid w:val="00DC05BE"/>
    <w:rsid w:val="00DC0646"/>
    <w:rsid w:val="00DC067D"/>
    <w:rsid w:val="00DC085E"/>
    <w:rsid w:val="00DC0899"/>
    <w:rsid w:val="00DC0CB4"/>
    <w:rsid w:val="00DC0D7B"/>
    <w:rsid w:val="00DC1205"/>
    <w:rsid w:val="00DC14F0"/>
    <w:rsid w:val="00DC1667"/>
    <w:rsid w:val="00DC1945"/>
    <w:rsid w:val="00DC1A4B"/>
    <w:rsid w:val="00DC1E27"/>
    <w:rsid w:val="00DC1E78"/>
    <w:rsid w:val="00DC1EF6"/>
    <w:rsid w:val="00DC21BD"/>
    <w:rsid w:val="00DC23A6"/>
    <w:rsid w:val="00DC2449"/>
    <w:rsid w:val="00DC24E4"/>
    <w:rsid w:val="00DC25EF"/>
    <w:rsid w:val="00DC25F4"/>
    <w:rsid w:val="00DC261C"/>
    <w:rsid w:val="00DC28AE"/>
    <w:rsid w:val="00DC2924"/>
    <w:rsid w:val="00DC29F5"/>
    <w:rsid w:val="00DC2C7E"/>
    <w:rsid w:val="00DC2CE1"/>
    <w:rsid w:val="00DC2D29"/>
    <w:rsid w:val="00DC2E47"/>
    <w:rsid w:val="00DC30E6"/>
    <w:rsid w:val="00DC34F0"/>
    <w:rsid w:val="00DC353B"/>
    <w:rsid w:val="00DC3CB1"/>
    <w:rsid w:val="00DC3D55"/>
    <w:rsid w:val="00DC3D84"/>
    <w:rsid w:val="00DC3DE0"/>
    <w:rsid w:val="00DC3E2D"/>
    <w:rsid w:val="00DC4374"/>
    <w:rsid w:val="00DC43A2"/>
    <w:rsid w:val="00DC470B"/>
    <w:rsid w:val="00DC47A1"/>
    <w:rsid w:val="00DC49E3"/>
    <w:rsid w:val="00DC4B5D"/>
    <w:rsid w:val="00DC4B8A"/>
    <w:rsid w:val="00DC4CCB"/>
    <w:rsid w:val="00DC4D19"/>
    <w:rsid w:val="00DC5021"/>
    <w:rsid w:val="00DC5143"/>
    <w:rsid w:val="00DC5145"/>
    <w:rsid w:val="00DC5259"/>
    <w:rsid w:val="00DC53BE"/>
    <w:rsid w:val="00DC5454"/>
    <w:rsid w:val="00DC5494"/>
    <w:rsid w:val="00DC59FA"/>
    <w:rsid w:val="00DC5B49"/>
    <w:rsid w:val="00DC5D87"/>
    <w:rsid w:val="00DC5DD5"/>
    <w:rsid w:val="00DC600E"/>
    <w:rsid w:val="00DC6174"/>
    <w:rsid w:val="00DC68C9"/>
    <w:rsid w:val="00DC6B9C"/>
    <w:rsid w:val="00DC6C16"/>
    <w:rsid w:val="00DC6E13"/>
    <w:rsid w:val="00DC719B"/>
    <w:rsid w:val="00DC72F7"/>
    <w:rsid w:val="00DC73B0"/>
    <w:rsid w:val="00DC7440"/>
    <w:rsid w:val="00DC7615"/>
    <w:rsid w:val="00DC7821"/>
    <w:rsid w:val="00DC78DF"/>
    <w:rsid w:val="00DC7A76"/>
    <w:rsid w:val="00DC7ABC"/>
    <w:rsid w:val="00DC7B76"/>
    <w:rsid w:val="00DC7C25"/>
    <w:rsid w:val="00DC7D83"/>
    <w:rsid w:val="00DC7F15"/>
    <w:rsid w:val="00DD031F"/>
    <w:rsid w:val="00DD0353"/>
    <w:rsid w:val="00DD036C"/>
    <w:rsid w:val="00DD04FF"/>
    <w:rsid w:val="00DD083D"/>
    <w:rsid w:val="00DD0A69"/>
    <w:rsid w:val="00DD0D99"/>
    <w:rsid w:val="00DD107E"/>
    <w:rsid w:val="00DD117C"/>
    <w:rsid w:val="00DD11E6"/>
    <w:rsid w:val="00DD127D"/>
    <w:rsid w:val="00DD1383"/>
    <w:rsid w:val="00DD14FB"/>
    <w:rsid w:val="00DD1523"/>
    <w:rsid w:val="00DD16BD"/>
    <w:rsid w:val="00DD1854"/>
    <w:rsid w:val="00DD1A1A"/>
    <w:rsid w:val="00DD1B1B"/>
    <w:rsid w:val="00DD1B80"/>
    <w:rsid w:val="00DD1C40"/>
    <w:rsid w:val="00DD1CA3"/>
    <w:rsid w:val="00DD1EBF"/>
    <w:rsid w:val="00DD1FD8"/>
    <w:rsid w:val="00DD2090"/>
    <w:rsid w:val="00DD2186"/>
    <w:rsid w:val="00DD218A"/>
    <w:rsid w:val="00DD21F4"/>
    <w:rsid w:val="00DD2666"/>
    <w:rsid w:val="00DD28A6"/>
    <w:rsid w:val="00DD2D40"/>
    <w:rsid w:val="00DD2E08"/>
    <w:rsid w:val="00DD3140"/>
    <w:rsid w:val="00DD31C9"/>
    <w:rsid w:val="00DD32DC"/>
    <w:rsid w:val="00DD337D"/>
    <w:rsid w:val="00DD35AB"/>
    <w:rsid w:val="00DD3654"/>
    <w:rsid w:val="00DD36C5"/>
    <w:rsid w:val="00DD36ED"/>
    <w:rsid w:val="00DD37D8"/>
    <w:rsid w:val="00DD3A77"/>
    <w:rsid w:val="00DD3D20"/>
    <w:rsid w:val="00DD3E10"/>
    <w:rsid w:val="00DD3EC9"/>
    <w:rsid w:val="00DD3EE3"/>
    <w:rsid w:val="00DD3F95"/>
    <w:rsid w:val="00DD434D"/>
    <w:rsid w:val="00DD445F"/>
    <w:rsid w:val="00DD467E"/>
    <w:rsid w:val="00DD477D"/>
    <w:rsid w:val="00DD478B"/>
    <w:rsid w:val="00DD488F"/>
    <w:rsid w:val="00DD4927"/>
    <w:rsid w:val="00DD4978"/>
    <w:rsid w:val="00DD4983"/>
    <w:rsid w:val="00DD4A51"/>
    <w:rsid w:val="00DD4B1B"/>
    <w:rsid w:val="00DD4D37"/>
    <w:rsid w:val="00DD5088"/>
    <w:rsid w:val="00DD5221"/>
    <w:rsid w:val="00DD5271"/>
    <w:rsid w:val="00DD5433"/>
    <w:rsid w:val="00DD56C1"/>
    <w:rsid w:val="00DD572F"/>
    <w:rsid w:val="00DD5DEC"/>
    <w:rsid w:val="00DD5F8A"/>
    <w:rsid w:val="00DD617D"/>
    <w:rsid w:val="00DD61D5"/>
    <w:rsid w:val="00DD62B7"/>
    <w:rsid w:val="00DD63C0"/>
    <w:rsid w:val="00DD6771"/>
    <w:rsid w:val="00DD681D"/>
    <w:rsid w:val="00DD69D5"/>
    <w:rsid w:val="00DD6B29"/>
    <w:rsid w:val="00DD6BB4"/>
    <w:rsid w:val="00DD6BFF"/>
    <w:rsid w:val="00DD7047"/>
    <w:rsid w:val="00DD709D"/>
    <w:rsid w:val="00DD7210"/>
    <w:rsid w:val="00DD7609"/>
    <w:rsid w:val="00DD785D"/>
    <w:rsid w:val="00DD7C6C"/>
    <w:rsid w:val="00DD7CE2"/>
    <w:rsid w:val="00DE00B0"/>
    <w:rsid w:val="00DE039A"/>
    <w:rsid w:val="00DE04E0"/>
    <w:rsid w:val="00DE06E0"/>
    <w:rsid w:val="00DE1058"/>
    <w:rsid w:val="00DE12E9"/>
    <w:rsid w:val="00DE161A"/>
    <w:rsid w:val="00DE1CD1"/>
    <w:rsid w:val="00DE1EA7"/>
    <w:rsid w:val="00DE1FF4"/>
    <w:rsid w:val="00DE205E"/>
    <w:rsid w:val="00DE25AC"/>
    <w:rsid w:val="00DE2601"/>
    <w:rsid w:val="00DE2773"/>
    <w:rsid w:val="00DE29BA"/>
    <w:rsid w:val="00DE2CA4"/>
    <w:rsid w:val="00DE2D77"/>
    <w:rsid w:val="00DE2E50"/>
    <w:rsid w:val="00DE2EA6"/>
    <w:rsid w:val="00DE2FA4"/>
    <w:rsid w:val="00DE3176"/>
    <w:rsid w:val="00DE317A"/>
    <w:rsid w:val="00DE31A3"/>
    <w:rsid w:val="00DE34A0"/>
    <w:rsid w:val="00DE34F3"/>
    <w:rsid w:val="00DE3599"/>
    <w:rsid w:val="00DE3610"/>
    <w:rsid w:val="00DE39C4"/>
    <w:rsid w:val="00DE3A1D"/>
    <w:rsid w:val="00DE3A2E"/>
    <w:rsid w:val="00DE3A4E"/>
    <w:rsid w:val="00DE3B46"/>
    <w:rsid w:val="00DE3DD7"/>
    <w:rsid w:val="00DE3E23"/>
    <w:rsid w:val="00DE3E59"/>
    <w:rsid w:val="00DE3E69"/>
    <w:rsid w:val="00DE3F5A"/>
    <w:rsid w:val="00DE3F9E"/>
    <w:rsid w:val="00DE4240"/>
    <w:rsid w:val="00DE42B6"/>
    <w:rsid w:val="00DE4371"/>
    <w:rsid w:val="00DE457A"/>
    <w:rsid w:val="00DE4685"/>
    <w:rsid w:val="00DE4878"/>
    <w:rsid w:val="00DE49C9"/>
    <w:rsid w:val="00DE4B14"/>
    <w:rsid w:val="00DE4B84"/>
    <w:rsid w:val="00DE4B9D"/>
    <w:rsid w:val="00DE4D6B"/>
    <w:rsid w:val="00DE4F40"/>
    <w:rsid w:val="00DE520F"/>
    <w:rsid w:val="00DE5567"/>
    <w:rsid w:val="00DE55FF"/>
    <w:rsid w:val="00DE565C"/>
    <w:rsid w:val="00DE56BC"/>
    <w:rsid w:val="00DE5999"/>
    <w:rsid w:val="00DE59A9"/>
    <w:rsid w:val="00DE5F6F"/>
    <w:rsid w:val="00DE60A5"/>
    <w:rsid w:val="00DE60E9"/>
    <w:rsid w:val="00DE60F0"/>
    <w:rsid w:val="00DE613C"/>
    <w:rsid w:val="00DE6438"/>
    <w:rsid w:val="00DE6486"/>
    <w:rsid w:val="00DE64AE"/>
    <w:rsid w:val="00DE675F"/>
    <w:rsid w:val="00DE68A2"/>
    <w:rsid w:val="00DE69FC"/>
    <w:rsid w:val="00DE6B86"/>
    <w:rsid w:val="00DE6C62"/>
    <w:rsid w:val="00DE6F96"/>
    <w:rsid w:val="00DE70FE"/>
    <w:rsid w:val="00DE7111"/>
    <w:rsid w:val="00DE74C2"/>
    <w:rsid w:val="00DE79D3"/>
    <w:rsid w:val="00DE7A9B"/>
    <w:rsid w:val="00DE7A9F"/>
    <w:rsid w:val="00DE7BF8"/>
    <w:rsid w:val="00DE7E26"/>
    <w:rsid w:val="00DE7E8A"/>
    <w:rsid w:val="00DE7F03"/>
    <w:rsid w:val="00DF0069"/>
    <w:rsid w:val="00DF0196"/>
    <w:rsid w:val="00DF02A0"/>
    <w:rsid w:val="00DF08D1"/>
    <w:rsid w:val="00DF0953"/>
    <w:rsid w:val="00DF0D84"/>
    <w:rsid w:val="00DF130F"/>
    <w:rsid w:val="00DF1344"/>
    <w:rsid w:val="00DF178C"/>
    <w:rsid w:val="00DF1811"/>
    <w:rsid w:val="00DF197E"/>
    <w:rsid w:val="00DF1980"/>
    <w:rsid w:val="00DF19E5"/>
    <w:rsid w:val="00DF1CF6"/>
    <w:rsid w:val="00DF1E34"/>
    <w:rsid w:val="00DF2044"/>
    <w:rsid w:val="00DF2060"/>
    <w:rsid w:val="00DF212C"/>
    <w:rsid w:val="00DF223D"/>
    <w:rsid w:val="00DF2352"/>
    <w:rsid w:val="00DF24D3"/>
    <w:rsid w:val="00DF277B"/>
    <w:rsid w:val="00DF281D"/>
    <w:rsid w:val="00DF2B82"/>
    <w:rsid w:val="00DF2C4D"/>
    <w:rsid w:val="00DF2E20"/>
    <w:rsid w:val="00DF2F4B"/>
    <w:rsid w:val="00DF2FC1"/>
    <w:rsid w:val="00DF2FD8"/>
    <w:rsid w:val="00DF314E"/>
    <w:rsid w:val="00DF36D9"/>
    <w:rsid w:val="00DF3837"/>
    <w:rsid w:val="00DF3B42"/>
    <w:rsid w:val="00DF3BBC"/>
    <w:rsid w:val="00DF3E33"/>
    <w:rsid w:val="00DF3EAC"/>
    <w:rsid w:val="00DF40EF"/>
    <w:rsid w:val="00DF454D"/>
    <w:rsid w:val="00DF46CE"/>
    <w:rsid w:val="00DF46D4"/>
    <w:rsid w:val="00DF4925"/>
    <w:rsid w:val="00DF4D4A"/>
    <w:rsid w:val="00DF4F57"/>
    <w:rsid w:val="00DF5066"/>
    <w:rsid w:val="00DF518F"/>
    <w:rsid w:val="00DF51AA"/>
    <w:rsid w:val="00DF51EB"/>
    <w:rsid w:val="00DF55B3"/>
    <w:rsid w:val="00DF5703"/>
    <w:rsid w:val="00DF59B5"/>
    <w:rsid w:val="00DF5B00"/>
    <w:rsid w:val="00DF5FDB"/>
    <w:rsid w:val="00DF6291"/>
    <w:rsid w:val="00DF643F"/>
    <w:rsid w:val="00DF6490"/>
    <w:rsid w:val="00DF662C"/>
    <w:rsid w:val="00DF66CA"/>
    <w:rsid w:val="00DF66FC"/>
    <w:rsid w:val="00DF6907"/>
    <w:rsid w:val="00DF6937"/>
    <w:rsid w:val="00DF6AB9"/>
    <w:rsid w:val="00DF6ADE"/>
    <w:rsid w:val="00DF6B48"/>
    <w:rsid w:val="00DF6DCB"/>
    <w:rsid w:val="00DF6F10"/>
    <w:rsid w:val="00DF6F8C"/>
    <w:rsid w:val="00DF6FA3"/>
    <w:rsid w:val="00DF7158"/>
    <w:rsid w:val="00DF71A3"/>
    <w:rsid w:val="00DF71CC"/>
    <w:rsid w:val="00DF7255"/>
    <w:rsid w:val="00DF76ED"/>
    <w:rsid w:val="00DF795F"/>
    <w:rsid w:val="00DF7BCF"/>
    <w:rsid w:val="00DF7EFD"/>
    <w:rsid w:val="00DF7F81"/>
    <w:rsid w:val="00E000C8"/>
    <w:rsid w:val="00E0017D"/>
    <w:rsid w:val="00E0037C"/>
    <w:rsid w:val="00E003A4"/>
    <w:rsid w:val="00E00448"/>
    <w:rsid w:val="00E00506"/>
    <w:rsid w:val="00E0059C"/>
    <w:rsid w:val="00E006EC"/>
    <w:rsid w:val="00E0075E"/>
    <w:rsid w:val="00E007B6"/>
    <w:rsid w:val="00E008E5"/>
    <w:rsid w:val="00E00A53"/>
    <w:rsid w:val="00E00B23"/>
    <w:rsid w:val="00E00B95"/>
    <w:rsid w:val="00E00D08"/>
    <w:rsid w:val="00E00D34"/>
    <w:rsid w:val="00E01107"/>
    <w:rsid w:val="00E0117D"/>
    <w:rsid w:val="00E0119C"/>
    <w:rsid w:val="00E01461"/>
    <w:rsid w:val="00E01526"/>
    <w:rsid w:val="00E0163D"/>
    <w:rsid w:val="00E01734"/>
    <w:rsid w:val="00E017F9"/>
    <w:rsid w:val="00E01A33"/>
    <w:rsid w:val="00E01D2B"/>
    <w:rsid w:val="00E01DBA"/>
    <w:rsid w:val="00E02102"/>
    <w:rsid w:val="00E02104"/>
    <w:rsid w:val="00E024D0"/>
    <w:rsid w:val="00E02677"/>
    <w:rsid w:val="00E0287F"/>
    <w:rsid w:val="00E02A87"/>
    <w:rsid w:val="00E02AED"/>
    <w:rsid w:val="00E02CE7"/>
    <w:rsid w:val="00E02D57"/>
    <w:rsid w:val="00E02F9F"/>
    <w:rsid w:val="00E0310F"/>
    <w:rsid w:val="00E03125"/>
    <w:rsid w:val="00E0313E"/>
    <w:rsid w:val="00E036A8"/>
    <w:rsid w:val="00E03714"/>
    <w:rsid w:val="00E0372D"/>
    <w:rsid w:val="00E03A30"/>
    <w:rsid w:val="00E03E05"/>
    <w:rsid w:val="00E03F38"/>
    <w:rsid w:val="00E03FE3"/>
    <w:rsid w:val="00E0448F"/>
    <w:rsid w:val="00E045AA"/>
    <w:rsid w:val="00E04602"/>
    <w:rsid w:val="00E04737"/>
    <w:rsid w:val="00E04A6C"/>
    <w:rsid w:val="00E04AD1"/>
    <w:rsid w:val="00E04D8F"/>
    <w:rsid w:val="00E04D95"/>
    <w:rsid w:val="00E04DB4"/>
    <w:rsid w:val="00E04DBD"/>
    <w:rsid w:val="00E05053"/>
    <w:rsid w:val="00E05118"/>
    <w:rsid w:val="00E0516A"/>
    <w:rsid w:val="00E051BB"/>
    <w:rsid w:val="00E0528A"/>
    <w:rsid w:val="00E057BD"/>
    <w:rsid w:val="00E05886"/>
    <w:rsid w:val="00E0594E"/>
    <w:rsid w:val="00E05CDC"/>
    <w:rsid w:val="00E05D79"/>
    <w:rsid w:val="00E05E4C"/>
    <w:rsid w:val="00E06136"/>
    <w:rsid w:val="00E06201"/>
    <w:rsid w:val="00E06378"/>
    <w:rsid w:val="00E06516"/>
    <w:rsid w:val="00E0669D"/>
    <w:rsid w:val="00E068BB"/>
    <w:rsid w:val="00E06A15"/>
    <w:rsid w:val="00E06A43"/>
    <w:rsid w:val="00E06B9C"/>
    <w:rsid w:val="00E06EAC"/>
    <w:rsid w:val="00E0722B"/>
    <w:rsid w:val="00E0729A"/>
    <w:rsid w:val="00E073B5"/>
    <w:rsid w:val="00E0769B"/>
    <w:rsid w:val="00E07934"/>
    <w:rsid w:val="00E07B65"/>
    <w:rsid w:val="00E07B9D"/>
    <w:rsid w:val="00E07F79"/>
    <w:rsid w:val="00E104EF"/>
    <w:rsid w:val="00E1053D"/>
    <w:rsid w:val="00E10AA4"/>
    <w:rsid w:val="00E10AA7"/>
    <w:rsid w:val="00E10B5C"/>
    <w:rsid w:val="00E10C14"/>
    <w:rsid w:val="00E10C98"/>
    <w:rsid w:val="00E10F67"/>
    <w:rsid w:val="00E11177"/>
    <w:rsid w:val="00E112AA"/>
    <w:rsid w:val="00E11591"/>
    <w:rsid w:val="00E11760"/>
    <w:rsid w:val="00E11937"/>
    <w:rsid w:val="00E119E8"/>
    <w:rsid w:val="00E1210D"/>
    <w:rsid w:val="00E122C9"/>
    <w:rsid w:val="00E12451"/>
    <w:rsid w:val="00E12563"/>
    <w:rsid w:val="00E1266D"/>
    <w:rsid w:val="00E1269E"/>
    <w:rsid w:val="00E12973"/>
    <w:rsid w:val="00E12A47"/>
    <w:rsid w:val="00E12C7E"/>
    <w:rsid w:val="00E12D0F"/>
    <w:rsid w:val="00E12D85"/>
    <w:rsid w:val="00E12F35"/>
    <w:rsid w:val="00E131C2"/>
    <w:rsid w:val="00E13299"/>
    <w:rsid w:val="00E133C6"/>
    <w:rsid w:val="00E133FC"/>
    <w:rsid w:val="00E1341F"/>
    <w:rsid w:val="00E13432"/>
    <w:rsid w:val="00E1352F"/>
    <w:rsid w:val="00E1367D"/>
    <w:rsid w:val="00E138B7"/>
    <w:rsid w:val="00E13981"/>
    <w:rsid w:val="00E13B9E"/>
    <w:rsid w:val="00E13D7C"/>
    <w:rsid w:val="00E13EA8"/>
    <w:rsid w:val="00E13F65"/>
    <w:rsid w:val="00E141EC"/>
    <w:rsid w:val="00E14306"/>
    <w:rsid w:val="00E1437C"/>
    <w:rsid w:val="00E14395"/>
    <w:rsid w:val="00E14519"/>
    <w:rsid w:val="00E146BE"/>
    <w:rsid w:val="00E14792"/>
    <w:rsid w:val="00E1490E"/>
    <w:rsid w:val="00E14AC9"/>
    <w:rsid w:val="00E14CF7"/>
    <w:rsid w:val="00E14DAE"/>
    <w:rsid w:val="00E14EA4"/>
    <w:rsid w:val="00E14F04"/>
    <w:rsid w:val="00E150BC"/>
    <w:rsid w:val="00E150FE"/>
    <w:rsid w:val="00E1524D"/>
    <w:rsid w:val="00E1534D"/>
    <w:rsid w:val="00E155FA"/>
    <w:rsid w:val="00E1582F"/>
    <w:rsid w:val="00E15885"/>
    <w:rsid w:val="00E15945"/>
    <w:rsid w:val="00E15BAB"/>
    <w:rsid w:val="00E15F63"/>
    <w:rsid w:val="00E15F64"/>
    <w:rsid w:val="00E163E2"/>
    <w:rsid w:val="00E1646B"/>
    <w:rsid w:val="00E164D4"/>
    <w:rsid w:val="00E16600"/>
    <w:rsid w:val="00E1681D"/>
    <w:rsid w:val="00E1684F"/>
    <w:rsid w:val="00E169CD"/>
    <w:rsid w:val="00E16A5C"/>
    <w:rsid w:val="00E16A96"/>
    <w:rsid w:val="00E16A99"/>
    <w:rsid w:val="00E16D7F"/>
    <w:rsid w:val="00E16E09"/>
    <w:rsid w:val="00E16EE0"/>
    <w:rsid w:val="00E16F3C"/>
    <w:rsid w:val="00E17024"/>
    <w:rsid w:val="00E1725C"/>
    <w:rsid w:val="00E174D7"/>
    <w:rsid w:val="00E1758E"/>
    <w:rsid w:val="00E17622"/>
    <w:rsid w:val="00E17693"/>
    <w:rsid w:val="00E178EA"/>
    <w:rsid w:val="00E17AE2"/>
    <w:rsid w:val="00E17B23"/>
    <w:rsid w:val="00E17BFA"/>
    <w:rsid w:val="00E17C4C"/>
    <w:rsid w:val="00E17CE9"/>
    <w:rsid w:val="00E17DC3"/>
    <w:rsid w:val="00E17E13"/>
    <w:rsid w:val="00E17E38"/>
    <w:rsid w:val="00E17E97"/>
    <w:rsid w:val="00E17EBE"/>
    <w:rsid w:val="00E17F2A"/>
    <w:rsid w:val="00E17F55"/>
    <w:rsid w:val="00E20032"/>
    <w:rsid w:val="00E20212"/>
    <w:rsid w:val="00E20379"/>
    <w:rsid w:val="00E20492"/>
    <w:rsid w:val="00E205A2"/>
    <w:rsid w:val="00E206BA"/>
    <w:rsid w:val="00E206C6"/>
    <w:rsid w:val="00E20ECB"/>
    <w:rsid w:val="00E21286"/>
    <w:rsid w:val="00E213F2"/>
    <w:rsid w:val="00E214E4"/>
    <w:rsid w:val="00E217A2"/>
    <w:rsid w:val="00E21A6B"/>
    <w:rsid w:val="00E21AD0"/>
    <w:rsid w:val="00E21C52"/>
    <w:rsid w:val="00E21D9D"/>
    <w:rsid w:val="00E22162"/>
    <w:rsid w:val="00E224F8"/>
    <w:rsid w:val="00E2270C"/>
    <w:rsid w:val="00E2280E"/>
    <w:rsid w:val="00E228DE"/>
    <w:rsid w:val="00E22A50"/>
    <w:rsid w:val="00E22D63"/>
    <w:rsid w:val="00E22E62"/>
    <w:rsid w:val="00E22E78"/>
    <w:rsid w:val="00E231DF"/>
    <w:rsid w:val="00E231E6"/>
    <w:rsid w:val="00E23208"/>
    <w:rsid w:val="00E235A7"/>
    <w:rsid w:val="00E235C1"/>
    <w:rsid w:val="00E237E6"/>
    <w:rsid w:val="00E238C1"/>
    <w:rsid w:val="00E23943"/>
    <w:rsid w:val="00E23C7C"/>
    <w:rsid w:val="00E23D82"/>
    <w:rsid w:val="00E23F11"/>
    <w:rsid w:val="00E24056"/>
    <w:rsid w:val="00E242E8"/>
    <w:rsid w:val="00E2473E"/>
    <w:rsid w:val="00E24758"/>
    <w:rsid w:val="00E24766"/>
    <w:rsid w:val="00E24910"/>
    <w:rsid w:val="00E24B66"/>
    <w:rsid w:val="00E24D83"/>
    <w:rsid w:val="00E24E3B"/>
    <w:rsid w:val="00E24E5C"/>
    <w:rsid w:val="00E24E8E"/>
    <w:rsid w:val="00E24F3C"/>
    <w:rsid w:val="00E251D4"/>
    <w:rsid w:val="00E251F1"/>
    <w:rsid w:val="00E25255"/>
    <w:rsid w:val="00E25273"/>
    <w:rsid w:val="00E25400"/>
    <w:rsid w:val="00E25510"/>
    <w:rsid w:val="00E2555B"/>
    <w:rsid w:val="00E2571F"/>
    <w:rsid w:val="00E25D68"/>
    <w:rsid w:val="00E2605A"/>
    <w:rsid w:val="00E260AD"/>
    <w:rsid w:val="00E26631"/>
    <w:rsid w:val="00E26686"/>
    <w:rsid w:val="00E266E3"/>
    <w:rsid w:val="00E267D7"/>
    <w:rsid w:val="00E268A5"/>
    <w:rsid w:val="00E26C3D"/>
    <w:rsid w:val="00E26C83"/>
    <w:rsid w:val="00E26DD7"/>
    <w:rsid w:val="00E27002"/>
    <w:rsid w:val="00E2709D"/>
    <w:rsid w:val="00E27155"/>
    <w:rsid w:val="00E2763D"/>
    <w:rsid w:val="00E2777A"/>
    <w:rsid w:val="00E2788E"/>
    <w:rsid w:val="00E300B5"/>
    <w:rsid w:val="00E303C4"/>
    <w:rsid w:val="00E30633"/>
    <w:rsid w:val="00E30680"/>
    <w:rsid w:val="00E308E4"/>
    <w:rsid w:val="00E30942"/>
    <w:rsid w:val="00E30CCB"/>
    <w:rsid w:val="00E3102C"/>
    <w:rsid w:val="00E313B5"/>
    <w:rsid w:val="00E314D5"/>
    <w:rsid w:val="00E31535"/>
    <w:rsid w:val="00E31781"/>
    <w:rsid w:val="00E31817"/>
    <w:rsid w:val="00E318F8"/>
    <w:rsid w:val="00E31B13"/>
    <w:rsid w:val="00E3226C"/>
    <w:rsid w:val="00E322A4"/>
    <w:rsid w:val="00E32451"/>
    <w:rsid w:val="00E324B2"/>
    <w:rsid w:val="00E3256B"/>
    <w:rsid w:val="00E32780"/>
    <w:rsid w:val="00E32827"/>
    <w:rsid w:val="00E32B2F"/>
    <w:rsid w:val="00E32D5F"/>
    <w:rsid w:val="00E32D87"/>
    <w:rsid w:val="00E32DCA"/>
    <w:rsid w:val="00E32F32"/>
    <w:rsid w:val="00E3319E"/>
    <w:rsid w:val="00E33221"/>
    <w:rsid w:val="00E33245"/>
    <w:rsid w:val="00E33441"/>
    <w:rsid w:val="00E33580"/>
    <w:rsid w:val="00E3374A"/>
    <w:rsid w:val="00E3398D"/>
    <w:rsid w:val="00E33AD3"/>
    <w:rsid w:val="00E33E27"/>
    <w:rsid w:val="00E3417F"/>
    <w:rsid w:val="00E341BD"/>
    <w:rsid w:val="00E341FB"/>
    <w:rsid w:val="00E345DB"/>
    <w:rsid w:val="00E345E9"/>
    <w:rsid w:val="00E34784"/>
    <w:rsid w:val="00E34B54"/>
    <w:rsid w:val="00E34B8F"/>
    <w:rsid w:val="00E34F0A"/>
    <w:rsid w:val="00E35201"/>
    <w:rsid w:val="00E3545D"/>
    <w:rsid w:val="00E356CC"/>
    <w:rsid w:val="00E35720"/>
    <w:rsid w:val="00E3574A"/>
    <w:rsid w:val="00E3578F"/>
    <w:rsid w:val="00E3579A"/>
    <w:rsid w:val="00E35822"/>
    <w:rsid w:val="00E358E8"/>
    <w:rsid w:val="00E35A46"/>
    <w:rsid w:val="00E35A59"/>
    <w:rsid w:val="00E35A7D"/>
    <w:rsid w:val="00E35E2D"/>
    <w:rsid w:val="00E35F43"/>
    <w:rsid w:val="00E36123"/>
    <w:rsid w:val="00E363A8"/>
    <w:rsid w:val="00E364D7"/>
    <w:rsid w:val="00E36818"/>
    <w:rsid w:val="00E368A0"/>
    <w:rsid w:val="00E36A34"/>
    <w:rsid w:val="00E36BFC"/>
    <w:rsid w:val="00E3726B"/>
    <w:rsid w:val="00E3731B"/>
    <w:rsid w:val="00E37327"/>
    <w:rsid w:val="00E3732C"/>
    <w:rsid w:val="00E37359"/>
    <w:rsid w:val="00E3744C"/>
    <w:rsid w:val="00E37457"/>
    <w:rsid w:val="00E3748C"/>
    <w:rsid w:val="00E37B46"/>
    <w:rsid w:val="00E37B6B"/>
    <w:rsid w:val="00E37D48"/>
    <w:rsid w:val="00E37F7D"/>
    <w:rsid w:val="00E40130"/>
    <w:rsid w:val="00E4015A"/>
    <w:rsid w:val="00E40533"/>
    <w:rsid w:val="00E405B8"/>
    <w:rsid w:val="00E40956"/>
    <w:rsid w:val="00E40E03"/>
    <w:rsid w:val="00E40E4D"/>
    <w:rsid w:val="00E40F44"/>
    <w:rsid w:val="00E41375"/>
    <w:rsid w:val="00E41825"/>
    <w:rsid w:val="00E41B92"/>
    <w:rsid w:val="00E41C35"/>
    <w:rsid w:val="00E41D4C"/>
    <w:rsid w:val="00E42043"/>
    <w:rsid w:val="00E4217B"/>
    <w:rsid w:val="00E42402"/>
    <w:rsid w:val="00E4276A"/>
    <w:rsid w:val="00E429BA"/>
    <w:rsid w:val="00E42A5F"/>
    <w:rsid w:val="00E42B1C"/>
    <w:rsid w:val="00E42B87"/>
    <w:rsid w:val="00E42DCE"/>
    <w:rsid w:val="00E42E09"/>
    <w:rsid w:val="00E42F27"/>
    <w:rsid w:val="00E4301A"/>
    <w:rsid w:val="00E43197"/>
    <w:rsid w:val="00E4328F"/>
    <w:rsid w:val="00E433BB"/>
    <w:rsid w:val="00E435D8"/>
    <w:rsid w:val="00E43613"/>
    <w:rsid w:val="00E436D5"/>
    <w:rsid w:val="00E43CF6"/>
    <w:rsid w:val="00E43E23"/>
    <w:rsid w:val="00E43E36"/>
    <w:rsid w:val="00E43EA0"/>
    <w:rsid w:val="00E441B6"/>
    <w:rsid w:val="00E441F0"/>
    <w:rsid w:val="00E4427C"/>
    <w:rsid w:val="00E442E8"/>
    <w:rsid w:val="00E4448D"/>
    <w:rsid w:val="00E445BD"/>
    <w:rsid w:val="00E4468A"/>
    <w:rsid w:val="00E4478E"/>
    <w:rsid w:val="00E4491A"/>
    <w:rsid w:val="00E44A03"/>
    <w:rsid w:val="00E44C0F"/>
    <w:rsid w:val="00E4502D"/>
    <w:rsid w:val="00E451CB"/>
    <w:rsid w:val="00E45729"/>
    <w:rsid w:val="00E4583F"/>
    <w:rsid w:val="00E45870"/>
    <w:rsid w:val="00E458CC"/>
    <w:rsid w:val="00E45A56"/>
    <w:rsid w:val="00E45B0C"/>
    <w:rsid w:val="00E45C0E"/>
    <w:rsid w:val="00E45CF0"/>
    <w:rsid w:val="00E460BD"/>
    <w:rsid w:val="00E463EE"/>
    <w:rsid w:val="00E4643D"/>
    <w:rsid w:val="00E466A9"/>
    <w:rsid w:val="00E468A1"/>
    <w:rsid w:val="00E46BCD"/>
    <w:rsid w:val="00E46BEA"/>
    <w:rsid w:val="00E46CE9"/>
    <w:rsid w:val="00E46E41"/>
    <w:rsid w:val="00E46EF3"/>
    <w:rsid w:val="00E46F60"/>
    <w:rsid w:val="00E46F96"/>
    <w:rsid w:val="00E470FD"/>
    <w:rsid w:val="00E47233"/>
    <w:rsid w:val="00E4726F"/>
    <w:rsid w:val="00E47360"/>
    <w:rsid w:val="00E473C6"/>
    <w:rsid w:val="00E473FF"/>
    <w:rsid w:val="00E4747F"/>
    <w:rsid w:val="00E47530"/>
    <w:rsid w:val="00E475AC"/>
    <w:rsid w:val="00E4775A"/>
    <w:rsid w:val="00E47A51"/>
    <w:rsid w:val="00E47BDE"/>
    <w:rsid w:val="00E47D46"/>
    <w:rsid w:val="00E47D60"/>
    <w:rsid w:val="00E47F17"/>
    <w:rsid w:val="00E5007D"/>
    <w:rsid w:val="00E500E3"/>
    <w:rsid w:val="00E5020A"/>
    <w:rsid w:val="00E50243"/>
    <w:rsid w:val="00E50407"/>
    <w:rsid w:val="00E50432"/>
    <w:rsid w:val="00E50480"/>
    <w:rsid w:val="00E5062B"/>
    <w:rsid w:val="00E506BD"/>
    <w:rsid w:val="00E50901"/>
    <w:rsid w:val="00E50907"/>
    <w:rsid w:val="00E50955"/>
    <w:rsid w:val="00E509C3"/>
    <w:rsid w:val="00E50D28"/>
    <w:rsid w:val="00E51180"/>
    <w:rsid w:val="00E5137B"/>
    <w:rsid w:val="00E515D5"/>
    <w:rsid w:val="00E5162A"/>
    <w:rsid w:val="00E51807"/>
    <w:rsid w:val="00E51AF7"/>
    <w:rsid w:val="00E51B17"/>
    <w:rsid w:val="00E51D3E"/>
    <w:rsid w:val="00E51F07"/>
    <w:rsid w:val="00E51FD4"/>
    <w:rsid w:val="00E52449"/>
    <w:rsid w:val="00E530CA"/>
    <w:rsid w:val="00E5312E"/>
    <w:rsid w:val="00E5330A"/>
    <w:rsid w:val="00E53557"/>
    <w:rsid w:val="00E53642"/>
    <w:rsid w:val="00E5365B"/>
    <w:rsid w:val="00E5368A"/>
    <w:rsid w:val="00E53896"/>
    <w:rsid w:val="00E53908"/>
    <w:rsid w:val="00E53B00"/>
    <w:rsid w:val="00E53CC0"/>
    <w:rsid w:val="00E53D95"/>
    <w:rsid w:val="00E53D9A"/>
    <w:rsid w:val="00E53DE2"/>
    <w:rsid w:val="00E53E29"/>
    <w:rsid w:val="00E54059"/>
    <w:rsid w:val="00E54205"/>
    <w:rsid w:val="00E5434D"/>
    <w:rsid w:val="00E5437D"/>
    <w:rsid w:val="00E5438E"/>
    <w:rsid w:val="00E546E7"/>
    <w:rsid w:val="00E546F1"/>
    <w:rsid w:val="00E54885"/>
    <w:rsid w:val="00E54B92"/>
    <w:rsid w:val="00E54D2E"/>
    <w:rsid w:val="00E54F04"/>
    <w:rsid w:val="00E551E3"/>
    <w:rsid w:val="00E551F8"/>
    <w:rsid w:val="00E555FE"/>
    <w:rsid w:val="00E557B7"/>
    <w:rsid w:val="00E558F1"/>
    <w:rsid w:val="00E5597A"/>
    <w:rsid w:val="00E55ABB"/>
    <w:rsid w:val="00E55C1C"/>
    <w:rsid w:val="00E55C57"/>
    <w:rsid w:val="00E55CD0"/>
    <w:rsid w:val="00E55CDC"/>
    <w:rsid w:val="00E55CE1"/>
    <w:rsid w:val="00E55D95"/>
    <w:rsid w:val="00E55F23"/>
    <w:rsid w:val="00E55FFF"/>
    <w:rsid w:val="00E560A6"/>
    <w:rsid w:val="00E56639"/>
    <w:rsid w:val="00E56744"/>
    <w:rsid w:val="00E5686D"/>
    <w:rsid w:val="00E56914"/>
    <w:rsid w:val="00E56954"/>
    <w:rsid w:val="00E56C42"/>
    <w:rsid w:val="00E56E57"/>
    <w:rsid w:val="00E56F29"/>
    <w:rsid w:val="00E56FE4"/>
    <w:rsid w:val="00E56FEC"/>
    <w:rsid w:val="00E5704D"/>
    <w:rsid w:val="00E57160"/>
    <w:rsid w:val="00E571EC"/>
    <w:rsid w:val="00E571F4"/>
    <w:rsid w:val="00E572E0"/>
    <w:rsid w:val="00E573D3"/>
    <w:rsid w:val="00E5756B"/>
    <w:rsid w:val="00E57572"/>
    <w:rsid w:val="00E5777B"/>
    <w:rsid w:val="00E579C5"/>
    <w:rsid w:val="00E57DBC"/>
    <w:rsid w:val="00E60321"/>
    <w:rsid w:val="00E6038C"/>
    <w:rsid w:val="00E605A1"/>
    <w:rsid w:val="00E60848"/>
    <w:rsid w:val="00E60876"/>
    <w:rsid w:val="00E60BCA"/>
    <w:rsid w:val="00E60C99"/>
    <w:rsid w:val="00E60CE0"/>
    <w:rsid w:val="00E60D2E"/>
    <w:rsid w:val="00E61818"/>
    <w:rsid w:val="00E61A03"/>
    <w:rsid w:val="00E61BD6"/>
    <w:rsid w:val="00E61D25"/>
    <w:rsid w:val="00E61DA9"/>
    <w:rsid w:val="00E62400"/>
    <w:rsid w:val="00E62512"/>
    <w:rsid w:val="00E626D0"/>
    <w:rsid w:val="00E628B6"/>
    <w:rsid w:val="00E62A34"/>
    <w:rsid w:val="00E62BAC"/>
    <w:rsid w:val="00E62FEA"/>
    <w:rsid w:val="00E63005"/>
    <w:rsid w:val="00E63085"/>
    <w:rsid w:val="00E6336F"/>
    <w:rsid w:val="00E63529"/>
    <w:rsid w:val="00E63558"/>
    <w:rsid w:val="00E63685"/>
    <w:rsid w:val="00E636B6"/>
    <w:rsid w:val="00E63A79"/>
    <w:rsid w:val="00E63B8E"/>
    <w:rsid w:val="00E64028"/>
    <w:rsid w:val="00E64204"/>
    <w:rsid w:val="00E6421D"/>
    <w:rsid w:val="00E64602"/>
    <w:rsid w:val="00E64747"/>
    <w:rsid w:val="00E64896"/>
    <w:rsid w:val="00E64943"/>
    <w:rsid w:val="00E64AB3"/>
    <w:rsid w:val="00E64B88"/>
    <w:rsid w:val="00E64DD2"/>
    <w:rsid w:val="00E64DFB"/>
    <w:rsid w:val="00E64F20"/>
    <w:rsid w:val="00E650AA"/>
    <w:rsid w:val="00E6511F"/>
    <w:rsid w:val="00E65121"/>
    <w:rsid w:val="00E65229"/>
    <w:rsid w:val="00E65595"/>
    <w:rsid w:val="00E65885"/>
    <w:rsid w:val="00E658C7"/>
    <w:rsid w:val="00E659E5"/>
    <w:rsid w:val="00E65B56"/>
    <w:rsid w:val="00E65E5B"/>
    <w:rsid w:val="00E65F31"/>
    <w:rsid w:val="00E65F6E"/>
    <w:rsid w:val="00E65FBD"/>
    <w:rsid w:val="00E660CC"/>
    <w:rsid w:val="00E66175"/>
    <w:rsid w:val="00E66629"/>
    <w:rsid w:val="00E66875"/>
    <w:rsid w:val="00E66907"/>
    <w:rsid w:val="00E6698A"/>
    <w:rsid w:val="00E66A49"/>
    <w:rsid w:val="00E66BF9"/>
    <w:rsid w:val="00E66CB7"/>
    <w:rsid w:val="00E66CE0"/>
    <w:rsid w:val="00E66D60"/>
    <w:rsid w:val="00E66F38"/>
    <w:rsid w:val="00E670EE"/>
    <w:rsid w:val="00E67500"/>
    <w:rsid w:val="00E67545"/>
    <w:rsid w:val="00E675F0"/>
    <w:rsid w:val="00E678A2"/>
    <w:rsid w:val="00E6795C"/>
    <w:rsid w:val="00E67AA7"/>
    <w:rsid w:val="00E67B60"/>
    <w:rsid w:val="00E67D90"/>
    <w:rsid w:val="00E67F8A"/>
    <w:rsid w:val="00E7031C"/>
    <w:rsid w:val="00E703D7"/>
    <w:rsid w:val="00E703E2"/>
    <w:rsid w:val="00E703E6"/>
    <w:rsid w:val="00E703EC"/>
    <w:rsid w:val="00E705A5"/>
    <w:rsid w:val="00E70966"/>
    <w:rsid w:val="00E70ABC"/>
    <w:rsid w:val="00E70CCF"/>
    <w:rsid w:val="00E70EC4"/>
    <w:rsid w:val="00E70FCF"/>
    <w:rsid w:val="00E71086"/>
    <w:rsid w:val="00E710A2"/>
    <w:rsid w:val="00E711A4"/>
    <w:rsid w:val="00E71532"/>
    <w:rsid w:val="00E715AB"/>
    <w:rsid w:val="00E7160C"/>
    <w:rsid w:val="00E7172D"/>
    <w:rsid w:val="00E71802"/>
    <w:rsid w:val="00E71924"/>
    <w:rsid w:val="00E719C7"/>
    <w:rsid w:val="00E71A73"/>
    <w:rsid w:val="00E71ABE"/>
    <w:rsid w:val="00E71AE6"/>
    <w:rsid w:val="00E72033"/>
    <w:rsid w:val="00E7216C"/>
    <w:rsid w:val="00E72210"/>
    <w:rsid w:val="00E72604"/>
    <w:rsid w:val="00E72931"/>
    <w:rsid w:val="00E72D04"/>
    <w:rsid w:val="00E72F4E"/>
    <w:rsid w:val="00E731C6"/>
    <w:rsid w:val="00E737F5"/>
    <w:rsid w:val="00E73B38"/>
    <w:rsid w:val="00E73B8F"/>
    <w:rsid w:val="00E73BD0"/>
    <w:rsid w:val="00E73EC4"/>
    <w:rsid w:val="00E73ECB"/>
    <w:rsid w:val="00E741A1"/>
    <w:rsid w:val="00E742BC"/>
    <w:rsid w:val="00E74338"/>
    <w:rsid w:val="00E7437B"/>
    <w:rsid w:val="00E743D6"/>
    <w:rsid w:val="00E74460"/>
    <w:rsid w:val="00E745D8"/>
    <w:rsid w:val="00E7498F"/>
    <w:rsid w:val="00E749D7"/>
    <w:rsid w:val="00E74A0C"/>
    <w:rsid w:val="00E74A83"/>
    <w:rsid w:val="00E74C1C"/>
    <w:rsid w:val="00E74DC5"/>
    <w:rsid w:val="00E74EE7"/>
    <w:rsid w:val="00E75003"/>
    <w:rsid w:val="00E75240"/>
    <w:rsid w:val="00E752AF"/>
    <w:rsid w:val="00E752B2"/>
    <w:rsid w:val="00E75352"/>
    <w:rsid w:val="00E75380"/>
    <w:rsid w:val="00E757C2"/>
    <w:rsid w:val="00E758CE"/>
    <w:rsid w:val="00E75C01"/>
    <w:rsid w:val="00E76462"/>
    <w:rsid w:val="00E7665D"/>
    <w:rsid w:val="00E766DF"/>
    <w:rsid w:val="00E76736"/>
    <w:rsid w:val="00E7698F"/>
    <w:rsid w:val="00E76991"/>
    <w:rsid w:val="00E76B40"/>
    <w:rsid w:val="00E76B5F"/>
    <w:rsid w:val="00E76B8B"/>
    <w:rsid w:val="00E76D10"/>
    <w:rsid w:val="00E76DAA"/>
    <w:rsid w:val="00E76DE4"/>
    <w:rsid w:val="00E76E7B"/>
    <w:rsid w:val="00E76F85"/>
    <w:rsid w:val="00E772A1"/>
    <w:rsid w:val="00E7732E"/>
    <w:rsid w:val="00E773CC"/>
    <w:rsid w:val="00E77719"/>
    <w:rsid w:val="00E77B93"/>
    <w:rsid w:val="00E77F25"/>
    <w:rsid w:val="00E77F98"/>
    <w:rsid w:val="00E80353"/>
    <w:rsid w:val="00E8048E"/>
    <w:rsid w:val="00E8075A"/>
    <w:rsid w:val="00E80988"/>
    <w:rsid w:val="00E80A1A"/>
    <w:rsid w:val="00E80ABE"/>
    <w:rsid w:val="00E80DEA"/>
    <w:rsid w:val="00E80FA2"/>
    <w:rsid w:val="00E81257"/>
    <w:rsid w:val="00E8134A"/>
    <w:rsid w:val="00E813A8"/>
    <w:rsid w:val="00E813F8"/>
    <w:rsid w:val="00E81442"/>
    <w:rsid w:val="00E814DC"/>
    <w:rsid w:val="00E81685"/>
    <w:rsid w:val="00E81728"/>
    <w:rsid w:val="00E8172A"/>
    <w:rsid w:val="00E8172C"/>
    <w:rsid w:val="00E81F35"/>
    <w:rsid w:val="00E81FCD"/>
    <w:rsid w:val="00E81FD4"/>
    <w:rsid w:val="00E820D3"/>
    <w:rsid w:val="00E82100"/>
    <w:rsid w:val="00E82373"/>
    <w:rsid w:val="00E82457"/>
    <w:rsid w:val="00E82A56"/>
    <w:rsid w:val="00E82B1A"/>
    <w:rsid w:val="00E82B88"/>
    <w:rsid w:val="00E82F5F"/>
    <w:rsid w:val="00E82FB8"/>
    <w:rsid w:val="00E82FBA"/>
    <w:rsid w:val="00E8343A"/>
    <w:rsid w:val="00E83738"/>
    <w:rsid w:val="00E83822"/>
    <w:rsid w:val="00E83AA6"/>
    <w:rsid w:val="00E83B47"/>
    <w:rsid w:val="00E83D8A"/>
    <w:rsid w:val="00E83EB9"/>
    <w:rsid w:val="00E83ED4"/>
    <w:rsid w:val="00E83EFF"/>
    <w:rsid w:val="00E83F32"/>
    <w:rsid w:val="00E84080"/>
    <w:rsid w:val="00E8425C"/>
    <w:rsid w:val="00E842C0"/>
    <w:rsid w:val="00E842E1"/>
    <w:rsid w:val="00E8449B"/>
    <w:rsid w:val="00E8462D"/>
    <w:rsid w:val="00E84736"/>
    <w:rsid w:val="00E848A0"/>
    <w:rsid w:val="00E84BFA"/>
    <w:rsid w:val="00E84D87"/>
    <w:rsid w:val="00E84E7F"/>
    <w:rsid w:val="00E84F69"/>
    <w:rsid w:val="00E84FD5"/>
    <w:rsid w:val="00E8515C"/>
    <w:rsid w:val="00E85242"/>
    <w:rsid w:val="00E85346"/>
    <w:rsid w:val="00E853F8"/>
    <w:rsid w:val="00E85579"/>
    <w:rsid w:val="00E856C2"/>
    <w:rsid w:val="00E85742"/>
    <w:rsid w:val="00E85937"/>
    <w:rsid w:val="00E85C6B"/>
    <w:rsid w:val="00E85D7A"/>
    <w:rsid w:val="00E85E3A"/>
    <w:rsid w:val="00E85E5D"/>
    <w:rsid w:val="00E85EED"/>
    <w:rsid w:val="00E86059"/>
    <w:rsid w:val="00E8606C"/>
    <w:rsid w:val="00E8611E"/>
    <w:rsid w:val="00E86400"/>
    <w:rsid w:val="00E864C3"/>
    <w:rsid w:val="00E8664F"/>
    <w:rsid w:val="00E86659"/>
    <w:rsid w:val="00E86718"/>
    <w:rsid w:val="00E86A20"/>
    <w:rsid w:val="00E86A3F"/>
    <w:rsid w:val="00E86F2A"/>
    <w:rsid w:val="00E8712A"/>
    <w:rsid w:val="00E876D7"/>
    <w:rsid w:val="00E87781"/>
    <w:rsid w:val="00E877FF"/>
    <w:rsid w:val="00E87885"/>
    <w:rsid w:val="00E87D1D"/>
    <w:rsid w:val="00E87FEC"/>
    <w:rsid w:val="00E9029B"/>
    <w:rsid w:val="00E90351"/>
    <w:rsid w:val="00E905A6"/>
    <w:rsid w:val="00E90605"/>
    <w:rsid w:val="00E9066A"/>
    <w:rsid w:val="00E906D3"/>
    <w:rsid w:val="00E90731"/>
    <w:rsid w:val="00E90B28"/>
    <w:rsid w:val="00E90D28"/>
    <w:rsid w:val="00E91152"/>
    <w:rsid w:val="00E9122F"/>
    <w:rsid w:val="00E91611"/>
    <w:rsid w:val="00E9177B"/>
    <w:rsid w:val="00E9186F"/>
    <w:rsid w:val="00E91C97"/>
    <w:rsid w:val="00E91FDB"/>
    <w:rsid w:val="00E9213D"/>
    <w:rsid w:val="00E9273A"/>
    <w:rsid w:val="00E928E8"/>
    <w:rsid w:val="00E92952"/>
    <w:rsid w:val="00E929AF"/>
    <w:rsid w:val="00E929E7"/>
    <w:rsid w:val="00E92B1B"/>
    <w:rsid w:val="00E92B90"/>
    <w:rsid w:val="00E92EFE"/>
    <w:rsid w:val="00E92FC1"/>
    <w:rsid w:val="00E930A7"/>
    <w:rsid w:val="00E931A8"/>
    <w:rsid w:val="00E93752"/>
    <w:rsid w:val="00E938AE"/>
    <w:rsid w:val="00E93910"/>
    <w:rsid w:val="00E93A34"/>
    <w:rsid w:val="00E93A52"/>
    <w:rsid w:val="00E93CC8"/>
    <w:rsid w:val="00E93F98"/>
    <w:rsid w:val="00E94038"/>
    <w:rsid w:val="00E9412B"/>
    <w:rsid w:val="00E9414E"/>
    <w:rsid w:val="00E9417D"/>
    <w:rsid w:val="00E943AF"/>
    <w:rsid w:val="00E945EE"/>
    <w:rsid w:val="00E94CA8"/>
    <w:rsid w:val="00E95175"/>
    <w:rsid w:val="00E95535"/>
    <w:rsid w:val="00E956B5"/>
    <w:rsid w:val="00E956D6"/>
    <w:rsid w:val="00E9595A"/>
    <w:rsid w:val="00E95982"/>
    <w:rsid w:val="00E959D4"/>
    <w:rsid w:val="00E95A84"/>
    <w:rsid w:val="00E95F6D"/>
    <w:rsid w:val="00E960E3"/>
    <w:rsid w:val="00E96146"/>
    <w:rsid w:val="00E963CD"/>
    <w:rsid w:val="00E96418"/>
    <w:rsid w:val="00E9657A"/>
    <w:rsid w:val="00E96950"/>
    <w:rsid w:val="00E96995"/>
    <w:rsid w:val="00E969E2"/>
    <w:rsid w:val="00E96B95"/>
    <w:rsid w:val="00E96CB5"/>
    <w:rsid w:val="00E96E02"/>
    <w:rsid w:val="00E96EE3"/>
    <w:rsid w:val="00E972BE"/>
    <w:rsid w:val="00E977C7"/>
    <w:rsid w:val="00E9789E"/>
    <w:rsid w:val="00E97B98"/>
    <w:rsid w:val="00E97BF4"/>
    <w:rsid w:val="00E97EEB"/>
    <w:rsid w:val="00E97F93"/>
    <w:rsid w:val="00E97FA3"/>
    <w:rsid w:val="00EA00D6"/>
    <w:rsid w:val="00EA01C4"/>
    <w:rsid w:val="00EA01CC"/>
    <w:rsid w:val="00EA0308"/>
    <w:rsid w:val="00EA0766"/>
    <w:rsid w:val="00EA0819"/>
    <w:rsid w:val="00EA08F2"/>
    <w:rsid w:val="00EA0957"/>
    <w:rsid w:val="00EA0B74"/>
    <w:rsid w:val="00EA0E13"/>
    <w:rsid w:val="00EA0EED"/>
    <w:rsid w:val="00EA16C0"/>
    <w:rsid w:val="00EA1928"/>
    <w:rsid w:val="00EA197A"/>
    <w:rsid w:val="00EA1A44"/>
    <w:rsid w:val="00EA1B1B"/>
    <w:rsid w:val="00EA1C8C"/>
    <w:rsid w:val="00EA20C4"/>
    <w:rsid w:val="00EA2110"/>
    <w:rsid w:val="00EA2155"/>
    <w:rsid w:val="00EA2188"/>
    <w:rsid w:val="00EA233D"/>
    <w:rsid w:val="00EA240B"/>
    <w:rsid w:val="00EA247C"/>
    <w:rsid w:val="00EA2839"/>
    <w:rsid w:val="00EA2884"/>
    <w:rsid w:val="00EA2A88"/>
    <w:rsid w:val="00EA33A4"/>
    <w:rsid w:val="00EA33BC"/>
    <w:rsid w:val="00EA359C"/>
    <w:rsid w:val="00EA35AC"/>
    <w:rsid w:val="00EA36B6"/>
    <w:rsid w:val="00EA37E5"/>
    <w:rsid w:val="00EA3806"/>
    <w:rsid w:val="00EA38F4"/>
    <w:rsid w:val="00EA3AF2"/>
    <w:rsid w:val="00EA3CC4"/>
    <w:rsid w:val="00EA3CD4"/>
    <w:rsid w:val="00EA3D8A"/>
    <w:rsid w:val="00EA3E93"/>
    <w:rsid w:val="00EA3F32"/>
    <w:rsid w:val="00EA45F9"/>
    <w:rsid w:val="00EA47D6"/>
    <w:rsid w:val="00EA4A44"/>
    <w:rsid w:val="00EA4C90"/>
    <w:rsid w:val="00EA4E0D"/>
    <w:rsid w:val="00EA4F83"/>
    <w:rsid w:val="00EA4FBF"/>
    <w:rsid w:val="00EA500D"/>
    <w:rsid w:val="00EA5065"/>
    <w:rsid w:val="00EA50D7"/>
    <w:rsid w:val="00EA5141"/>
    <w:rsid w:val="00EA54F2"/>
    <w:rsid w:val="00EA58CB"/>
    <w:rsid w:val="00EA58D2"/>
    <w:rsid w:val="00EA5D0E"/>
    <w:rsid w:val="00EA5DD6"/>
    <w:rsid w:val="00EA5DFA"/>
    <w:rsid w:val="00EA5FAE"/>
    <w:rsid w:val="00EA600E"/>
    <w:rsid w:val="00EA607F"/>
    <w:rsid w:val="00EA60E1"/>
    <w:rsid w:val="00EA640D"/>
    <w:rsid w:val="00EA64D3"/>
    <w:rsid w:val="00EA6551"/>
    <w:rsid w:val="00EA6929"/>
    <w:rsid w:val="00EA69DF"/>
    <w:rsid w:val="00EA6A1E"/>
    <w:rsid w:val="00EA6BF7"/>
    <w:rsid w:val="00EA6E17"/>
    <w:rsid w:val="00EA736C"/>
    <w:rsid w:val="00EA7391"/>
    <w:rsid w:val="00EA7627"/>
    <w:rsid w:val="00EA7645"/>
    <w:rsid w:val="00EA7817"/>
    <w:rsid w:val="00EA78D4"/>
    <w:rsid w:val="00EA78FF"/>
    <w:rsid w:val="00EA7962"/>
    <w:rsid w:val="00EA7972"/>
    <w:rsid w:val="00EA7B66"/>
    <w:rsid w:val="00EA7D4A"/>
    <w:rsid w:val="00EA7EDF"/>
    <w:rsid w:val="00EB002B"/>
    <w:rsid w:val="00EB0134"/>
    <w:rsid w:val="00EB0158"/>
    <w:rsid w:val="00EB01E4"/>
    <w:rsid w:val="00EB0387"/>
    <w:rsid w:val="00EB093C"/>
    <w:rsid w:val="00EB094A"/>
    <w:rsid w:val="00EB0B89"/>
    <w:rsid w:val="00EB0C21"/>
    <w:rsid w:val="00EB0C46"/>
    <w:rsid w:val="00EB0F84"/>
    <w:rsid w:val="00EB10BE"/>
    <w:rsid w:val="00EB12C4"/>
    <w:rsid w:val="00EB144D"/>
    <w:rsid w:val="00EB16AD"/>
    <w:rsid w:val="00EB16D0"/>
    <w:rsid w:val="00EB1C48"/>
    <w:rsid w:val="00EB1C8E"/>
    <w:rsid w:val="00EB1E05"/>
    <w:rsid w:val="00EB1E3C"/>
    <w:rsid w:val="00EB1E47"/>
    <w:rsid w:val="00EB1E8E"/>
    <w:rsid w:val="00EB1F11"/>
    <w:rsid w:val="00EB21A5"/>
    <w:rsid w:val="00EB254D"/>
    <w:rsid w:val="00EB279B"/>
    <w:rsid w:val="00EB2999"/>
    <w:rsid w:val="00EB2B73"/>
    <w:rsid w:val="00EB2CA5"/>
    <w:rsid w:val="00EB2CC9"/>
    <w:rsid w:val="00EB3021"/>
    <w:rsid w:val="00EB3184"/>
    <w:rsid w:val="00EB32B1"/>
    <w:rsid w:val="00EB334B"/>
    <w:rsid w:val="00EB35E3"/>
    <w:rsid w:val="00EB371F"/>
    <w:rsid w:val="00EB397D"/>
    <w:rsid w:val="00EB3A0A"/>
    <w:rsid w:val="00EB3B03"/>
    <w:rsid w:val="00EB3BA0"/>
    <w:rsid w:val="00EB3D42"/>
    <w:rsid w:val="00EB3FC2"/>
    <w:rsid w:val="00EB3FDF"/>
    <w:rsid w:val="00EB4085"/>
    <w:rsid w:val="00EB40CF"/>
    <w:rsid w:val="00EB43D4"/>
    <w:rsid w:val="00EB43FD"/>
    <w:rsid w:val="00EB443C"/>
    <w:rsid w:val="00EB44BE"/>
    <w:rsid w:val="00EB44DA"/>
    <w:rsid w:val="00EB4682"/>
    <w:rsid w:val="00EB477D"/>
    <w:rsid w:val="00EB4973"/>
    <w:rsid w:val="00EB4FCA"/>
    <w:rsid w:val="00EB5157"/>
    <w:rsid w:val="00EB515B"/>
    <w:rsid w:val="00EB53F1"/>
    <w:rsid w:val="00EB541B"/>
    <w:rsid w:val="00EB55E2"/>
    <w:rsid w:val="00EB5675"/>
    <w:rsid w:val="00EB57F2"/>
    <w:rsid w:val="00EB59E1"/>
    <w:rsid w:val="00EB59EC"/>
    <w:rsid w:val="00EB5AF6"/>
    <w:rsid w:val="00EB5C7D"/>
    <w:rsid w:val="00EB5CDD"/>
    <w:rsid w:val="00EB5E02"/>
    <w:rsid w:val="00EB6007"/>
    <w:rsid w:val="00EB6175"/>
    <w:rsid w:val="00EB62F2"/>
    <w:rsid w:val="00EB638D"/>
    <w:rsid w:val="00EB65F6"/>
    <w:rsid w:val="00EB6795"/>
    <w:rsid w:val="00EB67A1"/>
    <w:rsid w:val="00EB68FC"/>
    <w:rsid w:val="00EB6AA4"/>
    <w:rsid w:val="00EB6C46"/>
    <w:rsid w:val="00EB6C93"/>
    <w:rsid w:val="00EB6D08"/>
    <w:rsid w:val="00EB6FB0"/>
    <w:rsid w:val="00EB6FC9"/>
    <w:rsid w:val="00EB70BF"/>
    <w:rsid w:val="00EB7180"/>
    <w:rsid w:val="00EB7347"/>
    <w:rsid w:val="00EB739D"/>
    <w:rsid w:val="00EB775C"/>
    <w:rsid w:val="00EB77A0"/>
    <w:rsid w:val="00EB7929"/>
    <w:rsid w:val="00EB7A3D"/>
    <w:rsid w:val="00EB7A58"/>
    <w:rsid w:val="00EB7DC9"/>
    <w:rsid w:val="00EB7E4D"/>
    <w:rsid w:val="00EB7FCF"/>
    <w:rsid w:val="00EB7FFA"/>
    <w:rsid w:val="00EC02DD"/>
    <w:rsid w:val="00EC0430"/>
    <w:rsid w:val="00EC0536"/>
    <w:rsid w:val="00EC069C"/>
    <w:rsid w:val="00EC072A"/>
    <w:rsid w:val="00EC07E7"/>
    <w:rsid w:val="00EC0953"/>
    <w:rsid w:val="00EC09ED"/>
    <w:rsid w:val="00EC0A21"/>
    <w:rsid w:val="00EC0B3D"/>
    <w:rsid w:val="00EC0D56"/>
    <w:rsid w:val="00EC0E30"/>
    <w:rsid w:val="00EC0ECD"/>
    <w:rsid w:val="00EC0F01"/>
    <w:rsid w:val="00EC0F08"/>
    <w:rsid w:val="00EC101B"/>
    <w:rsid w:val="00EC122A"/>
    <w:rsid w:val="00EC1254"/>
    <w:rsid w:val="00EC14B7"/>
    <w:rsid w:val="00EC155C"/>
    <w:rsid w:val="00EC16F5"/>
    <w:rsid w:val="00EC179B"/>
    <w:rsid w:val="00EC19F8"/>
    <w:rsid w:val="00EC1D91"/>
    <w:rsid w:val="00EC2319"/>
    <w:rsid w:val="00EC239E"/>
    <w:rsid w:val="00EC2601"/>
    <w:rsid w:val="00EC2840"/>
    <w:rsid w:val="00EC2878"/>
    <w:rsid w:val="00EC28A1"/>
    <w:rsid w:val="00EC28E5"/>
    <w:rsid w:val="00EC28F3"/>
    <w:rsid w:val="00EC2D2C"/>
    <w:rsid w:val="00EC3032"/>
    <w:rsid w:val="00EC32F1"/>
    <w:rsid w:val="00EC333E"/>
    <w:rsid w:val="00EC33EA"/>
    <w:rsid w:val="00EC35A8"/>
    <w:rsid w:val="00EC3638"/>
    <w:rsid w:val="00EC37DD"/>
    <w:rsid w:val="00EC3CF1"/>
    <w:rsid w:val="00EC3D58"/>
    <w:rsid w:val="00EC3FA7"/>
    <w:rsid w:val="00EC3FC0"/>
    <w:rsid w:val="00EC4217"/>
    <w:rsid w:val="00EC43DE"/>
    <w:rsid w:val="00EC46FC"/>
    <w:rsid w:val="00EC470A"/>
    <w:rsid w:val="00EC4759"/>
    <w:rsid w:val="00EC476E"/>
    <w:rsid w:val="00EC4A49"/>
    <w:rsid w:val="00EC4AC1"/>
    <w:rsid w:val="00EC4C82"/>
    <w:rsid w:val="00EC4DF2"/>
    <w:rsid w:val="00EC4F7B"/>
    <w:rsid w:val="00EC5183"/>
    <w:rsid w:val="00EC51EE"/>
    <w:rsid w:val="00EC5425"/>
    <w:rsid w:val="00EC550C"/>
    <w:rsid w:val="00EC5604"/>
    <w:rsid w:val="00EC5611"/>
    <w:rsid w:val="00EC56B4"/>
    <w:rsid w:val="00EC578E"/>
    <w:rsid w:val="00EC57C9"/>
    <w:rsid w:val="00EC5C76"/>
    <w:rsid w:val="00EC5CD4"/>
    <w:rsid w:val="00EC5FEA"/>
    <w:rsid w:val="00EC6350"/>
    <w:rsid w:val="00EC64B0"/>
    <w:rsid w:val="00EC689A"/>
    <w:rsid w:val="00EC6A43"/>
    <w:rsid w:val="00EC6B93"/>
    <w:rsid w:val="00EC6C6C"/>
    <w:rsid w:val="00EC6CB7"/>
    <w:rsid w:val="00EC703F"/>
    <w:rsid w:val="00EC70F3"/>
    <w:rsid w:val="00EC716D"/>
    <w:rsid w:val="00EC741D"/>
    <w:rsid w:val="00EC74F5"/>
    <w:rsid w:val="00EC750E"/>
    <w:rsid w:val="00EC7548"/>
    <w:rsid w:val="00EC7641"/>
    <w:rsid w:val="00EC78AA"/>
    <w:rsid w:val="00EC7A04"/>
    <w:rsid w:val="00EC7A6F"/>
    <w:rsid w:val="00EC7C28"/>
    <w:rsid w:val="00EC7DC2"/>
    <w:rsid w:val="00EC7DFE"/>
    <w:rsid w:val="00EC7FCC"/>
    <w:rsid w:val="00ED013B"/>
    <w:rsid w:val="00ED0204"/>
    <w:rsid w:val="00ED0B68"/>
    <w:rsid w:val="00ED0BD6"/>
    <w:rsid w:val="00ED0CAC"/>
    <w:rsid w:val="00ED0E22"/>
    <w:rsid w:val="00ED0EBA"/>
    <w:rsid w:val="00ED10F3"/>
    <w:rsid w:val="00ED1171"/>
    <w:rsid w:val="00ED13FF"/>
    <w:rsid w:val="00ED1629"/>
    <w:rsid w:val="00ED17D0"/>
    <w:rsid w:val="00ED195C"/>
    <w:rsid w:val="00ED1C0E"/>
    <w:rsid w:val="00ED1CDD"/>
    <w:rsid w:val="00ED1E0F"/>
    <w:rsid w:val="00ED1E3B"/>
    <w:rsid w:val="00ED1EFC"/>
    <w:rsid w:val="00ED1F42"/>
    <w:rsid w:val="00ED1F6D"/>
    <w:rsid w:val="00ED22F2"/>
    <w:rsid w:val="00ED2345"/>
    <w:rsid w:val="00ED2529"/>
    <w:rsid w:val="00ED254B"/>
    <w:rsid w:val="00ED26FD"/>
    <w:rsid w:val="00ED2972"/>
    <w:rsid w:val="00ED299A"/>
    <w:rsid w:val="00ED29C8"/>
    <w:rsid w:val="00ED2CA2"/>
    <w:rsid w:val="00ED2EDA"/>
    <w:rsid w:val="00ED30C7"/>
    <w:rsid w:val="00ED315E"/>
    <w:rsid w:val="00ED3AB0"/>
    <w:rsid w:val="00ED3C78"/>
    <w:rsid w:val="00ED3E16"/>
    <w:rsid w:val="00ED3EB1"/>
    <w:rsid w:val="00ED40EF"/>
    <w:rsid w:val="00ED440E"/>
    <w:rsid w:val="00ED4556"/>
    <w:rsid w:val="00ED4564"/>
    <w:rsid w:val="00ED4696"/>
    <w:rsid w:val="00ED47F0"/>
    <w:rsid w:val="00ED48EA"/>
    <w:rsid w:val="00ED4913"/>
    <w:rsid w:val="00ED4AEA"/>
    <w:rsid w:val="00ED4B6F"/>
    <w:rsid w:val="00ED4DEF"/>
    <w:rsid w:val="00ED5549"/>
    <w:rsid w:val="00ED579E"/>
    <w:rsid w:val="00ED5915"/>
    <w:rsid w:val="00ED593B"/>
    <w:rsid w:val="00ED5A12"/>
    <w:rsid w:val="00ED5C45"/>
    <w:rsid w:val="00ED5DC7"/>
    <w:rsid w:val="00ED620E"/>
    <w:rsid w:val="00ED6270"/>
    <w:rsid w:val="00ED652F"/>
    <w:rsid w:val="00ED6640"/>
    <w:rsid w:val="00ED6774"/>
    <w:rsid w:val="00ED6A81"/>
    <w:rsid w:val="00ED6ADA"/>
    <w:rsid w:val="00ED6DF4"/>
    <w:rsid w:val="00ED6E13"/>
    <w:rsid w:val="00ED6E16"/>
    <w:rsid w:val="00ED709C"/>
    <w:rsid w:val="00ED73A1"/>
    <w:rsid w:val="00ED75CD"/>
    <w:rsid w:val="00ED7814"/>
    <w:rsid w:val="00ED7836"/>
    <w:rsid w:val="00ED7875"/>
    <w:rsid w:val="00ED7A29"/>
    <w:rsid w:val="00ED7A8B"/>
    <w:rsid w:val="00ED7B4E"/>
    <w:rsid w:val="00ED7E8A"/>
    <w:rsid w:val="00EE0115"/>
    <w:rsid w:val="00EE023C"/>
    <w:rsid w:val="00EE0460"/>
    <w:rsid w:val="00EE081D"/>
    <w:rsid w:val="00EE0868"/>
    <w:rsid w:val="00EE0C91"/>
    <w:rsid w:val="00EE0E49"/>
    <w:rsid w:val="00EE114C"/>
    <w:rsid w:val="00EE1372"/>
    <w:rsid w:val="00EE1672"/>
    <w:rsid w:val="00EE1843"/>
    <w:rsid w:val="00EE18A9"/>
    <w:rsid w:val="00EE1A0A"/>
    <w:rsid w:val="00EE1BFF"/>
    <w:rsid w:val="00EE1DE5"/>
    <w:rsid w:val="00EE1F4E"/>
    <w:rsid w:val="00EE1FCD"/>
    <w:rsid w:val="00EE22E3"/>
    <w:rsid w:val="00EE2334"/>
    <w:rsid w:val="00EE265B"/>
    <w:rsid w:val="00EE26E4"/>
    <w:rsid w:val="00EE3007"/>
    <w:rsid w:val="00EE307B"/>
    <w:rsid w:val="00EE3231"/>
    <w:rsid w:val="00EE33C8"/>
    <w:rsid w:val="00EE3418"/>
    <w:rsid w:val="00EE3464"/>
    <w:rsid w:val="00EE3531"/>
    <w:rsid w:val="00EE36AA"/>
    <w:rsid w:val="00EE3811"/>
    <w:rsid w:val="00EE3819"/>
    <w:rsid w:val="00EE38A5"/>
    <w:rsid w:val="00EE3C5C"/>
    <w:rsid w:val="00EE3EA8"/>
    <w:rsid w:val="00EE4107"/>
    <w:rsid w:val="00EE4395"/>
    <w:rsid w:val="00EE468D"/>
    <w:rsid w:val="00EE47DC"/>
    <w:rsid w:val="00EE4A33"/>
    <w:rsid w:val="00EE4A46"/>
    <w:rsid w:val="00EE50C5"/>
    <w:rsid w:val="00EE51B8"/>
    <w:rsid w:val="00EE52E3"/>
    <w:rsid w:val="00EE5307"/>
    <w:rsid w:val="00EE534F"/>
    <w:rsid w:val="00EE5544"/>
    <w:rsid w:val="00EE55E2"/>
    <w:rsid w:val="00EE582C"/>
    <w:rsid w:val="00EE584B"/>
    <w:rsid w:val="00EE585D"/>
    <w:rsid w:val="00EE5C25"/>
    <w:rsid w:val="00EE5FBC"/>
    <w:rsid w:val="00EE624D"/>
    <w:rsid w:val="00EE6666"/>
    <w:rsid w:val="00EE66CF"/>
    <w:rsid w:val="00EE68B2"/>
    <w:rsid w:val="00EE6AA7"/>
    <w:rsid w:val="00EE6C87"/>
    <w:rsid w:val="00EE6CF6"/>
    <w:rsid w:val="00EE6ED7"/>
    <w:rsid w:val="00EE709A"/>
    <w:rsid w:val="00EE730D"/>
    <w:rsid w:val="00EE741B"/>
    <w:rsid w:val="00EE7568"/>
    <w:rsid w:val="00EE75CE"/>
    <w:rsid w:val="00EE7B49"/>
    <w:rsid w:val="00EE7C44"/>
    <w:rsid w:val="00EE7EFE"/>
    <w:rsid w:val="00EF004D"/>
    <w:rsid w:val="00EF012C"/>
    <w:rsid w:val="00EF0360"/>
    <w:rsid w:val="00EF03C5"/>
    <w:rsid w:val="00EF062F"/>
    <w:rsid w:val="00EF078D"/>
    <w:rsid w:val="00EF0B62"/>
    <w:rsid w:val="00EF0CAD"/>
    <w:rsid w:val="00EF0EEC"/>
    <w:rsid w:val="00EF0FE9"/>
    <w:rsid w:val="00EF11DD"/>
    <w:rsid w:val="00EF11FF"/>
    <w:rsid w:val="00EF156D"/>
    <w:rsid w:val="00EF15C7"/>
    <w:rsid w:val="00EF15FB"/>
    <w:rsid w:val="00EF17B0"/>
    <w:rsid w:val="00EF1989"/>
    <w:rsid w:val="00EF1E82"/>
    <w:rsid w:val="00EF1F7E"/>
    <w:rsid w:val="00EF1FD6"/>
    <w:rsid w:val="00EF2A84"/>
    <w:rsid w:val="00EF2AAF"/>
    <w:rsid w:val="00EF2DD7"/>
    <w:rsid w:val="00EF3130"/>
    <w:rsid w:val="00EF3186"/>
    <w:rsid w:val="00EF3253"/>
    <w:rsid w:val="00EF32A6"/>
    <w:rsid w:val="00EF3864"/>
    <w:rsid w:val="00EF38CC"/>
    <w:rsid w:val="00EF3A40"/>
    <w:rsid w:val="00EF3BEC"/>
    <w:rsid w:val="00EF3E62"/>
    <w:rsid w:val="00EF3F61"/>
    <w:rsid w:val="00EF3F6C"/>
    <w:rsid w:val="00EF401C"/>
    <w:rsid w:val="00EF40A6"/>
    <w:rsid w:val="00EF417B"/>
    <w:rsid w:val="00EF42B5"/>
    <w:rsid w:val="00EF468B"/>
    <w:rsid w:val="00EF49A2"/>
    <w:rsid w:val="00EF5338"/>
    <w:rsid w:val="00EF5429"/>
    <w:rsid w:val="00EF558D"/>
    <w:rsid w:val="00EF56DF"/>
    <w:rsid w:val="00EF5708"/>
    <w:rsid w:val="00EF59CC"/>
    <w:rsid w:val="00EF5B35"/>
    <w:rsid w:val="00EF5F9D"/>
    <w:rsid w:val="00EF64C4"/>
    <w:rsid w:val="00EF69FE"/>
    <w:rsid w:val="00EF6B7D"/>
    <w:rsid w:val="00EF6B9D"/>
    <w:rsid w:val="00EF6D8C"/>
    <w:rsid w:val="00EF6F35"/>
    <w:rsid w:val="00EF6F6C"/>
    <w:rsid w:val="00EF6FCC"/>
    <w:rsid w:val="00EF709A"/>
    <w:rsid w:val="00EF7246"/>
    <w:rsid w:val="00EF7369"/>
    <w:rsid w:val="00EF7635"/>
    <w:rsid w:val="00EF77AA"/>
    <w:rsid w:val="00EF79B4"/>
    <w:rsid w:val="00EF79CC"/>
    <w:rsid w:val="00EF7E89"/>
    <w:rsid w:val="00F002DB"/>
    <w:rsid w:val="00F0057F"/>
    <w:rsid w:val="00F0078E"/>
    <w:rsid w:val="00F007E8"/>
    <w:rsid w:val="00F0086E"/>
    <w:rsid w:val="00F00A0F"/>
    <w:rsid w:val="00F00BF3"/>
    <w:rsid w:val="00F00DB1"/>
    <w:rsid w:val="00F010E0"/>
    <w:rsid w:val="00F010EB"/>
    <w:rsid w:val="00F0123E"/>
    <w:rsid w:val="00F012DA"/>
    <w:rsid w:val="00F01427"/>
    <w:rsid w:val="00F01980"/>
    <w:rsid w:val="00F019F4"/>
    <w:rsid w:val="00F01E76"/>
    <w:rsid w:val="00F01EA0"/>
    <w:rsid w:val="00F0200A"/>
    <w:rsid w:val="00F0209A"/>
    <w:rsid w:val="00F02163"/>
    <w:rsid w:val="00F023A3"/>
    <w:rsid w:val="00F0245C"/>
    <w:rsid w:val="00F0253B"/>
    <w:rsid w:val="00F0267C"/>
    <w:rsid w:val="00F027D5"/>
    <w:rsid w:val="00F02857"/>
    <w:rsid w:val="00F028DD"/>
    <w:rsid w:val="00F0293B"/>
    <w:rsid w:val="00F02989"/>
    <w:rsid w:val="00F02996"/>
    <w:rsid w:val="00F02B52"/>
    <w:rsid w:val="00F02C13"/>
    <w:rsid w:val="00F02D5F"/>
    <w:rsid w:val="00F02D9D"/>
    <w:rsid w:val="00F02EB7"/>
    <w:rsid w:val="00F03372"/>
    <w:rsid w:val="00F03424"/>
    <w:rsid w:val="00F03646"/>
    <w:rsid w:val="00F03A11"/>
    <w:rsid w:val="00F03BC0"/>
    <w:rsid w:val="00F03D49"/>
    <w:rsid w:val="00F03DAE"/>
    <w:rsid w:val="00F03E35"/>
    <w:rsid w:val="00F03F26"/>
    <w:rsid w:val="00F03F43"/>
    <w:rsid w:val="00F04065"/>
    <w:rsid w:val="00F04083"/>
    <w:rsid w:val="00F044D1"/>
    <w:rsid w:val="00F04590"/>
    <w:rsid w:val="00F04A25"/>
    <w:rsid w:val="00F04A52"/>
    <w:rsid w:val="00F04AA5"/>
    <w:rsid w:val="00F04B57"/>
    <w:rsid w:val="00F04CDD"/>
    <w:rsid w:val="00F04DBC"/>
    <w:rsid w:val="00F04E22"/>
    <w:rsid w:val="00F04F3A"/>
    <w:rsid w:val="00F050C5"/>
    <w:rsid w:val="00F052AC"/>
    <w:rsid w:val="00F0536D"/>
    <w:rsid w:val="00F0537F"/>
    <w:rsid w:val="00F053D4"/>
    <w:rsid w:val="00F0544D"/>
    <w:rsid w:val="00F0555E"/>
    <w:rsid w:val="00F057FA"/>
    <w:rsid w:val="00F058A9"/>
    <w:rsid w:val="00F059E2"/>
    <w:rsid w:val="00F05A4B"/>
    <w:rsid w:val="00F05BC3"/>
    <w:rsid w:val="00F05C2E"/>
    <w:rsid w:val="00F05F9F"/>
    <w:rsid w:val="00F05FFC"/>
    <w:rsid w:val="00F0606D"/>
    <w:rsid w:val="00F060B3"/>
    <w:rsid w:val="00F060C7"/>
    <w:rsid w:val="00F062F4"/>
    <w:rsid w:val="00F064D2"/>
    <w:rsid w:val="00F06670"/>
    <w:rsid w:val="00F06858"/>
    <w:rsid w:val="00F0688D"/>
    <w:rsid w:val="00F06B11"/>
    <w:rsid w:val="00F06C98"/>
    <w:rsid w:val="00F070CF"/>
    <w:rsid w:val="00F07101"/>
    <w:rsid w:val="00F0711B"/>
    <w:rsid w:val="00F071A7"/>
    <w:rsid w:val="00F07222"/>
    <w:rsid w:val="00F072DA"/>
    <w:rsid w:val="00F07505"/>
    <w:rsid w:val="00F07738"/>
    <w:rsid w:val="00F0778D"/>
    <w:rsid w:val="00F077D3"/>
    <w:rsid w:val="00F078DB"/>
    <w:rsid w:val="00F07DE7"/>
    <w:rsid w:val="00F07E0C"/>
    <w:rsid w:val="00F07E37"/>
    <w:rsid w:val="00F100F3"/>
    <w:rsid w:val="00F10134"/>
    <w:rsid w:val="00F10179"/>
    <w:rsid w:val="00F101FA"/>
    <w:rsid w:val="00F1025E"/>
    <w:rsid w:val="00F10547"/>
    <w:rsid w:val="00F10736"/>
    <w:rsid w:val="00F1075D"/>
    <w:rsid w:val="00F10914"/>
    <w:rsid w:val="00F10B1C"/>
    <w:rsid w:val="00F10D2E"/>
    <w:rsid w:val="00F10D3C"/>
    <w:rsid w:val="00F11522"/>
    <w:rsid w:val="00F11D13"/>
    <w:rsid w:val="00F11E44"/>
    <w:rsid w:val="00F11F21"/>
    <w:rsid w:val="00F12117"/>
    <w:rsid w:val="00F12160"/>
    <w:rsid w:val="00F1240A"/>
    <w:rsid w:val="00F128A9"/>
    <w:rsid w:val="00F12A01"/>
    <w:rsid w:val="00F12A6E"/>
    <w:rsid w:val="00F130AC"/>
    <w:rsid w:val="00F130B4"/>
    <w:rsid w:val="00F1328C"/>
    <w:rsid w:val="00F137EB"/>
    <w:rsid w:val="00F13817"/>
    <w:rsid w:val="00F13939"/>
    <w:rsid w:val="00F13B21"/>
    <w:rsid w:val="00F13C55"/>
    <w:rsid w:val="00F13C71"/>
    <w:rsid w:val="00F13D66"/>
    <w:rsid w:val="00F1404A"/>
    <w:rsid w:val="00F14088"/>
    <w:rsid w:val="00F14134"/>
    <w:rsid w:val="00F1413C"/>
    <w:rsid w:val="00F142FE"/>
    <w:rsid w:val="00F1439F"/>
    <w:rsid w:val="00F14463"/>
    <w:rsid w:val="00F14755"/>
    <w:rsid w:val="00F14ADD"/>
    <w:rsid w:val="00F14BAF"/>
    <w:rsid w:val="00F14C8F"/>
    <w:rsid w:val="00F14FF5"/>
    <w:rsid w:val="00F150AC"/>
    <w:rsid w:val="00F1513D"/>
    <w:rsid w:val="00F1515C"/>
    <w:rsid w:val="00F15557"/>
    <w:rsid w:val="00F1572E"/>
    <w:rsid w:val="00F15813"/>
    <w:rsid w:val="00F1591D"/>
    <w:rsid w:val="00F15A94"/>
    <w:rsid w:val="00F15C63"/>
    <w:rsid w:val="00F15C9F"/>
    <w:rsid w:val="00F15E6A"/>
    <w:rsid w:val="00F15FA8"/>
    <w:rsid w:val="00F162DB"/>
    <w:rsid w:val="00F162EC"/>
    <w:rsid w:val="00F1647F"/>
    <w:rsid w:val="00F1653E"/>
    <w:rsid w:val="00F1659B"/>
    <w:rsid w:val="00F168DF"/>
    <w:rsid w:val="00F16A46"/>
    <w:rsid w:val="00F16C0B"/>
    <w:rsid w:val="00F16C75"/>
    <w:rsid w:val="00F16D36"/>
    <w:rsid w:val="00F16E9B"/>
    <w:rsid w:val="00F16EE7"/>
    <w:rsid w:val="00F17120"/>
    <w:rsid w:val="00F1736D"/>
    <w:rsid w:val="00F17457"/>
    <w:rsid w:val="00F1793F"/>
    <w:rsid w:val="00F17AF9"/>
    <w:rsid w:val="00F17B9D"/>
    <w:rsid w:val="00F17BFA"/>
    <w:rsid w:val="00F17D0F"/>
    <w:rsid w:val="00F17E22"/>
    <w:rsid w:val="00F17ED8"/>
    <w:rsid w:val="00F17FB3"/>
    <w:rsid w:val="00F17FE9"/>
    <w:rsid w:val="00F200D0"/>
    <w:rsid w:val="00F202C3"/>
    <w:rsid w:val="00F2076C"/>
    <w:rsid w:val="00F20887"/>
    <w:rsid w:val="00F208A7"/>
    <w:rsid w:val="00F20DF9"/>
    <w:rsid w:val="00F2128C"/>
    <w:rsid w:val="00F21449"/>
    <w:rsid w:val="00F214DE"/>
    <w:rsid w:val="00F2154A"/>
    <w:rsid w:val="00F21640"/>
    <w:rsid w:val="00F216F5"/>
    <w:rsid w:val="00F2180C"/>
    <w:rsid w:val="00F21CCD"/>
    <w:rsid w:val="00F21CD4"/>
    <w:rsid w:val="00F21D5F"/>
    <w:rsid w:val="00F21FCC"/>
    <w:rsid w:val="00F2212E"/>
    <w:rsid w:val="00F2227B"/>
    <w:rsid w:val="00F22450"/>
    <w:rsid w:val="00F22576"/>
    <w:rsid w:val="00F22632"/>
    <w:rsid w:val="00F226BC"/>
    <w:rsid w:val="00F22706"/>
    <w:rsid w:val="00F22854"/>
    <w:rsid w:val="00F2295E"/>
    <w:rsid w:val="00F229FE"/>
    <w:rsid w:val="00F22A98"/>
    <w:rsid w:val="00F230AC"/>
    <w:rsid w:val="00F230EB"/>
    <w:rsid w:val="00F23291"/>
    <w:rsid w:val="00F23342"/>
    <w:rsid w:val="00F233F9"/>
    <w:rsid w:val="00F2340F"/>
    <w:rsid w:val="00F23440"/>
    <w:rsid w:val="00F23936"/>
    <w:rsid w:val="00F2396C"/>
    <w:rsid w:val="00F239E9"/>
    <w:rsid w:val="00F23AC1"/>
    <w:rsid w:val="00F23DAF"/>
    <w:rsid w:val="00F23E03"/>
    <w:rsid w:val="00F240FC"/>
    <w:rsid w:val="00F24129"/>
    <w:rsid w:val="00F246F1"/>
    <w:rsid w:val="00F247C6"/>
    <w:rsid w:val="00F24801"/>
    <w:rsid w:val="00F24A55"/>
    <w:rsid w:val="00F24B35"/>
    <w:rsid w:val="00F24C0E"/>
    <w:rsid w:val="00F24E7A"/>
    <w:rsid w:val="00F24FDB"/>
    <w:rsid w:val="00F25246"/>
    <w:rsid w:val="00F25284"/>
    <w:rsid w:val="00F25295"/>
    <w:rsid w:val="00F2537B"/>
    <w:rsid w:val="00F253D6"/>
    <w:rsid w:val="00F256BB"/>
    <w:rsid w:val="00F2584C"/>
    <w:rsid w:val="00F258A6"/>
    <w:rsid w:val="00F258B0"/>
    <w:rsid w:val="00F25B9B"/>
    <w:rsid w:val="00F25C71"/>
    <w:rsid w:val="00F25CAC"/>
    <w:rsid w:val="00F25E82"/>
    <w:rsid w:val="00F25EE9"/>
    <w:rsid w:val="00F2600F"/>
    <w:rsid w:val="00F262A4"/>
    <w:rsid w:val="00F26798"/>
    <w:rsid w:val="00F267E7"/>
    <w:rsid w:val="00F2694E"/>
    <w:rsid w:val="00F26C4B"/>
    <w:rsid w:val="00F26CA1"/>
    <w:rsid w:val="00F26E2B"/>
    <w:rsid w:val="00F27129"/>
    <w:rsid w:val="00F2752D"/>
    <w:rsid w:val="00F2754E"/>
    <w:rsid w:val="00F276FE"/>
    <w:rsid w:val="00F278FC"/>
    <w:rsid w:val="00F27919"/>
    <w:rsid w:val="00F27CF7"/>
    <w:rsid w:val="00F27DF1"/>
    <w:rsid w:val="00F27E2C"/>
    <w:rsid w:val="00F27EC1"/>
    <w:rsid w:val="00F27FF0"/>
    <w:rsid w:val="00F300B8"/>
    <w:rsid w:val="00F30253"/>
    <w:rsid w:val="00F303C7"/>
    <w:rsid w:val="00F3056D"/>
    <w:rsid w:val="00F30660"/>
    <w:rsid w:val="00F30C06"/>
    <w:rsid w:val="00F30E95"/>
    <w:rsid w:val="00F311D6"/>
    <w:rsid w:val="00F31416"/>
    <w:rsid w:val="00F314CA"/>
    <w:rsid w:val="00F315AC"/>
    <w:rsid w:val="00F315E1"/>
    <w:rsid w:val="00F31694"/>
    <w:rsid w:val="00F316A2"/>
    <w:rsid w:val="00F316ED"/>
    <w:rsid w:val="00F3180D"/>
    <w:rsid w:val="00F3186F"/>
    <w:rsid w:val="00F31A10"/>
    <w:rsid w:val="00F31BD8"/>
    <w:rsid w:val="00F320E8"/>
    <w:rsid w:val="00F32122"/>
    <w:rsid w:val="00F3229E"/>
    <w:rsid w:val="00F322B1"/>
    <w:rsid w:val="00F323BF"/>
    <w:rsid w:val="00F32443"/>
    <w:rsid w:val="00F3244D"/>
    <w:rsid w:val="00F325B6"/>
    <w:rsid w:val="00F32788"/>
    <w:rsid w:val="00F328C6"/>
    <w:rsid w:val="00F32A0B"/>
    <w:rsid w:val="00F32B30"/>
    <w:rsid w:val="00F32BE0"/>
    <w:rsid w:val="00F32DA5"/>
    <w:rsid w:val="00F32E15"/>
    <w:rsid w:val="00F32E64"/>
    <w:rsid w:val="00F32E6C"/>
    <w:rsid w:val="00F32F18"/>
    <w:rsid w:val="00F330FC"/>
    <w:rsid w:val="00F33190"/>
    <w:rsid w:val="00F332A2"/>
    <w:rsid w:val="00F332A8"/>
    <w:rsid w:val="00F332B9"/>
    <w:rsid w:val="00F332CB"/>
    <w:rsid w:val="00F3331B"/>
    <w:rsid w:val="00F334AC"/>
    <w:rsid w:val="00F33551"/>
    <w:rsid w:val="00F33598"/>
    <w:rsid w:val="00F3359D"/>
    <w:rsid w:val="00F335EF"/>
    <w:rsid w:val="00F3370E"/>
    <w:rsid w:val="00F33770"/>
    <w:rsid w:val="00F33775"/>
    <w:rsid w:val="00F337B2"/>
    <w:rsid w:val="00F338E3"/>
    <w:rsid w:val="00F33A46"/>
    <w:rsid w:val="00F33D36"/>
    <w:rsid w:val="00F33E73"/>
    <w:rsid w:val="00F34386"/>
    <w:rsid w:val="00F343E0"/>
    <w:rsid w:val="00F3448A"/>
    <w:rsid w:val="00F344A3"/>
    <w:rsid w:val="00F34913"/>
    <w:rsid w:val="00F3494F"/>
    <w:rsid w:val="00F34A6A"/>
    <w:rsid w:val="00F34BE8"/>
    <w:rsid w:val="00F34CAE"/>
    <w:rsid w:val="00F34DA4"/>
    <w:rsid w:val="00F3532B"/>
    <w:rsid w:val="00F35330"/>
    <w:rsid w:val="00F35336"/>
    <w:rsid w:val="00F355AB"/>
    <w:rsid w:val="00F359FF"/>
    <w:rsid w:val="00F35DA9"/>
    <w:rsid w:val="00F35EF1"/>
    <w:rsid w:val="00F360B9"/>
    <w:rsid w:val="00F360CD"/>
    <w:rsid w:val="00F365B3"/>
    <w:rsid w:val="00F36901"/>
    <w:rsid w:val="00F36906"/>
    <w:rsid w:val="00F36C16"/>
    <w:rsid w:val="00F36CB1"/>
    <w:rsid w:val="00F36F2F"/>
    <w:rsid w:val="00F3707B"/>
    <w:rsid w:val="00F370BD"/>
    <w:rsid w:val="00F372A4"/>
    <w:rsid w:val="00F3753E"/>
    <w:rsid w:val="00F37562"/>
    <w:rsid w:val="00F375E0"/>
    <w:rsid w:val="00F376B3"/>
    <w:rsid w:val="00F377FE"/>
    <w:rsid w:val="00F37B27"/>
    <w:rsid w:val="00F37F8A"/>
    <w:rsid w:val="00F40317"/>
    <w:rsid w:val="00F4046A"/>
    <w:rsid w:val="00F4059D"/>
    <w:rsid w:val="00F406E7"/>
    <w:rsid w:val="00F40739"/>
    <w:rsid w:val="00F407BC"/>
    <w:rsid w:val="00F4080E"/>
    <w:rsid w:val="00F40827"/>
    <w:rsid w:val="00F40941"/>
    <w:rsid w:val="00F40AE3"/>
    <w:rsid w:val="00F40BC9"/>
    <w:rsid w:val="00F40CAC"/>
    <w:rsid w:val="00F40DDC"/>
    <w:rsid w:val="00F40E70"/>
    <w:rsid w:val="00F41111"/>
    <w:rsid w:val="00F41784"/>
    <w:rsid w:val="00F41805"/>
    <w:rsid w:val="00F41D78"/>
    <w:rsid w:val="00F41D9B"/>
    <w:rsid w:val="00F41F5F"/>
    <w:rsid w:val="00F424AB"/>
    <w:rsid w:val="00F427A0"/>
    <w:rsid w:val="00F427D7"/>
    <w:rsid w:val="00F4280E"/>
    <w:rsid w:val="00F42D62"/>
    <w:rsid w:val="00F42FB0"/>
    <w:rsid w:val="00F42FB5"/>
    <w:rsid w:val="00F433EC"/>
    <w:rsid w:val="00F43573"/>
    <w:rsid w:val="00F4386E"/>
    <w:rsid w:val="00F4398E"/>
    <w:rsid w:val="00F439C8"/>
    <w:rsid w:val="00F43E22"/>
    <w:rsid w:val="00F43F65"/>
    <w:rsid w:val="00F441CD"/>
    <w:rsid w:val="00F441E6"/>
    <w:rsid w:val="00F441FB"/>
    <w:rsid w:val="00F44210"/>
    <w:rsid w:val="00F44459"/>
    <w:rsid w:val="00F444B2"/>
    <w:rsid w:val="00F445AB"/>
    <w:rsid w:val="00F44693"/>
    <w:rsid w:val="00F44804"/>
    <w:rsid w:val="00F4481C"/>
    <w:rsid w:val="00F44847"/>
    <w:rsid w:val="00F4496B"/>
    <w:rsid w:val="00F44C81"/>
    <w:rsid w:val="00F44E21"/>
    <w:rsid w:val="00F44E36"/>
    <w:rsid w:val="00F44F6D"/>
    <w:rsid w:val="00F45154"/>
    <w:rsid w:val="00F45216"/>
    <w:rsid w:val="00F453A4"/>
    <w:rsid w:val="00F45540"/>
    <w:rsid w:val="00F455FA"/>
    <w:rsid w:val="00F45799"/>
    <w:rsid w:val="00F458EB"/>
    <w:rsid w:val="00F45EFF"/>
    <w:rsid w:val="00F45F31"/>
    <w:rsid w:val="00F467FE"/>
    <w:rsid w:val="00F46A0D"/>
    <w:rsid w:val="00F46BA5"/>
    <w:rsid w:val="00F46C39"/>
    <w:rsid w:val="00F47050"/>
    <w:rsid w:val="00F474BB"/>
    <w:rsid w:val="00F474EC"/>
    <w:rsid w:val="00F4755A"/>
    <w:rsid w:val="00F47C8C"/>
    <w:rsid w:val="00F47DA5"/>
    <w:rsid w:val="00F47E07"/>
    <w:rsid w:val="00F47F51"/>
    <w:rsid w:val="00F50074"/>
    <w:rsid w:val="00F50133"/>
    <w:rsid w:val="00F5022C"/>
    <w:rsid w:val="00F50434"/>
    <w:rsid w:val="00F50577"/>
    <w:rsid w:val="00F505D8"/>
    <w:rsid w:val="00F5064A"/>
    <w:rsid w:val="00F50908"/>
    <w:rsid w:val="00F50E0A"/>
    <w:rsid w:val="00F50E2C"/>
    <w:rsid w:val="00F51214"/>
    <w:rsid w:val="00F5137E"/>
    <w:rsid w:val="00F51409"/>
    <w:rsid w:val="00F514A5"/>
    <w:rsid w:val="00F5159C"/>
    <w:rsid w:val="00F516D4"/>
    <w:rsid w:val="00F51705"/>
    <w:rsid w:val="00F51E24"/>
    <w:rsid w:val="00F51FAE"/>
    <w:rsid w:val="00F5205C"/>
    <w:rsid w:val="00F5244B"/>
    <w:rsid w:val="00F524BA"/>
    <w:rsid w:val="00F52761"/>
    <w:rsid w:val="00F529EB"/>
    <w:rsid w:val="00F52A52"/>
    <w:rsid w:val="00F52CC8"/>
    <w:rsid w:val="00F52D11"/>
    <w:rsid w:val="00F52D2B"/>
    <w:rsid w:val="00F52D7A"/>
    <w:rsid w:val="00F52EA9"/>
    <w:rsid w:val="00F5302D"/>
    <w:rsid w:val="00F53238"/>
    <w:rsid w:val="00F5327D"/>
    <w:rsid w:val="00F5346D"/>
    <w:rsid w:val="00F53651"/>
    <w:rsid w:val="00F53713"/>
    <w:rsid w:val="00F53989"/>
    <w:rsid w:val="00F53BC2"/>
    <w:rsid w:val="00F53C5E"/>
    <w:rsid w:val="00F53CB8"/>
    <w:rsid w:val="00F53D95"/>
    <w:rsid w:val="00F53E04"/>
    <w:rsid w:val="00F540AD"/>
    <w:rsid w:val="00F541A7"/>
    <w:rsid w:val="00F542DC"/>
    <w:rsid w:val="00F54348"/>
    <w:rsid w:val="00F544E9"/>
    <w:rsid w:val="00F54731"/>
    <w:rsid w:val="00F547A2"/>
    <w:rsid w:val="00F548EC"/>
    <w:rsid w:val="00F54BD0"/>
    <w:rsid w:val="00F54F5D"/>
    <w:rsid w:val="00F55120"/>
    <w:rsid w:val="00F553A6"/>
    <w:rsid w:val="00F553E2"/>
    <w:rsid w:val="00F555C6"/>
    <w:rsid w:val="00F55790"/>
    <w:rsid w:val="00F557DE"/>
    <w:rsid w:val="00F55927"/>
    <w:rsid w:val="00F55AFE"/>
    <w:rsid w:val="00F55D23"/>
    <w:rsid w:val="00F55EEF"/>
    <w:rsid w:val="00F55FE3"/>
    <w:rsid w:val="00F5612A"/>
    <w:rsid w:val="00F561D3"/>
    <w:rsid w:val="00F5643A"/>
    <w:rsid w:val="00F56564"/>
    <w:rsid w:val="00F567C8"/>
    <w:rsid w:val="00F56909"/>
    <w:rsid w:val="00F569D3"/>
    <w:rsid w:val="00F56B09"/>
    <w:rsid w:val="00F56BDB"/>
    <w:rsid w:val="00F56D52"/>
    <w:rsid w:val="00F56E59"/>
    <w:rsid w:val="00F56FCA"/>
    <w:rsid w:val="00F57045"/>
    <w:rsid w:val="00F570DA"/>
    <w:rsid w:val="00F572AB"/>
    <w:rsid w:val="00F57741"/>
    <w:rsid w:val="00F577D6"/>
    <w:rsid w:val="00F5782B"/>
    <w:rsid w:val="00F57B0A"/>
    <w:rsid w:val="00F57CEB"/>
    <w:rsid w:val="00F57DCF"/>
    <w:rsid w:val="00F600E4"/>
    <w:rsid w:val="00F601F8"/>
    <w:rsid w:val="00F6024B"/>
    <w:rsid w:val="00F60292"/>
    <w:rsid w:val="00F602E1"/>
    <w:rsid w:val="00F6030F"/>
    <w:rsid w:val="00F60724"/>
    <w:rsid w:val="00F60727"/>
    <w:rsid w:val="00F60A52"/>
    <w:rsid w:val="00F60A69"/>
    <w:rsid w:val="00F60C0F"/>
    <w:rsid w:val="00F60CC6"/>
    <w:rsid w:val="00F60F63"/>
    <w:rsid w:val="00F61052"/>
    <w:rsid w:val="00F61121"/>
    <w:rsid w:val="00F61437"/>
    <w:rsid w:val="00F616E1"/>
    <w:rsid w:val="00F61772"/>
    <w:rsid w:val="00F618FB"/>
    <w:rsid w:val="00F61A8C"/>
    <w:rsid w:val="00F61C36"/>
    <w:rsid w:val="00F6201E"/>
    <w:rsid w:val="00F62051"/>
    <w:rsid w:val="00F62146"/>
    <w:rsid w:val="00F621D9"/>
    <w:rsid w:val="00F622E8"/>
    <w:rsid w:val="00F6236A"/>
    <w:rsid w:val="00F62576"/>
    <w:rsid w:val="00F626E7"/>
    <w:rsid w:val="00F62751"/>
    <w:rsid w:val="00F62794"/>
    <w:rsid w:val="00F62C59"/>
    <w:rsid w:val="00F62C67"/>
    <w:rsid w:val="00F62CA9"/>
    <w:rsid w:val="00F62CB0"/>
    <w:rsid w:val="00F62F65"/>
    <w:rsid w:val="00F637FE"/>
    <w:rsid w:val="00F63895"/>
    <w:rsid w:val="00F63B01"/>
    <w:rsid w:val="00F63BB4"/>
    <w:rsid w:val="00F63BC3"/>
    <w:rsid w:val="00F63DF8"/>
    <w:rsid w:val="00F63F24"/>
    <w:rsid w:val="00F63F4E"/>
    <w:rsid w:val="00F63FEB"/>
    <w:rsid w:val="00F64155"/>
    <w:rsid w:val="00F6433D"/>
    <w:rsid w:val="00F643D5"/>
    <w:rsid w:val="00F644C2"/>
    <w:rsid w:val="00F6473F"/>
    <w:rsid w:val="00F64773"/>
    <w:rsid w:val="00F64822"/>
    <w:rsid w:val="00F648E2"/>
    <w:rsid w:val="00F64B0E"/>
    <w:rsid w:val="00F651FF"/>
    <w:rsid w:val="00F659B0"/>
    <w:rsid w:val="00F65B20"/>
    <w:rsid w:val="00F65CB3"/>
    <w:rsid w:val="00F65E99"/>
    <w:rsid w:val="00F66195"/>
    <w:rsid w:val="00F661C9"/>
    <w:rsid w:val="00F663C7"/>
    <w:rsid w:val="00F6648A"/>
    <w:rsid w:val="00F667A4"/>
    <w:rsid w:val="00F6694C"/>
    <w:rsid w:val="00F66AA0"/>
    <w:rsid w:val="00F66AD7"/>
    <w:rsid w:val="00F66B4C"/>
    <w:rsid w:val="00F67102"/>
    <w:rsid w:val="00F6727B"/>
    <w:rsid w:val="00F6759D"/>
    <w:rsid w:val="00F67734"/>
    <w:rsid w:val="00F6780D"/>
    <w:rsid w:val="00F67A7E"/>
    <w:rsid w:val="00F67E7F"/>
    <w:rsid w:val="00F67FA1"/>
    <w:rsid w:val="00F67FAB"/>
    <w:rsid w:val="00F70549"/>
    <w:rsid w:val="00F70682"/>
    <w:rsid w:val="00F706FB"/>
    <w:rsid w:val="00F707E3"/>
    <w:rsid w:val="00F708A0"/>
    <w:rsid w:val="00F708A5"/>
    <w:rsid w:val="00F70A77"/>
    <w:rsid w:val="00F70DFD"/>
    <w:rsid w:val="00F7109E"/>
    <w:rsid w:val="00F711D8"/>
    <w:rsid w:val="00F711EE"/>
    <w:rsid w:val="00F712DD"/>
    <w:rsid w:val="00F712E5"/>
    <w:rsid w:val="00F716B7"/>
    <w:rsid w:val="00F7183A"/>
    <w:rsid w:val="00F7192D"/>
    <w:rsid w:val="00F71B80"/>
    <w:rsid w:val="00F71BDF"/>
    <w:rsid w:val="00F71CD0"/>
    <w:rsid w:val="00F71E13"/>
    <w:rsid w:val="00F71FC5"/>
    <w:rsid w:val="00F72310"/>
    <w:rsid w:val="00F7249F"/>
    <w:rsid w:val="00F725B8"/>
    <w:rsid w:val="00F72748"/>
    <w:rsid w:val="00F7291D"/>
    <w:rsid w:val="00F72A3C"/>
    <w:rsid w:val="00F72A8B"/>
    <w:rsid w:val="00F72F65"/>
    <w:rsid w:val="00F73049"/>
    <w:rsid w:val="00F7317C"/>
    <w:rsid w:val="00F731DD"/>
    <w:rsid w:val="00F731F6"/>
    <w:rsid w:val="00F73444"/>
    <w:rsid w:val="00F73596"/>
    <w:rsid w:val="00F7378F"/>
    <w:rsid w:val="00F738B5"/>
    <w:rsid w:val="00F738FE"/>
    <w:rsid w:val="00F73AE2"/>
    <w:rsid w:val="00F73B18"/>
    <w:rsid w:val="00F73B78"/>
    <w:rsid w:val="00F73D8B"/>
    <w:rsid w:val="00F73DAD"/>
    <w:rsid w:val="00F73E57"/>
    <w:rsid w:val="00F74024"/>
    <w:rsid w:val="00F74098"/>
    <w:rsid w:val="00F74162"/>
    <w:rsid w:val="00F74429"/>
    <w:rsid w:val="00F74460"/>
    <w:rsid w:val="00F744C5"/>
    <w:rsid w:val="00F746CA"/>
    <w:rsid w:val="00F74807"/>
    <w:rsid w:val="00F74818"/>
    <w:rsid w:val="00F74D07"/>
    <w:rsid w:val="00F74D88"/>
    <w:rsid w:val="00F7505E"/>
    <w:rsid w:val="00F7535F"/>
    <w:rsid w:val="00F75577"/>
    <w:rsid w:val="00F756D3"/>
    <w:rsid w:val="00F75719"/>
    <w:rsid w:val="00F75823"/>
    <w:rsid w:val="00F75903"/>
    <w:rsid w:val="00F75A63"/>
    <w:rsid w:val="00F75A65"/>
    <w:rsid w:val="00F75B77"/>
    <w:rsid w:val="00F75CAA"/>
    <w:rsid w:val="00F75F4A"/>
    <w:rsid w:val="00F760B3"/>
    <w:rsid w:val="00F761BE"/>
    <w:rsid w:val="00F7626D"/>
    <w:rsid w:val="00F7637C"/>
    <w:rsid w:val="00F763A6"/>
    <w:rsid w:val="00F76447"/>
    <w:rsid w:val="00F764CF"/>
    <w:rsid w:val="00F764D0"/>
    <w:rsid w:val="00F76B59"/>
    <w:rsid w:val="00F76BD9"/>
    <w:rsid w:val="00F76D20"/>
    <w:rsid w:val="00F76D9C"/>
    <w:rsid w:val="00F772CB"/>
    <w:rsid w:val="00F773E1"/>
    <w:rsid w:val="00F7741D"/>
    <w:rsid w:val="00F775BA"/>
    <w:rsid w:val="00F77609"/>
    <w:rsid w:val="00F77955"/>
    <w:rsid w:val="00F779DB"/>
    <w:rsid w:val="00F77BF2"/>
    <w:rsid w:val="00F77C11"/>
    <w:rsid w:val="00F77E0A"/>
    <w:rsid w:val="00F77E33"/>
    <w:rsid w:val="00F77EE5"/>
    <w:rsid w:val="00F80221"/>
    <w:rsid w:val="00F804EA"/>
    <w:rsid w:val="00F80553"/>
    <w:rsid w:val="00F806FF"/>
    <w:rsid w:val="00F8094A"/>
    <w:rsid w:val="00F80AE5"/>
    <w:rsid w:val="00F80FCE"/>
    <w:rsid w:val="00F81010"/>
    <w:rsid w:val="00F8118F"/>
    <w:rsid w:val="00F81261"/>
    <w:rsid w:val="00F814BF"/>
    <w:rsid w:val="00F8161F"/>
    <w:rsid w:val="00F81A4E"/>
    <w:rsid w:val="00F81C3A"/>
    <w:rsid w:val="00F82140"/>
    <w:rsid w:val="00F82220"/>
    <w:rsid w:val="00F82427"/>
    <w:rsid w:val="00F82463"/>
    <w:rsid w:val="00F82605"/>
    <w:rsid w:val="00F82617"/>
    <w:rsid w:val="00F82795"/>
    <w:rsid w:val="00F82B09"/>
    <w:rsid w:val="00F82E82"/>
    <w:rsid w:val="00F8315A"/>
    <w:rsid w:val="00F8343F"/>
    <w:rsid w:val="00F834B5"/>
    <w:rsid w:val="00F834CC"/>
    <w:rsid w:val="00F83606"/>
    <w:rsid w:val="00F8373F"/>
    <w:rsid w:val="00F8388D"/>
    <w:rsid w:val="00F83B7D"/>
    <w:rsid w:val="00F83E31"/>
    <w:rsid w:val="00F84224"/>
    <w:rsid w:val="00F842FA"/>
    <w:rsid w:val="00F8430E"/>
    <w:rsid w:val="00F8436B"/>
    <w:rsid w:val="00F84542"/>
    <w:rsid w:val="00F84633"/>
    <w:rsid w:val="00F84651"/>
    <w:rsid w:val="00F846D6"/>
    <w:rsid w:val="00F847DC"/>
    <w:rsid w:val="00F8484C"/>
    <w:rsid w:val="00F84B8E"/>
    <w:rsid w:val="00F84BA7"/>
    <w:rsid w:val="00F84D07"/>
    <w:rsid w:val="00F84D38"/>
    <w:rsid w:val="00F84E50"/>
    <w:rsid w:val="00F84E8F"/>
    <w:rsid w:val="00F84F06"/>
    <w:rsid w:val="00F852F0"/>
    <w:rsid w:val="00F85408"/>
    <w:rsid w:val="00F854DA"/>
    <w:rsid w:val="00F85765"/>
    <w:rsid w:val="00F85843"/>
    <w:rsid w:val="00F85895"/>
    <w:rsid w:val="00F858C9"/>
    <w:rsid w:val="00F85963"/>
    <w:rsid w:val="00F859D7"/>
    <w:rsid w:val="00F85E11"/>
    <w:rsid w:val="00F86304"/>
    <w:rsid w:val="00F86620"/>
    <w:rsid w:val="00F86855"/>
    <w:rsid w:val="00F86A73"/>
    <w:rsid w:val="00F86BD5"/>
    <w:rsid w:val="00F87071"/>
    <w:rsid w:val="00F87082"/>
    <w:rsid w:val="00F872DC"/>
    <w:rsid w:val="00F873C1"/>
    <w:rsid w:val="00F873FC"/>
    <w:rsid w:val="00F8743D"/>
    <w:rsid w:val="00F874EF"/>
    <w:rsid w:val="00F875F0"/>
    <w:rsid w:val="00F87622"/>
    <w:rsid w:val="00F8768F"/>
    <w:rsid w:val="00F87898"/>
    <w:rsid w:val="00F879C7"/>
    <w:rsid w:val="00F87A27"/>
    <w:rsid w:val="00F87BAE"/>
    <w:rsid w:val="00F87E60"/>
    <w:rsid w:val="00F87F9D"/>
    <w:rsid w:val="00F90159"/>
    <w:rsid w:val="00F903CE"/>
    <w:rsid w:val="00F90462"/>
    <w:rsid w:val="00F90510"/>
    <w:rsid w:val="00F90642"/>
    <w:rsid w:val="00F9065F"/>
    <w:rsid w:val="00F9083D"/>
    <w:rsid w:val="00F90997"/>
    <w:rsid w:val="00F90AFB"/>
    <w:rsid w:val="00F90CC3"/>
    <w:rsid w:val="00F90F15"/>
    <w:rsid w:val="00F910F6"/>
    <w:rsid w:val="00F9142F"/>
    <w:rsid w:val="00F9155A"/>
    <w:rsid w:val="00F915AF"/>
    <w:rsid w:val="00F915F3"/>
    <w:rsid w:val="00F916B3"/>
    <w:rsid w:val="00F91AD8"/>
    <w:rsid w:val="00F91B9B"/>
    <w:rsid w:val="00F91C90"/>
    <w:rsid w:val="00F91F5A"/>
    <w:rsid w:val="00F9203A"/>
    <w:rsid w:val="00F92133"/>
    <w:rsid w:val="00F921C5"/>
    <w:rsid w:val="00F92213"/>
    <w:rsid w:val="00F92311"/>
    <w:rsid w:val="00F924AE"/>
    <w:rsid w:val="00F924C7"/>
    <w:rsid w:val="00F92524"/>
    <w:rsid w:val="00F925E1"/>
    <w:rsid w:val="00F925F4"/>
    <w:rsid w:val="00F927D6"/>
    <w:rsid w:val="00F92891"/>
    <w:rsid w:val="00F9294F"/>
    <w:rsid w:val="00F9299F"/>
    <w:rsid w:val="00F92B7B"/>
    <w:rsid w:val="00F92E2A"/>
    <w:rsid w:val="00F92E44"/>
    <w:rsid w:val="00F92F01"/>
    <w:rsid w:val="00F93190"/>
    <w:rsid w:val="00F93209"/>
    <w:rsid w:val="00F9335B"/>
    <w:rsid w:val="00F93412"/>
    <w:rsid w:val="00F93525"/>
    <w:rsid w:val="00F935B0"/>
    <w:rsid w:val="00F937C8"/>
    <w:rsid w:val="00F938A1"/>
    <w:rsid w:val="00F9391C"/>
    <w:rsid w:val="00F9394F"/>
    <w:rsid w:val="00F93967"/>
    <w:rsid w:val="00F939E2"/>
    <w:rsid w:val="00F93A7B"/>
    <w:rsid w:val="00F93BFF"/>
    <w:rsid w:val="00F93F98"/>
    <w:rsid w:val="00F940BE"/>
    <w:rsid w:val="00F941C2"/>
    <w:rsid w:val="00F941EA"/>
    <w:rsid w:val="00F94234"/>
    <w:rsid w:val="00F947D2"/>
    <w:rsid w:val="00F94B36"/>
    <w:rsid w:val="00F94BCB"/>
    <w:rsid w:val="00F94E32"/>
    <w:rsid w:val="00F94F15"/>
    <w:rsid w:val="00F95128"/>
    <w:rsid w:val="00F95261"/>
    <w:rsid w:val="00F952D1"/>
    <w:rsid w:val="00F95473"/>
    <w:rsid w:val="00F955A2"/>
    <w:rsid w:val="00F955A8"/>
    <w:rsid w:val="00F955FF"/>
    <w:rsid w:val="00F956E3"/>
    <w:rsid w:val="00F95A6A"/>
    <w:rsid w:val="00F95B2C"/>
    <w:rsid w:val="00F95BEE"/>
    <w:rsid w:val="00F95D4C"/>
    <w:rsid w:val="00F95E93"/>
    <w:rsid w:val="00F95EB2"/>
    <w:rsid w:val="00F95F77"/>
    <w:rsid w:val="00F9609A"/>
    <w:rsid w:val="00F960AC"/>
    <w:rsid w:val="00F9625D"/>
    <w:rsid w:val="00F962A6"/>
    <w:rsid w:val="00F9645B"/>
    <w:rsid w:val="00F9664B"/>
    <w:rsid w:val="00F96897"/>
    <w:rsid w:val="00F969E6"/>
    <w:rsid w:val="00F96A45"/>
    <w:rsid w:val="00F96BC0"/>
    <w:rsid w:val="00F96D33"/>
    <w:rsid w:val="00F96D5B"/>
    <w:rsid w:val="00F97059"/>
    <w:rsid w:val="00F970B9"/>
    <w:rsid w:val="00F97125"/>
    <w:rsid w:val="00F971DF"/>
    <w:rsid w:val="00F971E5"/>
    <w:rsid w:val="00F973C2"/>
    <w:rsid w:val="00F973E5"/>
    <w:rsid w:val="00F9759D"/>
    <w:rsid w:val="00F97602"/>
    <w:rsid w:val="00F976E1"/>
    <w:rsid w:val="00F97A73"/>
    <w:rsid w:val="00F97B47"/>
    <w:rsid w:val="00F97BA5"/>
    <w:rsid w:val="00F97C7C"/>
    <w:rsid w:val="00FA0434"/>
    <w:rsid w:val="00FA07AA"/>
    <w:rsid w:val="00FA0966"/>
    <w:rsid w:val="00FA0AA2"/>
    <w:rsid w:val="00FA0CAE"/>
    <w:rsid w:val="00FA0DDB"/>
    <w:rsid w:val="00FA0FDB"/>
    <w:rsid w:val="00FA10AD"/>
    <w:rsid w:val="00FA113A"/>
    <w:rsid w:val="00FA124C"/>
    <w:rsid w:val="00FA1742"/>
    <w:rsid w:val="00FA180A"/>
    <w:rsid w:val="00FA1877"/>
    <w:rsid w:val="00FA19AD"/>
    <w:rsid w:val="00FA1A10"/>
    <w:rsid w:val="00FA1A61"/>
    <w:rsid w:val="00FA1B65"/>
    <w:rsid w:val="00FA1D3E"/>
    <w:rsid w:val="00FA1ECF"/>
    <w:rsid w:val="00FA1F3F"/>
    <w:rsid w:val="00FA2138"/>
    <w:rsid w:val="00FA24FC"/>
    <w:rsid w:val="00FA26C6"/>
    <w:rsid w:val="00FA2AA8"/>
    <w:rsid w:val="00FA2BE7"/>
    <w:rsid w:val="00FA2C93"/>
    <w:rsid w:val="00FA2CEF"/>
    <w:rsid w:val="00FA35B2"/>
    <w:rsid w:val="00FA360C"/>
    <w:rsid w:val="00FA3A09"/>
    <w:rsid w:val="00FA3B7E"/>
    <w:rsid w:val="00FA3C13"/>
    <w:rsid w:val="00FA3D28"/>
    <w:rsid w:val="00FA3FF8"/>
    <w:rsid w:val="00FA40A8"/>
    <w:rsid w:val="00FA4118"/>
    <w:rsid w:val="00FA4183"/>
    <w:rsid w:val="00FA418C"/>
    <w:rsid w:val="00FA4192"/>
    <w:rsid w:val="00FA43D1"/>
    <w:rsid w:val="00FA44F8"/>
    <w:rsid w:val="00FA4587"/>
    <w:rsid w:val="00FA45E5"/>
    <w:rsid w:val="00FA4633"/>
    <w:rsid w:val="00FA4A10"/>
    <w:rsid w:val="00FA4DC9"/>
    <w:rsid w:val="00FA4E24"/>
    <w:rsid w:val="00FA509B"/>
    <w:rsid w:val="00FA5188"/>
    <w:rsid w:val="00FA52CA"/>
    <w:rsid w:val="00FA5731"/>
    <w:rsid w:val="00FA57C4"/>
    <w:rsid w:val="00FA5B0F"/>
    <w:rsid w:val="00FA5C4C"/>
    <w:rsid w:val="00FA5DB9"/>
    <w:rsid w:val="00FA5DC3"/>
    <w:rsid w:val="00FA615C"/>
    <w:rsid w:val="00FA61D2"/>
    <w:rsid w:val="00FA63CC"/>
    <w:rsid w:val="00FA6482"/>
    <w:rsid w:val="00FA65F4"/>
    <w:rsid w:val="00FA6AC4"/>
    <w:rsid w:val="00FA6C3F"/>
    <w:rsid w:val="00FA6E2E"/>
    <w:rsid w:val="00FA6F0C"/>
    <w:rsid w:val="00FA74BC"/>
    <w:rsid w:val="00FA77D9"/>
    <w:rsid w:val="00FA7FB5"/>
    <w:rsid w:val="00FB00F6"/>
    <w:rsid w:val="00FB046B"/>
    <w:rsid w:val="00FB051A"/>
    <w:rsid w:val="00FB056F"/>
    <w:rsid w:val="00FB0623"/>
    <w:rsid w:val="00FB074D"/>
    <w:rsid w:val="00FB0B86"/>
    <w:rsid w:val="00FB0DE8"/>
    <w:rsid w:val="00FB0F81"/>
    <w:rsid w:val="00FB11CD"/>
    <w:rsid w:val="00FB133C"/>
    <w:rsid w:val="00FB14BC"/>
    <w:rsid w:val="00FB14D0"/>
    <w:rsid w:val="00FB17F6"/>
    <w:rsid w:val="00FB1860"/>
    <w:rsid w:val="00FB1BAA"/>
    <w:rsid w:val="00FB21BB"/>
    <w:rsid w:val="00FB277F"/>
    <w:rsid w:val="00FB279E"/>
    <w:rsid w:val="00FB28FF"/>
    <w:rsid w:val="00FB2A9F"/>
    <w:rsid w:val="00FB2B6A"/>
    <w:rsid w:val="00FB3263"/>
    <w:rsid w:val="00FB3419"/>
    <w:rsid w:val="00FB3429"/>
    <w:rsid w:val="00FB34B3"/>
    <w:rsid w:val="00FB380D"/>
    <w:rsid w:val="00FB3E1F"/>
    <w:rsid w:val="00FB3E9B"/>
    <w:rsid w:val="00FB4402"/>
    <w:rsid w:val="00FB45F3"/>
    <w:rsid w:val="00FB48FB"/>
    <w:rsid w:val="00FB4A05"/>
    <w:rsid w:val="00FB4AEB"/>
    <w:rsid w:val="00FB4C0E"/>
    <w:rsid w:val="00FB4EB1"/>
    <w:rsid w:val="00FB4EC7"/>
    <w:rsid w:val="00FB4FFD"/>
    <w:rsid w:val="00FB5119"/>
    <w:rsid w:val="00FB522A"/>
    <w:rsid w:val="00FB54A2"/>
    <w:rsid w:val="00FB5653"/>
    <w:rsid w:val="00FB5799"/>
    <w:rsid w:val="00FB580E"/>
    <w:rsid w:val="00FB59FF"/>
    <w:rsid w:val="00FB5A4D"/>
    <w:rsid w:val="00FB5B0F"/>
    <w:rsid w:val="00FB5B2D"/>
    <w:rsid w:val="00FB5CFE"/>
    <w:rsid w:val="00FB5E88"/>
    <w:rsid w:val="00FB5ED8"/>
    <w:rsid w:val="00FB61E8"/>
    <w:rsid w:val="00FB62DE"/>
    <w:rsid w:val="00FB62E1"/>
    <w:rsid w:val="00FB6355"/>
    <w:rsid w:val="00FB6407"/>
    <w:rsid w:val="00FB6547"/>
    <w:rsid w:val="00FB677A"/>
    <w:rsid w:val="00FB6827"/>
    <w:rsid w:val="00FB6891"/>
    <w:rsid w:val="00FB689E"/>
    <w:rsid w:val="00FB6A69"/>
    <w:rsid w:val="00FB6ED3"/>
    <w:rsid w:val="00FB6FFB"/>
    <w:rsid w:val="00FB7082"/>
    <w:rsid w:val="00FB713F"/>
    <w:rsid w:val="00FB7892"/>
    <w:rsid w:val="00FB79D5"/>
    <w:rsid w:val="00FB7AC9"/>
    <w:rsid w:val="00FB7C6B"/>
    <w:rsid w:val="00FB7DD0"/>
    <w:rsid w:val="00FC01B3"/>
    <w:rsid w:val="00FC01FB"/>
    <w:rsid w:val="00FC020B"/>
    <w:rsid w:val="00FC059D"/>
    <w:rsid w:val="00FC07D5"/>
    <w:rsid w:val="00FC0A38"/>
    <w:rsid w:val="00FC0B86"/>
    <w:rsid w:val="00FC0CE7"/>
    <w:rsid w:val="00FC0D50"/>
    <w:rsid w:val="00FC0EA1"/>
    <w:rsid w:val="00FC0F14"/>
    <w:rsid w:val="00FC12A3"/>
    <w:rsid w:val="00FC1414"/>
    <w:rsid w:val="00FC14B2"/>
    <w:rsid w:val="00FC1AE2"/>
    <w:rsid w:val="00FC1B21"/>
    <w:rsid w:val="00FC1CAF"/>
    <w:rsid w:val="00FC1CE0"/>
    <w:rsid w:val="00FC1DCF"/>
    <w:rsid w:val="00FC2299"/>
    <w:rsid w:val="00FC22E5"/>
    <w:rsid w:val="00FC26A0"/>
    <w:rsid w:val="00FC26FF"/>
    <w:rsid w:val="00FC28A5"/>
    <w:rsid w:val="00FC2A56"/>
    <w:rsid w:val="00FC2B66"/>
    <w:rsid w:val="00FC2BDB"/>
    <w:rsid w:val="00FC2E93"/>
    <w:rsid w:val="00FC2F16"/>
    <w:rsid w:val="00FC2F77"/>
    <w:rsid w:val="00FC30C2"/>
    <w:rsid w:val="00FC3163"/>
    <w:rsid w:val="00FC335E"/>
    <w:rsid w:val="00FC338A"/>
    <w:rsid w:val="00FC33AC"/>
    <w:rsid w:val="00FC33F2"/>
    <w:rsid w:val="00FC3605"/>
    <w:rsid w:val="00FC3832"/>
    <w:rsid w:val="00FC3DBD"/>
    <w:rsid w:val="00FC3EB1"/>
    <w:rsid w:val="00FC42C5"/>
    <w:rsid w:val="00FC4416"/>
    <w:rsid w:val="00FC4439"/>
    <w:rsid w:val="00FC44E5"/>
    <w:rsid w:val="00FC4514"/>
    <w:rsid w:val="00FC4754"/>
    <w:rsid w:val="00FC49E7"/>
    <w:rsid w:val="00FC4D6E"/>
    <w:rsid w:val="00FC4DAB"/>
    <w:rsid w:val="00FC4DB8"/>
    <w:rsid w:val="00FC5022"/>
    <w:rsid w:val="00FC517C"/>
    <w:rsid w:val="00FC51F5"/>
    <w:rsid w:val="00FC535A"/>
    <w:rsid w:val="00FC5443"/>
    <w:rsid w:val="00FC5A28"/>
    <w:rsid w:val="00FC5FF0"/>
    <w:rsid w:val="00FC618B"/>
    <w:rsid w:val="00FC64F7"/>
    <w:rsid w:val="00FC6544"/>
    <w:rsid w:val="00FC66E4"/>
    <w:rsid w:val="00FC6A3F"/>
    <w:rsid w:val="00FC6BFA"/>
    <w:rsid w:val="00FC71F7"/>
    <w:rsid w:val="00FC73BB"/>
    <w:rsid w:val="00FC74CA"/>
    <w:rsid w:val="00FC7583"/>
    <w:rsid w:val="00FC779A"/>
    <w:rsid w:val="00FC7C16"/>
    <w:rsid w:val="00FC7EFA"/>
    <w:rsid w:val="00FD04AE"/>
    <w:rsid w:val="00FD0519"/>
    <w:rsid w:val="00FD0666"/>
    <w:rsid w:val="00FD066A"/>
    <w:rsid w:val="00FD0752"/>
    <w:rsid w:val="00FD0D67"/>
    <w:rsid w:val="00FD0D9C"/>
    <w:rsid w:val="00FD0F94"/>
    <w:rsid w:val="00FD11B5"/>
    <w:rsid w:val="00FD1309"/>
    <w:rsid w:val="00FD132D"/>
    <w:rsid w:val="00FD140F"/>
    <w:rsid w:val="00FD1452"/>
    <w:rsid w:val="00FD145F"/>
    <w:rsid w:val="00FD1472"/>
    <w:rsid w:val="00FD1531"/>
    <w:rsid w:val="00FD1787"/>
    <w:rsid w:val="00FD18B7"/>
    <w:rsid w:val="00FD19B2"/>
    <w:rsid w:val="00FD19B5"/>
    <w:rsid w:val="00FD1A16"/>
    <w:rsid w:val="00FD1D31"/>
    <w:rsid w:val="00FD1F2A"/>
    <w:rsid w:val="00FD1F99"/>
    <w:rsid w:val="00FD2024"/>
    <w:rsid w:val="00FD2054"/>
    <w:rsid w:val="00FD21FF"/>
    <w:rsid w:val="00FD2569"/>
    <w:rsid w:val="00FD2841"/>
    <w:rsid w:val="00FD2C2C"/>
    <w:rsid w:val="00FD2D2E"/>
    <w:rsid w:val="00FD2DEC"/>
    <w:rsid w:val="00FD2E74"/>
    <w:rsid w:val="00FD334D"/>
    <w:rsid w:val="00FD335C"/>
    <w:rsid w:val="00FD36D5"/>
    <w:rsid w:val="00FD3974"/>
    <w:rsid w:val="00FD3989"/>
    <w:rsid w:val="00FD39CF"/>
    <w:rsid w:val="00FD3E33"/>
    <w:rsid w:val="00FD402C"/>
    <w:rsid w:val="00FD4035"/>
    <w:rsid w:val="00FD4195"/>
    <w:rsid w:val="00FD4301"/>
    <w:rsid w:val="00FD449D"/>
    <w:rsid w:val="00FD4867"/>
    <w:rsid w:val="00FD49B9"/>
    <w:rsid w:val="00FD4A5F"/>
    <w:rsid w:val="00FD4A82"/>
    <w:rsid w:val="00FD4C75"/>
    <w:rsid w:val="00FD4CC8"/>
    <w:rsid w:val="00FD4DD6"/>
    <w:rsid w:val="00FD5318"/>
    <w:rsid w:val="00FD548B"/>
    <w:rsid w:val="00FD5513"/>
    <w:rsid w:val="00FD5709"/>
    <w:rsid w:val="00FD586F"/>
    <w:rsid w:val="00FD58C6"/>
    <w:rsid w:val="00FD5922"/>
    <w:rsid w:val="00FD5BF6"/>
    <w:rsid w:val="00FD5C9A"/>
    <w:rsid w:val="00FD5F57"/>
    <w:rsid w:val="00FD5FBF"/>
    <w:rsid w:val="00FD5FF6"/>
    <w:rsid w:val="00FD60E4"/>
    <w:rsid w:val="00FD60EB"/>
    <w:rsid w:val="00FD6144"/>
    <w:rsid w:val="00FD6367"/>
    <w:rsid w:val="00FD64B3"/>
    <w:rsid w:val="00FD64E6"/>
    <w:rsid w:val="00FD682C"/>
    <w:rsid w:val="00FD68D4"/>
    <w:rsid w:val="00FD6945"/>
    <w:rsid w:val="00FD699B"/>
    <w:rsid w:val="00FD6B9B"/>
    <w:rsid w:val="00FD6DA9"/>
    <w:rsid w:val="00FD6DB5"/>
    <w:rsid w:val="00FD7021"/>
    <w:rsid w:val="00FD70F5"/>
    <w:rsid w:val="00FD7153"/>
    <w:rsid w:val="00FD716C"/>
    <w:rsid w:val="00FD751F"/>
    <w:rsid w:val="00FD76DA"/>
    <w:rsid w:val="00FD7749"/>
    <w:rsid w:val="00FD776E"/>
    <w:rsid w:val="00FD77BC"/>
    <w:rsid w:val="00FD78C3"/>
    <w:rsid w:val="00FD7A42"/>
    <w:rsid w:val="00FD7BF3"/>
    <w:rsid w:val="00FD7D43"/>
    <w:rsid w:val="00FD7D90"/>
    <w:rsid w:val="00FE02BF"/>
    <w:rsid w:val="00FE054F"/>
    <w:rsid w:val="00FE0768"/>
    <w:rsid w:val="00FE09BD"/>
    <w:rsid w:val="00FE0A94"/>
    <w:rsid w:val="00FE0FD8"/>
    <w:rsid w:val="00FE1164"/>
    <w:rsid w:val="00FE121C"/>
    <w:rsid w:val="00FE121E"/>
    <w:rsid w:val="00FE1264"/>
    <w:rsid w:val="00FE12A1"/>
    <w:rsid w:val="00FE1397"/>
    <w:rsid w:val="00FE13FD"/>
    <w:rsid w:val="00FE153B"/>
    <w:rsid w:val="00FE15FC"/>
    <w:rsid w:val="00FE1689"/>
    <w:rsid w:val="00FE1730"/>
    <w:rsid w:val="00FE174F"/>
    <w:rsid w:val="00FE17A6"/>
    <w:rsid w:val="00FE1A32"/>
    <w:rsid w:val="00FE1CE9"/>
    <w:rsid w:val="00FE2060"/>
    <w:rsid w:val="00FE21D8"/>
    <w:rsid w:val="00FE2474"/>
    <w:rsid w:val="00FE24DD"/>
    <w:rsid w:val="00FE252E"/>
    <w:rsid w:val="00FE2545"/>
    <w:rsid w:val="00FE2613"/>
    <w:rsid w:val="00FE28AD"/>
    <w:rsid w:val="00FE2C37"/>
    <w:rsid w:val="00FE2E2C"/>
    <w:rsid w:val="00FE2F4A"/>
    <w:rsid w:val="00FE2FB2"/>
    <w:rsid w:val="00FE309E"/>
    <w:rsid w:val="00FE30AE"/>
    <w:rsid w:val="00FE3200"/>
    <w:rsid w:val="00FE33DC"/>
    <w:rsid w:val="00FE36B8"/>
    <w:rsid w:val="00FE3739"/>
    <w:rsid w:val="00FE37A8"/>
    <w:rsid w:val="00FE3B28"/>
    <w:rsid w:val="00FE3C4E"/>
    <w:rsid w:val="00FE40EA"/>
    <w:rsid w:val="00FE41CB"/>
    <w:rsid w:val="00FE447D"/>
    <w:rsid w:val="00FE45E4"/>
    <w:rsid w:val="00FE4B08"/>
    <w:rsid w:val="00FE4BE1"/>
    <w:rsid w:val="00FE5084"/>
    <w:rsid w:val="00FE5470"/>
    <w:rsid w:val="00FE54C4"/>
    <w:rsid w:val="00FE565E"/>
    <w:rsid w:val="00FE5701"/>
    <w:rsid w:val="00FE5706"/>
    <w:rsid w:val="00FE574F"/>
    <w:rsid w:val="00FE5862"/>
    <w:rsid w:val="00FE5913"/>
    <w:rsid w:val="00FE599A"/>
    <w:rsid w:val="00FE6041"/>
    <w:rsid w:val="00FE608B"/>
    <w:rsid w:val="00FE610F"/>
    <w:rsid w:val="00FE6145"/>
    <w:rsid w:val="00FE6228"/>
    <w:rsid w:val="00FE624D"/>
    <w:rsid w:val="00FE6AB5"/>
    <w:rsid w:val="00FE6CEE"/>
    <w:rsid w:val="00FE6F0F"/>
    <w:rsid w:val="00FE6F8E"/>
    <w:rsid w:val="00FE7053"/>
    <w:rsid w:val="00FE7096"/>
    <w:rsid w:val="00FE73AD"/>
    <w:rsid w:val="00FE759D"/>
    <w:rsid w:val="00FE7644"/>
    <w:rsid w:val="00FE784D"/>
    <w:rsid w:val="00FE7954"/>
    <w:rsid w:val="00FE7A96"/>
    <w:rsid w:val="00FE7CC9"/>
    <w:rsid w:val="00FE7E84"/>
    <w:rsid w:val="00FE7F47"/>
    <w:rsid w:val="00FE7FE1"/>
    <w:rsid w:val="00FF01FF"/>
    <w:rsid w:val="00FF029E"/>
    <w:rsid w:val="00FF0450"/>
    <w:rsid w:val="00FF04A2"/>
    <w:rsid w:val="00FF054C"/>
    <w:rsid w:val="00FF08BB"/>
    <w:rsid w:val="00FF0918"/>
    <w:rsid w:val="00FF0A78"/>
    <w:rsid w:val="00FF0CAE"/>
    <w:rsid w:val="00FF0E50"/>
    <w:rsid w:val="00FF0E56"/>
    <w:rsid w:val="00FF0EBD"/>
    <w:rsid w:val="00FF0F26"/>
    <w:rsid w:val="00FF1038"/>
    <w:rsid w:val="00FF1377"/>
    <w:rsid w:val="00FF1379"/>
    <w:rsid w:val="00FF14BF"/>
    <w:rsid w:val="00FF160F"/>
    <w:rsid w:val="00FF174F"/>
    <w:rsid w:val="00FF18D6"/>
    <w:rsid w:val="00FF18EE"/>
    <w:rsid w:val="00FF1994"/>
    <w:rsid w:val="00FF1B99"/>
    <w:rsid w:val="00FF1C12"/>
    <w:rsid w:val="00FF1CE1"/>
    <w:rsid w:val="00FF1D17"/>
    <w:rsid w:val="00FF1E35"/>
    <w:rsid w:val="00FF1ED6"/>
    <w:rsid w:val="00FF20E7"/>
    <w:rsid w:val="00FF210F"/>
    <w:rsid w:val="00FF2172"/>
    <w:rsid w:val="00FF2277"/>
    <w:rsid w:val="00FF2332"/>
    <w:rsid w:val="00FF23CF"/>
    <w:rsid w:val="00FF26B7"/>
    <w:rsid w:val="00FF28BE"/>
    <w:rsid w:val="00FF29DD"/>
    <w:rsid w:val="00FF2B5D"/>
    <w:rsid w:val="00FF2B7C"/>
    <w:rsid w:val="00FF2D81"/>
    <w:rsid w:val="00FF2E81"/>
    <w:rsid w:val="00FF31BF"/>
    <w:rsid w:val="00FF36E4"/>
    <w:rsid w:val="00FF378C"/>
    <w:rsid w:val="00FF3832"/>
    <w:rsid w:val="00FF399C"/>
    <w:rsid w:val="00FF3E0E"/>
    <w:rsid w:val="00FF3F60"/>
    <w:rsid w:val="00FF400A"/>
    <w:rsid w:val="00FF403F"/>
    <w:rsid w:val="00FF40F7"/>
    <w:rsid w:val="00FF41B7"/>
    <w:rsid w:val="00FF4438"/>
    <w:rsid w:val="00FF448C"/>
    <w:rsid w:val="00FF472D"/>
    <w:rsid w:val="00FF4827"/>
    <w:rsid w:val="00FF4875"/>
    <w:rsid w:val="00FF48C6"/>
    <w:rsid w:val="00FF48F9"/>
    <w:rsid w:val="00FF49DA"/>
    <w:rsid w:val="00FF4A1F"/>
    <w:rsid w:val="00FF4B61"/>
    <w:rsid w:val="00FF4FE5"/>
    <w:rsid w:val="00FF500F"/>
    <w:rsid w:val="00FF5099"/>
    <w:rsid w:val="00FF557A"/>
    <w:rsid w:val="00FF55C7"/>
    <w:rsid w:val="00FF5DD3"/>
    <w:rsid w:val="00FF668D"/>
    <w:rsid w:val="00FF698F"/>
    <w:rsid w:val="00FF6B6F"/>
    <w:rsid w:val="00FF6D38"/>
    <w:rsid w:val="00FF6F45"/>
    <w:rsid w:val="00FF6F4D"/>
    <w:rsid w:val="00FF7187"/>
    <w:rsid w:val="00FF7393"/>
    <w:rsid w:val="00FF7726"/>
    <w:rsid w:val="00FF77DC"/>
    <w:rsid w:val="00FF78EA"/>
    <w:rsid w:val="00FF7B29"/>
    <w:rsid w:val="00FF7CCA"/>
    <w:rsid w:val="00FF7DEA"/>
    <w:rsid w:val="01089C13"/>
    <w:rsid w:val="0128F068"/>
    <w:rsid w:val="012A9EA6"/>
    <w:rsid w:val="016F0C53"/>
    <w:rsid w:val="019C8249"/>
    <w:rsid w:val="01B7678A"/>
    <w:rsid w:val="01CB49F4"/>
    <w:rsid w:val="01E65223"/>
    <w:rsid w:val="01EE7176"/>
    <w:rsid w:val="01FD114E"/>
    <w:rsid w:val="021F584F"/>
    <w:rsid w:val="022A6CF8"/>
    <w:rsid w:val="0246FDD7"/>
    <w:rsid w:val="02575DFB"/>
    <w:rsid w:val="025AABE7"/>
    <w:rsid w:val="02A25E0A"/>
    <w:rsid w:val="02B3F46F"/>
    <w:rsid w:val="02D62693"/>
    <w:rsid w:val="02E981BA"/>
    <w:rsid w:val="02EC7B82"/>
    <w:rsid w:val="032E8005"/>
    <w:rsid w:val="03364365"/>
    <w:rsid w:val="03436155"/>
    <w:rsid w:val="0347348C"/>
    <w:rsid w:val="034C5885"/>
    <w:rsid w:val="03581AC8"/>
    <w:rsid w:val="035B9520"/>
    <w:rsid w:val="036094FE"/>
    <w:rsid w:val="03D6D572"/>
    <w:rsid w:val="03E5E2ED"/>
    <w:rsid w:val="03F2C1C6"/>
    <w:rsid w:val="03FDB679"/>
    <w:rsid w:val="0412DDDD"/>
    <w:rsid w:val="041F0410"/>
    <w:rsid w:val="044C91E8"/>
    <w:rsid w:val="046CDD82"/>
    <w:rsid w:val="04725CE2"/>
    <w:rsid w:val="04914DB0"/>
    <w:rsid w:val="04A6B7AD"/>
    <w:rsid w:val="04BAB9C7"/>
    <w:rsid w:val="04C39486"/>
    <w:rsid w:val="04CBAE08"/>
    <w:rsid w:val="04D645D8"/>
    <w:rsid w:val="04F9212B"/>
    <w:rsid w:val="050B7499"/>
    <w:rsid w:val="051EAEBA"/>
    <w:rsid w:val="052A8FC7"/>
    <w:rsid w:val="05A9786A"/>
    <w:rsid w:val="05AE9AAF"/>
    <w:rsid w:val="05D89ED0"/>
    <w:rsid w:val="05E3B7D2"/>
    <w:rsid w:val="0600F8FC"/>
    <w:rsid w:val="0623AD1D"/>
    <w:rsid w:val="06254CC7"/>
    <w:rsid w:val="065F624C"/>
    <w:rsid w:val="066D188A"/>
    <w:rsid w:val="069FD96B"/>
    <w:rsid w:val="06A89842"/>
    <w:rsid w:val="06C66DB9"/>
    <w:rsid w:val="06C9C71F"/>
    <w:rsid w:val="06CD6961"/>
    <w:rsid w:val="06CDF125"/>
    <w:rsid w:val="06E39EFB"/>
    <w:rsid w:val="06E7D620"/>
    <w:rsid w:val="0708EBB4"/>
    <w:rsid w:val="073B05C6"/>
    <w:rsid w:val="073D9F3E"/>
    <w:rsid w:val="073DA949"/>
    <w:rsid w:val="07604747"/>
    <w:rsid w:val="07A67B78"/>
    <w:rsid w:val="07BD2B73"/>
    <w:rsid w:val="07C0C97D"/>
    <w:rsid w:val="07C11D28"/>
    <w:rsid w:val="07D26841"/>
    <w:rsid w:val="07DD45E1"/>
    <w:rsid w:val="07F259A9"/>
    <w:rsid w:val="0819A990"/>
    <w:rsid w:val="08272AF0"/>
    <w:rsid w:val="086D43FA"/>
    <w:rsid w:val="08819F10"/>
    <w:rsid w:val="089CAF0B"/>
    <w:rsid w:val="089DACEB"/>
    <w:rsid w:val="08AB53D9"/>
    <w:rsid w:val="08AD1B3D"/>
    <w:rsid w:val="08BCEAB4"/>
    <w:rsid w:val="08D143E7"/>
    <w:rsid w:val="08F2680F"/>
    <w:rsid w:val="090733E0"/>
    <w:rsid w:val="0908ED44"/>
    <w:rsid w:val="091A9445"/>
    <w:rsid w:val="0952F6FD"/>
    <w:rsid w:val="09594C99"/>
    <w:rsid w:val="09949ADB"/>
    <w:rsid w:val="099F95C4"/>
    <w:rsid w:val="09CCC819"/>
    <w:rsid w:val="09D20453"/>
    <w:rsid w:val="09D23A1C"/>
    <w:rsid w:val="0A06FA7A"/>
    <w:rsid w:val="0A138657"/>
    <w:rsid w:val="0A528B10"/>
    <w:rsid w:val="0A65C2C5"/>
    <w:rsid w:val="0A693549"/>
    <w:rsid w:val="0A6CE602"/>
    <w:rsid w:val="0A752F06"/>
    <w:rsid w:val="0A84419A"/>
    <w:rsid w:val="0A8FA519"/>
    <w:rsid w:val="0ABEE0C3"/>
    <w:rsid w:val="0AC5F46D"/>
    <w:rsid w:val="0AED2FC2"/>
    <w:rsid w:val="0B15ABF7"/>
    <w:rsid w:val="0B1C1C0B"/>
    <w:rsid w:val="0B3E4C51"/>
    <w:rsid w:val="0B4AE81B"/>
    <w:rsid w:val="0B517A6E"/>
    <w:rsid w:val="0B6329EE"/>
    <w:rsid w:val="0B70787F"/>
    <w:rsid w:val="0B8BF76D"/>
    <w:rsid w:val="0BA74432"/>
    <w:rsid w:val="0BFF0DC1"/>
    <w:rsid w:val="0C060813"/>
    <w:rsid w:val="0C2358AA"/>
    <w:rsid w:val="0C3D129A"/>
    <w:rsid w:val="0C4BBBFC"/>
    <w:rsid w:val="0C4EDC74"/>
    <w:rsid w:val="0C6116F6"/>
    <w:rsid w:val="0C8D8741"/>
    <w:rsid w:val="0C8F3B87"/>
    <w:rsid w:val="0CAEDC6F"/>
    <w:rsid w:val="0CC2211A"/>
    <w:rsid w:val="0CCABBE3"/>
    <w:rsid w:val="0CDFCF46"/>
    <w:rsid w:val="0D32F87F"/>
    <w:rsid w:val="0D4C6A67"/>
    <w:rsid w:val="0D6D949F"/>
    <w:rsid w:val="0D733679"/>
    <w:rsid w:val="0D767680"/>
    <w:rsid w:val="0D9C549D"/>
    <w:rsid w:val="0DAA6E9B"/>
    <w:rsid w:val="0DE66B63"/>
    <w:rsid w:val="0DE9A979"/>
    <w:rsid w:val="0DFEBED3"/>
    <w:rsid w:val="0E0B40DA"/>
    <w:rsid w:val="0E0EDE36"/>
    <w:rsid w:val="0E0F4DB4"/>
    <w:rsid w:val="0E1F8B45"/>
    <w:rsid w:val="0E2A6480"/>
    <w:rsid w:val="0E3B268A"/>
    <w:rsid w:val="0E4DC5A2"/>
    <w:rsid w:val="0E570B81"/>
    <w:rsid w:val="0E632BDE"/>
    <w:rsid w:val="0EA44B35"/>
    <w:rsid w:val="0EB30497"/>
    <w:rsid w:val="0EC40CAF"/>
    <w:rsid w:val="0F519F15"/>
    <w:rsid w:val="0F5334CE"/>
    <w:rsid w:val="0F7707C4"/>
    <w:rsid w:val="0F938A4A"/>
    <w:rsid w:val="0FA88FFC"/>
    <w:rsid w:val="0FAAD8EC"/>
    <w:rsid w:val="0FAD174E"/>
    <w:rsid w:val="0FCC71E5"/>
    <w:rsid w:val="0FD8A1D8"/>
    <w:rsid w:val="1011CD0B"/>
    <w:rsid w:val="10235EA9"/>
    <w:rsid w:val="104789DA"/>
    <w:rsid w:val="105246B7"/>
    <w:rsid w:val="105D16C5"/>
    <w:rsid w:val="10689F7E"/>
    <w:rsid w:val="1089717D"/>
    <w:rsid w:val="10AAC277"/>
    <w:rsid w:val="10B0410A"/>
    <w:rsid w:val="10B7ACA6"/>
    <w:rsid w:val="10E4F8A9"/>
    <w:rsid w:val="10ED8F2B"/>
    <w:rsid w:val="111AE995"/>
    <w:rsid w:val="11388DFC"/>
    <w:rsid w:val="113FE72F"/>
    <w:rsid w:val="114EE846"/>
    <w:rsid w:val="115DB8F3"/>
    <w:rsid w:val="1170CD6D"/>
    <w:rsid w:val="1173EA1A"/>
    <w:rsid w:val="1188A75C"/>
    <w:rsid w:val="11AD8E69"/>
    <w:rsid w:val="11C0E768"/>
    <w:rsid w:val="11C4E155"/>
    <w:rsid w:val="11EB7DBA"/>
    <w:rsid w:val="11F10199"/>
    <w:rsid w:val="12105BE0"/>
    <w:rsid w:val="1237F276"/>
    <w:rsid w:val="123C1B1A"/>
    <w:rsid w:val="123D86DB"/>
    <w:rsid w:val="125839D8"/>
    <w:rsid w:val="1262CB68"/>
    <w:rsid w:val="1263FF45"/>
    <w:rsid w:val="12AE46CE"/>
    <w:rsid w:val="12D8E550"/>
    <w:rsid w:val="1316EC97"/>
    <w:rsid w:val="131BE017"/>
    <w:rsid w:val="131EDB75"/>
    <w:rsid w:val="1324A819"/>
    <w:rsid w:val="132A2B7C"/>
    <w:rsid w:val="135BA2BC"/>
    <w:rsid w:val="1362DF1B"/>
    <w:rsid w:val="13744D73"/>
    <w:rsid w:val="1376DBC9"/>
    <w:rsid w:val="137A305E"/>
    <w:rsid w:val="13B28939"/>
    <w:rsid w:val="13C3BB6E"/>
    <w:rsid w:val="13F2A59F"/>
    <w:rsid w:val="14003BC0"/>
    <w:rsid w:val="1417060E"/>
    <w:rsid w:val="141DCF28"/>
    <w:rsid w:val="142A5889"/>
    <w:rsid w:val="143AB046"/>
    <w:rsid w:val="1440A21E"/>
    <w:rsid w:val="1496AE9D"/>
    <w:rsid w:val="14ACA5E8"/>
    <w:rsid w:val="14AFBDC8"/>
    <w:rsid w:val="14C5DED9"/>
    <w:rsid w:val="14C9678C"/>
    <w:rsid w:val="14D7F1DE"/>
    <w:rsid w:val="14D86E3A"/>
    <w:rsid w:val="14F53150"/>
    <w:rsid w:val="1526CB87"/>
    <w:rsid w:val="153EABD9"/>
    <w:rsid w:val="1559659C"/>
    <w:rsid w:val="155C3E11"/>
    <w:rsid w:val="157A632C"/>
    <w:rsid w:val="158D5C21"/>
    <w:rsid w:val="159A2E7E"/>
    <w:rsid w:val="15ABD1E8"/>
    <w:rsid w:val="15ABF354"/>
    <w:rsid w:val="15B00F3D"/>
    <w:rsid w:val="15B283CA"/>
    <w:rsid w:val="15B65D59"/>
    <w:rsid w:val="15D59650"/>
    <w:rsid w:val="15D610EE"/>
    <w:rsid w:val="15D67DB0"/>
    <w:rsid w:val="15E67E44"/>
    <w:rsid w:val="15EC5B7E"/>
    <w:rsid w:val="15F24B67"/>
    <w:rsid w:val="15FD04A9"/>
    <w:rsid w:val="160BE2D9"/>
    <w:rsid w:val="161CCF25"/>
    <w:rsid w:val="16272DD9"/>
    <w:rsid w:val="163C8404"/>
    <w:rsid w:val="163D74C7"/>
    <w:rsid w:val="1659620A"/>
    <w:rsid w:val="166F4E1C"/>
    <w:rsid w:val="168AFB7F"/>
    <w:rsid w:val="16C31EE6"/>
    <w:rsid w:val="170155A6"/>
    <w:rsid w:val="17033FB2"/>
    <w:rsid w:val="1777167D"/>
    <w:rsid w:val="177777FF"/>
    <w:rsid w:val="178AAF34"/>
    <w:rsid w:val="17A25E87"/>
    <w:rsid w:val="180F4FBE"/>
    <w:rsid w:val="18259D08"/>
    <w:rsid w:val="182EDDAB"/>
    <w:rsid w:val="183B7EE7"/>
    <w:rsid w:val="18618A6B"/>
    <w:rsid w:val="1866C04F"/>
    <w:rsid w:val="18A00C68"/>
    <w:rsid w:val="18A6898F"/>
    <w:rsid w:val="18C5F88B"/>
    <w:rsid w:val="18CA66A0"/>
    <w:rsid w:val="18DCBC2F"/>
    <w:rsid w:val="19044CC1"/>
    <w:rsid w:val="1920DC09"/>
    <w:rsid w:val="192ECE0F"/>
    <w:rsid w:val="19439AF6"/>
    <w:rsid w:val="194ACF18"/>
    <w:rsid w:val="199D1D04"/>
    <w:rsid w:val="19A49933"/>
    <w:rsid w:val="19CCBC65"/>
    <w:rsid w:val="19DD65BE"/>
    <w:rsid w:val="1A026849"/>
    <w:rsid w:val="1A0F34B4"/>
    <w:rsid w:val="1A42C36E"/>
    <w:rsid w:val="1A437B42"/>
    <w:rsid w:val="1A464670"/>
    <w:rsid w:val="1A46E3D2"/>
    <w:rsid w:val="1A560D25"/>
    <w:rsid w:val="1A56BFCA"/>
    <w:rsid w:val="1A5EEC71"/>
    <w:rsid w:val="1A80E2BA"/>
    <w:rsid w:val="1A8FCF2F"/>
    <w:rsid w:val="1AB85C75"/>
    <w:rsid w:val="1AC705A9"/>
    <w:rsid w:val="1AD9BA68"/>
    <w:rsid w:val="1ADB3E68"/>
    <w:rsid w:val="1AE1121A"/>
    <w:rsid w:val="1AE9A2D7"/>
    <w:rsid w:val="1B570434"/>
    <w:rsid w:val="1B5F5089"/>
    <w:rsid w:val="1B6CF9E9"/>
    <w:rsid w:val="1B71250A"/>
    <w:rsid w:val="1B73EE2E"/>
    <w:rsid w:val="1B7ECAFC"/>
    <w:rsid w:val="1B86008D"/>
    <w:rsid w:val="1B9334D1"/>
    <w:rsid w:val="1BA427CE"/>
    <w:rsid w:val="1BA89441"/>
    <w:rsid w:val="1BAA8321"/>
    <w:rsid w:val="1BAB28F6"/>
    <w:rsid w:val="1BBF682B"/>
    <w:rsid w:val="1BEBE079"/>
    <w:rsid w:val="1BEE8756"/>
    <w:rsid w:val="1C25DC4B"/>
    <w:rsid w:val="1C265750"/>
    <w:rsid w:val="1C2F17E3"/>
    <w:rsid w:val="1C4CDD21"/>
    <w:rsid w:val="1C588DF9"/>
    <w:rsid w:val="1C62E0AB"/>
    <w:rsid w:val="1C75E1CC"/>
    <w:rsid w:val="1C7FB8BF"/>
    <w:rsid w:val="1CA67FD0"/>
    <w:rsid w:val="1CC89035"/>
    <w:rsid w:val="1CCD60E6"/>
    <w:rsid w:val="1CD50195"/>
    <w:rsid w:val="1CE69447"/>
    <w:rsid w:val="1CF92FA1"/>
    <w:rsid w:val="1D07A7C8"/>
    <w:rsid w:val="1D184170"/>
    <w:rsid w:val="1D2A8C49"/>
    <w:rsid w:val="1D2E9E6C"/>
    <w:rsid w:val="1D4FFB38"/>
    <w:rsid w:val="1D5C4B5F"/>
    <w:rsid w:val="1D65891E"/>
    <w:rsid w:val="1D691634"/>
    <w:rsid w:val="1D6942C8"/>
    <w:rsid w:val="1D93B590"/>
    <w:rsid w:val="1DA7EB74"/>
    <w:rsid w:val="1DB86F6E"/>
    <w:rsid w:val="1DC6C1E8"/>
    <w:rsid w:val="1DD1135E"/>
    <w:rsid w:val="1DD7D2C6"/>
    <w:rsid w:val="1DE4C8A1"/>
    <w:rsid w:val="1DFD7BC4"/>
    <w:rsid w:val="1E1EBC2D"/>
    <w:rsid w:val="1E1FB47A"/>
    <w:rsid w:val="1E3133BB"/>
    <w:rsid w:val="1E6C5289"/>
    <w:rsid w:val="1E7350DD"/>
    <w:rsid w:val="1E73FC75"/>
    <w:rsid w:val="1EA15233"/>
    <w:rsid w:val="1EC98E89"/>
    <w:rsid w:val="1ED97473"/>
    <w:rsid w:val="1F07DB73"/>
    <w:rsid w:val="1F269993"/>
    <w:rsid w:val="1F2E9599"/>
    <w:rsid w:val="1F3819D1"/>
    <w:rsid w:val="1F3A0533"/>
    <w:rsid w:val="1F3A31AA"/>
    <w:rsid w:val="1F465B2A"/>
    <w:rsid w:val="1F49BA26"/>
    <w:rsid w:val="1F640F93"/>
    <w:rsid w:val="1F710833"/>
    <w:rsid w:val="1F9AAC4B"/>
    <w:rsid w:val="1F9C2CC9"/>
    <w:rsid w:val="1FA6664B"/>
    <w:rsid w:val="1FB9BC13"/>
    <w:rsid w:val="1FD99DAE"/>
    <w:rsid w:val="1FEB2421"/>
    <w:rsid w:val="1FF403D3"/>
    <w:rsid w:val="200B01DB"/>
    <w:rsid w:val="20342C93"/>
    <w:rsid w:val="203BA0FB"/>
    <w:rsid w:val="204D4FC9"/>
    <w:rsid w:val="207A7444"/>
    <w:rsid w:val="20855396"/>
    <w:rsid w:val="2094B63B"/>
    <w:rsid w:val="20966DAB"/>
    <w:rsid w:val="20D43FF7"/>
    <w:rsid w:val="20EC047F"/>
    <w:rsid w:val="20F63AD6"/>
    <w:rsid w:val="2103847F"/>
    <w:rsid w:val="21056FAE"/>
    <w:rsid w:val="211006D1"/>
    <w:rsid w:val="211FD8B1"/>
    <w:rsid w:val="212389DF"/>
    <w:rsid w:val="21579ADD"/>
    <w:rsid w:val="216778A1"/>
    <w:rsid w:val="2178C810"/>
    <w:rsid w:val="2188F9A3"/>
    <w:rsid w:val="2196CC78"/>
    <w:rsid w:val="219B9968"/>
    <w:rsid w:val="21AB6198"/>
    <w:rsid w:val="222C811F"/>
    <w:rsid w:val="2244D984"/>
    <w:rsid w:val="224D845E"/>
    <w:rsid w:val="2261D54B"/>
    <w:rsid w:val="226D4A51"/>
    <w:rsid w:val="22776BAE"/>
    <w:rsid w:val="2284F5F2"/>
    <w:rsid w:val="22887B43"/>
    <w:rsid w:val="229BE899"/>
    <w:rsid w:val="22CFF48F"/>
    <w:rsid w:val="22E3F359"/>
    <w:rsid w:val="22EB22C9"/>
    <w:rsid w:val="23030671"/>
    <w:rsid w:val="230C5377"/>
    <w:rsid w:val="230DCAB4"/>
    <w:rsid w:val="2322DA00"/>
    <w:rsid w:val="232D9DF8"/>
    <w:rsid w:val="2334F43E"/>
    <w:rsid w:val="235C9BD4"/>
    <w:rsid w:val="23623745"/>
    <w:rsid w:val="2369B930"/>
    <w:rsid w:val="236A1ECF"/>
    <w:rsid w:val="23714E4C"/>
    <w:rsid w:val="2372D4F3"/>
    <w:rsid w:val="2394C278"/>
    <w:rsid w:val="23A0373D"/>
    <w:rsid w:val="23AB6303"/>
    <w:rsid w:val="23BC953A"/>
    <w:rsid w:val="23DC0B7E"/>
    <w:rsid w:val="23DDB1A7"/>
    <w:rsid w:val="23E48638"/>
    <w:rsid w:val="23F83FC8"/>
    <w:rsid w:val="248765F1"/>
    <w:rsid w:val="2492A66E"/>
    <w:rsid w:val="24933630"/>
    <w:rsid w:val="24A56F09"/>
    <w:rsid w:val="24A6FE72"/>
    <w:rsid w:val="24B04C2A"/>
    <w:rsid w:val="24B93AC7"/>
    <w:rsid w:val="24D2A61A"/>
    <w:rsid w:val="24E62BCE"/>
    <w:rsid w:val="251739D8"/>
    <w:rsid w:val="252223F2"/>
    <w:rsid w:val="252FEABC"/>
    <w:rsid w:val="253712BC"/>
    <w:rsid w:val="254282E7"/>
    <w:rsid w:val="254A5AA6"/>
    <w:rsid w:val="254B1428"/>
    <w:rsid w:val="25501C47"/>
    <w:rsid w:val="25548356"/>
    <w:rsid w:val="257A1090"/>
    <w:rsid w:val="25A0986C"/>
    <w:rsid w:val="25BA678D"/>
    <w:rsid w:val="25C37045"/>
    <w:rsid w:val="25C7C663"/>
    <w:rsid w:val="25D83D51"/>
    <w:rsid w:val="2611AF24"/>
    <w:rsid w:val="26222B2F"/>
    <w:rsid w:val="262DCFA5"/>
    <w:rsid w:val="2658504A"/>
    <w:rsid w:val="2686A3BF"/>
    <w:rsid w:val="26A9C2D8"/>
    <w:rsid w:val="26B8F83D"/>
    <w:rsid w:val="26E8C102"/>
    <w:rsid w:val="26F53854"/>
    <w:rsid w:val="2714288C"/>
    <w:rsid w:val="27178940"/>
    <w:rsid w:val="27270CA3"/>
    <w:rsid w:val="272F5ED0"/>
    <w:rsid w:val="274D44D4"/>
    <w:rsid w:val="275DC3EA"/>
    <w:rsid w:val="275EB58A"/>
    <w:rsid w:val="27616CDA"/>
    <w:rsid w:val="276DB3CF"/>
    <w:rsid w:val="277995A2"/>
    <w:rsid w:val="27A43795"/>
    <w:rsid w:val="27B9F441"/>
    <w:rsid w:val="27CAF2FE"/>
    <w:rsid w:val="27D59660"/>
    <w:rsid w:val="27E4FB57"/>
    <w:rsid w:val="27E9F668"/>
    <w:rsid w:val="281E3CC3"/>
    <w:rsid w:val="282EA34B"/>
    <w:rsid w:val="2835DCC4"/>
    <w:rsid w:val="28370DFF"/>
    <w:rsid w:val="28408F3A"/>
    <w:rsid w:val="2841C0EE"/>
    <w:rsid w:val="2848AAE3"/>
    <w:rsid w:val="2851959F"/>
    <w:rsid w:val="286C9583"/>
    <w:rsid w:val="2874162E"/>
    <w:rsid w:val="2887078F"/>
    <w:rsid w:val="2893DE9D"/>
    <w:rsid w:val="28A3EF65"/>
    <w:rsid w:val="28A66B42"/>
    <w:rsid w:val="28C4A0FF"/>
    <w:rsid w:val="28DF791D"/>
    <w:rsid w:val="28DF89A4"/>
    <w:rsid w:val="28EF91A7"/>
    <w:rsid w:val="28F80E5F"/>
    <w:rsid w:val="28F8595B"/>
    <w:rsid w:val="28FE4671"/>
    <w:rsid w:val="29007A23"/>
    <w:rsid w:val="2905C08E"/>
    <w:rsid w:val="2912325A"/>
    <w:rsid w:val="291B1A3C"/>
    <w:rsid w:val="2929F237"/>
    <w:rsid w:val="2947A30A"/>
    <w:rsid w:val="2967D7EE"/>
    <w:rsid w:val="29784C22"/>
    <w:rsid w:val="29B2DA4B"/>
    <w:rsid w:val="29DCAA37"/>
    <w:rsid w:val="29E502CC"/>
    <w:rsid w:val="2A031207"/>
    <w:rsid w:val="2A160148"/>
    <w:rsid w:val="2A2E73BE"/>
    <w:rsid w:val="2A342780"/>
    <w:rsid w:val="2A41EBCE"/>
    <w:rsid w:val="2A5B6E1B"/>
    <w:rsid w:val="2A5CAC93"/>
    <w:rsid w:val="2A64CCCD"/>
    <w:rsid w:val="2A9511C0"/>
    <w:rsid w:val="2A9B9916"/>
    <w:rsid w:val="2A9E4582"/>
    <w:rsid w:val="2AA5D3F0"/>
    <w:rsid w:val="2AD28915"/>
    <w:rsid w:val="2AEA8D9A"/>
    <w:rsid w:val="2B4C404A"/>
    <w:rsid w:val="2B50AA4A"/>
    <w:rsid w:val="2B89293C"/>
    <w:rsid w:val="2B8C6FC2"/>
    <w:rsid w:val="2BBFC883"/>
    <w:rsid w:val="2BC0FA5E"/>
    <w:rsid w:val="2BC1D9A0"/>
    <w:rsid w:val="2BC8E19A"/>
    <w:rsid w:val="2BD7B8E9"/>
    <w:rsid w:val="2BDA5893"/>
    <w:rsid w:val="2BE8C62C"/>
    <w:rsid w:val="2C0C0127"/>
    <w:rsid w:val="2C20447A"/>
    <w:rsid w:val="2C26A37E"/>
    <w:rsid w:val="2C2A9914"/>
    <w:rsid w:val="2C36EA6C"/>
    <w:rsid w:val="2C4224BB"/>
    <w:rsid w:val="2C48E4CE"/>
    <w:rsid w:val="2C64FDDC"/>
    <w:rsid w:val="2C743280"/>
    <w:rsid w:val="2C8917A0"/>
    <w:rsid w:val="2C9221CF"/>
    <w:rsid w:val="2C98B536"/>
    <w:rsid w:val="2CA247AA"/>
    <w:rsid w:val="2CB5A6F5"/>
    <w:rsid w:val="2CDDC760"/>
    <w:rsid w:val="2CFBFFD6"/>
    <w:rsid w:val="2D1F9F05"/>
    <w:rsid w:val="2D2FC77E"/>
    <w:rsid w:val="2D38DB02"/>
    <w:rsid w:val="2D39AEAB"/>
    <w:rsid w:val="2D3A1E6B"/>
    <w:rsid w:val="2D468C53"/>
    <w:rsid w:val="2D80869B"/>
    <w:rsid w:val="2D9894DE"/>
    <w:rsid w:val="2D9B6D8F"/>
    <w:rsid w:val="2DA85C56"/>
    <w:rsid w:val="2E0004E8"/>
    <w:rsid w:val="2E0C18B9"/>
    <w:rsid w:val="2E54290E"/>
    <w:rsid w:val="2E898667"/>
    <w:rsid w:val="2E8FC88F"/>
    <w:rsid w:val="2E98AFBA"/>
    <w:rsid w:val="2F053AF7"/>
    <w:rsid w:val="2F1175D5"/>
    <w:rsid w:val="2F2E9740"/>
    <w:rsid w:val="2F344C91"/>
    <w:rsid w:val="2F415F73"/>
    <w:rsid w:val="2F4F6B38"/>
    <w:rsid w:val="2F75C833"/>
    <w:rsid w:val="2FBF36BE"/>
    <w:rsid w:val="2FCF661D"/>
    <w:rsid w:val="2FD115A4"/>
    <w:rsid w:val="2FDD51E9"/>
    <w:rsid w:val="2FE8A584"/>
    <w:rsid w:val="2FF4EEBC"/>
    <w:rsid w:val="2FF7501D"/>
    <w:rsid w:val="3005AE11"/>
    <w:rsid w:val="3033ACC7"/>
    <w:rsid w:val="3038BEF8"/>
    <w:rsid w:val="30553280"/>
    <w:rsid w:val="3073815D"/>
    <w:rsid w:val="307FC6C4"/>
    <w:rsid w:val="30A15881"/>
    <w:rsid w:val="30A54115"/>
    <w:rsid w:val="30BD77A0"/>
    <w:rsid w:val="30D1E0AA"/>
    <w:rsid w:val="30E26A5B"/>
    <w:rsid w:val="3132F27D"/>
    <w:rsid w:val="3142C489"/>
    <w:rsid w:val="3185311C"/>
    <w:rsid w:val="31B45C5E"/>
    <w:rsid w:val="31D30C6B"/>
    <w:rsid w:val="31D73F96"/>
    <w:rsid w:val="31EFEE69"/>
    <w:rsid w:val="3203B9F1"/>
    <w:rsid w:val="3215AA1C"/>
    <w:rsid w:val="32173A31"/>
    <w:rsid w:val="3232C163"/>
    <w:rsid w:val="3234FC59"/>
    <w:rsid w:val="3237F8E3"/>
    <w:rsid w:val="32457579"/>
    <w:rsid w:val="326B0343"/>
    <w:rsid w:val="328370A1"/>
    <w:rsid w:val="32890FA5"/>
    <w:rsid w:val="32AD4565"/>
    <w:rsid w:val="32B4CA8C"/>
    <w:rsid w:val="32BAAB29"/>
    <w:rsid w:val="32BFAE5A"/>
    <w:rsid w:val="32CCE923"/>
    <w:rsid w:val="32D00A64"/>
    <w:rsid w:val="32D8CE83"/>
    <w:rsid w:val="32DB30C0"/>
    <w:rsid w:val="32DC50E7"/>
    <w:rsid w:val="32EE0D79"/>
    <w:rsid w:val="330F6404"/>
    <w:rsid w:val="331E1408"/>
    <w:rsid w:val="331F75CF"/>
    <w:rsid w:val="3340155E"/>
    <w:rsid w:val="33661A01"/>
    <w:rsid w:val="337EC96B"/>
    <w:rsid w:val="339280C7"/>
    <w:rsid w:val="339B7F19"/>
    <w:rsid w:val="33BF5BC6"/>
    <w:rsid w:val="33C66E90"/>
    <w:rsid w:val="33C97119"/>
    <w:rsid w:val="33CDC546"/>
    <w:rsid w:val="33D62257"/>
    <w:rsid w:val="341F5762"/>
    <w:rsid w:val="3421E820"/>
    <w:rsid w:val="343DD251"/>
    <w:rsid w:val="34E13E90"/>
    <w:rsid w:val="34EE8560"/>
    <w:rsid w:val="34F7F56A"/>
    <w:rsid w:val="3501AB49"/>
    <w:rsid w:val="354CA73C"/>
    <w:rsid w:val="35675A25"/>
    <w:rsid w:val="35A3ACA2"/>
    <w:rsid w:val="35BF2680"/>
    <w:rsid w:val="35D920BA"/>
    <w:rsid w:val="35E6EB3C"/>
    <w:rsid w:val="3609486A"/>
    <w:rsid w:val="360C1195"/>
    <w:rsid w:val="3616D19D"/>
    <w:rsid w:val="3617031A"/>
    <w:rsid w:val="36187002"/>
    <w:rsid w:val="36272891"/>
    <w:rsid w:val="364A6E08"/>
    <w:rsid w:val="3670AD34"/>
    <w:rsid w:val="368B8A44"/>
    <w:rsid w:val="3690B376"/>
    <w:rsid w:val="36932DCE"/>
    <w:rsid w:val="36A73797"/>
    <w:rsid w:val="36B590DA"/>
    <w:rsid w:val="36CDC091"/>
    <w:rsid w:val="36CDEB55"/>
    <w:rsid w:val="36FD690A"/>
    <w:rsid w:val="370FA355"/>
    <w:rsid w:val="373DB77D"/>
    <w:rsid w:val="3757993B"/>
    <w:rsid w:val="37581C12"/>
    <w:rsid w:val="376AF02F"/>
    <w:rsid w:val="378575C8"/>
    <w:rsid w:val="3799F1AF"/>
    <w:rsid w:val="37A6B6F3"/>
    <w:rsid w:val="37B5DF20"/>
    <w:rsid w:val="37CC16A1"/>
    <w:rsid w:val="37DE99FD"/>
    <w:rsid w:val="3802E9D3"/>
    <w:rsid w:val="3816A318"/>
    <w:rsid w:val="3819A1EE"/>
    <w:rsid w:val="3833669D"/>
    <w:rsid w:val="383570BC"/>
    <w:rsid w:val="3860F703"/>
    <w:rsid w:val="3866058F"/>
    <w:rsid w:val="38A40C64"/>
    <w:rsid w:val="38AF729C"/>
    <w:rsid w:val="38B5E45D"/>
    <w:rsid w:val="38DE416D"/>
    <w:rsid w:val="38F1A0B3"/>
    <w:rsid w:val="3904A8AE"/>
    <w:rsid w:val="3913E089"/>
    <w:rsid w:val="39282230"/>
    <w:rsid w:val="393D1524"/>
    <w:rsid w:val="39648915"/>
    <w:rsid w:val="39650E28"/>
    <w:rsid w:val="396AD222"/>
    <w:rsid w:val="39D3C8AA"/>
    <w:rsid w:val="3A07607F"/>
    <w:rsid w:val="3A17192E"/>
    <w:rsid w:val="3A49368D"/>
    <w:rsid w:val="3A65DCBB"/>
    <w:rsid w:val="3A8509D7"/>
    <w:rsid w:val="3A888BB3"/>
    <w:rsid w:val="3A9C287E"/>
    <w:rsid w:val="3AB2C187"/>
    <w:rsid w:val="3ABE6C22"/>
    <w:rsid w:val="3ADB05CC"/>
    <w:rsid w:val="3ADEDD85"/>
    <w:rsid w:val="3AF8666D"/>
    <w:rsid w:val="3B2389ED"/>
    <w:rsid w:val="3B45DCD3"/>
    <w:rsid w:val="3B52E01D"/>
    <w:rsid w:val="3B7DF87A"/>
    <w:rsid w:val="3B8105B4"/>
    <w:rsid w:val="3B88C756"/>
    <w:rsid w:val="3B93DA71"/>
    <w:rsid w:val="3BAAC684"/>
    <w:rsid w:val="3BBC3D64"/>
    <w:rsid w:val="3BC3191A"/>
    <w:rsid w:val="3BE28966"/>
    <w:rsid w:val="3BE373C0"/>
    <w:rsid w:val="3BE6292C"/>
    <w:rsid w:val="3BEEE422"/>
    <w:rsid w:val="3BF3F1EB"/>
    <w:rsid w:val="3BF6CAC8"/>
    <w:rsid w:val="3C0E0FF0"/>
    <w:rsid w:val="3C1A5B55"/>
    <w:rsid w:val="3C31DF60"/>
    <w:rsid w:val="3C39170C"/>
    <w:rsid w:val="3C5C3531"/>
    <w:rsid w:val="3C600F9B"/>
    <w:rsid w:val="3C6CA6CE"/>
    <w:rsid w:val="3CBE5752"/>
    <w:rsid w:val="3CC3E532"/>
    <w:rsid w:val="3CCA7537"/>
    <w:rsid w:val="3CCB3EB1"/>
    <w:rsid w:val="3CDD77CA"/>
    <w:rsid w:val="3CE5A31E"/>
    <w:rsid w:val="3CF338D1"/>
    <w:rsid w:val="3CF80EEB"/>
    <w:rsid w:val="3CFFE184"/>
    <w:rsid w:val="3D088C5D"/>
    <w:rsid w:val="3D2F4E2B"/>
    <w:rsid w:val="3D3AB4DE"/>
    <w:rsid w:val="3D49444D"/>
    <w:rsid w:val="3D4BA2B5"/>
    <w:rsid w:val="3D4EC415"/>
    <w:rsid w:val="3D6AD75A"/>
    <w:rsid w:val="3DA34CB0"/>
    <w:rsid w:val="3DB7562D"/>
    <w:rsid w:val="3DC0285D"/>
    <w:rsid w:val="3DC865BF"/>
    <w:rsid w:val="3DD65CCD"/>
    <w:rsid w:val="3DEA54C8"/>
    <w:rsid w:val="3E010FD5"/>
    <w:rsid w:val="3E16ECD9"/>
    <w:rsid w:val="3E4A7DF0"/>
    <w:rsid w:val="3E6B6A04"/>
    <w:rsid w:val="3E8BBC46"/>
    <w:rsid w:val="3E958B88"/>
    <w:rsid w:val="3E98D574"/>
    <w:rsid w:val="3EB97F0E"/>
    <w:rsid w:val="3ECF2142"/>
    <w:rsid w:val="3EEA288E"/>
    <w:rsid w:val="3EEF6635"/>
    <w:rsid w:val="3F174B42"/>
    <w:rsid w:val="3F2B71B4"/>
    <w:rsid w:val="3F33ADD5"/>
    <w:rsid w:val="3F6B00B1"/>
    <w:rsid w:val="3F947ED1"/>
    <w:rsid w:val="3FAAF47E"/>
    <w:rsid w:val="3FB74856"/>
    <w:rsid w:val="3FCD6DF7"/>
    <w:rsid w:val="3FEB649C"/>
    <w:rsid w:val="40096D4C"/>
    <w:rsid w:val="402C18E5"/>
    <w:rsid w:val="4048020C"/>
    <w:rsid w:val="4059C0B0"/>
    <w:rsid w:val="405C12D2"/>
    <w:rsid w:val="406A52BB"/>
    <w:rsid w:val="406A5704"/>
    <w:rsid w:val="407E367E"/>
    <w:rsid w:val="409A5798"/>
    <w:rsid w:val="40CBB2F1"/>
    <w:rsid w:val="40DFDC79"/>
    <w:rsid w:val="40EDED43"/>
    <w:rsid w:val="410F6EE6"/>
    <w:rsid w:val="411A9824"/>
    <w:rsid w:val="415ED1B3"/>
    <w:rsid w:val="4172A5B5"/>
    <w:rsid w:val="41872FC0"/>
    <w:rsid w:val="419AE780"/>
    <w:rsid w:val="41C8A9EE"/>
    <w:rsid w:val="42274155"/>
    <w:rsid w:val="422A8FD9"/>
    <w:rsid w:val="422C009D"/>
    <w:rsid w:val="423C43D1"/>
    <w:rsid w:val="4243A51B"/>
    <w:rsid w:val="42458EAE"/>
    <w:rsid w:val="42472436"/>
    <w:rsid w:val="42535BA8"/>
    <w:rsid w:val="427601BF"/>
    <w:rsid w:val="427BA5CE"/>
    <w:rsid w:val="4291E277"/>
    <w:rsid w:val="429338F1"/>
    <w:rsid w:val="4298E65D"/>
    <w:rsid w:val="429E1606"/>
    <w:rsid w:val="42B08210"/>
    <w:rsid w:val="42EAC110"/>
    <w:rsid w:val="42F3E645"/>
    <w:rsid w:val="42F55B35"/>
    <w:rsid w:val="4301F9C5"/>
    <w:rsid w:val="430A2590"/>
    <w:rsid w:val="431DBE47"/>
    <w:rsid w:val="43295915"/>
    <w:rsid w:val="434D45CE"/>
    <w:rsid w:val="43585E7F"/>
    <w:rsid w:val="435FFBA6"/>
    <w:rsid w:val="4377F092"/>
    <w:rsid w:val="43895ED9"/>
    <w:rsid w:val="43901996"/>
    <w:rsid w:val="43BC7ABC"/>
    <w:rsid w:val="43C2D67C"/>
    <w:rsid w:val="43EDCD69"/>
    <w:rsid w:val="4401304A"/>
    <w:rsid w:val="441BC48B"/>
    <w:rsid w:val="44361AD4"/>
    <w:rsid w:val="443D1736"/>
    <w:rsid w:val="44A9845C"/>
    <w:rsid w:val="44AF7613"/>
    <w:rsid w:val="44B1CB5A"/>
    <w:rsid w:val="44C00FEE"/>
    <w:rsid w:val="44CBB7CA"/>
    <w:rsid w:val="44CC67AE"/>
    <w:rsid w:val="44FAE43B"/>
    <w:rsid w:val="4507DC21"/>
    <w:rsid w:val="4519B5C6"/>
    <w:rsid w:val="4540EF55"/>
    <w:rsid w:val="4568B2AD"/>
    <w:rsid w:val="45692873"/>
    <w:rsid w:val="457ABC4D"/>
    <w:rsid w:val="457F0D35"/>
    <w:rsid w:val="4590313F"/>
    <w:rsid w:val="4596F0D3"/>
    <w:rsid w:val="4597261D"/>
    <w:rsid w:val="45998625"/>
    <w:rsid w:val="459D4106"/>
    <w:rsid w:val="45AA938A"/>
    <w:rsid w:val="45C07756"/>
    <w:rsid w:val="45CA02CD"/>
    <w:rsid w:val="45E330AD"/>
    <w:rsid w:val="45E9C660"/>
    <w:rsid w:val="45F81F8E"/>
    <w:rsid w:val="45FA329E"/>
    <w:rsid w:val="46015852"/>
    <w:rsid w:val="46276F98"/>
    <w:rsid w:val="4643C4EC"/>
    <w:rsid w:val="46835439"/>
    <w:rsid w:val="46A28A48"/>
    <w:rsid w:val="46C0FF9B"/>
    <w:rsid w:val="46E2A216"/>
    <w:rsid w:val="46EDE783"/>
    <w:rsid w:val="46FADA53"/>
    <w:rsid w:val="4708BEED"/>
    <w:rsid w:val="47267F2C"/>
    <w:rsid w:val="4731508D"/>
    <w:rsid w:val="473B390F"/>
    <w:rsid w:val="4741E39E"/>
    <w:rsid w:val="474C9431"/>
    <w:rsid w:val="4766129C"/>
    <w:rsid w:val="476D3B85"/>
    <w:rsid w:val="47A0C0D2"/>
    <w:rsid w:val="47A1B563"/>
    <w:rsid w:val="47EBF13E"/>
    <w:rsid w:val="47F7D8E4"/>
    <w:rsid w:val="48052E21"/>
    <w:rsid w:val="48159F4B"/>
    <w:rsid w:val="4825B2DE"/>
    <w:rsid w:val="482712DE"/>
    <w:rsid w:val="4830C7F8"/>
    <w:rsid w:val="4836EE2B"/>
    <w:rsid w:val="484A7075"/>
    <w:rsid w:val="48529258"/>
    <w:rsid w:val="48AABEB5"/>
    <w:rsid w:val="48C25812"/>
    <w:rsid w:val="48C9E2F8"/>
    <w:rsid w:val="48D91ADF"/>
    <w:rsid w:val="48F53882"/>
    <w:rsid w:val="4908A8BF"/>
    <w:rsid w:val="490FAAF2"/>
    <w:rsid w:val="494704AD"/>
    <w:rsid w:val="49826794"/>
    <w:rsid w:val="498510C6"/>
    <w:rsid w:val="498838CE"/>
    <w:rsid w:val="498B8B62"/>
    <w:rsid w:val="498DAC0E"/>
    <w:rsid w:val="4990D9B1"/>
    <w:rsid w:val="499859E6"/>
    <w:rsid w:val="499D492B"/>
    <w:rsid w:val="49AAF212"/>
    <w:rsid w:val="49B06680"/>
    <w:rsid w:val="49C2CF61"/>
    <w:rsid w:val="49C4E51D"/>
    <w:rsid w:val="49E0A1DB"/>
    <w:rsid w:val="49FD0813"/>
    <w:rsid w:val="49FEB734"/>
    <w:rsid w:val="4A12C1A2"/>
    <w:rsid w:val="4A1B0007"/>
    <w:rsid w:val="4A2E71B1"/>
    <w:rsid w:val="4A3C69DC"/>
    <w:rsid w:val="4A633E0E"/>
    <w:rsid w:val="4A7D50FC"/>
    <w:rsid w:val="4AACC464"/>
    <w:rsid w:val="4AB4D2C8"/>
    <w:rsid w:val="4AB54014"/>
    <w:rsid w:val="4ADA2028"/>
    <w:rsid w:val="4AE1A0D1"/>
    <w:rsid w:val="4AE58E47"/>
    <w:rsid w:val="4AF46417"/>
    <w:rsid w:val="4B2536E2"/>
    <w:rsid w:val="4B28C10B"/>
    <w:rsid w:val="4B495E37"/>
    <w:rsid w:val="4B7B0A34"/>
    <w:rsid w:val="4B7B5690"/>
    <w:rsid w:val="4B805F93"/>
    <w:rsid w:val="4B85B2DA"/>
    <w:rsid w:val="4B90AC08"/>
    <w:rsid w:val="4BA651F2"/>
    <w:rsid w:val="4BA6937A"/>
    <w:rsid w:val="4BB05374"/>
    <w:rsid w:val="4BB52262"/>
    <w:rsid w:val="4BC20DC0"/>
    <w:rsid w:val="4BC330D7"/>
    <w:rsid w:val="4BC4FF98"/>
    <w:rsid w:val="4BDBDE1C"/>
    <w:rsid w:val="4BDC8818"/>
    <w:rsid w:val="4BF68DE3"/>
    <w:rsid w:val="4BF6C4F6"/>
    <w:rsid w:val="4C451265"/>
    <w:rsid w:val="4C711B64"/>
    <w:rsid w:val="4C86A818"/>
    <w:rsid w:val="4C8C6ABF"/>
    <w:rsid w:val="4C8D885C"/>
    <w:rsid w:val="4C918D2C"/>
    <w:rsid w:val="4CFD4AD2"/>
    <w:rsid w:val="4D3A8CED"/>
    <w:rsid w:val="4D43DBBD"/>
    <w:rsid w:val="4D639020"/>
    <w:rsid w:val="4D68796F"/>
    <w:rsid w:val="4D7537AC"/>
    <w:rsid w:val="4D915B84"/>
    <w:rsid w:val="4DBBAC21"/>
    <w:rsid w:val="4DCDC3A8"/>
    <w:rsid w:val="4DD471C0"/>
    <w:rsid w:val="4DD9B1B1"/>
    <w:rsid w:val="4E1FD790"/>
    <w:rsid w:val="4E2FD11A"/>
    <w:rsid w:val="4E4F9ABE"/>
    <w:rsid w:val="4E52E9B0"/>
    <w:rsid w:val="4E6BECD1"/>
    <w:rsid w:val="4E75C395"/>
    <w:rsid w:val="4E75DE61"/>
    <w:rsid w:val="4EBCB62F"/>
    <w:rsid w:val="4ECCF72C"/>
    <w:rsid w:val="4F11545E"/>
    <w:rsid w:val="4F1238C2"/>
    <w:rsid w:val="4F26DECE"/>
    <w:rsid w:val="4F522611"/>
    <w:rsid w:val="4F64EE58"/>
    <w:rsid w:val="4F91AC37"/>
    <w:rsid w:val="4FB583F8"/>
    <w:rsid w:val="4FBAA9F5"/>
    <w:rsid w:val="4FC2E52E"/>
    <w:rsid w:val="501D12F5"/>
    <w:rsid w:val="5021C731"/>
    <w:rsid w:val="502DACD8"/>
    <w:rsid w:val="503BDCDE"/>
    <w:rsid w:val="50461086"/>
    <w:rsid w:val="5051523D"/>
    <w:rsid w:val="508A68DA"/>
    <w:rsid w:val="50AC13FB"/>
    <w:rsid w:val="50B7924B"/>
    <w:rsid w:val="50B824DD"/>
    <w:rsid w:val="50CCBDA3"/>
    <w:rsid w:val="50CCE4FB"/>
    <w:rsid w:val="50F8EC02"/>
    <w:rsid w:val="50FABDEC"/>
    <w:rsid w:val="51081A50"/>
    <w:rsid w:val="510D224B"/>
    <w:rsid w:val="51705850"/>
    <w:rsid w:val="51732879"/>
    <w:rsid w:val="51790894"/>
    <w:rsid w:val="51885172"/>
    <w:rsid w:val="51A5967B"/>
    <w:rsid w:val="51D9056F"/>
    <w:rsid w:val="51FADAEA"/>
    <w:rsid w:val="521601AC"/>
    <w:rsid w:val="52391B0F"/>
    <w:rsid w:val="5278D5E9"/>
    <w:rsid w:val="5281049C"/>
    <w:rsid w:val="52A3DF1B"/>
    <w:rsid w:val="52AE1D8E"/>
    <w:rsid w:val="52BA69C0"/>
    <w:rsid w:val="52C4CB0F"/>
    <w:rsid w:val="52CB8DE4"/>
    <w:rsid w:val="52DBA955"/>
    <w:rsid w:val="53291BF2"/>
    <w:rsid w:val="532D93DF"/>
    <w:rsid w:val="53391186"/>
    <w:rsid w:val="53787186"/>
    <w:rsid w:val="53A55EE6"/>
    <w:rsid w:val="53E95603"/>
    <w:rsid w:val="5409C406"/>
    <w:rsid w:val="5413BE59"/>
    <w:rsid w:val="54265B7D"/>
    <w:rsid w:val="5428C2D9"/>
    <w:rsid w:val="54822258"/>
    <w:rsid w:val="548638A4"/>
    <w:rsid w:val="54883929"/>
    <w:rsid w:val="54A11836"/>
    <w:rsid w:val="54EBE089"/>
    <w:rsid w:val="55045E24"/>
    <w:rsid w:val="5510B985"/>
    <w:rsid w:val="5517ED03"/>
    <w:rsid w:val="551DE64F"/>
    <w:rsid w:val="55417C70"/>
    <w:rsid w:val="556FB0C8"/>
    <w:rsid w:val="55B80C78"/>
    <w:rsid w:val="55D82DEF"/>
    <w:rsid w:val="55D903CB"/>
    <w:rsid w:val="55E10903"/>
    <w:rsid w:val="560751B4"/>
    <w:rsid w:val="560E563A"/>
    <w:rsid w:val="56101DE9"/>
    <w:rsid w:val="563D98C2"/>
    <w:rsid w:val="5663BF69"/>
    <w:rsid w:val="5688A2E0"/>
    <w:rsid w:val="5698E63C"/>
    <w:rsid w:val="56AC9657"/>
    <w:rsid w:val="56B5139A"/>
    <w:rsid w:val="570422AA"/>
    <w:rsid w:val="5732AB05"/>
    <w:rsid w:val="5743DAA6"/>
    <w:rsid w:val="574461B5"/>
    <w:rsid w:val="576112A6"/>
    <w:rsid w:val="576BD921"/>
    <w:rsid w:val="579A89D6"/>
    <w:rsid w:val="57A668FD"/>
    <w:rsid w:val="57DE04F7"/>
    <w:rsid w:val="57E1981D"/>
    <w:rsid w:val="57F7AC0E"/>
    <w:rsid w:val="580B0D19"/>
    <w:rsid w:val="5815C7B5"/>
    <w:rsid w:val="58168997"/>
    <w:rsid w:val="582A07AA"/>
    <w:rsid w:val="584AB0E1"/>
    <w:rsid w:val="58639E49"/>
    <w:rsid w:val="58797EEC"/>
    <w:rsid w:val="5883608D"/>
    <w:rsid w:val="58993BB5"/>
    <w:rsid w:val="58A83B8D"/>
    <w:rsid w:val="58B358DE"/>
    <w:rsid w:val="58C656D6"/>
    <w:rsid w:val="58DFC8CB"/>
    <w:rsid w:val="58E33BE8"/>
    <w:rsid w:val="5903424D"/>
    <w:rsid w:val="595258F3"/>
    <w:rsid w:val="59806CFB"/>
    <w:rsid w:val="5981C934"/>
    <w:rsid w:val="5986F338"/>
    <w:rsid w:val="59A25DDA"/>
    <w:rsid w:val="59A5F339"/>
    <w:rsid w:val="59A8530A"/>
    <w:rsid w:val="59AEC99D"/>
    <w:rsid w:val="59B04F2F"/>
    <w:rsid w:val="59BC5836"/>
    <w:rsid w:val="59C62A48"/>
    <w:rsid w:val="59D5C9BC"/>
    <w:rsid w:val="5A116727"/>
    <w:rsid w:val="5A294420"/>
    <w:rsid w:val="5A320C0B"/>
    <w:rsid w:val="5A542C86"/>
    <w:rsid w:val="5A66B9D2"/>
    <w:rsid w:val="5ABD3012"/>
    <w:rsid w:val="5AC27A39"/>
    <w:rsid w:val="5B1CA0E8"/>
    <w:rsid w:val="5B2C7110"/>
    <w:rsid w:val="5B2E4DE6"/>
    <w:rsid w:val="5B3E8F3C"/>
    <w:rsid w:val="5B47C9F8"/>
    <w:rsid w:val="5B503965"/>
    <w:rsid w:val="5B90B0B3"/>
    <w:rsid w:val="5B91E759"/>
    <w:rsid w:val="5BA47DF3"/>
    <w:rsid w:val="5BA7DCCF"/>
    <w:rsid w:val="5BAC8097"/>
    <w:rsid w:val="5BCC502E"/>
    <w:rsid w:val="5BDAEC16"/>
    <w:rsid w:val="5BE25D94"/>
    <w:rsid w:val="5C0E14D1"/>
    <w:rsid w:val="5C2BF5C6"/>
    <w:rsid w:val="5C301DE6"/>
    <w:rsid w:val="5C305DEF"/>
    <w:rsid w:val="5C3939B1"/>
    <w:rsid w:val="5C407DC4"/>
    <w:rsid w:val="5C425EA6"/>
    <w:rsid w:val="5C44E2F0"/>
    <w:rsid w:val="5C4E6DB6"/>
    <w:rsid w:val="5C726D56"/>
    <w:rsid w:val="5C7ED6FE"/>
    <w:rsid w:val="5C90FBC5"/>
    <w:rsid w:val="5C97DF44"/>
    <w:rsid w:val="5CAC37B4"/>
    <w:rsid w:val="5CBE46B8"/>
    <w:rsid w:val="5CC71699"/>
    <w:rsid w:val="5CCD7EFB"/>
    <w:rsid w:val="5CD25098"/>
    <w:rsid w:val="5CF0ADF5"/>
    <w:rsid w:val="5CF1A4A9"/>
    <w:rsid w:val="5CFC8BFB"/>
    <w:rsid w:val="5D05BB05"/>
    <w:rsid w:val="5D0822B7"/>
    <w:rsid w:val="5D240006"/>
    <w:rsid w:val="5D2C8114"/>
    <w:rsid w:val="5D2F8561"/>
    <w:rsid w:val="5D39513D"/>
    <w:rsid w:val="5D55029F"/>
    <w:rsid w:val="5D5DDCBE"/>
    <w:rsid w:val="5D7ADE6D"/>
    <w:rsid w:val="5D7CB018"/>
    <w:rsid w:val="5D7F5F99"/>
    <w:rsid w:val="5D8D40E6"/>
    <w:rsid w:val="5D99AA5A"/>
    <w:rsid w:val="5DA910DE"/>
    <w:rsid w:val="5E0DA48D"/>
    <w:rsid w:val="5E13BBCC"/>
    <w:rsid w:val="5E18E5D0"/>
    <w:rsid w:val="5E18F647"/>
    <w:rsid w:val="5E2B8AEB"/>
    <w:rsid w:val="5E2F2C37"/>
    <w:rsid w:val="5E4AFF7B"/>
    <w:rsid w:val="5E694F5C"/>
    <w:rsid w:val="5E6FD48B"/>
    <w:rsid w:val="5E7ADC37"/>
    <w:rsid w:val="5E8098C7"/>
    <w:rsid w:val="5E880630"/>
    <w:rsid w:val="5E92DD05"/>
    <w:rsid w:val="5EA49C71"/>
    <w:rsid w:val="5EC8089C"/>
    <w:rsid w:val="5EF17472"/>
    <w:rsid w:val="5F06316A"/>
    <w:rsid w:val="5F164B92"/>
    <w:rsid w:val="5F1EEDEA"/>
    <w:rsid w:val="5F263B49"/>
    <w:rsid w:val="5F3027FD"/>
    <w:rsid w:val="5F3F14CA"/>
    <w:rsid w:val="5F866756"/>
    <w:rsid w:val="5F8BBFF5"/>
    <w:rsid w:val="5F90CDDE"/>
    <w:rsid w:val="5FAEFA0D"/>
    <w:rsid w:val="5FD6E331"/>
    <w:rsid w:val="5FD78A80"/>
    <w:rsid w:val="5FE20D98"/>
    <w:rsid w:val="5FE6B5CA"/>
    <w:rsid w:val="6024DFE2"/>
    <w:rsid w:val="60312C45"/>
    <w:rsid w:val="60603D7F"/>
    <w:rsid w:val="608A9711"/>
    <w:rsid w:val="60A83BA2"/>
    <w:rsid w:val="60AEB3B3"/>
    <w:rsid w:val="60BA7D1F"/>
    <w:rsid w:val="60EA7B1E"/>
    <w:rsid w:val="61165566"/>
    <w:rsid w:val="6123D2ED"/>
    <w:rsid w:val="61314BAD"/>
    <w:rsid w:val="6173B2BC"/>
    <w:rsid w:val="617B35F5"/>
    <w:rsid w:val="6187B3C6"/>
    <w:rsid w:val="61935B4B"/>
    <w:rsid w:val="61D66F14"/>
    <w:rsid w:val="61E56D04"/>
    <w:rsid w:val="622DF899"/>
    <w:rsid w:val="6234C634"/>
    <w:rsid w:val="626EA995"/>
    <w:rsid w:val="626F7D91"/>
    <w:rsid w:val="62DAF564"/>
    <w:rsid w:val="62E02C77"/>
    <w:rsid w:val="62E8E901"/>
    <w:rsid w:val="62E953B4"/>
    <w:rsid w:val="62EC487E"/>
    <w:rsid w:val="62EF576D"/>
    <w:rsid w:val="62FCFEF1"/>
    <w:rsid w:val="63010D9A"/>
    <w:rsid w:val="6325FB9B"/>
    <w:rsid w:val="6330AA13"/>
    <w:rsid w:val="6347299A"/>
    <w:rsid w:val="6372883C"/>
    <w:rsid w:val="6377FCF1"/>
    <w:rsid w:val="637AE75B"/>
    <w:rsid w:val="638AF770"/>
    <w:rsid w:val="6397040E"/>
    <w:rsid w:val="63C5383E"/>
    <w:rsid w:val="63E89E0C"/>
    <w:rsid w:val="6401FFF9"/>
    <w:rsid w:val="64147E68"/>
    <w:rsid w:val="6415A784"/>
    <w:rsid w:val="641EBEB2"/>
    <w:rsid w:val="643C3959"/>
    <w:rsid w:val="644755BC"/>
    <w:rsid w:val="645D868D"/>
    <w:rsid w:val="6488707F"/>
    <w:rsid w:val="6493B0CD"/>
    <w:rsid w:val="64B35050"/>
    <w:rsid w:val="64B9E988"/>
    <w:rsid w:val="64C69F3A"/>
    <w:rsid w:val="64E1E845"/>
    <w:rsid w:val="64E32007"/>
    <w:rsid w:val="650DD380"/>
    <w:rsid w:val="650E5C5E"/>
    <w:rsid w:val="65114C8C"/>
    <w:rsid w:val="652B732E"/>
    <w:rsid w:val="652B7450"/>
    <w:rsid w:val="653E6CC7"/>
    <w:rsid w:val="6546D512"/>
    <w:rsid w:val="656042F7"/>
    <w:rsid w:val="65A89693"/>
    <w:rsid w:val="65BDAF70"/>
    <w:rsid w:val="65CC6111"/>
    <w:rsid w:val="65CCD5E9"/>
    <w:rsid w:val="65DCA383"/>
    <w:rsid w:val="65F9D70D"/>
    <w:rsid w:val="660C0671"/>
    <w:rsid w:val="6637EE82"/>
    <w:rsid w:val="664087BF"/>
    <w:rsid w:val="6641EFD9"/>
    <w:rsid w:val="664723DF"/>
    <w:rsid w:val="664FBB85"/>
    <w:rsid w:val="665DA03A"/>
    <w:rsid w:val="666EF75D"/>
    <w:rsid w:val="669338EE"/>
    <w:rsid w:val="66967452"/>
    <w:rsid w:val="66A10841"/>
    <w:rsid w:val="66AEC198"/>
    <w:rsid w:val="66B1A885"/>
    <w:rsid w:val="66BB080D"/>
    <w:rsid w:val="6706F372"/>
    <w:rsid w:val="67250DC1"/>
    <w:rsid w:val="673F9AF0"/>
    <w:rsid w:val="673FC4F9"/>
    <w:rsid w:val="6750B28F"/>
    <w:rsid w:val="676C5302"/>
    <w:rsid w:val="67AD5612"/>
    <w:rsid w:val="67BB089C"/>
    <w:rsid w:val="6811AC04"/>
    <w:rsid w:val="683DDDC8"/>
    <w:rsid w:val="6840DBD5"/>
    <w:rsid w:val="68479A68"/>
    <w:rsid w:val="6849BE15"/>
    <w:rsid w:val="68518FDD"/>
    <w:rsid w:val="685649C6"/>
    <w:rsid w:val="687597D7"/>
    <w:rsid w:val="6888B1BA"/>
    <w:rsid w:val="688CB990"/>
    <w:rsid w:val="688CC389"/>
    <w:rsid w:val="68BB4E23"/>
    <w:rsid w:val="690D862A"/>
    <w:rsid w:val="691995BB"/>
    <w:rsid w:val="694CEB7F"/>
    <w:rsid w:val="69570C88"/>
    <w:rsid w:val="69605912"/>
    <w:rsid w:val="6986EECD"/>
    <w:rsid w:val="69B29632"/>
    <w:rsid w:val="69C0DD5B"/>
    <w:rsid w:val="69D0EEA4"/>
    <w:rsid w:val="69D22AA9"/>
    <w:rsid w:val="69EAEF12"/>
    <w:rsid w:val="69F2D0F7"/>
    <w:rsid w:val="69F8866F"/>
    <w:rsid w:val="69FD5647"/>
    <w:rsid w:val="6A1DBF88"/>
    <w:rsid w:val="6A3991F5"/>
    <w:rsid w:val="6A4DF8D6"/>
    <w:rsid w:val="6A7742A6"/>
    <w:rsid w:val="6A8A01A2"/>
    <w:rsid w:val="6A9AAB3B"/>
    <w:rsid w:val="6AA25A00"/>
    <w:rsid w:val="6AB70877"/>
    <w:rsid w:val="6AC1BD72"/>
    <w:rsid w:val="6AF7AE19"/>
    <w:rsid w:val="6AF8CDB3"/>
    <w:rsid w:val="6B066B55"/>
    <w:rsid w:val="6B21ACFC"/>
    <w:rsid w:val="6B28D64A"/>
    <w:rsid w:val="6B422D5C"/>
    <w:rsid w:val="6B56C7A7"/>
    <w:rsid w:val="6B8943BD"/>
    <w:rsid w:val="6B98052C"/>
    <w:rsid w:val="6BA205D2"/>
    <w:rsid w:val="6BA9DA5C"/>
    <w:rsid w:val="6BBE76D0"/>
    <w:rsid w:val="6BD82798"/>
    <w:rsid w:val="6BFE8A40"/>
    <w:rsid w:val="6C196706"/>
    <w:rsid w:val="6C45D4A1"/>
    <w:rsid w:val="6C96D96A"/>
    <w:rsid w:val="6CAF572F"/>
    <w:rsid w:val="6CC40751"/>
    <w:rsid w:val="6D0153E0"/>
    <w:rsid w:val="6D1DC079"/>
    <w:rsid w:val="6D2D2374"/>
    <w:rsid w:val="6D466870"/>
    <w:rsid w:val="6D55AFE6"/>
    <w:rsid w:val="6D7DED9F"/>
    <w:rsid w:val="6D82DF6F"/>
    <w:rsid w:val="6D86EDB7"/>
    <w:rsid w:val="6D951CA7"/>
    <w:rsid w:val="6DD24248"/>
    <w:rsid w:val="6E0EA111"/>
    <w:rsid w:val="6E172E34"/>
    <w:rsid w:val="6E1B6621"/>
    <w:rsid w:val="6E41B479"/>
    <w:rsid w:val="6E648C1A"/>
    <w:rsid w:val="6E658A94"/>
    <w:rsid w:val="6E98813B"/>
    <w:rsid w:val="6E996678"/>
    <w:rsid w:val="6EB183B0"/>
    <w:rsid w:val="6EE6657E"/>
    <w:rsid w:val="6EF18DBA"/>
    <w:rsid w:val="6EFC6BEE"/>
    <w:rsid w:val="6F1FC8F3"/>
    <w:rsid w:val="6F35620B"/>
    <w:rsid w:val="6F4A7960"/>
    <w:rsid w:val="6F4C2190"/>
    <w:rsid w:val="6F4DCE48"/>
    <w:rsid w:val="6F81D68F"/>
    <w:rsid w:val="6F8F83C5"/>
    <w:rsid w:val="6FBBEA2D"/>
    <w:rsid w:val="6FF95E33"/>
    <w:rsid w:val="6FFD266B"/>
    <w:rsid w:val="700CF2E7"/>
    <w:rsid w:val="7065159C"/>
    <w:rsid w:val="70AE9A0B"/>
    <w:rsid w:val="70C08F9D"/>
    <w:rsid w:val="70C958D6"/>
    <w:rsid w:val="70CBDE68"/>
    <w:rsid w:val="711910CB"/>
    <w:rsid w:val="71556A19"/>
    <w:rsid w:val="71726C57"/>
    <w:rsid w:val="71736958"/>
    <w:rsid w:val="71849A81"/>
    <w:rsid w:val="71BA0D0C"/>
    <w:rsid w:val="71C0A252"/>
    <w:rsid w:val="720082FE"/>
    <w:rsid w:val="7222C1C5"/>
    <w:rsid w:val="7229CC99"/>
    <w:rsid w:val="722CCADE"/>
    <w:rsid w:val="723E771B"/>
    <w:rsid w:val="7293BF3C"/>
    <w:rsid w:val="72A1B84B"/>
    <w:rsid w:val="72AA1AC7"/>
    <w:rsid w:val="72B0EFF2"/>
    <w:rsid w:val="72B229ED"/>
    <w:rsid w:val="72B41DB8"/>
    <w:rsid w:val="72E5A4DA"/>
    <w:rsid w:val="72FC1BE9"/>
    <w:rsid w:val="73471859"/>
    <w:rsid w:val="73595E4C"/>
    <w:rsid w:val="736F874D"/>
    <w:rsid w:val="7370A7FE"/>
    <w:rsid w:val="7380FD5E"/>
    <w:rsid w:val="7382D7F5"/>
    <w:rsid w:val="738DFB7B"/>
    <w:rsid w:val="73E087B9"/>
    <w:rsid w:val="73F487C6"/>
    <w:rsid w:val="7404DA5C"/>
    <w:rsid w:val="740B2BB5"/>
    <w:rsid w:val="7414F286"/>
    <w:rsid w:val="7417DB2E"/>
    <w:rsid w:val="74195ACD"/>
    <w:rsid w:val="74459880"/>
    <w:rsid w:val="744AD6FC"/>
    <w:rsid w:val="74530C34"/>
    <w:rsid w:val="7464D544"/>
    <w:rsid w:val="7488A11C"/>
    <w:rsid w:val="7490A7F5"/>
    <w:rsid w:val="74A77D4A"/>
    <w:rsid w:val="74BABBD0"/>
    <w:rsid w:val="74BE2470"/>
    <w:rsid w:val="74C3709A"/>
    <w:rsid w:val="74C9C691"/>
    <w:rsid w:val="74E7004B"/>
    <w:rsid w:val="74F7D097"/>
    <w:rsid w:val="7521A6EB"/>
    <w:rsid w:val="75400361"/>
    <w:rsid w:val="7542F7DF"/>
    <w:rsid w:val="757BDE90"/>
    <w:rsid w:val="759287B2"/>
    <w:rsid w:val="759D56F6"/>
    <w:rsid w:val="75C8D99E"/>
    <w:rsid w:val="75F4A489"/>
    <w:rsid w:val="75F989F2"/>
    <w:rsid w:val="761822E6"/>
    <w:rsid w:val="7621BB3D"/>
    <w:rsid w:val="762A8078"/>
    <w:rsid w:val="76363349"/>
    <w:rsid w:val="7638E73E"/>
    <w:rsid w:val="764D5713"/>
    <w:rsid w:val="765FA7E7"/>
    <w:rsid w:val="7678E316"/>
    <w:rsid w:val="76AF36F4"/>
    <w:rsid w:val="76C7BE30"/>
    <w:rsid w:val="76CCF1DD"/>
    <w:rsid w:val="76D47EF5"/>
    <w:rsid w:val="76F8C3EF"/>
    <w:rsid w:val="76FA8A2C"/>
    <w:rsid w:val="77281E66"/>
    <w:rsid w:val="774CD5A5"/>
    <w:rsid w:val="7758DB79"/>
    <w:rsid w:val="778E43C5"/>
    <w:rsid w:val="77B13A3F"/>
    <w:rsid w:val="77B27472"/>
    <w:rsid w:val="77BAC1B4"/>
    <w:rsid w:val="77C421BA"/>
    <w:rsid w:val="77C8387D"/>
    <w:rsid w:val="77F1F816"/>
    <w:rsid w:val="7804446A"/>
    <w:rsid w:val="78063174"/>
    <w:rsid w:val="78074527"/>
    <w:rsid w:val="780861E8"/>
    <w:rsid w:val="781034A1"/>
    <w:rsid w:val="7839B8DB"/>
    <w:rsid w:val="784E99E4"/>
    <w:rsid w:val="78507B40"/>
    <w:rsid w:val="78655E34"/>
    <w:rsid w:val="78873C7B"/>
    <w:rsid w:val="78AE6281"/>
    <w:rsid w:val="78B63796"/>
    <w:rsid w:val="78BDD1E8"/>
    <w:rsid w:val="78C550F6"/>
    <w:rsid w:val="78D4F2D3"/>
    <w:rsid w:val="78FC54C9"/>
    <w:rsid w:val="791BF942"/>
    <w:rsid w:val="7924CA52"/>
    <w:rsid w:val="794963EC"/>
    <w:rsid w:val="795BE67A"/>
    <w:rsid w:val="79652E05"/>
    <w:rsid w:val="7967E8C7"/>
    <w:rsid w:val="79915D5D"/>
    <w:rsid w:val="79AAE5CC"/>
    <w:rsid w:val="79BD31D5"/>
    <w:rsid w:val="79F6A8E5"/>
    <w:rsid w:val="79F7F15A"/>
    <w:rsid w:val="7A089E22"/>
    <w:rsid w:val="7A2A75ED"/>
    <w:rsid w:val="7A4F88AC"/>
    <w:rsid w:val="7A59EA5D"/>
    <w:rsid w:val="7A924501"/>
    <w:rsid w:val="7A98A4DE"/>
    <w:rsid w:val="7A9C3D8C"/>
    <w:rsid w:val="7AA14D07"/>
    <w:rsid w:val="7AC663F7"/>
    <w:rsid w:val="7AE2A94B"/>
    <w:rsid w:val="7AF53AA7"/>
    <w:rsid w:val="7AFECFA5"/>
    <w:rsid w:val="7B0A8A4A"/>
    <w:rsid w:val="7B124023"/>
    <w:rsid w:val="7B2EF35F"/>
    <w:rsid w:val="7B3E1011"/>
    <w:rsid w:val="7B651533"/>
    <w:rsid w:val="7B9C12A3"/>
    <w:rsid w:val="7BBAB408"/>
    <w:rsid w:val="7BBBE032"/>
    <w:rsid w:val="7BDCE5F5"/>
    <w:rsid w:val="7BF09F55"/>
    <w:rsid w:val="7C2EBEDF"/>
    <w:rsid w:val="7C3F6966"/>
    <w:rsid w:val="7C523219"/>
    <w:rsid w:val="7C8A13F0"/>
    <w:rsid w:val="7C995945"/>
    <w:rsid w:val="7C9D1CBB"/>
    <w:rsid w:val="7CB3F9BE"/>
    <w:rsid w:val="7CDCFBAC"/>
    <w:rsid w:val="7D26F505"/>
    <w:rsid w:val="7D2CF190"/>
    <w:rsid w:val="7D425E8D"/>
    <w:rsid w:val="7D49850C"/>
    <w:rsid w:val="7D6119E4"/>
    <w:rsid w:val="7D69C649"/>
    <w:rsid w:val="7D8DFA83"/>
    <w:rsid w:val="7DE16BFD"/>
    <w:rsid w:val="7DE7453C"/>
    <w:rsid w:val="7DF9CD66"/>
    <w:rsid w:val="7E02E3DF"/>
    <w:rsid w:val="7E0E2F43"/>
    <w:rsid w:val="7E1728F3"/>
    <w:rsid w:val="7E3B55D1"/>
    <w:rsid w:val="7E43A75F"/>
    <w:rsid w:val="7E5483C5"/>
    <w:rsid w:val="7E713855"/>
    <w:rsid w:val="7E984C94"/>
    <w:rsid w:val="7EAC8F28"/>
    <w:rsid w:val="7ECF0BFA"/>
    <w:rsid w:val="7ECFF2F1"/>
    <w:rsid w:val="7ED58415"/>
    <w:rsid w:val="7EFA68C8"/>
    <w:rsid w:val="7F18C919"/>
    <w:rsid w:val="7F353DCA"/>
    <w:rsid w:val="7F68C4AF"/>
    <w:rsid w:val="7FA0E5F1"/>
    <w:rsid w:val="7FA323C7"/>
    <w:rsid w:val="7FA77357"/>
    <w:rsid w:val="7FA9B1A5"/>
    <w:rsid w:val="7FCA851D"/>
    <w:rsid w:val="7FCB4748"/>
    <w:rsid w:val="7FCCFFD8"/>
    <w:rsid w:val="7FEC1F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0"/>
  <w15:docId w15:val="{FBCEE1C8-1351-4C26-B14E-81B3D1B4CD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semiHidden="1" w:unhideWhenUsed="1" w:qFormat="1"/>
    <w:lsdException w:name="footnote reference" w:uiPriority="99" w:qFormat="1"/>
    <w:lsdException w:name="annotation reference" w:uiPriority="99"/>
    <w:lsdException w:name="endnote reference" w:uiPriority="99"/>
    <w:lsdException w:name="endnote text" w:uiPriority="99"/>
    <w:lsdException w:name="List Bullet" w:qFormat="1"/>
    <w:lsdException w:name="Title" w:uiPriority="10" w:qFormat="1"/>
    <w:lsdException w:name="Default Paragraph Font" w:uiPriority="1"/>
    <w:lsdException w:name="Body Text" w:uiPriority="99"/>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F44B7"/>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A549AF"/>
    <w:pPr>
      <w:keepNext/>
      <w:keepLines/>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locked/>
    <w:rPr>
      <w:rFonts w:cs="Times New Roman" w:asciiTheme="majorHAnsi" w:hAnsiTheme="majorHAnsi" w:eastAsiaTheme="majorEastAsia"/>
      <w:b/>
      <w:bCs/>
      <w:kern w:val="32"/>
      <w:sz w:val="32"/>
      <w:szCs w:val="32"/>
      <w:lang w:val="x-none" w:eastAsia="en-US"/>
    </w:rPr>
  </w:style>
  <w:style w:type="character" w:styleId="Heading2Char" w:customStyle="1">
    <w:name w:val="Heading 2 Char"/>
    <w:aliases w:val="EBHeading1 Char"/>
    <w:basedOn w:val="DefaultParagraphFont"/>
    <w:link w:val="Heading2"/>
    <w:uiPriority w:val="9"/>
    <w:locked/>
    <w:rsid w:val="00A549AF"/>
    <w:rPr>
      <w:rFonts w:ascii="Arial Bold" w:hAnsi="Arial Bold" w:cs="Arial"/>
      <w:b/>
      <w:bCs/>
      <w:color w:val="000000"/>
      <w:sz w:val="26"/>
      <w:szCs w:val="22"/>
    </w:rPr>
  </w:style>
  <w:style w:type="character" w:styleId="Heading3Char" w:customStyle="1">
    <w:name w:val="Heading 3 Char"/>
    <w:aliases w:val="EBHeading2 Char"/>
    <w:basedOn w:val="DefaultParagraphFont"/>
    <w:link w:val="Heading3"/>
    <w:uiPriority w:val="9"/>
    <w:locked/>
    <w:rPr>
      <w:rFonts w:cs="Times New Roman" w:asciiTheme="majorHAnsi" w:hAnsiTheme="majorHAnsi" w:eastAsiaTheme="majorEastAsia"/>
      <w:b/>
      <w:bCs/>
      <w:sz w:val="26"/>
      <w:szCs w:val="26"/>
      <w:lang w:val="x-none" w:eastAsia="en-US"/>
    </w:rPr>
  </w:style>
  <w:style w:type="character" w:styleId="Heading4Char" w:customStyle="1">
    <w:name w:val="Heading 4 Char"/>
    <w:aliases w:val="EBHeading3 Char"/>
    <w:basedOn w:val="DefaultParagraphFont"/>
    <w:link w:val="Heading4"/>
    <w:uiPriority w:val="9"/>
    <w:locked/>
    <w:rPr>
      <w:rFonts w:cs="Times New Roman" w:asciiTheme="minorHAnsi" w:hAnsiTheme="minorHAnsi" w:eastAsiaTheme="minorEastAsia"/>
      <w:b/>
      <w:bCs/>
      <w:sz w:val="28"/>
      <w:szCs w:val="28"/>
      <w:lang w:val="x-none" w:eastAsia="en-US"/>
    </w:rPr>
  </w:style>
  <w:style w:type="character" w:styleId="Heading5Char" w:customStyle="1">
    <w:name w:val="Heading 5 Char"/>
    <w:aliases w:val="EBHeading4 Char"/>
    <w:basedOn w:val="DefaultParagraphFont"/>
    <w:link w:val="Heading5"/>
    <w:uiPriority w:val="9"/>
    <w:locked/>
    <w:rPr>
      <w:rFonts w:cs="Times New Roman" w:asciiTheme="minorHAnsi" w:hAnsiTheme="minorHAnsi" w:eastAsiaTheme="minorEastAsia"/>
      <w:b/>
      <w:bCs/>
      <w:i/>
      <w:iCs/>
      <w:sz w:val="26"/>
      <w:szCs w:val="26"/>
      <w:lang w:val="x-none" w:eastAsia="en-US"/>
    </w:rPr>
  </w:style>
  <w:style w:type="paragraph" w:styleId="IATableLabel" w:customStyle="1">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styleId="IATableLabelCharChar" w:customStyle="1">
    <w:name w:val="IATableLabel Char Char"/>
    <w:link w:val="IATableLabel"/>
    <w:locked/>
    <w:rsid w:val="00402E80"/>
    <w:rPr>
      <w:rFonts w:ascii="Arial" w:hAnsi="Arial" w:eastAsia="SimSun"/>
      <w:b/>
      <w:color w:val="000000"/>
      <w:spacing w:val="-5"/>
      <w:lang w:val="en-GB" w:eastAsia="zh-CN"/>
    </w:rPr>
  </w:style>
  <w:style w:type="paragraph" w:styleId="IASpacer" w:customStyle="1">
    <w:name w:val="IASpacer"/>
    <w:basedOn w:val="Normal"/>
    <w:rsid w:val="007208D9"/>
    <w:pPr>
      <w:spacing w:line="80" w:lineRule="exact"/>
    </w:pPr>
    <w:rPr>
      <w:rFonts w:eastAsia="SimSun"/>
      <w:sz w:val="22"/>
      <w:lang w:eastAsia="zh-CN"/>
    </w:rPr>
  </w:style>
  <w:style w:type="paragraph" w:styleId="IATableText" w:customStyle="1">
    <w:name w:val="IATableText"/>
    <w:basedOn w:val="IATableLabel"/>
    <w:link w:val="IATableTextChar"/>
    <w:rsid w:val="00220F29"/>
    <w:rPr>
      <w:b w:val="0"/>
      <w:color w:val="auto"/>
      <w:sz w:val="22"/>
    </w:rPr>
  </w:style>
  <w:style w:type="character" w:styleId="IATableTextChar" w:customStyle="1">
    <w:name w:val="IATableText Char"/>
    <w:link w:val="IATableText"/>
    <w:locked/>
    <w:rsid w:val="00220F29"/>
    <w:rPr>
      <w:rFonts w:ascii="Arial" w:hAnsi="Arial" w:eastAsia="SimSun"/>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styleId="BodyTextChar" w:customStyle="1">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59"/>
    <w:rsid w:val="0002655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styleId="TitleChar" w:customStyle="1">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styleId="IAHeadDept" w:customStyle="1">
    <w:name w:val="IAHeadDept"/>
    <w:basedOn w:val="IATableText"/>
    <w:link w:val="IAHeadDeptChar"/>
    <w:rsid w:val="00C120C0"/>
    <w:pPr>
      <w:spacing w:after="120"/>
      <w:ind w:left="0" w:right="57"/>
    </w:pPr>
    <w:rPr>
      <w:spacing w:val="-6"/>
      <w:szCs w:val="22"/>
    </w:rPr>
  </w:style>
  <w:style w:type="paragraph" w:styleId="IAHeadLabel" w:customStyle="1">
    <w:name w:val="IAHeadLabel"/>
    <w:basedOn w:val="IATableLabel"/>
    <w:link w:val="IAHeadLabelChar"/>
    <w:rsid w:val="00570F8E"/>
    <w:pPr>
      <w:spacing w:before="110"/>
      <w:ind w:left="0" w:right="0"/>
    </w:pPr>
  </w:style>
  <w:style w:type="character" w:styleId="IAHeadLabelChar" w:customStyle="1">
    <w:name w:val="IAHeadLabel Char"/>
    <w:basedOn w:val="IATableLabelCharChar"/>
    <w:link w:val="IAHeadLabel"/>
    <w:locked/>
    <w:rsid w:val="00570F8E"/>
    <w:rPr>
      <w:rFonts w:ascii="Arial" w:hAnsi="Arial" w:eastAsia="SimSun" w:cs="Times New Roman"/>
      <w:b/>
      <w:color w:val="000000"/>
      <w:spacing w:val="-5"/>
      <w:lang w:val="en-GB" w:eastAsia="zh-CN" w:bidi="ar-SA"/>
    </w:rPr>
  </w:style>
  <w:style w:type="table" w:styleId="TableIAHeading" w:customStyle="1">
    <w:name w:val="Table_IAHeading"/>
    <w:basedOn w:val="TableNormal"/>
    <w:semiHidden/>
    <w:rsid w:val="006A5A2E"/>
    <w:rPr>
      <w:rFonts w:eastAsia="SimSun"/>
      <w:color w:val="FFFFFF"/>
    </w:rPr>
    <w:tblPr>
      <w:tblBorders>
        <w:top w:val="single" w:color="008080" w:sz="12" w:space="0"/>
        <w:left w:val="single" w:color="008080" w:sz="12" w:space="0"/>
        <w:bottom w:val="single" w:color="008080" w:sz="12" w:space="0"/>
        <w:right w:val="single" w:color="008080" w:sz="12" w:space="0"/>
        <w:insideH w:val="single" w:color="008080" w:sz="12" w:space="0"/>
      </w:tblBorders>
      <w:tblCellMar>
        <w:left w:w="0" w:type="dxa"/>
        <w:right w:w="0" w:type="dxa"/>
      </w:tblCellMar>
    </w:tblPr>
    <w:tcPr>
      <w:shd w:val="clear" w:color="auto" w:fill="008080"/>
    </w:tcPr>
  </w:style>
  <w:style w:type="paragraph" w:styleId="IATableNotes" w:customStyle="1">
    <w:name w:val="IATableNotes"/>
    <w:basedOn w:val="Normal"/>
    <w:link w:val="IATableNotesChar"/>
    <w:rsid w:val="006A5A2E"/>
    <w:pPr>
      <w:spacing w:before="60" w:after="60"/>
      <w:ind w:left="113" w:right="113"/>
    </w:pPr>
    <w:rPr>
      <w:rFonts w:eastAsia="SimSun"/>
      <w:sz w:val="18"/>
      <w:szCs w:val="20"/>
      <w:lang w:eastAsia="zh-CN"/>
    </w:rPr>
  </w:style>
  <w:style w:type="character" w:styleId="IATableNotesChar" w:customStyle="1">
    <w:name w:val="IATableNotes Char"/>
    <w:link w:val="IATableNotes"/>
    <w:locked/>
    <w:rsid w:val="006A5A2E"/>
    <w:rPr>
      <w:rFonts w:ascii="Arial" w:hAnsi="Arial" w:eastAsia="SimSun"/>
      <w:sz w:val="18"/>
      <w:lang w:val="en-GB" w:eastAsia="zh-CN"/>
    </w:rPr>
  </w:style>
  <w:style w:type="paragraph" w:styleId="IASignOff" w:customStyle="1">
    <w:name w:val="IASignOff"/>
    <w:basedOn w:val="IATableNotes"/>
    <w:next w:val="IATableNotes"/>
    <w:link w:val="IASignOffChar"/>
    <w:semiHidden/>
    <w:rsid w:val="006A5A2E"/>
    <w:pPr>
      <w:spacing w:before="120" w:after="120"/>
      <w:ind w:left="567" w:right="567"/>
    </w:pPr>
    <w:rPr>
      <w:b/>
      <w:bCs/>
      <w:i/>
      <w:iCs/>
    </w:rPr>
  </w:style>
  <w:style w:type="character" w:styleId="IASignOffChar" w:customStyle="1">
    <w:name w:val="IASignOff Char"/>
    <w:link w:val="IASignOff"/>
    <w:locked/>
    <w:rsid w:val="006A5A2E"/>
    <w:rPr>
      <w:rFonts w:ascii="Arial" w:hAnsi="Arial" w:eastAsia="SimSun"/>
      <w:b/>
      <w:i/>
      <w:sz w:val="18"/>
      <w:lang w:val="en-GB" w:eastAsia="zh-CN"/>
    </w:rPr>
  </w:style>
  <w:style w:type="paragraph" w:styleId="IAHeadTitle" w:customStyle="1">
    <w:name w:val="IAHeadTitle"/>
    <w:basedOn w:val="IAHeadDept"/>
    <w:link w:val="IAHeadTitleChar"/>
    <w:rsid w:val="008228A5"/>
    <w:pPr>
      <w:spacing w:before="0" w:after="0"/>
    </w:pPr>
    <w:rPr>
      <w:b/>
      <w:sz w:val="28"/>
      <w:szCs w:val="28"/>
    </w:rPr>
  </w:style>
  <w:style w:type="paragraph" w:styleId="IASignature" w:customStyle="1">
    <w:name w:val="IA Signature"/>
    <w:basedOn w:val="IATableText"/>
    <w:rsid w:val="00C67CDD"/>
    <w:pPr>
      <w:tabs>
        <w:tab w:val="left" w:leader="dot" w:pos="6804"/>
        <w:tab w:val="right" w:leader="dot" w:pos="10206"/>
      </w:tabs>
      <w:spacing w:before="0" w:after="0"/>
      <w:ind w:left="0"/>
    </w:pPr>
  </w:style>
  <w:style w:type="paragraph" w:styleId="IASign-offlabel" w:customStyle="1">
    <w:name w:val="IA Sign-off label"/>
    <w:basedOn w:val="IAHeadLabel"/>
    <w:link w:val="IASign-offlabelChar"/>
    <w:rsid w:val="00FB5CFE"/>
    <w:pPr>
      <w:spacing w:after="120"/>
    </w:pPr>
    <w:rPr>
      <w:szCs w:val="22"/>
      <w:u w:val="single"/>
    </w:rPr>
  </w:style>
  <w:style w:type="character" w:styleId="IASign-offlabelChar" w:customStyle="1">
    <w:name w:val="IA Sign-off label Char"/>
    <w:link w:val="IASign-offlabel"/>
    <w:locked/>
    <w:rsid w:val="009050B9"/>
    <w:rPr>
      <w:rFonts w:ascii="Arial" w:hAnsi="Arial" w:eastAsia="SimSun"/>
      <w:b/>
      <w:color w:val="000000"/>
      <w:spacing w:val="-5"/>
      <w:sz w:val="22"/>
      <w:u w:val="single"/>
      <w:lang w:val="en-GB" w:eastAsia="zh-CN"/>
    </w:rPr>
  </w:style>
  <w:style w:type="paragraph" w:styleId="IASign-off" w:customStyle="1">
    <w:name w:val="IA Sign-off"/>
    <w:basedOn w:val="IATableText"/>
    <w:rsid w:val="00C67CDD"/>
    <w:pPr>
      <w:spacing w:before="0" w:after="0"/>
      <w:ind w:left="0" w:right="284"/>
    </w:pPr>
    <w:rPr>
      <w:b/>
      <w:i/>
    </w:rPr>
  </w:style>
  <w:style w:type="paragraph" w:styleId="IAHeading2" w:customStyle="1">
    <w:name w:val="IAHeading2"/>
    <w:basedOn w:val="Normal"/>
    <w:semiHidden/>
    <w:rsid w:val="000A79FC"/>
    <w:pPr>
      <w:keepNext/>
      <w:keepLines/>
      <w:spacing w:before="60" w:after="60"/>
      <w:ind w:left="113" w:right="113"/>
    </w:pPr>
    <w:rPr>
      <w:rFonts w:eastAsia="SimSun"/>
      <w:b/>
      <w:sz w:val="20"/>
      <w:lang w:eastAsia="zh-CN"/>
    </w:rPr>
  </w:style>
  <w:style w:type="table" w:styleId="TableIABox" w:customStyle="1">
    <w:name w:val="Table_IABox"/>
    <w:basedOn w:val="TableNormal"/>
    <w:rsid w:val="007777A1"/>
    <w:rPr>
      <w:rFonts w:eastAsia="SimSun"/>
    </w:rPr>
    <w:tblPr>
      <w:tblBorders>
        <w:top w:val="single" w:color="auto" w:sz="4" w:space="0"/>
        <w:left w:val="single" w:color="auto" w:sz="4" w:space="0"/>
        <w:bottom w:val="single" w:color="auto" w:sz="4" w:space="0"/>
        <w:right w:val="single" w:color="auto" w:sz="4" w:space="0"/>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styleId="HeaderChar" w:customStyle="1">
    <w:name w:val="Header Char"/>
    <w:basedOn w:val="DefaultParagraphFont"/>
    <w:link w:val="Header"/>
    <w:uiPriority w:val="99"/>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styleId="FooterChar" w:customStyle="1">
    <w:name w:val="Footer Char"/>
    <w:basedOn w:val="DefaultParagraphFont"/>
    <w:link w:val="Footer"/>
    <w:uiPriority w:val="99"/>
    <w:locked/>
    <w:rPr>
      <w:rFonts w:ascii="Arial" w:hAnsi="Arial" w:cs="Times New Roman"/>
      <w:sz w:val="24"/>
      <w:szCs w:val="24"/>
      <w:lang w:val="x-none" w:eastAsia="en-US"/>
    </w:rPr>
  </w:style>
  <w:style w:type="character" w:styleId="PageNumber">
    <w:name w:val="page number"/>
    <w:basedOn w:val="DefaultParagraphFont"/>
    <w:rsid w:val="00EB43FD"/>
    <w:rPr>
      <w:rFonts w:cs="Times New Roman"/>
    </w:rPr>
  </w:style>
  <w:style w:type="paragraph" w:styleId="IANotes" w:customStyle="1">
    <w:name w:val="IANotes"/>
    <w:basedOn w:val="Normal"/>
    <w:semiHidden/>
    <w:rsid w:val="00650282"/>
    <w:rPr>
      <w:rFonts w:eastAsia="SimSun"/>
      <w:color w:val="008080"/>
      <w:sz w:val="22"/>
      <w:lang w:eastAsia="zh-CN"/>
    </w:rPr>
  </w:style>
  <w:style w:type="paragraph" w:styleId="IATableHeading" w:customStyle="1">
    <w:name w:val="IATableHeading"/>
    <w:basedOn w:val="IATableLabel"/>
    <w:rsid w:val="00716D5C"/>
    <w:rPr>
      <w:sz w:val="22"/>
      <w:szCs w:val="24"/>
    </w:rPr>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Footnotes"/>
    <w:basedOn w:val="Normal"/>
    <w:link w:val="FootnoteTextChar"/>
    <w:uiPriority w:val="99"/>
    <w:rsid w:val="00490FF7"/>
    <w:rPr>
      <w:rFonts w:eastAsia="SimSun"/>
      <w:sz w:val="16"/>
      <w:szCs w:val="20"/>
      <w:lang w:eastAsia="zh-CN"/>
    </w:rPr>
  </w:style>
  <w:style w:type="character" w:styleId="FootnoteTextChar" w:customStyle="1">
    <w:name w:val="Footnote Text Char"/>
    <w:aliases w:val="fn Char,Footnote Char,Footnote Text Char Char Char1,Footnote Text Char Char Char Char1,Footnote Text Char Char Char Char Char,Footnote Text1 Char Char,Footnote Text1 Char1,Footnote Text1 Char Char Char Char,FOOTNOTES Char"/>
    <w:basedOn w:val="DefaultParagraphFont"/>
    <w:link w:val="FootnoteText"/>
    <w:uiPriority w:val="99"/>
    <w:locked/>
    <w:rPr>
      <w:rFonts w:ascii="Arial" w:hAnsi="Arial" w:cs="Times New Roman"/>
      <w:lang w:val="x-none" w:eastAsia="en-US"/>
    </w:rPr>
  </w:style>
  <w:style w:type="character" w:styleId="FootnoteReference">
    <w:name w:val="footnote reference"/>
    <w:aliases w:val="number,SUPERS,Footnote Reference Superscript,stylish,Footnote symbol,BVI fnr,-E Fußnotenzeichen,Source Reference,Footnote reference number,note TESI,Times 10 Point,Exposant 3 Point,Ref,de nota al pie,EN Footnote Reference,ftr,ftref,FR"/>
    <w:basedOn w:val="DefaultParagraphFont"/>
    <w:uiPriority w:val="99"/>
    <w:qFormat/>
    <w:rsid w:val="00B84190"/>
    <w:rPr>
      <w:rFonts w:cs="Times New Roman"/>
      <w:sz w:val="22"/>
      <w:vertAlign w:val="superscript"/>
    </w:rPr>
  </w:style>
  <w:style w:type="paragraph" w:styleId="EBBodyPara" w:customStyle="1">
    <w:name w:val="EBBodyPara"/>
    <w:basedOn w:val="BodyText"/>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styleId="BalloonTextChar" w:customStyle="1">
    <w:name w:val="Balloon Text Char"/>
    <w:basedOn w:val="DefaultParagraphFont"/>
    <w:link w:val="BalloonText"/>
    <w:uiPriority w:val="99"/>
    <w:semiHidden/>
    <w:locked/>
    <w:rPr>
      <w:rFonts w:ascii="SegoeUI" w:hAnsi="SegoeUI" w:cs="SegoeUI"/>
      <w:sz w:val="18"/>
      <w:szCs w:val="18"/>
      <w:lang w:val="x-none" w:eastAsia="en-US"/>
    </w:rPr>
  </w:style>
  <w:style w:type="paragraph" w:styleId="EBNumber" w:customStyle="1">
    <w:name w:val="EBNumber"/>
    <w:basedOn w:val="BodyText"/>
    <w:rsid w:val="002B7335"/>
    <w:pPr>
      <w:numPr>
        <w:ilvl w:val="1"/>
        <w:numId w:val="3"/>
      </w:numPr>
    </w:pPr>
  </w:style>
  <w:style w:type="paragraph" w:styleId="EBNumberRestart" w:customStyle="1">
    <w:name w:val="EBNumberRestart"/>
    <w:basedOn w:val="BodyText"/>
    <w:next w:val="EBNumber"/>
    <w:rsid w:val="002B7335"/>
    <w:pPr>
      <w:numPr>
        <w:numId w:val="3"/>
      </w:numPr>
    </w:pPr>
  </w:style>
  <w:style w:type="paragraph" w:styleId="StyleIATableText10ptRight" w:customStyle="1">
    <w:name w:val="Style IATableText + 10 pt Right"/>
    <w:basedOn w:val="IATableText"/>
    <w:rsid w:val="008D39AA"/>
    <w:pPr>
      <w:ind w:left="0" w:right="57"/>
      <w:jc w:val="right"/>
    </w:pPr>
    <w:rPr>
      <w:rFonts w:eastAsia="Times New Roman"/>
      <w:sz w:val="20"/>
    </w:rPr>
  </w:style>
  <w:style w:type="paragraph" w:styleId="SecurityClass" w:customStyle="1">
    <w:name w:val="SecurityClass"/>
    <w:basedOn w:val="Header"/>
    <w:rsid w:val="00AE46AA"/>
  </w:style>
  <w:style w:type="paragraph" w:styleId="IARefNumber" w:customStyle="1">
    <w:name w:val="IARefNumber"/>
    <w:basedOn w:val="IATableText"/>
    <w:rsid w:val="001E152A"/>
    <w:pPr>
      <w:numPr>
        <w:numId w:val="1"/>
      </w:numPr>
      <w:ind w:left="0"/>
    </w:pPr>
  </w:style>
  <w:style w:type="character" w:styleId="Hyperlink">
    <w:name w:val="Hyperlink"/>
    <w:basedOn w:val="DefaultParagraphFont"/>
    <w:uiPriority w:val="99"/>
    <w:rsid w:val="00B4136C"/>
    <w:rPr>
      <w:rFonts w:cs="Times New Roman"/>
      <w:color w:val="auto"/>
      <w:u w:val="single"/>
    </w:rPr>
  </w:style>
  <w:style w:type="paragraph" w:styleId="POPBY" w:customStyle="1">
    <w:name w:val="POPBY"/>
    <w:basedOn w:val="IATableLabel"/>
    <w:rsid w:val="00AB574B"/>
  </w:style>
  <w:style w:type="paragraph" w:styleId="EBBullet" w:customStyle="1">
    <w:name w:val="EBBullet"/>
    <w:basedOn w:val="BodyText"/>
    <w:rsid w:val="002B7335"/>
    <w:pPr>
      <w:numPr>
        <w:numId w:val="2"/>
      </w:numPr>
    </w:pPr>
  </w:style>
  <w:style w:type="paragraph" w:styleId="IAHeadText" w:customStyle="1">
    <w:name w:val="IAHeadText"/>
    <w:basedOn w:val="IATableText"/>
    <w:rsid w:val="00632CB9"/>
    <w:pPr>
      <w:spacing w:before="0" w:after="0"/>
      <w:ind w:left="0" w:right="57"/>
    </w:pPr>
    <w:rPr>
      <w:spacing w:val="-6"/>
    </w:rPr>
  </w:style>
  <w:style w:type="paragraph" w:styleId="IAHeadLabel0" w:customStyle="1">
    <w:name w:val="IAHeadLabel0"/>
    <w:basedOn w:val="IAHeadLabel"/>
    <w:next w:val="IAHeadTitle"/>
    <w:rsid w:val="00632CB9"/>
    <w:pPr>
      <w:spacing w:before="0"/>
    </w:pPr>
  </w:style>
  <w:style w:type="paragraph" w:styleId="IATableLines" w:customStyle="1">
    <w:name w:val="IATableLines"/>
    <w:basedOn w:val="IATableText"/>
    <w:link w:val="IATableLinesChar"/>
    <w:rsid w:val="00E82A56"/>
    <w:pPr>
      <w:spacing w:before="0" w:after="0"/>
    </w:pPr>
  </w:style>
  <w:style w:type="paragraph" w:styleId="EvidenceHeadPIR" w:customStyle="1">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styleId="IASpacer2" w:customStyle="1">
    <w:name w:val="IASpacer2"/>
    <w:basedOn w:val="IASpacer"/>
    <w:rsid w:val="00311373"/>
    <w:pPr>
      <w:spacing w:line="40" w:lineRule="exact"/>
    </w:pPr>
  </w:style>
  <w:style w:type="paragraph" w:styleId="POPVBY" w:customStyle="1">
    <w:name w:val="POPVBY"/>
    <w:basedOn w:val="IATableLabel"/>
    <w:rsid w:val="00AB574B"/>
  </w:style>
  <w:style w:type="paragraph" w:styleId="POTPY" w:customStyle="1">
    <w:name w:val="POTPY"/>
    <w:basedOn w:val="IATableLabel"/>
    <w:rsid w:val="00F622E8"/>
  </w:style>
  <w:style w:type="paragraph" w:styleId="PONBLow" w:customStyle="1">
    <w:name w:val="PONBLow"/>
    <w:basedOn w:val="IATableLabel"/>
    <w:link w:val="PONBLowCharChar"/>
    <w:rsid w:val="00F622E8"/>
    <w:rPr>
      <w:b w:val="0"/>
      <w:szCs w:val="22"/>
    </w:rPr>
  </w:style>
  <w:style w:type="character" w:styleId="PONBLowCharChar" w:customStyle="1">
    <w:name w:val="PONBLow Char Char"/>
    <w:link w:val="PONBLow"/>
    <w:locked/>
    <w:rsid w:val="00F622E8"/>
    <w:rPr>
      <w:rFonts w:ascii="Arial" w:hAnsi="Arial" w:eastAsia="SimSun"/>
      <w:b/>
      <w:color w:val="000000"/>
      <w:spacing w:val="-5"/>
      <w:sz w:val="22"/>
      <w:lang w:val="en-GB" w:eastAsia="zh-CN"/>
    </w:rPr>
  </w:style>
  <w:style w:type="paragraph" w:styleId="PONBHigh" w:customStyle="1">
    <w:name w:val="PONBHigh"/>
    <w:basedOn w:val="IATableLabel"/>
    <w:link w:val="PONBHighChar"/>
    <w:rsid w:val="00F622E8"/>
    <w:rPr>
      <w:b w:val="0"/>
      <w:szCs w:val="22"/>
    </w:rPr>
  </w:style>
  <w:style w:type="character" w:styleId="PONBHighChar" w:customStyle="1">
    <w:name w:val="PONBHigh Char"/>
    <w:link w:val="PONBHigh"/>
    <w:locked/>
    <w:rsid w:val="00F622E8"/>
    <w:rPr>
      <w:rFonts w:ascii="Arial" w:hAnsi="Arial" w:eastAsia="SimSun"/>
      <w:b/>
      <w:color w:val="000000"/>
      <w:spacing w:val="-5"/>
      <w:sz w:val="22"/>
      <w:lang w:val="en-GB" w:eastAsia="zh-CN"/>
    </w:rPr>
  </w:style>
  <w:style w:type="paragraph" w:styleId="PONBBestEst" w:customStyle="1">
    <w:name w:val="PONBBestEst"/>
    <w:basedOn w:val="IATableLabel"/>
    <w:link w:val="PONBBestEstChar"/>
    <w:rsid w:val="00F622E8"/>
    <w:rPr>
      <w:b w:val="0"/>
      <w:szCs w:val="22"/>
    </w:rPr>
  </w:style>
  <w:style w:type="character" w:styleId="PONBBestEstChar" w:customStyle="1">
    <w:name w:val="PONBBestEst Char"/>
    <w:link w:val="PONBBestEst"/>
    <w:locked/>
    <w:rsid w:val="00F622E8"/>
    <w:rPr>
      <w:rFonts w:ascii="Arial" w:hAnsi="Arial" w:eastAsia="SimSun"/>
      <w:b/>
      <w:color w:val="000000"/>
      <w:spacing w:val="-5"/>
      <w:sz w:val="22"/>
      <w:lang w:val="en-GB" w:eastAsia="zh-CN"/>
    </w:rPr>
  </w:style>
  <w:style w:type="paragraph" w:styleId="POTTCostsHigh" w:customStyle="1">
    <w:name w:val="POTTCostsHigh"/>
    <w:basedOn w:val="IATableText"/>
    <w:rsid w:val="00B318B0"/>
    <w:pPr>
      <w:jc w:val="right"/>
    </w:pPr>
  </w:style>
  <w:style w:type="paragraph" w:styleId="POTTCostsLow" w:customStyle="1">
    <w:name w:val="POTTCostsLow"/>
    <w:basedOn w:val="POTTCostsHigh"/>
    <w:rsid w:val="00B318B0"/>
  </w:style>
  <w:style w:type="paragraph" w:styleId="POTTCostsBest" w:customStyle="1">
    <w:name w:val="POTTCostsBest"/>
    <w:basedOn w:val="IATableText"/>
    <w:rsid w:val="00B318B0"/>
    <w:pPr>
      <w:jc w:val="right"/>
    </w:pPr>
  </w:style>
  <w:style w:type="paragraph" w:styleId="POTTCostsYear" w:customStyle="1">
    <w:name w:val="POTTCostsYear"/>
    <w:basedOn w:val="IATableText"/>
    <w:rsid w:val="00B318B0"/>
    <w:pPr>
      <w:jc w:val="center"/>
    </w:pPr>
    <w:rPr>
      <w:szCs w:val="18"/>
    </w:rPr>
  </w:style>
  <w:style w:type="paragraph" w:styleId="POAACostsLow" w:customStyle="1">
    <w:name w:val="POAACostsLow"/>
    <w:basedOn w:val="IATableText"/>
    <w:rsid w:val="00B318B0"/>
    <w:pPr>
      <w:jc w:val="right"/>
    </w:pPr>
  </w:style>
  <w:style w:type="paragraph" w:styleId="POAACostsHigh" w:customStyle="1">
    <w:name w:val="POAACostsHigh"/>
    <w:basedOn w:val="POAACostsLow"/>
    <w:rsid w:val="00B318B0"/>
  </w:style>
  <w:style w:type="paragraph" w:styleId="POAACostsBest" w:customStyle="1">
    <w:name w:val="POAACostsBest"/>
    <w:basedOn w:val="IATableText"/>
    <w:rsid w:val="00B318B0"/>
    <w:pPr>
      <w:jc w:val="right"/>
    </w:pPr>
  </w:style>
  <w:style w:type="paragraph" w:styleId="POTCCostsLow" w:customStyle="1">
    <w:name w:val="POTCCostsLow"/>
    <w:basedOn w:val="IATableText"/>
    <w:rsid w:val="00B318B0"/>
    <w:pPr>
      <w:jc w:val="right"/>
    </w:pPr>
    <w:rPr>
      <w:b/>
    </w:rPr>
  </w:style>
  <w:style w:type="paragraph" w:styleId="POTCCostsHigh" w:customStyle="1">
    <w:name w:val="POTCCostsHigh"/>
    <w:basedOn w:val="IATableText"/>
    <w:rsid w:val="00B318B0"/>
    <w:pPr>
      <w:jc w:val="right"/>
    </w:pPr>
    <w:rPr>
      <w:b/>
    </w:rPr>
  </w:style>
  <w:style w:type="paragraph" w:styleId="POTCCostsBest" w:customStyle="1">
    <w:name w:val="POTCCostsBest"/>
    <w:basedOn w:val="IATableText"/>
    <w:rsid w:val="00B318B0"/>
    <w:pPr>
      <w:jc w:val="right"/>
    </w:pPr>
    <w:rPr>
      <w:b/>
    </w:rPr>
  </w:style>
  <w:style w:type="paragraph" w:styleId="IAPOQ1" w:customStyle="1">
    <w:name w:val="IAPOQ1"/>
    <w:basedOn w:val="IATableLabel"/>
    <w:rsid w:val="00B006A9"/>
  </w:style>
  <w:style w:type="paragraph" w:styleId="IAPOA1" w:customStyle="1">
    <w:name w:val="IAPOA1"/>
    <w:basedOn w:val="IATableLines"/>
    <w:rsid w:val="00B006A9"/>
  </w:style>
  <w:style w:type="paragraph" w:styleId="IAPOQ2" w:customStyle="1">
    <w:name w:val="IAPOQ2"/>
    <w:basedOn w:val="IATableLabel"/>
    <w:link w:val="IAPOQ2Char"/>
    <w:rsid w:val="00B006A9"/>
  </w:style>
  <w:style w:type="paragraph" w:styleId="IAPOA2" w:customStyle="1">
    <w:name w:val="IAPOA2"/>
    <w:basedOn w:val="IATableLines"/>
    <w:rsid w:val="00B006A9"/>
  </w:style>
  <w:style w:type="paragraph" w:styleId="POTTBenLow" w:customStyle="1">
    <w:name w:val="POTTBenLow"/>
    <w:basedOn w:val="POTTCostsLow"/>
    <w:rsid w:val="00B006A9"/>
  </w:style>
  <w:style w:type="paragraph" w:styleId="POTTBenHigh" w:customStyle="1">
    <w:name w:val="POTTBenHigh"/>
    <w:basedOn w:val="POTTCostsHigh"/>
    <w:rsid w:val="00B006A9"/>
  </w:style>
  <w:style w:type="paragraph" w:styleId="POTTBenBest" w:customStyle="1">
    <w:name w:val="POTTBenBest"/>
    <w:basedOn w:val="POTTCostsBest"/>
    <w:rsid w:val="00B006A9"/>
  </w:style>
  <w:style w:type="paragraph" w:styleId="POAABenLow" w:customStyle="1">
    <w:name w:val="POAABenLow"/>
    <w:basedOn w:val="POAACostsLow"/>
    <w:rsid w:val="00B006A9"/>
  </w:style>
  <w:style w:type="paragraph" w:styleId="POAABenHigh" w:customStyle="1">
    <w:name w:val="POAABenHigh"/>
    <w:basedOn w:val="POAABenLow"/>
    <w:rsid w:val="00B006A9"/>
  </w:style>
  <w:style w:type="paragraph" w:styleId="POAABenBest" w:customStyle="1">
    <w:name w:val="POAABenBest"/>
    <w:basedOn w:val="POAABenHigh"/>
    <w:rsid w:val="00B006A9"/>
  </w:style>
  <w:style w:type="paragraph" w:styleId="POTBBenLow" w:customStyle="1">
    <w:name w:val="POTBBenLow"/>
    <w:basedOn w:val="POTCCostsLow"/>
    <w:rsid w:val="00B006A9"/>
  </w:style>
  <w:style w:type="paragraph" w:styleId="POTBBenHigh" w:customStyle="1">
    <w:name w:val="POTBBenHigh"/>
    <w:basedOn w:val="POTBBenLow"/>
    <w:rsid w:val="00B006A9"/>
  </w:style>
  <w:style w:type="paragraph" w:styleId="POTBBenBest" w:customStyle="1">
    <w:name w:val="POTBBenBest"/>
    <w:basedOn w:val="POTBBenHigh"/>
    <w:rsid w:val="00B006A9"/>
  </w:style>
  <w:style w:type="paragraph" w:styleId="IPPOQ3" w:customStyle="1">
    <w:name w:val="IPPOQ3"/>
    <w:basedOn w:val="IAPOQ2"/>
    <w:link w:val="IPPOQ3Char"/>
    <w:rsid w:val="00F1653E"/>
  </w:style>
  <w:style w:type="paragraph" w:styleId="IAPOQ4" w:customStyle="1">
    <w:name w:val="IAPOQ4"/>
    <w:basedOn w:val="IPPOQ3"/>
    <w:link w:val="IAPOQ4Char"/>
    <w:rsid w:val="00F1653E"/>
  </w:style>
  <w:style w:type="paragraph" w:styleId="IAPOA3" w:customStyle="1">
    <w:name w:val="IAPOA3"/>
    <w:basedOn w:val="IAPOA2"/>
    <w:rsid w:val="00F1653E"/>
  </w:style>
  <w:style w:type="paragraph" w:styleId="IAPOA4" w:customStyle="1">
    <w:name w:val="IAPOA4"/>
    <w:basedOn w:val="IAPOA3"/>
    <w:rsid w:val="00F1653E"/>
  </w:style>
  <w:style w:type="paragraph" w:styleId="IAPOA5" w:customStyle="1">
    <w:name w:val="IAPOA5"/>
    <w:basedOn w:val="IAPOA4"/>
    <w:rsid w:val="00F1653E"/>
  </w:style>
  <w:style w:type="paragraph" w:styleId="IAPOQ5" w:customStyle="1">
    <w:name w:val="IAPOQ5"/>
    <w:basedOn w:val="IAPOQ4"/>
    <w:link w:val="IAPOQ5Char"/>
    <w:rsid w:val="00F1653E"/>
  </w:style>
  <w:style w:type="character" w:styleId="IAPOQ2Char" w:customStyle="1">
    <w:name w:val="IAPOQ2 Char"/>
    <w:basedOn w:val="IATableLabelCharChar"/>
    <w:link w:val="IAPOQ2"/>
    <w:locked/>
    <w:rsid w:val="00F1653E"/>
    <w:rPr>
      <w:rFonts w:ascii="Arial" w:hAnsi="Arial" w:eastAsia="SimSun" w:cs="Times New Roman"/>
      <w:b/>
      <w:color w:val="000000"/>
      <w:spacing w:val="-5"/>
      <w:lang w:val="en-GB" w:eastAsia="zh-CN" w:bidi="ar-SA"/>
    </w:rPr>
  </w:style>
  <w:style w:type="character" w:styleId="IPPOQ3Char" w:customStyle="1">
    <w:name w:val="IPPOQ3 Char"/>
    <w:basedOn w:val="IAPOQ2Char"/>
    <w:link w:val="IPPOQ3"/>
    <w:locked/>
    <w:rsid w:val="00F1653E"/>
    <w:rPr>
      <w:rFonts w:ascii="Arial" w:hAnsi="Arial" w:eastAsia="SimSun" w:cs="Times New Roman"/>
      <w:b/>
      <w:color w:val="000000"/>
      <w:spacing w:val="-5"/>
      <w:lang w:val="en-GB" w:eastAsia="zh-CN" w:bidi="ar-SA"/>
    </w:rPr>
  </w:style>
  <w:style w:type="character" w:styleId="IAPOQ4Char" w:customStyle="1">
    <w:name w:val="IAPOQ4 Char"/>
    <w:basedOn w:val="IPPOQ3Char"/>
    <w:link w:val="IAPOQ4"/>
    <w:locked/>
    <w:rsid w:val="00F1653E"/>
    <w:rPr>
      <w:rFonts w:ascii="Arial" w:hAnsi="Arial" w:eastAsia="SimSun" w:cs="Times New Roman"/>
      <w:b/>
      <w:color w:val="000000"/>
      <w:spacing w:val="-5"/>
      <w:lang w:val="en-GB" w:eastAsia="zh-CN" w:bidi="ar-SA"/>
    </w:rPr>
  </w:style>
  <w:style w:type="character" w:styleId="IAPOQ5Char" w:customStyle="1">
    <w:name w:val="IAPOQ5 Char"/>
    <w:basedOn w:val="IAPOQ4Char"/>
    <w:link w:val="IAPOQ5"/>
    <w:locked/>
    <w:rsid w:val="00F1653E"/>
    <w:rPr>
      <w:rFonts w:ascii="Arial" w:hAnsi="Arial" w:eastAsia="SimSun" w:cs="Times New Roman"/>
      <w:b/>
      <w:color w:val="000000"/>
      <w:spacing w:val="-5"/>
      <w:lang w:val="en-GB" w:eastAsia="zh-CN" w:bidi="ar-SA"/>
    </w:rPr>
  </w:style>
  <w:style w:type="paragraph" w:styleId="IAPODisRate" w:customStyle="1">
    <w:name w:val="IAPODisRate"/>
    <w:basedOn w:val="IATableLabel"/>
    <w:rsid w:val="00F1653E"/>
    <w:pPr>
      <w:ind w:left="0"/>
      <w:jc w:val="center"/>
    </w:pPr>
    <w:rPr>
      <w:b w:val="0"/>
    </w:rPr>
  </w:style>
  <w:style w:type="paragraph" w:styleId="IAPODICost" w:customStyle="1">
    <w:name w:val="IAPODICost"/>
    <w:basedOn w:val="IATableLabel"/>
    <w:link w:val="IAPODICostChar"/>
    <w:rsid w:val="000E3FD7"/>
    <w:rPr>
      <w:b w:val="0"/>
      <w:sz w:val="22"/>
      <w:szCs w:val="22"/>
    </w:rPr>
  </w:style>
  <w:style w:type="character" w:styleId="IAPODICostChar" w:customStyle="1">
    <w:name w:val="IAPODICost Char"/>
    <w:link w:val="IAPODICost"/>
    <w:locked/>
    <w:rsid w:val="000E3FD7"/>
    <w:rPr>
      <w:rFonts w:ascii="Arial" w:hAnsi="Arial" w:eastAsia="SimSun"/>
      <w:b/>
      <w:color w:val="000000"/>
      <w:spacing w:val="-5"/>
      <w:sz w:val="22"/>
      <w:lang w:val="en-GB" w:eastAsia="zh-CN"/>
    </w:rPr>
  </w:style>
  <w:style w:type="paragraph" w:styleId="IAPODIBen" w:customStyle="1">
    <w:name w:val="IAPODIBen"/>
    <w:basedOn w:val="IATableLabel"/>
    <w:link w:val="IAPODIBenChar"/>
    <w:rsid w:val="000E3FD7"/>
    <w:rPr>
      <w:b w:val="0"/>
      <w:sz w:val="22"/>
      <w:szCs w:val="22"/>
    </w:rPr>
  </w:style>
  <w:style w:type="paragraph" w:styleId="IAPODINet" w:customStyle="1">
    <w:name w:val="IAPODINet"/>
    <w:basedOn w:val="IATableLabel"/>
    <w:link w:val="IAPODINetChar"/>
    <w:rsid w:val="000E3FD7"/>
    <w:rPr>
      <w:b w:val="0"/>
      <w:sz w:val="22"/>
      <w:szCs w:val="22"/>
    </w:rPr>
  </w:style>
  <w:style w:type="paragraph" w:styleId="IAPODIOIOO" w:customStyle="1">
    <w:name w:val="IAPODIOIOO"/>
    <w:basedOn w:val="IATableLabel"/>
    <w:rsid w:val="000E3FD7"/>
    <w:rPr>
      <w:b w:val="0"/>
      <w:sz w:val="22"/>
      <w:szCs w:val="22"/>
    </w:rPr>
  </w:style>
  <w:style w:type="character" w:styleId="IAPODINetChar" w:customStyle="1">
    <w:name w:val="IAPODINet Char"/>
    <w:link w:val="IAPODINet"/>
    <w:locked/>
    <w:rsid w:val="000E3FD7"/>
    <w:rPr>
      <w:rFonts w:ascii="Arial" w:hAnsi="Arial" w:eastAsia="SimSun"/>
      <w:b/>
      <w:color w:val="000000"/>
      <w:spacing w:val="-5"/>
      <w:sz w:val="22"/>
      <w:lang w:val="en-GB" w:eastAsia="zh-CN"/>
    </w:rPr>
  </w:style>
  <w:style w:type="character" w:styleId="IAPODIBenChar" w:customStyle="1">
    <w:name w:val="IAPODIBen Char"/>
    <w:link w:val="IAPODIBen"/>
    <w:locked/>
    <w:rsid w:val="000E3FD7"/>
    <w:rPr>
      <w:rFonts w:ascii="Arial" w:hAnsi="Arial" w:eastAsia="SimSun"/>
      <w:b/>
      <w:color w:val="000000"/>
      <w:spacing w:val="-5"/>
      <w:sz w:val="22"/>
      <w:lang w:val="en-GB" w:eastAsia="zh-CN"/>
    </w:rPr>
  </w:style>
  <w:style w:type="paragraph" w:styleId="IAPODIMQ" w:customStyle="1">
    <w:name w:val="IAPODIMQ"/>
    <w:basedOn w:val="IATableText"/>
    <w:rsid w:val="000E3FD7"/>
    <w:rPr>
      <w:color w:val="000000"/>
      <w:sz w:val="20"/>
    </w:rPr>
  </w:style>
  <w:style w:type="paragraph" w:styleId="ebbullet0" w:customStyle="1">
    <w:name w:val="ebbullet"/>
    <w:basedOn w:val="Normal"/>
    <w:rsid w:val="001F5423"/>
    <w:pPr>
      <w:spacing w:before="100" w:beforeAutospacing="1" w:after="100" w:afterAutospacing="1"/>
    </w:pPr>
    <w:rPr>
      <w:rFonts w:ascii="Times New Roman" w:hAnsi="Times New Roman"/>
      <w:lang w:eastAsia="en-GB"/>
    </w:rPr>
  </w:style>
  <w:style w:type="paragraph" w:styleId="IATitle" w:customStyle="1">
    <w:name w:val="IATitle"/>
    <w:basedOn w:val="Normal"/>
    <w:rsid w:val="005F32E7"/>
    <w:pPr>
      <w:ind w:left="113"/>
    </w:pPr>
    <w:rPr>
      <w:rFonts w:eastAsia="SimSun" w:cs="Arial"/>
      <w:sz w:val="20"/>
    </w:rPr>
  </w:style>
  <w:style w:type="paragraph" w:styleId="IANo" w:customStyle="1">
    <w:name w:val="IANo"/>
    <w:basedOn w:val="Normal"/>
    <w:link w:val="IANoChar"/>
    <w:rsid w:val="005F32E7"/>
    <w:pPr>
      <w:ind w:left="113"/>
    </w:pPr>
    <w:rPr>
      <w:sz w:val="20"/>
      <w:szCs w:val="22"/>
    </w:rPr>
  </w:style>
  <w:style w:type="character" w:styleId="IAHeadDeptChar" w:customStyle="1">
    <w:name w:val="IAHeadDept Char"/>
    <w:link w:val="IAHeadDept"/>
    <w:locked/>
    <w:rsid w:val="008031EC"/>
    <w:rPr>
      <w:rFonts w:ascii="Arial" w:hAnsi="Arial" w:eastAsia="SimSun"/>
      <w:b/>
      <w:color w:val="000000"/>
      <w:spacing w:val="-6"/>
      <w:sz w:val="22"/>
      <w:lang w:val="en-GB" w:eastAsia="zh-CN"/>
    </w:rPr>
  </w:style>
  <w:style w:type="character" w:styleId="IAHeadTitleChar" w:customStyle="1">
    <w:name w:val="IAHeadTitle Char"/>
    <w:link w:val="IAHeadTitle"/>
    <w:locked/>
    <w:rsid w:val="008031EC"/>
    <w:rPr>
      <w:rFonts w:ascii="Arial" w:hAnsi="Arial" w:eastAsia="SimSun"/>
      <w:b/>
      <w:color w:val="000000"/>
      <w:spacing w:val="-6"/>
      <w:sz w:val="28"/>
      <w:lang w:val="en-GB" w:eastAsia="zh-CN"/>
    </w:rPr>
  </w:style>
  <w:style w:type="character" w:styleId="IANoChar" w:customStyle="1">
    <w:name w:val="IANo Char"/>
    <w:link w:val="IANo"/>
    <w:locked/>
    <w:rsid w:val="005F32E7"/>
    <w:rPr>
      <w:rFonts w:ascii="Arial" w:hAnsi="Arial" w:eastAsia="SimSun"/>
      <w:b/>
      <w:color w:val="000000"/>
      <w:spacing w:val="-6"/>
      <w:sz w:val="22"/>
      <w:lang w:val="en-GB" w:eastAsia="en-US"/>
    </w:rPr>
  </w:style>
  <w:style w:type="paragraph" w:styleId="IALeadDept" w:customStyle="1">
    <w:name w:val="IALeadDept"/>
    <w:basedOn w:val="Normal"/>
    <w:rsid w:val="005F32E7"/>
    <w:pPr>
      <w:ind w:left="113"/>
    </w:pPr>
    <w:rPr>
      <w:rFonts w:cs="Arial"/>
      <w:noProof/>
      <w:sz w:val="20"/>
    </w:rPr>
  </w:style>
  <w:style w:type="paragraph" w:styleId="IAOtherDepts" w:customStyle="1">
    <w:name w:val="IAOtherDepts"/>
    <w:basedOn w:val="IATableLabel"/>
    <w:rsid w:val="008031EC"/>
    <w:pPr>
      <w:spacing w:after="0"/>
    </w:pPr>
    <w:rPr>
      <w:b w:val="0"/>
    </w:rPr>
  </w:style>
  <w:style w:type="paragraph" w:styleId="IADate" w:customStyle="1">
    <w:name w:val="IADate"/>
    <w:basedOn w:val="IATableLabel"/>
    <w:link w:val="IADateChar"/>
    <w:rsid w:val="008031EC"/>
    <w:rPr>
      <w:b w:val="0"/>
      <w:sz w:val="22"/>
      <w:szCs w:val="22"/>
    </w:rPr>
  </w:style>
  <w:style w:type="paragraph" w:styleId="IAStage" w:customStyle="1">
    <w:name w:val="IAStage"/>
    <w:basedOn w:val="IATableLabel"/>
    <w:link w:val="IAStageChar"/>
    <w:rsid w:val="008031EC"/>
    <w:rPr>
      <w:b w:val="0"/>
      <w:sz w:val="22"/>
    </w:rPr>
  </w:style>
  <w:style w:type="paragraph" w:styleId="IASOI" w:customStyle="1">
    <w:name w:val="IASOI"/>
    <w:basedOn w:val="IATableLabel"/>
    <w:link w:val="IASOIChar"/>
    <w:rsid w:val="008031EC"/>
    <w:rPr>
      <w:b w:val="0"/>
      <w:sz w:val="22"/>
    </w:rPr>
  </w:style>
  <w:style w:type="paragraph" w:styleId="IATOM" w:customStyle="1">
    <w:name w:val="IATOM"/>
    <w:basedOn w:val="IATableLabel"/>
    <w:link w:val="IATOMChar"/>
    <w:rsid w:val="008031EC"/>
    <w:rPr>
      <w:b w:val="0"/>
      <w:sz w:val="22"/>
    </w:rPr>
  </w:style>
  <w:style w:type="paragraph" w:styleId="IACOE" w:customStyle="1">
    <w:name w:val="IACOE"/>
    <w:basedOn w:val="Normal"/>
    <w:link w:val="IACOEChar"/>
    <w:autoRedefine/>
    <w:rsid w:val="00B225B0"/>
    <w:rPr>
      <w:rFonts w:eastAsia="SimSun"/>
      <w:spacing w:val="-5"/>
      <w:sz w:val="20"/>
      <w:lang w:eastAsia="zh-CN"/>
    </w:rPr>
  </w:style>
  <w:style w:type="paragraph" w:styleId="IARPC" w:customStyle="1">
    <w:name w:val="IARPC"/>
    <w:basedOn w:val="Title"/>
    <w:link w:val="IARPCChar"/>
    <w:rsid w:val="00174C10"/>
    <w:rPr>
      <w:rFonts w:eastAsia="SimSun"/>
      <w:color w:val="000000"/>
      <w:sz w:val="24"/>
      <w:szCs w:val="24"/>
    </w:rPr>
  </w:style>
  <w:style w:type="paragraph" w:styleId="IAIIOTNPV" w:customStyle="1">
    <w:name w:val="IAIIOTNPV"/>
    <w:basedOn w:val="IATableLabel"/>
    <w:rsid w:val="008031EC"/>
    <w:pPr>
      <w:spacing w:before="0" w:after="0"/>
      <w:jc w:val="both"/>
    </w:pPr>
    <w:rPr>
      <w:b w:val="0"/>
      <w:sz w:val="22"/>
      <w:szCs w:val="22"/>
    </w:rPr>
  </w:style>
  <w:style w:type="paragraph" w:styleId="IAIOBNPV" w:customStyle="1">
    <w:name w:val="IAIOBNPV"/>
    <w:basedOn w:val="IATableLabel"/>
    <w:rsid w:val="008031EC"/>
    <w:pPr>
      <w:spacing w:before="0" w:after="0"/>
    </w:pPr>
    <w:rPr>
      <w:b w:val="0"/>
      <w:sz w:val="22"/>
      <w:szCs w:val="22"/>
    </w:rPr>
  </w:style>
  <w:style w:type="paragraph" w:styleId="IAIONCTBPY" w:customStyle="1">
    <w:name w:val="IAIONCTBPY"/>
    <w:basedOn w:val="IATableLabel"/>
    <w:rsid w:val="008031EC"/>
    <w:pPr>
      <w:spacing w:before="0" w:after="0"/>
    </w:pPr>
    <w:rPr>
      <w:b w:val="0"/>
      <w:sz w:val="22"/>
      <w:szCs w:val="22"/>
    </w:rPr>
  </w:style>
  <w:style w:type="paragraph" w:styleId="IAIOInScopeInOut" w:customStyle="1">
    <w:name w:val="IAIOInScopeInOut"/>
    <w:basedOn w:val="IATableLabel"/>
    <w:rsid w:val="008369A3"/>
    <w:pPr>
      <w:spacing w:before="0" w:after="0"/>
    </w:pPr>
    <w:rPr>
      <w:b w:val="0"/>
      <w:sz w:val="22"/>
      <w:szCs w:val="22"/>
    </w:rPr>
  </w:style>
  <w:style w:type="paragraph" w:styleId="IAIOPrefMQ" w:customStyle="1">
    <w:name w:val="IAIOPrefMQ"/>
    <w:basedOn w:val="IATableText"/>
    <w:rsid w:val="008369A3"/>
    <w:pPr>
      <w:spacing w:before="0" w:after="0"/>
    </w:pPr>
    <w:rPr>
      <w:color w:val="000000"/>
      <w:szCs w:val="22"/>
    </w:rPr>
  </w:style>
  <w:style w:type="paragraph" w:styleId="IAIOQ1" w:customStyle="1">
    <w:name w:val="IAIOQ1"/>
    <w:basedOn w:val="IATableLabel"/>
    <w:rsid w:val="008369A3"/>
  </w:style>
  <w:style w:type="paragraph" w:styleId="IAIOA1" w:customStyle="1">
    <w:name w:val="IAIOA1"/>
    <w:basedOn w:val="IATableLines"/>
    <w:rsid w:val="008369A3"/>
  </w:style>
  <w:style w:type="paragraph" w:styleId="IAIOQ2" w:customStyle="1">
    <w:name w:val="IAIOQ2"/>
    <w:basedOn w:val="IATableLabel"/>
    <w:rsid w:val="008369A3"/>
  </w:style>
  <w:style w:type="paragraph" w:styleId="IAIOA2" w:customStyle="1">
    <w:name w:val="IAIOA2"/>
    <w:basedOn w:val="IATableLines"/>
    <w:rsid w:val="008369A3"/>
  </w:style>
  <w:style w:type="paragraph" w:styleId="IAIOQ3" w:customStyle="1">
    <w:name w:val="IAIOQ3"/>
    <w:basedOn w:val="IATableLabel"/>
    <w:rsid w:val="008369A3"/>
  </w:style>
  <w:style w:type="paragraph" w:styleId="IAIOA3" w:customStyle="1">
    <w:name w:val="IAIOA3"/>
    <w:basedOn w:val="IATableLines"/>
    <w:rsid w:val="008369A3"/>
  </w:style>
  <w:style w:type="paragraph" w:styleId="IAIOPolicyReview" w:customStyle="1">
    <w:name w:val="IAIOPolicyReview"/>
    <w:basedOn w:val="IATableLabel"/>
    <w:link w:val="IAIOPolicyReviewChar"/>
    <w:rsid w:val="00F91F5A"/>
    <w:rPr>
      <w:b w:val="0"/>
      <w:sz w:val="22"/>
      <w:szCs w:val="22"/>
    </w:rPr>
  </w:style>
  <w:style w:type="character" w:styleId="IAIOPolicyReviewChar" w:customStyle="1">
    <w:name w:val="IAIOPolicyReview Char"/>
    <w:link w:val="IAIOPolicyReview"/>
    <w:locked/>
    <w:rsid w:val="00F91F5A"/>
    <w:rPr>
      <w:rFonts w:ascii="Arial" w:hAnsi="Arial" w:eastAsia="SimSun"/>
      <w:b/>
      <w:color w:val="000000"/>
      <w:spacing w:val="-5"/>
      <w:sz w:val="22"/>
      <w:lang w:val="en-GB" w:eastAsia="zh-CN"/>
    </w:rPr>
  </w:style>
  <w:style w:type="paragraph" w:styleId="IAIOReviewMonth" w:customStyle="1">
    <w:name w:val="IAIOReviewMonth"/>
    <w:basedOn w:val="IATableLabel"/>
    <w:link w:val="IAIOReviewMonthChar"/>
    <w:rsid w:val="00F91F5A"/>
    <w:rPr>
      <w:b w:val="0"/>
      <w:sz w:val="22"/>
      <w:szCs w:val="22"/>
    </w:rPr>
  </w:style>
  <w:style w:type="paragraph" w:styleId="IAIOReviewYear" w:customStyle="1">
    <w:name w:val="IAIOReviewYear"/>
    <w:basedOn w:val="IATableLabel"/>
    <w:link w:val="IAIOReviewYearChar"/>
    <w:rsid w:val="00F91F5A"/>
    <w:rPr>
      <w:b w:val="0"/>
      <w:sz w:val="22"/>
      <w:szCs w:val="22"/>
    </w:rPr>
  </w:style>
  <w:style w:type="paragraph" w:styleId="IAIOCheckEU" w:customStyle="1">
    <w:name w:val="IAIOCheckEU"/>
    <w:basedOn w:val="IATableText"/>
    <w:rsid w:val="00F91F5A"/>
    <w:pPr>
      <w:spacing w:before="0" w:after="0"/>
    </w:pPr>
    <w:rPr>
      <w:sz w:val="20"/>
    </w:rPr>
  </w:style>
  <w:style w:type="character" w:styleId="IAIOReviewYearChar" w:customStyle="1">
    <w:name w:val="IAIOReviewYear Char"/>
    <w:link w:val="IAIOReviewYear"/>
    <w:locked/>
    <w:rsid w:val="00F91F5A"/>
    <w:rPr>
      <w:rFonts w:ascii="Arial" w:hAnsi="Arial" w:eastAsia="SimSun"/>
      <w:b/>
      <w:color w:val="000000"/>
      <w:spacing w:val="-5"/>
      <w:sz w:val="22"/>
      <w:lang w:val="en-GB" w:eastAsia="zh-CN"/>
    </w:rPr>
  </w:style>
  <w:style w:type="character" w:styleId="IAIOReviewMonthChar" w:customStyle="1">
    <w:name w:val="IAIOReviewMonth Char"/>
    <w:link w:val="IAIOReviewMonth"/>
    <w:locked/>
    <w:rsid w:val="00F91F5A"/>
    <w:rPr>
      <w:rFonts w:ascii="Arial" w:hAnsi="Arial" w:eastAsia="SimSun"/>
      <w:b/>
      <w:color w:val="000000"/>
      <w:spacing w:val="-5"/>
      <w:sz w:val="22"/>
      <w:lang w:val="en-GB" w:eastAsia="zh-CN"/>
    </w:rPr>
  </w:style>
  <w:style w:type="paragraph" w:styleId="IAIOCheckMicro" w:customStyle="1">
    <w:name w:val="IAIOCheckMicro"/>
    <w:basedOn w:val="IATableLines"/>
    <w:link w:val="IAIOCheckMicroChar"/>
    <w:rsid w:val="00F91F5A"/>
    <w:rPr>
      <w:sz w:val="20"/>
    </w:rPr>
  </w:style>
  <w:style w:type="paragraph" w:styleId="IAIOCheck20" w:customStyle="1">
    <w:name w:val="IAIOCheck20"/>
    <w:basedOn w:val="IATableLines"/>
    <w:rsid w:val="00F91F5A"/>
    <w:rPr>
      <w:sz w:val="20"/>
    </w:rPr>
  </w:style>
  <w:style w:type="paragraph" w:styleId="IAIOCheckSmall" w:customStyle="1">
    <w:name w:val="IAIOCheckSmall"/>
    <w:basedOn w:val="IATableLines"/>
    <w:link w:val="IAIOCheckSmallChar"/>
    <w:rsid w:val="00F91F5A"/>
    <w:rPr>
      <w:sz w:val="20"/>
    </w:rPr>
  </w:style>
  <w:style w:type="paragraph" w:styleId="IAIOCheckMedium" w:customStyle="1">
    <w:name w:val="IAIOCheckMedium"/>
    <w:basedOn w:val="IATableLines"/>
    <w:link w:val="IAIOCheckMediumChar"/>
    <w:rsid w:val="00F91F5A"/>
    <w:rPr>
      <w:sz w:val="20"/>
    </w:rPr>
  </w:style>
  <w:style w:type="paragraph" w:styleId="IAIOCheckLarge" w:customStyle="1">
    <w:name w:val="IAIOCheckLarge"/>
    <w:basedOn w:val="IATableLines"/>
    <w:link w:val="IAIOCheckLargeChar"/>
    <w:rsid w:val="00F91F5A"/>
    <w:rPr>
      <w:sz w:val="20"/>
    </w:rPr>
  </w:style>
  <w:style w:type="paragraph" w:styleId="IAIOCO2Traded" w:customStyle="1">
    <w:name w:val="IAIOCO2Traded"/>
    <w:basedOn w:val="IATableLabel"/>
    <w:link w:val="IAIOCO2TradedChar"/>
    <w:rsid w:val="00F91F5A"/>
    <w:rPr>
      <w:b w:val="0"/>
      <w:sz w:val="22"/>
    </w:rPr>
  </w:style>
  <w:style w:type="paragraph" w:styleId="IAIOCO2NonTraded" w:customStyle="1">
    <w:name w:val="IAIOCO2NonTraded"/>
    <w:basedOn w:val="IAIOCO2Traded"/>
    <w:rsid w:val="008155E3"/>
    <w:rPr>
      <w:sz w:val="20"/>
    </w:rPr>
  </w:style>
  <w:style w:type="paragraph" w:styleId="IAIOtextSign" w:customStyle="1">
    <w:name w:val="IAIOtextSign"/>
    <w:basedOn w:val="Normal"/>
    <w:rsid w:val="00F91F5A"/>
    <w:pPr>
      <w:jc w:val="center"/>
    </w:pPr>
  </w:style>
  <w:style w:type="paragraph" w:styleId="IAIOSigDate" w:customStyle="1">
    <w:name w:val="IAIOSigDate"/>
    <w:basedOn w:val="Normal"/>
    <w:rsid w:val="00F91F5A"/>
    <w:pPr>
      <w:jc w:val="center"/>
    </w:pPr>
    <w:rPr>
      <w:sz w:val="22"/>
      <w:szCs w:val="22"/>
    </w:rPr>
  </w:style>
  <w:style w:type="paragraph" w:styleId="IAPODescription" w:customStyle="1">
    <w:name w:val="IAPODescription"/>
    <w:basedOn w:val="IAHeadLabel"/>
    <w:link w:val="IAPODescriptionCharChar"/>
    <w:rsid w:val="00D00846"/>
    <w:pPr>
      <w:spacing w:before="50"/>
    </w:pPr>
    <w:rPr>
      <w:b w:val="0"/>
    </w:rPr>
  </w:style>
  <w:style w:type="character" w:styleId="IAPODescriptionCharChar" w:customStyle="1">
    <w:name w:val="IAPODescription Char Char"/>
    <w:basedOn w:val="IAHeadLabelChar"/>
    <w:link w:val="IAPODescription"/>
    <w:locked/>
    <w:rsid w:val="00D00846"/>
    <w:rPr>
      <w:rFonts w:ascii="Arial" w:hAnsi="Arial" w:eastAsia="SimSun" w:cs="Times New Roman"/>
      <w:b/>
      <w:color w:val="000000"/>
      <w:spacing w:val="-5"/>
      <w:lang w:val="en-GB" w:eastAsia="zh-CN" w:bidi="ar-SA"/>
    </w:rPr>
  </w:style>
  <w:style w:type="character" w:styleId="IADateChar" w:customStyle="1">
    <w:name w:val="IADate Char"/>
    <w:link w:val="IADate"/>
    <w:locked/>
    <w:rsid w:val="00174C10"/>
    <w:rPr>
      <w:rFonts w:ascii="Arial" w:hAnsi="Arial" w:eastAsia="SimSun"/>
      <w:b/>
      <w:color w:val="000000"/>
      <w:spacing w:val="-5"/>
      <w:sz w:val="22"/>
      <w:lang w:val="en-GB" w:eastAsia="zh-CN"/>
    </w:rPr>
  </w:style>
  <w:style w:type="character" w:styleId="IATableLinesChar" w:customStyle="1">
    <w:name w:val="IATableLines Char"/>
    <w:basedOn w:val="IATableTextChar"/>
    <w:link w:val="IATableLines"/>
    <w:locked/>
    <w:rsid w:val="00174C10"/>
    <w:rPr>
      <w:rFonts w:ascii="Arial" w:hAnsi="Arial" w:eastAsia="SimSun" w:cs="Times New Roman"/>
      <w:b/>
      <w:color w:val="000000"/>
      <w:spacing w:val="-5"/>
      <w:sz w:val="22"/>
      <w:lang w:val="en-GB" w:eastAsia="zh-CN" w:bidi="ar-SA"/>
    </w:rPr>
  </w:style>
  <w:style w:type="character" w:styleId="IACOEChar" w:customStyle="1">
    <w:name w:val="IACOE Char"/>
    <w:link w:val="IACOE"/>
    <w:locked/>
    <w:rsid w:val="00B225B0"/>
    <w:rPr>
      <w:rFonts w:ascii="Arial" w:hAnsi="Arial" w:eastAsia="SimSun"/>
      <w:b/>
      <w:color w:val="000000"/>
      <w:spacing w:val="-5"/>
      <w:sz w:val="24"/>
      <w:lang w:val="en-GB" w:eastAsia="zh-CN"/>
    </w:rPr>
  </w:style>
  <w:style w:type="character" w:styleId="IAStageChar" w:customStyle="1">
    <w:name w:val="IAStage Char"/>
    <w:link w:val="IAStage"/>
    <w:locked/>
    <w:rsid w:val="00174C10"/>
    <w:rPr>
      <w:rFonts w:ascii="Arial" w:hAnsi="Arial" w:eastAsia="SimSun"/>
      <w:b/>
      <w:color w:val="000000"/>
      <w:spacing w:val="-5"/>
      <w:sz w:val="22"/>
      <w:lang w:val="en-GB" w:eastAsia="zh-CN"/>
    </w:rPr>
  </w:style>
  <w:style w:type="character" w:styleId="IASOIChar" w:customStyle="1">
    <w:name w:val="IASOI Char"/>
    <w:link w:val="IASOI"/>
    <w:locked/>
    <w:rsid w:val="00174C10"/>
    <w:rPr>
      <w:rFonts w:ascii="Arial" w:hAnsi="Arial" w:eastAsia="SimSun"/>
      <w:b/>
      <w:color w:val="000000"/>
      <w:spacing w:val="-5"/>
      <w:sz w:val="22"/>
      <w:lang w:val="en-GB" w:eastAsia="zh-CN"/>
    </w:rPr>
  </w:style>
  <w:style w:type="character" w:styleId="IATOMChar" w:customStyle="1">
    <w:name w:val="IATOM Char"/>
    <w:link w:val="IATOM"/>
    <w:locked/>
    <w:rsid w:val="00174C10"/>
    <w:rPr>
      <w:rFonts w:ascii="Arial" w:hAnsi="Arial" w:eastAsia="SimSun"/>
      <w:b/>
      <w:color w:val="000000"/>
      <w:spacing w:val="-5"/>
      <w:sz w:val="22"/>
      <w:lang w:val="en-GB" w:eastAsia="zh-CN"/>
    </w:rPr>
  </w:style>
  <w:style w:type="character" w:styleId="IARPCChar" w:customStyle="1">
    <w:name w:val="IARPC Char"/>
    <w:link w:val="IARPC"/>
    <w:locked/>
    <w:rsid w:val="00174C10"/>
    <w:rPr>
      <w:rFonts w:ascii="Arial" w:hAnsi="Arial" w:eastAsia="SimSun"/>
      <w:color w:val="000000"/>
      <w:kern w:val="28"/>
      <w:sz w:val="24"/>
      <w:lang w:val="en-GB" w:eastAsia="en-US"/>
    </w:rPr>
  </w:style>
  <w:style w:type="character" w:styleId="IAIOCheckMicroChar" w:customStyle="1">
    <w:name w:val="IAIOCheckMicro Char"/>
    <w:basedOn w:val="IATableLinesChar"/>
    <w:link w:val="IAIOCheckMicro"/>
    <w:locked/>
    <w:rsid w:val="00D478C9"/>
    <w:rPr>
      <w:rFonts w:ascii="Arial" w:hAnsi="Arial" w:eastAsia="SimSun" w:cs="Times New Roman"/>
      <w:b/>
      <w:color w:val="000000"/>
      <w:spacing w:val="-5"/>
      <w:sz w:val="22"/>
      <w:lang w:val="en-GB" w:eastAsia="zh-CN" w:bidi="ar-SA"/>
    </w:rPr>
  </w:style>
  <w:style w:type="character" w:styleId="IAIOCheckSmallChar" w:customStyle="1">
    <w:name w:val="IAIOCheckSmall Char"/>
    <w:basedOn w:val="IATableLinesChar"/>
    <w:link w:val="IAIOCheckSmall"/>
    <w:locked/>
    <w:rsid w:val="00D478C9"/>
    <w:rPr>
      <w:rFonts w:ascii="Arial" w:hAnsi="Arial" w:eastAsia="SimSun" w:cs="Times New Roman"/>
      <w:b/>
      <w:color w:val="000000"/>
      <w:spacing w:val="-5"/>
      <w:sz w:val="22"/>
      <w:lang w:val="en-GB" w:eastAsia="zh-CN" w:bidi="ar-SA"/>
    </w:rPr>
  </w:style>
  <w:style w:type="character" w:styleId="IAIOCheckMediumChar" w:customStyle="1">
    <w:name w:val="IAIOCheckMedium Char"/>
    <w:basedOn w:val="IATableLinesChar"/>
    <w:link w:val="IAIOCheckMedium"/>
    <w:locked/>
    <w:rsid w:val="00D478C9"/>
    <w:rPr>
      <w:rFonts w:ascii="Arial" w:hAnsi="Arial" w:eastAsia="SimSun" w:cs="Times New Roman"/>
      <w:b/>
      <w:color w:val="000000"/>
      <w:spacing w:val="-5"/>
      <w:sz w:val="22"/>
      <w:lang w:val="en-GB" w:eastAsia="zh-CN" w:bidi="ar-SA"/>
    </w:rPr>
  </w:style>
  <w:style w:type="character" w:styleId="IAIOCheckLargeChar" w:customStyle="1">
    <w:name w:val="IAIOCheckLarge Char"/>
    <w:basedOn w:val="IATableLinesChar"/>
    <w:link w:val="IAIOCheckLarge"/>
    <w:locked/>
    <w:rsid w:val="00D478C9"/>
    <w:rPr>
      <w:rFonts w:ascii="Arial" w:hAnsi="Arial" w:eastAsia="SimSun" w:cs="Times New Roman"/>
      <w:b/>
      <w:color w:val="000000"/>
      <w:spacing w:val="-5"/>
      <w:sz w:val="22"/>
      <w:lang w:val="en-GB" w:eastAsia="zh-CN" w:bidi="ar-SA"/>
    </w:rPr>
  </w:style>
  <w:style w:type="character" w:styleId="IAIOCO2TradedChar" w:customStyle="1">
    <w:name w:val="IAIOCO2Traded Char"/>
    <w:link w:val="IAIOCO2Traded"/>
    <w:locked/>
    <w:rsid w:val="00D478C9"/>
    <w:rPr>
      <w:rFonts w:ascii="Arial" w:hAnsi="Arial" w:eastAsia="SimSun"/>
      <w:b/>
      <w:color w:val="000000"/>
      <w:spacing w:val="-5"/>
      <w:sz w:val="22"/>
      <w:lang w:val="en-GB" w:eastAsia="zh-CN"/>
    </w:rPr>
  </w:style>
  <w:style w:type="character" w:styleId="IALabel" w:customStyle="1">
    <w:name w:val="IALabel"/>
    <w:rsid w:val="009F6692"/>
    <w:rPr>
      <w:color w:val="000000"/>
      <w:sz w:val="20"/>
    </w:rPr>
  </w:style>
  <w:style w:type="character" w:styleId="UnresolvedMention">
    <w:name w:val="Unresolved Mention"/>
    <w:basedOn w:val="DefaultParagraphFont"/>
    <w:uiPriority w:val="99"/>
    <w:unhideWhenUsed/>
    <w:rsid w:val="00D64409"/>
    <w:rPr>
      <w:color w:val="605E5C"/>
      <w:shd w:val="clear" w:color="auto" w:fill="E1DFDD"/>
    </w:rPr>
  </w:style>
  <w:style w:type="paragraph" w:styleId="ListParagraph">
    <w:name w:val="List Paragraph"/>
    <w:basedOn w:val="Normal"/>
    <w:uiPriority w:val="34"/>
    <w:qFormat/>
    <w:rsid w:val="00D64409"/>
    <w:pPr>
      <w:ind w:left="720"/>
      <w:contextualSpacing/>
    </w:pPr>
  </w:style>
  <w:style w:type="character" w:styleId="CommentReference">
    <w:name w:val="annotation reference"/>
    <w:basedOn w:val="DefaultParagraphFont"/>
    <w:uiPriority w:val="99"/>
    <w:rsid w:val="00E66875"/>
    <w:rPr>
      <w:sz w:val="16"/>
      <w:szCs w:val="16"/>
    </w:rPr>
  </w:style>
  <w:style w:type="paragraph" w:styleId="CommentText">
    <w:name w:val="annotation text"/>
    <w:basedOn w:val="Normal"/>
    <w:link w:val="CommentTextChar"/>
    <w:uiPriority w:val="99"/>
    <w:rsid w:val="00E66875"/>
    <w:rPr>
      <w:sz w:val="20"/>
      <w:szCs w:val="20"/>
    </w:rPr>
  </w:style>
  <w:style w:type="character" w:styleId="CommentTextChar" w:customStyle="1">
    <w:name w:val="Comment Text Char"/>
    <w:basedOn w:val="DefaultParagraphFont"/>
    <w:link w:val="CommentText"/>
    <w:uiPriority w:val="99"/>
    <w:rsid w:val="00E66875"/>
    <w:rPr>
      <w:rFonts w:ascii="Arial" w:hAnsi="Arial"/>
      <w:lang w:eastAsia="en-US"/>
    </w:rPr>
  </w:style>
  <w:style w:type="paragraph" w:styleId="CommentSubject">
    <w:name w:val="annotation subject"/>
    <w:basedOn w:val="CommentText"/>
    <w:next w:val="CommentText"/>
    <w:link w:val="CommentSubjectChar"/>
    <w:uiPriority w:val="99"/>
    <w:rsid w:val="00E66875"/>
    <w:rPr>
      <w:b/>
      <w:bCs/>
    </w:rPr>
  </w:style>
  <w:style w:type="character" w:styleId="CommentSubjectChar" w:customStyle="1">
    <w:name w:val="Comment Subject Char"/>
    <w:basedOn w:val="CommentTextChar"/>
    <w:link w:val="CommentSubject"/>
    <w:uiPriority w:val="99"/>
    <w:rsid w:val="00E66875"/>
    <w:rPr>
      <w:rFonts w:ascii="Arial" w:hAnsi="Arial"/>
      <w:b/>
      <w:bCs/>
      <w:lang w:eastAsia="en-US"/>
    </w:rPr>
  </w:style>
  <w:style w:type="character" w:styleId="Mention">
    <w:name w:val="Mention"/>
    <w:basedOn w:val="DefaultParagraphFont"/>
    <w:uiPriority w:val="99"/>
    <w:unhideWhenUsed/>
    <w:rsid w:val="00FD19B2"/>
    <w:rPr>
      <w:color w:val="2B579A"/>
      <w:shd w:val="clear" w:color="auto" w:fill="E1DFDD"/>
    </w:rPr>
  </w:style>
  <w:style w:type="table" w:styleId="PlainTable5">
    <w:name w:val="Plain Table 5"/>
    <w:basedOn w:val="TableNormal"/>
    <w:uiPriority w:val="45"/>
    <w:rsid w:val="00CF16A5"/>
    <w:rPr>
      <w:rFonts w:asciiTheme="minorHAnsi" w:hAnsiTheme="minorHAnsi" w:eastAsiaTheme="minorHAnsi" w:cstheme="minorBidi"/>
      <w:sz w:val="22"/>
      <w:szCs w:val="22"/>
      <w:lang w:eastAsia="en-US"/>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ormaltextrun" w:customStyle="1">
    <w:name w:val="normaltextrun"/>
    <w:basedOn w:val="DefaultParagraphFont"/>
    <w:rsid w:val="00CF16A5"/>
  </w:style>
  <w:style w:type="table" w:styleId="TableIABox2" w:customStyle="1">
    <w:name w:val="Table_IABox2"/>
    <w:basedOn w:val="TableNormal"/>
    <w:rsid w:val="00CF16A5"/>
    <w:rPr>
      <w:rFonts w:eastAsia="SimSun"/>
    </w:rPr>
    <w:tblPr>
      <w:tblBorders>
        <w:top w:val="single" w:color="auto" w:sz="4" w:space="0"/>
        <w:left w:val="single" w:color="auto" w:sz="4" w:space="0"/>
        <w:bottom w:val="single" w:color="auto" w:sz="4" w:space="0"/>
        <w:right w:val="single" w:color="auto" w:sz="4" w:space="0"/>
      </w:tblBorders>
      <w:tblCellMar>
        <w:left w:w="0" w:type="dxa"/>
        <w:right w:w="0" w:type="dxa"/>
      </w:tblCellMar>
    </w:tblPr>
  </w:style>
  <w:style w:type="paragraph" w:styleId="NormalWeb">
    <w:name w:val="Normal (Web)"/>
    <w:basedOn w:val="Normal"/>
    <w:uiPriority w:val="99"/>
    <w:unhideWhenUsed/>
    <w:rsid w:val="00554C21"/>
    <w:pPr>
      <w:autoSpaceDE w:val="0"/>
      <w:autoSpaceDN w:val="0"/>
      <w:adjustRightInd w:val="0"/>
      <w:spacing w:before="100" w:beforeAutospacing="1" w:after="100" w:afterAutospacing="1"/>
    </w:pPr>
    <w:rPr>
      <w:rFonts w:ascii="Times New Roman" w:hAnsi="Times New Roman"/>
      <w:lang w:eastAsia="en-GB"/>
    </w:rPr>
  </w:style>
  <w:style w:type="paragraph" w:styleId="NoSpacing">
    <w:name w:val="No Spacing"/>
    <w:uiPriority w:val="1"/>
    <w:qFormat/>
    <w:rsid w:val="00554C21"/>
    <w:rPr>
      <w:rFonts w:ascii="Calibri" w:hAnsi="Calibri" w:eastAsia="Calibri"/>
      <w:sz w:val="22"/>
      <w:szCs w:val="22"/>
      <w:lang w:eastAsia="en-US"/>
    </w:rPr>
  </w:style>
  <w:style w:type="character" w:styleId="Strong">
    <w:name w:val="Strong"/>
    <w:uiPriority w:val="22"/>
    <w:qFormat/>
    <w:rsid w:val="00554C21"/>
    <w:rPr>
      <w:b/>
      <w:bCs/>
    </w:rPr>
  </w:style>
  <w:style w:type="character" w:styleId="SubtleReference">
    <w:name w:val="Subtle Reference"/>
    <w:uiPriority w:val="31"/>
    <w:qFormat/>
    <w:rsid w:val="00554C21"/>
    <w:rPr>
      <w:smallCaps/>
      <w:color w:val="5A5A5A"/>
      <w:sz w:val="16"/>
    </w:rPr>
  </w:style>
  <w:style w:type="paragraph" w:styleId="TOCHeading">
    <w:name w:val="TOC Heading"/>
    <w:basedOn w:val="Heading1"/>
    <w:next w:val="Normal"/>
    <w:uiPriority w:val="39"/>
    <w:unhideWhenUsed/>
    <w:qFormat/>
    <w:rsid w:val="00554C21"/>
    <w:pPr>
      <w:keepLines/>
      <w:tabs>
        <w:tab w:val="clear" w:pos="10206"/>
      </w:tabs>
      <w:autoSpaceDE w:val="0"/>
      <w:autoSpaceDN w:val="0"/>
      <w:adjustRightInd w:val="0"/>
      <w:spacing w:after="0" w:line="276" w:lineRule="auto"/>
      <w:outlineLvl w:val="9"/>
    </w:pPr>
    <w:rPr>
      <w:rFonts w:ascii="Calibri Light" w:hAnsi="Calibri Light" w:cs="Times New Roman"/>
      <w:b w:val="0"/>
      <w:bCs w:val="0"/>
      <w:color w:val="2E74B5"/>
      <w:spacing w:val="0"/>
      <w:kern w:val="0"/>
      <w:lang w:val="en-US"/>
    </w:rPr>
  </w:style>
  <w:style w:type="paragraph" w:styleId="TOC1">
    <w:name w:val="toc 1"/>
    <w:basedOn w:val="Normal"/>
    <w:next w:val="Normal"/>
    <w:autoRedefine/>
    <w:uiPriority w:val="39"/>
    <w:unhideWhenUsed/>
    <w:rsid w:val="00554C21"/>
    <w:pPr>
      <w:autoSpaceDE w:val="0"/>
      <w:autoSpaceDN w:val="0"/>
      <w:adjustRightInd w:val="0"/>
      <w:spacing w:after="100" w:line="276" w:lineRule="auto"/>
    </w:pPr>
    <w:rPr>
      <w:rFonts w:ascii="Calibri" w:hAnsi="Calibri" w:eastAsia="Calibri"/>
      <w:sz w:val="22"/>
      <w:szCs w:val="22"/>
    </w:rPr>
  </w:style>
  <w:style w:type="paragraph" w:styleId="TOC2">
    <w:name w:val="toc 2"/>
    <w:basedOn w:val="Normal"/>
    <w:next w:val="Normal"/>
    <w:autoRedefine/>
    <w:uiPriority w:val="39"/>
    <w:unhideWhenUsed/>
    <w:rsid w:val="00554C21"/>
    <w:pPr>
      <w:autoSpaceDE w:val="0"/>
      <w:autoSpaceDN w:val="0"/>
      <w:adjustRightInd w:val="0"/>
      <w:spacing w:after="100" w:line="276" w:lineRule="auto"/>
      <w:ind w:left="220"/>
    </w:pPr>
    <w:rPr>
      <w:rFonts w:ascii="Calibri" w:hAnsi="Calibri" w:eastAsia="Calibri"/>
      <w:sz w:val="22"/>
      <w:szCs w:val="22"/>
    </w:rPr>
  </w:style>
  <w:style w:type="paragraph" w:styleId="TOC3">
    <w:name w:val="toc 3"/>
    <w:basedOn w:val="Normal"/>
    <w:next w:val="Normal"/>
    <w:autoRedefine/>
    <w:uiPriority w:val="39"/>
    <w:unhideWhenUsed/>
    <w:rsid w:val="00554C21"/>
    <w:pPr>
      <w:autoSpaceDE w:val="0"/>
      <w:autoSpaceDN w:val="0"/>
      <w:adjustRightInd w:val="0"/>
      <w:spacing w:after="100" w:line="276" w:lineRule="auto"/>
      <w:ind w:left="440"/>
    </w:pPr>
    <w:rPr>
      <w:rFonts w:ascii="Calibri" w:hAnsi="Calibri" w:eastAsia="Calibri"/>
      <w:sz w:val="22"/>
      <w:szCs w:val="22"/>
    </w:rPr>
  </w:style>
  <w:style w:type="paragraph" w:styleId="Default" w:customStyle="1">
    <w:name w:val="Default"/>
    <w:rsid w:val="00554C21"/>
    <w:pPr>
      <w:autoSpaceDE w:val="0"/>
      <w:autoSpaceDN w:val="0"/>
      <w:adjustRightInd w:val="0"/>
    </w:pPr>
    <w:rPr>
      <w:rFonts w:ascii="Arial" w:hAnsi="Arial" w:eastAsia="Calibri" w:cs="Arial"/>
      <w:color w:val="000000"/>
      <w:sz w:val="24"/>
      <w:szCs w:val="24"/>
      <w:lang w:eastAsia="en-US"/>
    </w:rPr>
  </w:style>
  <w:style w:type="character" w:styleId="PlaceholderText">
    <w:name w:val="Placeholder Text"/>
    <w:uiPriority w:val="99"/>
    <w:semiHidden/>
    <w:rsid w:val="00554C21"/>
    <w:rPr>
      <w:color w:val="808080"/>
    </w:rPr>
  </w:style>
  <w:style w:type="paragraph" w:styleId="Caption">
    <w:name w:val="caption"/>
    <w:basedOn w:val="Normal"/>
    <w:next w:val="Normal"/>
    <w:uiPriority w:val="35"/>
    <w:unhideWhenUsed/>
    <w:qFormat/>
    <w:rsid w:val="00554C21"/>
    <w:pPr>
      <w:autoSpaceDE w:val="0"/>
      <w:autoSpaceDN w:val="0"/>
      <w:adjustRightInd w:val="0"/>
      <w:spacing w:after="200"/>
    </w:pPr>
    <w:rPr>
      <w:rFonts w:ascii="Calibri" w:hAnsi="Calibri" w:eastAsia="Calibri"/>
      <w:i/>
      <w:iCs/>
      <w:color w:val="44546A"/>
      <w:sz w:val="18"/>
      <w:szCs w:val="18"/>
    </w:rPr>
  </w:style>
  <w:style w:type="paragraph" w:styleId="ListBullet">
    <w:name w:val="List Bullet"/>
    <w:basedOn w:val="Normal"/>
    <w:link w:val="ListBulletChar"/>
    <w:qFormat/>
    <w:rsid w:val="00554C21"/>
    <w:pPr>
      <w:tabs>
        <w:tab w:val="num" w:pos="360"/>
      </w:tabs>
      <w:spacing w:line="320" w:lineRule="atLeast"/>
      <w:ind w:left="340" w:hanging="340"/>
    </w:pPr>
    <w:rPr>
      <w:rFonts w:ascii="Tahoma" w:hAnsi="Tahoma"/>
      <w:sz w:val="22"/>
    </w:rPr>
  </w:style>
  <w:style w:type="character" w:styleId="ListBulletChar" w:customStyle="1">
    <w:name w:val="List Bullet Char"/>
    <w:link w:val="ListBullet"/>
    <w:rsid w:val="00554C21"/>
    <w:rPr>
      <w:rFonts w:ascii="Tahoma" w:hAnsi="Tahoma"/>
      <w:sz w:val="22"/>
      <w:szCs w:val="24"/>
      <w:lang w:eastAsia="en-US"/>
    </w:rPr>
  </w:style>
  <w:style w:type="paragraph" w:styleId="Numberedbullet" w:customStyle="1">
    <w:name w:val="Numbered bullet"/>
    <w:qFormat/>
    <w:rsid w:val="00554C21"/>
    <w:pPr>
      <w:tabs>
        <w:tab w:val="num" w:pos="340"/>
      </w:tabs>
      <w:ind w:left="340" w:hanging="340"/>
    </w:pPr>
    <w:rPr>
      <w:rFonts w:ascii="Tahoma" w:hAnsi="Tahoma"/>
      <w:szCs w:val="24"/>
      <w:lang w:eastAsia="en-US"/>
    </w:rPr>
  </w:style>
  <w:style w:type="paragraph" w:styleId="Revision">
    <w:name w:val="Revision"/>
    <w:hidden/>
    <w:uiPriority w:val="99"/>
    <w:semiHidden/>
    <w:rsid w:val="00554C21"/>
    <w:rPr>
      <w:rFonts w:ascii="Calibri" w:hAnsi="Calibri" w:eastAsia="Calibri"/>
      <w:sz w:val="22"/>
      <w:szCs w:val="22"/>
      <w:lang w:eastAsia="en-US"/>
    </w:rPr>
  </w:style>
  <w:style w:type="paragraph" w:styleId="EndnoteText">
    <w:name w:val="endnote text"/>
    <w:basedOn w:val="Normal"/>
    <w:link w:val="EndnoteTextChar"/>
    <w:uiPriority w:val="99"/>
    <w:unhideWhenUsed/>
    <w:rsid w:val="00554C21"/>
    <w:rPr>
      <w:rFonts w:eastAsiaTheme="minorHAnsi" w:cstheme="minorBidi"/>
      <w:sz w:val="20"/>
      <w:szCs w:val="20"/>
    </w:rPr>
  </w:style>
  <w:style w:type="character" w:styleId="EndnoteTextChar" w:customStyle="1">
    <w:name w:val="Endnote Text Char"/>
    <w:basedOn w:val="DefaultParagraphFont"/>
    <w:link w:val="EndnoteText"/>
    <w:uiPriority w:val="99"/>
    <w:rsid w:val="00554C21"/>
    <w:rPr>
      <w:rFonts w:ascii="Arial" w:hAnsi="Arial" w:eastAsiaTheme="minorHAnsi" w:cstheme="minorBidi"/>
      <w:lang w:eastAsia="en-US"/>
    </w:rPr>
  </w:style>
  <w:style w:type="character" w:styleId="EndnoteReference">
    <w:name w:val="endnote reference"/>
    <w:basedOn w:val="DefaultParagraphFont"/>
    <w:uiPriority w:val="99"/>
    <w:unhideWhenUsed/>
    <w:rsid w:val="00554C21"/>
    <w:rPr>
      <w:vertAlign w:val="superscript"/>
    </w:rPr>
  </w:style>
  <w:style w:type="table" w:styleId="PlainTable1">
    <w:name w:val="Plain Table 1"/>
    <w:basedOn w:val="TableNormal"/>
    <w:uiPriority w:val="41"/>
    <w:rsid w:val="00554C21"/>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1" w:customStyle="1">
    <w:name w:val="Table Grid1"/>
    <w:basedOn w:val="TableNormal"/>
    <w:next w:val="TableGrid"/>
    <w:uiPriority w:val="39"/>
    <w:rsid w:val="00554C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554C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copre1" w:customStyle="1">
    <w:name w:val="acopre1"/>
    <w:basedOn w:val="DefaultParagraphFont"/>
    <w:rsid w:val="00554C21"/>
  </w:style>
  <w:style w:type="character" w:styleId="UnresolvedMention1" w:customStyle="1">
    <w:name w:val="Unresolved Mention1"/>
    <w:basedOn w:val="DefaultParagraphFont"/>
    <w:uiPriority w:val="99"/>
    <w:semiHidden/>
    <w:unhideWhenUsed/>
    <w:rsid w:val="00554C21"/>
    <w:rPr>
      <w:color w:val="605E5C"/>
      <w:shd w:val="clear" w:color="auto" w:fill="E1DFDD"/>
    </w:rPr>
  </w:style>
  <w:style w:type="character" w:styleId="Mention1" w:customStyle="1">
    <w:name w:val="Mention1"/>
    <w:basedOn w:val="DefaultParagraphFont"/>
    <w:uiPriority w:val="99"/>
    <w:unhideWhenUsed/>
    <w:rsid w:val="00554C21"/>
    <w:rPr>
      <w:color w:val="2B579A"/>
      <w:shd w:val="clear" w:color="auto" w:fill="E6E6E6"/>
    </w:rPr>
  </w:style>
  <w:style w:type="character" w:styleId="Mention2" w:customStyle="1">
    <w:name w:val="Mention2"/>
    <w:basedOn w:val="DefaultParagraphFont"/>
    <w:uiPriority w:val="99"/>
    <w:unhideWhenUsed/>
    <w:rsid w:val="00554C21"/>
    <w:rPr>
      <w:color w:val="2B579A"/>
      <w:shd w:val="clear" w:color="auto" w:fill="E1DFDD"/>
    </w:rPr>
  </w:style>
  <w:style w:type="character" w:styleId="UnresolvedMention2" w:customStyle="1">
    <w:name w:val="Unresolved Mention2"/>
    <w:basedOn w:val="DefaultParagraphFont"/>
    <w:uiPriority w:val="99"/>
    <w:unhideWhenUsed/>
    <w:rsid w:val="00554C21"/>
    <w:rPr>
      <w:color w:val="605E5C"/>
      <w:shd w:val="clear" w:color="auto" w:fill="E1DFDD"/>
    </w:rPr>
  </w:style>
  <w:style w:type="character" w:styleId="UnresolvedMention3" w:customStyle="1">
    <w:name w:val="Unresolved Mention3"/>
    <w:basedOn w:val="DefaultParagraphFont"/>
    <w:uiPriority w:val="99"/>
    <w:unhideWhenUsed/>
    <w:rsid w:val="00554C21"/>
    <w:rPr>
      <w:color w:val="605E5C"/>
      <w:shd w:val="clear" w:color="auto" w:fill="E1DFDD"/>
    </w:rPr>
  </w:style>
  <w:style w:type="character" w:styleId="Mention3" w:customStyle="1">
    <w:name w:val="Mention3"/>
    <w:basedOn w:val="DefaultParagraphFont"/>
    <w:uiPriority w:val="99"/>
    <w:unhideWhenUsed/>
    <w:rsid w:val="00554C21"/>
    <w:rPr>
      <w:color w:val="2B579A"/>
      <w:shd w:val="clear" w:color="auto" w:fill="E1DFDD"/>
    </w:rPr>
  </w:style>
  <w:style w:type="character" w:styleId="UnresolvedMention4" w:customStyle="1">
    <w:name w:val="Unresolved Mention4"/>
    <w:basedOn w:val="DefaultParagraphFont"/>
    <w:uiPriority w:val="99"/>
    <w:unhideWhenUsed/>
    <w:rsid w:val="00554C21"/>
    <w:rPr>
      <w:color w:val="605E5C"/>
      <w:shd w:val="clear" w:color="auto" w:fill="E1DFDD"/>
    </w:rPr>
  </w:style>
  <w:style w:type="character" w:styleId="Mention4" w:customStyle="1">
    <w:name w:val="Mention4"/>
    <w:basedOn w:val="DefaultParagraphFont"/>
    <w:uiPriority w:val="99"/>
    <w:unhideWhenUsed/>
    <w:rsid w:val="00554C21"/>
    <w:rPr>
      <w:color w:val="2B579A"/>
      <w:shd w:val="clear" w:color="auto" w:fill="E1DFDD"/>
    </w:rPr>
  </w:style>
  <w:style w:type="paragraph" w:styleId="paragraph" w:customStyle="1">
    <w:name w:val="paragraph"/>
    <w:basedOn w:val="Normal"/>
    <w:rsid w:val="00554C21"/>
    <w:pPr>
      <w:spacing w:before="100" w:beforeAutospacing="1" w:after="100" w:afterAutospacing="1"/>
    </w:pPr>
    <w:rPr>
      <w:rFonts w:ascii="Times New Roman" w:hAnsi="Times New Roman"/>
      <w:lang w:eastAsia="en-GB"/>
    </w:rPr>
  </w:style>
  <w:style w:type="character" w:styleId="eop" w:customStyle="1">
    <w:name w:val="eop"/>
    <w:basedOn w:val="DefaultParagraphFont"/>
    <w:rsid w:val="00554C21"/>
  </w:style>
  <w:style w:type="character" w:styleId="UnresolvedMention5" w:customStyle="1">
    <w:name w:val="Unresolved Mention5"/>
    <w:basedOn w:val="DefaultParagraphFont"/>
    <w:uiPriority w:val="99"/>
    <w:semiHidden/>
    <w:unhideWhenUsed/>
    <w:rsid w:val="00554C21"/>
    <w:rPr>
      <w:color w:val="605E5C"/>
      <w:shd w:val="clear" w:color="auto" w:fill="E1DFDD"/>
    </w:rPr>
  </w:style>
  <w:style w:type="character" w:styleId="UnresolvedMention6" w:customStyle="1">
    <w:name w:val="Unresolved Mention6"/>
    <w:basedOn w:val="DefaultParagraphFont"/>
    <w:uiPriority w:val="99"/>
    <w:semiHidden/>
    <w:unhideWhenUsed/>
    <w:rsid w:val="00554C21"/>
    <w:rPr>
      <w:color w:val="605E5C"/>
      <w:shd w:val="clear" w:color="auto" w:fill="E1DFDD"/>
    </w:rPr>
  </w:style>
  <w:style w:type="character" w:styleId="UnresolvedMention7" w:customStyle="1">
    <w:name w:val="Unresolved Mention7"/>
    <w:basedOn w:val="DefaultParagraphFont"/>
    <w:uiPriority w:val="99"/>
    <w:unhideWhenUsed/>
    <w:rsid w:val="00554C21"/>
    <w:rPr>
      <w:color w:val="605E5C"/>
      <w:shd w:val="clear" w:color="auto" w:fill="E1DFDD"/>
    </w:rPr>
  </w:style>
  <w:style w:type="character" w:styleId="Mention5" w:customStyle="1">
    <w:name w:val="Mention5"/>
    <w:basedOn w:val="DefaultParagraphFont"/>
    <w:uiPriority w:val="99"/>
    <w:unhideWhenUsed/>
    <w:rsid w:val="00554C21"/>
    <w:rPr>
      <w:color w:val="2B579A"/>
      <w:shd w:val="clear" w:color="auto" w:fill="E1DFDD"/>
    </w:rPr>
  </w:style>
  <w:style w:type="character" w:styleId="Mention6" w:customStyle="1">
    <w:name w:val="Mention6"/>
    <w:basedOn w:val="DefaultParagraphFont"/>
    <w:uiPriority w:val="99"/>
    <w:unhideWhenUsed/>
    <w:rsid w:val="00554C21"/>
    <w:rPr>
      <w:color w:val="2B579A"/>
      <w:shd w:val="clear" w:color="auto" w:fill="E1DFDD"/>
    </w:rPr>
  </w:style>
  <w:style w:type="character" w:styleId="UnresolvedMention8" w:customStyle="1">
    <w:name w:val="Unresolved Mention8"/>
    <w:basedOn w:val="DefaultParagraphFont"/>
    <w:uiPriority w:val="99"/>
    <w:unhideWhenUsed/>
    <w:rsid w:val="00554C21"/>
    <w:rPr>
      <w:color w:val="605E5C"/>
      <w:shd w:val="clear" w:color="auto" w:fill="E1DFDD"/>
    </w:rPr>
  </w:style>
  <w:style w:type="character" w:styleId="Mention7" w:customStyle="1">
    <w:name w:val="Mention7"/>
    <w:basedOn w:val="DefaultParagraphFont"/>
    <w:uiPriority w:val="99"/>
    <w:unhideWhenUsed/>
    <w:rsid w:val="00554C21"/>
    <w:rPr>
      <w:color w:val="2B579A"/>
      <w:shd w:val="clear" w:color="auto" w:fill="E1DFDD"/>
    </w:rPr>
  </w:style>
  <w:style w:type="table" w:styleId="TableGridLight">
    <w:name w:val="Grid Table Light"/>
    <w:basedOn w:val="TableNormal"/>
    <w:uiPriority w:val="40"/>
    <w:rsid w:val="00554C21"/>
    <w:rPr>
      <w:rFonts w:asciiTheme="minorHAnsi" w:hAnsiTheme="minorHAnsi" w:eastAsiaTheme="minorHAnsi" w:cstheme="minorBidi"/>
      <w:sz w:val="22"/>
      <w:szCs w:val="22"/>
      <w:lang w:eastAsia="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9" w:customStyle="1">
    <w:name w:val="Unresolved Mention9"/>
    <w:basedOn w:val="DefaultParagraphFont"/>
    <w:uiPriority w:val="99"/>
    <w:unhideWhenUsed/>
    <w:rsid w:val="00554C21"/>
    <w:rPr>
      <w:color w:val="605E5C"/>
      <w:shd w:val="clear" w:color="auto" w:fill="E1DFDD"/>
    </w:rPr>
  </w:style>
  <w:style w:type="character" w:styleId="Mention8" w:customStyle="1">
    <w:name w:val="Mention8"/>
    <w:basedOn w:val="DefaultParagraphFont"/>
    <w:uiPriority w:val="99"/>
    <w:unhideWhenUsed/>
    <w:rsid w:val="00554C21"/>
    <w:rPr>
      <w:color w:val="2B579A"/>
      <w:shd w:val="clear" w:color="auto" w:fill="E1DFDD"/>
    </w:rPr>
  </w:style>
  <w:style w:type="character" w:styleId="legamendingtext" w:customStyle="1">
    <w:name w:val="legamendingtext"/>
    <w:basedOn w:val="DefaultParagraphFont"/>
    <w:rsid w:val="00554C21"/>
  </w:style>
  <w:style w:type="table" w:styleId="TableIABox1" w:customStyle="1">
    <w:name w:val="Table_IABox1"/>
    <w:basedOn w:val="TableNormal"/>
    <w:rsid w:val="00554C21"/>
    <w:rPr>
      <w:rFonts w:eastAsia="SimSun"/>
    </w:rPr>
    <w:tblPr>
      <w:tblBorders>
        <w:top w:val="single" w:color="auto" w:sz="4" w:space="0"/>
        <w:left w:val="single" w:color="auto" w:sz="4" w:space="0"/>
        <w:bottom w:val="single" w:color="auto" w:sz="4" w:space="0"/>
        <w:right w:val="single" w:color="auto" w:sz="4" w:space="0"/>
      </w:tblBorders>
      <w:tblCellMar>
        <w:left w:w="0" w:type="dxa"/>
        <w:right w:w="0" w:type="dxa"/>
      </w:tblCellMar>
    </w:tblPr>
  </w:style>
  <w:style w:type="character" w:styleId="SubtleEmphasis">
    <w:name w:val="Subtle Emphasis"/>
    <w:basedOn w:val="DefaultParagraphFont"/>
    <w:uiPriority w:val="19"/>
    <w:rsid w:val="00554C21"/>
    <w:rPr>
      <w:i/>
      <w:iCs/>
      <w:color w:val="404040" w:themeColor="text1" w:themeTint="BF"/>
    </w:rPr>
  </w:style>
  <w:style w:type="table" w:styleId="TableGrid21" w:customStyle="1">
    <w:name w:val="Table Grid21"/>
    <w:basedOn w:val="TableNormal"/>
    <w:next w:val="TableGrid"/>
    <w:uiPriority w:val="39"/>
    <w:rsid w:val="00554C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indhit" w:customStyle="1">
    <w:name w:val="findhit"/>
    <w:basedOn w:val="DefaultParagraphFont"/>
    <w:rsid w:val="00554C21"/>
  </w:style>
  <w:style w:type="paragraph" w:styleId="legclearfix" w:customStyle="1">
    <w:name w:val="legclearfix"/>
    <w:basedOn w:val="Normal"/>
    <w:rsid w:val="00554C21"/>
    <w:pPr>
      <w:spacing w:before="100" w:beforeAutospacing="1" w:after="100" w:afterAutospacing="1"/>
    </w:pPr>
    <w:rPr>
      <w:rFonts w:ascii="Times New Roman" w:hAnsi="Times New Roman"/>
      <w:lang w:eastAsia="en-GB"/>
    </w:rPr>
  </w:style>
  <w:style w:type="character" w:styleId="cf01" w:customStyle="1">
    <w:name w:val="cf01"/>
    <w:basedOn w:val="DefaultParagraphFont"/>
    <w:rsid w:val="00CF5ED6"/>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1313">
      <w:bodyDiv w:val="1"/>
      <w:marLeft w:val="0"/>
      <w:marRight w:val="0"/>
      <w:marTop w:val="0"/>
      <w:marBottom w:val="0"/>
      <w:divBdr>
        <w:top w:val="none" w:sz="0" w:space="0" w:color="auto"/>
        <w:left w:val="none" w:sz="0" w:space="0" w:color="auto"/>
        <w:bottom w:val="none" w:sz="0" w:space="0" w:color="auto"/>
        <w:right w:val="none" w:sz="0" w:space="0" w:color="auto"/>
      </w:divBdr>
      <w:divsChild>
        <w:div w:id="620108111">
          <w:marLeft w:val="0"/>
          <w:marRight w:val="0"/>
          <w:marTop w:val="0"/>
          <w:marBottom w:val="0"/>
          <w:divBdr>
            <w:top w:val="none" w:sz="0" w:space="0" w:color="auto"/>
            <w:left w:val="none" w:sz="0" w:space="0" w:color="auto"/>
            <w:bottom w:val="none" w:sz="0" w:space="0" w:color="auto"/>
            <w:right w:val="none" w:sz="0" w:space="0" w:color="auto"/>
          </w:divBdr>
        </w:div>
        <w:div w:id="941180930">
          <w:marLeft w:val="0"/>
          <w:marRight w:val="0"/>
          <w:marTop w:val="0"/>
          <w:marBottom w:val="0"/>
          <w:divBdr>
            <w:top w:val="none" w:sz="0" w:space="0" w:color="auto"/>
            <w:left w:val="none" w:sz="0" w:space="0" w:color="auto"/>
            <w:bottom w:val="none" w:sz="0" w:space="0" w:color="auto"/>
            <w:right w:val="none" w:sz="0" w:space="0" w:color="auto"/>
          </w:divBdr>
        </w:div>
        <w:div w:id="1276863740">
          <w:marLeft w:val="0"/>
          <w:marRight w:val="0"/>
          <w:marTop w:val="0"/>
          <w:marBottom w:val="0"/>
          <w:divBdr>
            <w:top w:val="none" w:sz="0" w:space="0" w:color="auto"/>
            <w:left w:val="none" w:sz="0" w:space="0" w:color="auto"/>
            <w:bottom w:val="none" w:sz="0" w:space="0" w:color="auto"/>
            <w:right w:val="none" w:sz="0" w:space="0" w:color="auto"/>
          </w:divBdr>
        </w:div>
      </w:divsChild>
    </w:div>
    <w:div w:id="10956007">
      <w:bodyDiv w:val="1"/>
      <w:marLeft w:val="0"/>
      <w:marRight w:val="0"/>
      <w:marTop w:val="0"/>
      <w:marBottom w:val="0"/>
      <w:divBdr>
        <w:top w:val="none" w:sz="0" w:space="0" w:color="auto"/>
        <w:left w:val="none" w:sz="0" w:space="0" w:color="auto"/>
        <w:bottom w:val="none" w:sz="0" w:space="0" w:color="auto"/>
        <w:right w:val="none" w:sz="0" w:space="0" w:color="auto"/>
      </w:divBdr>
    </w:div>
    <w:div w:id="169956863">
      <w:bodyDiv w:val="1"/>
      <w:marLeft w:val="0"/>
      <w:marRight w:val="0"/>
      <w:marTop w:val="0"/>
      <w:marBottom w:val="0"/>
      <w:divBdr>
        <w:top w:val="none" w:sz="0" w:space="0" w:color="auto"/>
        <w:left w:val="none" w:sz="0" w:space="0" w:color="auto"/>
        <w:bottom w:val="none" w:sz="0" w:space="0" w:color="auto"/>
        <w:right w:val="none" w:sz="0" w:space="0" w:color="auto"/>
      </w:divBdr>
      <w:divsChild>
        <w:div w:id="270479403">
          <w:marLeft w:val="0"/>
          <w:marRight w:val="0"/>
          <w:marTop w:val="0"/>
          <w:marBottom w:val="0"/>
          <w:divBdr>
            <w:top w:val="none" w:sz="0" w:space="0" w:color="auto"/>
            <w:left w:val="none" w:sz="0" w:space="0" w:color="auto"/>
            <w:bottom w:val="none" w:sz="0" w:space="0" w:color="auto"/>
            <w:right w:val="none" w:sz="0" w:space="0" w:color="auto"/>
          </w:divBdr>
        </w:div>
        <w:div w:id="1647932578">
          <w:marLeft w:val="0"/>
          <w:marRight w:val="0"/>
          <w:marTop w:val="0"/>
          <w:marBottom w:val="0"/>
          <w:divBdr>
            <w:top w:val="none" w:sz="0" w:space="0" w:color="auto"/>
            <w:left w:val="none" w:sz="0" w:space="0" w:color="auto"/>
            <w:bottom w:val="none" w:sz="0" w:space="0" w:color="auto"/>
            <w:right w:val="none" w:sz="0" w:space="0" w:color="auto"/>
          </w:divBdr>
        </w:div>
      </w:divsChild>
    </w:div>
    <w:div w:id="179516444">
      <w:bodyDiv w:val="1"/>
      <w:marLeft w:val="0"/>
      <w:marRight w:val="0"/>
      <w:marTop w:val="0"/>
      <w:marBottom w:val="0"/>
      <w:divBdr>
        <w:top w:val="none" w:sz="0" w:space="0" w:color="auto"/>
        <w:left w:val="none" w:sz="0" w:space="0" w:color="auto"/>
        <w:bottom w:val="none" w:sz="0" w:space="0" w:color="auto"/>
        <w:right w:val="none" w:sz="0" w:space="0" w:color="auto"/>
      </w:divBdr>
    </w:div>
    <w:div w:id="272371373">
      <w:bodyDiv w:val="1"/>
      <w:marLeft w:val="0"/>
      <w:marRight w:val="0"/>
      <w:marTop w:val="0"/>
      <w:marBottom w:val="0"/>
      <w:divBdr>
        <w:top w:val="none" w:sz="0" w:space="0" w:color="auto"/>
        <w:left w:val="none" w:sz="0" w:space="0" w:color="auto"/>
        <w:bottom w:val="none" w:sz="0" w:space="0" w:color="auto"/>
        <w:right w:val="none" w:sz="0" w:space="0" w:color="auto"/>
      </w:divBdr>
    </w:div>
    <w:div w:id="359819739">
      <w:bodyDiv w:val="1"/>
      <w:marLeft w:val="0"/>
      <w:marRight w:val="0"/>
      <w:marTop w:val="0"/>
      <w:marBottom w:val="0"/>
      <w:divBdr>
        <w:top w:val="none" w:sz="0" w:space="0" w:color="auto"/>
        <w:left w:val="none" w:sz="0" w:space="0" w:color="auto"/>
        <w:bottom w:val="none" w:sz="0" w:space="0" w:color="auto"/>
        <w:right w:val="none" w:sz="0" w:space="0" w:color="auto"/>
      </w:divBdr>
    </w:div>
    <w:div w:id="448815493">
      <w:bodyDiv w:val="1"/>
      <w:marLeft w:val="0"/>
      <w:marRight w:val="0"/>
      <w:marTop w:val="0"/>
      <w:marBottom w:val="0"/>
      <w:divBdr>
        <w:top w:val="none" w:sz="0" w:space="0" w:color="auto"/>
        <w:left w:val="none" w:sz="0" w:space="0" w:color="auto"/>
        <w:bottom w:val="none" w:sz="0" w:space="0" w:color="auto"/>
        <w:right w:val="none" w:sz="0" w:space="0" w:color="auto"/>
      </w:divBdr>
    </w:div>
    <w:div w:id="563370273">
      <w:bodyDiv w:val="1"/>
      <w:marLeft w:val="0"/>
      <w:marRight w:val="0"/>
      <w:marTop w:val="0"/>
      <w:marBottom w:val="0"/>
      <w:divBdr>
        <w:top w:val="none" w:sz="0" w:space="0" w:color="auto"/>
        <w:left w:val="none" w:sz="0" w:space="0" w:color="auto"/>
        <w:bottom w:val="none" w:sz="0" w:space="0" w:color="auto"/>
        <w:right w:val="none" w:sz="0" w:space="0" w:color="auto"/>
      </w:divBdr>
    </w:div>
    <w:div w:id="572738245">
      <w:bodyDiv w:val="1"/>
      <w:marLeft w:val="0"/>
      <w:marRight w:val="0"/>
      <w:marTop w:val="0"/>
      <w:marBottom w:val="0"/>
      <w:divBdr>
        <w:top w:val="none" w:sz="0" w:space="0" w:color="auto"/>
        <w:left w:val="none" w:sz="0" w:space="0" w:color="auto"/>
        <w:bottom w:val="none" w:sz="0" w:space="0" w:color="auto"/>
        <w:right w:val="none" w:sz="0" w:space="0" w:color="auto"/>
      </w:divBdr>
    </w:div>
    <w:div w:id="688137883">
      <w:bodyDiv w:val="1"/>
      <w:marLeft w:val="0"/>
      <w:marRight w:val="0"/>
      <w:marTop w:val="0"/>
      <w:marBottom w:val="0"/>
      <w:divBdr>
        <w:top w:val="none" w:sz="0" w:space="0" w:color="auto"/>
        <w:left w:val="none" w:sz="0" w:space="0" w:color="auto"/>
        <w:bottom w:val="none" w:sz="0" w:space="0" w:color="auto"/>
        <w:right w:val="none" w:sz="0" w:space="0" w:color="auto"/>
      </w:divBdr>
    </w:div>
    <w:div w:id="719980933">
      <w:bodyDiv w:val="1"/>
      <w:marLeft w:val="0"/>
      <w:marRight w:val="0"/>
      <w:marTop w:val="0"/>
      <w:marBottom w:val="0"/>
      <w:divBdr>
        <w:top w:val="none" w:sz="0" w:space="0" w:color="auto"/>
        <w:left w:val="none" w:sz="0" w:space="0" w:color="auto"/>
        <w:bottom w:val="none" w:sz="0" w:space="0" w:color="auto"/>
        <w:right w:val="none" w:sz="0" w:space="0" w:color="auto"/>
      </w:divBdr>
    </w:div>
    <w:div w:id="759716912">
      <w:bodyDiv w:val="1"/>
      <w:marLeft w:val="0"/>
      <w:marRight w:val="0"/>
      <w:marTop w:val="0"/>
      <w:marBottom w:val="0"/>
      <w:divBdr>
        <w:top w:val="none" w:sz="0" w:space="0" w:color="auto"/>
        <w:left w:val="none" w:sz="0" w:space="0" w:color="auto"/>
        <w:bottom w:val="none" w:sz="0" w:space="0" w:color="auto"/>
        <w:right w:val="none" w:sz="0" w:space="0" w:color="auto"/>
      </w:divBdr>
      <w:divsChild>
        <w:div w:id="310789293">
          <w:marLeft w:val="0"/>
          <w:marRight w:val="0"/>
          <w:marTop w:val="0"/>
          <w:marBottom w:val="0"/>
          <w:divBdr>
            <w:top w:val="none" w:sz="0" w:space="0" w:color="auto"/>
            <w:left w:val="none" w:sz="0" w:space="0" w:color="auto"/>
            <w:bottom w:val="none" w:sz="0" w:space="0" w:color="auto"/>
            <w:right w:val="none" w:sz="0" w:space="0" w:color="auto"/>
          </w:divBdr>
        </w:div>
        <w:div w:id="870849532">
          <w:marLeft w:val="0"/>
          <w:marRight w:val="0"/>
          <w:marTop w:val="0"/>
          <w:marBottom w:val="0"/>
          <w:divBdr>
            <w:top w:val="none" w:sz="0" w:space="0" w:color="auto"/>
            <w:left w:val="none" w:sz="0" w:space="0" w:color="auto"/>
            <w:bottom w:val="none" w:sz="0" w:space="0" w:color="auto"/>
            <w:right w:val="none" w:sz="0" w:space="0" w:color="auto"/>
          </w:divBdr>
        </w:div>
        <w:div w:id="1710689672">
          <w:marLeft w:val="0"/>
          <w:marRight w:val="0"/>
          <w:marTop w:val="0"/>
          <w:marBottom w:val="0"/>
          <w:divBdr>
            <w:top w:val="none" w:sz="0" w:space="0" w:color="auto"/>
            <w:left w:val="none" w:sz="0" w:space="0" w:color="auto"/>
            <w:bottom w:val="none" w:sz="0" w:space="0" w:color="auto"/>
            <w:right w:val="none" w:sz="0" w:space="0" w:color="auto"/>
          </w:divBdr>
        </w:div>
      </w:divsChild>
    </w:div>
    <w:div w:id="806048545">
      <w:bodyDiv w:val="1"/>
      <w:marLeft w:val="0"/>
      <w:marRight w:val="0"/>
      <w:marTop w:val="0"/>
      <w:marBottom w:val="0"/>
      <w:divBdr>
        <w:top w:val="none" w:sz="0" w:space="0" w:color="auto"/>
        <w:left w:val="none" w:sz="0" w:space="0" w:color="auto"/>
        <w:bottom w:val="none" w:sz="0" w:space="0" w:color="auto"/>
        <w:right w:val="none" w:sz="0" w:space="0" w:color="auto"/>
      </w:divBdr>
    </w:div>
    <w:div w:id="832455791">
      <w:bodyDiv w:val="1"/>
      <w:marLeft w:val="0"/>
      <w:marRight w:val="0"/>
      <w:marTop w:val="0"/>
      <w:marBottom w:val="0"/>
      <w:divBdr>
        <w:top w:val="none" w:sz="0" w:space="0" w:color="auto"/>
        <w:left w:val="none" w:sz="0" w:space="0" w:color="auto"/>
        <w:bottom w:val="none" w:sz="0" w:space="0" w:color="auto"/>
        <w:right w:val="none" w:sz="0" w:space="0" w:color="auto"/>
      </w:divBdr>
      <w:divsChild>
        <w:div w:id="459540746">
          <w:marLeft w:val="0"/>
          <w:marRight w:val="120"/>
          <w:marTop w:val="0"/>
          <w:marBottom w:val="0"/>
          <w:divBdr>
            <w:top w:val="none" w:sz="0" w:space="0" w:color="auto"/>
            <w:left w:val="none" w:sz="0" w:space="0" w:color="auto"/>
            <w:bottom w:val="none" w:sz="0" w:space="0" w:color="auto"/>
            <w:right w:val="none" w:sz="0" w:space="0" w:color="auto"/>
          </w:divBdr>
        </w:div>
        <w:div w:id="517355415">
          <w:marLeft w:val="0"/>
          <w:marRight w:val="0"/>
          <w:marTop w:val="0"/>
          <w:marBottom w:val="0"/>
          <w:divBdr>
            <w:top w:val="none" w:sz="0" w:space="0" w:color="auto"/>
            <w:left w:val="none" w:sz="0" w:space="0" w:color="auto"/>
            <w:bottom w:val="none" w:sz="0" w:space="0" w:color="auto"/>
            <w:right w:val="none" w:sz="0" w:space="0" w:color="auto"/>
          </w:divBdr>
        </w:div>
        <w:div w:id="1223558575">
          <w:marLeft w:val="0"/>
          <w:marRight w:val="0"/>
          <w:marTop w:val="0"/>
          <w:marBottom w:val="0"/>
          <w:divBdr>
            <w:top w:val="none" w:sz="0" w:space="0" w:color="auto"/>
            <w:left w:val="none" w:sz="0" w:space="0" w:color="auto"/>
            <w:bottom w:val="none" w:sz="0" w:space="0" w:color="auto"/>
            <w:right w:val="none" w:sz="0" w:space="0" w:color="auto"/>
          </w:divBdr>
        </w:div>
        <w:div w:id="1301576196">
          <w:marLeft w:val="0"/>
          <w:marRight w:val="120"/>
          <w:marTop w:val="0"/>
          <w:marBottom w:val="0"/>
          <w:divBdr>
            <w:top w:val="none" w:sz="0" w:space="0" w:color="auto"/>
            <w:left w:val="none" w:sz="0" w:space="0" w:color="auto"/>
            <w:bottom w:val="none" w:sz="0" w:space="0" w:color="auto"/>
            <w:right w:val="none" w:sz="0" w:space="0" w:color="auto"/>
          </w:divBdr>
        </w:div>
        <w:div w:id="2053069135">
          <w:marLeft w:val="0"/>
          <w:marRight w:val="120"/>
          <w:marTop w:val="0"/>
          <w:marBottom w:val="0"/>
          <w:divBdr>
            <w:top w:val="none" w:sz="0" w:space="0" w:color="auto"/>
            <w:left w:val="none" w:sz="0" w:space="0" w:color="auto"/>
            <w:bottom w:val="none" w:sz="0" w:space="0" w:color="auto"/>
            <w:right w:val="none" w:sz="0" w:space="0" w:color="auto"/>
          </w:divBdr>
        </w:div>
      </w:divsChild>
    </w:div>
    <w:div w:id="983703164">
      <w:bodyDiv w:val="1"/>
      <w:marLeft w:val="0"/>
      <w:marRight w:val="0"/>
      <w:marTop w:val="0"/>
      <w:marBottom w:val="0"/>
      <w:divBdr>
        <w:top w:val="none" w:sz="0" w:space="0" w:color="auto"/>
        <w:left w:val="none" w:sz="0" w:space="0" w:color="auto"/>
        <w:bottom w:val="none" w:sz="0" w:space="0" w:color="auto"/>
        <w:right w:val="none" w:sz="0" w:space="0" w:color="auto"/>
      </w:divBdr>
      <w:divsChild>
        <w:div w:id="666052727">
          <w:marLeft w:val="0"/>
          <w:marRight w:val="0"/>
          <w:marTop w:val="0"/>
          <w:marBottom w:val="0"/>
          <w:divBdr>
            <w:top w:val="none" w:sz="0" w:space="0" w:color="auto"/>
            <w:left w:val="none" w:sz="0" w:space="0" w:color="auto"/>
            <w:bottom w:val="none" w:sz="0" w:space="0" w:color="auto"/>
            <w:right w:val="none" w:sz="0" w:space="0" w:color="auto"/>
          </w:divBdr>
        </w:div>
        <w:div w:id="1590430298">
          <w:marLeft w:val="0"/>
          <w:marRight w:val="0"/>
          <w:marTop w:val="0"/>
          <w:marBottom w:val="0"/>
          <w:divBdr>
            <w:top w:val="none" w:sz="0" w:space="0" w:color="auto"/>
            <w:left w:val="none" w:sz="0" w:space="0" w:color="auto"/>
            <w:bottom w:val="none" w:sz="0" w:space="0" w:color="auto"/>
            <w:right w:val="none" w:sz="0" w:space="0" w:color="auto"/>
          </w:divBdr>
        </w:div>
      </w:divsChild>
    </w:div>
    <w:div w:id="1224411077">
      <w:bodyDiv w:val="1"/>
      <w:marLeft w:val="0"/>
      <w:marRight w:val="0"/>
      <w:marTop w:val="0"/>
      <w:marBottom w:val="0"/>
      <w:divBdr>
        <w:top w:val="none" w:sz="0" w:space="0" w:color="auto"/>
        <w:left w:val="none" w:sz="0" w:space="0" w:color="auto"/>
        <w:bottom w:val="none" w:sz="0" w:space="0" w:color="auto"/>
        <w:right w:val="none" w:sz="0" w:space="0" w:color="auto"/>
      </w:divBdr>
    </w:div>
    <w:div w:id="1231423539">
      <w:bodyDiv w:val="1"/>
      <w:marLeft w:val="0"/>
      <w:marRight w:val="0"/>
      <w:marTop w:val="0"/>
      <w:marBottom w:val="0"/>
      <w:divBdr>
        <w:top w:val="none" w:sz="0" w:space="0" w:color="auto"/>
        <w:left w:val="none" w:sz="0" w:space="0" w:color="auto"/>
        <w:bottom w:val="none" w:sz="0" w:space="0" w:color="auto"/>
        <w:right w:val="none" w:sz="0" w:space="0" w:color="auto"/>
      </w:divBdr>
    </w:div>
    <w:div w:id="1232234366">
      <w:bodyDiv w:val="1"/>
      <w:marLeft w:val="0"/>
      <w:marRight w:val="0"/>
      <w:marTop w:val="0"/>
      <w:marBottom w:val="0"/>
      <w:divBdr>
        <w:top w:val="none" w:sz="0" w:space="0" w:color="auto"/>
        <w:left w:val="none" w:sz="0" w:space="0" w:color="auto"/>
        <w:bottom w:val="none" w:sz="0" w:space="0" w:color="auto"/>
        <w:right w:val="none" w:sz="0" w:space="0" w:color="auto"/>
      </w:divBdr>
    </w:div>
    <w:div w:id="1243684132">
      <w:bodyDiv w:val="1"/>
      <w:marLeft w:val="0"/>
      <w:marRight w:val="0"/>
      <w:marTop w:val="0"/>
      <w:marBottom w:val="0"/>
      <w:divBdr>
        <w:top w:val="none" w:sz="0" w:space="0" w:color="auto"/>
        <w:left w:val="none" w:sz="0" w:space="0" w:color="auto"/>
        <w:bottom w:val="none" w:sz="0" w:space="0" w:color="auto"/>
        <w:right w:val="none" w:sz="0" w:space="0" w:color="auto"/>
      </w:divBdr>
    </w:div>
    <w:div w:id="1375080602">
      <w:bodyDiv w:val="1"/>
      <w:marLeft w:val="0"/>
      <w:marRight w:val="0"/>
      <w:marTop w:val="0"/>
      <w:marBottom w:val="0"/>
      <w:divBdr>
        <w:top w:val="none" w:sz="0" w:space="0" w:color="auto"/>
        <w:left w:val="none" w:sz="0" w:space="0" w:color="auto"/>
        <w:bottom w:val="none" w:sz="0" w:space="0" w:color="auto"/>
        <w:right w:val="none" w:sz="0" w:space="0" w:color="auto"/>
      </w:divBdr>
    </w:div>
    <w:div w:id="1459494669">
      <w:bodyDiv w:val="1"/>
      <w:marLeft w:val="0"/>
      <w:marRight w:val="0"/>
      <w:marTop w:val="0"/>
      <w:marBottom w:val="0"/>
      <w:divBdr>
        <w:top w:val="none" w:sz="0" w:space="0" w:color="auto"/>
        <w:left w:val="none" w:sz="0" w:space="0" w:color="auto"/>
        <w:bottom w:val="none" w:sz="0" w:space="0" w:color="auto"/>
        <w:right w:val="none" w:sz="0" w:space="0" w:color="auto"/>
      </w:divBdr>
    </w:div>
    <w:div w:id="1483160019">
      <w:bodyDiv w:val="1"/>
      <w:marLeft w:val="0"/>
      <w:marRight w:val="0"/>
      <w:marTop w:val="0"/>
      <w:marBottom w:val="0"/>
      <w:divBdr>
        <w:top w:val="none" w:sz="0" w:space="0" w:color="auto"/>
        <w:left w:val="none" w:sz="0" w:space="0" w:color="auto"/>
        <w:bottom w:val="none" w:sz="0" w:space="0" w:color="auto"/>
        <w:right w:val="none" w:sz="0" w:space="0" w:color="auto"/>
      </w:divBdr>
    </w:div>
    <w:div w:id="1615863156">
      <w:bodyDiv w:val="1"/>
      <w:marLeft w:val="0"/>
      <w:marRight w:val="0"/>
      <w:marTop w:val="0"/>
      <w:marBottom w:val="0"/>
      <w:divBdr>
        <w:top w:val="none" w:sz="0" w:space="0" w:color="auto"/>
        <w:left w:val="none" w:sz="0" w:space="0" w:color="auto"/>
        <w:bottom w:val="none" w:sz="0" w:space="0" w:color="auto"/>
        <w:right w:val="none" w:sz="0" w:space="0" w:color="auto"/>
      </w:divBdr>
    </w:div>
    <w:div w:id="1796750125">
      <w:bodyDiv w:val="1"/>
      <w:marLeft w:val="0"/>
      <w:marRight w:val="0"/>
      <w:marTop w:val="0"/>
      <w:marBottom w:val="0"/>
      <w:divBdr>
        <w:top w:val="none" w:sz="0" w:space="0" w:color="auto"/>
        <w:left w:val="none" w:sz="0" w:space="0" w:color="auto"/>
        <w:bottom w:val="none" w:sz="0" w:space="0" w:color="auto"/>
        <w:right w:val="none" w:sz="0" w:space="0" w:color="auto"/>
      </w:divBdr>
    </w:div>
    <w:div w:id="1867477146">
      <w:bodyDiv w:val="1"/>
      <w:marLeft w:val="0"/>
      <w:marRight w:val="0"/>
      <w:marTop w:val="0"/>
      <w:marBottom w:val="0"/>
      <w:divBdr>
        <w:top w:val="none" w:sz="0" w:space="0" w:color="auto"/>
        <w:left w:val="none" w:sz="0" w:space="0" w:color="auto"/>
        <w:bottom w:val="none" w:sz="0" w:space="0" w:color="auto"/>
        <w:right w:val="none" w:sz="0" w:space="0" w:color="auto"/>
      </w:divBdr>
    </w:div>
    <w:div w:id="1870557611">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 w:id="2082482886">
      <w:bodyDiv w:val="1"/>
      <w:marLeft w:val="0"/>
      <w:marRight w:val="0"/>
      <w:marTop w:val="0"/>
      <w:marBottom w:val="0"/>
      <w:divBdr>
        <w:top w:val="none" w:sz="0" w:space="0" w:color="auto"/>
        <w:left w:val="none" w:sz="0" w:space="0" w:color="auto"/>
        <w:bottom w:val="none" w:sz="0" w:space="0" w:color="auto"/>
        <w:right w:val="none" w:sz="0" w:space="0" w:color="auto"/>
      </w:divBdr>
      <w:divsChild>
        <w:div w:id="611284131">
          <w:marLeft w:val="0"/>
          <w:marRight w:val="0"/>
          <w:marTop w:val="0"/>
          <w:marBottom w:val="0"/>
          <w:divBdr>
            <w:top w:val="none" w:sz="0" w:space="0" w:color="auto"/>
            <w:left w:val="none" w:sz="0" w:space="0" w:color="auto"/>
            <w:bottom w:val="none" w:sz="0" w:space="0" w:color="auto"/>
            <w:right w:val="none" w:sz="0" w:space="0" w:color="auto"/>
          </w:divBdr>
        </w:div>
        <w:div w:id="917058980">
          <w:marLeft w:val="0"/>
          <w:marRight w:val="120"/>
          <w:marTop w:val="0"/>
          <w:marBottom w:val="0"/>
          <w:divBdr>
            <w:top w:val="none" w:sz="0" w:space="0" w:color="auto"/>
            <w:left w:val="none" w:sz="0" w:space="0" w:color="auto"/>
            <w:bottom w:val="none" w:sz="0" w:space="0" w:color="auto"/>
            <w:right w:val="none" w:sz="0" w:space="0" w:color="auto"/>
          </w:divBdr>
        </w:div>
        <w:div w:id="1120953257">
          <w:marLeft w:val="0"/>
          <w:marRight w:val="0"/>
          <w:marTop w:val="0"/>
          <w:marBottom w:val="0"/>
          <w:divBdr>
            <w:top w:val="none" w:sz="0" w:space="0" w:color="auto"/>
            <w:left w:val="none" w:sz="0" w:space="0" w:color="auto"/>
            <w:bottom w:val="none" w:sz="0" w:space="0" w:color="auto"/>
            <w:right w:val="none" w:sz="0" w:space="0" w:color="auto"/>
          </w:divBdr>
        </w:div>
        <w:div w:id="1338583434">
          <w:marLeft w:val="0"/>
          <w:marRight w:val="120"/>
          <w:marTop w:val="0"/>
          <w:marBottom w:val="0"/>
          <w:divBdr>
            <w:top w:val="none" w:sz="0" w:space="0" w:color="auto"/>
            <w:left w:val="none" w:sz="0" w:space="0" w:color="auto"/>
            <w:bottom w:val="none" w:sz="0" w:space="0" w:color="auto"/>
            <w:right w:val="none" w:sz="0" w:space="0" w:color="auto"/>
          </w:divBdr>
        </w:div>
        <w:div w:id="2017271624">
          <w:marLeft w:val="0"/>
          <w:marRight w:val="12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legislation.gov.uk/uksi/2024/639/made" TargetMode="External" Id="rId13" /><Relationship Type="http://schemas.openxmlformats.org/officeDocument/2006/relationships/hyperlink" Target="https://www.legislation.gov.uk/uksi/2024/639/made" TargetMode="External" Id="rId18" /><Relationship Type="http://schemas.openxmlformats.org/officeDocument/2006/relationships/chart" Target="charts/chart3.xml" Id="rId26" /><Relationship Type="http://schemas.openxmlformats.org/officeDocument/2006/relationships/theme" Target="theme/theme1.xml" Id="rId39" /><Relationship Type="http://schemas.openxmlformats.org/officeDocument/2006/relationships/hyperlink" Target="https://www.gov.uk/government/consultations/simpler-recycling-in-england-additional-policies" TargetMode="External" Id="rId21" /><Relationship Type="http://schemas.openxmlformats.org/officeDocument/2006/relationships/image" Target="media/image9.png" Id="rId34" /><Relationship Type="http://schemas.openxmlformats.org/officeDocument/2006/relationships/styles" Target="styles.xml" Id="rId7" /><Relationship Type="http://schemas.openxmlformats.org/officeDocument/2006/relationships/hyperlink" Target="https://www.legislation.gov.uk/uksi/2024/639/made" TargetMode="External" Id="rId12" /><Relationship Type="http://schemas.openxmlformats.org/officeDocument/2006/relationships/footer" Target="footer1.xml" Id="rId17" /><Relationship Type="http://schemas.openxmlformats.org/officeDocument/2006/relationships/chart" Target="charts/chart2.xml" Id="rId25" /><Relationship Type="http://schemas.openxmlformats.org/officeDocument/2006/relationships/image" Target="media/image8.png" Id="rId33" /><Relationship Type="http://schemas.microsoft.com/office/2011/relationships/people" Target="people.xml" Id="rId38"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yperlink" Target="https://www.legislation.gov.uk/uksi/2024/666/contents/made" TargetMode="External" Id="rId20" /><Relationship Type="http://schemas.openxmlformats.org/officeDocument/2006/relationships/image" Target="media/image4.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png" Id="rId24" /><Relationship Type="http://schemas.openxmlformats.org/officeDocument/2006/relationships/image" Target="media/image7.png" Id="rId32" /><Relationship Type="http://schemas.openxmlformats.org/officeDocument/2006/relationships/fontTable" Target="fontTable.xml" Id="rId37" /><Relationship Type="http://schemas.microsoft.com/office/2020/10/relationships/intelligence" Target="intelligence2.xml" Id="rId40" /><Relationship Type="http://schemas.openxmlformats.org/officeDocument/2006/relationships/customXml" Target="../customXml/item5.xml" Id="rId5" /><Relationship Type="http://schemas.openxmlformats.org/officeDocument/2006/relationships/hyperlink" Target="https://www.gov.uk/government/consultations/simpler-recycling-in-england-additional-policies" TargetMode="External" Id="rId15" /><Relationship Type="http://schemas.openxmlformats.org/officeDocument/2006/relationships/chart" Target="charts/chart1.xml" Id="rId23" /><Relationship Type="http://schemas.openxmlformats.org/officeDocument/2006/relationships/image" Target="media/image3.png" Id="rId28" /><Relationship Type="http://schemas.openxmlformats.org/officeDocument/2006/relationships/footer" Target="footer2.xml" Id="rId36" /><Relationship Type="http://schemas.openxmlformats.org/officeDocument/2006/relationships/footnotes" Target="footnotes.xml" Id="rId10" /><Relationship Type="http://schemas.openxmlformats.org/officeDocument/2006/relationships/hyperlink" Target="https://www.gov.uk/government/consultations/simpler-recycling-in-england-additional-policies" TargetMode="External" Id="rId19" /><Relationship Type="http://schemas.openxmlformats.org/officeDocument/2006/relationships/image" Target="media/image6.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legislation.gov.uk/uksi/2024/666/contents/made" TargetMode="External" Id="rId14" /><Relationship Type="http://schemas.openxmlformats.org/officeDocument/2006/relationships/hyperlink" Target="https://www.gov.uk/government/consultations/consistency-in-household-and-business-recycling-in-england/outcome/government-response" TargetMode="External" Id="rId22" /><Relationship Type="http://schemas.openxmlformats.org/officeDocument/2006/relationships/image" Target="media/image2.png" Id="rId27" /><Relationship Type="http://schemas.openxmlformats.org/officeDocument/2006/relationships/image" Target="media/image5.png" Id="rId30" /><Relationship Type="http://schemas.openxmlformats.org/officeDocument/2006/relationships/header" Target="header2.xml" Id="rId35" /><Relationship Type="http://schemas.openxmlformats.org/officeDocument/2006/relationships/settings" Target="settings.xml" Id="rId8" /><Relationship Type="http://schemas.openxmlformats.org/officeDocument/2006/relationships/customXml" Target="../customXml/item3.xml" Id="rId3" /></Relationships>
</file>

<file path=word/_rels/footnotes.xml.rels><?xml version="1.0" encoding="UTF-8" standalone="yes"?>
<Relationships xmlns="http://schemas.openxmlformats.org/package/2006/relationships"><Relationship Id="rId117" Type="http://schemas.openxmlformats.org/officeDocument/2006/relationships/hyperlink" Target="https://www.wrap.ngo/resources/report/plastics-market-situation-report-2022" TargetMode="External"/><Relationship Id="rId21" Type="http://schemas.openxmlformats.org/officeDocument/2006/relationships/hyperlink" Target="https://wrap.org.uk/resources/guide/dry-recyclables-improving-quality-cutting-contamination" TargetMode="External"/><Relationship Id="rId42" Type="http://schemas.openxmlformats.org/officeDocument/2006/relationships/hyperlink" Target="https://www.gov.uk/government/consultations/consistency-in-household-and-business-recycling-in-england/outcome/government-response" TargetMode="External"/><Relationship Id="rId63" Type="http://schemas.openxmlformats.org/officeDocument/2006/relationships/hyperlink" Target="https://larac.org.uk/news-blogs-features/getting-value-out-recycling" TargetMode="External"/><Relationship Id="rId84" Type="http://schemas.openxmlformats.org/officeDocument/2006/relationships/hyperlink" Target="https://wrap.org.uk/resources/report/quantifying-composition-municipal-waste" TargetMode="External"/><Relationship Id="rId138" Type="http://schemas.openxmlformats.org/officeDocument/2006/relationships/hyperlink" Target="https://assets.publishing.service.gov.uk/government/uploads/system/uploads/attachment_data/file/923708/RPC_case_histories_-_trade_and_investment_Oct_20.pdf" TargetMode="External"/><Relationship Id="rId159" Type="http://schemas.openxmlformats.org/officeDocument/2006/relationships/hyperlink" Target="https://www.gov.uk/government/statistics/local-authority-collected-waste-management-annual-results-202122/local-authority-collected-waste-management-annual-results-202122" TargetMode="External"/><Relationship Id="rId107" Type="http://schemas.openxmlformats.org/officeDocument/2006/relationships/hyperlink" Target="https://wrap.org.uk/sites/default/files/2021-03/Recycling%20Tracker%20Report%20-%20October%20KPI%20Wave%20FINAL.pdf" TargetMode="External"/><Relationship Id="rId11" Type="http://schemas.openxmlformats.org/officeDocument/2006/relationships/hyperlink" Target="https://www.gov.uk/government/consultations/consistency-in-household-and-business-recycling-in-england/outcome/government-response" TargetMode="External"/><Relationship Id="rId32" Type="http://schemas.openxmlformats.org/officeDocument/2006/relationships/hyperlink" Target="https://www.bbc.co.uk/news/science-environment-45496884" TargetMode="External"/><Relationship Id="rId53" Type="http://schemas.openxmlformats.org/officeDocument/2006/relationships/hyperlink" Target="https://www.teamlondonbridge.co.uk/recycling" TargetMode="External"/><Relationship Id="rId74" Type="http://schemas.openxmlformats.org/officeDocument/2006/relationships/hyperlink" Target="https://wrap.org.uk/resources/report/factors-influencing-recycling-performance" TargetMode="External"/><Relationship Id="rId128" Type="http://schemas.openxmlformats.org/officeDocument/2006/relationships/hyperlink" Target="https://randd.defra.gov.uk/ProjectDetails?ProjectId=20309" TargetMode="External"/><Relationship Id="rId149" Type="http://schemas.openxmlformats.org/officeDocument/2006/relationships/hyperlink" Target="https://www.ons.gov.uk/employmentandlabourmarket/peopleinwork/employmentandemployeetypes/articles/businessandindividualattitudestowardsthefutureofhomeworkinguk/apriltomay2021" TargetMode="External"/><Relationship Id="rId5" Type="http://schemas.openxmlformats.org/officeDocument/2006/relationships/hyperlink" Target="https://www.gov.uk/government/consultations/consistency-in-household-and-business-recycling-in-england" TargetMode="External"/><Relationship Id="rId95" Type="http://schemas.openxmlformats.org/officeDocument/2006/relationships/hyperlink" Target="https://assets.publishing.service.gov.uk/government/uploads/system/uploads/attachment_data/file/1018133/green-gas-impact-assessment.pdf" TargetMode="External"/><Relationship Id="rId160" Type="http://schemas.openxmlformats.org/officeDocument/2006/relationships/hyperlink" Target="https://www.gov.uk/government/statistics/local-authority-collected-waste-management-annual-results-202122/local-authority-collected-waste-management-annual-results-202122" TargetMode="External"/><Relationship Id="rId22" Type="http://schemas.openxmlformats.org/officeDocument/2006/relationships/hyperlink" Target="https://wrap.org.uk/resources/report/uk-progress-against-courtauld-2025-targets-and-un-sustainable-development-goal-123" TargetMode="External"/><Relationship Id="rId43" Type="http://schemas.openxmlformats.org/officeDocument/2006/relationships/hyperlink" Target="https://www.gov.uk/government/consultations/consistency-in-household-and-business-recycling-in-england/outcome/government-response" TargetMode="External"/><Relationship Id="rId64" Type="http://schemas.openxmlformats.org/officeDocument/2006/relationships/hyperlink" Target="https://data.gov.uk/dataset/312ace0a-ff0a-4f6f-a7ea-f757164cc488/waste-data-interrogator-2018" TargetMode="External"/><Relationship Id="rId118" Type="http://schemas.openxmlformats.org/officeDocument/2006/relationships/hyperlink" Target="https://www.wrap.ngo/resources/report/plastics-market-situation-report-2022" TargetMode="External"/><Relationship Id="rId139" Type="http://schemas.openxmlformats.org/officeDocument/2006/relationships/hyperlink" Target="https://wrap.org.uk/sites/default/files/2021-10/WRAP-Plastics-Market-Situation-Report-2021.pdf" TargetMode="External"/><Relationship Id="rId85" Type="http://schemas.openxmlformats.org/officeDocument/2006/relationships/hyperlink" Target="https://www.ons.gov.uk/file?uri=/businessindustryandtrade/business/activitysizeandlocation/adhocs/13506enterprisesbydivisionandsizeinengland/ah866.xls" TargetMode="External"/><Relationship Id="rId150" Type="http://schemas.openxmlformats.org/officeDocument/2006/relationships/hyperlink" Target="https://assets.publishing.service.gov.uk/government/uploads/system/uploads/attachment_data/file/1040756/Statistics_on_waste_managed_by_local_authorities_in_England_in_2020_v2rev_accessible.pdf" TargetMode="External"/><Relationship Id="rId12" Type="http://schemas.openxmlformats.org/officeDocument/2006/relationships/hyperlink" Target="https://assets.publishing.service.gov.uk/government/uploads/system/uploads/attachment_data/file/1018133/green-gas-impact-assessment.pdf" TargetMode="External"/><Relationship Id="rId17" Type="http://schemas.openxmlformats.org/officeDocument/2006/relationships/hyperlink" Target="https://wrap.org.uk/sites/default/files/2021-09/WRAP-Recycling-Tracker-2021-report.pdf" TargetMode="External"/><Relationship Id="rId33" Type="http://schemas.openxmlformats.org/officeDocument/2006/relationships/hyperlink" Target="https://wrap.org.uk/sites/default/files/2021-09/WRAP-Recycling-Tracker-2021-report.pdfht" TargetMode="External"/><Relationship Id="rId38" Type="http://schemas.openxmlformats.org/officeDocument/2006/relationships/hyperlink" Target="https://wrap.org.uk/content/quantifying-composition-municipal-waste" TargetMode="External"/><Relationship Id="rId59" Type="http://schemas.openxmlformats.org/officeDocument/2006/relationships/hyperlink" Target="https://larac.org.uk/blog/getting-value-out-recycling" TargetMode="External"/><Relationship Id="rId103" Type="http://schemas.openxmlformats.org/officeDocument/2006/relationships/hyperlink" Target="https://www.ons.gov.uk/file?uri=/businessindustryandtrade/business/activitysizeandlocation/adhocs/13520multisitesmallandmediumenterprisesbydivision/ah869.xls" TargetMode="External"/><Relationship Id="rId108" Type="http://schemas.openxmlformats.org/officeDocument/2006/relationships/hyperlink" Target="https://wrap.org.uk/sites/default/files/2020-10/WRAP_Plastics_market_situation_report.pdf" TargetMode="External"/><Relationship Id="rId124" Type="http://schemas.openxmlformats.org/officeDocument/2006/relationships/hyperlink" Target="http://randd.defra.gov.uk/Document.aspx?Document=14981_DefraLandfillwastefinal.pdf" TargetMode="External"/><Relationship Id="rId129" Type="http://schemas.openxmlformats.org/officeDocument/2006/relationships/hyperlink" Target="https://www.wrap.ngo/resources/report/plastics-market-situation-report-2022" TargetMode="External"/><Relationship Id="rId54" Type="http://schemas.openxmlformats.org/officeDocument/2006/relationships/hyperlink" Target="https://www.cips.org/knowledge/categories-and-commodities/facilities/waste-management/how-to-develop-a-waste-management-and-disposal-strategy/" TargetMode="External"/><Relationship Id="rId70" Type="http://schemas.openxmlformats.org/officeDocument/2006/relationships/hyperlink" Target="https://www2.deloitte.com/uk/en/pages/consumer-business/articles/sustainable-consumer.html" TargetMode="External"/><Relationship Id="rId75" Type="http://schemas.openxmlformats.org/officeDocument/2006/relationships/hyperlink" Target="https://wrap.org.uk/resources/report/factors-influencing-recycling-performance" TargetMode="External"/><Relationship Id="rId91" Type="http://schemas.openxmlformats.org/officeDocument/2006/relationships/hyperlink" Target="http://randd.defra.gov.uk/Default.aspx?Menu=Menu&amp;Module=More&amp;Location=None&amp;ProjectID=17447&amp;FromSearch=Y&amp;Publisher=1&amp;SearchText=WR1003&amp;SortString=ProjectCode&amp;SortOrder=Asc&amp;Paging=10" TargetMode="External"/><Relationship Id="rId96" Type="http://schemas.openxmlformats.org/officeDocument/2006/relationships/hyperlink" Target="https://www.gov.uk/government/publications/valuation-of-energy-use-and-greenhouse-gas-emissions-for-appraisal" TargetMode="External"/><Relationship Id="rId140" Type="http://schemas.openxmlformats.org/officeDocument/2006/relationships/hyperlink" Target="https://www.gov.scot/publications/delivering-scotlands-circular-economy-proposals-legislation/documents/" TargetMode="External"/><Relationship Id="rId145" Type="http://schemas.openxmlformats.org/officeDocument/2006/relationships/hyperlink" Target="https://www.bbc.co.uk/news/57810729" TargetMode="External"/><Relationship Id="rId161" Type="http://schemas.openxmlformats.org/officeDocument/2006/relationships/hyperlink" Target="https://www.wrap.org.uk/collections-and-reprocessing/consistency" TargetMode="External"/><Relationship Id="rId166" Type="http://schemas.openxmlformats.org/officeDocument/2006/relationships/hyperlink" Target="https://eur03.safelinks.protection.outlook.com/?url=https%3A%2F%2Fassets.publishing.service.gov.uk%2Fgovernment%2Fuploads%2Fsystem%2Fuploads%2Fattachment_data%2Ffile%2F1018133%2Fgreen-gas-impact-assessment.pdf&amp;data=04%7C01%7CMatthew.Harrington%40defra.gov.uk%7Ce169a21b3091461ce80d08d9e4d5913f%7C770a245002274c6290c74e38537f1102%7C0%7C0%7C637792428177959968%7CUnknown%7CTWFpbGZsb3d8eyJWIjoiMC4wLjAwMDAiLCJQIjoiV2luMzIiLCJBTiI6Ik1haWwiLCJXVCI6Mn0%3D%7C3000&amp;sdata=FLP5nIIY8MlK%2F3KOGzPn1XQz5M5wFbfQhpjyqu9PTmw%3D&amp;reserved=0" TargetMode="External"/><Relationship Id="rId1" Type="http://schemas.openxmlformats.org/officeDocument/2006/relationships/hyperlink" Target="https://www.legislation.gov.uk/ukdsi/2022/9780348242973/body" TargetMode="External"/><Relationship Id="rId6" Type="http://schemas.openxmlformats.org/officeDocument/2006/relationships/hyperlink" Target="https://www.gov.uk/government/consultations/exemptions-and-statutory-guidance-for-simpler-recycling-in-england" TargetMode="External"/><Relationship Id="rId23" Type="http://schemas.openxmlformats.org/officeDocument/2006/relationships/hyperlink" Target="https://www.legislation.gov.uk/uksi/2020/904/contents/made" TargetMode="External"/><Relationship Id="rId28" Type="http://schemas.openxmlformats.org/officeDocument/2006/relationships/hyperlink" Target="https://www.gov.uk/government/statistics/local-authority-collected-waste-management-annual-results-202122/local-authority-collected-waste-management-annual-results-202122" TargetMode="External"/><Relationship Id="rId49" Type="http://schemas.openxmlformats.org/officeDocument/2006/relationships/hyperlink" Target="https://eur03.safelinks.protection.outlook.com/?url=https%3A%2F%2Fwww.wrap.org.uk%2Fcollections-and-reprocessing%2Fconsistency&amp;data=04%7C01%7CRaminta.Brazinskaite%40defra.gov.uk%7C4539bb3bca5e4c66181e08d8cdd415ec%7C770a245002274c6290c74e38537f1102%7C1%7C0%7C637485658069038447%7CUnknown%7CTWFpbGZsb3d8eyJWIjoiMC4wLjAwMDAiLCJQIjoiV2luMzIiLCJBTiI6Ik1haWwiLCJXVCI6Mn0%3D%7C1000&amp;sdata=DDbqb%2FZi%2B02AEnDkl4n6soCqEv5R2zVNKhN5Ufu7y2g%3D&amp;reserved=0" TargetMode="External"/><Relationship Id="rId114" Type="http://schemas.openxmlformats.org/officeDocument/2006/relationships/hyperlink" Target="https://www.biffa.co.uk/biffablog/2019/august/material-recycling-facility-what-is-it-and-what-does-it-do?gclid=785098d59e681553c515f9844173a95e&amp;gclsrc=3p.ds&amp;&amp;infinity=ict2~net~mac~ar~77446994447493~kr~2329246664084761~kw~https%3A%2F%2Fwww.biffa.co.uk%2F~mt~b~cmp~UM-Search-Biffa-National-Dynamic%20Search%20Ads-DSA~ag~BL-Search-Biffa-National-DSA&amp;msclkid=785098d59e681553c515f9844173a95e&amp;utm_source=bing&amp;utm_medium=cpc&amp;utm_campaign=UM-Search-Biffa-National-Dynamic%20Search%20Ads-DSA&amp;utm_term=https%3A%2F%2Fwww.biffa.co.uk%2F&amp;utm_content=BL-Search-Biffa-National-DSA" TargetMode="External"/><Relationship Id="rId119" Type="http://schemas.openxmlformats.org/officeDocument/2006/relationships/hyperlink" Target="https://assets.publishing.service.gov.uk/government/uploads/system/uploads/attachment_data/file/1018133/green-gas-impact-assessment.pdf" TargetMode="External"/><Relationship Id="rId44" Type="http://schemas.openxmlformats.org/officeDocument/2006/relationships/hyperlink" Target="https://www.gov.uk/government/consultations/waste-and-recycling-making-recycling-collections-consistent-in-england/outcome/consistency-in-recycling-collections-in-england-executive-summary-and-government-response" TargetMode="External"/><Relationship Id="rId60" Type="http://schemas.openxmlformats.org/officeDocument/2006/relationships/hyperlink" Target="https://laportal.wrap.org.uk/" TargetMode="External"/><Relationship Id="rId65" Type="http://schemas.openxmlformats.org/officeDocument/2006/relationships/hyperlink" Target="https://ec.europa.eu/eurostat/web/environment/overview" TargetMode="External"/><Relationship Id="rId81" Type="http://schemas.openxmlformats.org/officeDocument/2006/relationships/hyperlink" Target="https://www.wrap.ngo/resources/guide/household-food-waste-collections-guide" TargetMode="External"/><Relationship Id="rId86" Type="http://schemas.openxmlformats.org/officeDocument/2006/relationships/hyperlink" Target="https://assets.publishing.service.gov.uk/government/uploads/system/uploads/attachment_data/file/827926/RPC_short_guidance_note_-_Implementation_costs__August_2019.pdf" TargetMode="External"/><Relationship Id="rId130" Type="http://schemas.openxmlformats.org/officeDocument/2006/relationships/hyperlink" Target="https://wrap.org.uk/sites/default/files/2021-07/WRAP-Approaches-to-Material-Sales-Practical-Guide-for-Local-Authorities-April-2021.pdf" TargetMode="External"/><Relationship Id="rId135" Type="http://schemas.openxmlformats.org/officeDocument/2006/relationships/hyperlink" Target="https://assets.publishing.service.gov.uk/government/uploads/system/uploads/attachment_data/file/1018133/green-gas-impact-assessment.pdf" TargetMode="External"/><Relationship Id="rId151" Type="http://schemas.openxmlformats.org/officeDocument/2006/relationships/hyperlink" Target="https://www.gov.uk/government/statistics/local-authority-collected-waste-management-annual-results-202122/local-authority-collected-waste-management-annual-results-202122" TargetMode="External"/><Relationship Id="rId156" Type="http://schemas.openxmlformats.org/officeDocument/2006/relationships/hyperlink" Target="https://www.gov.uk/government/statistics/local-authority-collected-waste-management-annual-results-202122/local-authority-collected-waste-management-annual-results-202122" TargetMode="External"/><Relationship Id="rId13" Type="http://schemas.openxmlformats.org/officeDocument/2006/relationships/hyperlink" Target="https://www.gov.uk/government/statistical-data-sets/env23-uk-waste-data-and-management" TargetMode="External"/><Relationship Id="rId18" Type="http://schemas.openxmlformats.org/officeDocument/2006/relationships/hyperlink" Target="https://governmentbusiness.co.uk/news/22102018/china-recycling-restrictions-hitting-uk-councils" TargetMode="External"/><Relationship Id="rId39" Type="http://schemas.openxmlformats.org/officeDocument/2006/relationships/hyperlink" Target="https://www.cips.org/knowledge/categories-and-commodities/facilities/waste-management/how-to-develop-a-waste-management-and-disposal-strategy/" TargetMode="External"/><Relationship Id="rId109" Type="http://schemas.openxmlformats.org/officeDocument/2006/relationships/hyperlink" Target="https://wrap.org.uk/sites/default/files/2020-10/WRAP-Recycling%20Tracker%20Report%202020.pdf" TargetMode="External"/><Relationship Id="rId34" Type="http://schemas.openxmlformats.org/officeDocument/2006/relationships/hyperlink" Target="https://wrap.org.uk/sites/default/files/2021-03/WRAP-Recycling-Tracker-Report-2020-March-2020.pdf" TargetMode="External"/><Relationship Id="rId50" Type="http://schemas.openxmlformats.org/officeDocument/2006/relationships/hyperlink" Target="https://www.recyclenow.com/" TargetMode="External"/><Relationship Id="rId55" Type="http://schemas.openxmlformats.org/officeDocument/2006/relationships/hyperlink" Target="https://assets.publishing.service.gov.uk/government/uploads/system/uploads/attachment_data/file/819780/consistent-recycling-consult-part2.pdf" TargetMode="External"/><Relationship Id="rId76" Type="http://schemas.openxmlformats.org/officeDocument/2006/relationships/hyperlink" Target="https://www.ons.gov.uk/peoplepopulationandcommunity/populationandmigration/populationestimates/bulletins/2011censuspopulationandhouseholdestimatesforsmallareasinenglandandwales/2012-11-23" TargetMode="External"/><Relationship Id="rId97" Type="http://schemas.openxmlformats.org/officeDocument/2006/relationships/hyperlink" Target="http://randd.defra.gov.uk/Default.aspx?Menu=Menu&amp;Module=More&amp;Location=None&amp;ProjectID=17447&amp;FromSearch=Y&amp;Publisher=1&amp;SearchText=WR1003&amp;SortString=ProjectCode&amp;SortOrder=Asc&amp;Paging=10%23Description%20" TargetMode="External"/><Relationship Id="rId104" Type="http://schemas.openxmlformats.org/officeDocument/2006/relationships/hyperlink" Target="https://assets.publishing.service.gov.uk/government/uploads/system/uploads/attachment_data/file/907029/resources-and-waste-strategy-monitoring-progress.pdf" TargetMode="External"/><Relationship Id="rId120" Type="http://schemas.openxmlformats.org/officeDocument/2006/relationships/hyperlink" Target="https://www.gov.uk/government/consultations/consistency-in-household-and-business-recycling-in-england/outcome/government-response" TargetMode="External"/><Relationship Id="rId125" Type="http://schemas.openxmlformats.org/officeDocument/2006/relationships/hyperlink" Target="https://www.legislation.gov.uk/ukpga/2021/30/contents/enacted" TargetMode="External"/><Relationship Id="rId141" Type="http://schemas.openxmlformats.org/officeDocument/2006/relationships/hyperlink" Target="https://ec.europa.eu/environment/topics/waste-and-recycling_en" TargetMode="External"/><Relationship Id="rId146" Type="http://schemas.openxmlformats.org/officeDocument/2006/relationships/hyperlink" Target="https://www.adeptnet.org.uk/covid-19-waste-survey-results" TargetMode="External"/><Relationship Id="rId7" Type="http://schemas.openxmlformats.org/officeDocument/2006/relationships/hyperlink" Target="https://www.gov.uk/government/consultations/simpler-recycling-in-england-additional-policies" TargetMode="External"/><Relationship Id="rId71" Type="http://schemas.openxmlformats.org/officeDocument/2006/relationships/hyperlink" Target="https://laportal.wrap.org.uk/" TargetMode="External"/><Relationship Id="rId92" Type="http://schemas.openxmlformats.org/officeDocument/2006/relationships/hyperlink" Target="https://www.gov.uk/government/publications/valuing-greenhouse-gas-emissions-in-policy-appraisal/valuation-of-greenhouse-gas-emissions-for-policy-appraisal-and-evaluation" TargetMode="External"/><Relationship Id="rId162" Type="http://schemas.openxmlformats.org/officeDocument/2006/relationships/hyperlink" Target="https://laportal.wrap.org.uk/" TargetMode="External"/><Relationship Id="rId2" Type="http://schemas.openxmlformats.org/officeDocument/2006/relationships/hyperlink" Target="https://www.legislation.gov.uk/ukdsi/2022/9780348242973/body" TargetMode="External"/><Relationship Id="rId29" Type="http://schemas.openxmlformats.org/officeDocument/2006/relationships/hyperlink" Target="https://www.wastedataflow.org/" TargetMode="External"/><Relationship Id="rId24" Type="http://schemas.openxmlformats.org/officeDocument/2006/relationships/hyperlink" Target="https://www.ons.gov.uk/businessindustryandtrade/business/activitysizeandlocation/bulletins/ukbusinessactivitysizeandlocation/2019" TargetMode="External"/><Relationship Id="rId40" Type="http://schemas.openxmlformats.org/officeDocument/2006/relationships/hyperlink" Target="https://www.gov.uk/government/statistical-data-sets/env18-local-authority-collected-waste-annual-results-tables" TargetMode="External"/><Relationship Id="rId45" Type="http://schemas.openxmlformats.org/officeDocument/2006/relationships/hyperlink" Target="https://consult.defra.gov.uk/waste-and-recycling/consistency-in-household-and-business-recycling/" TargetMode="External"/><Relationship Id="rId66" Type="http://schemas.openxmlformats.org/officeDocument/2006/relationships/hyperlink" Target="https://ec.europa.eu/eurostat/web/waste/methodology" TargetMode="External"/><Relationship Id="rId87" Type="http://schemas.openxmlformats.org/officeDocument/2006/relationships/hyperlink" Target="https://www.gov.uk/government/consultations/consistency-in-household-and-business-recycling-in-england/outcome/government-response" TargetMode="External"/><Relationship Id="rId110" Type="http://schemas.openxmlformats.org/officeDocument/2006/relationships/hyperlink" Target="https://wrap.org.uk/sites/default/files/2021-03/Recycling%20Tracker%20Report%20-%20October%20KPI%20Wave%20FINAL.pdf" TargetMode="External"/><Relationship Id="rId115" Type="http://schemas.openxmlformats.org/officeDocument/2006/relationships/hyperlink" Target="https://www.gov.uk/government/collections/plastic-packaging-tax" TargetMode="External"/><Relationship Id="rId131" Type="http://schemas.openxmlformats.org/officeDocument/2006/relationships/hyperlink" Target="https://wrap.org.uk/sites/default/files/2021-07/WRAP-Approaches-to-Material-Sales-Practical-Guide-for-Local-Authorities-April-2021.pdf" TargetMode="External"/><Relationship Id="rId136" Type="http://schemas.openxmlformats.org/officeDocument/2006/relationships/hyperlink" Target="https://www.ukri.org/news/ukri-funding-puts-uk-at-the-forefront-of-plastic-recycling/" TargetMode="External"/><Relationship Id="rId157" Type="http://schemas.openxmlformats.org/officeDocument/2006/relationships/hyperlink" Target="https://www.gov.uk/government/statistics/local-authority-collected-waste-management-annual-results-202122/local-authority-collected-waste-management-annual-results-202122" TargetMode="External"/><Relationship Id="rId61" Type="http://schemas.openxmlformats.org/officeDocument/2006/relationships/hyperlink" Target="https://wrap.org.uk/sites/default/files/2021-03/WRAP-Recycling-Tracker-Report-2020-March-2020.pdf" TargetMode="External"/><Relationship Id="rId82" Type="http://schemas.openxmlformats.org/officeDocument/2006/relationships/hyperlink" Target="https://www.wrap.ngo/resources/report/evaluation-wrap-separate-food-waste-collection-trials" TargetMode="External"/><Relationship Id="rId152" Type="http://schemas.openxmlformats.org/officeDocument/2006/relationships/hyperlink" Target="https://www.adeptnet.org.uk/covid-19-waste-survey-results" TargetMode="External"/><Relationship Id="rId19" Type="http://schemas.openxmlformats.org/officeDocument/2006/relationships/hyperlink" Target="https://wrap.org.uk/resources/report/gate-fees-reports" TargetMode="External"/><Relationship Id="rId14" Type="http://schemas.openxmlformats.org/officeDocument/2006/relationships/hyperlink" Target="https://publications.parliament.uk/pa/cm201415/cmselect/cmenvfru/241/24105.htm" TargetMode="External"/><Relationship Id="rId30" Type="http://schemas.openxmlformats.org/officeDocument/2006/relationships/hyperlink" Target="https://laportal.wrap.org.uk/" TargetMode="External"/><Relationship Id="rId35" Type="http://schemas.openxmlformats.org/officeDocument/2006/relationships/hyperlink" Target="https://wrap.org.uk/sites/default/files/2021-03/WRAP-Recycling-Tracker-Report-2020-March-2020.pdf" TargetMode="External"/><Relationship Id="rId56" Type="http://schemas.openxmlformats.org/officeDocument/2006/relationships/hyperlink" Target="https://publications.parliament.uk/pa/cm201415/cmselect/cmenvfru/241/24105.htm" TargetMode="External"/><Relationship Id="rId77" Type="http://schemas.openxmlformats.org/officeDocument/2006/relationships/hyperlink" Target="https://laportal.wrap.ngo/uk/" TargetMode="External"/><Relationship Id="rId100" Type="http://schemas.openxmlformats.org/officeDocument/2006/relationships/hyperlink" Target="https://www.gov.uk/government/consultations/consistency-in-household-and-business-recycling-in-england/outcome/government-response" TargetMode="External"/><Relationship Id="rId105" Type="http://schemas.openxmlformats.org/officeDocument/2006/relationships/hyperlink" Target="https://www.gov.uk/government/publications/resources-and-waste-strategy-for-england" TargetMode="External"/><Relationship Id="rId126" Type="http://schemas.openxmlformats.org/officeDocument/2006/relationships/hyperlink" Target="https://www.legislation.gov.uk/ukpga/2008/27/contents" TargetMode="External"/><Relationship Id="rId147" Type="http://schemas.openxmlformats.org/officeDocument/2006/relationships/hyperlink" Target="https://www.gov.uk/government/statistics/local-authority-collected-waste-management-annual-results-202122/local-authority-collected-waste-management-annual-results-202122" TargetMode="External"/><Relationship Id="rId8" Type="http://schemas.openxmlformats.org/officeDocument/2006/relationships/hyperlink" Target="https://www.legislation.gov.uk/ukpga/2021/30/section/57/enacted" TargetMode="External"/><Relationship Id="rId51" Type="http://schemas.openxmlformats.org/officeDocument/2006/relationships/hyperlink" Target="https://www.wrap.ngo/resources/guide/courtauld-commitment-2030-helping-move-your-business-net-zero" TargetMode="External"/><Relationship Id="rId72" Type="http://schemas.openxmlformats.org/officeDocument/2006/relationships/hyperlink" Target="http://www.wastedataflow.org/" TargetMode="External"/><Relationship Id="rId93" Type="http://schemas.openxmlformats.org/officeDocument/2006/relationships/hyperlink" Target="https://www.gov.uk/government/publications/valuing-greenhouse-gas-emissions-in-policy-appraisal/valuation-of-greenhouse-gas-emissions-for-policy-appraisal-and-evaluation" TargetMode="External"/><Relationship Id="rId98" Type="http://schemas.openxmlformats.org/officeDocument/2006/relationships/hyperlink" Target="https://www.ons.gov.uk/businessindustryandtrade/business/activitysizeandlocation/datasets/ukbusinessactivitysizeandlocation" TargetMode="External"/><Relationship Id="rId121" Type="http://schemas.openxmlformats.org/officeDocument/2006/relationships/hyperlink" Target="https://www.gov.uk/government/consultations/consistency-in-household-and-business-recycling-in-england/outcome/government-response" TargetMode="External"/><Relationship Id="rId142" Type="http://schemas.openxmlformats.org/officeDocument/2006/relationships/hyperlink" Target="https://www.gov.uk/government/publications/waste-management-in-the-uk-investment-opportunities/waste-management-in-the-uk-investment-opportunities" TargetMode="External"/><Relationship Id="rId163" Type="http://schemas.openxmlformats.org/officeDocument/2006/relationships/hyperlink" Target="https://wrap.org.uk/resources/report/gate-fees-reports" TargetMode="External"/><Relationship Id="rId3" Type="http://schemas.openxmlformats.org/officeDocument/2006/relationships/hyperlink" Target="https://www.gov.uk/government/statistics/uk-waste-data/uk-statistics-on-waste" TargetMode="External"/><Relationship Id="rId25" Type="http://schemas.openxmlformats.org/officeDocument/2006/relationships/hyperlink" Target="https://www.cips.org/knowledge/categories-and-commodities/facilities/waste-management/how-to-develop-a-waste-management-and-disposal-strategy/" TargetMode="External"/><Relationship Id="rId46" Type="http://schemas.openxmlformats.org/officeDocument/2006/relationships/hyperlink" Target="https://wrap.org.uk/taking-action/citizen-behaviour-change/recycle-now" TargetMode="External"/><Relationship Id="rId67" Type="http://schemas.openxmlformats.org/officeDocument/2006/relationships/hyperlink" Target="https://www.ons.gov.uk/businessindustryandtrade/business/activitysizeandlocation/bulletins/ukbusinessactivitysizeandlocation/2021" TargetMode="External"/><Relationship Id="rId116" Type="http://schemas.openxmlformats.org/officeDocument/2006/relationships/hyperlink" Target="https://assets.publishing.service.gov.uk/government/uploads/system/uploads/attachment_data/file/1063588/epr-final-impact-assessment.pdf" TargetMode="External"/><Relationship Id="rId137" Type="http://schemas.openxmlformats.org/officeDocument/2006/relationships/hyperlink" Target="https://www.ukri.org/news/ukri-funding-puts-uk-at-the-forefront-of-plastic-recycling/" TargetMode="External"/><Relationship Id="rId158" Type="http://schemas.openxmlformats.org/officeDocument/2006/relationships/hyperlink" Target="https://www.adeptnet.org.uk/covid-19-waste-survey-results" TargetMode="External"/><Relationship Id="rId20" Type="http://schemas.openxmlformats.org/officeDocument/2006/relationships/hyperlink" Target="https://yougov.co.uk/topics/science/articles-reports/2019/11/04/britons-say-more-needs-be-done-encourage-recycling" TargetMode="External"/><Relationship Id="rId41" Type="http://schemas.openxmlformats.org/officeDocument/2006/relationships/hyperlink" Target="https://wrap.org.uk/resources/consistent-household-recycling-framework" TargetMode="External"/><Relationship Id="rId62" Type="http://schemas.openxmlformats.org/officeDocument/2006/relationships/hyperlink" Target="https://www.gov.uk/government/statistical-data-sets/live-tables-on-household-projections" TargetMode="External"/><Relationship Id="rId83" Type="http://schemas.openxmlformats.org/officeDocument/2006/relationships/hyperlink" Target="http://www.ons.gov.uk/ons/rel/census/2011-census/key-statistics-and-quick-statistics-for-local-authorities-in-the-united-kingdom---part-3/rft-qs402uk.xls" TargetMode="External"/><Relationship Id="rId88" Type="http://schemas.openxmlformats.org/officeDocument/2006/relationships/hyperlink" Target="https://www.monster.co.uk/advertise-a-job/hr-resources/workforce-management-and-planning/staff-retention/what-is-the-ideal-employee-turnover-rate/" TargetMode="External"/><Relationship Id="rId111" Type="http://schemas.openxmlformats.org/officeDocument/2006/relationships/hyperlink" Target="https://assets.publishing.service.gov.uk/government/uploads/system/uploads/attachment_data/file/1063588/epr-final-impact-assessment.pdf" TargetMode="External"/><Relationship Id="rId132" Type="http://schemas.openxmlformats.org/officeDocument/2006/relationships/hyperlink" Target="https://wrap.org.uk/sites/default/files/2021-07/WRAP-Approaches-to-Material-Sales-Practical-Guide-for-Local-Authorities-April-2021.pdf" TargetMode="External"/><Relationship Id="rId153" Type="http://schemas.openxmlformats.org/officeDocument/2006/relationships/hyperlink" Target="https://www.adeptnet.org.uk/covid-19-waste-survey-results" TargetMode="External"/><Relationship Id="rId15" Type="http://schemas.openxmlformats.org/officeDocument/2006/relationships/hyperlink" Target="https://assets.publishing.service.gov.uk/government/uploads/system/uploads/attachment_data/file/765914/resources-waste-strategy-dec-2018.pdf" TargetMode="External"/><Relationship Id="rId36" Type="http://schemas.openxmlformats.org/officeDocument/2006/relationships/hyperlink" Target="https://assets.publishing.service.gov.uk/government/uploads/system/uploads/attachment_data/file/819467/epr-consult-sum-resp.pdf" TargetMode="External"/><Relationship Id="rId57" Type="http://schemas.openxmlformats.org/officeDocument/2006/relationships/hyperlink" Target="https://laportal.wrap.org.uk" TargetMode="External"/><Relationship Id="rId106" Type="http://schemas.openxmlformats.org/officeDocument/2006/relationships/hyperlink" Target="https://assets.publishing.service.gov.uk/media/5f2ac1a6e90e0732e5efe2af/resources-and-waste-strategy-evaluation-plan.pdf" TargetMode="External"/><Relationship Id="rId127" Type="http://schemas.openxmlformats.org/officeDocument/2006/relationships/hyperlink" Target="https://data.gov.uk/dataset/237825cb-dc10-4c53-8446-1bcd35614c12/remaining-landfill-capacity" TargetMode="External"/><Relationship Id="rId10" Type="http://schemas.openxmlformats.org/officeDocument/2006/relationships/hyperlink" Target="https://assets.publishing.service.gov.uk/government/uploads/system/uploads/attachment_data/file/765914/resources-waste-strategy-dec-2018.pdf" TargetMode="External"/><Relationship Id="rId31" Type="http://schemas.openxmlformats.org/officeDocument/2006/relationships/hyperlink" Target="https://www.cips.org/knowledge/categories-and-commodities/facilities/waste-management/how-to-develop-a-waste-management-and-disposal-strategy/" TargetMode="External"/><Relationship Id="rId52" Type="http://schemas.openxmlformats.org/officeDocument/2006/relationships/hyperlink" Target="https://wrap.org.uk/media-centre/press-releases/wrap-launches-new-ps1-million-grant-increase-business-waste-recycling" TargetMode="External"/><Relationship Id="rId73" Type="http://schemas.openxmlformats.org/officeDocument/2006/relationships/hyperlink" Target="https://www.wrap.org.uk/collections-and-reprocessing/consistency" TargetMode="External"/><Relationship Id="rId78" Type="http://schemas.openxmlformats.org/officeDocument/2006/relationships/hyperlink" Target="https://consult.defra.gov.uk/waste-and-recycling/consistency-in-household-and-business-recycling/supporting_documents/Consistency%20in%20recycling%20impact%20assessment.pdf" TargetMode="External"/><Relationship Id="rId94" Type="http://schemas.openxmlformats.org/officeDocument/2006/relationships/hyperlink" Target="https://www.gov.uk/government/publications/valuing-greenhouse-gas-emissions-in-policy-appraisal/valuation-of-greenhouse-gas-emissions-for-policy-appraisal-and-evaluation" TargetMode="External"/><Relationship Id="rId99" Type="http://schemas.openxmlformats.org/officeDocument/2006/relationships/hyperlink" Target="https://consult.defra.gov.uk/waste-and-recycling/consistency-in-household-and-business-recycling/supporting_documents/Consistency%20in%20recycling%20impact%20assessment.pdf" TargetMode="External"/><Relationship Id="rId101" Type="http://schemas.openxmlformats.org/officeDocument/2006/relationships/hyperlink" Target="https://www.ons.gov.uk/businessindustryandtrade/business/activitysizeandlocation/methodologies/ukbusinessactivitysizeandlocationqmi" TargetMode="External"/><Relationship Id="rId122" Type="http://schemas.openxmlformats.org/officeDocument/2006/relationships/hyperlink" Target="https://assets.publishing.service.gov.uk/government/uploads/system/uploads/attachment_data/file/765914/resources-waste-strategy-dec-2018.pdf" TargetMode="External"/><Relationship Id="rId143" Type="http://schemas.openxmlformats.org/officeDocument/2006/relationships/hyperlink" Target="https://www.letsrecycle.com/news/framework-commercialisation-waste-services/" TargetMode="External"/><Relationship Id="rId148" Type="http://schemas.openxmlformats.org/officeDocument/2006/relationships/hyperlink" Target="https://www.gov.uk/government/statistics/local-authority-collected-waste-management-annual-results-202122/local-authority-collected-waste-management-annual-results-202122" TargetMode="External"/><Relationship Id="rId164" Type="http://schemas.openxmlformats.org/officeDocument/2006/relationships/hyperlink" Target="https://www.gov.uk/government/publications/digital-waste-tracking-service/mandatory-digital-waste-tracking" TargetMode="External"/><Relationship Id="rId4" Type="http://schemas.openxmlformats.org/officeDocument/2006/relationships/hyperlink" Target="https://environment.ec.europa.eu/publications/proposal-packaging-and-packaging-waste_en" TargetMode="External"/><Relationship Id="rId9" Type="http://schemas.openxmlformats.org/officeDocument/2006/relationships/hyperlink" Target="https://consult.defra.gov.uk/waste-and-recycling/consistency-in-household-and-business-recycling/" TargetMode="External"/><Relationship Id="rId26" Type="http://schemas.openxmlformats.org/officeDocument/2006/relationships/hyperlink" Target="https://assets.publishing.service.gov.uk/government/uploads/system/uploads/attachment_data/file/321602/LFTGN02.pdf" TargetMode="External"/><Relationship Id="rId47" Type="http://schemas.openxmlformats.org/officeDocument/2006/relationships/hyperlink" Target="https://assets.publishing.service.gov.uk/government/uploads/system/uploads/attachment_data/file/918853/201819_Stats_Notice_FINAL_accessible.pdf" TargetMode="External"/><Relationship Id="rId68" Type="http://schemas.openxmlformats.org/officeDocument/2006/relationships/hyperlink" Target="https://www.ons.gov.uk/businessindustryandtrade/business/activitysizeandlocation/bulletins/ukbusinessactivitysizeandlocation/2021" TargetMode="External"/><Relationship Id="rId89" Type="http://schemas.openxmlformats.org/officeDocument/2006/relationships/hyperlink" Target="https://www.data.gov.uk/dataset/595a77b9-b04d-4bde-bd9d-13d878a25065/waste-infrastructure-delivery-programme-widp-infrastructure-facilities-list-ifl" TargetMode="External"/><Relationship Id="rId112" Type="http://schemas.openxmlformats.org/officeDocument/2006/relationships/hyperlink" Target="https://wrap.org.uk/sites/default/files/2021-03/Recycling%20Tracker%20Report%20-%20October%20KPI%20Wave%20FINAL.pdf" TargetMode="External"/><Relationship Id="rId133" Type="http://schemas.openxmlformats.org/officeDocument/2006/relationships/hyperlink" Target="https://www.ilo.org/weso-greening/documents/WESO_Greening_EN_web2.pdf" TargetMode="External"/><Relationship Id="rId154" Type="http://schemas.openxmlformats.org/officeDocument/2006/relationships/hyperlink" Target="https://www.adeptnet.org.uk/covid-19-waste-survey-results" TargetMode="External"/><Relationship Id="rId16" Type="http://schemas.openxmlformats.org/officeDocument/2006/relationships/hyperlink" Target="https://www.confused.com/recycling-confusion" TargetMode="External"/><Relationship Id="rId37" Type="http://schemas.openxmlformats.org/officeDocument/2006/relationships/hyperlink" Target="https://archive.wrap.org.uk/sites/files/wrap/SME_Recycling_-_Summary_Report.pdf" TargetMode="External"/><Relationship Id="rId58" Type="http://schemas.openxmlformats.org/officeDocument/2006/relationships/hyperlink" Target="https://laportal.wrap.org.uk/" TargetMode="External"/><Relationship Id="rId79" Type="http://schemas.openxmlformats.org/officeDocument/2006/relationships/hyperlink" Target="http://www.ace-uk.co.uk/recycling/" TargetMode="External"/><Relationship Id="rId102" Type="http://schemas.openxmlformats.org/officeDocument/2006/relationships/hyperlink" Target="https://www.ons.gov.uk/file?uri=/businessindustryandtrade/business/activitysizeandlocation/adhocs/13158localunitsinenglandbyenterpriseemploymentsize/ah820.xls" TargetMode="External"/><Relationship Id="rId123" Type="http://schemas.openxmlformats.org/officeDocument/2006/relationships/hyperlink" Target="http://sciencesearch.defra.gov.uk/Default.aspx?Menu=Menu&amp;Module=More&amp;Location=None&amp;ProjectID=20039&amp;FromSearch=Y&amp;Publisher=1&amp;SearchText=WR1919&amp;SortString=ProjectCode&amp;SortOrder=Asc&amp;Paging=10" TargetMode="External"/><Relationship Id="rId144" Type="http://schemas.openxmlformats.org/officeDocument/2006/relationships/hyperlink" Target="https://assets.publishing.service.gov.uk/government/uploads/system/uploads/attachment_data/file/657858/local-authority-waste-contracts-cma-analysis.pdf" TargetMode="External"/><Relationship Id="rId90" Type="http://schemas.openxmlformats.org/officeDocument/2006/relationships/hyperlink" Target="https://www.data.gov.uk/dataset/595a77b9-b04d-4bde-bd9d-13d878a25065/waste-infrastructure-delivery-programme-widp-infrastructure-facilities-list-ifl" TargetMode="External"/><Relationship Id="rId165" Type="http://schemas.openxmlformats.org/officeDocument/2006/relationships/hyperlink" Target="https://assets.publishing.service.gov.uk/government/uploads/system/uploads/attachment_data/file/1018133/green-gas-impact-assessment.pdf" TargetMode="External"/><Relationship Id="rId27" Type="http://schemas.openxmlformats.org/officeDocument/2006/relationships/hyperlink" Target="https://www.gov.uk/guidance/landfill-developments-groundwater-risk-assessment-for-leachate" TargetMode="External"/><Relationship Id="rId48" Type="http://schemas.openxmlformats.org/officeDocument/2006/relationships/hyperlink" Target="https://wrap.org.uk/sectors/local-authorities" TargetMode="External"/><Relationship Id="rId69" Type="http://schemas.openxmlformats.org/officeDocument/2006/relationships/hyperlink" Target="https://wrap.org.uk/taking-action/plastic-packaging/the-uk-plastics-pact/whos-signed-up" TargetMode="External"/><Relationship Id="rId113" Type="http://schemas.openxmlformats.org/officeDocument/2006/relationships/hyperlink" Target="https://www.gov.uk/government/consultations/consistency-in-household-and-business-recycling-in-england/outcome/government-response" TargetMode="External"/><Relationship Id="rId134" Type="http://schemas.openxmlformats.org/officeDocument/2006/relationships/hyperlink" Target="https://www.s4ye.org/sites/default/files/2021-11/S4YE%20Discussion%20Note%20-Circular%20Economy%20and%20Jobs_2.pdf?mc_cid=c06aede96a&amp;mc_eid=6d82868c9d" TargetMode="External"/><Relationship Id="rId80" Type="http://schemas.openxmlformats.org/officeDocument/2006/relationships/hyperlink" Target="https://alupro.org.uk/" TargetMode="External"/><Relationship Id="rId155" Type="http://schemas.openxmlformats.org/officeDocument/2006/relationships/hyperlink" Target="https://www.adeptnet.org.uk/covid-19-waste-survey-result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LER330FS\m1001285$\Waste%20reforms\Consistency\Final%20IA\Household\Baseline%20waste%20from%20household%20recycling%20rate_031221.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LER330FS\m1001285$\Waste%20reforms\Consistency\Final%20IA\SaMBA\050121_SaMBA_Enterprise%20adjusted%20new_No%20FM.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16417380703454"/>
          <c:y val="7.3078503904644473E-2"/>
          <c:w val="0.8134525687963674"/>
          <c:h val="0.73152329089704915"/>
        </c:manualLayout>
      </c:layout>
      <c:lineChart>
        <c:grouping val="standard"/>
        <c:varyColors val="0"/>
        <c:ser>
          <c:idx val="0"/>
          <c:order val="0"/>
          <c:tx>
            <c:strRef>
              <c:f>Sheet1!$B$5</c:f>
              <c:strCache>
                <c:ptCount val="1"/>
                <c:pt idx="0">
                  <c:v>Recycling rate (excluding IBAm)</c:v>
                </c:pt>
              </c:strCache>
            </c:strRef>
          </c:tx>
          <c:spPr>
            <a:ln w="28575" cap="rnd">
              <a:solidFill>
                <a:schemeClr val="accent1"/>
              </a:solidFill>
              <a:round/>
            </a:ln>
            <a:effectLst/>
          </c:spPr>
          <c:marker>
            <c:symbol val="none"/>
          </c:marker>
          <c:dLbls>
            <c:dLbl>
              <c:idx val="5"/>
              <c:layout>
                <c:manualLayout>
                  <c:x val="-3.2296051073461618E-2"/>
                  <c:y val="4.51946427257340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7E7-4957-A1C2-FD40E2D20BE9}"/>
                </c:ext>
              </c:extLst>
            </c:dLbl>
            <c:dLbl>
              <c:idx val="6"/>
              <c:layout>
                <c:manualLayout>
                  <c:x val="-3.7216099638602416E-2"/>
                  <c:y val="5.76557019157652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7E7-4957-A1C2-FD40E2D20BE9}"/>
                </c:ext>
              </c:extLst>
            </c:dLbl>
            <c:dLbl>
              <c:idx val="7"/>
              <c:layout>
                <c:manualLayout>
                  <c:x val="-3.2296051073461618E-2"/>
                  <c:y val="5.14251723207495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7E7-4957-A1C2-FD40E2D20BE9}"/>
                </c:ext>
              </c:extLst>
            </c:dLbl>
            <c:dLbl>
              <c:idx val="8"/>
              <c:layout>
                <c:manualLayout>
                  <c:x val="-3.2296051073461743E-2"/>
                  <c:y val="3.58488483332106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7E7-4957-A1C2-FD40E2D20BE9}"/>
                </c:ext>
              </c:extLst>
            </c:dLbl>
            <c:dLbl>
              <c:idx val="9"/>
              <c:layout>
                <c:manualLayout>
                  <c:x val="-3.0656034885081354E-2"/>
                  <c:y val="4.51946427257340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7E7-4957-A1C2-FD40E2D20BE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Sheet1!$C$4:$L$4</c:f>
              <c:numCache>
                <c:formatCode>General</c:formatCode>
                <c:ptCount val="10"/>
                <c:pt idx="0">
                  <c:v>2010</c:v>
                </c:pt>
                <c:pt idx="1">
                  <c:v>2011</c:v>
                </c:pt>
                <c:pt idx="2">
                  <c:v>2012</c:v>
                </c:pt>
                <c:pt idx="3">
                  <c:v>2013</c:v>
                </c:pt>
                <c:pt idx="4">
                  <c:v>2014</c:v>
                </c:pt>
                <c:pt idx="5">
                  <c:v>2015</c:v>
                </c:pt>
                <c:pt idx="6">
                  <c:v>2016</c:v>
                </c:pt>
                <c:pt idx="7">
                  <c:v>2017</c:v>
                </c:pt>
                <c:pt idx="8">
                  <c:v>2018</c:v>
                </c:pt>
                <c:pt idx="9">
                  <c:v>2019</c:v>
                </c:pt>
              </c:numCache>
            </c:numRef>
          </c:cat>
          <c:val>
            <c:numRef>
              <c:f>Sheet1!$C$5:$L$5</c:f>
              <c:numCache>
                <c:formatCode>0.0%</c:formatCode>
                <c:ptCount val="10"/>
                <c:pt idx="0">
                  <c:v>0.41173439699059794</c:v>
                </c:pt>
                <c:pt idx="1">
                  <c:v>0.432853353220024</c:v>
                </c:pt>
                <c:pt idx="2">
                  <c:v>0.44106938228156017</c:v>
                </c:pt>
                <c:pt idx="3">
                  <c:v>0.44163049256607528</c:v>
                </c:pt>
                <c:pt idx="4">
                  <c:v>0.44845296050594213</c:v>
                </c:pt>
                <c:pt idx="5">
                  <c:v>0.43880770338926189</c:v>
                </c:pt>
                <c:pt idx="6">
                  <c:v>0.44241696923106538</c:v>
                </c:pt>
                <c:pt idx="7">
                  <c:v>0.44383890821441158</c:v>
                </c:pt>
                <c:pt idx="8">
                  <c:v>0.43813501498554569</c:v>
                </c:pt>
                <c:pt idx="9">
                  <c:v>0.44636188558671025</c:v>
                </c:pt>
              </c:numCache>
            </c:numRef>
          </c:val>
          <c:smooth val="0"/>
          <c:extLst>
            <c:ext xmlns:c16="http://schemas.microsoft.com/office/drawing/2014/chart" uri="{C3380CC4-5D6E-409C-BE32-E72D297353CC}">
              <c16:uniqueId val="{00000005-D7E7-4957-A1C2-FD40E2D20BE9}"/>
            </c:ext>
          </c:extLst>
        </c:ser>
        <c:ser>
          <c:idx val="1"/>
          <c:order val="1"/>
          <c:tx>
            <c:strRef>
              <c:f>Sheet1!$B$6</c:f>
              <c:strCache>
                <c:ptCount val="1"/>
                <c:pt idx="0">
                  <c:v>Recycling rate (including IBAm)</c:v>
                </c:pt>
              </c:strCache>
            </c:strRef>
          </c:tx>
          <c:spPr>
            <a:ln w="28575" cap="rnd">
              <a:solidFill>
                <a:schemeClr val="accent2"/>
              </a:solidFill>
              <a:round/>
            </a:ln>
            <a:effectLst/>
          </c:spPr>
          <c:marker>
            <c:symbol val="none"/>
          </c:marker>
          <c:dLbls>
            <c:dLbl>
              <c:idx val="5"/>
              <c:layout>
                <c:manualLayout>
                  <c:x val="-3.3936067261842007E-2"/>
                  <c:y val="-8.564647876959305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7E7-4957-A1C2-FD40E2D20BE9}"/>
                </c:ext>
              </c:extLst>
            </c:dLbl>
            <c:dLbl>
              <c:idx val="6"/>
              <c:layout>
                <c:manualLayout>
                  <c:x val="-3.8856115826982805E-2"/>
                  <c:y val="-8.87617435671008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7E7-4957-A1C2-FD40E2D20BE9}"/>
                </c:ext>
              </c:extLst>
            </c:dLbl>
            <c:dLbl>
              <c:idx val="7"/>
              <c:layout>
                <c:manualLayout>
                  <c:x val="-3.3936067261842007E-2"/>
                  <c:y val="-7.630068437706968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7E7-4957-A1C2-FD40E2D20BE9}"/>
                </c:ext>
              </c:extLst>
            </c:dLbl>
            <c:dLbl>
              <c:idx val="8"/>
              <c:layout>
                <c:manualLayout>
                  <c:x val="-3.2296051073461743E-2"/>
                  <c:y val="-7.630068437706968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7E7-4957-A1C2-FD40E2D20BE9}"/>
                </c:ext>
              </c:extLst>
            </c:dLbl>
            <c:dLbl>
              <c:idx val="9"/>
              <c:layout>
                <c:manualLayout>
                  <c:x val="-3.2296051073461618E-2"/>
                  <c:y val="-7.00701547820541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D7E7-4957-A1C2-FD40E2D20BE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Sheet1!$C$4:$L$4</c:f>
              <c:numCache>
                <c:formatCode>General</c:formatCode>
                <c:ptCount val="10"/>
                <c:pt idx="0">
                  <c:v>2010</c:v>
                </c:pt>
                <c:pt idx="1">
                  <c:v>2011</c:v>
                </c:pt>
                <c:pt idx="2">
                  <c:v>2012</c:v>
                </c:pt>
                <c:pt idx="3">
                  <c:v>2013</c:v>
                </c:pt>
                <c:pt idx="4">
                  <c:v>2014</c:v>
                </c:pt>
                <c:pt idx="5">
                  <c:v>2015</c:v>
                </c:pt>
                <c:pt idx="6">
                  <c:v>2016</c:v>
                </c:pt>
                <c:pt idx="7">
                  <c:v>2017</c:v>
                </c:pt>
                <c:pt idx="8">
                  <c:v>2018</c:v>
                </c:pt>
                <c:pt idx="9">
                  <c:v>2019</c:v>
                </c:pt>
              </c:numCache>
            </c:numRef>
          </c:cat>
          <c:val>
            <c:numRef>
              <c:f>Sheet1!$C$6:$L$6</c:f>
              <c:numCache>
                <c:formatCode>General</c:formatCode>
                <c:ptCount val="10"/>
                <c:pt idx="5" formatCode="0.0%">
                  <c:v>0.44315807200271645</c:v>
                </c:pt>
                <c:pt idx="6" formatCode="0.0%">
                  <c:v>0.44869862631316998</c:v>
                </c:pt>
                <c:pt idx="7" formatCode="0.0%">
                  <c:v>0.45189632689691739</c:v>
                </c:pt>
                <c:pt idx="8" formatCode="0.0%">
                  <c:v>0.44660385198083147</c:v>
                </c:pt>
                <c:pt idx="9" formatCode="0.0%">
                  <c:v>0.45546934123363564</c:v>
                </c:pt>
              </c:numCache>
            </c:numRef>
          </c:val>
          <c:smooth val="0"/>
          <c:extLst>
            <c:ext xmlns:c16="http://schemas.microsoft.com/office/drawing/2014/chart" uri="{C3380CC4-5D6E-409C-BE32-E72D297353CC}">
              <c16:uniqueId val="{0000000B-D7E7-4957-A1C2-FD40E2D20BE9}"/>
            </c:ext>
          </c:extLst>
        </c:ser>
        <c:dLbls>
          <c:dLblPos val="t"/>
          <c:showLegendKey val="0"/>
          <c:showVal val="1"/>
          <c:showCatName val="0"/>
          <c:showSerName val="0"/>
          <c:showPercent val="0"/>
          <c:showBubbleSize val="0"/>
        </c:dLbls>
        <c:smooth val="0"/>
        <c:axId val="233983343"/>
        <c:axId val="233967951"/>
      </c:lineChart>
      <c:catAx>
        <c:axId val="2339833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a:t>Year</a:t>
                </a:r>
              </a:p>
            </c:rich>
          </c:tx>
          <c:layout>
            <c:manualLayout>
              <c:xMode val="edge"/>
              <c:yMode val="edge"/>
              <c:x val="0.46759779984725891"/>
              <c:y val="0.8581183310030171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33967951"/>
        <c:crosses val="autoZero"/>
        <c:auto val="1"/>
        <c:lblAlgn val="ctr"/>
        <c:lblOffset val="100"/>
        <c:noMultiLvlLbl val="0"/>
      </c:catAx>
      <c:valAx>
        <c:axId val="233967951"/>
        <c:scaling>
          <c:orientation val="minMax"/>
          <c:min val="0.30000000000000004"/>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a:t>Waste from households recycling rate, %</a:t>
                </a:r>
              </a:p>
            </c:rich>
          </c:tx>
          <c:layout>
            <c:manualLayout>
              <c:xMode val="edge"/>
              <c:yMode val="edge"/>
              <c:x val="3.810576103268816E-2"/>
              <c:y val="8.5496098170156132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33983343"/>
        <c:crosses val="autoZero"/>
        <c:crossBetween val="between"/>
      </c:valAx>
      <c:spPr>
        <a:noFill/>
        <a:ln>
          <a:noFill/>
        </a:ln>
        <a:effectLst/>
      </c:spPr>
    </c:plotArea>
    <c:legend>
      <c:legendPos val="b"/>
      <c:layout>
        <c:manualLayout>
          <c:xMode val="edge"/>
          <c:yMode val="edge"/>
          <c:x val="0.18511727923638782"/>
          <c:y val="0.90939902372016579"/>
          <c:w val="0.59368508538285858"/>
          <c:h val="5.63330635072485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a:t>Micro businesses</a:t>
            </a:r>
          </a:p>
        </c:rich>
      </c:tx>
      <c:layout>
        <c:manualLayout>
          <c:xMode val="edge"/>
          <c:yMode val="edge"/>
          <c:x val="0.40341392347982935"/>
          <c:y val="2.9101491451436885E-2"/>
        </c:manualLayout>
      </c:layout>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3505140215681996"/>
          <c:y val="0.19857126554832821"/>
          <c:w val="0.70137407934140394"/>
          <c:h val="0.57031476012751958"/>
        </c:manualLayout>
      </c:layout>
      <c:barChart>
        <c:barDir val="col"/>
        <c:grouping val="clustered"/>
        <c:varyColors val="0"/>
        <c:ser>
          <c:idx val="1"/>
          <c:order val="1"/>
          <c:tx>
            <c:strRef>
              <c:f>'Descriptive stats'!$D$28</c:f>
              <c:strCache>
                <c:ptCount val="1"/>
                <c:pt idx="0">
                  <c:v>Total waste arisings</c:v>
                </c:pt>
              </c:strCache>
            </c:strRef>
          </c:tx>
          <c:spPr>
            <a:solidFill>
              <a:schemeClr val="accent2"/>
            </a:solidFill>
            <a:ln>
              <a:noFill/>
            </a:ln>
            <a:effectLst/>
          </c:spPr>
          <c:invertIfNegative val="0"/>
          <c:cat>
            <c:strRef>
              <c:f>'Descriptive stats'!$B$29:$B$34</c:f>
              <c:strCache>
                <c:ptCount val="6"/>
                <c:pt idx="0">
                  <c:v>Hospitality</c:v>
                </c:pt>
                <c:pt idx="1">
                  <c:v>Retail &amp; Wholesale</c:v>
                </c:pt>
                <c:pt idx="2">
                  <c:v>Health</c:v>
                </c:pt>
                <c:pt idx="3">
                  <c:v>Education</c:v>
                </c:pt>
                <c:pt idx="4">
                  <c:v>Transport &amp; Storage</c:v>
                </c:pt>
                <c:pt idx="5">
                  <c:v>Offices &amp; other Services</c:v>
                </c:pt>
              </c:strCache>
            </c:strRef>
          </c:cat>
          <c:val>
            <c:numRef>
              <c:f>'Descriptive stats'!$D$29:$D$34</c:f>
              <c:numCache>
                <c:formatCode>_-* #,##0_-;\-* #,##0_-;_-* "-"??_-;_-@_-</c:formatCode>
                <c:ptCount val="6"/>
                <c:pt idx="0">
                  <c:v>1805383.4242157359</c:v>
                </c:pt>
                <c:pt idx="1">
                  <c:v>3443729.8619174375</c:v>
                </c:pt>
                <c:pt idx="2">
                  <c:v>479011.68653013691</c:v>
                </c:pt>
                <c:pt idx="3">
                  <c:v>29558.444489156798</c:v>
                </c:pt>
                <c:pt idx="4">
                  <c:v>429530.05074324802</c:v>
                </c:pt>
                <c:pt idx="5">
                  <c:v>1393698.2402602972</c:v>
                </c:pt>
              </c:numCache>
            </c:numRef>
          </c:val>
          <c:extLst>
            <c:ext xmlns:c16="http://schemas.microsoft.com/office/drawing/2014/chart" uri="{C3380CC4-5D6E-409C-BE32-E72D297353CC}">
              <c16:uniqueId val="{00000000-5593-49FF-A505-A786AE744E28}"/>
            </c:ext>
          </c:extLst>
        </c:ser>
        <c:dLbls>
          <c:showLegendKey val="0"/>
          <c:showVal val="0"/>
          <c:showCatName val="0"/>
          <c:showSerName val="0"/>
          <c:showPercent val="0"/>
          <c:showBubbleSize val="0"/>
        </c:dLbls>
        <c:gapWidth val="219"/>
        <c:axId val="1930858080"/>
        <c:axId val="1930860992"/>
        <c:extLst>
          <c:ext xmlns:c15="http://schemas.microsoft.com/office/drawing/2012/chart" uri="{02D57815-91ED-43cb-92C2-25804820EDAC}">
            <c15:filteredBarSeries>
              <c15:ser>
                <c:idx val="2"/>
                <c:order val="2"/>
                <c:tx>
                  <c:strRef>
                    <c:extLst>
                      <c:ext uri="{02D57815-91ED-43cb-92C2-25804820EDAC}">
                        <c15:formulaRef>
                          <c15:sqref>'Descriptive stats'!$E$28</c15:sqref>
                        </c15:formulaRef>
                      </c:ext>
                    </c:extLst>
                    <c:strCache>
                      <c:ptCount val="1"/>
                      <c:pt idx="0">
                        <c:v>Recycling arisings</c:v>
                      </c:pt>
                    </c:strCache>
                  </c:strRef>
                </c:tx>
                <c:spPr>
                  <a:solidFill>
                    <a:schemeClr val="accent3"/>
                  </a:solidFill>
                  <a:ln>
                    <a:noFill/>
                  </a:ln>
                  <a:effectLst/>
                </c:spPr>
                <c:invertIfNegative val="0"/>
                <c:cat>
                  <c:strRef>
                    <c:extLst>
                      <c:ext uri="{02D57815-91ED-43cb-92C2-25804820EDAC}">
                        <c15:formulaRef>
                          <c15:sqref>'Descriptive stats'!$B$29:$B$34</c15:sqref>
                        </c15:formulaRef>
                      </c:ext>
                    </c:extLst>
                    <c:strCache>
                      <c:ptCount val="6"/>
                      <c:pt idx="0">
                        <c:v>Hospitality</c:v>
                      </c:pt>
                      <c:pt idx="1">
                        <c:v>Retail &amp; Wholesale</c:v>
                      </c:pt>
                      <c:pt idx="2">
                        <c:v>Health</c:v>
                      </c:pt>
                      <c:pt idx="3">
                        <c:v>Education</c:v>
                      </c:pt>
                      <c:pt idx="4">
                        <c:v>Transport &amp; Storage</c:v>
                      </c:pt>
                      <c:pt idx="5">
                        <c:v>Offices &amp; other Services</c:v>
                      </c:pt>
                    </c:strCache>
                  </c:strRef>
                </c:cat>
                <c:val>
                  <c:numRef>
                    <c:extLst>
                      <c:ext uri="{02D57815-91ED-43cb-92C2-25804820EDAC}">
                        <c15:formulaRef>
                          <c15:sqref>'Descriptive stats'!$E$29:$E$34</c15:sqref>
                        </c15:formulaRef>
                      </c:ext>
                    </c:extLst>
                    <c:numCache>
                      <c:formatCode>_-* #,##0_-;\-* #,##0_-;_-* "-"??_-;_-@_-</c:formatCode>
                      <c:ptCount val="6"/>
                      <c:pt idx="0">
                        <c:v>683091.30769847368</c:v>
                      </c:pt>
                      <c:pt idx="1">
                        <c:v>1542669.8720792783</c:v>
                      </c:pt>
                      <c:pt idx="2">
                        <c:v>216423.20971187367</c:v>
                      </c:pt>
                      <c:pt idx="3">
                        <c:v>7747.9777599242152</c:v>
                      </c:pt>
                      <c:pt idx="4">
                        <c:v>194579.89463360872</c:v>
                      </c:pt>
                      <c:pt idx="5">
                        <c:v>575384.80578787532</c:v>
                      </c:pt>
                    </c:numCache>
                  </c:numRef>
                </c:val>
                <c:extLst>
                  <c:ext xmlns:c16="http://schemas.microsoft.com/office/drawing/2014/chart" uri="{C3380CC4-5D6E-409C-BE32-E72D297353CC}">
                    <c16:uniqueId val="{00000002-5593-49FF-A505-A786AE744E28}"/>
                  </c:ext>
                </c:extLst>
              </c15:ser>
            </c15:filteredBarSeries>
          </c:ext>
        </c:extLst>
      </c:barChart>
      <c:scatterChart>
        <c:scatterStyle val="lineMarker"/>
        <c:varyColors val="0"/>
        <c:ser>
          <c:idx val="0"/>
          <c:order val="0"/>
          <c:tx>
            <c:strRef>
              <c:f>'Descriptive stats'!$C$28</c:f>
              <c:strCache>
                <c:ptCount val="1"/>
                <c:pt idx="0">
                  <c:v>Local unit count</c:v>
                </c:pt>
              </c:strCache>
            </c:strRef>
          </c:tx>
          <c:spPr>
            <a:ln w="25400" cap="rnd">
              <a:noFill/>
              <a:round/>
            </a:ln>
            <a:effectLst/>
          </c:spPr>
          <c:marker>
            <c:symbol val="circle"/>
            <c:size val="5"/>
            <c:spPr>
              <a:solidFill>
                <a:schemeClr val="accent1"/>
              </a:solidFill>
              <a:ln w="9525">
                <a:solidFill>
                  <a:schemeClr val="accent1"/>
                </a:solidFill>
              </a:ln>
              <a:effectLst/>
            </c:spPr>
          </c:marker>
          <c:xVal>
            <c:strRef>
              <c:f>'Descriptive stats'!$B$29:$B$34</c:f>
              <c:strCache>
                <c:ptCount val="6"/>
                <c:pt idx="0">
                  <c:v>Hospitality</c:v>
                </c:pt>
                <c:pt idx="1">
                  <c:v>Retail &amp; Wholesale</c:v>
                </c:pt>
                <c:pt idx="2">
                  <c:v>Health</c:v>
                </c:pt>
                <c:pt idx="3">
                  <c:v>Education</c:v>
                </c:pt>
                <c:pt idx="4">
                  <c:v>Transport &amp; Storage</c:v>
                </c:pt>
                <c:pt idx="5">
                  <c:v>Offices &amp; other Services</c:v>
                </c:pt>
              </c:strCache>
            </c:strRef>
          </c:xVal>
          <c:yVal>
            <c:numRef>
              <c:f>'Descriptive stats'!$C$29:$C$34</c:f>
              <c:numCache>
                <c:formatCode>_-* #,##0_-;\-* #,##0_-;_-* "-"??_-;_-@_-</c:formatCode>
                <c:ptCount val="6"/>
                <c:pt idx="0">
                  <c:v>113390</c:v>
                </c:pt>
                <c:pt idx="1">
                  <c:v>352050</c:v>
                </c:pt>
                <c:pt idx="2">
                  <c:v>90365</c:v>
                </c:pt>
                <c:pt idx="3">
                  <c:v>31830</c:v>
                </c:pt>
                <c:pt idx="4">
                  <c:v>96220</c:v>
                </c:pt>
                <c:pt idx="5">
                  <c:v>1114125</c:v>
                </c:pt>
              </c:numCache>
            </c:numRef>
          </c:yVal>
          <c:smooth val="0"/>
          <c:extLst>
            <c:ext xmlns:c16="http://schemas.microsoft.com/office/drawing/2014/chart" uri="{C3380CC4-5D6E-409C-BE32-E72D297353CC}">
              <c16:uniqueId val="{00000001-5593-49FF-A505-A786AE744E28}"/>
            </c:ext>
          </c:extLst>
        </c:ser>
        <c:dLbls>
          <c:showLegendKey val="0"/>
          <c:showVal val="0"/>
          <c:showCatName val="0"/>
          <c:showSerName val="0"/>
          <c:showPercent val="0"/>
          <c:showBubbleSize val="0"/>
        </c:dLbls>
        <c:axId val="2077562416"/>
        <c:axId val="1967627120"/>
      </c:scatterChart>
      <c:catAx>
        <c:axId val="193085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30860992"/>
        <c:crosses val="autoZero"/>
        <c:auto val="1"/>
        <c:lblAlgn val="ctr"/>
        <c:lblOffset val="100"/>
        <c:noMultiLvlLbl val="0"/>
      </c:catAx>
      <c:valAx>
        <c:axId val="1930860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a:t>Arisings,</a:t>
                </a:r>
              </a:p>
              <a:p>
                <a:pPr>
                  <a:defRPr/>
                </a:pPr>
                <a:r>
                  <a:rPr lang="en-GB"/>
                  <a:t> tonnes</a:t>
                </a:r>
              </a:p>
            </c:rich>
          </c:tx>
          <c:layout>
            <c:manualLayout>
              <c:xMode val="edge"/>
              <c:yMode val="edge"/>
              <c:x val="2.8566836634407483E-2"/>
              <c:y val="2.7485442093474217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30858080"/>
        <c:crosses val="autoZero"/>
        <c:crossBetween val="between"/>
      </c:valAx>
      <c:valAx>
        <c:axId val="1967627120"/>
        <c:scaling>
          <c:orientation val="minMax"/>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a:t>Unit count</a:t>
                </a:r>
              </a:p>
            </c:rich>
          </c:tx>
          <c:layout>
            <c:manualLayout>
              <c:xMode val="edge"/>
              <c:yMode val="edge"/>
              <c:x val="0.8559177679882527"/>
              <c:y val="5.9581866562787335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_-* #,##0_-;\-* #,##0_-;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77562416"/>
        <c:crosses val="max"/>
        <c:crossBetween val="midCat"/>
      </c:valAx>
      <c:valAx>
        <c:axId val="2077562416"/>
        <c:scaling>
          <c:orientation val="minMax"/>
        </c:scaling>
        <c:delete val="1"/>
        <c:axPos val="b"/>
        <c:majorTickMark val="out"/>
        <c:minorTickMark val="none"/>
        <c:tickLblPos val="nextTo"/>
        <c:crossAx val="1967627120"/>
        <c:crosses val="autoZero"/>
        <c:crossBetween val="midCat"/>
      </c:valAx>
      <c:spPr>
        <a:noFill/>
        <a:ln>
          <a:noFill/>
        </a:ln>
        <a:effectLst/>
      </c:spPr>
    </c:plotArea>
    <c:legend>
      <c:legendPos val="r"/>
      <c:layout>
        <c:manualLayout>
          <c:xMode val="edge"/>
          <c:yMode val="edge"/>
          <c:x val="0.27803255936291543"/>
          <c:y val="0.10454106280193237"/>
          <c:w val="0.4296201632988475"/>
          <c:h val="4.7159548962608745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lang="en-US" sz="960" b="0" i="0" u="none" strike="noStrike" kern="1200" spc="0" baseline="0">
                <a:solidFill>
                  <a:schemeClr val="tx1"/>
                </a:solidFill>
                <a:latin typeface="Arial" panose="020B0604020202020204" pitchFamily="34" charset="0"/>
                <a:ea typeface="+mn-ea"/>
                <a:cs typeface="Arial" panose="020B0604020202020204" pitchFamily="34" charset="0"/>
              </a:defRPr>
            </a:pPr>
            <a:r>
              <a:rPr lang="en-GB"/>
              <a:t>Small businesses</a:t>
            </a:r>
          </a:p>
        </c:rich>
      </c:tx>
      <c:layout>
        <c:manualLayout>
          <c:xMode val="edge"/>
          <c:yMode val="edge"/>
          <c:x val="0.41118257202774283"/>
          <c:y val="1.6411268435151997E-2"/>
        </c:manualLayout>
      </c:layout>
      <c:overlay val="0"/>
      <c:spPr>
        <a:noFill/>
        <a:ln>
          <a:noFill/>
        </a:ln>
        <a:effectLst/>
      </c:spPr>
      <c:txPr>
        <a:bodyPr rot="0" spcFirstLastPara="1" vertOverflow="ellipsis" vert="horz" wrap="square" anchor="ctr" anchorCtr="1"/>
        <a:lstStyle/>
        <a:p>
          <a:pPr algn="ctr">
            <a:defRPr lang="en-US" sz="96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1824595643493284"/>
          <c:y val="0.16756951571396864"/>
          <c:w val="0.778593669381071"/>
          <c:h val="0.61720806404575757"/>
        </c:manualLayout>
      </c:layout>
      <c:barChart>
        <c:barDir val="col"/>
        <c:grouping val="clustered"/>
        <c:varyColors val="0"/>
        <c:ser>
          <c:idx val="1"/>
          <c:order val="1"/>
          <c:tx>
            <c:strRef>
              <c:f>'Descriptive stats'!$O$28</c:f>
              <c:strCache>
                <c:ptCount val="1"/>
                <c:pt idx="0">
                  <c:v>Total waste arisings</c:v>
                </c:pt>
              </c:strCache>
            </c:strRef>
          </c:tx>
          <c:spPr>
            <a:solidFill>
              <a:schemeClr val="accent2"/>
            </a:solidFill>
            <a:ln>
              <a:noFill/>
            </a:ln>
            <a:effectLst/>
          </c:spPr>
          <c:invertIfNegative val="0"/>
          <c:cat>
            <c:strRef>
              <c:f>'Descriptive stats'!$M$29:$M$34</c:f>
              <c:strCache>
                <c:ptCount val="6"/>
                <c:pt idx="0">
                  <c:v>Hospitality</c:v>
                </c:pt>
                <c:pt idx="1">
                  <c:v>Retail &amp; Wholesale</c:v>
                </c:pt>
                <c:pt idx="2">
                  <c:v>Health</c:v>
                </c:pt>
                <c:pt idx="3">
                  <c:v>Education</c:v>
                </c:pt>
                <c:pt idx="4">
                  <c:v>Transport &amp; Storage</c:v>
                </c:pt>
                <c:pt idx="5">
                  <c:v>Offices &amp; other Services</c:v>
                </c:pt>
              </c:strCache>
            </c:strRef>
          </c:cat>
          <c:val>
            <c:numRef>
              <c:f>'Descriptive stats'!$O$29:$O$34</c:f>
              <c:numCache>
                <c:formatCode>_-* #,##0_-;\-* #,##0_-;_-* "-"??_-;_-@_-</c:formatCode>
                <c:ptCount val="6"/>
                <c:pt idx="0">
                  <c:v>1284600.8632527776</c:v>
                </c:pt>
                <c:pt idx="1">
                  <c:v>3301850.7817611629</c:v>
                </c:pt>
                <c:pt idx="2">
                  <c:v>1055792.615207179</c:v>
                </c:pt>
                <c:pt idx="3">
                  <c:v>943358.6703385578</c:v>
                </c:pt>
                <c:pt idx="4">
                  <c:v>591206.46927396767</c:v>
                </c:pt>
                <c:pt idx="5">
                  <c:v>1395210.6608178853</c:v>
                </c:pt>
              </c:numCache>
            </c:numRef>
          </c:val>
          <c:extLst>
            <c:ext xmlns:c16="http://schemas.microsoft.com/office/drawing/2014/chart" uri="{C3380CC4-5D6E-409C-BE32-E72D297353CC}">
              <c16:uniqueId val="{00000000-1D97-417F-A2EA-97575C276E40}"/>
            </c:ext>
          </c:extLst>
        </c:ser>
        <c:dLbls>
          <c:showLegendKey val="0"/>
          <c:showVal val="0"/>
          <c:showCatName val="0"/>
          <c:showSerName val="0"/>
          <c:showPercent val="0"/>
          <c:showBubbleSize val="0"/>
        </c:dLbls>
        <c:gapWidth val="219"/>
        <c:axId val="8118880"/>
        <c:axId val="8122208"/>
        <c:extLst>
          <c:ext xmlns:c15="http://schemas.microsoft.com/office/drawing/2012/chart" uri="{02D57815-91ED-43cb-92C2-25804820EDAC}">
            <c15:filteredBarSeries>
              <c15:ser>
                <c:idx val="2"/>
                <c:order val="2"/>
                <c:tx>
                  <c:strRef>
                    <c:extLst>
                      <c:ext uri="{02D57815-91ED-43cb-92C2-25804820EDAC}">
                        <c15:formulaRef>
                          <c15:sqref>'Descriptive stats'!$P$28</c15:sqref>
                        </c15:formulaRef>
                      </c:ext>
                    </c:extLst>
                    <c:strCache>
                      <c:ptCount val="1"/>
                      <c:pt idx="0">
                        <c:v>Recycling arisings</c:v>
                      </c:pt>
                    </c:strCache>
                  </c:strRef>
                </c:tx>
                <c:spPr>
                  <a:solidFill>
                    <a:schemeClr val="accent3"/>
                  </a:solidFill>
                  <a:ln>
                    <a:noFill/>
                  </a:ln>
                  <a:effectLst/>
                </c:spPr>
                <c:invertIfNegative val="0"/>
                <c:cat>
                  <c:strRef>
                    <c:extLst>
                      <c:ext uri="{02D57815-91ED-43cb-92C2-25804820EDAC}">
                        <c15:formulaRef>
                          <c15:sqref>'Descriptive stats'!$M$29:$M$34</c15:sqref>
                        </c15:formulaRef>
                      </c:ext>
                    </c:extLst>
                    <c:strCache>
                      <c:ptCount val="6"/>
                      <c:pt idx="0">
                        <c:v>Hospitality</c:v>
                      </c:pt>
                      <c:pt idx="1">
                        <c:v>Retail &amp; Wholesale</c:v>
                      </c:pt>
                      <c:pt idx="2">
                        <c:v>Health</c:v>
                      </c:pt>
                      <c:pt idx="3">
                        <c:v>Education</c:v>
                      </c:pt>
                      <c:pt idx="4">
                        <c:v>Transport &amp; Storage</c:v>
                      </c:pt>
                      <c:pt idx="5">
                        <c:v>Offices &amp; other Services</c:v>
                      </c:pt>
                    </c:strCache>
                  </c:strRef>
                </c:cat>
                <c:val>
                  <c:numRef>
                    <c:extLst>
                      <c:ext uri="{02D57815-91ED-43cb-92C2-25804820EDAC}">
                        <c15:formulaRef>
                          <c15:sqref>'Descriptive stats'!$P$29:$P$34</c15:sqref>
                        </c15:formulaRef>
                      </c:ext>
                    </c:extLst>
                    <c:numCache>
                      <c:formatCode>_-* #,##0_-;\-* #,##0_-;_-* "-"??_-;_-@_-</c:formatCode>
                      <c:ptCount val="6"/>
                      <c:pt idx="0">
                        <c:v>507833.24410319055</c:v>
                      </c:pt>
                      <c:pt idx="1">
                        <c:v>1491025.9572491338</c:v>
                      </c:pt>
                      <c:pt idx="2">
                        <c:v>477183.29618354613</c:v>
                      </c:pt>
                      <c:pt idx="3">
                        <c:v>335069.76734784944</c:v>
                      </c:pt>
                      <c:pt idx="4">
                        <c:v>267820.35924839135</c:v>
                      </c:pt>
                      <c:pt idx="5">
                        <c:v>576009.204803142</c:v>
                      </c:pt>
                    </c:numCache>
                  </c:numRef>
                </c:val>
                <c:extLst>
                  <c:ext xmlns:c16="http://schemas.microsoft.com/office/drawing/2014/chart" uri="{C3380CC4-5D6E-409C-BE32-E72D297353CC}">
                    <c16:uniqueId val="{00000002-1D97-417F-A2EA-97575C276E40}"/>
                  </c:ext>
                </c:extLst>
              </c15:ser>
            </c15:filteredBarSeries>
          </c:ext>
        </c:extLst>
      </c:barChart>
      <c:scatterChart>
        <c:scatterStyle val="lineMarker"/>
        <c:varyColors val="0"/>
        <c:ser>
          <c:idx val="0"/>
          <c:order val="0"/>
          <c:tx>
            <c:strRef>
              <c:f>'Descriptive stats'!$N$28</c:f>
              <c:strCache>
                <c:ptCount val="1"/>
                <c:pt idx="0">
                  <c:v>Local unit count</c:v>
                </c:pt>
              </c:strCache>
            </c:strRef>
          </c:tx>
          <c:spPr>
            <a:ln w="25400" cap="rnd">
              <a:noFill/>
              <a:round/>
            </a:ln>
            <a:effectLst/>
          </c:spPr>
          <c:marker>
            <c:symbol val="circle"/>
            <c:size val="5"/>
            <c:spPr>
              <a:solidFill>
                <a:schemeClr val="accent1"/>
              </a:solidFill>
              <a:ln w="9525">
                <a:solidFill>
                  <a:schemeClr val="accent1"/>
                </a:solidFill>
              </a:ln>
              <a:effectLst/>
            </c:spPr>
          </c:marker>
          <c:xVal>
            <c:strRef>
              <c:f>'Descriptive stats'!$M$29:$M$34</c:f>
              <c:strCache>
                <c:ptCount val="6"/>
                <c:pt idx="0">
                  <c:v>Hospitality</c:v>
                </c:pt>
                <c:pt idx="1">
                  <c:v>Retail &amp; Wholesale</c:v>
                </c:pt>
                <c:pt idx="2">
                  <c:v>Health</c:v>
                </c:pt>
                <c:pt idx="3">
                  <c:v>Education</c:v>
                </c:pt>
                <c:pt idx="4">
                  <c:v>Transport &amp; Storage</c:v>
                </c:pt>
                <c:pt idx="5">
                  <c:v>Offices &amp; other Services</c:v>
                </c:pt>
              </c:strCache>
            </c:strRef>
          </c:xVal>
          <c:yVal>
            <c:numRef>
              <c:f>'Descriptive stats'!$N$29:$N$34</c:f>
              <c:numCache>
                <c:formatCode>_-* #,##0_-;\-* #,##0_-;_-* "-"??_-;_-@_-</c:formatCode>
                <c:ptCount val="6"/>
                <c:pt idx="0">
                  <c:v>47965</c:v>
                </c:pt>
                <c:pt idx="1">
                  <c:v>71920</c:v>
                </c:pt>
                <c:pt idx="2">
                  <c:v>42785</c:v>
                </c:pt>
                <c:pt idx="3">
                  <c:v>18410</c:v>
                </c:pt>
                <c:pt idx="4">
                  <c:v>10795</c:v>
                </c:pt>
                <c:pt idx="5">
                  <c:v>96610</c:v>
                </c:pt>
              </c:numCache>
            </c:numRef>
          </c:yVal>
          <c:smooth val="0"/>
          <c:extLst>
            <c:ext xmlns:c16="http://schemas.microsoft.com/office/drawing/2014/chart" uri="{C3380CC4-5D6E-409C-BE32-E72D297353CC}">
              <c16:uniqueId val="{00000001-1D97-417F-A2EA-97575C276E40}"/>
            </c:ext>
          </c:extLst>
        </c:ser>
        <c:dLbls>
          <c:showLegendKey val="0"/>
          <c:showVal val="0"/>
          <c:showCatName val="0"/>
          <c:showSerName val="0"/>
          <c:showPercent val="0"/>
          <c:showBubbleSize val="0"/>
        </c:dLbls>
        <c:axId val="107543728"/>
        <c:axId val="107542064"/>
      </c:scatterChart>
      <c:catAx>
        <c:axId val="8118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8122208"/>
        <c:crosses val="autoZero"/>
        <c:auto val="1"/>
        <c:lblAlgn val="ctr"/>
        <c:lblOffset val="100"/>
        <c:noMultiLvlLbl val="0"/>
      </c:catAx>
      <c:valAx>
        <c:axId val="8122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r>
                  <a:rPr lang="en-GB"/>
                  <a:t>Arisings, </a:t>
                </a:r>
              </a:p>
              <a:p>
                <a:pPr>
                  <a:defRPr/>
                </a:pPr>
                <a:r>
                  <a:rPr lang="en-GB"/>
                  <a:t>tonnes</a:t>
                </a:r>
              </a:p>
            </c:rich>
          </c:tx>
          <c:layout>
            <c:manualLayout>
              <c:xMode val="edge"/>
              <c:yMode val="edge"/>
              <c:x val="2.9474481518955858E-2"/>
              <c:y val="2.2216020094892552E-2"/>
            </c:manualLayout>
          </c:layout>
          <c:overlay val="0"/>
          <c:spPr>
            <a:noFill/>
            <a:ln>
              <a:noFill/>
            </a:ln>
            <a:effectLst/>
          </c:spPr>
          <c:txPr>
            <a:bodyPr rot="0" spcFirstLastPara="1" vertOverflow="ellipsis"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8118880"/>
        <c:crosses val="autoZero"/>
        <c:crossBetween val="between"/>
      </c:valAx>
      <c:valAx>
        <c:axId val="107542064"/>
        <c:scaling>
          <c:orientation val="minMax"/>
        </c:scaling>
        <c:delete val="0"/>
        <c:axPos val="r"/>
        <c:title>
          <c:tx>
            <c:rich>
              <a:bodyPr rot="0" spcFirstLastPara="1" vertOverflow="ellipsis"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r>
                  <a:rPr lang="en-GB"/>
                  <a:t>Unit count</a:t>
                </a:r>
              </a:p>
            </c:rich>
          </c:tx>
          <c:layout>
            <c:manualLayout>
              <c:xMode val="edge"/>
              <c:yMode val="edge"/>
              <c:x val="0.88123474515434308"/>
              <c:y val="3.4722145916521806E-2"/>
            </c:manualLayout>
          </c:layout>
          <c:overlay val="0"/>
          <c:spPr>
            <a:noFill/>
            <a:ln>
              <a:noFill/>
            </a:ln>
            <a:effectLst/>
          </c:spPr>
          <c:txPr>
            <a:bodyPr rot="0" spcFirstLastPara="1" vertOverflow="ellipsis"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_-* #,##0_-;\-* #,##0_-;_-* &quot;-&quot;??_-;_-@_-" sourceLinked="1"/>
        <c:majorTickMark val="out"/>
        <c:minorTickMark val="none"/>
        <c:tickLblPos val="nextTo"/>
        <c:spPr>
          <a:noFill/>
          <a:ln>
            <a:noFill/>
          </a:ln>
          <a:effectLst/>
        </c:spPr>
        <c:txPr>
          <a:bodyPr rot="-60000000" spcFirstLastPara="1" vertOverflow="ellipsis" vert="horz"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7543728"/>
        <c:crosses val="max"/>
        <c:crossBetween val="midCat"/>
      </c:valAx>
      <c:valAx>
        <c:axId val="107543728"/>
        <c:scaling>
          <c:orientation val="minMax"/>
        </c:scaling>
        <c:delete val="1"/>
        <c:axPos val="b"/>
        <c:majorTickMark val="out"/>
        <c:minorTickMark val="none"/>
        <c:tickLblPos val="nextTo"/>
        <c:crossAx val="107542064"/>
        <c:crosses val="autoZero"/>
        <c:crossBetween val="midCat"/>
      </c:valAx>
      <c:spPr>
        <a:noFill/>
        <a:ln>
          <a:noFill/>
        </a:ln>
        <a:effectLst/>
      </c:spPr>
    </c:plotArea>
    <c:legend>
      <c:legendPos val="b"/>
      <c:layout>
        <c:manualLayout>
          <c:xMode val="edge"/>
          <c:yMode val="edge"/>
          <c:x val="0.2911138369010407"/>
          <c:y val="8.8071624315171598E-2"/>
          <c:w val="0.40574583665916453"/>
          <c:h val="3.7691433545774679E-2"/>
        </c:manualLayout>
      </c:layout>
      <c:overlay val="0"/>
      <c:spPr>
        <a:noFill/>
        <a:ln>
          <a:noFill/>
        </a:ln>
        <a:effectLst/>
      </c:spPr>
      <c:txPr>
        <a:bodyPr rot="0" spcFirstLastPara="1" vertOverflow="ellipsis" vert="horz" wrap="square" anchor="ctr" anchorCtr="1"/>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0.38194</cdr:x>
      <cdr:y>0.51984</cdr:y>
    </cdr:from>
    <cdr:to>
      <cdr:x>0.71119</cdr:x>
      <cdr:y>0.7488</cdr:y>
    </cdr:to>
    <cdr:sp macro="" textlink="">
      <cdr:nvSpPr>
        <cdr:cNvPr id="2" name="TextBox 2">
          <a:extLst xmlns:a="http://schemas.openxmlformats.org/drawingml/2006/main">
            <a:ext uri="{FF2B5EF4-FFF2-40B4-BE49-F238E27FC236}">
              <a16:creationId xmlns:a16="http://schemas.microsoft.com/office/drawing/2014/main" id="{DC8874C1-CD41-400D-8A8D-A65AF4F0E84F}"/>
            </a:ext>
          </a:extLst>
        </cdr:cNvPr>
        <cdr:cNvSpPr txBox="1"/>
      </cdr:nvSpPr>
      <cdr:spPr>
        <a:xfrm xmlns:a="http://schemas.openxmlformats.org/drawingml/2006/main">
          <a:off x="2475023" y="1773274"/>
          <a:ext cx="2133600" cy="781051"/>
        </a:xfrm>
        <a:prstGeom xmlns:a="http://schemas.openxmlformats.org/drawingml/2006/main" prst="rect">
          <a:avLst/>
        </a:prstGeom>
        <a:solidFill xmlns:a="http://schemas.openxmlformats.org/drawingml/2006/main">
          <a:schemeClr val="lt1"/>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GB" sz="1050"/>
            <a:t>In September 2016, WRAP a</a:t>
          </a:r>
          <a:r>
            <a:rPr lang="en-GB" sz="1050" baseline="0"/>
            <a:t>nd an industry advisory group published a framework for greater consistency</a:t>
          </a:r>
          <a:endParaRPr lang="en-GB" sz="1050"/>
        </a:p>
      </cdr:txBody>
    </cdr:sp>
  </cdr:relSizeAnchor>
  <cdr:relSizeAnchor xmlns:cdr="http://schemas.openxmlformats.org/drawingml/2006/chartDrawing">
    <cdr:from>
      <cdr:x>0.73179</cdr:x>
      <cdr:y>0.06234</cdr:y>
    </cdr:from>
    <cdr:to>
      <cdr:x>0.73179</cdr:x>
      <cdr:y>0.80106</cdr:y>
    </cdr:to>
    <cdr:cxnSp macro="">
      <cdr:nvCxnSpPr>
        <cdr:cNvPr id="3" name="Straight Connector 2">
          <a:extLst xmlns:a="http://schemas.openxmlformats.org/drawingml/2006/main">
            <a:ext uri="{FF2B5EF4-FFF2-40B4-BE49-F238E27FC236}">
              <a16:creationId xmlns:a16="http://schemas.microsoft.com/office/drawing/2014/main" id="{171512B9-413C-48B2-B2C4-E4961E212E65}"/>
            </a:ext>
          </a:extLst>
        </cdr:cNvPr>
        <cdr:cNvCxnSpPr/>
      </cdr:nvCxnSpPr>
      <cdr:spPr>
        <a:xfrm xmlns:a="http://schemas.openxmlformats.org/drawingml/2006/main" flipV="1">
          <a:off x="4742104" y="212645"/>
          <a:ext cx="0" cy="2519937"/>
        </a:xfrm>
        <a:prstGeom xmlns:a="http://schemas.openxmlformats.org/drawingml/2006/main" prst="line">
          <a:avLst/>
        </a:prstGeom>
        <a:ln xmlns:a="http://schemas.openxmlformats.org/drawingml/2006/main" w="31750">
          <a:solidFill>
            <a:schemeClr val="tx1"/>
          </a:solidFill>
          <a:prstDash val="sysDot"/>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d1117845-93f6-4da3-abaa-fcb4fa669c78" ContentTypeId="0x010100A5BF1C78D9F64B679A5EBDE1C6598EBC01" PreviousValue="false"/>
</file>

<file path=customXml/item2.xml><?xml version="1.0" encoding="utf-8"?>
<p:properties xmlns:p="http://schemas.microsoft.com/office/2006/metadata/properties" xmlns:xsi="http://www.w3.org/2001/XMLSchema-instance" xmlns:pc="http://schemas.microsoft.com/office/infopath/2007/PartnerControls">
  <documentManagement>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axCatchAllLabel xmlns="662745e8-e224-48e8-a2e3-254862b8c2f5" xsi:nil="true"/>
    <Topic xmlns="662745e8-e224-48e8-a2e3-254862b8c2f5">Recycling</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Core Defra</TermName>
          <TermId xmlns="http://schemas.microsoft.com/office/infopath/2007/PartnerControls">836ac8df-3ab9-4c95-a1f0-07f825804935</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TaxCatchAll xmlns="662745e8-e224-48e8-a2e3-254862b8c2f5">
      <Value>6</Value>
      <Value>11</Value>
      <Value>10</Value>
      <Value>8</Value>
      <Value>7</Value>
    </TaxCatchAll>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Materials and Waste Evidence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lcf76f155ced4ddcb4097134ff3c332f xmlns="95e20772-901f-4765-a22c-f7d2041e0a6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275157FEB40DDE408B2B44945F01CFF5" ma:contentTypeVersion="27" ma:contentTypeDescription="Create a new document." ma:contentTypeScope="" ma:versionID="b0e28ece123aa9b867557b793c4f9718">
  <xsd:schema xmlns:xsd="http://www.w3.org/2001/XMLSchema" xmlns:xs="http://www.w3.org/2001/XMLSchema" xmlns:p="http://schemas.microsoft.com/office/2006/metadata/properties" xmlns:ns1="http://schemas.microsoft.com/sharepoint/v3" xmlns:ns2="662745e8-e224-48e8-a2e3-254862b8c2f5" xmlns:ns3="95e20772-901f-4765-a22c-f7d2041e0a68" xmlns:ns4="08e751a5-5bb5-4e5a-8c78-96377226a62c" targetNamespace="http://schemas.microsoft.com/office/2006/metadata/properties" ma:root="true" ma:fieldsID="64e3053389a93b673255a5738563c3d5" ns1:_="" ns2:_="" ns3:_="" ns4:_="">
    <xsd:import namespace="http://schemas.microsoft.com/sharepoint/v3"/>
    <xsd:import namespace="662745e8-e224-48e8-a2e3-254862b8c2f5"/>
    <xsd:import namespace="95e20772-901f-4765-a22c-f7d2041e0a68"/>
    <xsd:import namespace="08e751a5-5bb5-4e5a-8c78-96377226a62c"/>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0" nillable="true" ma:displayName="Unified Compliance Policy Properties" ma:hidden="true" ma:internalName="_ip_UnifiedCompliancePolicyProperties">
      <xsd:simpleType>
        <xsd:restriction base="dms:Note"/>
      </xsd:simpleType>
    </xsd:element>
    <xsd:element name="_ip_UnifiedCompliancePolicyUIAction" ma:index="4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effe8b2e-02b1-449a-8802-368d2844fe1e}" ma:internalName="TaxCatchAll" ma:showField="CatchAllData" ma:web="08e751a5-5bb5-4e5a-8c78-96377226a62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effe8b2e-02b1-449a-8802-368d2844fe1e}" ma:internalName="TaxCatchAllLabel" ma:readOnly="true" ma:showField="CatchAllDataLabel" ma:web="08e751a5-5bb5-4e5a-8c78-96377226a62c">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Secondary Legislation" ma:internalName="Team">
      <xsd:simpleType>
        <xsd:restriction base="dms:Text"/>
      </xsd:simpleType>
    </xsd:element>
    <xsd:element name="Topic" ma:index="20" nillable="true" ma:displayName="Topic" ma:default="SI_Delivery_EQ"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9;#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5e20772-901f-4765-a22c-f7d2041e0a68"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DateTaken" ma:index="34" nillable="true" ma:displayName="MediaServiceDateTaken" ma:hidden="true" ma:indexed="true" ma:internalName="MediaServiceDateTaken" ma:readOnly="true">
      <xsd:simpleType>
        <xsd:restriction base="dms:Text"/>
      </xsd:simpleType>
    </xsd:element>
    <xsd:element name="MediaServiceLocation" ma:index="35" nillable="true" ma:displayName="Location" ma:indexed="true" ma:internalName="MediaServiceLocation"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SearchProperties" ma:index="3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e751a5-5bb5-4e5a-8c78-96377226a62c"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2844E-1AC4-4D63-89F4-0C9B44713EA6}">
  <ds:schemaRefs>
    <ds:schemaRef ds:uri="Microsoft.SharePoint.Taxonomy.ContentTypeSync"/>
  </ds:schemaRefs>
</ds:datastoreItem>
</file>

<file path=customXml/itemProps2.xml><?xml version="1.0" encoding="utf-8"?>
<ds:datastoreItem xmlns:ds="http://schemas.openxmlformats.org/officeDocument/2006/customXml" ds:itemID="{56A56556-CAD5-4CC4-8ECD-87AA9FE2CBA5}">
  <ds:schemaRefs>
    <ds:schemaRef ds:uri="6dfd283e-d7c6-4db4-b263-522c893cd078"/>
    <ds:schemaRef ds:uri="http://purl.org/dc/terms/"/>
    <ds:schemaRef ds:uri="662745e8-e224-48e8-a2e3-254862b8c2f5"/>
    <ds:schemaRef ds:uri="http://schemas.microsoft.com/office/2006/metadata/properties"/>
    <ds:schemaRef ds:uri="http://purl.org/dc/dcmityp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F3B84785-DEBC-4DCB-8936-399DEDC02A93}">
  <ds:schemaRefs>
    <ds:schemaRef ds:uri="http://schemas.microsoft.com/sharepoint/v3/contenttype/forms"/>
  </ds:schemaRefs>
</ds:datastoreItem>
</file>

<file path=customXml/itemProps4.xml><?xml version="1.0" encoding="utf-8"?>
<ds:datastoreItem xmlns:ds="http://schemas.openxmlformats.org/officeDocument/2006/customXml" ds:itemID="{9A60DB4E-E8A3-47B6-8380-1BD7D272571B}"/>
</file>

<file path=customXml/itemProps5.xml><?xml version="1.0" encoding="utf-8"?>
<ds:datastoreItem xmlns:ds="http://schemas.openxmlformats.org/officeDocument/2006/customXml" ds:itemID="{4CB879F8-11DD-4653-91B7-FFC6A63A089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BIS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 template</dc:title>
  <dc:subject/>
  <dc:creator>Ricketts Simon (GO-Science)</dc:creator>
  <cp:keywords/>
  <dc:description/>
  <cp:lastModifiedBy>Parker, Emily</cp:lastModifiedBy>
  <cp:revision>3</cp:revision>
  <cp:lastPrinted>2024-11-25T15:52:00Z</cp:lastPrinted>
  <dcterms:created xsi:type="dcterms:W3CDTF">2024-11-27T14:00:00Z</dcterms:created>
  <dcterms:modified xsi:type="dcterms:W3CDTF">2024-12-02T14:07:23Z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2020-03-04T16:26:29Z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273723a1-3819-48e1-84df-000017ebce39</vt:lpwstr>
  </property>
  <property fmtid="{D5CDD505-2E9C-101B-9397-08002B2CF9AE}" pid="10" name="MSIP_Label_ba62f585-b40f-4ab9-bafe-39150f03d124_ContentBits">
    <vt:lpwstr>0</vt:lpwstr>
  </property>
  <property fmtid="{D5CDD505-2E9C-101B-9397-08002B2CF9AE}" pid="11" name="Business Unit">
    <vt:lpwstr>346;#Better Regulation Executive|9c4809b4-f43f-48c5-b33e-83ca9cbb5b79</vt:lpwstr>
  </property>
  <property fmtid="{D5CDD505-2E9C-101B-9397-08002B2CF9AE}" pid="12" name="ContentTypeId">
    <vt:lpwstr>0x010100A5BF1C78D9F64B679A5EBDE1C6598EBC0100275157FEB40DDE408B2B44945F01CFF5</vt:lpwstr>
  </property>
  <property fmtid="{D5CDD505-2E9C-101B-9397-08002B2CF9AE}" pid="13" name="_dlc_DocIdItemGuid">
    <vt:lpwstr>00c0b9f5-9558-4b89-ba6b-8d30ae16c9d3</vt:lpwstr>
  </property>
  <property fmtid="{D5CDD505-2E9C-101B-9397-08002B2CF9AE}" pid="14" name="InformationType">
    <vt:lpwstr/>
  </property>
  <property fmtid="{D5CDD505-2E9C-101B-9397-08002B2CF9AE}" pid="15" name="Distribution">
    <vt:lpwstr>11;#Internal Core Defra|836ac8df-3ab9-4c95-a1f0-07f825804935</vt:lpwstr>
  </property>
  <property fmtid="{D5CDD505-2E9C-101B-9397-08002B2CF9AE}" pid="16" name="HOCopyrightLevel">
    <vt:lpwstr>7;#Crown|69589897-2828-4761-976e-717fd8e631c9</vt:lpwstr>
  </property>
  <property fmtid="{D5CDD505-2E9C-101B-9397-08002B2CF9AE}" pid="17" name="SecurityClassification">
    <vt:lpwstr/>
  </property>
  <property fmtid="{D5CDD505-2E9C-101B-9397-08002B2CF9AE}" pid="18" name="HOGovernmentSecurityClassification">
    <vt:lpwstr>6;#Official|14c80daa-741b-422c-9722-f71693c9ede4</vt:lpwstr>
  </property>
  <property fmtid="{D5CDD505-2E9C-101B-9397-08002B2CF9AE}" pid="19" name="HOSiteType">
    <vt:lpwstr>10;#Team|ff0485df-0575-416f-802f-e999165821b7</vt:lpwstr>
  </property>
  <property fmtid="{D5CDD505-2E9C-101B-9397-08002B2CF9AE}" pid="20" name="OrganisationalUnit">
    <vt:lpwstr>8;#Core Defra|026223dd-2e56-4615-868d-7c5bfd566810</vt:lpwstr>
  </property>
  <property fmtid="{D5CDD505-2E9C-101B-9397-08002B2CF9AE}" pid="21" name="Directorate">
    <vt:lpwstr/>
  </property>
  <property fmtid="{D5CDD505-2E9C-101B-9397-08002B2CF9AE}" pid="22" name="MediaServiceImageTags">
    <vt:lpwstr/>
  </property>
</Properties>
</file>